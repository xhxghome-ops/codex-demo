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D3E4E" w14:textId="18E9BDA6" w:rsidR="009458CE" w:rsidRDefault="009C0C59">
      <w:pPr>
        <w:snapToGrid w:val="0"/>
        <w:spacing w:line="480" w:lineRule="auto"/>
        <w:jc w:val="center"/>
        <w:rPr>
          <w:rFonts w:eastAsia="DengXian"/>
          <w:b/>
          <w:kern w:val="2"/>
        </w:rPr>
      </w:pPr>
      <w:r>
        <w:rPr>
          <w:rFonts w:eastAsia="DengXian"/>
          <w:b/>
          <w:kern w:val="2"/>
        </w:rPr>
        <w:t xml:space="preserve">Turning Errors </w:t>
      </w:r>
      <w:r>
        <w:rPr>
          <w:rFonts w:eastAsia="DengXian" w:hint="eastAsia"/>
          <w:b/>
          <w:kern w:val="2"/>
        </w:rPr>
        <w:t>i</w:t>
      </w:r>
      <w:r>
        <w:rPr>
          <w:rFonts w:eastAsia="DengXian"/>
          <w:b/>
          <w:kern w:val="2"/>
        </w:rPr>
        <w:t xml:space="preserve">nto Productivity: How </w:t>
      </w:r>
      <w:ins w:id="0" w:author="Hong Deng" w:date="2026-06-11T15:18:00Z" w16du:dateUtc="2026-06-11T07:18:00Z">
        <w:r w:rsidR="00202997">
          <w:rPr>
            <w:rFonts w:eastAsia="DengXian"/>
            <w:b/>
            <w:kern w:val="2"/>
          </w:rPr>
          <w:t xml:space="preserve">Team </w:t>
        </w:r>
      </w:ins>
      <w:r>
        <w:rPr>
          <w:rFonts w:eastAsia="DengXian"/>
          <w:b/>
          <w:kern w:val="2"/>
        </w:rPr>
        <w:t xml:space="preserve">Error </w:t>
      </w:r>
      <w:del w:id="1" w:author="Hong Deng" w:date="2026-06-11T15:18:00Z" w16du:dateUtc="2026-06-11T07:18:00Z">
        <w:r w:rsidDel="00202997">
          <w:rPr>
            <w:rFonts w:eastAsia="DengXian"/>
            <w:b/>
            <w:kern w:val="2"/>
          </w:rPr>
          <w:delText>Handling Approaches</w:delText>
        </w:r>
      </w:del>
      <w:ins w:id="2" w:author="Hong Deng" w:date="2026-06-11T15:18:00Z" w16du:dateUtc="2026-06-11T07:18:00Z">
        <w:r w:rsidR="00202997">
          <w:rPr>
            <w:rFonts w:eastAsia="DengXian"/>
            <w:b/>
            <w:kern w:val="2"/>
          </w:rPr>
          <w:t>Cultures</w:t>
        </w:r>
      </w:ins>
      <w:r>
        <w:rPr>
          <w:rFonts w:eastAsia="DengXian"/>
          <w:b/>
          <w:kern w:val="2"/>
        </w:rPr>
        <w:t xml:space="preserve"> Influence Newcomer</w:t>
      </w:r>
      <w:ins w:id="3" w:author="Hong Deng" w:date="2026-06-11T15:18:00Z" w16du:dateUtc="2026-06-11T07:18:00Z">
        <w:r w:rsidR="005E2976">
          <w:rPr>
            <w:rFonts w:eastAsia="DengXian"/>
            <w:b/>
            <w:kern w:val="2"/>
          </w:rPr>
          <w:t>s’ Error Traj</w:t>
        </w:r>
      </w:ins>
      <w:ins w:id="4" w:author="Hong Deng" w:date="2026-06-11T15:19:00Z" w16du:dateUtc="2026-06-11T07:19:00Z">
        <w:r w:rsidR="005E2976">
          <w:rPr>
            <w:rFonts w:eastAsia="DengXian"/>
            <w:b/>
            <w:kern w:val="2"/>
          </w:rPr>
          <w:t>ectories and</w:t>
        </w:r>
      </w:ins>
      <w:r>
        <w:rPr>
          <w:rFonts w:eastAsia="DengXian"/>
          <w:b/>
          <w:kern w:val="2"/>
        </w:rPr>
        <w:t xml:space="preserve"> Onboarding </w:t>
      </w:r>
    </w:p>
    <w:p w14:paraId="777D3E4F" w14:textId="69694F5E" w:rsidR="009458CE" w:rsidRPr="000F053A" w:rsidRDefault="009C0C59">
      <w:pPr>
        <w:snapToGrid w:val="0"/>
        <w:spacing w:line="480" w:lineRule="auto"/>
        <w:rPr>
          <w:rFonts w:eastAsia="DengXian" w:hint="eastAsia"/>
          <w:bCs/>
          <w:kern w:val="2"/>
        </w:rPr>
      </w:pPr>
      <w:r>
        <w:rPr>
          <w:rFonts w:eastAsia="DengXian"/>
          <w:b/>
          <w:kern w:val="2"/>
        </w:rPr>
        <w:t>Abstract</w:t>
      </w:r>
      <w:r>
        <w:rPr>
          <w:rFonts w:eastAsia="DengXian" w:hint="eastAsia"/>
          <w:bCs/>
          <w:kern w:val="2"/>
        </w:rPr>
        <w:t>.</w:t>
      </w:r>
      <w:r>
        <w:rPr>
          <w:rFonts w:eastAsia="DengXian"/>
          <w:bCs/>
          <w:kern w:val="2"/>
        </w:rPr>
        <w:t xml:space="preserve"> </w:t>
      </w:r>
      <w:ins w:id="5" w:author="Hong Deng" w:date="2026-06-11T15:57:00Z" w16du:dateUtc="2026-06-11T07:57:00Z">
        <w:r w:rsidR="00F65F72">
          <w:rPr>
            <w:rFonts w:eastAsia="DengXian" w:hint="eastAsia"/>
            <w:bCs/>
            <w:kern w:val="2"/>
          </w:rPr>
          <w:t xml:space="preserve">Organizational entry </w:t>
        </w:r>
        <w:r w:rsidR="00AD2158">
          <w:rPr>
            <w:rFonts w:eastAsia="DengXian" w:hint="eastAsia"/>
            <w:bCs/>
            <w:kern w:val="2"/>
          </w:rPr>
          <w:t>is</w:t>
        </w:r>
      </w:ins>
      <w:ins w:id="6" w:author="Hong Deng" w:date="2026-06-11T15:59:00Z" w16du:dateUtc="2026-06-11T07:59:00Z">
        <w:r w:rsidR="004F2FC8">
          <w:rPr>
            <w:rFonts w:eastAsia="DengXian" w:hint="eastAsia"/>
            <w:bCs/>
            <w:kern w:val="2"/>
          </w:rPr>
          <w:t xml:space="preserve"> </w:t>
        </w:r>
      </w:ins>
      <w:ins w:id="7" w:author="Hong Deng" w:date="2026-06-11T15:57:00Z" w16du:dateUtc="2026-06-11T07:57:00Z">
        <w:r w:rsidR="00AD2158">
          <w:rPr>
            <w:rFonts w:eastAsia="DengXian"/>
            <w:bCs/>
            <w:kern w:val="2"/>
          </w:rPr>
          <w:t>a learning process</w:t>
        </w:r>
        <w:r w:rsidR="00AD2158">
          <w:rPr>
            <w:rFonts w:eastAsia="DengXian" w:hint="eastAsia"/>
            <w:bCs/>
            <w:kern w:val="2"/>
          </w:rPr>
          <w:t xml:space="preserve">, and socialization research has illuminated the forces that </w:t>
        </w:r>
        <w:r w:rsidR="00CB22D8">
          <w:rPr>
            <w:rFonts w:eastAsia="DengXian" w:hint="eastAsia"/>
            <w:bCs/>
            <w:kern w:val="2"/>
          </w:rPr>
          <w:t>prepare</w:t>
        </w:r>
      </w:ins>
      <w:ins w:id="8" w:author="Hong Deng" w:date="2026-06-11T15:58:00Z" w16du:dateUtc="2026-06-11T07:58:00Z">
        <w:r w:rsidR="00CB22D8">
          <w:rPr>
            <w:rFonts w:eastAsia="DengXian" w:hint="eastAsia"/>
            <w:bCs/>
            <w:kern w:val="2"/>
          </w:rPr>
          <w:t xml:space="preserve"> newcomers to learn, such </w:t>
        </w:r>
        <w:r w:rsidR="00CB22D8">
          <w:rPr>
            <w:rFonts w:eastAsia="DengXian"/>
            <w:bCs/>
            <w:kern w:val="2"/>
          </w:rPr>
          <w:t xml:space="preserve">as </w:t>
        </w:r>
        <w:r w:rsidR="00CB22D8">
          <w:rPr>
            <w:rFonts w:eastAsia="DengXian" w:hint="eastAsia"/>
            <w:bCs/>
            <w:kern w:val="2"/>
          </w:rPr>
          <w:t xml:space="preserve">the motivation to </w:t>
        </w:r>
        <w:r w:rsidR="00CB22D8">
          <w:rPr>
            <w:rFonts w:eastAsia="DengXian"/>
            <w:bCs/>
            <w:kern w:val="2"/>
          </w:rPr>
          <w:t>engage</w:t>
        </w:r>
        <w:r w:rsidR="00CB22D8">
          <w:rPr>
            <w:rFonts w:eastAsia="DengXian" w:hint="eastAsia"/>
            <w:bCs/>
            <w:kern w:val="2"/>
          </w:rPr>
          <w:t xml:space="preserve"> with challenges </w:t>
        </w:r>
        <w:r w:rsidR="00CB22D8">
          <w:rPr>
            <w:rFonts w:eastAsia="DengXian"/>
            <w:bCs/>
            <w:kern w:val="2"/>
          </w:rPr>
          <w:t>and</w:t>
        </w:r>
        <w:r w:rsidR="00CB22D8">
          <w:rPr>
            <w:rFonts w:eastAsia="DengXian" w:hint="eastAsia"/>
            <w:bCs/>
            <w:kern w:val="2"/>
          </w:rPr>
          <w:t xml:space="preserve"> the safety </w:t>
        </w:r>
        <w:r w:rsidR="00CB22D8">
          <w:rPr>
            <w:rFonts w:eastAsia="DengXian"/>
            <w:bCs/>
            <w:kern w:val="2"/>
          </w:rPr>
          <w:t>to</w:t>
        </w:r>
        <w:r w:rsidR="00CB22D8">
          <w:rPr>
            <w:rFonts w:eastAsia="DengXian" w:hint="eastAsia"/>
            <w:bCs/>
            <w:kern w:val="2"/>
          </w:rPr>
          <w:t xml:space="preserve"> admit mistakes</w:t>
        </w:r>
      </w:ins>
      <w:del w:id="9" w:author="Hong Deng" w:date="2026-06-11T15:57:00Z" w16du:dateUtc="2026-06-11T07:57:00Z">
        <w:r w:rsidDel="00F65F72">
          <w:rPr>
            <w:rFonts w:eastAsia="DengXian"/>
            <w:bCs/>
            <w:kern w:val="2"/>
          </w:rPr>
          <w:delText xml:space="preserve">Traditional newcomer socialization emphasizes error minimization </w:delText>
        </w:r>
        <w:r w:rsidDel="00F65F72">
          <w:rPr>
            <w:rFonts w:eastAsia="DengXian"/>
            <w:kern w:val="2"/>
          </w:rPr>
          <w:delText xml:space="preserve">from the outset </w:delText>
        </w:r>
        <w:r w:rsidDel="00F65F72">
          <w:rPr>
            <w:rFonts w:eastAsia="DengXian"/>
            <w:bCs/>
            <w:kern w:val="2"/>
          </w:rPr>
          <w:delText>to demonstrate competence, inadvertently fostering an error-avoidance mentality. Challenging this paradigm, we hypothesize that newcomers’ perceptions of error management versus error prevention approaches in their teams distinctively impact their error behaviors during onboarding and subsequent performance outcomes. We propose that a perceived error management approach accelerates error reduction and improves performance over both short and long terms, while a perceived error prevention approach impedes error reduction and performance. Moreover, newcomers’ error attribution moderates the relationship between error-handling approaches and error reduction rates. To test our hypotheses, we conducted a longitudinal study involving 258 newcomers and their supervisors in a large international infrastructure company. We collected survey data at one, two, and three months post-entry, and measured long-term performance (annual merit pay) one year after using archival data. Our findings revealed that newcomers perceiving an error management approach experienced significantly greater error reduction over time, whereas a perceived error prevention approach showed no significant effect on error trajectories. Furthermore, the positive effect of the error management approach on error reduction was stronger among newcomers with lower global error attribution. We found support for the mediated relationship between the error management approach and performance outcomes through error reduction rate</w:delText>
        </w:r>
      </w:del>
      <w:r>
        <w:rPr>
          <w:rFonts w:eastAsia="DengXian"/>
          <w:bCs/>
          <w:kern w:val="2"/>
        </w:rPr>
        <w:t xml:space="preserve">. </w:t>
      </w:r>
      <w:ins w:id="10" w:author="Hong Deng" w:date="2026-06-11T15:58:00Z" w16du:dateUtc="2026-06-11T07:58:00Z">
        <w:r w:rsidR="002F2479">
          <w:rPr>
            <w:rFonts w:eastAsia="DengXian"/>
            <w:bCs/>
            <w:kern w:val="2"/>
          </w:rPr>
          <w:t>F</w:t>
        </w:r>
        <w:r w:rsidR="002F2479">
          <w:rPr>
            <w:rFonts w:eastAsia="DengXian" w:hint="eastAsia"/>
            <w:bCs/>
            <w:kern w:val="2"/>
          </w:rPr>
          <w:t xml:space="preserve">ar less is known about what happens after </w:t>
        </w:r>
      </w:ins>
      <w:ins w:id="11" w:author="Hong Deng" w:date="2026-06-11T16:21:00Z" w16du:dateUtc="2026-06-11T08:21:00Z">
        <w:r w:rsidR="00F765A4">
          <w:rPr>
            <w:rFonts w:eastAsia="DengXian" w:hint="eastAsia"/>
            <w:bCs/>
            <w:kern w:val="2"/>
          </w:rPr>
          <w:t xml:space="preserve">an </w:t>
        </w:r>
      </w:ins>
      <w:ins w:id="12" w:author="Hong Deng" w:date="2026-06-11T15:58:00Z" w16du:dateUtc="2026-06-11T07:58:00Z">
        <w:r w:rsidR="002F2479">
          <w:rPr>
            <w:rFonts w:eastAsia="DengXian" w:hint="eastAsia"/>
            <w:bCs/>
            <w:kern w:val="2"/>
          </w:rPr>
          <w:t xml:space="preserve">error </w:t>
        </w:r>
      </w:ins>
      <w:ins w:id="13" w:author="Hong Deng" w:date="2026-06-11T16:00:00Z" w16du:dateUtc="2026-06-11T08:00:00Z">
        <w:r w:rsidR="00897DD9">
          <w:rPr>
            <w:rFonts w:eastAsia="DengXian"/>
            <w:bCs/>
            <w:kern w:val="2"/>
          </w:rPr>
          <w:t>occur</w:t>
        </w:r>
      </w:ins>
      <w:ins w:id="14" w:author="Hong Deng" w:date="2026-06-11T16:21:00Z" w16du:dateUtc="2026-06-11T08:21:00Z">
        <w:r w:rsidR="00F765A4">
          <w:rPr>
            <w:rFonts w:eastAsia="DengXian" w:hint="eastAsia"/>
            <w:bCs/>
            <w:kern w:val="2"/>
          </w:rPr>
          <w:t>s:</w:t>
        </w:r>
      </w:ins>
      <w:ins w:id="15" w:author="Hong Deng" w:date="2026-06-11T15:59:00Z" w16du:dateUtc="2026-06-11T07:59:00Z">
        <w:r w:rsidR="004F2FC8">
          <w:rPr>
            <w:rFonts w:eastAsia="DengXian" w:hint="eastAsia"/>
            <w:bCs/>
            <w:kern w:val="2"/>
          </w:rPr>
          <w:t xml:space="preserve"> </w:t>
        </w:r>
      </w:ins>
      <w:ins w:id="16" w:author="Hong Deng" w:date="2026-06-11T16:20:00Z" w16du:dateUtc="2026-06-11T08:20:00Z">
        <w:r w:rsidR="00F765A4" w:rsidRPr="00F765A4">
          <w:rPr>
            <w:rFonts w:eastAsia="DengXian"/>
            <w:bCs/>
            <w:kern w:val="2"/>
          </w:rPr>
          <w:t>whether a mistake is diagnosed, traced to the action that produced it, and converted into improved task execution</w:t>
        </w:r>
      </w:ins>
      <w:ins w:id="17" w:author="Hong Deng" w:date="2026-06-11T16:02:00Z" w16du:dateUtc="2026-06-11T08:02:00Z">
        <w:r w:rsidR="00E04CDE">
          <w:rPr>
            <w:rFonts w:eastAsia="DengXian" w:hint="eastAsia"/>
            <w:bCs/>
            <w:kern w:val="2"/>
          </w:rPr>
          <w:t xml:space="preserve">. </w:t>
        </w:r>
      </w:ins>
      <w:ins w:id="18" w:author="Hong Deng" w:date="2026-06-11T16:08:00Z" w16du:dateUtc="2026-06-11T08:08:00Z">
        <w:r w:rsidR="000F053A">
          <w:rPr>
            <w:rFonts w:eastAsia="DengXian"/>
            <w:bCs/>
            <w:kern w:val="2"/>
          </w:rPr>
          <w:t>I</w:t>
        </w:r>
        <w:r w:rsidR="000F053A">
          <w:rPr>
            <w:rFonts w:eastAsia="DengXian" w:hint="eastAsia"/>
            <w:bCs/>
            <w:kern w:val="2"/>
          </w:rPr>
          <w:t>ntegr</w:t>
        </w:r>
      </w:ins>
      <w:ins w:id="19" w:author="Hong Deng" w:date="2026-06-11T16:09:00Z" w16du:dateUtc="2026-06-11T08:09:00Z">
        <w:r w:rsidR="000F053A">
          <w:rPr>
            <w:rFonts w:eastAsia="DengXian" w:hint="eastAsia"/>
            <w:bCs/>
            <w:kern w:val="2"/>
          </w:rPr>
          <w:t xml:space="preserve">ating action </w:t>
        </w:r>
        <w:r w:rsidR="000F053A">
          <w:rPr>
            <w:rFonts w:eastAsia="DengXian"/>
            <w:bCs/>
            <w:kern w:val="2"/>
          </w:rPr>
          <w:t>regulation</w:t>
        </w:r>
        <w:r w:rsidR="000F053A">
          <w:rPr>
            <w:rFonts w:eastAsia="DengXian" w:hint="eastAsia"/>
            <w:bCs/>
            <w:kern w:val="2"/>
          </w:rPr>
          <w:t xml:space="preserve"> theory with deviation-amplifying </w:t>
        </w:r>
        <w:r w:rsidR="000F053A">
          <w:rPr>
            <w:rFonts w:eastAsia="DengXian"/>
            <w:bCs/>
            <w:kern w:val="2"/>
          </w:rPr>
          <w:t>spiral</w:t>
        </w:r>
        <w:r w:rsidR="000F053A">
          <w:rPr>
            <w:rFonts w:eastAsia="DengXian" w:hint="eastAsia"/>
            <w:bCs/>
            <w:kern w:val="2"/>
          </w:rPr>
          <w:t xml:space="preserve"> logic, we </w:t>
        </w:r>
        <w:r w:rsidR="000F053A">
          <w:rPr>
            <w:rFonts w:eastAsia="DengXian"/>
            <w:bCs/>
            <w:kern w:val="2"/>
          </w:rPr>
          <w:t>theorize</w:t>
        </w:r>
        <w:r w:rsidR="000F053A">
          <w:rPr>
            <w:rFonts w:eastAsia="DengXian" w:hint="eastAsia"/>
            <w:bCs/>
            <w:kern w:val="2"/>
          </w:rPr>
          <w:t xml:space="preserve"> that this conversion </w:t>
        </w:r>
        <w:r w:rsidR="00BE4265">
          <w:rPr>
            <w:rFonts w:eastAsia="DengXian" w:hint="eastAsia"/>
            <w:bCs/>
            <w:kern w:val="2"/>
          </w:rPr>
          <w:t>is governed by team error culture and leaves a distinctive signature in the form of newcomers</w:t>
        </w:r>
        <w:r w:rsidR="00BE4265">
          <w:rPr>
            <w:rFonts w:eastAsia="DengXian"/>
            <w:bCs/>
            <w:kern w:val="2"/>
          </w:rPr>
          <w:t>’</w:t>
        </w:r>
        <w:r w:rsidR="00BE4265">
          <w:rPr>
            <w:rFonts w:eastAsia="DengXian" w:hint="eastAsia"/>
            <w:bCs/>
            <w:kern w:val="2"/>
          </w:rPr>
          <w:t xml:space="preserve"> error trajectories. </w:t>
        </w:r>
      </w:ins>
      <w:ins w:id="20" w:author="Hong Deng" w:date="2026-06-11T16:10:00Z" w16du:dateUtc="2026-06-11T08:10:00Z">
        <w:r w:rsidR="00E9255B">
          <w:rPr>
            <w:rFonts w:eastAsia="DengXian"/>
            <w:bCs/>
            <w:kern w:val="2"/>
          </w:rPr>
          <w:t>W</w:t>
        </w:r>
        <w:r w:rsidR="00E9255B">
          <w:rPr>
            <w:rFonts w:eastAsia="DengXian" w:hint="eastAsia"/>
            <w:bCs/>
            <w:kern w:val="2"/>
          </w:rPr>
          <w:t>hen error</w:t>
        </w:r>
        <w:r w:rsidR="00DD2EFE">
          <w:rPr>
            <w:rFonts w:eastAsia="DengXian" w:hint="eastAsia"/>
            <w:bCs/>
            <w:kern w:val="2"/>
          </w:rPr>
          <w:t>s are processed into regulatory gains,</w:t>
        </w:r>
      </w:ins>
      <w:ins w:id="21" w:author="Hong Deng" w:date="2026-06-11T16:11:00Z" w16du:dateUtc="2026-06-11T08:11:00Z">
        <w:r w:rsidR="00DD2EFE">
          <w:rPr>
            <w:rFonts w:eastAsia="DengXian" w:hint="eastAsia"/>
            <w:bCs/>
            <w:kern w:val="2"/>
          </w:rPr>
          <w:t xml:space="preserve"> these gains compound, producing an accelerating decline in action errors over the onboarding period. </w:t>
        </w:r>
        <w:r w:rsidR="00DD2EFE">
          <w:rPr>
            <w:rFonts w:eastAsia="DengXian"/>
            <w:bCs/>
            <w:kern w:val="2"/>
          </w:rPr>
          <w:t>W</w:t>
        </w:r>
        <w:r w:rsidR="00DD2EFE">
          <w:rPr>
            <w:rFonts w:eastAsia="DengXian" w:hint="eastAsia"/>
            <w:bCs/>
            <w:kern w:val="2"/>
          </w:rPr>
          <w:t xml:space="preserve">e propose that </w:t>
        </w:r>
        <w:r w:rsidR="0006611E">
          <w:rPr>
            <w:rFonts w:eastAsia="DengXian" w:hint="eastAsia"/>
            <w:bCs/>
            <w:kern w:val="2"/>
          </w:rPr>
          <w:t xml:space="preserve">a team error management culture sharpens </w:t>
        </w:r>
      </w:ins>
      <w:ins w:id="22" w:author="Hong Deng" w:date="2026-06-11T16:12:00Z" w16du:dateUtc="2026-06-11T08:12:00Z">
        <w:r w:rsidR="009A7A63">
          <w:rPr>
            <w:rFonts w:eastAsia="DengXian" w:hint="eastAsia"/>
            <w:bCs/>
            <w:kern w:val="2"/>
          </w:rPr>
          <w:t xml:space="preserve">this acceleration, a team error aversion </w:t>
        </w:r>
        <w:r w:rsidR="009A7A63">
          <w:rPr>
            <w:rFonts w:eastAsia="DengXian"/>
            <w:bCs/>
            <w:kern w:val="2"/>
          </w:rPr>
          <w:t>culture</w:t>
        </w:r>
        <w:r w:rsidR="009A7A63">
          <w:rPr>
            <w:rFonts w:eastAsia="DengXian" w:hint="eastAsia"/>
            <w:bCs/>
            <w:kern w:val="2"/>
          </w:rPr>
          <w:t xml:space="preserve"> dampens it, and the curvature of the trajectory predicts newcomers</w:t>
        </w:r>
        <w:r w:rsidR="009A7A63">
          <w:rPr>
            <w:rFonts w:eastAsia="DengXian"/>
            <w:bCs/>
            <w:kern w:val="2"/>
          </w:rPr>
          <w:t>’</w:t>
        </w:r>
        <w:r w:rsidR="009A7A63">
          <w:rPr>
            <w:rFonts w:eastAsia="DengXian" w:hint="eastAsia"/>
            <w:bCs/>
            <w:kern w:val="2"/>
          </w:rPr>
          <w:t xml:space="preserve"> overall performance above and beyond the end-of-onboarding error level and established motivational forces</w:t>
        </w:r>
      </w:ins>
      <w:ins w:id="23" w:author="Hong Deng" w:date="2026-06-11T16:18:00Z" w16du:dateUtc="2026-06-11T08:18:00Z">
        <w:r w:rsidR="002E47E0">
          <w:rPr>
            <w:rFonts w:eastAsia="DengXian" w:hint="eastAsia"/>
            <w:bCs/>
            <w:kern w:val="2"/>
          </w:rPr>
          <w:t xml:space="preserve"> (</w:t>
        </w:r>
      </w:ins>
      <w:ins w:id="24" w:author="Hong Deng" w:date="2026-06-11T16:19:00Z" w16du:dateUtc="2026-06-11T08:19:00Z">
        <w:r w:rsidR="00A208CA">
          <w:rPr>
            <w:rFonts w:eastAsia="DengXian" w:hint="eastAsia"/>
            <w:bCs/>
            <w:kern w:val="2"/>
          </w:rPr>
          <w:t>e.g., proactivity and psychological safety)</w:t>
        </w:r>
      </w:ins>
      <w:ins w:id="25" w:author="Hong Deng" w:date="2026-06-11T16:12:00Z" w16du:dateUtc="2026-06-11T08:12:00Z">
        <w:r w:rsidR="009A7A63">
          <w:rPr>
            <w:rFonts w:eastAsia="DengXian" w:hint="eastAsia"/>
            <w:bCs/>
            <w:kern w:val="2"/>
          </w:rPr>
          <w:t xml:space="preserve">. </w:t>
        </w:r>
      </w:ins>
      <w:ins w:id="26" w:author="Hong Deng" w:date="2026-06-11T16:13:00Z" w16du:dateUtc="2026-06-11T08:13:00Z">
        <w:r w:rsidR="00A32BD2">
          <w:rPr>
            <w:rFonts w:eastAsia="DengXian"/>
            <w:bCs/>
            <w:kern w:val="2"/>
          </w:rPr>
          <w:t>W</w:t>
        </w:r>
        <w:r w:rsidR="00A32BD2">
          <w:rPr>
            <w:rFonts w:eastAsia="DengXian" w:hint="eastAsia"/>
            <w:bCs/>
            <w:kern w:val="2"/>
          </w:rPr>
          <w:t>e further theorize newcomers</w:t>
        </w:r>
        <w:r w:rsidR="00A32BD2">
          <w:rPr>
            <w:rFonts w:eastAsia="DengXian"/>
            <w:bCs/>
            <w:kern w:val="2"/>
          </w:rPr>
          <w:t>’</w:t>
        </w:r>
        <w:r w:rsidR="00A32BD2">
          <w:rPr>
            <w:rFonts w:eastAsia="DengXian" w:hint="eastAsia"/>
            <w:bCs/>
            <w:kern w:val="2"/>
          </w:rPr>
          <w:t xml:space="preserve"> external locus of control as a boundary condition </w:t>
        </w:r>
      </w:ins>
      <w:ins w:id="27" w:author="Hong Deng" w:date="2026-06-11T16:19:00Z" w16du:dateUtc="2026-06-11T08:19:00Z">
        <w:r w:rsidR="00F753A5">
          <w:rPr>
            <w:rFonts w:eastAsia="DengXian"/>
            <w:bCs/>
            <w:kern w:val="2"/>
          </w:rPr>
          <w:t>for the proposed effects</w:t>
        </w:r>
      </w:ins>
      <w:ins w:id="28" w:author="Hong Deng" w:date="2026-06-11T16:14:00Z" w16du:dateUtc="2026-06-11T08:14:00Z">
        <w:r w:rsidR="00615F21">
          <w:rPr>
            <w:rFonts w:eastAsia="DengXian" w:hint="eastAsia"/>
            <w:bCs/>
            <w:kern w:val="2"/>
          </w:rPr>
          <w:t xml:space="preserve">. </w:t>
        </w:r>
      </w:ins>
      <w:ins w:id="29" w:author="Hong Deng" w:date="2026-06-11T16:22:00Z" w16du:dateUtc="2026-06-11T08:22:00Z">
        <w:r w:rsidR="00404647">
          <w:rPr>
            <w:rFonts w:eastAsia="DengXian"/>
            <w:bCs/>
            <w:kern w:val="2"/>
          </w:rPr>
          <w:t>A</w:t>
        </w:r>
        <w:r w:rsidR="00404647">
          <w:rPr>
            <w:rFonts w:eastAsia="DengXian" w:hint="eastAsia"/>
            <w:bCs/>
            <w:kern w:val="2"/>
          </w:rPr>
          <w:t xml:space="preserve">fter developing </w:t>
        </w:r>
        <w:r w:rsidR="00735058">
          <w:rPr>
            <w:rFonts w:eastAsia="DengXian" w:hint="eastAsia"/>
            <w:bCs/>
            <w:kern w:val="2"/>
          </w:rPr>
          <w:t>and content-validating a new measure of newcomer error (i.e., action error), we tested the model in</w:t>
        </w:r>
      </w:ins>
      <w:ins w:id="30" w:author="Hong Deng" w:date="2026-06-11T16:15:00Z" w16du:dateUtc="2026-06-11T08:15:00Z">
        <w:r w:rsidR="00831932">
          <w:rPr>
            <w:rFonts w:eastAsia="DengXian" w:hint="eastAsia"/>
            <w:bCs/>
            <w:kern w:val="2"/>
          </w:rPr>
          <w:t xml:space="preserve"> a five-wave, </w:t>
        </w:r>
        <w:r w:rsidR="003E7E92">
          <w:rPr>
            <w:rFonts w:eastAsia="DengXian" w:hint="eastAsia"/>
            <w:bCs/>
            <w:kern w:val="2"/>
          </w:rPr>
          <w:t xml:space="preserve">four-source field study </w:t>
        </w:r>
        <w:r w:rsidR="008117F6">
          <w:rPr>
            <w:rFonts w:eastAsia="DengXian" w:hint="eastAsia"/>
            <w:bCs/>
            <w:kern w:val="2"/>
          </w:rPr>
          <w:t>of 294 newcomer-team un</w:t>
        </w:r>
      </w:ins>
      <w:ins w:id="31" w:author="Hong Deng" w:date="2026-06-11T16:16:00Z" w16du:dateUtc="2026-06-11T08:16:00Z">
        <w:r w:rsidR="008117F6">
          <w:rPr>
            <w:rFonts w:eastAsia="DengXian" w:hint="eastAsia"/>
            <w:bCs/>
            <w:kern w:val="2"/>
          </w:rPr>
          <w:t>its (along with a scale development study)</w:t>
        </w:r>
      </w:ins>
      <w:ins w:id="32" w:author="Hong Deng" w:date="2026-06-11T16:22:00Z" w16du:dateUtc="2026-06-11T08:22:00Z">
        <w:r w:rsidR="00735058">
          <w:rPr>
            <w:rFonts w:eastAsia="DengXian" w:hint="eastAsia"/>
            <w:bCs/>
            <w:kern w:val="2"/>
          </w:rPr>
          <w:t xml:space="preserve"> in a pharmaceutical company</w:t>
        </w:r>
      </w:ins>
      <w:ins w:id="33" w:author="Hong Deng" w:date="2026-06-11T16:23:00Z" w16du:dateUtc="2026-06-11T08:23:00Z">
        <w:r w:rsidR="001C6D73">
          <w:rPr>
            <w:rFonts w:eastAsia="DengXian" w:hint="eastAsia"/>
            <w:bCs/>
            <w:kern w:val="2"/>
          </w:rPr>
          <w:t xml:space="preserve">, and the results </w:t>
        </w:r>
        <w:r w:rsidR="001C60BF">
          <w:rPr>
            <w:rFonts w:eastAsia="DengXian" w:hint="eastAsia"/>
            <w:bCs/>
            <w:kern w:val="2"/>
          </w:rPr>
          <w:t>largely confirmed our theorizing</w:t>
        </w:r>
      </w:ins>
      <w:ins w:id="34" w:author="Hong Deng" w:date="2026-06-11T16:24:00Z" w16du:dateUtc="2026-06-11T08:24:00Z">
        <w:r w:rsidR="001C6D73">
          <w:rPr>
            <w:rFonts w:eastAsia="DengXian" w:hint="eastAsia"/>
            <w:bCs/>
            <w:kern w:val="2"/>
          </w:rPr>
          <w:t xml:space="preserve">. </w:t>
        </w:r>
        <w:r w:rsidR="001C6D73">
          <w:rPr>
            <w:rFonts w:eastAsia="DengXian"/>
            <w:bCs/>
            <w:kern w:val="2"/>
          </w:rPr>
          <w:t>O</w:t>
        </w:r>
        <w:r w:rsidR="001C6D73">
          <w:rPr>
            <w:rFonts w:eastAsia="DengXian" w:hint="eastAsia"/>
            <w:bCs/>
            <w:kern w:val="2"/>
          </w:rPr>
          <w:t xml:space="preserve">ur </w:t>
        </w:r>
        <w:r w:rsidR="001C6D73">
          <w:rPr>
            <w:rFonts w:eastAsia="DengXian"/>
            <w:bCs/>
            <w:kern w:val="2"/>
          </w:rPr>
          <w:t>research</w:t>
        </w:r>
        <w:r w:rsidR="001C6D73">
          <w:rPr>
            <w:rFonts w:eastAsia="DengXian" w:hint="eastAsia"/>
            <w:bCs/>
            <w:kern w:val="2"/>
          </w:rPr>
          <w:t xml:space="preserve"> offers </w:t>
        </w:r>
        <w:r w:rsidR="00E51CC3">
          <w:rPr>
            <w:rFonts w:eastAsia="DengXian" w:hint="eastAsia"/>
            <w:bCs/>
            <w:kern w:val="2"/>
          </w:rPr>
          <w:t>important theoretical and practical implications for newcomer socialization.</w:t>
        </w:r>
      </w:ins>
    </w:p>
    <w:p w14:paraId="777D3E50" w14:textId="7B590285" w:rsidR="009458CE" w:rsidRDefault="009C0C59">
      <w:pPr>
        <w:snapToGrid w:val="0"/>
        <w:spacing w:line="480" w:lineRule="auto"/>
        <w:rPr>
          <w:rFonts w:eastAsia="DengXian"/>
          <w:kern w:val="2"/>
        </w:rPr>
      </w:pPr>
      <w:r>
        <w:rPr>
          <w:rFonts w:eastAsia="DengXian"/>
          <w:bCs/>
          <w:i/>
          <w:iCs/>
          <w:kern w:val="2"/>
        </w:rPr>
        <w:t>Keywords</w:t>
      </w:r>
      <w:r>
        <w:rPr>
          <w:rFonts w:eastAsia="DengXian"/>
          <w:bCs/>
          <w:kern w:val="2"/>
        </w:rPr>
        <w:t xml:space="preserve">: newcomer socialization; </w:t>
      </w:r>
      <w:del w:id="35" w:author="Hong Deng" w:date="2026-06-11T15:19:00Z" w16du:dateUtc="2026-06-11T07:19:00Z">
        <w:r w:rsidDel="000B499E">
          <w:rPr>
            <w:rFonts w:eastAsia="DengXian"/>
            <w:bCs/>
            <w:kern w:val="2"/>
          </w:rPr>
          <w:delText>error-making</w:delText>
        </w:r>
      </w:del>
      <w:ins w:id="36" w:author="Hong Deng" w:date="2026-06-11T15:19:00Z" w16du:dateUtc="2026-06-11T07:19:00Z">
        <w:r w:rsidR="000B499E">
          <w:rPr>
            <w:rFonts w:eastAsia="DengXian"/>
            <w:bCs/>
            <w:kern w:val="2"/>
          </w:rPr>
          <w:t>action error</w:t>
        </w:r>
      </w:ins>
      <w:r>
        <w:rPr>
          <w:rFonts w:eastAsia="DengXian"/>
          <w:bCs/>
          <w:kern w:val="2"/>
        </w:rPr>
        <w:t xml:space="preserve">; </w:t>
      </w:r>
      <w:ins w:id="37" w:author="Hong Deng" w:date="2026-06-11T15:19:00Z" w16du:dateUtc="2026-06-11T07:19:00Z">
        <w:r w:rsidR="000B499E">
          <w:rPr>
            <w:rFonts w:eastAsia="DengXian"/>
            <w:bCs/>
            <w:kern w:val="2"/>
          </w:rPr>
          <w:t xml:space="preserve">team </w:t>
        </w:r>
      </w:ins>
      <w:r>
        <w:rPr>
          <w:rFonts w:eastAsia="DengXian"/>
          <w:bCs/>
          <w:kern w:val="2"/>
        </w:rPr>
        <w:t xml:space="preserve">error </w:t>
      </w:r>
      <w:del w:id="38" w:author="Hong Deng" w:date="2026-06-11T15:19:00Z" w16du:dateUtc="2026-06-11T07:19:00Z">
        <w:r w:rsidDel="000B499E">
          <w:rPr>
            <w:rFonts w:eastAsia="DengXian"/>
            <w:bCs/>
            <w:kern w:val="2"/>
          </w:rPr>
          <w:delText>management approach</w:delText>
        </w:r>
      </w:del>
      <w:ins w:id="39" w:author="Hong Deng" w:date="2026-06-11T15:19:00Z" w16du:dateUtc="2026-06-11T07:19:00Z">
        <w:r w:rsidR="000B499E">
          <w:rPr>
            <w:rFonts w:eastAsia="DengXian"/>
            <w:bCs/>
            <w:kern w:val="2"/>
          </w:rPr>
          <w:t>culture</w:t>
        </w:r>
      </w:ins>
      <w:r>
        <w:rPr>
          <w:rFonts w:eastAsia="DengXian"/>
          <w:bCs/>
          <w:kern w:val="2"/>
        </w:rPr>
        <w:t>; newcomer performance</w:t>
      </w:r>
      <w:del w:id="40" w:author="Hong Deng" w:date="2026-06-11T15:19:00Z" w16du:dateUtc="2026-06-11T07:19:00Z">
        <w:r w:rsidDel="000B499E">
          <w:rPr>
            <w:rFonts w:eastAsia="DengXian"/>
            <w:bCs/>
            <w:kern w:val="2"/>
          </w:rPr>
          <w:delText>; error attribution</w:delText>
        </w:r>
      </w:del>
      <w:r>
        <w:rPr>
          <w:rFonts w:eastAsia="DengXian"/>
          <w:kern w:val="2"/>
        </w:rPr>
        <w:br w:type="page"/>
      </w:r>
    </w:p>
    <w:p w14:paraId="777D3E51" w14:textId="6598CADB" w:rsidR="009458CE" w:rsidRPr="004221B0" w:rsidDel="00404DE8" w:rsidRDefault="005822CA">
      <w:pPr>
        <w:snapToGrid w:val="0"/>
        <w:spacing w:line="480" w:lineRule="auto"/>
        <w:ind w:firstLine="720"/>
        <w:rPr>
          <w:del w:id="41" w:author="Hong Deng" w:date="2026-04-04T11:09:00Z" w16du:dateUtc="2026-04-04T03:09:00Z"/>
          <w:rFonts w:eastAsia="DengXian" w:hint="eastAsia"/>
          <w:kern w:val="2"/>
        </w:rPr>
      </w:pPr>
      <w:bookmarkStart w:id="42" w:name="OLE_LINK4"/>
      <w:ins w:id="43" w:author="Hong Deng [2]" w:date="2026-05-24T13:09:00Z" w16du:dateUtc="2026-05-24T05:09:00Z">
        <w:r>
          <w:rPr>
            <w:rFonts w:eastAsia="DengXian"/>
            <w:kern w:val="2"/>
          </w:rPr>
          <w:lastRenderedPageBreak/>
          <w:t xml:space="preserve">At its core, </w:t>
        </w:r>
      </w:ins>
      <w:del w:id="44" w:author="Hong Deng" w:date="2026-04-04T11:27:00Z" w16du:dateUtc="2026-04-04T03:27:00Z">
        <w:r w:rsidR="009C0C59" w:rsidDel="005C3184">
          <w:rPr>
            <w:rFonts w:eastAsia="DengXian"/>
            <w:kern w:val="2"/>
          </w:rPr>
          <w:delText xml:space="preserve">The assimilation of newcomers into organizations, commonly referred to as newcomer socialization or onboarding, has been a pivotal focus in management research </w:delText>
        </w:r>
        <w:r w:rsidR="009C0C59" w:rsidDel="005C3184">
          <w:rPr>
            <w:rFonts w:eastAsia="DengXian"/>
            <w:kern w:val="2"/>
          </w:rPr>
          <w:fldChar w:fldCharType="begin"/>
        </w:r>
      </w:del>
      <w:r w:rsidR="006B7593">
        <w:rPr>
          <w:rFonts w:eastAsia="DengXian"/>
          <w:kern w:val="2"/>
        </w:rPr>
        <w:instrText xml:space="preserve"> ADDIN EN.CITE &lt;EndNote&gt;&lt;Cite&gt;&lt;Author&gt;Saks&lt;/Author&gt;&lt;Year&gt;2012&lt;/Year&gt;&lt;RecNum&gt;2&lt;/RecNum&gt;&lt;DisplayText&gt;(Saks et al. 2007, Saks and Gruman 2012b)&lt;/DisplayText&gt;&lt;record&gt;&lt;rec-number&gt;2&lt;/rec-number&gt;&lt;foreign-keys&gt;&lt;key app="EN" db-id="dtfvx5dd9wzs0re0zrmve9tj9p5fwat5spas" timestamp="1710897311"&gt;2&lt;/key&gt;&lt;/foreign-keys&gt;&lt;ref-type name="Journal Article"&gt;17&lt;/ref-type&gt;&lt;contributors&gt;&lt;authors&gt;&lt;author&gt;Saks, Alan M&lt;/author&gt;&lt;author&gt;Gruman, Jamie A&lt;/author&gt;&lt;/authors&gt;&lt;/contributors&gt;&lt;titles&gt;&lt;title&gt;Getting newcomers on board: A review of socialization practices and introduction to socialization resources theory&lt;/title&gt;&lt;secondary-title&gt;The Oxford handbook of organizational socialization&lt;/secondary-title&gt;&lt;/titles&gt;&lt;periodical&gt;&lt;full-title&gt;The Oxford handbook of organizational socialization&lt;/full-title&gt;&lt;/periodical&gt;&lt;pages&gt;27-55&lt;/pages&gt;&lt;dates&gt;&lt;year&gt;2012&lt;/year&gt;&lt;/dates&gt;&lt;urls&gt;&lt;/urls&gt;&lt;/record&gt;&lt;/Cite&gt;&lt;Cite&gt;&lt;Author&gt;Saks&lt;/Author&gt;&lt;Year&gt;2007&lt;/Year&gt;&lt;RecNum&gt;3&lt;/RecNum&gt;&lt;record&gt;&lt;rec-number&gt;3&lt;/rec-number&gt;&lt;foreign-keys&gt;&lt;key app="EN" db-id="dtfvx5dd9wzs0re0zrmve9tj9p5fwat5spas" timestamp="1710897376"&gt;3&lt;/key&gt;&lt;/foreign-keys&gt;&lt;ref-type name="Journal Article"&gt;17&lt;/ref-type&gt;&lt;contributors&gt;&lt;authors&gt;&lt;author&gt;Saks, Alan M&lt;/author&gt;&lt;author&gt;Uggerslev, Krista L&lt;/author&gt;&lt;author&gt;Fassina, Neil E&lt;/author&gt;&lt;/authors&gt;&lt;/contributors&gt;&lt;titles&gt;&lt;title&gt;Socialization tactics and newcomer adjustment: A meta-analytic review and test of a model&lt;/title&gt;&lt;secondary-title&gt;Journal of vocational behavior&lt;/secondary-title&gt;&lt;/titles&gt;&lt;periodical&gt;&lt;full-title&gt;Journal of Vocational Behavior&lt;/full-title&gt;&lt;/periodical&gt;&lt;pages&gt;413-446&lt;/pages&gt;&lt;volume&gt;70&lt;/volume&gt;&lt;number&gt;3&lt;/number&gt;&lt;dates&gt;&lt;year&gt;2007&lt;/year&gt;&lt;/dates&gt;&lt;isbn&gt;0001-8791&lt;/isbn&gt;&lt;urls&gt;&lt;/urls&gt;&lt;/record&gt;&lt;/Cite&gt;&lt;/EndNote&gt;</w:instrText>
      </w:r>
      <w:del w:id="45" w:author="Hong Deng" w:date="2026-04-04T11:27:00Z" w16du:dateUtc="2026-04-04T03:27:00Z">
        <w:r w:rsidR="009C0C59" w:rsidDel="005C3184">
          <w:rPr>
            <w:rFonts w:eastAsia="DengXian"/>
            <w:kern w:val="2"/>
          </w:rPr>
          <w:fldChar w:fldCharType="separate"/>
        </w:r>
      </w:del>
      <w:r w:rsidR="006B7593">
        <w:rPr>
          <w:rFonts w:eastAsia="DengXian"/>
          <w:noProof/>
          <w:kern w:val="2"/>
        </w:rPr>
        <w:t>(Saks et al. 2007, Saks and Gruman 2012b)</w:t>
      </w:r>
      <w:del w:id="46" w:author="Hong Deng" w:date="2026-04-04T11:27:00Z" w16du:dateUtc="2026-04-04T03:27:00Z">
        <w:r w:rsidR="009C0C59" w:rsidDel="005C3184">
          <w:rPr>
            <w:rFonts w:eastAsia="DengXian"/>
            <w:kern w:val="2"/>
          </w:rPr>
          <w:fldChar w:fldCharType="end"/>
        </w:r>
        <w:r w:rsidR="009C0C59" w:rsidDel="005C3184">
          <w:rPr>
            <w:rFonts w:eastAsia="DengXian"/>
            <w:kern w:val="2"/>
          </w:rPr>
          <w:delText xml:space="preserve">. </w:delText>
        </w:r>
      </w:del>
      <w:ins w:id="47" w:author="Hong Deng" w:date="2026-04-04T10:41:00Z" w16du:dateUtc="2026-04-04T02:41:00Z">
        <w:del w:id="48" w:author="Hong Deng [2]" w:date="2026-04-09T15:29:00Z" w16du:dateUtc="2026-04-09T07:29:00Z">
          <w:r w:rsidR="004221B0" w:rsidDel="009C739F">
            <w:rPr>
              <w:rFonts w:eastAsia="DengXian"/>
              <w:kern w:val="2"/>
            </w:rPr>
            <w:delText xml:space="preserve">Organizational newcomers face </w:delText>
          </w:r>
        </w:del>
      </w:ins>
      <w:ins w:id="49" w:author="Hong Deng" w:date="2026-04-04T15:34:00Z" w16du:dateUtc="2026-04-04T07:34:00Z">
        <w:del w:id="50" w:author="Hong Deng [2]" w:date="2026-04-09T15:29:00Z" w16du:dateUtc="2026-04-09T07:29:00Z">
          <w:r w:rsidR="001132BC" w:rsidDel="009C739F">
            <w:rPr>
              <w:rFonts w:eastAsia="DengXian"/>
              <w:kern w:val="2"/>
            </w:rPr>
            <w:delText xml:space="preserve">a </w:delText>
          </w:r>
        </w:del>
      </w:ins>
      <w:ins w:id="51" w:author="Hong Deng" w:date="2026-04-04T10:41:00Z" w16du:dateUtc="2026-04-04T02:41:00Z">
        <w:del w:id="52" w:author="Hong Deng [2]" w:date="2026-04-09T15:29:00Z" w16du:dateUtc="2026-04-09T07:29:00Z">
          <w:r w:rsidR="004221B0" w:rsidDel="009C739F">
            <w:rPr>
              <w:rFonts w:eastAsia="DengXian"/>
              <w:kern w:val="2"/>
            </w:rPr>
            <w:delText>consequential</w:delText>
          </w:r>
          <w:r w:rsidR="004221B0" w:rsidDel="009C739F">
            <w:rPr>
              <w:rFonts w:eastAsia="DengXian" w:hint="eastAsia"/>
              <w:kern w:val="2"/>
            </w:rPr>
            <w:delText xml:space="preserve"> </w:delText>
          </w:r>
        </w:del>
        <w:del w:id="53" w:author="Hong Deng [2]" w:date="2026-04-06T14:57:00Z" w16du:dateUtc="2026-04-06T06:57:00Z">
          <w:r w:rsidR="004221B0" w:rsidDel="00B057F2">
            <w:rPr>
              <w:rFonts w:eastAsia="DengXian" w:hint="eastAsia"/>
              <w:kern w:val="2"/>
            </w:rPr>
            <w:delText xml:space="preserve">and contradictory </w:delText>
          </w:r>
        </w:del>
        <w:del w:id="54" w:author="Hong Deng [2]" w:date="2026-04-09T15:29:00Z" w16du:dateUtc="2026-04-09T07:29:00Z">
          <w:r w:rsidR="004221B0" w:rsidDel="009C739F">
            <w:rPr>
              <w:rFonts w:eastAsia="DengXian" w:hint="eastAsia"/>
              <w:kern w:val="2"/>
            </w:rPr>
            <w:delText>transition in their working life</w:delText>
          </w:r>
        </w:del>
      </w:ins>
      <w:ins w:id="55" w:author="Hong Deng [2]" w:date="2026-05-24T13:09:00Z" w16du:dateUtc="2026-05-24T05:09:00Z">
        <w:r>
          <w:rPr>
            <w:rFonts w:eastAsia="DengXian"/>
            <w:kern w:val="2"/>
          </w:rPr>
          <w:t>o</w:t>
        </w:r>
      </w:ins>
      <w:ins w:id="56" w:author="Hong Deng [2]" w:date="2026-04-09T15:29:00Z" w16du:dateUtc="2026-04-09T07:29:00Z">
        <w:r w:rsidR="009C739F">
          <w:rPr>
            <w:rFonts w:eastAsia="DengXian"/>
            <w:kern w:val="2"/>
          </w:rPr>
          <w:t>rganizational entry is a learning process</w:t>
        </w:r>
      </w:ins>
      <w:ins w:id="57" w:author="Hong Deng" w:date="2026-04-04T10:41:00Z" w16du:dateUtc="2026-04-04T02:41:00Z">
        <w:r w:rsidR="004221B0">
          <w:rPr>
            <w:rFonts w:eastAsia="DengXian" w:hint="eastAsia"/>
            <w:kern w:val="2"/>
          </w:rPr>
          <w:t xml:space="preserve">. </w:t>
        </w:r>
        <w:r w:rsidR="004221B0">
          <w:rPr>
            <w:rFonts w:eastAsia="DengXian"/>
            <w:kern w:val="2"/>
          </w:rPr>
          <w:t>F</w:t>
        </w:r>
        <w:r w:rsidR="004221B0">
          <w:rPr>
            <w:rFonts w:eastAsia="DengXian" w:hint="eastAsia"/>
            <w:kern w:val="2"/>
          </w:rPr>
          <w:t xml:space="preserve">rom the first days </w:t>
        </w:r>
        <w:del w:id="58" w:author="Hong Deng [2]" w:date="2026-04-09T15:29:00Z" w16du:dateUtc="2026-04-09T07:29:00Z">
          <w:r w:rsidR="004221B0" w:rsidDel="009C739F">
            <w:rPr>
              <w:rFonts w:eastAsia="DengXian" w:hint="eastAsia"/>
              <w:kern w:val="2"/>
            </w:rPr>
            <w:delText>of entry</w:delText>
          </w:r>
        </w:del>
      </w:ins>
      <w:ins w:id="59" w:author="Hong Deng [2]" w:date="2026-04-09T15:29:00Z" w16du:dateUtc="2026-04-09T07:29:00Z">
        <w:r w:rsidR="009C739F">
          <w:rPr>
            <w:rFonts w:eastAsia="DengXian"/>
            <w:kern w:val="2"/>
          </w:rPr>
          <w:t>on the job</w:t>
        </w:r>
      </w:ins>
      <w:ins w:id="60" w:author="Hong Deng" w:date="2026-04-04T10:41:00Z" w16du:dateUtc="2026-04-04T02:41:00Z">
        <w:r w:rsidR="004221B0">
          <w:rPr>
            <w:rFonts w:eastAsia="DengXian" w:hint="eastAsia"/>
            <w:kern w:val="2"/>
          </w:rPr>
          <w:t xml:space="preserve">, </w:t>
        </w:r>
        <w:del w:id="61" w:author="Hong Deng [2]" w:date="2026-04-09T15:29:00Z" w16du:dateUtc="2026-04-09T07:29:00Z">
          <w:r w:rsidR="004221B0" w:rsidDel="009C739F">
            <w:rPr>
              <w:rFonts w:eastAsia="DengXian" w:hint="eastAsia"/>
              <w:kern w:val="2"/>
            </w:rPr>
            <w:delText>they</w:delText>
          </w:r>
        </w:del>
      </w:ins>
      <w:ins w:id="62" w:author="Hong Deng [2]" w:date="2026-04-09T15:29:00Z" w16du:dateUtc="2026-04-09T07:29:00Z">
        <w:r w:rsidR="009C739F">
          <w:rPr>
            <w:rFonts w:eastAsia="DengXian"/>
            <w:kern w:val="2"/>
          </w:rPr>
          <w:t>newcomers</w:t>
        </w:r>
      </w:ins>
      <w:ins w:id="63" w:author="Hong Deng" w:date="2026-04-04T10:41:00Z" w16du:dateUtc="2026-04-04T02:41:00Z">
        <w:r w:rsidR="004221B0">
          <w:rPr>
            <w:rFonts w:eastAsia="DengXian" w:hint="eastAsia"/>
            <w:kern w:val="2"/>
          </w:rPr>
          <w:t xml:space="preserve"> must</w:t>
        </w:r>
        <w:del w:id="64" w:author="Hong Deng [2]" w:date="2026-04-06T14:58:00Z" w16du:dateUtc="2026-04-06T06:58:00Z">
          <w:r w:rsidR="004221B0" w:rsidDel="00B057F2">
            <w:rPr>
              <w:rFonts w:eastAsia="DengXian" w:hint="eastAsia"/>
              <w:kern w:val="2"/>
            </w:rPr>
            <w:delText xml:space="preserve"> simultaneously</w:delText>
          </w:r>
        </w:del>
        <w:r w:rsidR="004221B0">
          <w:rPr>
            <w:rFonts w:eastAsia="DengXian" w:hint="eastAsia"/>
            <w:kern w:val="2"/>
          </w:rPr>
          <w:t xml:space="preserve"> </w:t>
        </w:r>
      </w:ins>
      <w:ins w:id="65" w:author="Hong Deng [2]" w:date="2026-04-09T15:29:00Z" w16du:dateUtc="2026-04-09T07:29:00Z">
        <w:r w:rsidR="009C739F">
          <w:rPr>
            <w:rFonts w:eastAsia="DengXian"/>
            <w:kern w:val="2"/>
          </w:rPr>
          <w:t>acquire role knowledge</w:t>
        </w:r>
      </w:ins>
      <w:ins w:id="66" w:author="Hong Deng" w:date="2026-04-04T10:41:00Z" w16du:dateUtc="2026-04-04T02:41:00Z">
        <w:del w:id="67" w:author="Hong Deng [2]" w:date="2026-04-09T15:29:00Z" w16du:dateUtc="2026-04-09T07:29:00Z">
          <w:r w:rsidR="00043A92" w:rsidDel="009C739F">
            <w:rPr>
              <w:rFonts w:eastAsia="DengXian" w:hint="eastAsia"/>
              <w:kern w:val="2"/>
            </w:rPr>
            <w:delText xml:space="preserve">decode unfamiliar role </w:delText>
          </w:r>
        </w:del>
      </w:ins>
      <w:ins w:id="68" w:author="Hong Deng [2]" w:date="2026-04-09T15:29:00Z" w16du:dateUtc="2026-04-09T07:29:00Z">
        <w:r w:rsidR="009C739F">
          <w:rPr>
            <w:rFonts w:eastAsia="DengXian"/>
            <w:kern w:val="2"/>
          </w:rPr>
          <w:t xml:space="preserve">, decode task demands, and develop </w:t>
        </w:r>
      </w:ins>
      <w:ins w:id="69" w:author="Hong Deng [2]" w:date="2026-04-09T15:30:00Z" w16du:dateUtc="2026-04-09T07:30:00Z">
        <w:r w:rsidR="009C739F">
          <w:rPr>
            <w:rFonts w:eastAsia="DengXian"/>
            <w:kern w:val="2"/>
          </w:rPr>
          <w:t>skills</w:t>
        </w:r>
        <w:del w:id="70" w:author="Hong Deng" w:date="2026-06-05T20:41:00Z" w16du:dateUtc="2026-06-05T12:41:00Z">
          <w:r w:rsidR="009C739F" w:rsidDel="007D7EBB">
            <w:rPr>
              <w:rFonts w:eastAsia="DengXian"/>
              <w:kern w:val="2"/>
            </w:rPr>
            <w:delText xml:space="preserve"> that competent performance requires</w:delText>
          </w:r>
        </w:del>
        <w:r w:rsidR="009C739F">
          <w:rPr>
            <w:rFonts w:eastAsia="DengXian"/>
            <w:kern w:val="2"/>
          </w:rPr>
          <w:t xml:space="preserve"> </w:t>
        </w:r>
      </w:ins>
      <w:ins w:id="71" w:author="Hong Deng" w:date="2026-04-04T10:41:00Z" w16du:dateUtc="2026-04-04T02:41:00Z">
        <w:del w:id="72" w:author="Hong Deng [2]" w:date="2026-04-09T15:30:00Z" w16du:dateUtc="2026-04-09T07:30:00Z">
          <w:r w:rsidR="00043A92" w:rsidDel="009C739F">
            <w:rPr>
              <w:rFonts w:eastAsia="DengXian" w:hint="eastAsia"/>
              <w:kern w:val="2"/>
            </w:rPr>
            <w:delText>demands</w:delText>
          </w:r>
        </w:del>
        <w:del w:id="73" w:author="Hong Deng [2]" w:date="2026-04-06T14:58:00Z" w16du:dateUtc="2026-04-06T06:58:00Z">
          <w:r w:rsidR="00043A92" w:rsidDel="00B057F2">
            <w:rPr>
              <w:rFonts w:eastAsia="DengXian" w:hint="eastAsia"/>
              <w:kern w:val="2"/>
            </w:rPr>
            <w:delText>,</w:delText>
          </w:r>
        </w:del>
        <w:del w:id="74" w:author="Hong Deng [2]" w:date="2026-04-09T15:30:00Z" w16du:dateUtc="2026-04-09T07:30:00Z">
          <w:r w:rsidR="00043A92" w:rsidDel="009C739F">
            <w:rPr>
              <w:rFonts w:eastAsia="DengXian" w:hint="eastAsia"/>
              <w:kern w:val="2"/>
            </w:rPr>
            <w:delText xml:space="preserve"> </w:delText>
          </w:r>
        </w:del>
      </w:ins>
      <w:ins w:id="75" w:author="Hong Deng" w:date="2026-04-04T10:57:00Z" w16du:dateUtc="2026-04-04T02:57:00Z">
        <w:del w:id="76" w:author="Hong Deng [2]" w:date="2026-04-09T15:30:00Z" w16du:dateUtc="2026-04-09T07:30:00Z">
          <w:r w:rsidR="00F07FA8" w:rsidDel="009C739F">
            <w:rPr>
              <w:rFonts w:eastAsia="DengXian"/>
              <w:kern w:val="2"/>
            </w:rPr>
            <w:delText>build</w:delText>
          </w:r>
        </w:del>
      </w:ins>
      <w:ins w:id="77" w:author="Hong Deng" w:date="2026-04-04T10:41:00Z" w16du:dateUtc="2026-04-04T02:41:00Z">
        <w:del w:id="78" w:author="Hong Deng [2]" w:date="2026-04-09T15:30:00Z" w16du:dateUtc="2026-04-09T07:30:00Z">
          <w:r w:rsidR="00043A92" w:rsidDel="009C739F">
            <w:rPr>
              <w:rFonts w:eastAsia="DengXian" w:hint="eastAsia"/>
              <w:kern w:val="2"/>
            </w:rPr>
            <w:delText xml:space="preserve"> credibility with supervisors and colleagues who are </w:delText>
          </w:r>
        </w:del>
        <w:del w:id="79" w:author="Hong Deng [2]" w:date="2026-04-09T15:28:00Z" w16du:dateUtc="2026-04-09T07:28:00Z">
          <w:r w:rsidR="00043A92" w:rsidDel="009C739F">
            <w:rPr>
              <w:rFonts w:eastAsia="DengXian" w:hint="eastAsia"/>
              <w:kern w:val="2"/>
            </w:rPr>
            <w:delText>still forming impressions of them</w:delText>
          </w:r>
        </w:del>
      </w:ins>
      <w:ins w:id="80" w:author="Hong Deng" w:date="2026-04-04T10:42:00Z" w16du:dateUtc="2026-04-04T02:42:00Z">
        <w:del w:id="81" w:author="Hong Deng [2]" w:date="2026-04-06T14:58:00Z" w16du:dateUtc="2026-04-06T06:58:00Z">
          <w:r w:rsidR="00043A92" w:rsidDel="00B057F2">
            <w:rPr>
              <w:rFonts w:eastAsia="DengXian" w:hint="eastAsia"/>
              <w:kern w:val="2"/>
            </w:rPr>
            <w:delText>,</w:delText>
          </w:r>
        </w:del>
        <w:del w:id="82" w:author="Hong Deng [2]" w:date="2026-04-09T15:28:00Z" w16du:dateUtc="2026-04-09T07:28:00Z">
          <w:r w:rsidR="00043A92" w:rsidDel="009C739F">
            <w:rPr>
              <w:rFonts w:eastAsia="DengXian" w:hint="eastAsia"/>
              <w:kern w:val="2"/>
            </w:rPr>
            <w:delText xml:space="preserve"> and </w:delText>
          </w:r>
          <w:r w:rsidR="000C69A6" w:rsidDel="009C739F">
            <w:rPr>
              <w:rFonts w:eastAsia="DengXian" w:hint="eastAsia"/>
              <w:kern w:val="2"/>
            </w:rPr>
            <w:delText xml:space="preserve">demonstrate that hiring them </w:delText>
          </w:r>
        </w:del>
        <w:del w:id="83" w:author="Hong Deng [2]" w:date="2026-04-06T15:47:00Z" w16du:dateUtc="2026-04-06T07:47:00Z">
          <w:r w:rsidR="000C69A6" w:rsidDel="005B7B6B">
            <w:rPr>
              <w:rFonts w:eastAsia="DengXian" w:hint="eastAsia"/>
              <w:kern w:val="2"/>
            </w:rPr>
            <w:delText>wa</w:delText>
          </w:r>
        </w:del>
        <w:del w:id="84" w:author="Hong Deng [2]" w:date="2026-04-09T15:28:00Z" w16du:dateUtc="2026-04-09T07:28:00Z">
          <w:r w:rsidR="000C69A6" w:rsidDel="009C739F">
            <w:rPr>
              <w:rFonts w:eastAsia="DengXian" w:hint="eastAsia"/>
              <w:kern w:val="2"/>
            </w:rPr>
            <w:delText xml:space="preserve">s the right </w:delText>
          </w:r>
          <w:r w:rsidR="000C69A6" w:rsidDel="009C739F">
            <w:rPr>
              <w:rFonts w:eastAsia="DengXian"/>
              <w:kern w:val="2"/>
            </w:rPr>
            <w:delText>decision</w:delText>
          </w:r>
        </w:del>
      </w:ins>
      <w:ins w:id="85" w:author="Hong Deng" w:date="2026-04-04T15:40:00Z" w16du:dateUtc="2026-04-04T07:40:00Z">
        <w:del w:id="86" w:author="Hong Deng [2]" w:date="2026-04-09T15:28:00Z" w16du:dateUtc="2026-04-09T07:28:00Z">
          <w:r w:rsidR="00E65950" w:rsidDel="009C739F">
            <w:rPr>
              <w:rFonts w:eastAsia="DengXian"/>
              <w:kern w:val="2"/>
            </w:rPr>
            <w:delText xml:space="preserve"> </w:delText>
          </w:r>
        </w:del>
        <w:r w:rsidR="00E65950">
          <w:rPr>
            <w:rFonts w:eastAsia="DengXian"/>
            <w:kern w:val="2"/>
          </w:rPr>
          <w:fldChar w:fldCharType="begin"/>
        </w:r>
      </w:ins>
      <w:r w:rsidR="00D52070">
        <w:rPr>
          <w:rFonts w:eastAsia="DengXian"/>
          <w:kern w:val="2"/>
        </w:rPr>
        <w:instrText xml:space="preserve"> ADDIN EN.CITE &lt;EndNote&gt;&lt;Cite&gt;&lt;Author&gt;Bauer&lt;/Author&gt;&lt;Year&gt;2007&lt;/Year&gt;&lt;RecNum&gt;1&lt;/RecNum&gt;&lt;DisplayText&gt;(Bauer et al. 2007, Bauer et al. 2025)&lt;/DisplayText&gt;&lt;record&gt;&lt;rec-number&gt;1&lt;/rec-number&gt;&lt;foreign-keys&gt;&lt;key app="EN" db-id="dtfvx5dd9wzs0re0zrmve9tj9p5fwat5spas" timestamp="1710897200"&gt;1&lt;/key&gt;&lt;/foreign-keys&gt;&lt;ref-type name="Journal Article"&gt;17&lt;/ref-type&gt;&lt;contributors&gt;&lt;authors&gt;&lt;author&gt;Bauer, Talya N&lt;/author&gt;&lt;author&gt;Bodner, Todd&lt;/author&gt;&lt;author&gt;Erdogan, Berrin&lt;/author&gt;&lt;author&gt;Truxillo, Donald M&lt;/author&gt;&lt;author&gt;Tucker, Jennifer S&lt;/author&gt;&lt;/authors&gt;&lt;/contributors&gt;&lt;titles&gt;&lt;title&gt;Newcomer adjustment during organizational socialization: a meta-analytic review of antecedents, outcomes, and methods&lt;/title&gt;&lt;secondary-title&gt;Journal of applied psychology&lt;/secondary-title&gt;&lt;/titles&gt;&lt;periodical&gt;&lt;full-title&gt;Journal of Applied Psychology&lt;/full-title&gt;&lt;/periodical&gt;&lt;pages&gt;707&lt;/pages&gt;&lt;volume&gt;92&lt;/volume&gt;&lt;number&gt;3&lt;/number&gt;&lt;dates&gt;&lt;year&gt;2007&lt;/year&gt;&lt;/dates&gt;&lt;isbn&gt;1939-1854&lt;/isbn&gt;&lt;urls&gt;&lt;/urls&gt;&lt;/record&gt;&lt;/Cite&gt;&lt;Cite&gt;&lt;Author&gt;Bauer&lt;/Author&gt;&lt;Year&gt;2025&lt;/Year&gt;&lt;RecNum&gt;371&lt;/RecNum&gt;&lt;record&gt;&lt;rec-number&gt;371&lt;/rec-number&gt;&lt;foreign-keys&gt;&lt;key app="EN" db-id="dtfvx5dd9wzs0re0zrmve9tj9p5fwat5spas" timestamp="1775459788"&gt;371&lt;/key&gt;&lt;/foreign-keys&gt;&lt;ref-type name="Journal Article"&gt;17&lt;/ref-type&gt;&lt;contributors&gt;&lt;authors&gt;&lt;author&gt;Bauer, Talya N&lt;/author&gt;&lt;author&gt;Erdogan, Berrin&lt;/author&gt;&lt;author&gt;Ellis, Allison M&lt;/author&gt;&lt;author&gt;Truxillo, Donald M&lt;/author&gt;&lt;author&gt;Brady, Grant M&lt;/author&gt;&lt;author&gt;Bodner, Todd&lt;/author&gt;&lt;/authors&gt;&lt;/contributors&gt;&lt;titles&gt;&lt;title&gt;New horizons for newcomer organizational socialization: A review, meta-analysis, and future research directions&lt;/title&gt;&lt;secondary-title&gt;Journal of Management&lt;/secondary-title&gt;&lt;/titles&gt;&lt;periodical&gt;&lt;full-title&gt;Journal of management&lt;/full-title&gt;&lt;/periodical&gt;&lt;pages&gt;344-382&lt;/pages&gt;&lt;volume&gt;51&lt;/volume&gt;&lt;number&gt;1&lt;/number&gt;&lt;dates&gt;&lt;year&gt;2025&lt;/year&gt;&lt;/dates&gt;&lt;isbn&gt;0149-2063&lt;/isbn&gt;&lt;urls&gt;&lt;/urls&gt;&lt;/record&gt;&lt;/Cite&gt;&lt;/EndNote&gt;</w:instrText>
      </w:r>
      <w:ins w:id="87" w:author="Hong Deng" w:date="2026-04-04T15:40:00Z" w16du:dateUtc="2026-04-04T07:40:00Z">
        <w:r w:rsidR="00E65950">
          <w:rPr>
            <w:rFonts w:eastAsia="DengXian"/>
            <w:kern w:val="2"/>
          </w:rPr>
          <w:fldChar w:fldCharType="separate"/>
        </w:r>
      </w:ins>
      <w:r w:rsidR="00D52070">
        <w:rPr>
          <w:rFonts w:eastAsia="DengXian"/>
          <w:noProof/>
          <w:kern w:val="2"/>
        </w:rPr>
        <w:t>(Bauer et al. 2007, Bauer et al. 2025)</w:t>
      </w:r>
      <w:ins w:id="88" w:author="Hong Deng" w:date="2026-04-04T15:40:00Z" w16du:dateUtc="2026-04-04T07:40:00Z">
        <w:r w:rsidR="00E65950">
          <w:rPr>
            <w:rFonts w:eastAsia="DengXian"/>
            <w:kern w:val="2"/>
          </w:rPr>
          <w:fldChar w:fldCharType="end"/>
        </w:r>
      </w:ins>
      <w:ins w:id="89" w:author="Hong Deng" w:date="2026-04-04T10:42:00Z" w16du:dateUtc="2026-04-04T02:42:00Z">
        <w:r w:rsidR="000C69A6">
          <w:rPr>
            <w:rFonts w:eastAsia="DengXian" w:hint="eastAsia"/>
            <w:kern w:val="2"/>
          </w:rPr>
          <w:t xml:space="preserve">. </w:t>
        </w:r>
        <w:del w:id="90" w:author="Hong Deng [2]" w:date="2026-04-06T14:55:00Z" w16du:dateUtc="2026-04-06T06:55:00Z">
          <w:r w:rsidR="000C69A6" w:rsidDel="00B057F2">
            <w:rPr>
              <w:rFonts w:eastAsia="DengXian"/>
              <w:kern w:val="2"/>
            </w:rPr>
            <w:delText>T</w:delText>
          </w:r>
          <w:r w:rsidR="000C69A6" w:rsidDel="00B057F2">
            <w:rPr>
              <w:rFonts w:eastAsia="DengXian" w:hint="eastAsia"/>
              <w:kern w:val="2"/>
            </w:rPr>
            <w:delText xml:space="preserve">he pressure is inescapable as no newcomer wants to appear </w:delText>
          </w:r>
          <w:r w:rsidR="000C69A6" w:rsidDel="00B057F2">
            <w:rPr>
              <w:rFonts w:eastAsia="DengXian"/>
              <w:kern w:val="2"/>
            </w:rPr>
            <w:delText>incompetent</w:delText>
          </w:r>
          <w:r w:rsidR="000C69A6" w:rsidDel="00B057F2">
            <w:rPr>
              <w:rFonts w:eastAsia="DengXian" w:hint="eastAsia"/>
              <w:kern w:val="2"/>
            </w:rPr>
            <w:delText xml:space="preserve"> in front of people whose</w:delText>
          </w:r>
          <w:r w:rsidR="00B40F62" w:rsidDel="00B057F2">
            <w:rPr>
              <w:rFonts w:eastAsia="DengXian" w:hint="eastAsia"/>
              <w:kern w:val="2"/>
            </w:rPr>
            <w:delText xml:space="preserve"> respect they</w:delText>
          </w:r>
        </w:del>
      </w:ins>
      <w:ins w:id="91" w:author="Hong Deng" w:date="2026-04-04T10:43:00Z" w16du:dateUtc="2026-04-04T02:43:00Z">
        <w:del w:id="92" w:author="Hong Deng [2]" w:date="2026-04-06T14:55:00Z" w16du:dateUtc="2026-04-06T06:55:00Z">
          <w:r w:rsidR="00B40F62" w:rsidDel="00B057F2">
            <w:rPr>
              <w:rFonts w:eastAsia="DengXian" w:hint="eastAsia"/>
              <w:kern w:val="2"/>
            </w:rPr>
            <w:delText xml:space="preserve"> have not yet earned.</w:delText>
          </w:r>
        </w:del>
      </w:ins>
      <w:ins w:id="93" w:author="Hong Deng [2]" w:date="2026-05-24T13:10:00Z" w16du:dateUtc="2026-05-24T05:10:00Z">
        <w:r>
          <w:rPr>
            <w:rFonts w:eastAsia="DengXian"/>
            <w:kern w:val="2"/>
          </w:rPr>
          <w:t>L</w:t>
        </w:r>
      </w:ins>
      <w:ins w:id="94" w:author="Hong Deng [2]" w:date="2026-04-06T14:55:00Z" w16du:dateUtc="2026-04-06T06:55:00Z">
        <w:r w:rsidR="00B057F2">
          <w:rPr>
            <w:rFonts w:eastAsia="DengXian" w:hint="eastAsia"/>
            <w:kern w:val="2"/>
          </w:rPr>
          <w:t xml:space="preserve">earning is </w:t>
        </w:r>
      </w:ins>
      <w:ins w:id="95" w:author="Hong Deng [2]" w:date="2026-04-06T15:01:00Z" w16du:dateUtc="2026-04-06T07:01:00Z">
        <w:r w:rsidR="00B057F2">
          <w:rPr>
            <w:rFonts w:eastAsia="DengXian" w:hint="eastAsia"/>
            <w:kern w:val="2"/>
          </w:rPr>
          <w:t xml:space="preserve">what makes or breaks </w:t>
        </w:r>
      </w:ins>
      <w:ins w:id="96" w:author="Hong Deng [2]" w:date="2026-04-06T15:47:00Z" w16du:dateUtc="2026-04-06T07:47:00Z">
        <w:r w:rsidR="005B7B6B">
          <w:rPr>
            <w:rFonts w:eastAsia="DengXian" w:hint="eastAsia"/>
            <w:kern w:val="2"/>
          </w:rPr>
          <w:t>this transition</w:t>
        </w:r>
      </w:ins>
      <w:ins w:id="97" w:author="Hong Deng [2]" w:date="2026-04-06T15:50:00Z" w16du:dateUtc="2026-04-06T07:50:00Z">
        <w:r w:rsidR="00BE5B9E">
          <w:rPr>
            <w:rFonts w:eastAsia="DengXian" w:hint="eastAsia"/>
            <w:kern w:val="2"/>
          </w:rPr>
          <w:t xml:space="preserve"> </w:t>
        </w:r>
      </w:ins>
      <w:r w:rsidR="00BE5B9E">
        <w:rPr>
          <w:rFonts w:eastAsia="DengXian"/>
          <w:kern w:val="2"/>
        </w:rPr>
        <w:fldChar w:fldCharType="begin"/>
      </w:r>
      <w:r w:rsidR="00BE5B9E">
        <w:rPr>
          <w:rFonts w:eastAsia="DengXian"/>
          <w:kern w:val="2"/>
        </w:rPr>
        <w:instrText xml:space="preserve"> ADDIN EN.CITE &lt;EndNote&gt;&lt;Cite&gt;&lt;Author&gt;Ashforth&lt;/Author&gt;&lt;Year&gt;2007&lt;/Year&gt;&lt;RecNum&gt;377&lt;/RecNum&gt;&lt;DisplayText&gt;(Ashforth et al. 2007)&lt;/DisplayText&gt;&lt;record&gt;&lt;rec-number&gt;377&lt;/rec-number&gt;&lt;foreign-keys&gt;&lt;key app="EN" db-id="dtfvx5dd9wzs0re0zrmve9tj9p5fwat5spas" timestamp="1775461812"&gt;377&lt;/key&gt;&lt;/foreign-keys&gt;&lt;ref-type name="Journal Article"&gt;17&lt;/ref-type&gt;&lt;contributors&gt;&lt;authors&gt;&lt;author&gt;Ashforth, Blake E&lt;/author&gt;&lt;author&gt;Sluss, David M&lt;/author&gt;&lt;author&gt;Saks, Alan M&lt;/author&gt;&lt;/authors&gt;&lt;/contributors&gt;&lt;titles&gt;&lt;title&gt;Socialization tactics, proactive behavior, and newcomer learning: Integrating socialization models&lt;/title&gt;&lt;secondary-title&gt;Journal of vocational behavior&lt;/secondary-title&gt;&lt;/titles&gt;&lt;periodical&gt;&lt;full-title&gt;Journal of Vocational Behavior&lt;/full-title&gt;&lt;/periodical&gt;&lt;pages&gt;447-462&lt;/pages&gt;&lt;volume&gt;70&lt;/volume&gt;&lt;number&gt;3&lt;/number&gt;&lt;dates&gt;&lt;year&gt;2007&lt;/year&gt;&lt;/dates&gt;&lt;isbn&gt;0001-8791&lt;/isbn&gt;&lt;urls&gt;&lt;/urls&gt;&lt;/record&gt;&lt;/Cite&gt;&lt;/EndNote&gt;</w:instrText>
      </w:r>
      <w:r w:rsidR="00BE5B9E">
        <w:rPr>
          <w:rFonts w:eastAsia="DengXian"/>
          <w:kern w:val="2"/>
        </w:rPr>
        <w:fldChar w:fldCharType="separate"/>
      </w:r>
      <w:r w:rsidR="00BE5B9E">
        <w:rPr>
          <w:rFonts w:eastAsia="DengXian"/>
          <w:noProof/>
          <w:kern w:val="2"/>
        </w:rPr>
        <w:t>(Ashforth et al. 2007)</w:t>
      </w:r>
      <w:r w:rsidR="00BE5B9E">
        <w:rPr>
          <w:rFonts w:eastAsia="DengXian"/>
          <w:kern w:val="2"/>
        </w:rPr>
        <w:fldChar w:fldCharType="end"/>
      </w:r>
      <w:ins w:id="98" w:author="Hong Deng" w:date="2026-06-04T09:53:00Z" w16du:dateUtc="2026-06-04T01:53:00Z">
        <w:r w:rsidR="00D8088D">
          <w:rPr>
            <w:rFonts w:eastAsia="DengXian"/>
            <w:kern w:val="2"/>
          </w:rPr>
          <w:t>, and s</w:t>
        </w:r>
      </w:ins>
      <w:ins w:id="99" w:author="Hong Deng [2]" w:date="2026-04-06T14:56:00Z" w16du:dateUtc="2026-04-06T06:56:00Z">
        <w:del w:id="100" w:author="Hong Deng" w:date="2026-06-04T09:53:00Z" w16du:dateUtc="2026-06-04T01:53:00Z">
          <w:r w:rsidR="00B057F2" w:rsidDel="00D8088D">
            <w:rPr>
              <w:rFonts w:eastAsia="DengXian" w:hint="eastAsia"/>
              <w:kern w:val="2"/>
            </w:rPr>
            <w:delText>.</w:delText>
          </w:r>
        </w:del>
      </w:ins>
      <w:ins w:id="101" w:author="Hong Deng" w:date="2026-04-04T10:43:00Z" w16du:dateUtc="2026-04-04T02:43:00Z">
        <w:del w:id="102" w:author="Hong Deng [2]" w:date="2026-04-06T14:55:00Z" w16du:dateUtc="2026-04-06T06:55:00Z">
          <w:r w:rsidR="00B2135C" w:rsidDel="00B057F2">
            <w:rPr>
              <w:rFonts w:eastAsia="DengXian"/>
              <w:kern w:val="2"/>
            </w:rPr>
            <w:delText>I</w:delText>
          </w:r>
          <w:r w:rsidR="00B2135C" w:rsidDel="00B057F2">
            <w:rPr>
              <w:rFonts w:eastAsia="DengXian" w:hint="eastAsia"/>
              <w:kern w:val="2"/>
            </w:rPr>
            <w:delText xml:space="preserve">ndeed, how effectively newcomers adjust during this early </w:delText>
          </w:r>
          <w:r w:rsidR="00B2135C" w:rsidDel="00B057F2">
            <w:rPr>
              <w:rFonts w:eastAsia="DengXian"/>
              <w:kern w:val="2"/>
            </w:rPr>
            <w:delText>period</w:delText>
          </w:r>
          <w:r w:rsidR="00B2135C" w:rsidDel="00B057F2">
            <w:rPr>
              <w:rFonts w:eastAsia="DengXian" w:hint="eastAsia"/>
              <w:kern w:val="2"/>
            </w:rPr>
            <w:delText xml:space="preserve"> shapes not only </w:delText>
          </w:r>
          <w:r w:rsidR="00B2135C" w:rsidDel="00B057F2">
            <w:rPr>
              <w:rFonts w:eastAsia="DengXian"/>
              <w:kern w:val="2"/>
            </w:rPr>
            <w:delText>their</w:delText>
          </w:r>
          <w:r w:rsidR="00B2135C" w:rsidDel="00B057F2">
            <w:rPr>
              <w:rFonts w:eastAsia="DengXian" w:hint="eastAsia"/>
              <w:kern w:val="2"/>
            </w:rPr>
            <w:delText xml:space="preserve"> immediate task performance but </w:delText>
          </w:r>
          <w:r w:rsidR="00B2135C" w:rsidDel="00B057F2">
            <w:rPr>
              <w:rFonts w:eastAsia="DengXian"/>
              <w:kern w:val="2"/>
            </w:rPr>
            <w:delText>their</w:delText>
          </w:r>
          <w:r w:rsidR="00B2135C" w:rsidDel="00B057F2">
            <w:rPr>
              <w:rFonts w:eastAsia="DengXian" w:hint="eastAsia"/>
              <w:kern w:val="2"/>
            </w:rPr>
            <w:delText xml:space="preserve"> </w:delText>
          </w:r>
          <w:r w:rsidR="00357AAB" w:rsidDel="00B057F2">
            <w:rPr>
              <w:rFonts w:eastAsia="DengXian" w:hint="eastAsia"/>
              <w:kern w:val="2"/>
            </w:rPr>
            <w:delText>d</w:delText>
          </w:r>
        </w:del>
      </w:ins>
      <w:ins w:id="103" w:author="Hong Deng" w:date="2026-04-04T10:44:00Z" w16du:dateUtc="2026-04-04T02:44:00Z">
        <w:del w:id="104" w:author="Hong Deng [2]" w:date="2026-04-06T14:55:00Z" w16du:dateUtc="2026-04-06T06:55:00Z">
          <w:r w:rsidR="00357AAB" w:rsidDel="00B057F2">
            <w:rPr>
              <w:rFonts w:eastAsia="DengXian" w:hint="eastAsia"/>
              <w:kern w:val="2"/>
            </w:rPr>
            <w:delText>evelopment</w:delText>
          </w:r>
        </w:del>
      </w:ins>
      <w:ins w:id="105" w:author="Hong Deng" w:date="2026-04-04T15:44:00Z" w16du:dateUtc="2026-04-04T07:44:00Z">
        <w:del w:id="106" w:author="Hong Deng [2]" w:date="2026-04-06T14:55:00Z" w16du:dateUtc="2026-04-06T06:55:00Z">
          <w:r w:rsidR="007666EC" w:rsidDel="00B057F2">
            <w:rPr>
              <w:rFonts w:eastAsia="DengXian"/>
              <w:kern w:val="2"/>
            </w:rPr>
            <w:delText xml:space="preserve"> </w:delText>
          </w:r>
        </w:del>
      </w:ins>
      <w:ins w:id="107" w:author="Hong Deng" w:date="2026-04-04T10:44:00Z" w16du:dateUtc="2026-04-04T02:44:00Z">
        <w:del w:id="108" w:author="Hong Deng [2]" w:date="2026-04-06T14:55:00Z" w16du:dateUtc="2026-04-06T06:55:00Z">
          <w:r w:rsidR="00357AAB" w:rsidDel="00B057F2">
            <w:rPr>
              <w:rFonts w:eastAsia="DengXian" w:hint="eastAsia"/>
              <w:kern w:val="2"/>
            </w:rPr>
            <w:delText xml:space="preserve">and career success well into the </w:delText>
          </w:r>
          <w:r w:rsidR="00357AAB" w:rsidDel="00B057F2">
            <w:rPr>
              <w:rFonts w:eastAsia="DengXian"/>
              <w:kern w:val="2"/>
            </w:rPr>
            <w:delText>future</w:delText>
          </w:r>
        </w:del>
      </w:ins>
      <w:ins w:id="109" w:author="Hong Deng" w:date="2026-04-04T10:56:00Z" w16du:dateUtc="2026-04-04T02:56:00Z">
        <w:del w:id="110" w:author="Hong Deng [2]" w:date="2026-04-06T14:55:00Z" w16du:dateUtc="2026-04-06T06:55:00Z">
          <w:r w:rsidR="00C31EC0" w:rsidDel="00B057F2">
            <w:rPr>
              <w:rFonts w:eastAsia="DengXian"/>
              <w:kern w:val="2"/>
            </w:rPr>
            <w:delText xml:space="preserve"> </w:delText>
          </w:r>
        </w:del>
      </w:ins>
      <w:del w:id="111" w:author="Hong Deng [2]" w:date="2026-04-06T14:55:00Z" w16du:dateUtc="2026-04-06T06:55:00Z">
        <w:r w:rsidR="00415219" w:rsidDel="00B057F2">
          <w:rPr>
            <w:rFonts w:eastAsia="DengXian"/>
            <w:kern w:val="2"/>
          </w:rPr>
          <w:fldChar w:fldCharType="begin"/>
        </w:r>
        <w:r w:rsidR="004D4678" w:rsidDel="00B057F2">
          <w:rPr>
            <w:rFonts w:eastAsia="DengXian"/>
            <w:kern w:val="2"/>
          </w:rPr>
          <w:delInstrText xml:space="preserve"> ADDIN EN.CITE &lt;EndNote&gt;&lt;Cite&gt;&lt;Author&gt;Chen&lt;/Author&gt;&lt;Year&gt;2005&lt;/Year&gt;&lt;RecNum&gt;117&lt;/RecNum&gt;&lt;DisplayText&gt;(Chen 2005, J. Kammeyer-Mueller et al. 2013)&lt;/DisplayText&gt;&lt;record&gt;&lt;rec-number&gt;117&lt;/rec-number&gt;&lt;foreign-keys&gt;&lt;key app="EN" db-id="dtfvx5dd9wzs0re0zrmve9tj9p5fwat5spas" timestamp="1722165922"&gt;117&lt;/key&gt;&lt;/foreign-keys&gt;&lt;ref-type name="Journal Article"&gt;17&lt;/ref-type&gt;&lt;contributors&gt;&lt;authors&gt;&lt;author&gt;Chen, Gilad&lt;/author&gt;&lt;/authors&gt;&lt;/contributors&gt;&lt;titles&gt;&lt;title&gt;Newcomer adaptation in teams: Multilevel antecedents and outcomes&lt;/title&gt;&lt;secondary-title&gt;Academy of Management Journal&lt;/secondary-title&gt;&lt;/titles&gt;&lt;periodical&gt;&lt;full-title&gt;Academy of Management Journal&lt;/full-title&gt;&lt;/periodical&gt;&lt;pages&gt;101-116&lt;/pages&gt;&lt;volume&gt;48&lt;/volume&gt;&lt;number&gt;1&lt;/number&gt;&lt;dates&gt;&lt;year&gt;2005&lt;/year&gt;&lt;/dates&gt;&lt;isbn&gt;0001-4273&lt;/isbn&gt;&lt;urls&gt;&lt;/urls&gt;&lt;/record&gt;&lt;/Cite&gt;&lt;Cite&gt;&lt;Author&gt;Kammeyer-Mueller&lt;/Author&gt;&lt;Year&gt;2013&lt;/Year&gt;&lt;RecNum&gt;148&lt;/RecNum&gt;&lt;record&gt;&lt;rec-number&gt;148&lt;/rec-number&gt;&lt;foreign-keys&gt;&lt;key app="EN" db-id="dtfvx5dd9wzs0re0zrmve9tj9p5fwat5spas" timestamp="1737285778"&gt;148&lt;/key&gt;&lt;/foreign-keys&gt;&lt;ref-type name="Journal Article"&gt;17&lt;/ref-type&gt;&lt;contributors&gt;&lt;authors&gt;&lt;author&gt;Kammeyer-Mueller, John&lt;/author&gt;&lt;author&gt;Wanberg, Connie&lt;/author&gt;&lt;author&gt;Rubenstein, Alex&lt;/author&gt;&lt;author&gt;Song, Zhaoli&lt;/author&gt;&lt;/authors&gt;&lt;/contributors&gt;&lt;titles&gt;&lt;title&gt;Support, undermining, and newcomer socialization: Fitting in during the first 90 days&lt;/title&gt;&lt;secondary-title&gt;Academy of Management journal&lt;/secondary-title&gt;&lt;/titles&gt;&lt;periodical&gt;&lt;full-title&gt;Academy of Management Journal&lt;/full-title&gt;&lt;/periodical&gt;&lt;pages&gt;1104-1124&lt;/pages&gt;&lt;volume&gt;56&lt;/volume&gt;&lt;number&gt;4&lt;/number&gt;&lt;dates&gt;&lt;year&gt;2013&lt;/year&gt;&lt;/dates&gt;&lt;isbn&gt;0001-4273&lt;/isbn&gt;&lt;urls&gt;&lt;/urls&gt;&lt;/record&gt;&lt;/Cite&gt;&lt;/EndNote&gt;</w:delInstrText>
        </w:r>
        <w:r w:rsidR="00415219" w:rsidDel="00B057F2">
          <w:rPr>
            <w:rFonts w:eastAsia="DengXian"/>
            <w:kern w:val="2"/>
          </w:rPr>
          <w:fldChar w:fldCharType="separate"/>
        </w:r>
        <w:r w:rsidR="003D416A" w:rsidDel="00B057F2">
          <w:rPr>
            <w:rFonts w:eastAsia="DengXian"/>
            <w:noProof/>
            <w:kern w:val="2"/>
          </w:rPr>
          <w:delText>(Chen 2005, J. Kammeyer-Mueller et al. 2013)</w:delText>
        </w:r>
        <w:r w:rsidR="00415219" w:rsidDel="00B057F2">
          <w:rPr>
            <w:rFonts w:eastAsia="DengXian"/>
            <w:kern w:val="2"/>
          </w:rPr>
          <w:fldChar w:fldCharType="end"/>
        </w:r>
      </w:del>
      <w:ins w:id="112" w:author="Hong Deng" w:date="2026-04-04T10:44:00Z" w16du:dateUtc="2026-04-04T02:44:00Z">
        <w:del w:id="113" w:author="Hong Deng [2]" w:date="2026-04-06T14:55:00Z" w16du:dateUtc="2026-04-06T06:55:00Z">
          <w:r w:rsidR="00357AAB" w:rsidDel="00B057F2">
            <w:rPr>
              <w:rFonts w:eastAsia="DengXian" w:hint="eastAsia"/>
              <w:kern w:val="2"/>
            </w:rPr>
            <w:delText xml:space="preserve">. </w:delText>
          </w:r>
        </w:del>
      </w:ins>
      <w:ins w:id="114" w:author="Hong Deng" w:date="2026-04-04T11:08:00Z" w16du:dateUtc="2026-04-04T03:08:00Z">
        <w:del w:id="115" w:author="Hong Deng [2]" w:date="2026-04-06T15:55:00Z" w16du:dateUtc="2026-04-06T07:55:00Z">
          <w:r w:rsidR="009E63D6" w:rsidDel="00BE5B9E">
            <w:rPr>
              <w:rFonts w:eastAsia="DengXian"/>
              <w:kern w:val="2"/>
            </w:rPr>
            <w:delText>T</w:delText>
          </w:r>
          <w:r w:rsidR="009E63D6" w:rsidDel="00BE5B9E">
            <w:rPr>
              <w:rFonts w:eastAsia="DengXian" w:hint="eastAsia"/>
              <w:kern w:val="2"/>
            </w:rPr>
            <w:delText>herefore</w:delText>
          </w:r>
        </w:del>
      </w:ins>
      <w:ins w:id="116" w:author="Hong Deng [2]" w:date="2026-05-24T13:10:00Z" w16du:dateUtc="2026-05-24T05:10:00Z">
        <w:del w:id="117" w:author="Hong Deng" w:date="2026-06-04T09:53:00Z" w16du:dateUtc="2026-06-04T01:53:00Z">
          <w:r w:rsidDel="00D8088D">
            <w:rPr>
              <w:rFonts w:eastAsia="DengXian"/>
              <w:kern w:val="2"/>
            </w:rPr>
            <w:delText>S</w:delText>
          </w:r>
        </w:del>
      </w:ins>
      <w:ins w:id="118" w:author="Hong Deng" w:date="2026-04-04T11:08:00Z" w16du:dateUtc="2026-04-04T03:08:00Z">
        <w:del w:id="119" w:author="Hong Deng [2]" w:date="2026-05-24T13:10:00Z" w16du:dateUtc="2026-05-24T05:10:00Z">
          <w:r w:rsidR="009E63D6" w:rsidDel="005822CA">
            <w:rPr>
              <w:rFonts w:eastAsia="DengXian" w:hint="eastAsia"/>
              <w:kern w:val="2"/>
            </w:rPr>
            <w:delText xml:space="preserve">, </w:delText>
          </w:r>
        </w:del>
      </w:ins>
      <w:ins w:id="120" w:author="Hong Deng" w:date="2026-04-04T16:00:00Z" w16du:dateUtc="2026-04-04T08:00:00Z">
        <w:del w:id="121" w:author="Hong Deng [2]" w:date="2026-05-24T13:10:00Z" w16du:dateUtc="2026-05-24T05:10:00Z">
          <w:r w:rsidR="00765FFC" w:rsidDel="005822CA">
            <w:rPr>
              <w:rFonts w:eastAsia="DengXian"/>
              <w:kern w:val="2"/>
            </w:rPr>
            <w:delText>s</w:delText>
          </w:r>
        </w:del>
        <w:r w:rsidR="00765FFC">
          <w:rPr>
            <w:rFonts w:eastAsia="DengXian"/>
            <w:kern w:val="2"/>
          </w:rPr>
          <w:t>ocialization</w:t>
        </w:r>
      </w:ins>
      <w:ins w:id="122" w:author="Hong Deng" w:date="2026-04-04T11:08:00Z" w16du:dateUtc="2026-04-04T03:08:00Z">
        <w:r w:rsidR="009E63D6">
          <w:rPr>
            <w:rFonts w:eastAsia="DengXian" w:hint="eastAsia"/>
            <w:kern w:val="2"/>
          </w:rPr>
          <w:t xml:space="preserve"> </w:t>
        </w:r>
        <w:del w:id="123" w:author="Hong Deng [2]" w:date="2026-04-06T15:50:00Z" w16du:dateUtc="2026-04-06T07:50:00Z">
          <w:r w:rsidR="009E63D6" w:rsidDel="00BE5B9E">
            <w:rPr>
              <w:rFonts w:eastAsia="DengXian" w:hint="eastAsia"/>
              <w:kern w:val="2"/>
            </w:rPr>
            <w:delText>literature</w:delText>
          </w:r>
        </w:del>
      </w:ins>
      <w:ins w:id="124" w:author="Hong Deng [2]" w:date="2026-04-06T15:50:00Z" w16du:dateUtc="2026-04-06T07:50:00Z">
        <w:r w:rsidR="00BE5B9E">
          <w:rPr>
            <w:rFonts w:eastAsia="DengXian" w:hint="eastAsia"/>
            <w:kern w:val="2"/>
          </w:rPr>
          <w:t>research</w:t>
        </w:r>
      </w:ins>
      <w:ins w:id="125" w:author="Hong Deng" w:date="2026-04-04T11:08:00Z" w16du:dateUtc="2026-04-04T03:08:00Z">
        <w:r w:rsidR="009E63D6">
          <w:rPr>
            <w:rFonts w:eastAsia="DengXian" w:hint="eastAsia"/>
            <w:kern w:val="2"/>
          </w:rPr>
          <w:t xml:space="preserve"> has </w:t>
        </w:r>
      </w:ins>
      <w:ins w:id="126" w:author="Hong Deng [2]" w:date="2026-04-06T15:17:00Z" w16du:dateUtc="2026-04-06T07:17:00Z">
        <w:r w:rsidR="00DA0452">
          <w:rPr>
            <w:rFonts w:eastAsia="DengXian" w:hint="eastAsia"/>
            <w:kern w:val="2"/>
          </w:rPr>
          <w:t xml:space="preserve">devoted </w:t>
        </w:r>
        <w:del w:id="127" w:author="Hong Deng" w:date="2026-05-25T12:33:00Z" w16du:dateUtc="2026-05-25T04:33:00Z">
          <w:r w:rsidR="00DA0452" w:rsidDel="009F5082">
            <w:rPr>
              <w:rFonts w:eastAsia="DengXian" w:hint="eastAsia"/>
              <w:kern w:val="2"/>
            </w:rPr>
            <w:delText xml:space="preserve">considerable </w:delText>
          </w:r>
        </w:del>
      </w:ins>
      <w:ins w:id="128" w:author="Hong Deng" w:date="2026-05-25T12:33:00Z" w16du:dateUtc="2026-05-25T04:33:00Z">
        <w:r w:rsidR="009F5082">
          <w:rPr>
            <w:rFonts w:eastAsia="DengXian"/>
            <w:kern w:val="2"/>
          </w:rPr>
          <w:t xml:space="preserve">much </w:t>
        </w:r>
      </w:ins>
      <w:ins w:id="129" w:author="Hong Deng [2]" w:date="2026-04-06T15:17:00Z" w16du:dateUtc="2026-04-06T07:17:00Z">
        <w:r w:rsidR="00DA0452">
          <w:rPr>
            <w:rFonts w:eastAsia="DengXian" w:hint="eastAsia"/>
            <w:kern w:val="2"/>
          </w:rPr>
          <w:t xml:space="preserve">attention to </w:t>
        </w:r>
      </w:ins>
      <w:ins w:id="130" w:author="Hong Deng" w:date="2026-04-04T15:44:00Z" w16du:dateUtc="2026-04-04T07:44:00Z">
        <w:del w:id="131" w:author="Hong Deng [2]" w:date="2026-04-06T15:17:00Z" w16du:dateUtc="2026-04-06T07:17:00Z">
          <w:r w:rsidR="008B2B49" w:rsidDel="00DA0452">
            <w:rPr>
              <w:rFonts w:eastAsia="DengXian"/>
              <w:kern w:val="2"/>
            </w:rPr>
            <w:delText>built</w:delText>
          </w:r>
        </w:del>
      </w:ins>
      <w:ins w:id="132" w:author="Hong Deng" w:date="2026-04-04T11:08:00Z" w16du:dateUtc="2026-04-04T03:08:00Z">
        <w:del w:id="133" w:author="Hong Deng [2]" w:date="2026-04-06T15:17:00Z" w16du:dateUtc="2026-04-06T07:17:00Z">
          <w:r w:rsidR="009E63D6" w:rsidDel="00DA0452">
            <w:rPr>
              <w:rFonts w:eastAsia="DengXian" w:hint="eastAsia"/>
              <w:kern w:val="2"/>
            </w:rPr>
            <w:delText xml:space="preserve"> a rich understanding of </w:delText>
          </w:r>
        </w:del>
        <w:r w:rsidR="009E63D6">
          <w:rPr>
            <w:rFonts w:eastAsia="DengXian" w:hint="eastAsia"/>
            <w:kern w:val="2"/>
          </w:rPr>
          <w:t xml:space="preserve">what facilitates </w:t>
        </w:r>
        <w:del w:id="134" w:author="Hong Deng [2]" w:date="2026-04-06T15:17:00Z" w16du:dateUtc="2026-04-06T07:17:00Z">
          <w:r w:rsidR="009E63D6" w:rsidDel="00DA0452">
            <w:rPr>
              <w:rFonts w:eastAsia="DengXian" w:hint="eastAsia"/>
              <w:kern w:val="2"/>
            </w:rPr>
            <w:delText>successful entry</w:delText>
          </w:r>
        </w:del>
      </w:ins>
      <w:ins w:id="135" w:author="Hong Deng [2]" w:date="2026-04-06T15:17:00Z" w16du:dateUtc="2026-04-06T07:17:00Z">
        <w:r w:rsidR="00DA0452">
          <w:rPr>
            <w:rFonts w:eastAsia="DengXian" w:hint="eastAsia"/>
            <w:kern w:val="2"/>
          </w:rPr>
          <w:t>newcomer learning</w:t>
        </w:r>
      </w:ins>
      <w:ins w:id="136" w:author="Hong Deng" w:date="2026-06-11T16:28:00Z" w16du:dateUtc="2026-06-11T08:28:00Z">
        <w:r w:rsidR="00D427A4">
          <w:rPr>
            <w:rFonts w:eastAsia="DengXian" w:hint="eastAsia"/>
            <w:kern w:val="2"/>
          </w:rPr>
          <w:t xml:space="preserve"> in training programs </w:t>
        </w:r>
        <w:r w:rsidR="00D427A4">
          <w:rPr>
            <w:rFonts w:eastAsia="DengXian"/>
            <w:kern w:val="2"/>
          </w:rPr>
          <w:t>and</w:t>
        </w:r>
        <w:r w:rsidR="00D427A4">
          <w:rPr>
            <w:rFonts w:eastAsia="DengXian" w:hint="eastAsia"/>
            <w:kern w:val="2"/>
          </w:rPr>
          <w:t xml:space="preserve"> daily work</w:t>
        </w:r>
      </w:ins>
    </w:p>
    <w:p w14:paraId="26A374EA" w14:textId="4587AE09" w:rsidR="00BE5B9E" w:rsidRDefault="009C0C59" w:rsidP="000D1C5E">
      <w:pPr>
        <w:snapToGrid w:val="0"/>
        <w:spacing w:line="480" w:lineRule="auto"/>
        <w:ind w:firstLine="720"/>
        <w:rPr>
          <w:ins w:id="137" w:author="Hong Deng [2]" w:date="2026-04-06T15:54:00Z" w16du:dateUtc="2026-04-06T07:54:00Z"/>
          <w:rFonts w:eastAsia="DengXian"/>
          <w:kern w:val="2"/>
        </w:rPr>
      </w:pPr>
      <w:del w:id="138" w:author="Hong Deng" w:date="2026-04-04T11:09:00Z" w16du:dateUtc="2026-04-04T03:09:00Z">
        <w:r w:rsidDel="00404DE8">
          <w:rPr>
            <w:rFonts w:eastAsia="DengXian"/>
            <w:kern w:val="2"/>
          </w:rPr>
          <w:delText xml:space="preserve">Prior studies have underscored the importance of helping newcomers achieve mastery of both tasks and relationships for effective adjustment —through </w:delText>
        </w:r>
      </w:del>
      <w:del w:id="139" w:author="Hong Deng" w:date="2026-05-25T12:32:00Z" w16du:dateUtc="2026-05-25T04:32:00Z">
        <w:r w:rsidDel="000D1C5E">
          <w:rPr>
            <w:rFonts w:eastAsia="DengXian"/>
            <w:kern w:val="2"/>
          </w:rPr>
          <w:delText xml:space="preserve">formal socialization programs </w:delText>
        </w:r>
      </w:del>
      <w:del w:id="140" w:author="Hong Deng" w:date="2026-04-04T11:09:00Z" w16du:dateUtc="2026-04-04T03:09:00Z">
        <w:r w:rsidDel="00F93650">
          <w:rPr>
            <w:rFonts w:eastAsia="DengXian"/>
            <w:kern w:val="2"/>
          </w:rPr>
          <w:delText>and informal personal initiatives</w:delText>
        </w:r>
      </w:del>
      <w:r>
        <w:rPr>
          <w:rFonts w:eastAsia="DengXian"/>
          <w:kern w:val="2"/>
        </w:rPr>
        <w:t xml:space="preserve"> </w:t>
      </w:r>
      <w:r>
        <w:rPr>
          <w:rFonts w:eastAsia="DengXian"/>
          <w:kern w:val="2"/>
        </w:rPr>
        <w:fldChar w:fldCharType="begin">
          <w:fldData xml:space="preserve">PEVuZE5vdGU+PENpdGU+PEF1dGhvcj5CYXVlcjwvQXV0aG9yPjxZZWFyPjIwMTQ8L1llYXI+PFJl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</w:fldData>
        </w:fldChar>
      </w:r>
      <w:r w:rsidR="00ED7C4A">
        <w:rPr>
          <w:rFonts w:eastAsia="DengXian"/>
          <w:kern w:val="2"/>
        </w:rPr>
        <w:instrText xml:space="preserve"> ADDIN EN.CITE </w:instrText>
      </w:r>
      <w:r w:rsidR="00ED7C4A">
        <w:rPr>
          <w:rFonts w:eastAsia="DengXian"/>
          <w:kern w:val="2"/>
        </w:rPr>
        <w:fldChar w:fldCharType="begin">
          <w:fldData xml:space="preserve">PEVuZE5vdGU+PENpdGU+PEF1dGhvcj5CYXVlcjwvQXV0aG9yPjxZZWFyPjIwMTQ8L1llYXI+PFJl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</w:fldData>
        </w:fldChar>
      </w:r>
      <w:r w:rsidR="00ED7C4A">
        <w:rPr>
          <w:rFonts w:eastAsia="DengXian"/>
          <w:kern w:val="2"/>
        </w:rPr>
        <w:instrText xml:space="preserve"> ADDIN EN.CITE.DATA </w:instrText>
      </w:r>
      <w:r w:rsidR="00ED7C4A">
        <w:rPr>
          <w:rFonts w:eastAsia="DengXian"/>
          <w:kern w:val="2"/>
        </w:rPr>
      </w:r>
      <w:r w:rsidR="00ED7C4A">
        <w:rPr>
          <w:rFonts w:eastAsia="DengXian"/>
          <w:kern w:val="2"/>
        </w:rPr>
        <w:fldChar w:fldCharType="end"/>
      </w:r>
      <w:r>
        <w:rPr>
          <w:rFonts w:eastAsia="DengXian"/>
          <w:kern w:val="2"/>
        </w:rPr>
        <w:fldChar w:fldCharType="separate"/>
      </w:r>
      <w:r w:rsidR="00ED7C4A">
        <w:rPr>
          <w:rFonts w:eastAsia="DengXian" w:hint="eastAsia"/>
          <w:noProof/>
          <w:kern w:val="2"/>
        </w:rPr>
        <w:t>(Cooper</w:t>
      </w:r>
      <w:r w:rsidR="00ED7C4A">
        <w:rPr>
          <w:rFonts w:eastAsia="DengXian" w:hint="eastAsia"/>
          <w:noProof/>
          <w:kern w:val="2"/>
        </w:rPr>
        <w:t>‐</w:t>
      </w:r>
      <w:r w:rsidR="00ED7C4A">
        <w:rPr>
          <w:rFonts w:eastAsia="DengXian" w:hint="eastAsia"/>
          <w:noProof/>
          <w:kern w:val="2"/>
        </w:rPr>
        <w:t>Thomas and Anderson 2006, Gruman et al. 2006, Bauer and Erdogan 2014, Zhao et al. 2023)</w:t>
      </w:r>
      <w:r>
        <w:rPr>
          <w:rFonts w:eastAsia="DengXian"/>
          <w:kern w:val="2"/>
        </w:rPr>
        <w:fldChar w:fldCharType="end"/>
      </w:r>
      <w:r>
        <w:rPr>
          <w:rFonts w:eastAsia="DengXian"/>
          <w:kern w:val="2"/>
        </w:rPr>
        <w:t xml:space="preserve">. </w:t>
      </w:r>
      <w:ins w:id="141" w:author="Hong Deng [2]" w:date="2026-04-06T15:04:00Z" w16du:dateUtc="2026-04-06T07:04:00Z">
        <w:r w:rsidR="00B057F2">
          <w:rPr>
            <w:rFonts w:eastAsia="DengXian"/>
            <w:kern w:val="2"/>
          </w:rPr>
          <w:t>W</w:t>
        </w:r>
        <w:r w:rsidR="00B057F2">
          <w:rPr>
            <w:rFonts w:eastAsia="DengXian" w:hint="eastAsia"/>
            <w:kern w:val="2"/>
          </w:rPr>
          <w:t xml:space="preserve">ithin this body of work, </w:t>
        </w:r>
      </w:ins>
      <w:ins w:id="142" w:author="Hong Deng [2]" w:date="2026-04-06T15:05:00Z" w16du:dateUtc="2026-04-06T07:05:00Z">
        <w:r w:rsidR="00B057F2">
          <w:rPr>
            <w:rFonts w:eastAsia="DengXian" w:hint="eastAsia"/>
            <w:kern w:val="2"/>
          </w:rPr>
          <w:t xml:space="preserve">individual </w:t>
        </w:r>
        <w:r w:rsidR="00B057F2">
          <w:rPr>
            <w:rFonts w:eastAsia="DengXian"/>
            <w:kern w:val="2"/>
          </w:rPr>
          <w:t>dispositions</w:t>
        </w:r>
        <w:r w:rsidR="00B057F2">
          <w:rPr>
            <w:rFonts w:eastAsia="DengXian" w:hint="eastAsia"/>
            <w:kern w:val="2"/>
          </w:rPr>
          <w:t xml:space="preserve"> such as learning goal orientation </w:t>
        </w:r>
      </w:ins>
      <w:ins w:id="143" w:author="Hong Deng [2]" w:date="2026-04-06T15:18:00Z" w16du:dateUtc="2026-04-06T07:18:00Z">
        <w:r w:rsidR="00DA0452">
          <w:rPr>
            <w:rFonts w:eastAsia="DengXian" w:hint="eastAsia"/>
            <w:kern w:val="2"/>
          </w:rPr>
          <w:t xml:space="preserve">and proactive personality </w:t>
        </w:r>
      </w:ins>
      <w:ins w:id="144" w:author="Hong Deng [2]" w:date="2026-04-06T15:05:00Z" w16du:dateUtc="2026-04-06T07:05:00Z">
        <w:r w:rsidR="00B057F2">
          <w:rPr>
            <w:rFonts w:eastAsia="DengXian" w:hint="eastAsia"/>
            <w:kern w:val="2"/>
          </w:rPr>
          <w:t>have been shown to channel newcomers</w:t>
        </w:r>
        <w:r w:rsidR="00B057F2">
          <w:rPr>
            <w:rFonts w:eastAsia="DengXian"/>
            <w:kern w:val="2"/>
          </w:rPr>
          <w:t>’</w:t>
        </w:r>
        <w:r w:rsidR="00B057F2">
          <w:rPr>
            <w:rFonts w:eastAsia="DengXian" w:hint="eastAsia"/>
            <w:kern w:val="2"/>
          </w:rPr>
          <w:t xml:space="preserve"> desire to learn</w:t>
        </w:r>
      </w:ins>
      <w:ins w:id="145" w:author="Hong Deng [2]" w:date="2026-04-06T15:07:00Z" w16du:dateUtc="2026-04-06T07:07:00Z">
        <w:r w:rsidR="00786FE0">
          <w:rPr>
            <w:rFonts w:eastAsia="DengXian" w:hint="eastAsia"/>
            <w:kern w:val="2"/>
          </w:rPr>
          <w:t xml:space="preserve"> </w:t>
        </w:r>
      </w:ins>
      <w:r w:rsidR="00786FE0">
        <w:rPr>
          <w:rFonts w:eastAsia="DengXian"/>
          <w:kern w:val="2"/>
        </w:rPr>
        <w:fldChar w:fldCharType="begin">
          <w:fldData xml:space="preserve">PEVuZE5vdGU+PENpdGU+PEF1dGhvcj5UYW48L0F1dGhvcj48WWVhcj4yMDE2PC9ZZWFyPjxSZWNO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</w:fldData>
        </w:fldChar>
      </w:r>
      <w:r w:rsidR="00871C2E">
        <w:rPr>
          <w:rFonts w:eastAsia="DengXian"/>
          <w:kern w:val="2"/>
        </w:rPr>
        <w:instrText xml:space="preserve"> ADDIN EN.CITE </w:instrText>
      </w:r>
      <w:r w:rsidR="00871C2E">
        <w:rPr>
          <w:rFonts w:eastAsia="DengXian"/>
          <w:kern w:val="2"/>
        </w:rPr>
        <w:fldChar w:fldCharType="begin">
          <w:fldData xml:space="preserve">PEVuZE5vdGU+PENpdGU+PEF1dGhvcj5UYW48L0F1dGhvcj48WWVhcj4yMDE2PC9ZZWFyPjxSZWNO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</w:fldData>
        </w:fldChar>
      </w:r>
      <w:r w:rsidR="00871C2E">
        <w:rPr>
          <w:rFonts w:eastAsia="DengXian"/>
          <w:kern w:val="2"/>
        </w:rPr>
        <w:instrText xml:space="preserve"> ADDIN EN.CITE.DATA </w:instrText>
      </w:r>
      <w:r w:rsidR="00871C2E">
        <w:rPr>
          <w:rFonts w:eastAsia="DengXian"/>
          <w:kern w:val="2"/>
        </w:rPr>
      </w:r>
      <w:r w:rsidR="00871C2E">
        <w:rPr>
          <w:rFonts w:eastAsia="DengXian"/>
          <w:kern w:val="2"/>
        </w:rPr>
        <w:fldChar w:fldCharType="end"/>
      </w:r>
      <w:r w:rsidR="00786FE0">
        <w:rPr>
          <w:rFonts w:eastAsia="DengXian"/>
          <w:kern w:val="2"/>
        </w:rPr>
        <w:fldChar w:fldCharType="separate"/>
      </w:r>
      <w:r w:rsidR="00871C2E">
        <w:rPr>
          <w:rFonts w:eastAsia="DengXian"/>
          <w:noProof/>
          <w:kern w:val="2"/>
        </w:rPr>
        <w:t>(e.g., Cooper-Thomas et al. 2014, Tan et al. 2016, Gao et al. 2024, Pang et al. in press)</w:t>
      </w:r>
      <w:r w:rsidR="00786FE0">
        <w:rPr>
          <w:rFonts w:eastAsia="DengXian"/>
          <w:kern w:val="2"/>
        </w:rPr>
        <w:fldChar w:fldCharType="end"/>
      </w:r>
      <w:ins w:id="146" w:author="Hong Deng [2]" w:date="2026-04-06T15:05:00Z" w16du:dateUtc="2026-04-06T07:05:00Z">
        <w:r w:rsidR="00B057F2">
          <w:rPr>
            <w:rFonts w:eastAsia="DengXian" w:hint="eastAsia"/>
            <w:kern w:val="2"/>
          </w:rPr>
          <w:t xml:space="preserve">, while </w:t>
        </w:r>
      </w:ins>
      <w:ins w:id="147" w:author="Hong Deng [2]" w:date="2026-04-06T15:51:00Z" w16du:dateUtc="2026-04-06T07:51:00Z">
        <w:r w:rsidR="00BE5B9E">
          <w:rPr>
            <w:rFonts w:eastAsia="DengXian" w:hint="eastAsia"/>
            <w:kern w:val="2"/>
          </w:rPr>
          <w:t>relational</w:t>
        </w:r>
      </w:ins>
      <w:ins w:id="148" w:author="Hong Deng [2]" w:date="2026-04-06T15:05:00Z" w16du:dateUtc="2026-04-06T07:05:00Z">
        <w:r w:rsidR="00B057F2">
          <w:rPr>
            <w:rFonts w:eastAsia="DengXian" w:hint="eastAsia"/>
            <w:kern w:val="2"/>
          </w:rPr>
          <w:t xml:space="preserve"> climates such as psychological safety </w:t>
        </w:r>
      </w:ins>
      <w:ins w:id="149" w:author="Hong Deng [2]" w:date="2026-05-24T13:11:00Z" w16du:dateUtc="2026-05-24T05:11:00Z">
        <w:r w:rsidR="005822CA">
          <w:rPr>
            <w:rFonts w:eastAsia="DengXian"/>
            <w:kern w:val="2"/>
          </w:rPr>
          <w:t>encourage</w:t>
        </w:r>
      </w:ins>
      <w:ins w:id="150" w:author="Hong Deng [2]" w:date="2026-04-06T15:06:00Z" w16du:dateUtc="2026-04-06T07:06:00Z">
        <w:r w:rsidR="00B057F2">
          <w:rPr>
            <w:rFonts w:eastAsia="DengXian" w:hint="eastAsia"/>
            <w:kern w:val="2"/>
          </w:rPr>
          <w:t xml:space="preserve"> newcomers </w:t>
        </w:r>
      </w:ins>
      <w:ins w:id="151" w:author="Hong Deng" w:date="2026-05-06T09:21:00Z" w16du:dateUtc="2026-05-06T01:21:00Z">
        <w:del w:id="152" w:author="Hong Deng [2]" w:date="2026-05-24T13:11:00Z" w16du:dateUtc="2026-05-24T05:11:00Z">
          <w:r w:rsidR="00E17EEF" w:rsidDel="005822CA">
            <w:rPr>
              <w:rFonts w:eastAsia="DengXian" w:hint="eastAsia"/>
              <w:kern w:val="2"/>
            </w:rPr>
            <w:delText>a cushion</w:delText>
          </w:r>
        </w:del>
      </w:ins>
      <w:ins w:id="153" w:author="Hong Deng [2]" w:date="2026-04-06T15:06:00Z" w16du:dateUtc="2026-04-06T07:06:00Z">
        <w:r w:rsidR="00B057F2">
          <w:rPr>
            <w:rFonts w:eastAsia="DengXian" w:hint="eastAsia"/>
            <w:kern w:val="2"/>
          </w:rPr>
          <w:t>to take risks and admit mistakes without fear of punishment</w:t>
        </w:r>
      </w:ins>
      <w:ins w:id="154" w:author="Hong Deng [2]" w:date="2026-04-06T15:24:00Z" w16du:dateUtc="2026-04-06T07:24:00Z">
        <w:r w:rsidR="00DA0452">
          <w:rPr>
            <w:rFonts w:eastAsia="DengXian" w:hint="eastAsia"/>
            <w:kern w:val="2"/>
          </w:rPr>
          <w:t xml:space="preserve"> </w:t>
        </w:r>
      </w:ins>
      <w:r w:rsidR="00DA0452">
        <w:rPr>
          <w:rFonts w:eastAsia="DengXian"/>
          <w:kern w:val="2"/>
        </w:rPr>
        <w:fldChar w:fldCharType="begin">
          <w:fldData xml:space="preserve">PEVuZE5vdGU+PENpdGU+PEF1dGhvcj5Nb250YW5pPC9BdXRob3I+PFllYXI+MjAyNTwvWWVhcj48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</w:fldData>
        </w:fldChar>
      </w:r>
      <w:r w:rsidR="00B83F43">
        <w:rPr>
          <w:rFonts w:eastAsia="DengXian"/>
          <w:kern w:val="2"/>
        </w:rPr>
        <w:instrText xml:space="preserve"> ADDIN EN.CITE </w:instrText>
      </w:r>
      <w:r w:rsidR="00B83F43">
        <w:rPr>
          <w:rFonts w:eastAsia="DengXian"/>
          <w:kern w:val="2"/>
        </w:rPr>
        <w:fldChar w:fldCharType="begin">
          <w:fldData xml:space="preserve">PEVuZE5vdGU+PENpdGU+PEF1dGhvcj5Nb250YW5pPC9BdXRob3I+PFllYXI+MjAyNTwvWWVhcj48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</w:fldData>
        </w:fldChar>
      </w:r>
      <w:r w:rsidR="00B83F43">
        <w:rPr>
          <w:rFonts w:eastAsia="DengXian"/>
          <w:kern w:val="2"/>
        </w:rPr>
        <w:instrText xml:space="preserve"> ADDIN EN.CITE.DATA </w:instrText>
      </w:r>
      <w:r w:rsidR="00B83F43">
        <w:rPr>
          <w:rFonts w:eastAsia="DengXian"/>
          <w:kern w:val="2"/>
        </w:rPr>
      </w:r>
      <w:r w:rsidR="00B83F43">
        <w:rPr>
          <w:rFonts w:eastAsia="DengXian"/>
          <w:kern w:val="2"/>
        </w:rPr>
        <w:fldChar w:fldCharType="end"/>
      </w:r>
      <w:r w:rsidR="00DA0452">
        <w:rPr>
          <w:rFonts w:eastAsia="DengXian"/>
          <w:kern w:val="2"/>
        </w:rPr>
        <w:fldChar w:fldCharType="separate"/>
      </w:r>
      <w:r w:rsidR="00B83F43">
        <w:rPr>
          <w:rFonts w:eastAsia="DengXian"/>
          <w:noProof/>
          <w:kern w:val="2"/>
        </w:rPr>
        <w:t>(e.g., Mornata and Cassar 2018, Mukerjee and Metiu 2022, Montani et al. 2025)</w:t>
      </w:r>
      <w:r w:rsidR="00DA0452">
        <w:rPr>
          <w:rFonts w:eastAsia="DengXian"/>
          <w:kern w:val="2"/>
        </w:rPr>
        <w:fldChar w:fldCharType="end"/>
      </w:r>
      <w:ins w:id="155" w:author="Hong Deng [2]" w:date="2026-04-06T15:06:00Z" w16du:dateUtc="2026-04-06T07:06:00Z">
        <w:r w:rsidR="00B057F2">
          <w:rPr>
            <w:rFonts w:eastAsia="DengXian" w:hint="eastAsia"/>
            <w:kern w:val="2"/>
          </w:rPr>
          <w:t>.</w:t>
        </w:r>
      </w:ins>
      <w:ins w:id="156" w:author="Hong Deng [2]" w:date="2026-04-06T15:34:00Z" w16du:dateUtc="2026-04-06T07:34:00Z">
        <w:r w:rsidR="001A1E21">
          <w:rPr>
            <w:rFonts w:eastAsia="DengXian" w:hint="eastAsia"/>
            <w:kern w:val="2"/>
          </w:rPr>
          <w:t xml:space="preserve"> </w:t>
        </w:r>
      </w:ins>
    </w:p>
    <w:p w14:paraId="0534AD17" w14:textId="522C88A0" w:rsidR="00765FFC" w:rsidDel="00B057F2" w:rsidRDefault="005822CA" w:rsidP="00404DE8">
      <w:pPr>
        <w:snapToGrid w:val="0"/>
        <w:spacing w:line="480" w:lineRule="auto"/>
        <w:ind w:firstLine="720"/>
        <w:rPr>
          <w:ins w:id="157" w:author="Hong Deng" w:date="2026-04-04T16:00:00Z" w16du:dateUtc="2026-04-04T08:00:00Z"/>
          <w:del w:id="158" w:author="Hong Deng [2]" w:date="2026-04-06T15:04:00Z" w16du:dateUtc="2026-04-06T07:04:00Z"/>
          <w:rFonts w:eastAsia="DengXian"/>
          <w:kern w:val="2"/>
        </w:rPr>
      </w:pPr>
      <w:ins w:id="159" w:author="Hong Deng [2]" w:date="2026-05-24T13:11:00Z" w16du:dateUtc="2026-05-24T05:11:00Z">
        <w:r>
          <w:rPr>
            <w:rFonts w:eastAsia="DengXian"/>
            <w:kern w:val="2"/>
          </w:rPr>
          <w:t>T</w:t>
        </w:r>
      </w:ins>
      <w:ins w:id="160" w:author="Hong Deng [2]" w:date="2026-04-06T15:34:00Z" w16du:dateUtc="2026-04-06T07:34:00Z">
        <w:r w:rsidR="001A1E21">
          <w:rPr>
            <w:rFonts w:eastAsia="DengXian" w:hint="eastAsia"/>
            <w:kern w:val="2"/>
          </w:rPr>
          <w:t xml:space="preserve">hese </w:t>
        </w:r>
      </w:ins>
      <w:ins w:id="161" w:author="Hong Deng" w:date="2026-05-25T12:34:00Z" w16du:dateUtc="2026-05-25T04:34:00Z">
        <w:r w:rsidR="002E154E">
          <w:rPr>
            <w:rFonts w:eastAsia="DengXian"/>
            <w:kern w:val="2"/>
          </w:rPr>
          <w:t xml:space="preserve">motivational forces </w:t>
        </w:r>
      </w:ins>
      <w:ins w:id="162" w:author="Hong Deng" w:date="2026-06-05T19:47:00Z" w16du:dateUtc="2026-06-05T11:47:00Z">
        <w:r w:rsidR="00770047">
          <w:rPr>
            <w:rFonts w:eastAsia="DengXian"/>
            <w:kern w:val="2"/>
          </w:rPr>
          <w:t>are essential because they explain</w:t>
        </w:r>
        <w:r w:rsidR="00745AB7">
          <w:rPr>
            <w:rFonts w:eastAsia="DengXian"/>
            <w:kern w:val="2"/>
          </w:rPr>
          <w:t xml:space="preserve"> why newcomer</w:t>
        </w:r>
      </w:ins>
      <w:ins w:id="163" w:author="Hong Deng" w:date="2026-06-05T19:48:00Z" w16du:dateUtc="2026-06-05T11:48:00Z">
        <w:r w:rsidR="00745AB7">
          <w:rPr>
            <w:rFonts w:eastAsia="DengXian"/>
            <w:kern w:val="2"/>
          </w:rPr>
          <w:t xml:space="preserve">s </w:t>
        </w:r>
      </w:ins>
      <w:ins w:id="164" w:author="Hong Deng [2]" w:date="2026-04-06T15:34:00Z" w16du:dateUtc="2026-04-06T07:34:00Z">
        <w:del w:id="165" w:author="Hong Deng" w:date="2026-05-25T12:35:00Z" w16du:dateUtc="2026-05-25T04:35:00Z">
          <w:r w:rsidR="001A1E21" w:rsidDel="00277A27">
            <w:rPr>
              <w:rFonts w:eastAsia="DengXian" w:hint="eastAsia"/>
              <w:kern w:val="2"/>
            </w:rPr>
            <w:delText>lines of</w:delText>
          </w:r>
        </w:del>
      </w:ins>
      <w:ins w:id="166" w:author="Hong Deng [2]" w:date="2026-04-06T15:35:00Z" w16du:dateUtc="2026-04-06T07:35:00Z">
        <w:del w:id="167" w:author="Hong Deng" w:date="2026-05-25T12:35:00Z" w16du:dateUtc="2026-05-25T04:35:00Z">
          <w:r w:rsidR="001A1E21" w:rsidDel="00277A27">
            <w:rPr>
              <w:rFonts w:eastAsia="DengXian" w:hint="eastAsia"/>
              <w:kern w:val="2"/>
            </w:rPr>
            <w:delText xml:space="preserve"> work have advanced our understanding of the motivational forces</w:delText>
          </w:r>
        </w:del>
      </w:ins>
      <w:ins w:id="168" w:author="Hong Deng [2]" w:date="2026-04-06T15:36:00Z" w16du:dateUtc="2026-04-06T07:36:00Z">
        <w:del w:id="169" w:author="Hong Deng" w:date="2026-05-25T12:35:00Z" w16du:dateUtc="2026-05-25T04:35:00Z">
          <w:r w:rsidR="001A1E21" w:rsidDel="00277A27">
            <w:rPr>
              <w:rFonts w:eastAsia="DengXian" w:hint="eastAsia"/>
              <w:kern w:val="2"/>
            </w:rPr>
            <w:delText xml:space="preserve"> that foster newcomer lea</w:delText>
          </w:r>
        </w:del>
      </w:ins>
      <w:ins w:id="170" w:author="Hong Deng [2]" w:date="2026-04-06T15:37:00Z" w16du:dateUtc="2026-04-06T07:37:00Z">
        <w:del w:id="171" w:author="Hong Deng" w:date="2026-05-25T12:35:00Z" w16du:dateUtc="2026-05-25T04:35:00Z">
          <w:r w:rsidR="001A1E21" w:rsidDel="00277A27">
            <w:rPr>
              <w:rFonts w:eastAsia="DengXian" w:hint="eastAsia"/>
              <w:kern w:val="2"/>
            </w:rPr>
            <w:delText>r</w:delText>
          </w:r>
        </w:del>
      </w:ins>
      <w:ins w:id="172" w:author="Hong Deng [2]" w:date="2026-04-06T15:36:00Z" w16du:dateUtc="2026-04-06T07:36:00Z">
        <w:del w:id="173" w:author="Hong Deng" w:date="2026-05-25T12:35:00Z" w16du:dateUtc="2026-05-25T04:35:00Z">
          <w:r w:rsidR="001A1E21" w:rsidDel="00277A27">
            <w:rPr>
              <w:rFonts w:eastAsia="DengXian" w:hint="eastAsia"/>
              <w:kern w:val="2"/>
            </w:rPr>
            <w:delText>ning</w:delText>
          </w:r>
        </w:del>
      </w:ins>
      <w:ins w:id="174" w:author="Hong Deng [2]" w:date="2026-04-06T15:51:00Z" w16du:dateUtc="2026-04-06T07:51:00Z">
        <w:del w:id="175" w:author="Hong Deng" w:date="2026-05-25T12:35:00Z" w16du:dateUtc="2026-05-25T04:35:00Z">
          <w:r w:rsidR="00BE5B9E" w:rsidDel="00277A27">
            <w:rPr>
              <w:rFonts w:eastAsia="DengXian" w:hint="eastAsia"/>
              <w:kern w:val="2"/>
            </w:rPr>
            <w:delText>:</w:delText>
          </w:r>
          <w:r w:rsidR="00BE5B9E" w:rsidDel="00545802">
            <w:rPr>
              <w:rFonts w:eastAsia="DengXian" w:hint="eastAsia"/>
              <w:kern w:val="2"/>
            </w:rPr>
            <w:delText xml:space="preserve"> the desire to impr</w:delText>
          </w:r>
        </w:del>
      </w:ins>
      <w:ins w:id="176" w:author="Hong Deng [2]" w:date="2026-04-06T15:52:00Z" w16du:dateUtc="2026-04-06T07:52:00Z">
        <w:del w:id="177" w:author="Hong Deng" w:date="2026-05-25T12:35:00Z" w16du:dateUtc="2026-05-25T04:35:00Z">
          <w:r w:rsidR="00BE5B9E" w:rsidDel="00545802">
            <w:rPr>
              <w:rFonts w:eastAsia="DengXian" w:hint="eastAsia"/>
              <w:kern w:val="2"/>
            </w:rPr>
            <w:delText>ove and the</w:delText>
          </w:r>
        </w:del>
        <w:del w:id="178" w:author="Hong Deng" w:date="2026-05-06T09:22:00Z" w16du:dateUtc="2026-05-06T01:22:00Z">
          <w:r w:rsidR="00BE5B9E" w:rsidDel="002E6CF1">
            <w:rPr>
              <w:rFonts w:eastAsia="DengXian" w:hint="eastAsia"/>
              <w:kern w:val="2"/>
            </w:rPr>
            <w:delText xml:space="preserve"> felt</w:delText>
          </w:r>
        </w:del>
        <w:del w:id="179" w:author="Hong Deng" w:date="2026-05-25T12:35:00Z" w16du:dateUtc="2026-05-25T04:35:00Z">
          <w:r w:rsidR="00BE5B9E" w:rsidDel="00545802">
            <w:rPr>
              <w:rFonts w:eastAsia="DengXian" w:hint="eastAsia"/>
              <w:kern w:val="2"/>
            </w:rPr>
            <w:delText xml:space="preserve"> permission to err</w:delText>
          </w:r>
        </w:del>
      </w:ins>
      <w:ins w:id="180" w:author="Hong Deng [2]" w:date="2026-04-06T15:37:00Z" w16du:dateUtc="2026-04-06T07:37:00Z">
        <w:del w:id="181" w:author="Hong Deng" w:date="2026-05-25T12:35:00Z" w16du:dateUtc="2026-05-25T04:35:00Z">
          <w:r w:rsidR="001A1E21" w:rsidDel="00277A27">
            <w:rPr>
              <w:rFonts w:eastAsia="DengXian" w:hint="eastAsia"/>
              <w:kern w:val="2"/>
            </w:rPr>
            <w:delText>.</w:delText>
          </w:r>
          <w:r w:rsidR="005B7B6B" w:rsidDel="00277A27">
            <w:rPr>
              <w:rFonts w:eastAsia="DengXian" w:hint="eastAsia"/>
              <w:kern w:val="2"/>
            </w:rPr>
            <w:delText xml:space="preserve"> </w:delText>
          </w:r>
        </w:del>
      </w:ins>
      <w:ins w:id="182" w:author="Hong Deng [2]" w:date="2026-04-06T15:52:00Z" w16du:dateUtc="2026-04-06T07:52:00Z">
        <w:del w:id="183" w:author="Hong Deng" w:date="2026-05-25T12:35:00Z" w16du:dateUtc="2026-05-25T04:35:00Z">
          <w:r w:rsidR="00BE5B9E" w:rsidDel="00277A27">
            <w:rPr>
              <w:rFonts w:eastAsia="DengXian" w:hint="eastAsia"/>
              <w:kern w:val="2"/>
            </w:rPr>
            <w:delText>Yet</w:delText>
          </w:r>
        </w:del>
      </w:ins>
      <w:ins w:id="184" w:author="Hong Deng [2]" w:date="2026-04-06T15:38:00Z" w16du:dateUtc="2026-04-06T07:38:00Z">
        <w:del w:id="185" w:author="Hong Deng" w:date="2026-05-25T12:35:00Z" w16du:dateUtc="2026-05-25T04:35:00Z">
          <w:r w:rsidR="005B7B6B" w:rsidDel="00277A27">
            <w:rPr>
              <w:rFonts w:eastAsia="DengXian" w:hint="eastAsia"/>
              <w:kern w:val="2"/>
            </w:rPr>
            <w:delText xml:space="preserve"> </w:delText>
          </w:r>
        </w:del>
      </w:ins>
      <w:ins w:id="186" w:author="Hong Deng [2]" w:date="2026-04-06T15:37:00Z" w16du:dateUtc="2026-04-06T07:37:00Z">
        <w:del w:id="187" w:author="Hong Deng" w:date="2026-05-25T12:35:00Z" w16du:dateUtc="2026-05-25T04:35:00Z">
          <w:r w:rsidR="005B7B6B" w:rsidDel="00277A27">
            <w:rPr>
              <w:rFonts w:eastAsia="DengXian" w:hint="eastAsia"/>
              <w:kern w:val="2"/>
            </w:rPr>
            <w:delText>motivation</w:delText>
          </w:r>
        </w:del>
      </w:ins>
      <w:ins w:id="188" w:author="Hong Deng [2]" w:date="2026-04-06T15:38:00Z" w16du:dateUtc="2026-04-06T07:38:00Z">
        <w:del w:id="189" w:author="Hong Deng" w:date="2026-05-25T12:35:00Z" w16du:dateUtc="2026-05-25T04:35:00Z">
          <w:r w:rsidR="005B7B6B" w:rsidDel="00277A27">
            <w:rPr>
              <w:rFonts w:eastAsia="DengXian" w:hint="eastAsia"/>
              <w:kern w:val="2"/>
            </w:rPr>
            <w:delText>al forces</w:delText>
          </w:r>
        </w:del>
      </w:ins>
      <w:ins w:id="190" w:author="Hong Deng [2]" w:date="2026-04-06T15:52:00Z" w16du:dateUtc="2026-04-06T07:52:00Z">
        <w:del w:id="191" w:author="Hong Deng" w:date="2026-05-25T12:35:00Z" w16du:dateUtc="2026-05-25T04:35:00Z">
          <w:r w:rsidR="00BE5B9E" w:rsidDel="00277A27">
            <w:rPr>
              <w:rFonts w:eastAsia="DengXian" w:hint="eastAsia"/>
              <w:kern w:val="2"/>
            </w:rPr>
            <w:delText xml:space="preserve"> </w:delText>
          </w:r>
        </w:del>
      </w:ins>
      <w:ins w:id="192" w:author="Hong Deng [2]" w:date="2026-04-06T15:39:00Z" w16du:dateUtc="2026-04-06T07:39:00Z">
        <w:del w:id="193" w:author="Hong Deng" w:date="2026-05-25T12:35:00Z" w16du:dateUtc="2026-05-25T04:35:00Z">
          <w:r w:rsidR="005B7B6B" w:rsidDel="00277A27">
            <w:rPr>
              <w:rFonts w:eastAsia="DengXian"/>
              <w:kern w:val="2"/>
            </w:rPr>
            <w:delText>address</w:delText>
          </w:r>
        </w:del>
      </w:ins>
      <w:ins w:id="194" w:author="Hong Deng [2]" w:date="2026-04-06T15:37:00Z" w16du:dateUtc="2026-04-06T07:37:00Z">
        <w:del w:id="195" w:author="Hong Deng" w:date="2026-05-25T12:35:00Z" w16du:dateUtc="2026-05-25T04:35:00Z">
          <w:r w:rsidR="005B7B6B" w:rsidDel="00277A27">
            <w:rPr>
              <w:rFonts w:eastAsia="DengXian" w:hint="eastAsia"/>
              <w:kern w:val="2"/>
            </w:rPr>
            <w:delText xml:space="preserve"> only one side of the equation</w:delText>
          </w:r>
        </w:del>
      </w:ins>
      <w:ins w:id="196" w:author="Hong Deng [2]" w:date="2026-04-06T15:40:00Z" w16du:dateUtc="2026-04-06T07:40:00Z">
        <w:del w:id="197" w:author="Hong Deng" w:date="2026-05-25T12:35:00Z" w16du:dateUtc="2026-05-25T04:35:00Z">
          <w:r w:rsidR="005B7B6B" w:rsidDel="00277A27">
            <w:rPr>
              <w:rFonts w:eastAsia="DengXian" w:hint="eastAsia"/>
              <w:kern w:val="2"/>
            </w:rPr>
            <w:delText xml:space="preserve">. </w:delText>
          </w:r>
        </w:del>
      </w:ins>
      <w:ins w:id="198" w:author="Hong Deng [2]" w:date="2026-04-06T15:52:00Z" w16du:dateUtc="2026-04-06T07:52:00Z">
        <w:del w:id="199" w:author="Hong Deng" w:date="2026-06-04T10:19:00Z" w16du:dateUtc="2026-06-04T02:19:00Z">
          <w:r w:rsidR="00BE5B9E" w:rsidDel="000546A5">
            <w:rPr>
              <w:rFonts w:eastAsia="DengXian" w:hint="eastAsia"/>
              <w:kern w:val="2"/>
            </w:rPr>
            <w:delText xml:space="preserve">They </w:delText>
          </w:r>
        </w:del>
        <w:del w:id="200" w:author="Hong Deng" w:date="2026-06-05T19:48:00Z" w16du:dateUtc="2026-06-05T11:48:00Z">
          <w:r w:rsidR="00BE5B9E" w:rsidDel="00745AB7">
            <w:rPr>
              <w:rFonts w:eastAsia="DengXian" w:hint="eastAsia"/>
              <w:kern w:val="2"/>
            </w:rPr>
            <w:delText xml:space="preserve">explain why newcomers </w:delText>
          </w:r>
        </w:del>
        <w:r w:rsidR="00BE5B9E">
          <w:rPr>
            <w:rFonts w:eastAsia="DengXian" w:hint="eastAsia"/>
            <w:kern w:val="2"/>
          </w:rPr>
          <w:t xml:space="preserve">engage with challenges and </w:t>
        </w:r>
        <w:del w:id="201" w:author="Hong Deng" w:date="2026-05-06T09:22:00Z" w16du:dateUtc="2026-05-06T01:22:00Z">
          <w:r w:rsidR="00BE5B9E" w:rsidDel="00EC4003">
            <w:rPr>
              <w:rFonts w:eastAsia="DengXian" w:hint="eastAsia"/>
              <w:kern w:val="2"/>
            </w:rPr>
            <w:delText>feel free</w:delText>
          </w:r>
        </w:del>
      </w:ins>
      <w:ins w:id="202" w:author="Hong Deng" w:date="2026-05-06T09:30:00Z" w16du:dateUtc="2026-05-06T01:30:00Z">
        <w:r w:rsidR="00616484">
          <w:rPr>
            <w:rFonts w:eastAsia="DengXian" w:hint="eastAsia"/>
            <w:kern w:val="2"/>
          </w:rPr>
          <w:t>feel safe</w:t>
        </w:r>
      </w:ins>
      <w:ins w:id="203" w:author="Hong Deng [2]" w:date="2026-04-06T15:52:00Z" w16du:dateUtc="2026-04-06T07:52:00Z">
        <w:r w:rsidR="00BE5B9E">
          <w:rPr>
            <w:rFonts w:eastAsia="DengXian" w:hint="eastAsia"/>
            <w:kern w:val="2"/>
          </w:rPr>
          <w:t xml:space="preserve"> </w:t>
        </w:r>
      </w:ins>
      <w:ins w:id="204" w:author="Hong Deng" w:date="2026-06-05T19:48:00Z" w16du:dateUtc="2026-06-05T11:48:00Z">
        <w:r w:rsidR="00C3402E">
          <w:rPr>
            <w:rFonts w:eastAsia="DengXian"/>
            <w:kern w:val="2"/>
          </w:rPr>
          <w:t xml:space="preserve">to </w:t>
        </w:r>
      </w:ins>
      <w:ins w:id="205" w:author="Hong Deng [2]" w:date="2026-05-24T13:12:00Z" w16du:dateUtc="2026-05-24T05:12:00Z">
        <w:del w:id="206" w:author="Hong Deng" w:date="2026-06-05T19:48:00Z" w16du:dateUtc="2026-06-05T11:48:00Z">
          <w:r w:rsidDel="00C3402E">
            <w:rPr>
              <w:rFonts w:eastAsia="DengXian"/>
              <w:kern w:val="2"/>
            </w:rPr>
            <w:delText>making</w:delText>
          </w:r>
        </w:del>
      </w:ins>
      <w:ins w:id="207" w:author="Hong Deng" w:date="2026-06-05T19:48:00Z" w16du:dateUtc="2026-06-05T11:48:00Z">
        <w:r w:rsidR="00C3402E">
          <w:rPr>
            <w:rFonts w:eastAsia="DengXian"/>
            <w:kern w:val="2"/>
          </w:rPr>
          <w:t>make</w:t>
        </w:r>
      </w:ins>
      <w:ins w:id="208" w:author="Hong Deng [2]" w:date="2026-05-24T13:12:00Z" w16du:dateUtc="2026-05-24T05:12:00Z">
        <w:r>
          <w:rPr>
            <w:rFonts w:eastAsia="DengXian"/>
            <w:kern w:val="2"/>
          </w:rPr>
          <w:t xml:space="preserve"> mistakes</w:t>
        </w:r>
      </w:ins>
      <w:ins w:id="209" w:author="Hong Deng" w:date="2026-06-11T16:41:00Z" w16du:dateUtc="2026-06-11T08:41:00Z">
        <w:r w:rsidR="00F51CEA">
          <w:rPr>
            <w:rFonts w:eastAsia="DengXian" w:hint="eastAsia"/>
            <w:kern w:val="2"/>
          </w:rPr>
          <w:t xml:space="preserve">, </w:t>
        </w:r>
      </w:ins>
      <w:ins w:id="210" w:author="Hong Deng" w:date="2026-06-11T16:49:00Z" w16du:dateUtc="2026-06-11T08:49:00Z">
        <w:r w:rsidR="00A17A6A">
          <w:rPr>
            <w:rFonts w:eastAsia="DengXian" w:hint="eastAsia"/>
            <w:kern w:val="2"/>
          </w:rPr>
          <w:t>that is,</w:t>
        </w:r>
      </w:ins>
      <w:ins w:id="211" w:author="Hong Deng" w:date="2026-06-11T16:41:00Z" w16du:dateUtc="2026-06-11T08:41:00Z">
        <w:r w:rsidR="00F51CEA">
          <w:rPr>
            <w:rFonts w:eastAsia="DengXian" w:hint="eastAsia"/>
            <w:kern w:val="2"/>
          </w:rPr>
          <w:t xml:space="preserve"> the</w:t>
        </w:r>
      </w:ins>
      <w:ins w:id="212" w:author="Hong Deng" w:date="2026-06-11T16:42:00Z" w16du:dateUtc="2026-06-11T08:42:00Z">
        <w:r w:rsidR="00A86778">
          <w:rPr>
            <w:rFonts w:eastAsia="DengXian" w:hint="eastAsia"/>
            <w:kern w:val="2"/>
          </w:rPr>
          <w:t>ir</w:t>
        </w:r>
      </w:ins>
      <w:ins w:id="213" w:author="Hong Deng" w:date="2026-06-11T16:41:00Z" w16du:dateUtc="2026-06-11T08:41:00Z">
        <w:r w:rsidR="00F51CEA">
          <w:rPr>
            <w:rFonts w:eastAsia="DengXian" w:hint="eastAsia"/>
            <w:kern w:val="2"/>
          </w:rPr>
          <w:t xml:space="preserve"> </w:t>
        </w:r>
        <w:r w:rsidR="00F51CEA">
          <w:rPr>
            <w:rFonts w:eastAsia="DengXian"/>
            <w:kern w:val="2"/>
          </w:rPr>
          <w:t>readiness to learn</w:t>
        </w:r>
      </w:ins>
      <w:ins w:id="214" w:author="Hong Deng [2]" w:date="2026-05-24T13:12:00Z" w16du:dateUtc="2026-05-24T05:12:00Z">
        <w:del w:id="215" w:author="Hong Deng" w:date="2026-06-05T19:48:00Z" w16du:dateUtc="2026-06-05T11:48:00Z">
          <w:r w:rsidDel="00C3402E">
            <w:rPr>
              <w:rFonts w:eastAsia="DengXian"/>
              <w:kern w:val="2"/>
            </w:rPr>
            <w:delText xml:space="preserve">, </w:delText>
          </w:r>
        </w:del>
      </w:ins>
      <w:ins w:id="216" w:author="Hong Deng" w:date="2026-06-04T10:19:00Z" w16du:dateUtc="2026-06-04T02:19:00Z">
        <w:r w:rsidR="00A14DBC">
          <w:rPr>
            <w:rFonts w:eastAsia="DengXian"/>
            <w:kern w:val="2"/>
          </w:rPr>
          <w:t>. However, they</w:t>
        </w:r>
      </w:ins>
      <w:ins w:id="217" w:author="Hong Deng" w:date="2026-06-04T10:20:00Z" w16du:dateUtc="2026-06-04T02:20:00Z">
        <w:r w:rsidR="00A14DBC">
          <w:rPr>
            <w:rFonts w:eastAsia="DengXian"/>
            <w:kern w:val="2"/>
          </w:rPr>
          <w:t xml:space="preserve"> do not</w:t>
        </w:r>
      </w:ins>
      <w:ins w:id="218" w:author="Hong Deng" w:date="2026-06-05T19:49:00Z" w16du:dateUtc="2026-06-05T11:49:00Z">
        <w:r w:rsidR="004B6DE0">
          <w:rPr>
            <w:rFonts w:eastAsia="DengXian"/>
            <w:kern w:val="2"/>
          </w:rPr>
          <w:t xml:space="preserve"> fully</w:t>
        </w:r>
      </w:ins>
      <w:ins w:id="219" w:author="Hong Deng" w:date="2026-06-04T10:20:00Z" w16du:dateUtc="2026-06-04T02:20:00Z">
        <w:r w:rsidR="00A14DBC">
          <w:rPr>
            <w:rFonts w:eastAsia="DengXian"/>
            <w:kern w:val="2"/>
          </w:rPr>
          <w:t xml:space="preserve"> address </w:t>
        </w:r>
      </w:ins>
      <w:ins w:id="220" w:author="Hong Deng [2]" w:date="2026-05-24T13:12:00Z" w16du:dateUtc="2026-05-24T05:12:00Z">
        <w:del w:id="221" w:author="Hong Deng" w:date="2026-05-25T12:36:00Z" w16du:dateUtc="2026-05-25T04:36:00Z">
          <w:r w:rsidDel="000D502D">
            <w:rPr>
              <w:rFonts w:eastAsia="DengXian"/>
              <w:kern w:val="2"/>
            </w:rPr>
            <w:delText xml:space="preserve">but not </w:delText>
          </w:r>
        </w:del>
        <w:r>
          <w:rPr>
            <w:rFonts w:eastAsia="DengXian"/>
            <w:kern w:val="2"/>
          </w:rPr>
          <w:t>what happens cognitively after an error occurs</w:t>
        </w:r>
      </w:ins>
      <w:ins w:id="222" w:author="Hong Deng" w:date="2026-06-05T20:06:00Z" w16du:dateUtc="2026-06-05T12:06:00Z">
        <w:r w:rsidR="005F389F">
          <w:rPr>
            <w:rFonts w:eastAsia="DengXian"/>
            <w:kern w:val="2"/>
          </w:rPr>
          <w:t xml:space="preserve">. </w:t>
        </w:r>
      </w:ins>
      <w:ins w:id="223" w:author="Hong Deng" w:date="2026-06-11T16:49:00Z" w16du:dateUtc="2026-06-11T08:49:00Z">
        <w:r w:rsidR="00800D2B">
          <w:rPr>
            <w:rFonts w:eastAsia="DengXian" w:hint="eastAsia"/>
            <w:kern w:val="2"/>
          </w:rPr>
          <w:t>E</w:t>
        </w:r>
      </w:ins>
      <w:ins w:id="224" w:author="Hong Deng" w:date="2026-06-05T20:06:00Z" w16du:dateUtc="2026-06-05T12:06:00Z">
        <w:r w:rsidR="005F389F">
          <w:rPr>
            <w:rFonts w:eastAsia="DengXian"/>
            <w:kern w:val="2"/>
          </w:rPr>
          <w:t>rrors are not self-</w:t>
        </w:r>
        <w:r w:rsidR="00212E72">
          <w:rPr>
            <w:rFonts w:eastAsia="DengXian"/>
            <w:kern w:val="2"/>
          </w:rPr>
          <w:t>interpreting feedback</w:t>
        </w:r>
      </w:ins>
      <w:ins w:id="225" w:author="Hong Deng" w:date="2026-06-11T16:49:00Z" w16du:dateUtc="2026-06-11T08:49:00Z">
        <w:r w:rsidR="00800D2B">
          <w:rPr>
            <w:rFonts w:eastAsia="DengXian" w:hint="eastAsia"/>
            <w:kern w:val="2"/>
          </w:rPr>
          <w:t xml:space="preserve">. </w:t>
        </w:r>
        <w:r w:rsidR="00800D2B">
          <w:rPr>
            <w:rFonts w:eastAsia="DengXian"/>
            <w:kern w:val="2"/>
          </w:rPr>
          <w:t>T</w:t>
        </w:r>
        <w:r w:rsidR="00800D2B">
          <w:rPr>
            <w:rFonts w:eastAsia="DengXian" w:hint="eastAsia"/>
            <w:kern w:val="2"/>
          </w:rPr>
          <w:t>o learn from them,</w:t>
        </w:r>
      </w:ins>
      <w:ins w:id="226" w:author="Hong Deng" w:date="2026-06-05T20:06:00Z" w16du:dateUtc="2026-06-05T12:06:00Z">
        <w:r w:rsidR="00212E72">
          <w:rPr>
            <w:rFonts w:eastAsia="DengXian"/>
            <w:kern w:val="2"/>
          </w:rPr>
          <w:t xml:space="preserve"> </w:t>
        </w:r>
      </w:ins>
      <w:ins w:id="227" w:author="Hong Deng [2]" w:date="2026-05-24T13:12:00Z" w16du:dateUtc="2026-05-24T05:12:00Z">
        <w:del w:id="228" w:author="Hong Deng" w:date="2026-06-05T20:06:00Z" w16du:dateUtc="2026-06-05T12:06:00Z">
          <w:r w:rsidDel="00212E72">
            <w:rPr>
              <w:rFonts w:eastAsia="DengXian"/>
              <w:kern w:val="2"/>
            </w:rPr>
            <w:delText xml:space="preserve">: how </w:delText>
          </w:r>
        </w:del>
        <w:r>
          <w:rPr>
            <w:rFonts w:eastAsia="DengXian"/>
            <w:kern w:val="2"/>
          </w:rPr>
          <w:t xml:space="preserve">newcomers </w:t>
        </w:r>
      </w:ins>
      <w:ins w:id="229" w:author="Hong Deng" w:date="2026-06-05T20:06:00Z" w16du:dateUtc="2026-06-05T12:06:00Z">
        <w:r w:rsidR="00212E72">
          <w:rPr>
            <w:rFonts w:eastAsia="DengXian"/>
            <w:kern w:val="2"/>
          </w:rPr>
          <w:t xml:space="preserve">must </w:t>
        </w:r>
      </w:ins>
      <w:ins w:id="230" w:author="Hong Deng [2]" w:date="2026-05-24T13:12:00Z" w16du:dateUtc="2026-05-24T05:12:00Z">
        <w:r>
          <w:rPr>
            <w:rFonts w:eastAsia="DengXian"/>
            <w:kern w:val="2"/>
          </w:rPr>
          <w:t xml:space="preserve">diagnose what went wrong, </w:t>
        </w:r>
      </w:ins>
      <w:ins w:id="231" w:author="Hong Deng" w:date="2026-06-05T19:49:00Z" w16du:dateUtc="2026-06-05T11:49:00Z">
        <w:r w:rsidR="003A2088">
          <w:rPr>
            <w:rFonts w:eastAsia="DengXian"/>
            <w:kern w:val="2"/>
          </w:rPr>
          <w:t xml:space="preserve">identify the faulty assumptions or procedures that produced the error, </w:t>
        </w:r>
      </w:ins>
      <w:ins w:id="232" w:author="Hong Deng [2]" w:date="2026-05-24T13:12:00Z" w16du:dateUtc="2026-05-24T05:12:00Z">
        <w:r>
          <w:rPr>
            <w:rFonts w:eastAsia="DengXian"/>
            <w:kern w:val="2"/>
          </w:rPr>
          <w:t>restructure their approach to the task</w:t>
        </w:r>
      </w:ins>
      <w:ins w:id="233" w:author="Hong Deng [2]" w:date="2026-04-06T15:41:00Z" w16du:dateUtc="2026-04-06T07:41:00Z">
        <w:r w:rsidR="005B7B6B">
          <w:rPr>
            <w:rFonts w:eastAsia="DengXian" w:hint="eastAsia"/>
            <w:kern w:val="2"/>
          </w:rPr>
          <w:t xml:space="preserve">, and translate a mistake into a refined course of action. </w:t>
        </w:r>
      </w:ins>
      <w:ins w:id="234" w:author="Hong Deng [2]" w:date="2026-04-09T15:42:00Z" w16du:dateUtc="2026-04-09T07:42:00Z">
        <w:r w:rsidR="002E23D0">
          <w:rPr>
            <w:rFonts w:eastAsia="DengXian"/>
            <w:kern w:val="2"/>
          </w:rPr>
          <w:t>While newcomers learn through many channels</w:t>
        </w:r>
      </w:ins>
      <w:ins w:id="235" w:author="Hong Deng [2]" w:date="2026-05-24T13:12:00Z" w16du:dateUtc="2026-05-24T05:12:00Z">
        <w:r>
          <w:rPr>
            <w:rFonts w:eastAsia="DengXian"/>
            <w:kern w:val="2"/>
          </w:rPr>
          <w:t xml:space="preserve"> (e.g., </w:t>
        </w:r>
      </w:ins>
      <w:ins w:id="236" w:author="Hong Deng [2]" w:date="2026-04-09T15:42:00Z" w16du:dateUtc="2026-04-09T07:42:00Z">
        <w:r w:rsidR="002E23D0">
          <w:rPr>
            <w:rFonts w:eastAsia="DengXian"/>
            <w:kern w:val="2"/>
          </w:rPr>
          <w:t>form</w:t>
        </w:r>
      </w:ins>
      <w:ins w:id="237" w:author="Hong Deng [2]" w:date="2026-04-09T15:43:00Z" w16du:dateUtc="2026-04-09T07:43:00Z">
        <w:r w:rsidR="002E23D0">
          <w:rPr>
            <w:rFonts w:eastAsia="DengXian"/>
            <w:kern w:val="2"/>
          </w:rPr>
          <w:t>al training, observation, and mentoring</w:t>
        </w:r>
      </w:ins>
      <w:ins w:id="238" w:author="Hong Deng [2]" w:date="2026-05-24T13:13:00Z" w16du:dateUtc="2026-05-24T05:13:00Z">
        <w:r>
          <w:rPr>
            <w:rFonts w:eastAsia="DengXian"/>
            <w:kern w:val="2"/>
          </w:rPr>
          <w:t>)</w:t>
        </w:r>
      </w:ins>
      <w:ins w:id="239" w:author="Hong Deng [2]" w:date="2026-04-09T15:43:00Z" w16du:dateUtc="2026-04-09T07:43:00Z">
        <w:r w:rsidR="002E23D0">
          <w:rPr>
            <w:rFonts w:eastAsia="DengXian"/>
            <w:kern w:val="2"/>
          </w:rPr>
          <w:t>, the knowledge acquired must eventually be tested in action, and it is</w:t>
        </w:r>
      </w:ins>
      <w:ins w:id="240" w:author="Hong Deng [2]" w:date="2026-04-09T15:44:00Z" w16du:dateUtc="2026-04-09T07:44:00Z">
        <w:r w:rsidR="002E23D0">
          <w:rPr>
            <w:rFonts w:eastAsia="DengXian"/>
            <w:kern w:val="2"/>
          </w:rPr>
          <w:t xml:space="preserve"> at this p</w:t>
        </w:r>
      </w:ins>
      <w:ins w:id="241" w:author="Hong Deng [2]" w:date="2026-04-09T15:45:00Z" w16du:dateUtc="2026-04-09T07:45:00Z">
        <w:r w:rsidR="002E23D0">
          <w:rPr>
            <w:rFonts w:eastAsia="DengXian"/>
            <w:kern w:val="2"/>
          </w:rPr>
          <w:t xml:space="preserve">oint that errors become </w:t>
        </w:r>
      </w:ins>
      <w:ins w:id="242" w:author="Hong Deng [2]" w:date="2026-05-24T13:13:00Z" w16du:dateUtc="2026-05-24T05:13:00Z">
        <w:r>
          <w:rPr>
            <w:rFonts w:eastAsia="DengXian"/>
            <w:kern w:val="2"/>
          </w:rPr>
          <w:t>valuable</w:t>
        </w:r>
      </w:ins>
      <w:ins w:id="243" w:author="Hong Deng [2]" w:date="2026-04-09T15:45:00Z" w16du:dateUtc="2026-04-09T07:45:00Z">
        <w:r w:rsidR="002E23D0">
          <w:rPr>
            <w:rFonts w:eastAsia="DengXian"/>
            <w:kern w:val="2"/>
          </w:rPr>
          <w:t xml:space="preserve"> </w:t>
        </w:r>
      </w:ins>
      <w:r w:rsidR="002E23D0">
        <w:rPr>
          <w:rFonts w:eastAsia="DengXian"/>
          <w:kern w:val="2"/>
        </w:rPr>
        <w:fldChar w:fldCharType="begin"/>
      </w:r>
      <w:r w:rsidR="002E23D0">
        <w:rPr>
          <w:rFonts w:eastAsia="DengXian"/>
          <w:kern w:val="2"/>
        </w:rPr>
        <w:instrText xml:space="preserve"> ADDIN EN.CITE &lt;EndNote&gt;&lt;Cite&gt;&lt;Author&gt;Frese&lt;/Author&gt;&lt;Year&gt;2015&lt;/Year&gt;&lt;RecNum&gt;18&lt;/RecNum&gt;&lt;DisplayText&gt;(Frese and Keith 2015)&lt;/DisplayText&gt;&lt;record&gt;&lt;rec-number&gt;18&lt;/rec-number&gt;&lt;foreign-keys&gt;&lt;key app="EN" db-id="dtfvx5dd9wzs0re0zrmve9tj9p5fwat5spas" timestamp="1710916916"&gt;18&lt;/key&gt;&lt;/foreign-keys&gt;&lt;ref-type name="Journal Article"&gt;17&lt;/ref-type&gt;&lt;contributors&gt;&lt;authors&gt;&lt;author&gt;Frese, Michael&lt;/author&gt;&lt;author&gt;Keith, Nina&lt;/author&gt;&lt;/authors&gt;&lt;/contributors&gt;&lt;titles&gt;&lt;title&gt;Action errors, error management, and learning in organizations&lt;/title&gt;&lt;secondary-title&gt;Annual review of psychology&lt;/secondary-title&gt;&lt;/titles&gt;&lt;periodical&gt;&lt;full-title&gt;Annual Review of Psychology&lt;/full-title&gt;&lt;/periodical&gt;&lt;pages&gt;661-687&lt;/pages&gt;&lt;volume&gt;66&lt;/volume&gt;&lt;dates&gt;&lt;year&gt;2015&lt;/year&gt;&lt;/dates&gt;&lt;isbn&gt;0066-4308&lt;/isbn&gt;&lt;urls&gt;&lt;/urls&gt;&lt;/record&gt;&lt;/Cite&gt;&lt;/EndNote&gt;</w:instrText>
      </w:r>
      <w:r w:rsidR="002E23D0">
        <w:rPr>
          <w:rFonts w:eastAsia="DengXian"/>
          <w:kern w:val="2"/>
        </w:rPr>
        <w:fldChar w:fldCharType="separate"/>
      </w:r>
      <w:r w:rsidR="002E23D0">
        <w:rPr>
          <w:rFonts w:eastAsia="DengXian"/>
          <w:noProof/>
          <w:kern w:val="2"/>
        </w:rPr>
        <w:t>(Frese and Keith 2015)</w:t>
      </w:r>
      <w:r w:rsidR="002E23D0">
        <w:rPr>
          <w:rFonts w:eastAsia="DengXian"/>
          <w:kern w:val="2"/>
        </w:rPr>
        <w:fldChar w:fldCharType="end"/>
      </w:r>
      <w:ins w:id="244" w:author="Hong Deng [2]" w:date="2026-04-06T15:44:00Z" w16du:dateUtc="2026-04-06T07:44:00Z">
        <w:r w:rsidR="005B7B6B">
          <w:rPr>
            <w:rFonts w:eastAsia="DengXian" w:hint="eastAsia"/>
            <w:kern w:val="2"/>
          </w:rPr>
          <w:t xml:space="preserve">. </w:t>
        </w:r>
        <w:del w:id="245" w:author="Hong Deng" w:date="2026-05-25T12:37:00Z" w16du:dateUtc="2026-05-25T04:37:00Z">
          <w:r w:rsidR="005B7B6B" w:rsidDel="00287B1D">
            <w:rPr>
              <w:rFonts w:eastAsia="DengXian"/>
              <w:kern w:val="2"/>
            </w:rPr>
            <w:delText>H</w:delText>
          </w:r>
          <w:r w:rsidR="005B7B6B" w:rsidDel="00287B1D">
            <w:rPr>
              <w:rFonts w:eastAsia="DengXian" w:hint="eastAsia"/>
              <w:kern w:val="2"/>
            </w:rPr>
            <w:delText xml:space="preserve">owever, the socialization literature </w:delText>
          </w:r>
        </w:del>
      </w:ins>
      <w:ins w:id="246" w:author="Hong Deng [2]" w:date="2026-04-06T15:45:00Z" w16du:dateUtc="2026-04-06T07:45:00Z">
        <w:del w:id="247" w:author="Hong Deng" w:date="2026-05-25T12:37:00Z" w16du:dateUtc="2026-05-25T04:37:00Z">
          <w:r w:rsidR="005B7B6B" w:rsidDel="00287B1D">
            <w:rPr>
              <w:rFonts w:eastAsia="DengXian" w:hint="eastAsia"/>
              <w:kern w:val="2"/>
            </w:rPr>
            <w:delText xml:space="preserve">has paid little attention to </w:delText>
          </w:r>
        </w:del>
      </w:ins>
      <w:ins w:id="248" w:author="Hong Deng [2]" w:date="2026-04-06T16:41:00Z" w16du:dateUtc="2026-04-06T08:41:00Z">
        <w:del w:id="249" w:author="Hong Deng" w:date="2026-05-25T12:37:00Z" w16du:dateUtc="2026-05-25T04:37:00Z">
          <w:r w:rsidR="00A53129" w:rsidDel="00287B1D">
            <w:rPr>
              <w:rFonts w:eastAsia="DengXian" w:hint="eastAsia"/>
              <w:kern w:val="2"/>
            </w:rPr>
            <w:delText>the</w:delText>
          </w:r>
        </w:del>
      </w:ins>
      <w:ins w:id="250" w:author="Hong Deng [2]" w:date="2026-04-06T15:45:00Z" w16du:dateUtc="2026-04-06T07:45:00Z">
        <w:del w:id="251" w:author="Hong Deng" w:date="2026-05-25T12:37:00Z" w16du:dateUtc="2026-05-25T04:37:00Z">
          <w:r w:rsidR="005B7B6B" w:rsidDel="00287B1D">
            <w:rPr>
              <w:rFonts w:eastAsia="DengXian" w:hint="eastAsia"/>
              <w:kern w:val="2"/>
            </w:rPr>
            <w:delText xml:space="preserve"> cognitive infrastructure through which errors are converted into improv</w:delText>
          </w:r>
        </w:del>
      </w:ins>
      <w:ins w:id="252" w:author="Hong Deng [2]" w:date="2026-04-06T16:41:00Z" w16du:dateUtc="2026-04-06T08:41:00Z">
        <w:del w:id="253" w:author="Hong Deng" w:date="2026-05-25T12:37:00Z" w16du:dateUtc="2026-05-25T04:37:00Z">
          <w:r w:rsidR="00A53129" w:rsidDel="00287B1D">
            <w:rPr>
              <w:rFonts w:eastAsia="DengXian" w:hint="eastAsia"/>
              <w:kern w:val="2"/>
            </w:rPr>
            <w:delText>ement</w:delText>
          </w:r>
        </w:del>
      </w:ins>
      <w:ins w:id="254" w:author="Hong Deng" w:date="2026-06-05T19:50:00Z" w16du:dateUtc="2026-06-05T11:50:00Z">
        <w:r w:rsidR="003A2088">
          <w:rPr>
            <w:rFonts w:eastAsia="DengXian"/>
            <w:kern w:val="2"/>
          </w:rPr>
          <w:t xml:space="preserve">Compared with the motivational forces of newcomer learning, the cognitive-procedural process by which </w:t>
        </w:r>
      </w:ins>
      <w:ins w:id="255" w:author="Hong Deng" w:date="2026-06-11T16:50:00Z" w16du:dateUtc="2026-06-11T08:50:00Z">
        <w:r w:rsidR="006A74E6">
          <w:rPr>
            <w:rFonts w:eastAsia="DengXian" w:hint="eastAsia"/>
            <w:kern w:val="2"/>
          </w:rPr>
          <w:t xml:space="preserve">newcomers convert </w:t>
        </w:r>
      </w:ins>
      <w:ins w:id="256" w:author="Hong Deng" w:date="2026-06-05T19:50:00Z" w16du:dateUtc="2026-06-05T11:50:00Z">
        <w:r w:rsidR="003A2088">
          <w:rPr>
            <w:rFonts w:eastAsia="DengXian"/>
            <w:kern w:val="2"/>
          </w:rPr>
          <w:t>action-related error</w:t>
        </w:r>
      </w:ins>
      <w:ins w:id="257" w:author="Hong Deng" w:date="2026-06-11T16:50:00Z" w16du:dateUtc="2026-06-11T08:50:00Z">
        <w:r w:rsidR="006A74E6">
          <w:rPr>
            <w:rFonts w:eastAsia="DengXian" w:hint="eastAsia"/>
            <w:kern w:val="2"/>
          </w:rPr>
          <w:t>s</w:t>
        </w:r>
        <w:r w:rsidR="00D54B5C">
          <w:rPr>
            <w:rFonts w:eastAsia="DengXian" w:hint="eastAsia"/>
            <w:kern w:val="2"/>
          </w:rPr>
          <w:t xml:space="preserve"> </w:t>
        </w:r>
      </w:ins>
      <w:ins w:id="258" w:author="Hong Deng [2]" w:date="2026-04-06T16:41:00Z" w16du:dateUtc="2026-04-06T08:41:00Z">
        <w:del w:id="259" w:author="Hong Deng" w:date="2026-06-05T19:50:00Z" w16du:dateUtc="2026-06-05T11:50:00Z">
          <w:r w:rsidR="00A53129" w:rsidDel="003A2088">
            <w:rPr>
              <w:rFonts w:eastAsia="DengXian" w:hint="eastAsia"/>
              <w:kern w:val="2"/>
            </w:rPr>
            <w:delText>.</w:delText>
          </w:r>
        </w:del>
      </w:ins>
      <w:ins w:id="260" w:author="Haiyang Liu" w:date="2026-05-24T23:48:00Z" w16du:dateUtc="2026-05-24T16:48:00Z">
        <w:del w:id="261" w:author="Hong Deng" w:date="2026-05-25T12:38:00Z" w16du:dateUtc="2026-05-25T04:38:00Z">
          <w:r w:rsidR="007703F1" w:rsidDel="00A245FA">
            <w:rPr>
              <w:rFonts w:eastAsia="DengXian"/>
              <w:kern w:val="2"/>
            </w:rPr>
            <w:delText xml:space="preserve">: </w:delText>
          </w:r>
          <w:r w:rsidR="007703F1" w:rsidRPr="007703F1" w:rsidDel="00A245FA">
            <w:rPr>
              <w:rFonts w:eastAsia="DengXian"/>
              <w:kern w:val="2"/>
            </w:rPr>
            <w:delText xml:space="preserve">how a specific action error </w:delText>
          </w:r>
        </w:del>
        <w:del w:id="262" w:author="Hong Deng" w:date="2026-06-05T19:50:00Z" w16du:dateUtc="2026-06-05T11:50:00Z">
          <w:r w:rsidR="007703F1" w:rsidRPr="007703F1" w:rsidDel="003A2088">
            <w:rPr>
              <w:rFonts w:eastAsia="DengXian"/>
              <w:kern w:val="2"/>
            </w:rPr>
            <w:delText>is diagnosed, connected</w:delText>
          </w:r>
        </w:del>
        <w:del w:id="263" w:author="Hong Deng" w:date="2026-06-11T16:50:00Z" w16du:dateUtc="2026-06-11T08:50:00Z">
          <w:r w:rsidR="007703F1" w:rsidRPr="007703F1" w:rsidDel="00D54B5C">
            <w:rPr>
              <w:rFonts w:eastAsia="DengXian"/>
              <w:kern w:val="2"/>
            </w:rPr>
            <w:delText xml:space="preserve"> to the action sequence that produced it, and transformed </w:delText>
          </w:r>
        </w:del>
        <w:r w:rsidR="007703F1" w:rsidRPr="007703F1">
          <w:rPr>
            <w:rFonts w:eastAsia="DengXian"/>
            <w:kern w:val="2"/>
          </w:rPr>
          <w:t xml:space="preserve">into </w:t>
        </w:r>
        <w:del w:id="264" w:author="Hong Deng" w:date="2026-06-05T20:18:00Z" w16du:dateUtc="2026-06-05T12:18:00Z">
          <w:r w:rsidR="007703F1" w:rsidRPr="007703F1" w:rsidDel="002D0034">
            <w:rPr>
              <w:rFonts w:eastAsia="DengXian"/>
              <w:kern w:val="2"/>
            </w:rPr>
            <w:delText xml:space="preserve">a change in </w:delText>
          </w:r>
        </w:del>
        <w:del w:id="265" w:author="Hong Deng" w:date="2026-06-11T16:50:00Z" w16du:dateUtc="2026-06-11T08:50:00Z">
          <w:r w:rsidR="007703F1" w:rsidRPr="007703F1" w:rsidDel="00D54B5C">
            <w:rPr>
              <w:rFonts w:eastAsia="DengXian"/>
              <w:kern w:val="2"/>
            </w:rPr>
            <w:delText>future</w:delText>
          </w:r>
        </w:del>
      </w:ins>
      <w:ins w:id="266" w:author="Hong Deng" w:date="2026-06-11T16:50:00Z" w16du:dateUtc="2026-06-11T08:50:00Z">
        <w:r w:rsidR="00D54B5C">
          <w:rPr>
            <w:rFonts w:eastAsia="DengXian" w:hint="eastAsia"/>
            <w:kern w:val="2"/>
          </w:rPr>
          <w:t>improved</w:t>
        </w:r>
      </w:ins>
      <w:ins w:id="267" w:author="Haiyang Liu" w:date="2026-05-24T23:48:00Z" w16du:dateUtc="2026-05-24T16:48:00Z">
        <w:r w:rsidR="007703F1" w:rsidRPr="007703F1">
          <w:rPr>
            <w:rFonts w:eastAsia="DengXian"/>
            <w:kern w:val="2"/>
          </w:rPr>
          <w:t xml:space="preserve"> task execution</w:t>
        </w:r>
      </w:ins>
      <w:ins w:id="268" w:author="Hong Deng" w:date="2026-05-25T12:38:00Z" w16du:dateUtc="2026-05-25T04:38:00Z">
        <w:r w:rsidR="00255189">
          <w:rPr>
            <w:rFonts w:eastAsia="DengXian"/>
            <w:kern w:val="2"/>
          </w:rPr>
          <w:t xml:space="preserve"> has received markedly less attention</w:t>
        </w:r>
      </w:ins>
      <w:ins w:id="269" w:author="Haiyang Liu" w:date="2026-05-24T23:48:00Z" w16du:dateUtc="2026-05-24T16:48:00Z">
        <w:r w:rsidR="007703F1" w:rsidRPr="007703F1">
          <w:rPr>
            <w:rFonts w:eastAsia="DengXian"/>
            <w:kern w:val="2"/>
          </w:rPr>
          <w:t>.</w:t>
        </w:r>
      </w:ins>
      <w:ins w:id="270" w:author="Hong Deng [2]" w:date="2026-04-06T16:41:00Z" w16du:dateUtc="2026-04-06T08:41:00Z">
        <w:r w:rsidR="00A53129">
          <w:rPr>
            <w:rFonts w:eastAsia="DengXian" w:hint="eastAsia"/>
            <w:kern w:val="2"/>
          </w:rPr>
          <w:t xml:space="preserve"> </w:t>
        </w:r>
      </w:ins>
      <w:ins w:id="271" w:author="Hong Deng [2]" w:date="2026-04-06T15:45:00Z" w16du:dateUtc="2026-04-06T07:45:00Z">
        <w:r w:rsidR="005B7B6B">
          <w:rPr>
            <w:rFonts w:eastAsia="DengXian" w:hint="eastAsia"/>
            <w:kern w:val="2"/>
          </w:rPr>
          <w:t xml:space="preserve"> </w:t>
        </w:r>
      </w:ins>
      <w:commentRangeStart w:id="272"/>
      <w:del w:id="273" w:author="Hong Deng [2]" w:date="2026-04-06T15:04:00Z" w16du:dateUtc="2026-04-06T07:04:00Z">
        <w:r w:rsidR="009C0C59" w:rsidDel="00B057F2">
          <w:rPr>
            <w:rFonts w:eastAsia="DengXian"/>
            <w:kern w:val="2"/>
          </w:rPr>
          <w:delText xml:space="preserve">Central to this perspective is the premise that newcomers must rapidly </w:delText>
        </w:r>
      </w:del>
      <w:ins w:id="274" w:author="Hong Deng" w:date="2026-04-04T11:10:00Z" w16du:dateUtc="2026-04-04T03:10:00Z">
        <w:del w:id="275" w:author="Hong Deng [2]" w:date="2026-04-06T15:04:00Z" w16du:dateUtc="2026-04-06T07:04:00Z">
          <w:r w:rsidR="007C677C" w:rsidDel="00B057F2">
            <w:rPr>
              <w:rFonts w:eastAsia="DengXian" w:hint="eastAsia"/>
              <w:kern w:val="2"/>
            </w:rPr>
            <w:delText xml:space="preserve">achieve </w:delText>
          </w:r>
        </w:del>
      </w:ins>
      <w:ins w:id="276" w:author="Hong Deng" w:date="2026-04-04T12:07:00Z" w16du:dateUtc="2026-04-04T04:07:00Z">
        <w:del w:id="277" w:author="Hong Deng [2]" w:date="2026-04-06T15:04:00Z" w16du:dateUtc="2026-04-06T07:04:00Z">
          <w:r w:rsidR="00691D83" w:rsidDel="00B057F2">
            <w:rPr>
              <w:rFonts w:eastAsia="DengXian"/>
              <w:kern w:val="2"/>
            </w:rPr>
            <w:delText>task</w:delText>
          </w:r>
        </w:del>
      </w:ins>
      <w:ins w:id="278" w:author="Hong Deng" w:date="2026-04-04T11:10:00Z" w16du:dateUtc="2026-04-04T03:10:00Z">
        <w:del w:id="279" w:author="Hong Deng [2]" w:date="2026-04-06T15:04:00Z" w16du:dateUtc="2026-04-06T07:04:00Z">
          <w:r w:rsidR="007C677C" w:rsidDel="00B057F2">
            <w:rPr>
              <w:rFonts w:eastAsia="DengXian" w:hint="eastAsia"/>
              <w:kern w:val="2"/>
            </w:rPr>
            <w:delText xml:space="preserve"> mastery </w:delText>
          </w:r>
          <w:r w:rsidR="0056572C" w:rsidDel="00B057F2">
            <w:rPr>
              <w:rFonts w:eastAsia="DengXian" w:hint="eastAsia"/>
              <w:kern w:val="2"/>
            </w:rPr>
            <w:delText xml:space="preserve">and demonstrate competence to </w:delText>
          </w:r>
        </w:del>
      </w:ins>
      <w:ins w:id="280" w:author="Hong Deng" w:date="2026-04-04T11:11:00Z" w16du:dateUtc="2026-04-04T03:11:00Z">
        <w:del w:id="281" w:author="Hong Deng [2]" w:date="2026-04-06T15:04:00Z" w16du:dateUtc="2026-04-06T07:04:00Z">
          <w:r w:rsidR="0056572C" w:rsidDel="00B057F2">
            <w:rPr>
              <w:rFonts w:eastAsia="DengXian" w:hint="eastAsia"/>
              <w:kern w:val="2"/>
            </w:rPr>
            <w:delText>secure their footing in the organization</w:delText>
          </w:r>
          <w:r w:rsidR="00916E6D" w:rsidDel="00B057F2">
            <w:rPr>
              <w:rFonts w:eastAsia="DengXian" w:hint="eastAsia"/>
              <w:kern w:val="2"/>
            </w:rPr>
            <w:delText>.</w:delText>
          </w:r>
        </w:del>
      </w:ins>
      <w:ins w:id="282" w:author="Hong Deng" w:date="2026-04-04T12:06:00Z" w16du:dateUtc="2026-04-04T04:06:00Z">
        <w:del w:id="283" w:author="Hong Deng [2]" w:date="2026-04-06T15:04:00Z" w16du:dateUtc="2026-04-06T07:04:00Z">
          <w:r w:rsidR="0084758F" w:rsidDel="00B057F2">
            <w:rPr>
              <w:rFonts w:eastAsia="DengXian"/>
              <w:kern w:val="2"/>
            </w:rPr>
            <w:delText xml:space="preserve"> </w:delText>
          </w:r>
        </w:del>
      </w:ins>
      <w:commentRangeEnd w:id="272"/>
      <w:del w:id="284" w:author="Hong Deng [2]" w:date="2026-04-06T15:04:00Z" w16du:dateUtc="2026-04-06T07:04:00Z">
        <w:r w:rsidR="00622379" w:rsidDel="00B057F2">
          <w:rPr>
            <w:rStyle w:val="CommentReference"/>
            <w:rFonts w:eastAsia="DengXian"/>
            <w:kern w:val="2"/>
            <w:sz w:val="24"/>
            <w:szCs w:val="24"/>
          </w:rPr>
          <w:commentReference w:id="272"/>
        </w:r>
      </w:del>
      <w:ins w:id="285" w:author="Hong Deng" w:date="2026-04-04T12:09:00Z" w16du:dateUtc="2026-04-04T04:09:00Z">
        <w:del w:id="286" w:author="Hong Deng [2]" w:date="2026-04-06T15:04:00Z" w16du:dateUtc="2026-04-06T07:04:00Z">
          <w:r w:rsidR="00FB5B23" w:rsidDel="00B057F2">
            <w:rPr>
              <w:rFonts w:eastAsia="DengXian"/>
              <w:kern w:val="2"/>
            </w:rPr>
            <w:delText>However, t</w:delText>
          </w:r>
        </w:del>
      </w:ins>
      <w:ins w:id="287" w:author="Hong Deng" w:date="2026-04-04T12:06:00Z" w16du:dateUtc="2026-04-04T04:06:00Z">
        <w:del w:id="288" w:author="Hong Deng [2]" w:date="2026-04-06T15:04:00Z" w16du:dateUtc="2026-04-06T07:04:00Z">
          <w:r w:rsidR="00691D83" w:rsidDel="00B057F2">
            <w:rPr>
              <w:rFonts w:eastAsia="DengXian"/>
              <w:kern w:val="2"/>
            </w:rPr>
            <w:delText>his emphasis on early comp</w:delText>
          </w:r>
        </w:del>
      </w:ins>
      <w:ins w:id="289" w:author="Hong Deng" w:date="2026-04-04T12:07:00Z" w16du:dateUtc="2026-04-04T04:07:00Z">
        <w:del w:id="290" w:author="Hong Deng [2]" w:date="2026-04-06T15:04:00Z" w16du:dateUtc="2026-04-06T07:04:00Z">
          <w:r w:rsidR="00691D83" w:rsidDel="00B057F2">
            <w:rPr>
              <w:rFonts w:eastAsia="DengXian"/>
              <w:kern w:val="2"/>
            </w:rPr>
            <w:delText>etence carries a</w:delText>
          </w:r>
        </w:del>
      </w:ins>
      <w:ins w:id="291" w:author="Hong Deng" w:date="2026-04-04T16:20:00Z" w16du:dateUtc="2026-04-04T08:20:00Z">
        <w:del w:id="292" w:author="Hong Deng [2]" w:date="2026-04-06T15:04:00Z" w16du:dateUtc="2026-04-06T07:04:00Z">
          <w:r w:rsidR="0000299C" w:rsidDel="00B057F2">
            <w:rPr>
              <w:rFonts w:eastAsia="DengXian"/>
              <w:kern w:val="2"/>
            </w:rPr>
            <w:delText xml:space="preserve"> </w:delText>
          </w:r>
        </w:del>
      </w:ins>
      <w:ins w:id="293" w:author="Hong Deng" w:date="2026-04-04T12:07:00Z" w16du:dateUtc="2026-04-04T04:07:00Z">
        <w:del w:id="294" w:author="Hong Deng [2]" w:date="2026-04-06T15:04:00Z" w16du:dateUtc="2026-04-06T07:04:00Z">
          <w:r w:rsidR="00691D83" w:rsidDel="00B057F2">
            <w:rPr>
              <w:rFonts w:eastAsia="DengXian"/>
              <w:kern w:val="2"/>
            </w:rPr>
            <w:delText>tension</w:delText>
          </w:r>
        </w:del>
      </w:ins>
      <w:ins w:id="295" w:author="Hong Deng" w:date="2026-04-04T12:09:00Z" w16du:dateUtc="2026-04-04T04:09:00Z">
        <w:del w:id="296" w:author="Hong Deng [2]" w:date="2026-04-06T15:04:00Z" w16du:dateUtc="2026-04-06T07:04:00Z">
          <w:r w:rsidR="00FB5B23" w:rsidDel="00B057F2">
            <w:rPr>
              <w:rFonts w:eastAsia="DengXian"/>
              <w:kern w:val="2"/>
            </w:rPr>
            <w:delText xml:space="preserve">. </w:delText>
          </w:r>
        </w:del>
      </w:ins>
      <w:ins w:id="297" w:author="Hong Deng" w:date="2026-04-04T16:20:00Z" w16du:dateUtc="2026-04-04T08:20:00Z">
        <w:del w:id="298" w:author="Hong Deng [2]" w:date="2026-04-06T15:04:00Z" w16du:dateUtc="2026-04-06T07:04:00Z">
          <w:r w:rsidR="0000299C" w:rsidDel="00B057F2">
            <w:rPr>
              <w:rFonts w:eastAsia="DengXian"/>
              <w:kern w:val="2"/>
            </w:rPr>
            <w:delText>G</w:delText>
          </w:r>
        </w:del>
      </w:ins>
      <w:ins w:id="299" w:author="Hong Deng" w:date="2026-04-04T12:07:00Z" w16du:dateUtc="2026-04-04T04:07:00Z">
        <w:del w:id="300" w:author="Hong Deng [2]" w:date="2026-04-06T15:04:00Z" w16du:dateUtc="2026-04-06T07:04:00Z">
          <w:r w:rsidR="00691D83" w:rsidDel="00B057F2">
            <w:rPr>
              <w:rFonts w:eastAsia="DengXian"/>
              <w:kern w:val="2"/>
            </w:rPr>
            <w:delText>en</w:delText>
          </w:r>
          <w:r w:rsidR="00EF144D" w:rsidDel="00B057F2">
            <w:rPr>
              <w:rFonts w:eastAsia="DengXian"/>
              <w:kern w:val="2"/>
            </w:rPr>
            <w:delText xml:space="preserve">uine mastery during onboarding is achieved not through flawless performance but through </w:delText>
          </w:r>
        </w:del>
      </w:ins>
      <w:ins w:id="301" w:author="Hong Deng" w:date="2026-04-04T15:47:00Z" w16du:dateUtc="2026-04-04T07:47:00Z">
        <w:del w:id="302" w:author="Hong Deng [2]" w:date="2026-04-06T15:04:00Z" w16du:dateUtc="2026-04-06T07:04:00Z">
          <w:r w:rsidR="00C336D3" w:rsidDel="00B057F2">
            <w:rPr>
              <w:rFonts w:eastAsia="DengXian"/>
              <w:kern w:val="2"/>
            </w:rPr>
            <w:delText>a process</w:delText>
          </w:r>
          <w:r w:rsidR="007C0DFB" w:rsidDel="00B057F2">
            <w:rPr>
              <w:rFonts w:eastAsia="DengXian"/>
              <w:kern w:val="2"/>
            </w:rPr>
            <w:delText xml:space="preserve"> </w:delText>
          </w:r>
        </w:del>
      </w:ins>
      <w:ins w:id="303" w:author="Hong Deng" w:date="2026-04-04T15:48:00Z" w16du:dateUtc="2026-04-04T07:48:00Z">
        <w:del w:id="304" w:author="Hong Deng [2]" w:date="2026-04-06T15:04:00Z" w16du:dateUtc="2026-04-06T07:04:00Z">
          <w:r w:rsidR="007C0DFB" w:rsidDel="00B057F2">
            <w:rPr>
              <w:rFonts w:eastAsia="DengXian"/>
              <w:kern w:val="2"/>
            </w:rPr>
            <w:delText>through</w:delText>
          </w:r>
        </w:del>
      </w:ins>
      <w:ins w:id="305" w:author="Hong Deng" w:date="2026-04-04T12:08:00Z" w16du:dateUtc="2026-04-04T04:08:00Z">
        <w:del w:id="306" w:author="Hong Deng [2]" w:date="2026-04-06T15:04:00Z" w16du:dateUtc="2026-04-06T07:04:00Z">
          <w:r w:rsidR="0034210F" w:rsidDel="00B057F2">
            <w:rPr>
              <w:rFonts w:eastAsia="DengXian"/>
              <w:kern w:val="2"/>
            </w:rPr>
            <w:delText xml:space="preserve"> which newcomers attempt tasks, encounter mistakes, and learn from them</w:delText>
          </w:r>
          <w:r w:rsidR="00FB5B23" w:rsidDel="00B057F2">
            <w:rPr>
              <w:rFonts w:eastAsia="DengXian"/>
              <w:kern w:val="2"/>
            </w:rPr>
            <w:delText xml:space="preserve">. </w:delText>
          </w:r>
        </w:del>
      </w:ins>
      <w:ins w:id="307" w:author="Hong Deng" w:date="2026-04-04T16:21:00Z" w16du:dateUtc="2026-04-04T08:21:00Z">
        <w:del w:id="308" w:author="Hong Deng [2]" w:date="2026-04-06T15:04:00Z" w16du:dateUtc="2026-04-06T07:04:00Z">
          <w:r w:rsidR="00323C20" w:rsidDel="00B057F2">
            <w:rPr>
              <w:rFonts w:eastAsia="DengXian"/>
              <w:kern w:val="2"/>
            </w:rPr>
            <w:delText xml:space="preserve">Yet </w:delText>
          </w:r>
        </w:del>
      </w:ins>
      <w:ins w:id="309" w:author="Hong Deng" w:date="2026-04-04T12:09:00Z" w16du:dateUtc="2026-04-04T04:09:00Z">
        <w:del w:id="310" w:author="Hong Deng [2]" w:date="2026-04-06T15:04:00Z" w16du:dateUtc="2026-04-06T07:04:00Z">
          <w:r w:rsidR="00FB5B23" w:rsidDel="00B057F2">
            <w:rPr>
              <w:rFonts w:eastAsia="DengXian"/>
              <w:kern w:val="2"/>
            </w:rPr>
            <w:delText xml:space="preserve">errors are socially costly at </w:delText>
          </w:r>
          <w:r w:rsidR="00766E35" w:rsidDel="00B057F2">
            <w:rPr>
              <w:rFonts w:eastAsia="DengXian"/>
              <w:kern w:val="2"/>
            </w:rPr>
            <w:delText>precisely the moment when impressions are most fragile</w:delText>
          </w:r>
        </w:del>
      </w:ins>
      <w:ins w:id="311" w:author="Hong Deng" w:date="2026-04-04T15:58:00Z" w16du:dateUtc="2026-04-04T07:58:00Z">
        <w:del w:id="312" w:author="Hong Deng [2]" w:date="2026-04-06T15:04:00Z" w16du:dateUtc="2026-04-06T07:04:00Z">
          <w:r w:rsidR="00891C22" w:rsidDel="00B057F2">
            <w:rPr>
              <w:rFonts w:eastAsia="DengXian"/>
              <w:kern w:val="2"/>
            </w:rPr>
            <w:delText>; they</w:delText>
          </w:r>
        </w:del>
      </w:ins>
      <w:ins w:id="313" w:author="Hong Deng" w:date="2026-04-04T12:09:00Z" w16du:dateUtc="2026-04-04T04:09:00Z">
        <w:del w:id="314" w:author="Hong Deng [2]" w:date="2026-04-06T15:04:00Z" w16du:dateUtc="2026-04-06T07:04:00Z">
          <w:r w:rsidR="00766E35" w:rsidDel="00B057F2">
            <w:rPr>
              <w:rFonts w:eastAsia="DengXian"/>
              <w:kern w:val="2"/>
            </w:rPr>
            <w:delText xml:space="preserve"> signal i</w:delText>
          </w:r>
        </w:del>
      </w:ins>
      <w:ins w:id="315" w:author="Hong Deng" w:date="2026-04-04T12:10:00Z" w16du:dateUtc="2026-04-04T04:10:00Z">
        <w:del w:id="316" w:author="Hong Deng [2]" w:date="2026-04-06T15:04:00Z" w16du:dateUtc="2026-04-06T07:04:00Z">
          <w:r w:rsidR="00766E35" w:rsidDel="00B057F2">
            <w:rPr>
              <w:rFonts w:eastAsia="DengXian"/>
              <w:kern w:val="2"/>
            </w:rPr>
            <w:delText xml:space="preserve">ncompetence to observers who may not yet know enough </w:delText>
          </w:r>
          <w:r w:rsidR="009467EB" w:rsidDel="00B057F2">
            <w:rPr>
              <w:rFonts w:eastAsia="DengXian"/>
              <w:kern w:val="2"/>
            </w:rPr>
            <w:delText xml:space="preserve">about a newcomer to discount them. </w:delText>
          </w:r>
          <w:r w:rsidR="00AB353D" w:rsidDel="00B057F2">
            <w:rPr>
              <w:rFonts w:eastAsia="DengXian"/>
              <w:kern w:val="2"/>
            </w:rPr>
            <w:delText>Newcomers who experiment risk looking</w:delText>
          </w:r>
        </w:del>
      </w:ins>
      <w:ins w:id="317" w:author="Hong Deng" w:date="2026-04-04T12:11:00Z" w16du:dateUtc="2026-04-04T04:11:00Z">
        <w:del w:id="318" w:author="Hong Deng [2]" w:date="2026-04-06T15:04:00Z" w16du:dateUtc="2026-04-06T07:04:00Z">
          <w:r w:rsidR="00AB353D" w:rsidDel="00B057F2">
            <w:rPr>
              <w:rFonts w:eastAsia="DengXian"/>
              <w:kern w:val="2"/>
            </w:rPr>
            <w:delText xml:space="preserve"> foolish</w:delText>
          </w:r>
        </w:del>
      </w:ins>
      <w:ins w:id="319" w:author="Hong Deng" w:date="2026-04-04T15:59:00Z" w16du:dateUtc="2026-04-04T07:59:00Z">
        <w:del w:id="320" w:author="Hong Deng [2]" w:date="2026-04-06T15:04:00Z" w16du:dateUtc="2026-04-06T07:04:00Z">
          <w:r w:rsidR="00891C22" w:rsidDel="00B057F2">
            <w:rPr>
              <w:rFonts w:eastAsia="DengXian"/>
              <w:kern w:val="2"/>
            </w:rPr>
            <w:delText xml:space="preserve">, and </w:delText>
          </w:r>
        </w:del>
      </w:ins>
      <w:ins w:id="321" w:author="Hong Deng" w:date="2026-04-04T12:11:00Z" w16du:dateUtc="2026-04-04T04:11:00Z">
        <w:del w:id="322" w:author="Hong Deng [2]" w:date="2026-04-06T15:04:00Z" w16du:dateUtc="2026-04-06T07:04:00Z">
          <w:r w:rsidR="00AB353D" w:rsidDel="00B057F2">
            <w:rPr>
              <w:rFonts w:eastAsia="DengXian"/>
              <w:kern w:val="2"/>
            </w:rPr>
            <w:delText xml:space="preserve">newcomers who </w:delText>
          </w:r>
          <w:r w:rsidR="00DC0F99" w:rsidDel="00B057F2">
            <w:rPr>
              <w:rFonts w:eastAsia="DengXian"/>
              <w:kern w:val="2"/>
            </w:rPr>
            <w:delText xml:space="preserve">play it safe forego the learning that onboarding demands. </w:delText>
          </w:r>
        </w:del>
      </w:ins>
    </w:p>
    <w:p w14:paraId="34197F50" w14:textId="77777777" w:rsidR="00B057F2" w:rsidRDefault="00B057F2" w:rsidP="007B38D0">
      <w:pPr>
        <w:snapToGrid w:val="0"/>
        <w:spacing w:line="480" w:lineRule="auto"/>
        <w:ind w:firstLine="720"/>
        <w:rPr>
          <w:ins w:id="323" w:author="Hong Deng [2]" w:date="2026-04-06T15:04:00Z" w16du:dateUtc="2026-04-06T07:04:00Z"/>
          <w:rFonts w:eastAsia="DengXian"/>
          <w:kern w:val="2"/>
        </w:rPr>
      </w:pPr>
    </w:p>
    <w:p w14:paraId="777D3E52" w14:textId="47FBD86D" w:rsidR="009458CE" w:rsidDel="005822CA" w:rsidRDefault="00892B66" w:rsidP="005822CA">
      <w:pPr>
        <w:snapToGrid w:val="0"/>
        <w:spacing w:line="480" w:lineRule="auto"/>
        <w:ind w:firstLine="720"/>
        <w:rPr>
          <w:del w:id="324" w:author="Hong Deng [2]" w:date="2026-05-24T13:15:00Z" w16du:dateUtc="2026-05-24T05:15:00Z"/>
          <w:rFonts w:eastAsia="DengXian"/>
          <w:kern w:val="2"/>
        </w:rPr>
      </w:pPr>
      <w:ins w:id="325" w:author="Hong Deng [2]" w:date="2026-04-06T16:07:00Z" w16du:dateUtc="2026-04-06T08:07:00Z">
        <w:r>
          <w:rPr>
            <w:rFonts w:eastAsia="DengXian"/>
            <w:kern w:val="2"/>
          </w:rPr>
          <w:lastRenderedPageBreak/>
          <w:t>T</w:t>
        </w:r>
        <w:r>
          <w:rPr>
            <w:rFonts w:eastAsia="DengXian" w:hint="eastAsia"/>
            <w:kern w:val="2"/>
          </w:rPr>
          <w:t xml:space="preserve">his </w:t>
        </w:r>
      </w:ins>
      <w:ins w:id="326" w:author="Hong Deng" w:date="2026-06-11T16:51:00Z" w16du:dateUtc="2026-06-11T08:51:00Z">
        <w:r w:rsidR="003E4CE6">
          <w:rPr>
            <w:rFonts w:eastAsia="DengXian" w:hint="eastAsia"/>
            <w:kern w:val="2"/>
          </w:rPr>
          <w:t xml:space="preserve">cognitive-procedural </w:t>
        </w:r>
      </w:ins>
      <w:ins w:id="327" w:author="Hong Deng [2]" w:date="2026-04-06T16:07:00Z" w16du:dateUtc="2026-04-06T08:07:00Z">
        <w:del w:id="328" w:author="Hong Deng" w:date="2026-05-25T12:39:00Z" w16du:dateUtc="2026-05-25T04:39:00Z">
          <w:r w:rsidDel="00A6217C">
            <w:rPr>
              <w:rFonts w:eastAsia="DengXian" w:hint="eastAsia"/>
              <w:kern w:val="2"/>
            </w:rPr>
            <w:delText>oversight</w:delText>
          </w:r>
        </w:del>
      </w:ins>
      <w:ins w:id="329" w:author="Hong Deng" w:date="2026-06-11T17:15:00Z" w16du:dateUtc="2026-06-11T09:15:00Z">
        <w:r w:rsidR="008C4EDE">
          <w:rPr>
            <w:rFonts w:eastAsia="DengXian" w:hint="eastAsia"/>
            <w:kern w:val="2"/>
          </w:rPr>
          <w:t>aspect</w:t>
        </w:r>
      </w:ins>
      <w:ins w:id="330" w:author="Hong Deng [2]" w:date="2026-04-06T16:07:00Z" w16du:dateUtc="2026-04-06T08:07:00Z">
        <w:r>
          <w:rPr>
            <w:rFonts w:eastAsia="DengXian" w:hint="eastAsia"/>
            <w:kern w:val="2"/>
          </w:rPr>
          <w:t xml:space="preserve"> matters because </w:t>
        </w:r>
        <w:del w:id="331" w:author="Hong Deng" w:date="2026-06-11T17:15:00Z" w16du:dateUtc="2026-06-11T09:15:00Z">
          <w:r w:rsidDel="008343C1">
            <w:rPr>
              <w:rFonts w:eastAsia="DengXian" w:hint="eastAsia"/>
              <w:kern w:val="2"/>
            </w:rPr>
            <w:delText xml:space="preserve">the </w:delText>
          </w:r>
        </w:del>
        <w:del w:id="332" w:author="Hong Deng" w:date="2026-06-11T16:51:00Z" w16du:dateUtc="2026-06-11T08:51:00Z">
          <w:r w:rsidDel="007F21E7">
            <w:rPr>
              <w:rFonts w:eastAsia="DengXian" w:hint="eastAsia"/>
              <w:kern w:val="2"/>
            </w:rPr>
            <w:delText xml:space="preserve">cognitive </w:delText>
          </w:r>
        </w:del>
        <w:del w:id="333" w:author="Hong Deng" w:date="2026-06-11T17:15:00Z" w16du:dateUtc="2026-06-11T09:15:00Z">
          <w:r w:rsidDel="008343C1">
            <w:rPr>
              <w:rFonts w:eastAsia="DengXian" w:hint="eastAsia"/>
              <w:kern w:val="2"/>
            </w:rPr>
            <w:delText xml:space="preserve">processing of errors </w:delText>
          </w:r>
        </w:del>
      </w:ins>
      <w:ins w:id="334" w:author="Hong Deng" w:date="2026-06-11T17:15:00Z" w16du:dateUtc="2026-06-11T09:15:00Z">
        <w:r w:rsidR="008343C1">
          <w:rPr>
            <w:rFonts w:eastAsia="DengXian"/>
            <w:kern w:val="2"/>
          </w:rPr>
          <w:t xml:space="preserve">error processing </w:t>
        </w:r>
      </w:ins>
      <w:ins w:id="335" w:author="Hong Deng [2]" w:date="2026-04-06T16:07:00Z" w16du:dateUtc="2026-04-06T08:07:00Z">
        <w:r>
          <w:rPr>
            <w:rFonts w:eastAsia="DengXian" w:hint="eastAsia"/>
            <w:kern w:val="2"/>
          </w:rPr>
          <w:t>poses challenges</w:t>
        </w:r>
      </w:ins>
      <w:ins w:id="336" w:author="Hong Deng [2]" w:date="2026-04-06T16:08:00Z" w16du:dateUtc="2026-04-06T08:08:00Z">
        <w:r>
          <w:rPr>
            <w:rFonts w:eastAsia="DengXian" w:hint="eastAsia"/>
            <w:kern w:val="2"/>
          </w:rPr>
          <w:t xml:space="preserve"> that motivational readiness alone cannot resolve. </w:t>
        </w:r>
        <w:del w:id="337" w:author="Hong Deng" w:date="2026-06-11T17:16:00Z" w16du:dateUtc="2026-06-11T09:16:00Z">
          <w:r w:rsidR="0019663F" w:rsidDel="008343C1">
            <w:rPr>
              <w:rFonts w:eastAsia="DengXian"/>
              <w:kern w:val="2"/>
            </w:rPr>
            <w:delText>W</w:delText>
          </w:r>
          <w:r w:rsidR="0019663F" w:rsidDel="008343C1">
            <w:rPr>
              <w:rFonts w:eastAsia="DengXian" w:hint="eastAsia"/>
              <w:kern w:val="2"/>
            </w:rPr>
            <w:delText>hen an error occurs in</w:delText>
          </w:r>
        </w:del>
      </w:ins>
      <w:ins w:id="338" w:author="Hong Deng" w:date="2026-06-11T17:16:00Z" w16du:dateUtc="2026-06-11T09:16:00Z">
        <w:r w:rsidR="008343C1">
          <w:rPr>
            <w:rFonts w:eastAsia="DengXian" w:hint="eastAsia"/>
            <w:kern w:val="2"/>
          </w:rPr>
          <w:t>In</w:t>
        </w:r>
      </w:ins>
      <w:ins w:id="339" w:author="Hong Deng [2]" w:date="2026-04-06T16:08:00Z" w16du:dateUtc="2026-04-06T08:08:00Z">
        <w:r w:rsidR="0019663F">
          <w:rPr>
            <w:rFonts w:eastAsia="DengXian" w:hint="eastAsia"/>
            <w:kern w:val="2"/>
          </w:rPr>
          <w:t xml:space="preserve"> an unfamiliar environment, </w:t>
        </w:r>
      </w:ins>
      <w:ins w:id="340" w:author="Hong Deng [2]" w:date="2026-04-06T16:09:00Z" w16du:dateUtc="2026-04-06T08:09:00Z">
        <w:r w:rsidR="0019663F">
          <w:rPr>
            <w:rFonts w:eastAsia="DengXian" w:hint="eastAsia"/>
            <w:kern w:val="2"/>
          </w:rPr>
          <w:t xml:space="preserve">newcomers </w:t>
        </w:r>
        <w:del w:id="341" w:author="Hong Deng" w:date="2026-06-11T17:16:00Z" w16du:dateUtc="2026-06-11T09:16:00Z">
          <w:r w:rsidR="0019663F" w:rsidDel="008343C1">
            <w:rPr>
              <w:rFonts w:eastAsia="DengXian" w:hint="eastAsia"/>
              <w:kern w:val="2"/>
            </w:rPr>
            <w:delText>confront the substantial burden of identifying</w:delText>
          </w:r>
        </w:del>
      </w:ins>
      <w:ins w:id="342" w:author="Hong Deng" w:date="2026-06-11T17:16:00Z" w16du:dateUtc="2026-06-11T09:16:00Z">
        <w:r w:rsidR="008343C1">
          <w:rPr>
            <w:rFonts w:eastAsia="DengXian" w:hint="eastAsia"/>
            <w:kern w:val="2"/>
          </w:rPr>
          <w:t>must identify</w:t>
        </w:r>
      </w:ins>
      <w:ins w:id="343" w:author="Hong Deng [2]" w:date="2026-04-06T16:09:00Z" w16du:dateUtc="2026-04-06T08:09:00Z">
        <w:r w:rsidR="0019663F">
          <w:rPr>
            <w:rFonts w:eastAsia="DengXian" w:hint="eastAsia"/>
            <w:kern w:val="2"/>
          </w:rPr>
          <w:t xml:space="preserve"> the source</w:t>
        </w:r>
        <w:del w:id="344" w:author="Hong Deng" w:date="2026-06-11T17:16:00Z" w16du:dateUtc="2026-06-11T09:16:00Z">
          <w:r w:rsidR="0019663F" w:rsidDel="008343C1">
            <w:rPr>
              <w:rFonts w:eastAsia="DengXian" w:hint="eastAsia"/>
              <w:kern w:val="2"/>
            </w:rPr>
            <w:delText>s</w:delText>
          </w:r>
        </w:del>
        <w:r w:rsidR="0019663F">
          <w:rPr>
            <w:rFonts w:eastAsia="DengXian" w:hint="eastAsia"/>
            <w:kern w:val="2"/>
          </w:rPr>
          <w:t xml:space="preserve"> of </w:t>
        </w:r>
        <w:del w:id="345" w:author="Hong Deng" w:date="2026-06-11T17:16:00Z" w16du:dateUtc="2026-06-11T09:16:00Z">
          <w:r w:rsidR="0019663F" w:rsidDel="00486448">
            <w:rPr>
              <w:rFonts w:eastAsia="DengXian" w:hint="eastAsia"/>
              <w:kern w:val="2"/>
            </w:rPr>
            <w:delText>the</w:delText>
          </w:r>
        </w:del>
      </w:ins>
      <w:ins w:id="346" w:author="Hong Deng" w:date="2026-06-11T17:16:00Z" w16du:dateUtc="2026-06-11T09:16:00Z">
        <w:r w:rsidR="00486448">
          <w:rPr>
            <w:rFonts w:eastAsia="DengXian" w:hint="eastAsia"/>
            <w:kern w:val="2"/>
          </w:rPr>
          <w:t>a</w:t>
        </w:r>
      </w:ins>
      <w:ins w:id="347" w:author="Hong Deng [2]" w:date="2026-04-06T16:09:00Z" w16du:dateUtc="2026-04-06T08:09:00Z">
        <w:r w:rsidR="0019663F">
          <w:rPr>
            <w:rFonts w:eastAsia="DengXian" w:hint="eastAsia"/>
            <w:kern w:val="2"/>
          </w:rPr>
          <w:t xml:space="preserve"> deviation, evaluat</w:t>
        </w:r>
      </w:ins>
      <w:ins w:id="348" w:author="Hong Deng" w:date="2026-06-11T17:16:00Z" w16du:dateUtc="2026-06-11T09:16:00Z">
        <w:r w:rsidR="00486448">
          <w:rPr>
            <w:rFonts w:eastAsia="DengXian" w:hint="eastAsia"/>
            <w:kern w:val="2"/>
          </w:rPr>
          <w:t>e</w:t>
        </w:r>
      </w:ins>
      <w:ins w:id="349" w:author="Hong Deng [2]" w:date="2026-04-06T16:09:00Z" w16du:dateUtc="2026-04-06T08:09:00Z">
        <w:del w:id="350" w:author="Hong Deng" w:date="2026-06-11T17:16:00Z" w16du:dateUtc="2026-06-11T09:16:00Z">
          <w:r w:rsidR="0019663F" w:rsidDel="00486448">
            <w:rPr>
              <w:rFonts w:eastAsia="DengXian" w:hint="eastAsia"/>
              <w:kern w:val="2"/>
            </w:rPr>
            <w:delText>ing</w:delText>
          </w:r>
        </w:del>
        <w:r w:rsidR="0019663F">
          <w:rPr>
            <w:rFonts w:eastAsia="DengXian" w:hint="eastAsia"/>
            <w:kern w:val="2"/>
          </w:rPr>
          <w:t xml:space="preserve"> which assumptions or procedures are flawed, and </w:t>
        </w:r>
        <w:del w:id="351" w:author="Hong Deng" w:date="2026-06-11T17:16:00Z" w16du:dateUtc="2026-06-11T09:16:00Z">
          <w:r w:rsidR="0019663F" w:rsidDel="00486448">
            <w:rPr>
              <w:rFonts w:eastAsia="DengXian" w:hint="eastAsia"/>
              <w:kern w:val="2"/>
            </w:rPr>
            <w:delText>generating</w:delText>
          </w:r>
        </w:del>
      </w:ins>
      <w:ins w:id="352" w:author="Hong Deng" w:date="2026-06-11T17:16:00Z" w16du:dateUtc="2026-06-11T09:16:00Z">
        <w:r w:rsidR="00486448">
          <w:rPr>
            <w:rFonts w:eastAsia="DengXian"/>
            <w:kern w:val="2"/>
          </w:rPr>
          <w:t>generate</w:t>
        </w:r>
      </w:ins>
      <w:ins w:id="353" w:author="Hong Deng [2]" w:date="2026-04-06T16:09:00Z" w16du:dateUtc="2026-04-06T08:09:00Z">
        <w:r w:rsidR="0019663F">
          <w:rPr>
            <w:rFonts w:eastAsia="DengXian" w:hint="eastAsia"/>
            <w:kern w:val="2"/>
          </w:rPr>
          <w:t xml:space="preserve"> a corrective strategy</w:t>
        </w:r>
      </w:ins>
      <w:ins w:id="354" w:author="Hong Deng [2]" w:date="2026-04-06T16:10:00Z" w16du:dateUtc="2026-04-06T08:10:00Z">
        <w:r w:rsidR="0019663F">
          <w:rPr>
            <w:rFonts w:eastAsia="DengXian" w:hint="eastAsia"/>
            <w:kern w:val="2"/>
          </w:rPr>
          <w:t xml:space="preserve">. </w:t>
        </w:r>
        <w:r w:rsidR="0019663F">
          <w:rPr>
            <w:rFonts w:eastAsia="DengXian"/>
            <w:kern w:val="2"/>
          </w:rPr>
          <w:t>W</w:t>
        </w:r>
        <w:r w:rsidR="0019663F">
          <w:rPr>
            <w:rFonts w:eastAsia="DengXian" w:hint="eastAsia"/>
            <w:kern w:val="2"/>
          </w:rPr>
          <w:t>ithout structur</w:t>
        </w:r>
      </w:ins>
      <w:ins w:id="355" w:author="Hong Deng [2]" w:date="2026-04-06T16:11:00Z" w16du:dateUtc="2026-04-06T08:11:00Z">
        <w:r w:rsidR="0019663F">
          <w:rPr>
            <w:rFonts w:eastAsia="DengXian" w:hint="eastAsia"/>
            <w:kern w:val="2"/>
          </w:rPr>
          <w:t xml:space="preserve">ed </w:t>
        </w:r>
      </w:ins>
      <w:ins w:id="356" w:author="Hong Deng [2]" w:date="2026-04-06T16:29:00Z" w16du:dateUtc="2026-04-06T08:29:00Z">
        <w:r w:rsidR="00D13B58">
          <w:rPr>
            <w:rFonts w:eastAsia="DengXian" w:hint="eastAsia"/>
            <w:kern w:val="2"/>
          </w:rPr>
          <w:t>guidance</w:t>
        </w:r>
      </w:ins>
      <w:ins w:id="357" w:author="Hong Deng [2]" w:date="2026-04-06T16:11:00Z" w16du:dateUtc="2026-04-06T08:11:00Z">
        <w:del w:id="358" w:author="Hong Deng" w:date="2026-06-11T17:16:00Z" w16du:dateUtc="2026-06-11T09:16:00Z">
          <w:r w:rsidR="0019663F" w:rsidDel="00486448">
            <w:rPr>
              <w:rFonts w:eastAsia="DengXian" w:hint="eastAsia"/>
              <w:kern w:val="2"/>
            </w:rPr>
            <w:delText xml:space="preserve"> </w:delText>
          </w:r>
        </w:del>
      </w:ins>
      <w:ins w:id="359" w:author="Hong Deng [2]" w:date="2026-04-06T16:29:00Z" w16du:dateUtc="2026-04-06T08:29:00Z">
        <w:del w:id="360" w:author="Hong Deng" w:date="2026-06-11T17:16:00Z" w16du:dateUtc="2026-06-11T09:16:00Z">
          <w:r w:rsidR="00D13B58" w:rsidDel="00486448">
            <w:rPr>
              <w:rFonts w:eastAsia="DengXian" w:hint="eastAsia"/>
              <w:kern w:val="2"/>
            </w:rPr>
            <w:delText>for</w:delText>
          </w:r>
        </w:del>
      </w:ins>
      <w:ins w:id="361" w:author="Hong Deng [2]" w:date="2026-04-06T16:11:00Z" w16du:dateUtc="2026-04-06T08:11:00Z">
        <w:del w:id="362" w:author="Hong Deng" w:date="2026-06-11T17:16:00Z" w16du:dateUtc="2026-06-11T09:16:00Z">
          <w:r w:rsidR="0019663F" w:rsidDel="00486448">
            <w:rPr>
              <w:rFonts w:eastAsia="DengXian" w:hint="eastAsia"/>
              <w:kern w:val="2"/>
            </w:rPr>
            <w:delText xml:space="preserve"> this process</w:delText>
          </w:r>
        </w:del>
        <w:r w:rsidR="0019663F">
          <w:rPr>
            <w:rFonts w:eastAsia="DengXian" w:hint="eastAsia"/>
            <w:kern w:val="2"/>
          </w:rPr>
          <w:t xml:space="preserve">, even highly </w:t>
        </w:r>
        <w:r w:rsidR="0019663F">
          <w:rPr>
            <w:rFonts w:eastAsia="DengXian"/>
            <w:kern w:val="2"/>
          </w:rPr>
          <w:t>motivated</w:t>
        </w:r>
        <w:r w:rsidR="0019663F">
          <w:rPr>
            <w:rFonts w:eastAsia="DengXian" w:hint="eastAsia"/>
            <w:kern w:val="2"/>
          </w:rPr>
          <w:t xml:space="preserve"> newcomers are likely to default </w:t>
        </w:r>
        <w:del w:id="363" w:author="Hong Deng" w:date="2026-06-05T20:38:00Z" w16du:dateUtc="2026-06-05T12:38:00Z">
          <w:r w:rsidR="0019663F" w:rsidDel="008E7372">
            <w:rPr>
              <w:rFonts w:eastAsia="DengXian" w:hint="eastAsia"/>
              <w:kern w:val="2"/>
            </w:rPr>
            <w:delText>to</w:delText>
          </w:r>
        </w:del>
      </w:ins>
      <w:ins w:id="364" w:author="Hong Deng" w:date="2026-06-05T20:38:00Z" w16du:dateUtc="2026-06-05T12:38:00Z">
        <w:r w:rsidR="008E7372">
          <w:rPr>
            <w:rFonts w:eastAsia="DengXian"/>
            <w:kern w:val="2"/>
          </w:rPr>
          <w:t>on</w:t>
        </w:r>
      </w:ins>
      <w:ins w:id="365" w:author="Hong Deng [2]" w:date="2026-04-06T16:11:00Z" w16du:dateUtc="2026-04-06T08:11:00Z">
        <w:r w:rsidR="0019663F">
          <w:rPr>
            <w:rFonts w:eastAsia="DengXian" w:hint="eastAsia"/>
            <w:kern w:val="2"/>
          </w:rPr>
          <w:t xml:space="preserve"> superficial fixes</w:t>
        </w:r>
      </w:ins>
      <w:ins w:id="366" w:author="Hong Deng [2]" w:date="2026-04-06T16:12:00Z" w16du:dateUtc="2026-04-06T08:12:00Z">
        <w:r w:rsidR="0019663F">
          <w:rPr>
            <w:rFonts w:eastAsia="DengXian" w:hint="eastAsia"/>
            <w:kern w:val="2"/>
          </w:rPr>
          <w:t xml:space="preserve"> </w:t>
        </w:r>
        <w:del w:id="367" w:author="Hong Deng" w:date="2026-06-05T19:51:00Z" w16du:dateUtc="2026-06-05T11:51:00Z">
          <w:r w:rsidR="0019663F" w:rsidDel="00CF2028">
            <w:rPr>
              <w:rFonts w:eastAsia="DengXian" w:hint="eastAsia"/>
              <w:kern w:val="2"/>
            </w:rPr>
            <w:delText xml:space="preserve">but </w:delText>
          </w:r>
        </w:del>
      </w:ins>
      <w:ins w:id="368" w:author="Hong Deng" w:date="2026-06-05T19:51:00Z" w16du:dateUtc="2026-06-05T11:51:00Z">
        <w:r w:rsidR="00CF2028">
          <w:rPr>
            <w:rFonts w:eastAsia="DengXian"/>
            <w:kern w:val="2"/>
          </w:rPr>
          <w:t xml:space="preserve">that </w:t>
        </w:r>
      </w:ins>
      <w:ins w:id="369" w:author="Hong Deng [2]" w:date="2026-04-06T16:12:00Z" w16du:dateUtc="2026-04-06T08:12:00Z">
        <w:r w:rsidR="0019663F">
          <w:rPr>
            <w:rFonts w:eastAsia="DengXian" w:hint="eastAsia"/>
            <w:kern w:val="2"/>
          </w:rPr>
          <w:t>leave the underlying cause intact.</w:t>
        </w:r>
      </w:ins>
      <w:ins w:id="370" w:author="Hong Deng [2]" w:date="2026-04-09T15:55:00Z" w16du:dateUtc="2026-04-09T07:55:00Z">
        <w:r w:rsidR="00CA31FD">
          <w:rPr>
            <w:rFonts w:eastAsia="DengXian"/>
            <w:kern w:val="2"/>
          </w:rPr>
          <w:t xml:space="preserve"> </w:t>
        </w:r>
      </w:ins>
      <w:bookmarkStart w:id="371" w:name="OLE_LINK5"/>
      <w:ins w:id="372" w:author="Hong Deng" w:date="2026-06-11T16:58:00Z" w16du:dateUtc="2026-06-11T08:58:00Z">
        <w:r w:rsidR="00007E1C">
          <w:rPr>
            <w:rFonts w:eastAsia="DengXian"/>
            <w:kern w:val="2"/>
          </w:rPr>
          <w:t>F</w:t>
        </w:r>
        <w:r w:rsidR="00007E1C">
          <w:rPr>
            <w:rFonts w:eastAsia="DengXian" w:hint="eastAsia"/>
            <w:kern w:val="2"/>
          </w:rPr>
          <w:t xml:space="preserve">or example, a newcomer who schedules a client meeting in the </w:t>
        </w:r>
      </w:ins>
      <w:ins w:id="373" w:author="Hong Deng" w:date="2026-06-11T16:59:00Z" w16du:dateUtc="2026-06-11T08:59:00Z">
        <w:r w:rsidR="00007E1C">
          <w:rPr>
            <w:rFonts w:eastAsia="DengXian" w:hint="eastAsia"/>
            <w:kern w:val="2"/>
          </w:rPr>
          <w:t xml:space="preserve">wrong </w:t>
        </w:r>
        <w:r w:rsidR="00C30EDB">
          <w:rPr>
            <w:rFonts w:eastAsia="DengXian" w:hint="eastAsia"/>
            <w:kern w:val="2"/>
          </w:rPr>
          <w:t>time zone may quickly correct the calendar invitation and apologize. But if the mistake occurred because the team</w:t>
        </w:r>
        <w:r w:rsidR="00C30EDB">
          <w:rPr>
            <w:rFonts w:eastAsia="DengXian"/>
            <w:kern w:val="2"/>
          </w:rPr>
          <w:t>’</w:t>
        </w:r>
        <w:r w:rsidR="00C30EDB">
          <w:rPr>
            <w:rFonts w:eastAsia="DengXian" w:hint="eastAsia"/>
            <w:kern w:val="2"/>
          </w:rPr>
          <w:t xml:space="preserve">s scheduling system </w:t>
        </w:r>
      </w:ins>
      <w:ins w:id="374" w:author="Hong Deng" w:date="2026-06-11T17:00:00Z" w16du:dateUtc="2026-06-11T09:00:00Z">
        <w:r w:rsidR="004D6458">
          <w:rPr>
            <w:rFonts w:eastAsia="DengXian"/>
            <w:kern w:val="2"/>
          </w:rPr>
          <w:t>uses headquarters time rather than</w:t>
        </w:r>
      </w:ins>
      <w:ins w:id="375" w:author="Hong Deng" w:date="2026-06-11T16:59:00Z" w16du:dateUtc="2026-06-11T08:59:00Z">
        <w:r w:rsidR="009B07A2">
          <w:rPr>
            <w:rFonts w:eastAsia="DengXian" w:hint="eastAsia"/>
            <w:kern w:val="2"/>
          </w:rPr>
          <w:t xml:space="preserve"> local time, </w:t>
        </w:r>
      </w:ins>
      <w:ins w:id="376" w:author="Hong Deng" w:date="2026-06-11T17:00:00Z" w16du:dateUtc="2026-06-11T09:00:00Z">
        <w:r w:rsidR="009B07A2">
          <w:rPr>
            <w:rFonts w:eastAsia="DengXian" w:hint="eastAsia"/>
            <w:kern w:val="2"/>
          </w:rPr>
          <w:t>the newcomer</w:t>
        </w:r>
      </w:ins>
      <w:ins w:id="377" w:author="Hong Deng" w:date="2026-06-11T17:17:00Z" w16du:dateUtc="2026-06-11T09:17:00Z">
        <w:r w:rsidR="003F00E3">
          <w:rPr>
            <w:rFonts w:eastAsia="DengXian" w:hint="eastAsia"/>
            <w:kern w:val="2"/>
          </w:rPr>
          <w:t xml:space="preserve"> has</w:t>
        </w:r>
      </w:ins>
      <w:ins w:id="378" w:author="Hong Deng" w:date="2026-06-11T17:00:00Z" w16du:dateUtc="2026-06-11T09:00:00Z">
        <w:r w:rsidR="009B07A2">
          <w:rPr>
            <w:rFonts w:eastAsia="DengXian" w:hint="eastAsia"/>
            <w:kern w:val="2"/>
          </w:rPr>
          <w:t xml:space="preserve"> fixed the visible error without learning the procedure needed</w:t>
        </w:r>
        <w:r w:rsidR="004D6458">
          <w:rPr>
            <w:rFonts w:eastAsia="DengXian" w:hint="eastAsia"/>
            <w:kern w:val="2"/>
          </w:rPr>
          <w:t xml:space="preserve"> to prevent it from </w:t>
        </w:r>
        <w:r w:rsidR="004D6458">
          <w:rPr>
            <w:rFonts w:eastAsia="DengXian"/>
            <w:kern w:val="2"/>
          </w:rPr>
          <w:t>recurring</w:t>
        </w:r>
        <w:r w:rsidR="004D6458">
          <w:rPr>
            <w:rFonts w:eastAsia="DengXian" w:hint="eastAsia"/>
            <w:kern w:val="2"/>
          </w:rPr>
          <w:t xml:space="preserve">. </w:t>
        </w:r>
      </w:ins>
      <w:ins w:id="379" w:author="Hong Deng [2]" w:date="2026-04-09T15:55:00Z" w16du:dateUtc="2026-04-09T07:55:00Z">
        <w:del w:id="380" w:author="Hong Deng" w:date="2026-06-05T20:38:00Z" w16du:dateUtc="2026-06-05T12:38:00Z">
          <w:r w:rsidR="00CA31FD" w:rsidDel="008E7372">
            <w:rPr>
              <w:rFonts w:eastAsia="DengXian"/>
              <w:kern w:val="2"/>
            </w:rPr>
            <w:delText>By definition, s</w:delText>
          </w:r>
        </w:del>
      </w:ins>
      <w:ins w:id="381" w:author="Hong Deng" w:date="2026-06-05T20:38:00Z" w16du:dateUtc="2026-06-05T12:38:00Z">
        <w:r w:rsidR="008E7372">
          <w:rPr>
            <w:rFonts w:eastAsia="DengXian"/>
            <w:kern w:val="2"/>
          </w:rPr>
          <w:t>S</w:t>
        </w:r>
      </w:ins>
      <w:ins w:id="382" w:author="Hong Deng [2]" w:date="2026-04-09T15:55:00Z" w16du:dateUtc="2026-04-09T07:55:00Z">
        <w:r w:rsidR="00CA31FD">
          <w:rPr>
            <w:rFonts w:eastAsia="DengXian"/>
            <w:kern w:val="2"/>
          </w:rPr>
          <w:t xml:space="preserve">ocialization is a process through which </w:t>
        </w:r>
        <w:del w:id="383" w:author="Hong Deng" w:date="2026-06-05T20:38:00Z" w16du:dateUtc="2026-06-05T12:38:00Z">
          <w:r w:rsidR="00CA31FD" w:rsidDel="008E7372">
            <w:rPr>
              <w:rFonts w:eastAsia="DengXian"/>
              <w:kern w:val="2"/>
            </w:rPr>
            <w:delText xml:space="preserve">teams and </w:delText>
          </w:r>
        </w:del>
        <w:r w:rsidR="00CA31FD">
          <w:rPr>
            <w:rFonts w:eastAsia="DengXian"/>
            <w:kern w:val="2"/>
          </w:rPr>
          <w:t>organizations shape how newcomers think and act</w:t>
        </w:r>
      </w:ins>
      <w:ins w:id="384" w:author="Hong Deng [2]" w:date="2026-04-09T16:35:00Z" w16du:dateUtc="2026-04-09T08:35:00Z">
        <w:r w:rsidR="00B56EBD">
          <w:rPr>
            <w:rFonts w:eastAsia="DengXian" w:hint="eastAsia"/>
            <w:kern w:val="2"/>
          </w:rPr>
          <w:t xml:space="preserve"> </w:t>
        </w:r>
      </w:ins>
      <w:r w:rsidR="00B56EBD">
        <w:rPr>
          <w:rFonts w:eastAsia="DengXian"/>
          <w:kern w:val="2"/>
        </w:rPr>
        <w:fldChar w:fldCharType="begin"/>
      </w:r>
      <w:r w:rsidR="00B56EBD">
        <w:rPr>
          <w:rFonts w:eastAsia="DengXian"/>
          <w:kern w:val="2"/>
        </w:rPr>
        <w:instrText xml:space="preserve"> ADDIN EN.CITE &lt;EndNote&gt;&lt;Cite&gt;&lt;Author&gt;Van Maanen&lt;/Author&gt;&lt;Year&gt;1977&lt;/Year&gt;&lt;RecNum&gt;378&lt;/RecNum&gt;&lt;DisplayText&gt;(Van Maanen 1977)&lt;/DisplayText&gt;&lt;record&gt;&lt;rec-number&gt;378&lt;/rec-number&gt;&lt;foreign-keys&gt;&lt;key app="EN" db-id="dtfvx5dd9wzs0re0zrmve9tj9p5fwat5spas" timestamp="1775723709"&gt;378&lt;/key&gt;&lt;/foreign-keys&gt;&lt;ref-type name="Journal Article"&gt;17&lt;/ref-type&gt;&lt;contributors&gt;&lt;authors&gt;&lt;author&gt;Van Maanen, John&lt;/author&gt;&lt;/authors&gt;&lt;/contributors&gt;&lt;titles&gt;&lt;title&gt;Toward a theory of organizational socialization&lt;/title&gt;&lt;/titles&gt;&lt;dates&gt;&lt;year&gt;1977&lt;/year&gt;&lt;/dates&gt;&lt;urls&gt;&lt;/urls&gt;&lt;/record&gt;&lt;/Cite&gt;&lt;/EndNote&gt;</w:instrText>
      </w:r>
      <w:r w:rsidR="00B56EBD">
        <w:rPr>
          <w:rFonts w:eastAsia="DengXian"/>
          <w:kern w:val="2"/>
        </w:rPr>
        <w:fldChar w:fldCharType="separate"/>
      </w:r>
      <w:r w:rsidR="00B56EBD">
        <w:rPr>
          <w:rFonts w:eastAsia="DengXian"/>
          <w:noProof/>
          <w:kern w:val="2"/>
        </w:rPr>
        <w:t>(Van Maanen 1977)</w:t>
      </w:r>
      <w:r w:rsidR="00B56EBD">
        <w:rPr>
          <w:rFonts w:eastAsia="DengXian"/>
          <w:kern w:val="2"/>
        </w:rPr>
        <w:fldChar w:fldCharType="end"/>
      </w:r>
      <w:ins w:id="385" w:author="Hong Deng" w:date="2026-06-05T20:18:00Z" w16du:dateUtc="2026-06-05T12:18:00Z">
        <w:r w:rsidR="00C8364C">
          <w:rPr>
            <w:rFonts w:eastAsia="DengXian"/>
            <w:kern w:val="2"/>
          </w:rPr>
          <w:t xml:space="preserve">, and the processing of errors </w:t>
        </w:r>
      </w:ins>
      <w:ins w:id="386" w:author="Hong Deng" w:date="2026-06-11T17:01:00Z" w16du:dateUtc="2026-06-11T09:01:00Z">
        <w:r w:rsidR="001A58D9">
          <w:rPr>
            <w:rFonts w:eastAsia="DengXian"/>
            <w:kern w:val="2"/>
          </w:rPr>
          <w:t>is</w:t>
        </w:r>
      </w:ins>
      <w:ins w:id="387" w:author="Hong Deng [2]" w:date="2026-04-09T15:55:00Z" w16du:dateUtc="2026-04-09T07:55:00Z">
        <w:del w:id="388" w:author="Hong Deng" w:date="2026-06-04T12:53:00Z" w16du:dateUtc="2026-06-04T04:53:00Z">
          <w:r w:rsidR="00CA31FD" w:rsidDel="0004504D">
            <w:rPr>
              <w:rFonts w:eastAsia="DengXian"/>
              <w:kern w:val="2"/>
            </w:rPr>
            <w:delText>. H</w:delText>
          </w:r>
        </w:del>
        <w:del w:id="389" w:author="Hong Deng" w:date="2026-06-05T20:08:00Z" w16du:dateUtc="2026-06-05T12:08:00Z">
          <w:r w:rsidR="00CA31FD" w:rsidDel="00D50D49">
            <w:rPr>
              <w:rFonts w:eastAsia="DengXian"/>
              <w:kern w:val="2"/>
            </w:rPr>
            <w:delText xml:space="preserve">ow deeply newcomers process </w:delText>
          </w:r>
        </w:del>
        <w:del w:id="390" w:author="Hong Deng" w:date="2026-06-05T20:18:00Z" w16du:dateUtc="2026-06-05T12:18:00Z">
          <w:r w:rsidR="00CA31FD" w:rsidDel="00C8364C">
            <w:rPr>
              <w:rFonts w:eastAsia="DengXian"/>
              <w:kern w:val="2"/>
            </w:rPr>
            <w:delText>error</w:delText>
          </w:r>
        </w:del>
      </w:ins>
      <w:ins w:id="391" w:author="Hong Deng [2]" w:date="2026-04-09T15:58:00Z" w16du:dateUtc="2026-04-09T07:58:00Z">
        <w:del w:id="392" w:author="Hong Deng" w:date="2026-06-05T20:18:00Z" w16du:dateUtc="2026-06-05T12:18:00Z">
          <w:r w:rsidR="00CA31FD" w:rsidDel="00C8364C">
            <w:rPr>
              <w:rFonts w:eastAsia="DengXian"/>
              <w:kern w:val="2"/>
            </w:rPr>
            <w:delText>s is</w:delText>
          </w:r>
        </w:del>
        <w:r w:rsidR="00CA31FD">
          <w:rPr>
            <w:rFonts w:eastAsia="DengXian"/>
            <w:kern w:val="2"/>
          </w:rPr>
          <w:t xml:space="preserve"> no exception</w:t>
        </w:r>
      </w:ins>
      <w:ins w:id="393" w:author="Hong Deng [2]" w:date="2026-04-09T16:02:00Z" w16du:dateUtc="2026-04-09T08:02:00Z">
        <w:r w:rsidR="00FF089A">
          <w:rPr>
            <w:rFonts w:eastAsia="DengXian"/>
            <w:kern w:val="2"/>
          </w:rPr>
          <w:t xml:space="preserve">. </w:t>
        </w:r>
      </w:ins>
      <w:ins w:id="394" w:author="Hong Deng" w:date="2026-06-11T17:01:00Z" w16du:dateUtc="2026-06-11T09:01:00Z">
        <w:r w:rsidR="000C5755">
          <w:rPr>
            <w:rFonts w:eastAsia="DengXian"/>
            <w:kern w:val="2"/>
          </w:rPr>
          <w:t>W</w:t>
        </w:r>
        <w:r w:rsidR="000C5755">
          <w:rPr>
            <w:rFonts w:eastAsia="DengXian" w:hint="eastAsia"/>
            <w:kern w:val="2"/>
          </w:rPr>
          <w:t>e argue that w</w:t>
        </w:r>
      </w:ins>
      <w:ins w:id="395" w:author="Hong Deng" w:date="2026-06-04T12:54:00Z" w16du:dateUtc="2026-06-04T04:54:00Z">
        <w:r w:rsidR="00376BF9">
          <w:rPr>
            <w:rFonts w:eastAsia="DengXian" w:hint="eastAsia"/>
            <w:kern w:val="2"/>
          </w:rPr>
          <w:t>hen error</w:t>
        </w:r>
      </w:ins>
      <w:ins w:id="396" w:author="Hong Deng" w:date="2026-06-05T20:39:00Z" w16du:dateUtc="2026-06-05T12:39:00Z">
        <w:r w:rsidR="008E7372">
          <w:rPr>
            <w:rFonts w:eastAsia="DengXian"/>
            <w:kern w:val="2"/>
          </w:rPr>
          <w:t>s</w:t>
        </w:r>
      </w:ins>
      <w:ins w:id="397" w:author="Hong Deng" w:date="2026-06-04T12:54:00Z" w16du:dateUtc="2026-06-04T04:54:00Z">
        <w:r w:rsidR="00376BF9">
          <w:rPr>
            <w:rFonts w:eastAsia="DengXian" w:hint="eastAsia"/>
            <w:kern w:val="2"/>
          </w:rPr>
          <w:t xml:space="preserve"> occur, whether newcomer</w:t>
        </w:r>
      </w:ins>
      <w:ins w:id="398" w:author="Hong Deng" w:date="2026-06-05T20:39:00Z" w16du:dateUtc="2026-06-05T12:39:00Z">
        <w:r w:rsidR="008E7372">
          <w:rPr>
            <w:rFonts w:eastAsia="DengXian"/>
            <w:kern w:val="2"/>
          </w:rPr>
          <w:t>s</w:t>
        </w:r>
      </w:ins>
      <w:ins w:id="399" w:author="Hong Deng" w:date="2026-06-04T12:54:00Z" w16du:dateUtc="2026-06-04T04:54:00Z">
        <w:r w:rsidR="00376BF9">
          <w:rPr>
            <w:rFonts w:eastAsia="DengXian" w:hint="eastAsia"/>
            <w:kern w:val="2"/>
          </w:rPr>
          <w:t xml:space="preserve"> pro</w:t>
        </w:r>
        <w:r w:rsidR="00562566">
          <w:rPr>
            <w:rFonts w:eastAsia="DengXian" w:hint="eastAsia"/>
            <w:kern w:val="2"/>
          </w:rPr>
          <w:t xml:space="preserve">be </w:t>
        </w:r>
      </w:ins>
      <w:ins w:id="400" w:author="Hong Deng" w:date="2026-06-05T20:39:00Z" w16du:dateUtc="2026-06-05T12:39:00Z">
        <w:r w:rsidR="008E7372">
          <w:rPr>
            <w:rFonts w:eastAsia="DengXian"/>
            <w:kern w:val="2"/>
          </w:rPr>
          <w:t>the</w:t>
        </w:r>
      </w:ins>
      <w:ins w:id="401" w:author="Hong Deng" w:date="2026-06-04T12:54:00Z" w16du:dateUtc="2026-06-04T04:54:00Z">
        <w:r w:rsidR="00562566">
          <w:rPr>
            <w:rFonts w:eastAsia="DengXian" w:hint="eastAsia"/>
            <w:kern w:val="2"/>
          </w:rPr>
          <w:t xml:space="preserve"> cause or papers over </w:t>
        </w:r>
      </w:ins>
      <w:ins w:id="402" w:author="Hong Deng" w:date="2026-06-05T20:39:00Z" w16du:dateUtc="2026-06-05T12:39:00Z">
        <w:r w:rsidR="008E7372">
          <w:rPr>
            <w:rFonts w:eastAsia="DengXian"/>
            <w:kern w:val="2"/>
          </w:rPr>
          <w:t xml:space="preserve">them </w:t>
        </w:r>
      </w:ins>
      <w:ins w:id="403" w:author="Hong Deng" w:date="2026-06-04T12:43:00Z" w16du:dateUtc="2026-06-04T04:43:00Z">
        <w:r w:rsidR="001B7389">
          <w:rPr>
            <w:rFonts w:eastAsia="DengXian" w:hint="eastAsia"/>
            <w:kern w:val="2"/>
          </w:rPr>
          <w:t>can be</w:t>
        </w:r>
      </w:ins>
      <w:ins w:id="404" w:author="Hong Deng [2]" w:date="2026-04-09T16:03:00Z" w16du:dateUtc="2026-04-09T08:03:00Z">
        <w:del w:id="405" w:author="Hong Deng" w:date="2026-05-25T12:40:00Z" w16du:dateUtc="2026-05-25T04:40:00Z">
          <w:r w:rsidR="00FF089A" w:rsidDel="00BD16BF">
            <w:rPr>
              <w:rFonts w:eastAsia="DengXian"/>
              <w:kern w:val="2"/>
            </w:rPr>
            <w:delText>I</w:delText>
          </w:r>
        </w:del>
        <w:del w:id="406" w:author="Hong Deng" w:date="2026-06-04T12:43:00Z" w16du:dateUtc="2026-06-04T04:43:00Z">
          <w:r w:rsidR="00FF089A" w:rsidDel="001B7389">
            <w:rPr>
              <w:rFonts w:eastAsia="DengXian"/>
              <w:kern w:val="2"/>
            </w:rPr>
            <w:delText>t</w:delText>
          </w:r>
        </w:del>
      </w:ins>
      <w:ins w:id="407" w:author="Hong Deng [2]" w:date="2026-04-09T15:58:00Z" w16du:dateUtc="2026-04-09T07:58:00Z">
        <w:del w:id="408" w:author="Hong Deng" w:date="2026-06-04T12:43:00Z" w16du:dateUtc="2026-06-04T04:43:00Z">
          <w:r w:rsidR="00CA31FD" w:rsidDel="001B7389">
            <w:rPr>
              <w:rFonts w:eastAsia="DengXian"/>
              <w:kern w:val="2"/>
            </w:rPr>
            <w:delText xml:space="preserve"> is</w:delText>
          </w:r>
        </w:del>
        <w:r w:rsidR="00CA31FD">
          <w:rPr>
            <w:rFonts w:eastAsia="DengXian"/>
            <w:kern w:val="2"/>
          </w:rPr>
          <w:t xml:space="preserve"> </w:t>
        </w:r>
        <w:del w:id="409" w:author="Hong Deng" w:date="2026-06-11T17:18:00Z" w16du:dateUtc="2026-06-11T09:18:00Z">
          <w:r w:rsidR="00CA31FD" w:rsidDel="00A56294">
            <w:rPr>
              <w:rFonts w:eastAsia="DengXian"/>
              <w:kern w:val="2"/>
            </w:rPr>
            <w:delText>shap</w:delText>
          </w:r>
          <w:r w:rsidR="00FF089A" w:rsidDel="00A56294">
            <w:rPr>
              <w:rFonts w:eastAsia="DengXian"/>
              <w:kern w:val="2"/>
            </w:rPr>
            <w:delText>ed</w:delText>
          </w:r>
        </w:del>
      </w:ins>
      <w:ins w:id="410" w:author="Hong Deng" w:date="2026-06-11T17:18:00Z" w16du:dateUtc="2026-06-11T09:18:00Z">
        <w:r w:rsidR="00A56294">
          <w:rPr>
            <w:rFonts w:eastAsia="DengXian" w:hint="eastAsia"/>
            <w:kern w:val="2"/>
          </w:rPr>
          <w:t>influenced</w:t>
        </w:r>
      </w:ins>
      <w:ins w:id="411" w:author="Hong Deng [2]" w:date="2026-04-09T15:58:00Z" w16du:dateUtc="2026-04-09T07:58:00Z">
        <w:r w:rsidR="00FF089A">
          <w:rPr>
            <w:rFonts w:eastAsia="DengXian"/>
            <w:kern w:val="2"/>
          </w:rPr>
          <w:t xml:space="preserve"> by how </w:t>
        </w:r>
      </w:ins>
      <w:ins w:id="412" w:author="Hong Deng [2]" w:date="2026-04-06T16:30:00Z" w16du:dateUtc="2026-04-06T08:30:00Z">
        <w:r w:rsidR="00D13B58">
          <w:rPr>
            <w:rFonts w:eastAsia="DengXian" w:hint="eastAsia"/>
            <w:kern w:val="2"/>
          </w:rPr>
          <w:t xml:space="preserve">their team </w:t>
        </w:r>
      </w:ins>
      <w:ins w:id="413" w:author="Hong Deng [2]" w:date="2026-04-06T16:23:00Z" w16du:dateUtc="2026-04-06T08:23:00Z">
        <w:r w:rsidR="0004660E">
          <w:rPr>
            <w:rFonts w:eastAsia="DengXian" w:hint="eastAsia"/>
            <w:kern w:val="2"/>
          </w:rPr>
          <w:t>handle</w:t>
        </w:r>
      </w:ins>
      <w:ins w:id="414" w:author="Hong Deng [2]" w:date="2026-04-06T16:30:00Z" w16du:dateUtc="2026-04-06T08:30:00Z">
        <w:r w:rsidR="00D13B58">
          <w:rPr>
            <w:rFonts w:eastAsia="DengXian" w:hint="eastAsia"/>
            <w:kern w:val="2"/>
          </w:rPr>
          <w:t>s</w:t>
        </w:r>
      </w:ins>
      <w:ins w:id="415" w:author="Hong Deng [2]" w:date="2026-04-06T16:23:00Z" w16du:dateUtc="2026-04-06T08:23:00Z">
        <w:r w:rsidR="0004660E">
          <w:rPr>
            <w:rFonts w:eastAsia="DengXian" w:hint="eastAsia"/>
            <w:kern w:val="2"/>
          </w:rPr>
          <w:t xml:space="preserve"> errors</w:t>
        </w:r>
      </w:ins>
      <w:ins w:id="416" w:author="Hong Deng [2]" w:date="2026-04-06T16:30:00Z" w16du:dateUtc="2026-04-06T08:30:00Z">
        <w:r w:rsidR="00D13B58">
          <w:rPr>
            <w:rFonts w:eastAsia="DengXian" w:hint="eastAsia"/>
            <w:kern w:val="2"/>
          </w:rPr>
          <w:t>, a distinction c</w:t>
        </w:r>
      </w:ins>
      <w:ins w:id="417" w:author="Hong Deng [2]" w:date="2026-04-06T16:31:00Z" w16du:dateUtc="2026-04-06T08:31:00Z">
        <w:r w:rsidR="00D13B58">
          <w:rPr>
            <w:rFonts w:eastAsia="DengXian" w:hint="eastAsia"/>
            <w:kern w:val="2"/>
          </w:rPr>
          <w:t xml:space="preserve">aptured by the contrast between error management </w:t>
        </w:r>
        <w:del w:id="418" w:author="Hong Deng" w:date="2026-06-05T20:39:00Z" w16du:dateUtc="2026-06-05T12:39:00Z">
          <w:r w:rsidR="00D13B58" w:rsidDel="0001135D">
            <w:rPr>
              <w:rFonts w:eastAsia="DengXian" w:hint="eastAsia"/>
              <w:kern w:val="2"/>
            </w:rPr>
            <w:delText>culture and error</w:delText>
          </w:r>
        </w:del>
      </w:ins>
      <w:ins w:id="419" w:author="Hong Deng" w:date="2026-06-05T20:39:00Z" w16du:dateUtc="2026-06-05T12:39:00Z">
        <w:r w:rsidR="0001135D">
          <w:rPr>
            <w:rFonts w:eastAsia="DengXian"/>
            <w:kern w:val="2"/>
          </w:rPr>
          <w:t>vs.</w:t>
        </w:r>
      </w:ins>
      <w:ins w:id="420" w:author="Hong Deng [2]" w:date="2026-04-06T16:31:00Z" w16du:dateUtc="2026-04-06T08:31:00Z">
        <w:r w:rsidR="00D13B58">
          <w:rPr>
            <w:rFonts w:eastAsia="DengXian" w:hint="eastAsia"/>
            <w:kern w:val="2"/>
          </w:rPr>
          <w:t xml:space="preserve"> </w:t>
        </w:r>
        <w:del w:id="421" w:author="Hong Deng" w:date="2026-05-25T12:41:00Z" w16du:dateUtc="2026-05-25T04:41:00Z">
          <w:r w:rsidR="00D13B58" w:rsidDel="00E96979">
            <w:rPr>
              <w:rFonts w:eastAsia="DengXian" w:hint="eastAsia"/>
              <w:kern w:val="2"/>
            </w:rPr>
            <w:delText>prevention</w:delText>
          </w:r>
        </w:del>
      </w:ins>
      <w:ins w:id="422" w:author="Hong Deng" w:date="2026-05-25T12:41:00Z" w16du:dateUtc="2026-05-25T04:41:00Z">
        <w:r w:rsidR="00E96979">
          <w:rPr>
            <w:rFonts w:eastAsia="DengXian"/>
            <w:kern w:val="2"/>
          </w:rPr>
          <w:t>aversion</w:t>
        </w:r>
      </w:ins>
      <w:ins w:id="423" w:author="Hong Deng [2]" w:date="2026-04-06T16:31:00Z" w16du:dateUtc="2026-04-06T08:31:00Z">
        <w:r w:rsidR="00D13B58">
          <w:rPr>
            <w:rFonts w:eastAsia="DengXian" w:hint="eastAsia"/>
            <w:kern w:val="2"/>
          </w:rPr>
          <w:t xml:space="preserve"> culture </w:t>
        </w:r>
        <w:r w:rsidR="00D13B58">
          <w:rPr>
            <w:rFonts w:eastAsia="DengXian"/>
            <w:kern w:val="2"/>
          </w:rPr>
          <w:fldChar w:fldCharType="begin"/>
        </w:r>
      </w:ins>
      <w:r w:rsidR="00CB1C9C">
        <w:rPr>
          <w:rFonts w:eastAsia="DengXian"/>
          <w:kern w:val="2"/>
        </w:rPr>
        <w:instrText xml:space="preserve"> ADDIN EN.CITE &lt;EndNote&gt;&lt;Cite&gt;&lt;Author&gt;Van Dyck&lt;/Author&gt;&lt;Year&gt;2005&lt;/Year&gt;&lt;RecNum&gt;16&lt;/RecNum&gt;&lt;DisplayText&gt;(Van Dyck et al. 2005, Hofmann and Frese 2011)&lt;/DisplayText&gt;&lt;record&gt;&lt;rec-number&gt;16&lt;/rec-number&gt;&lt;foreign-keys&gt;&lt;key app="EN" db-id="dtfvx5dd9wzs0re0zrmve9tj9p5fwat5spas" timestamp="1710914558"&gt;16&lt;/key&gt;&lt;/foreign-keys&gt;&lt;ref-type name="Journal Article"&gt;17&lt;/ref-type&gt;&lt;contributors&gt;&lt;authors&gt;&lt;author&gt;Van Dyck, Cathy&lt;/author&gt;&lt;author&gt;Frese, Michael&lt;/author&gt;&lt;author&gt;Baer, Markus&lt;/author&gt;&lt;author&gt;Sonnentag, Sabine&lt;/author&gt;&lt;/authors&gt;&lt;/contributors&gt;&lt;titles&gt;&lt;title&gt;Organizational error management culture and its impact on performance: a two-study replication&lt;/title&gt;&lt;secondary-title&gt;Journal of applied psychology&lt;/secondary-title&gt;&lt;/titles&gt;&lt;periodical&gt;&lt;full-title&gt;Journal of Applied Psychology&lt;/full-title&gt;&lt;/periodical&gt;&lt;pages&gt;1228&lt;/pages&gt;&lt;volume&gt;90&lt;/volume&gt;&lt;number&gt;6&lt;/number&gt;&lt;dates&gt;&lt;year&gt;2005&lt;/year&gt;&lt;/dates&gt;&lt;isbn&gt;1939-1854&lt;/isbn&gt;&lt;urls&gt;&lt;/urls&gt;&lt;/record&gt;&lt;/Cite&gt;&lt;Cite&gt;&lt;Author&gt;Hofmann&lt;/Author&gt;&lt;Year&gt;2011&lt;/Year&gt;&lt;RecNum&gt;57&lt;/RecNum&gt;&lt;record&gt;&lt;rec-number&gt;57&lt;/rec-number&gt;&lt;foreign-keys&gt;&lt;key app="EN" db-id="dtfvx5dd9wzs0re0zrmve9tj9p5fwat5spas" timestamp="1711973179"&gt;57&lt;/key&gt;&lt;/foreign-keys&gt;&lt;ref-type name="Book"&gt;6&lt;/ref-type&gt;&lt;contributors&gt;&lt;authors&gt;&lt;author&gt;Hofmann, David A&lt;/author&gt;&lt;author&gt;Frese, Michael&lt;/author&gt;&lt;/authors&gt;&lt;/contributors&gt;&lt;titles&gt;&lt;title&gt;Error in organizations&lt;/title&gt;&lt;/titles&gt;&lt;dates&gt;&lt;year&gt;2011&lt;/year&gt;&lt;/dates&gt;&lt;publisher&gt;Routledge&lt;/publisher&gt;&lt;isbn&gt;1136731865&lt;/isbn&gt;&lt;urls&gt;&lt;/urls&gt;&lt;/record&gt;&lt;/Cite&gt;&lt;/EndNote&gt;</w:instrText>
      </w:r>
      <w:ins w:id="424" w:author="Hong Deng [2]" w:date="2026-04-06T16:31:00Z" w16du:dateUtc="2026-04-06T08:31:00Z">
        <w:r w:rsidR="00D13B58">
          <w:rPr>
            <w:rFonts w:eastAsia="DengXian"/>
            <w:kern w:val="2"/>
          </w:rPr>
          <w:fldChar w:fldCharType="separate"/>
        </w:r>
        <w:r w:rsidR="00D13B58">
          <w:rPr>
            <w:rFonts w:eastAsia="DengXian"/>
            <w:noProof/>
            <w:kern w:val="2"/>
          </w:rPr>
          <w:t>(Van Dyck et al. 2005, Hofmann and Frese 2011)</w:t>
        </w:r>
        <w:r w:rsidR="00D13B58">
          <w:rPr>
            <w:rFonts w:eastAsia="DengXian"/>
            <w:kern w:val="2"/>
          </w:rPr>
          <w:fldChar w:fldCharType="end"/>
        </w:r>
      </w:ins>
      <w:ins w:id="425" w:author="Hong Deng [2]" w:date="2026-04-06T16:23:00Z" w16du:dateUtc="2026-04-06T08:23:00Z">
        <w:r w:rsidR="0004660E">
          <w:rPr>
            <w:rFonts w:eastAsia="DengXian" w:hint="eastAsia"/>
            <w:kern w:val="2"/>
          </w:rPr>
          <w:t xml:space="preserve">. </w:t>
        </w:r>
        <w:bookmarkEnd w:id="371"/>
        <w:r w:rsidR="0004660E">
          <w:rPr>
            <w:rFonts w:eastAsia="DengXian" w:hint="eastAsia"/>
            <w:kern w:val="2"/>
          </w:rPr>
          <w:t xml:space="preserve">In an error </w:t>
        </w:r>
        <w:r w:rsidR="0004660E">
          <w:rPr>
            <w:rFonts w:eastAsia="DengXian"/>
            <w:kern w:val="2"/>
          </w:rPr>
          <w:t>management</w:t>
        </w:r>
        <w:r w:rsidR="0004660E">
          <w:rPr>
            <w:rFonts w:eastAsia="DengXian" w:hint="eastAsia"/>
            <w:kern w:val="2"/>
          </w:rPr>
          <w:t xml:space="preserve"> culture, </w:t>
        </w:r>
      </w:ins>
      <w:ins w:id="426" w:author="Hong Deng [2]" w:date="2026-04-06T16:14:00Z" w16du:dateUtc="2026-04-06T08:14:00Z">
        <w:r w:rsidR="0019663F">
          <w:rPr>
            <w:rFonts w:eastAsia="DengXian" w:hint="eastAsia"/>
            <w:kern w:val="2"/>
          </w:rPr>
          <w:t xml:space="preserve">errors are </w:t>
        </w:r>
      </w:ins>
      <w:ins w:id="427" w:author="Hong Deng [2]" w:date="2026-04-06T16:24:00Z" w16du:dateUtc="2026-04-06T08:24:00Z">
        <w:del w:id="428" w:author="Hong Deng" w:date="2026-05-25T12:48:00Z" w16du:dateUtc="2026-05-25T04:48:00Z">
          <w:r w:rsidR="0004660E" w:rsidDel="007E0E69">
            <w:rPr>
              <w:rFonts w:eastAsia="DengXian" w:hint="eastAsia"/>
              <w:kern w:val="2"/>
            </w:rPr>
            <w:delText>openly</w:delText>
          </w:r>
        </w:del>
      </w:ins>
      <w:ins w:id="429" w:author="Hong Deng [2]" w:date="2026-04-06T16:14:00Z" w16du:dateUtc="2026-04-06T08:14:00Z">
        <w:del w:id="430" w:author="Hong Deng" w:date="2026-05-25T12:48:00Z" w16du:dateUtc="2026-05-25T04:48:00Z">
          <w:r w:rsidR="0019663F" w:rsidDel="007E0E69">
            <w:rPr>
              <w:rFonts w:eastAsia="DengXian" w:hint="eastAsia"/>
              <w:kern w:val="2"/>
            </w:rPr>
            <w:delText xml:space="preserve"> </w:delText>
          </w:r>
        </w:del>
        <w:del w:id="431" w:author="Hong Deng" w:date="2026-05-25T12:41:00Z" w16du:dateUtc="2026-05-25T04:41:00Z">
          <w:r w:rsidR="0019663F" w:rsidDel="00E96979">
            <w:rPr>
              <w:rFonts w:eastAsia="DengXian" w:hint="eastAsia"/>
              <w:kern w:val="2"/>
            </w:rPr>
            <w:delText>discussed</w:delText>
          </w:r>
        </w:del>
      </w:ins>
      <w:ins w:id="432" w:author="Hong Deng" w:date="2026-05-25T12:48:00Z" w16du:dateUtc="2026-05-25T04:48:00Z">
        <w:r w:rsidR="007E0E69">
          <w:rPr>
            <w:rFonts w:eastAsia="DengXian"/>
            <w:kern w:val="2"/>
          </w:rPr>
          <w:t>surfaced</w:t>
        </w:r>
      </w:ins>
      <w:ins w:id="433" w:author="Hong Deng [2]" w:date="2026-04-06T16:14:00Z" w16du:dateUtc="2026-04-06T08:14:00Z">
        <w:r w:rsidR="0019663F">
          <w:rPr>
            <w:rFonts w:eastAsia="DengXian" w:hint="eastAsia"/>
            <w:kern w:val="2"/>
          </w:rPr>
          <w:t>,</w:t>
        </w:r>
        <w:del w:id="434" w:author="Hong Deng" w:date="2026-06-05T20:40:00Z" w16du:dateUtc="2026-06-05T12:40:00Z">
          <w:r w:rsidR="0019663F" w:rsidDel="0001135D">
            <w:rPr>
              <w:rFonts w:eastAsia="DengXian" w:hint="eastAsia"/>
              <w:kern w:val="2"/>
            </w:rPr>
            <w:delText xml:space="preserve"> </w:delText>
          </w:r>
        </w:del>
      </w:ins>
      <w:ins w:id="435" w:author="Hong Deng [2]" w:date="2026-04-06T16:24:00Z" w16du:dateUtc="2026-04-06T08:24:00Z">
        <w:del w:id="436" w:author="Hong Deng" w:date="2026-06-05T20:40:00Z" w16du:dateUtc="2026-06-05T12:40:00Z">
          <w:r w:rsidR="0004660E" w:rsidDel="0001135D">
            <w:rPr>
              <w:rFonts w:eastAsia="DengXian" w:hint="eastAsia"/>
              <w:kern w:val="2"/>
            </w:rPr>
            <w:delText>collaboratively</w:delText>
          </w:r>
        </w:del>
        <w:r w:rsidR="0004660E">
          <w:rPr>
            <w:rFonts w:eastAsia="DengXian" w:hint="eastAsia"/>
            <w:kern w:val="2"/>
          </w:rPr>
          <w:t xml:space="preserve"> diagnosed, a</w:t>
        </w:r>
      </w:ins>
      <w:ins w:id="437" w:author="Hong Deng [2]" w:date="2026-04-06T16:14:00Z" w16du:dateUtc="2026-04-06T08:14:00Z">
        <w:r w:rsidR="0019663F">
          <w:rPr>
            <w:rFonts w:eastAsia="DengXian" w:hint="eastAsia"/>
            <w:kern w:val="2"/>
          </w:rPr>
          <w:t xml:space="preserve">nd </w:t>
        </w:r>
        <w:del w:id="438" w:author="Hong Deng" w:date="2026-05-25T12:45:00Z" w16du:dateUtc="2026-05-25T04:45:00Z">
          <w:r w:rsidR="0019663F" w:rsidDel="005A75EC">
            <w:rPr>
              <w:rFonts w:eastAsia="DengXian" w:hint="eastAsia"/>
              <w:kern w:val="2"/>
            </w:rPr>
            <w:delText>correct</w:delText>
          </w:r>
        </w:del>
      </w:ins>
      <w:ins w:id="439" w:author="Hong Deng [2]" w:date="2026-04-06T16:16:00Z" w16du:dateUtc="2026-04-06T08:16:00Z">
        <w:del w:id="440" w:author="Hong Deng" w:date="2026-05-25T12:45:00Z" w16du:dateUtc="2026-05-25T04:45:00Z">
          <w:r w:rsidR="0019663F" w:rsidDel="005A75EC">
            <w:rPr>
              <w:rFonts w:eastAsia="DengXian" w:hint="eastAsia"/>
              <w:kern w:val="2"/>
            </w:rPr>
            <w:delText>ed</w:delText>
          </w:r>
        </w:del>
      </w:ins>
      <w:ins w:id="441" w:author="Hong Deng" w:date="2026-05-25T12:45:00Z" w16du:dateUtc="2026-05-25T04:45:00Z">
        <w:r w:rsidR="005A75EC">
          <w:rPr>
            <w:rFonts w:eastAsia="DengXian"/>
            <w:kern w:val="2"/>
          </w:rPr>
          <w:t>traced to their causes</w:t>
        </w:r>
      </w:ins>
      <w:ins w:id="442" w:author="Hong Deng [2]" w:date="2026-04-06T16:16:00Z" w16du:dateUtc="2026-04-06T08:16:00Z">
        <w:r w:rsidR="0019663F">
          <w:rPr>
            <w:rFonts w:eastAsia="DengXian" w:hint="eastAsia"/>
            <w:kern w:val="2"/>
          </w:rPr>
          <w:t>,</w:t>
        </w:r>
      </w:ins>
      <w:ins w:id="443" w:author="Hong Deng [2]" w:date="2026-04-06T16:24:00Z" w16du:dateUtc="2026-04-06T08:24:00Z">
        <w:r w:rsidR="0004660E">
          <w:rPr>
            <w:rFonts w:eastAsia="DengXian" w:hint="eastAsia"/>
            <w:kern w:val="2"/>
          </w:rPr>
          <w:t xml:space="preserve"> </w:t>
        </w:r>
      </w:ins>
      <w:ins w:id="444" w:author="Hong Deng" w:date="2026-05-25T12:45:00Z" w16du:dateUtc="2026-05-25T04:45:00Z">
        <w:r w:rsidR="006C6358">
          <w:rPr>
            <w:rFonts w:eastAsia="DengXian"/>
            <w:kern w:val="2"/>
          </w:rPr>
          <w:t>directing</w:t>
        </w:r>
      </w:ins>
      <w:ins w:id="445" w:author="Hong Deng [2]" w:date="2026-04-06T16:24:00Z" w16du:dateUtc="2026-04-06T08:24:00Z">
        <w:del w:id="446" w:author="Hong Deng" w:date="2026-05-25T12:45:00Z" w16du:dateUtc="2026-05-25T04:45:00Z">
          <w:r w:rsidR="0004660E" w:rsidDel="006C6358">
            <w:rPr>
              <w:rFonts w:eastAsia="DengXian" w:hint="eastAsia"/>
              <w:kern w:val="2"/>
            </w:rPr>
            <w:delText>channeling</w:delText>
          </w:r>
        </w:del>
        <w:r w:rsidR="0004660E">
          <w:rPr>
            <w:rFonts w:eastAsia="DengXian" w:hint="eastAsia"/>
            <w:kern w:val="2"/>
          </w:rPr>
          <w:t xml:space="preserve"> newcomers</w:t>
        </w:r>
        <w:r w:rsidR="0004660E">
          <w:rPr>
            <w:rFonts w:eastAsia="DengXian"/>
            <w:kern w:val="2"/>
          </w:rPr>
          <w:t>’</w:t>
        </w:r>
        <w:r w:rsidR="0004660E">
          <w:rPr>
            <w:rFonts w:eastAsia="DengXian" w:hint="eastAsia"/>
            <w:kern w:val="2"/>
          </w:rPr>
          <w:t xml:space="preserve"> cognitive resources toward restru</w:t>
        </w:r>
      </w:ins>
      <w:ins w:id="447" w:author="Hong Deng [2]" w:date="2026-04-06T16:25:00Z" w16du:dateUtc="2026-04-06T08:25:00Z">
        <w:r w:rsidR="0004660E">
          <w:rPr>
            <w:rFonts w:eastAsia="DengXian" w:hint="eastAsia"/>
            <w:kern w:val="2"/>
          </w:rPr>
          <w:t xml:space="preserve">cturing the action sequence that produced the error. </w:t>
        </w:r>
        <w:r w:rsidR="0004660E">
          <w:rPr>
            <w:rFonts w:eastAsia="DengXian"/>
            <w:kern w:val="2"/>
          </w:rPr>
          <w:t>I</w:t>
        </w:r>
        <w:r w:rsidR="0004660E">
          <w:rPr>
            <w:rFonts w:eastAsia="DengXian" w:hint="eastAsia"/>
            <w:kern w:val="2"/>
          </w:rPr>
          <w:t xml:space="preserve">n an error </w:t>
        </w:r>
        <w:del w:id="448" w:author="Hong Deng" w:date="2026-05-25T12:42:00Z" w16du:dateUtc="2026-05-25T04:42:00Z">
          <w:r w:rsidR="0004660E" w:rsidDel="0058190B">
            <w:rPr>
              <w:rFonts w:eastAsia="DengXian" w:hint="eastAsia"/>
              <w:kern w:val="2"/>
            </w:rPr>
            <w:delText>prevention</w:delText>
          </w:r>
        </w:del>
      </w:ins>
      <w:ins w:id="449" w:author="Hong Deng" w:date="2026-05-25T12:42:00Z" w16du:dateUtc="2026-05-25T04:42:00Z">
        <w:r w:rsidR="0058190B">
          <w:rPr>
            <w:rFonts w:eastAsia="DengXian"/>
            <w:kern w:val="2"/>
          </w:rPr>
          <w:t>aversion</w:t>
        </w:r>
      </w:ins>
      <w:ins w:id="450" w:author="Hong Deng [2]" w:date="2026-04-06T16:25:00Z" w16du:dateUtc="2026-04-06T08:25:00Z">
        <w:r w:rsidR="0004660E">
          <w:rPr>
            <w:rFonts w:eastAsia="DengXian" w:hint="eastAsia"/>
            <w:kern w:val="2"/>
          </w:rPr>
          <w:t xml:space="preserve"> </w:t>
        </w:r>
        <w:r w:rsidR="0004660E">
          <w:rPr>
            <w:rFonts w:eastAsia="DengXian"/>
            <w:kern w:val="2"/>
          </w:rPr>
          <w:t>culture</w:t>
        </w:r>
        <w:r w:rsidR="0004660E">
          <w:rPr>
            <w:rFonts w:eastAsia="DengXian" w:hint="eastAsia"/>
            <w:kern w:val="2"/>
          </w:rPr>
          <w:t xml:space="preserve">, errors are </w:t>
        </w:r>
      </w:ins>
      <w:ins w:id="451" w:author="Hong Deng [2]" w:date="2026-04-06T16:16:00Z" w16du:dateUtc="2026-04-06T08:16:00Z">
        <w:del w:id="452" w:author="Hong Deng" w:date="2026-05-25T12:45:00Z" w16du:dateUtc="2026-05-25T04:45:00Z">
          <w:r w:rsidR="0019663F" w:rsidDel="007F3A46">
            <w:rPr>
              <w:rFonts w:eastAsia="DengXian" w:hint="eastAsia"/>
              <w:kern w:val="2"/>
            </w:rPr>
            <w:delText xml:space="preserve">penalized and </w:delText>
          </w:r>
        </w:del>
        <w:r w:rsidR="0019663F">
          <w:rPr>
            <w:rFonts w:eastAsia="DengXian" w:hint="eastAsia"/>
            <w:kern w:val="2"/>
          </w:rPr>
          <w:t>suppressed</w:t>
        </w:r>
      </w:ins>
      <w:ins w:id="453" w:author="Hong Deng" w:date="2026-05-25T12:45:00Z" w16du:dateUtc="2026-05-25T04:45:00Z">
        <w:r w:rsidR="007F3A46">
          <w:rPr>
            <w:rFonts w:eastAsia="DengXian"/>
            <w:kern w:val="2"/>
          </w:rPr>
          <w:t xml:space="preserve"> and worked around</w:t>
        </w:r>
      </w:ins>
      <w:ins w:id="454" w:author="Hong Deng [2]" w:date="2026-04-06T16:16:00Z" w16du:dateUtc="2026-04-06T08:16:00Z">
        <w:del w:id="455" w:author="Hong Deng" w:date="2026-05-06T09:27:00Z" w16du:dateUtc="2026-05-06T01:27:00Z">
          <w:r w:rsidR="0019663F" w:rsidDel="00170DCF">
            <w:rPr>
              <w:rFonts w:eastAsia="DengXian" w:hint="eastAsia"/>
              <w:kern w:val="2"/>
            </w:rPr>
            <w:delText xml:space="preserve">. </w:delText>
          </w:r>
          <w:r w:rsidR="0019663F" w:rsidDel="00170DCF">
            <w:rPr>
              <w:rFonts w:eastAsia="DengXian"/>
              <w:kern w:val="2"/>
            </w:rPr>
            <w:delText>T</w:delText>
          </w:r>
          <w:r w:rsidR="0019663F" w:rsidDel="00170DCF">
            <w:rPr>
              <w:rFonts w:eastAsia="DengXian" w:hint="eastAsia"/>
              <w:kern w:val="2"/>
            </w:rPr>
            <w:delText>his distinction is captured by the contrast between error management culture and error prevention culture</w:delText>
          </w:r>
        </w:del>
      </w:ins>
      <w:ins w:id="456" w:author="Hong Deng [2]" w:date="2026-04-06T16:26:00Z" w16du:dateUtc="2026-04-06T08:26:00Z">
        <w:r w:rsidR="0004660E">
          <w:rPr>
            <w:rFonts w:eastAsia="DengXian" w:hint="eastAsia"/>
            <w:kern w:val="2"/>
          </w:rPr>
          <w:t xml:space="preserve">, </w:t>
        </w:r>
        <w:del w:id="457" w:author="Hong Deng" w:date="2026-05-25T12:46:00Z" w16du:dateUtc="2026-05-25T04:46:00Z">
          <w:r w:rsidR="0004660E" w:rsidDel="00211553">
            <w:rPr>
              <w:rFonts w:eastAsia="DengXian" w:hint="eastAsia"/>
              <w:kern w:val="2"/>
            </w:rPr>
            <w:delText>driving</w:delText>
          </w:r>
        </w:del>
      </w:ins>
      <w:ins w:id="458" w:author="Hong Deng" w:date="2026-05-25T12:46:00Z" w16du:dateUtc="2026-05-25T04:46:00Z">
        <w:r w:rsidR="00211553">
          <w:rPr>
            <w:rFonts w:eastAsia="DengXian"/>
            <w:kern w:val="2"/>
          </w:rPr>
          <w:t>pushing</w:t>
        </w:r>
      </w:ins>
      <w:ins w:id="459" w:author="Hong Deng [2]" w:date="2026-04-06T16:26:00Z" w16du:dateUtc="2026-04-06T08:26:00Z">
        <w:r w:rsidR="0004660E">
          <w:rPr>
            <w:rFonts w:eastAsia="DengXian" w:hint="eastAsia"/>
            <w:kern w:val="2"/>
          </w:rPr>
          <w:t xml:space="preserve"> newcomers </w:t>
        </w:r>
      </w:ins>
      <w:ins w:id="460" w:author="Hong Deng" w:date="2026-05-25T12:47:00Z" w16du:dateUtc="2026-05-25T04:47:00Z">
        <w:r w:rsidR="00211553">
          <w:rPr>
            <w:rFonts w:eastAsia="DengXian"/>
            <w:kern w:val="2"/>
          </w:rPr>
          <w:t>into</w:t>
        </w:r>
      </w:ins>
      <w:ins w:id="461" w:author="Hong Deng [2]" w:date="2026-04-06T16:26:00Z" w16du:dateUtc="2026-04-06T08:26:00Z">
        <w:del w:id="462" w:author="Hong Deng" w:date="2026-05-25T12:47:00Z" w16du:dateUtc="2026-05-25T04:47:00Z">
          <w:r w:rsidR="0004660E" w:rsidDel="00211553">
            <w:rPr>
              <w:rFonts w:eastAsia="DengXian" w:hint="eastAsia"/>
              <w:kern w:val="2"/>
            </w:rPr>
            <w:delText>toward concealment and</w:delText>
          </w:r>
        </w:del>
        <w:r w:rsidR="0004660E">
          <w:rPr>
            <w:rFonts w:eastAsia="DengXian" w:hint="eastAsia"/>
            <w:kern w:val="2"/>
          </w:rPr>
          <w:t xml:space="preserve"> defensive routines</w:t>
        </w:r>
      </w:ins>
      <w:ins w:id="463" w:author="Hong Deng" w:date="2026-05-25T12:47:00Z" w16du:dateUtc="2026-05-25T04:47:00Z">
        <w:r w:rsidR="00211553">
          <w:rPr>
            <w:rFonts w:eastAsia="DengXian"/>
            <w:kern w:val="2"/>
          </w:rPr>
          <w:t xml:space="preserve"> that leave the action sequence that produced them uncorrected</w:t>
        </w:r>
      </w:ins>
      <w:ins w:id="464" w:author="Hong Deng [2]" w:date="2026-04-06T16:26:00Z" w16du:dateUtc="2026-04-06T08:26:00Z">
        <w:del w:id="465" w:author="Hong Deng" w:date="2026-05-06T09:28:00Z" w16du:dateUtc="2026-05-06T01:28:00Z">
          <w:r w:rsidR="0004660E" w:rsidDel="00170DCF">
            <w:rPr>
              <w:rFonts w:eastAsia="DengXian" w:hint="eastAsia"/>
              <w:kern w:val="2"/>
            </w:rPr>
            <w:delText xml:space="preserve"> that consume the cognitive resources error correction requires</w:delText>
          </w:r>
        </w:del>
      </w:ins>
      <w:ins w:id="466" w:author="Hong Deng [2]" w:date="2026-04-06T16:32:00Z" w16du:dateUtc="2026-04-06T08:32:00Z">
        <w:r w:rsidR="00D13B58">
          <w:rPr>
            <w:rFonts w:eastAsia="DengXian" w:hint="eastAsia"/>
            <w:kern w:val="2"/>
          </w:rPr>
          <w:t xml:space="preserve">. </w:t>
        </w:r>
      </w:ins>
      <w:ins w:id="467" w:author="Hong Deng" w:date="2026-06-11T17:18:00Z" w16du:dateUtc="2026-06-11T09:18:00Z">
        <w:r w:rsidR="00D9127B">
          <w:rPr>
            <w:rFonts w:eastAsia="DengXian" w:hint="eastAsia"/>
            <w:kern w:val="2"/>
          </w:rPr>
          <w:t>Thus, whereas</w:t>
        </w:r>
      </w:ins>
      <w:ins w:id="468" w:author="Hong Deng" w:date="2026-05-06T09:28:00Z" w16du:dateUtc="2026-05-06T01:28:00Z">
        <w:r w:rsidR="008679AC">
          <w:rPr>
            <w:rFonts w:eastAsia="DengXian" w:hint="eastAsia"/>
            <w:kern w:val="2"/>
          </w:rPr>
          <w:t xml:space="preserve"> </w:t>
        </w:r>
      </w:ins>
      <w:commentRangeStart w:id="469"/>
      <w:ins w:id="470" w:author="Hong Deng" w:date="2026-04-04T16:07:00Z" w16du:dateUtc="2026-04-04T08:07:00Z">
        <w:del w:id="471" w:author="Hong Deng [2]" w:date="2026-04-06T16:07:00Z" w16du:dateUtc="2026-04-06T08:07:00Z">
          <w:r w:rsidR="009D0C10" w:rsidDel="00892B66">
            <w:rPr>
              <w:rFonts w:eastAsia="DengXian"/>
              <w:kern w:val="2"/>
            </w:rPr>
            <w:delText xml:space="preserve">Despite its centrality to the newcomer experience, this tension </w:delText>
          </w:r>
          <w:r w:rsidR="00292623" w:rsidDel="00892B66">
            <w:rPr>
              <w:rFonts w:eastAsia="DengXian"/>
              <w:kern w:val="2"/>
            </w:rPr>
            <w:delText>between demonstrating competence and learning through mistakes has received little theoretical attention in the socialization literatur</w:delText>
          </w:r>
        </w:del>
      </w:ins>
      <w:ins w:id="472" w:author="Hong Deng" w:date="2026-04-04T16:08:00Z" w16du:dateUtc="2026-04-04T08:08:00Z">
        <w:del w:id="473" w:author="Hong Deng [2]" w:date="2026-04-06T16:07:00Z" w16du:dateUtc="2026-04-06T08:07:00Z">
          <w:r w:rsidR="00292623" w:rsidDel="00892B66">
            <w:rPr>
              <w:rFonts w:eastAsia="DengXian"/>
              <w:kern w:val="2"/>
            </w:rPr>
            <w:delText xml:space="preserve">e. </w:delText>
          </w:r>
        </w:del>
      </w:ins>
      <w:commentRangeEnd w:id="469"/>
      <w:del w:id="474" w:author="Hong Deng [2]" w:date="2026-04-06T16:07:00Z" w16du:dateUtc="2026-04-06T08:07:00Z">
        <w:r w:rsidR="008352F8" w:rsidDel="00892B66">
          <w:rPr>
            <w:rStyle w:val="CommentReference"/>
            <w:rFonts w:eastAsia="DengXian"/>
            <w:kern w:val="2"/>
            <w:sz w:val="24"/>
            <w:szCs w:val="24"/>
          </w:rPr>
          <w:commentReference w:id="469"/>
        </w:r>
      </w:del>
      <w:ins w:id="475" w:author="Hong Deng" w:date="2026-04-04T16:08:00Z" w16du:dateUtc="2026-04-04T08:08:00Z">
        <w:del w:id="476" w:author="Hong Deng [2]" w:date="2026-04-06T16:07:00Z" w16du:dateUtc="2026-04-06T08:07:00Z">
          <w:r w:rsidR="001C0829" w:rsidDel="00892B66">
            <w:rPr>
              <w:rFonts w:eastAsia="DengXian"/>
              <w:kern w:val="2"/>
            </w:rPr>
            <w:delText xml:space="preserve">Research has focused extensively on what helps newcomers achieve adjustment, </w:delText>
          </w:r>
          <w:r w:rsidR="003F082B" w:rsidDel="00892B66">
            <w:rPr>
              <w:rFonts w:eastAsia="DengXian"/>
              <w:kern w:val="2"/>
            </w:rPr>
            <w:delText>but has been largely silent on how the immediate team context shapes whether newcomers can afford</w:delText>
          </w:r>
        </w:del>
      </w:ins>
      <w:ins w:id="477" w:author="Hong Deng" w:date="2026-04-04T16:09:00Z" w16du:dateUtc="2026-04-04T08:09:00Z">
        <w:del w:id="478" w:author="Hong Deng [2]" w:date="2026-04-06T16:07:00Z" w16du:dateUtc="2026-04-06T08:07:00Z">
          <w:r w:rsidR="003F082B" w:rsidDel="00892B66">
            <w:rPr>
              <w:rFonts w:eastAsia="DengXian"/>
              <w:kern w:val="2"/>
            </w:rPr>
            <w:delText xml:space="preserve"> to make mistakes in the first place </w:delText>
          </w:r>
        </w:del>
      </w:ins>
      <w:ins w:id="479" w:author="Hong Deng" w:date="2026-04-04T16:10:00Z" w16du:dateUtc="2026-04-04T08:10:00Z">
        <w:del w:id="480" w:author="Hong Deng [2]" w:date="2026-04-06T16:07:00Z" w16du:dateUtc="2026-04-06T08:07:00Z">
          <w:r w:rsidR="006623C2" w:rsidDel="00892B66">
            <w:rPr>
              <w:rFonts w:eastAsia="DengXian"/>
              <w:kern w:val="2"/>
            </w:rPr>
            <w:fldChar w:fldCharType="begin"/>
          </w:r>
        </w:del>
      </w:ins>
      <w:r w:rsidR="006B7593">
        <w:rPr>
          <w:rFonts w:eastAsia="DengXian"/>
          <w:kern w:val="2"/>
        </w:rPr>
        <w:instrText xml:space="preserve"> ADDIN EN.CITE &lt;EndNote&gt;&lt;Cite&gt;&lt;Author&gt;Bauer&lt;/Author&gt;&lt;Year&gt;2014&lt;/Year&gt;&lt;RecNum&gt;23&lt;/RecNum&gt;&lt;DisplayText&gt;(Saks and Gruman 2012a, Bauer and Erdogan 2014)&lt;/DisplayText&gt;&lt;record&gt;&lt;rec-number&gt;23&lt;/rec-number&gt;&lt;foreign-keys&gt;&lt;key app="EN" db-id="dtfvx5dd9wzs0re0zrmve9tj9p5fwat5spas" timestamp="1710984537"&gt;23&lt;/key&gt;&lt;/foreign-keys&gt;&lt;ref-type name="Journal Article"&gt;17&lt;/ref-type&gt;&lt;contributors&gt;&lt;authors&gt;&lt;author&gt;Bauer, Talya N&lt;/author&gt;&lt;author&gt;Erdogan, Berrin&lt;/author&gt;&lt;/authors&gt;&lt;/contributors&gt;&lt;titles&gt;&lt;title&gt;Delineating and reviewing the role of newcomer capital in organizational socialization&lt;/title&gt;&lt;secondary-title&gt;Annu. Rev. Organ. Psychol. Organ. Behav.&lt;/secondary-title&gt;&lt;/titles&gt;&lt;periodical&gt;&lt;full-title&gt;Annu. Rev. Organ. Psychol. Organ. Behav.&lt;/full-title&gt;&lt;/periodical&gt;&lt;pages&gt;439-457&lt;/pages&gt;&lt;volume&gt;1&lt;/volume&gt;&lt;number&gt;1&lt;/number&gt;&lt;dates&gt;&lt;year&gt;2014&lt;/year&gt;&lt;/dates&gt;&lt;isbn&gt;2327-0608&lt;/isbn&gt;&lt;urls&gt;&lt;/urls&gt;&lt;/record&gt;&lt;/Cite&gt;&lt;Cite&gt;&lt;Author&gt;Saks&lt;/Author&gt;&lt;Year&gt;2012&lt;/Year&gt;&lt;RecNum&gt;4&lt;/RecNum&gt;&lt;record&gt;&lt;rec-number&gt;4&lt;/rec-number&gt;&lt;foreign-keys&gt;&lt;key app="EN" db-id="fxttts5tqzds9pe5ezcp929cv5t5x5d5rs9p" timestamp="1775290254"&gt;4&lt;/key&gt;&lt;/foreign-keys&gt;&lt;ref-type name="Book Section"&gt;5&lt;/ref-type&gt;&lt;contributors&gt;&lt;authors&gt;&lt;author&gt;Saks, Alan M&lt;/author&gt;&lt;author&gt;Gruman, Jamie A&lt;/author&gt;&lt;/authors&gt;&lt;/contributors&gt;&lt;titles&gt;&lt;title&gt;Getting newcomers on board: A review of socialization practices and introduction to socialization resources theory&lt;/title&gt;&lt;secondary-title&gt;The Oxford handbook of organizational socialization&lt;/secondary-title&gt;&lt;/titles&gt;&lt;periodical&gt;&lt;full-title&gt;The Oxford handbook of organizational socialization&lt;/full-title&gt;&lt;/periodical&gt;&lt;pages&gt;27-55&lt;/pages&gt;&lt;dates&gt;&lt;year&gt;2012&lt;/year&gt;&lt;/dates&gt;&lt;urls&gt;&lt;/urls&gt;&lt;/record&gt;&lt;/Cite&gt;&lt;/EndNote&gt;</w:instrText>
      </w:r>
      <w:ins w:id="481" w:author="Hong Deng" w:date="2026-04-04T16:10:00Z" w16du:dateUtc="2026-04-04T08:10:00Z">
        <w:del w:id="482" w:author="Hong Deng [2]" w:date="2026-04-06T16:07:00Z" w16du:dateUtc="2026-04-06T08:07:00Z">
          <w:r w:rsidR="006623C2" w:rsidDel="00892B66">
            <w:rPr>
              <w:rFonts w:eastAsia="DengXian"/>
              <w:kern w:val="2"/>
            </w:rPr>
            <w:fldChar w:fldCharType="separate"/>
          </w:r>
        </w:del>
      </w:ins>
      <w:r w:rsidR="006B7593">
        <w:rPr>
          <w:rFonts w:eastAsia="DengXian"/>
          <w:noProof/>
          <w:kern w:val="2"/>
        </w:rPr>
        <w:t>(Saks and Gruman 2012a, Bauer and Erdogan 2014)</w:t>
      </w:r>
      <w:ins w:id="483" w:author="Hong Deng" w:date="2026-04-04T16:10:00Z" w16du:dateUtc="2026-04-04T08:10:00Z">
        <w:del w:id="484" w:author="Hong Deng [2]" w:date="2026-04-06T16:07:00Z" w16du:dateUtc="2026-04-06T08:07:00Z">
          <w:r w:rsidR="006623C2" w:rsidDel="00892B66">
            <w:rPr>
              <w:rFonts w:eastAsia="DengXian"/>
              <w:kern w:val="2"/>
            </w:rPr>
            <w:fldChar w:fldCharType="end"/>
          </w:r>
        </w:del>
      </w:ins>
      <w:ins w:id="485" w:author="Hong Deng" w:date="2026-04-04T16:18:00Z" w16du:dateUtc="2026-04-04T08:18:00Z">
        <w:del w:id="486" w:author="Hong Deng [2]" w:date="2026-04-06T16:07:00Z" w16du:dateUtc="2026-04-06T08:07:00Z">
          <w:r w:rsidR="00823D6B" w:rsidDel="00892B66">
            <w:rPr>
              <w:rFonts w:eastAsia="DengXian"/>
              <w:kern w:val="2"/>
            </w:rPr>
            <w:delText xml:space="preserve">. </w:delText>
          </w:r>
        </w:del>
      </w:ins>
      <w:ins w:id="487" w:author="Hong Deng" w:date="2026-04-04T16:28:00Z" w16du:dateUtc="2026-04-04T08:28:00Z">
        <w:del w:id="488" w:author="Hong Deng [2]" w:date="2026-04-06T16:07:00Z" w16du:dateUtc="2026-04-06T08:07:00Z">
          <w:r w:rsidR="0071122A" w:rsidDel="00892B66">
            <w:rPr>
              <w:rFonts w:eastAsia="DengXian"/>
              <w:kern w:val="2"/>
            </w:rPr>
            <w:delText>This silence is particularly striking given newcomers’ unique vulnerability</w:delText>
          </w:r>
          <w:r w:rsidR="00B877E3" w:rsidDel="00892B66">
            <w:rPr>
              <w:rFonts w:eastAsia="DengXian"/>
              <w:kern w:val="2"/>
            </w:rPr>
            <w:delText xml:space="preserve"> during onboarding. Unlike established employees, they enter without the track record</w:delText>
          </w:r>
        </w:del>
      </w:ins>
      <w:ins w:id="489" w:author="Hong Deng" w:date="2026-04-04T16:31:00Z" w16du:dateUtc="2026-04-04T08:31:00Z">
        <w:del w:id="490" w:author="Hong Deng [2]" w:date="2026-04-06T16:07:00Z" w16du:dateUtc="2026-04-06T08:07:00Z">
          <w:r w:rsidR="00BB3A2D" w:rsidDel="00892B66">
            <w:rPr>
              <w:rFonts w:eastAsia="DengXian"/>
              <w:kern w:val="2"/>
            </w:rPr>
            <w:delText xml:space="preserve"> or</w:delText>
          </w:r>
        </w:del>
      </w:ins>
      <w:ins w:id="491" w:author="Hong Deng" w:date="2026-04-04T16:28:00Z" w16du:dateUtc="2026-04-04T08:28:00Z">
        <w:del w:id="492" w:author="Hong Deng [2]" w:date="2026-04-06T16:07:00Z" w16du:dateUtc="2026-04-06T08:07:00Z">
          <w:r w:rsidR="00B877E3" w:rsidDel="00892B66">
            <w:rPr>
              <w:rFonts w:eastAsia="DengXian"/>
              <w:kern w:val="2"/>
            </w:rPr>
            <w:delText xml:space="preserve"> </w:delText>
          </w:r>
        </w:del>
      </w:ins>
      <w:ins w:id="493" w:author="Hong Deng" w:date="2026-04-04T16:29:00Z" w16du:dateUtc="2026-04-04T08:29:00Z">
        <w:del w:id="494" w:author="Hong Deng [2]" w:date="2026-04-06T16:07:00Z" w16du:dateUtc="2026-04-06T08:07:00Z">
          <w:r w:rsidR="00CC0BE0" w:rsidDel="00892B66">
            <w:rPr>
              <w:rFonts w:eastAsia="DengXian"/>
              <w:kern w:val="2"/>
            </w:rPr>
            <w:delText xml:space="preserve">relational capital needed to buffer the social costs of errors, </w:delText>
          </w:r>
        </w:del>
      </w:ins>
      <w:ins w:id="495" w:author="Hong Deng" w:date="2026-04-04T16:39:00Z" w16du:dateUtc="2026-04-04T08:39:00Z">
        <w:del w:id="496" w:author="Hong Deng [2]" w:date="2026-04-06T16:07:00Z" w16du:dateUtc="2026-04-06T08:07:00Z">
          <w:r w:rsidR="00047197" w:rsidDel="00892B66">
            <w:rPr>
              <w:rFonts w:eastAsia="DengXian"/>
              <w:kern w:val="2"/>
            </w:rPr>
            <w:delText>how</w:delText>
          </w:r>
        </w:del>
      </w:ins>
      <w:ins w:id="497" w:author="Hong Deng" w:date="2026-04-04T16:29:00Z" w16du:dateUtc="2026-04-04T08:29:00Z">
        <w:del w:id="498" w:author="Hong Deng [2]" w:date="2026-04-06T16:07:00Z" w16du:dateUtc="2026-04-06T08:07:00Z">
          <w:r w:rsidR="00CC0BE0" w:rsidDel="00892B66">
            <w:rPr>
              <w:rFonts w:eastAsia="DengXian"/>
              <w:kern w:val="2"/>
            </w:rPr>
            <w:delText xml:space="preserve"> </w:delText>
          </w:r>
          <w:r w:rsidR="007B1203" w:rsidDel="00892B66">
            <w:rPr>
              <w:rFonts w:eastAsia="DengXian"/>
              <w:kern w:val="2"/>
            </w:rPr>
            <w:delText>their teams respon</w:delText>
          </w:r>
        </w:del>
      </w:ins>
      <w:ins w:id="499" w:author="Hong Deng" w:date="2026-04-04T16:39:00Z" w16du:dateUtc="2026-04-04T08:39:00Z">
        <w:del w:id="500" w:author="Hong Deng [2]" w:date="2026-04-06T16:07:00Z" w16du:dateUtc="2026-04-06T08:07:00Z">
          <w:r w:rsidR="00047197" w:rsidDel="00892B66">
            <w:rPr>
              <w:rFonts w:eastAsia="DengXian"/>
              <w:kern w:val="2"/>
            </w:rPr>
            <w:delText>d</w:delText>
          </w:r>
        </w:del>
      </w:ins>
      <w:ins w:id="501" w:author="Hong Deng" w:date="2026-04-04T16:29:00Z" w16du:dateUtc="2026-04-04T08:29:00Z">
        <w:del w:id="502" w:author="Hong Deng [2]" w:date="2026-04-06T16:07:00Z" w16du:dateUtc="2026-04-06T08:07:00Z">
          <w:r w:rsidR="007B1203" w:rsidDel="00892B66">
            <w:rPr>
              <w:rFonts w:eastAsia="DengXian"/>
              <w:kern w:val="2"/>
            </w:rPr>
            <w:delText xml:space="preserve"> to mistakes</w:delText>
          </w:r>
        </w:del>
      </w:ins>
      <w:ins w:id="503" w:author="Hong Deng" w:date="2026-04-04T16:37:00Z" w16du:dateUtc="2026-04-04T08:37:00Z">
        <w:del w:id="504" w:author="Hong Deng [2]" w:date="2026-04-06T16:07:00Z" w16du:dateUtc="2026-04-06T08:07:00Z">
          <w:r w:rsidR="00ED28FF" w:rsidDel="00892B66">
            <w:rPr>
              <w:rFonts w:eastAsia="DengXian"/>
              <w:kern w:val="2"/>
            </w:rPr>
            <w:delText xml:space="preserve"> shapes the very ground on which learning either tak</w:delText>
          </w:r>
        </w:del>
      </w:ins>
      <w:ins w:id="505" w:author="Hong Deng" w:date="2026-04-04T16:38:00Z" w16du:dateUtc="2026-04-04T08:38:00Z">
        <w:del w:id="506" w:author="Hong Deng [2]" w:date="2026-04-06T16:07:00Z" w16du:dateUtc="2026-04-06T08:07:00Z">
          <w:r w:rsidR="00ED28FF" w:rsidDel="00892B66">
            <w:rPr>
              <w:rFonts w:eastAsia="DengXian"/>
              <w:kern w:val="2"/>
            </w:rPr>
            <w:delText>es hold or is for</w:delText>
          </w:r>
          <w:r w:rsidR="00176786" w:rsidDel="00892B66">
            <w:rPr>
              <w:rFonts w:eastAsia="DengXian"/>
              <w:kern w:val="2"/>
            </w:rPr>
            <w:delText xml:space="preserve">eclosed. </w:delText>
          </w:r>
        </w:del>
        <w:del w:id="507" w:author="Hong Deng [2]" w:date="2026-04-06T16:17:00Z" w16du:dateUtc="2026-04-06T08:17:00Z">
          <w:r w:rsidR="00176786" w:rsidDel="0019663F">
            <w:rPr>
              <w:rFonts w:eastAsia="DengXian"/>
              <w:kern w:val="2"/>
            </w:rPr>
            <w:delText xml:space="preserve">Therefore, </w:delText>
          </w:r>
        </w:del>
      </w:ins>
      <w:ins w:id="508" w:author="Hong Deng" w:date="2026-04-04T16:18:00Z" w16du:dateUtc="2026-04-04T08:18:00Z">
        <w:del w:id="509" w:author="Hong Deng [2]" w:date="2026-04-06T16:17:00Z" w16du:dateUtc="2026-04-06T08:17:00Z">
          <w:r w:rsidR="00B54F49" w:rsidDel="0019663F">
            <w:rPr>
              <w:rFonts w:eastAsia="DengXian"/>
              <w:kern w:val="2"/>
            </w:rPr>
            <w:delText>whether they are tolerated and a</w:delText>
          </w:r>
        </w:del>
      </w:ins>
      <w:ins w:id="510" w:author="Hong Deng" w:date="2026-04-04T16:19:00Z" w16du:dateUtc="2026-04-04T08:19:00Z">
        <w:del w:id="511" w:author="Hong Deng [2]" w:date="2026-04-06T16:17:00Z" w16du:dateUtc="2026-04-06T08:17:00Z">
          <w:r w:rsidR="00B54F49" w:rsidDel="0019663F">
            <w:rPr>
              <w:rFonts w:eastAsia="DengXian"/>
              <w:kern w:val="2"/>
            </w:rPr>
            <w:delText xml:space="preserve">nalyzed or </w:delText>
          </w:r>
          <w:r w:rsidR="00DB0A39" w:rsidDel="0019663F">
            <w:rPr>
              <w:rFonts w:eastAsia="DengXian"/>
              <w:kern w:val="2"/>
            </w:rPr>
            <w:delText xml:space="preserve">penalized </w:delText>
          </w:r>
        </w:del>
      </w:ins>
      <w:ins w:id="512" w:author="Hong Deng" w:date="2026-04-04T16:32:00Z" w16du:dateUtc="2026-04-04T08:32:00Z">
        <w:del w:id="513" w:author="Hong Deng [2]" w:date="2026-04-06T16:17:00Z" w16du:dateUtc="2026-04-06T08:17:00Z">
          <w:r w:rsidR="00C90571" w:rsidDel="0019663F">
            <w:rPr>
              <w:rFonts w:eastAsia="DengXian"/>
              <w:kern w:val="2"/>
            </w:rPr>
            <w:delText xml:space="preserve">and concealed </w:delText>
          </w:r>
        </w:del>
      </w:ins>
      <w:ins w:id="514" w:author="Hong Deng" w:date="2026-04-04T16:19:00Z" w16du:dateUtc="2026-04-04T08:19:00Z">
        <w:del w:id="515" w:author="Hong Deng [2]" w:date="2026-04-06T16:17:00Z" w16du:dateUtc="2026-04-06T08:17:00Z">
          <w:r w:rsidR="00DB0A39" w:rsidDel="0019663F">
            <w:rPr>
              <w:rFonts w:eastAsia="DengXian"/>
              <w:kern w:val="2"/>
            </w:rPr>
            <w:delText>is precisely the contextual force that resolves this tension</w:delText>
          </w:r>
        </w:del>
      </w:ins>
      <w:ins w:id="516" w:author="Hong Deng" w:date="2026-04-04T16:33:00Z" w16du:dateUtc="2026-04-04T08:33:00Z">
        <w:del w:id="517" w:author="Hong Deng [2]" w:date="2026-04-06T16:17:00Z" w16du:dateUtc="2026-04-06T08:17:00Z">
          <w:r w:rsidR="00C90571" w:rsidDel="0019663F">
            <w:rPr>
              <w:rFonts w:eastAsia="DengXian"/>
              <w:kern w:val="2"/>
            </w:rPr>
            <w:delText xml:space="preserve"> one way or the other</w:delText>
          </w:r>
        </w:del>
      </w:ins>
      <w:ins w:id="518" w:author="Hong Deng" w:date="2026-04-04T16:39:00Z" w16du:dateUtc="2026-04-04T08:39:00Z">
        <w:del w:id="519" w:author="Hong Deng [2]" w:date="2026-04-06T16:17:00Z" w16du:dateUtc="2026-04-06T08:17:00Z">
          <w:r w:rsidR="008C477A" w:rsidDel="0019663F">
            <w:rPr>
              <w:rFonts w:eastAsia="DengXian"/>
              <w:kern w:val="2"/>
            </w:rPr>
            <w:delText xml:space="preserve"> </w:delText>
          </w:r>
        </w:del>
      </w:ins>
      <w:del w:id="520" w:author="Hong Deng [2]" w:date="2026-04-06T16:31:00Z" w16du:dateUtc="2026-04-06T08:31:00Z">
        <w:r w:rsidR="00556FF5" w:rsidDel="00D13B58">
          <w:rPr>
            <w:rFonts w:eastAsia="DengXian"/>
            <w:kern w:val="2"/>
          </w:rPr>
          <w:fldChar w:fldCharType="begin"/>
        </w:r>
        <w:r w:rsidR="004D4678" w:rsidDel="00D13B58">
          <w:rPr>
            <w:rFonts w:eastAsia="DengXian"/>
            <w:kern w:val="2"/>
          </w:rPr>
          <w:delInstrText xml:space="preserve"> ADDIN EN.CITE &lt;EndNote&gt;&lt;Cite&gt;&lt;Author&gt;Van Dyck&lt;/Author&gt;&lt;Year&gt;2005&lt;/Year&gt;&lt;RecNum&gt;16&lt;/RecNum&gt;&lt;DisplayText&gt;(Van Dyck et al. 2005, Hofmann and Frese 2011)&lt;/DisplayText&gt;&lt;record&gt;&lt;rec-number&gt;16&lt;/rec-number&gt;&lt;foreign-keys&gt;&lt;key app="EN" db-id="dtfvx5dd9wzs0re0zrmve9tj9p5fwat5spas" timestamp="1710914558"&gt;16&lt;/key&gt;&lt;/foreign-keys&gt;&lt;ref-type name="Journal Article"&gt;17&lt;/ref-type&gt;&lt;contributors&gt;&lt;authors&gt;&lt;author&gt;Van Dyck, Cathy&lt;/author&gt;&lt;author&gt;Frese, Michael&lt;/author&gt;&lt;author&gt;Baer, Markus&lt;/author&gt;&lt;author&gt;Sonnentag, Sabine&lt;/author&gt;&lt;/authors&gt;&lt;/contributors&gt;&lt;titles&gt;&lt;title&gt;Organizational error management culture and its impact on performance: a two-study replication&lt;/title&gt;&lt;secondary-title&gt;Journal of applied psychology&lt;/secondary-title&gt;&lt;/titles&gt;&lt;periodical&gt;&lt;full-title&gt;Journal of Applied Psychology&lt;/full-title&gt;&lt;/periodical&gt;&lt;pages&gt;1228&lt;/pages&gt;&lt;volume&gt;90&lt;/volume&gt;&lt;number&gt;6&lt;/number&gt;&lt;dates&gt;&lt;year&gt;2005&lt;/year&gt;&lt;/dates&gt;&lt;isbn&gt;1939-1854&lt;/isbn&gt;&lt;urls&gt;&lt;/urls&gt;&lt;/record&gt;&lt;/Cite&gt;&lt;Cite&gt;&lt;Author&gt;Hofmann&lt;/Author&gt;&lt;Year&gt;2011&lt;/Year&gt;&lt;RecNum&gt;57&lt;/RecNum&gt;&lt;record&gt;&lt;rec-number&gt;57&lt;/rec-number&gt;&lt;foreign-keys&gt;&lt;key app="EN" db-id="dtfvx5dd9wzs0re0zrmve9tj9p5fwat5spas" timestamp="1711973179"&gt;57&lt;/key&gt;&lt;/foreign-keys&gt;&lt;ref-type name="Book"&gt;6&lt;/ref-type&gt;&lt;contributors&gt;&lt;authors&gt;&lt;author&gt;Hofmann, David A&lt;/author&gt;&lt;author&gt;Frese, Michael&lt;/author&gt;&lt;/authors&gt;&lt;/contributors&gt;&lt;titles&gt;&lt;title&gt;Error in organizations&lt;/title&gt;&lt;/titles&gt;&lt;dates&gt;&lt;year&gt;2011&lt;/year&gt;&lt;/dates&gt;&lt;publisher&gt;Routledge&lt;/publisher&gt;&lt;isbn&gt;1136731865&lt;/isbn&gt;&lt;urls&gt;&lt;/urls&gt;&lt;/record&gt;&lt;/Cite&gt;&lt;/EndNote&gt;</w:delInstrText>
        </w:r>
        <w:r w:rsidR="00556FF5" w:rsidDel="00D13B58">
          <w:rPr>
            <w:rFonts w:eastAsia="DengXian"/>
            <w:kern w:val="2"/>
          </w:rPr>
          <w:fldChar w:fldCharType="separate"/>
        </w:r>
        <w:r w:rsidR="0016576E" w:rsidDel="00D13B58">
          <w:rPr>
            <w:rFonts w:eastAsia="DengXian"/>
            <w:noProof/>
            <w:kern w:val="2"/>
          </w:rPr>
          <w:delText>(Van Dyck et al. 2005, Hofmann and Frese 2011)</w:delText>
        </w:r>
        <w:r w:rsidR="00556FF5" w:rsidDel="00D13B58">
          <w:rPr>
            <w:rFonts w:eastAsia="DengXian"/>
            <w:kern w:val="2"/>
          </w:rPr>
          <w:fldChar w:fldCharType="end"/>
        </w:r>
      </w:del>
      <w:ins w:id="521" w:author="Hong Deng" w:date="2026-04-04T16:23:00Z" w16du:dateUtc="2026-04-04T08:23:00Z">
        <w:del w:id="522" w:author="Hong Deng [2]" w:date="2026-04-06T16:31:00Z" w16du:dateUtc="2026-04-06T08:31:00Z">
          <w:r w:rsidR="008542C3" w:rsidDel="00D13B58">
            <w:rPr>
              <w:rFonts w:eastAsia="DengXian"/>
              <w:kern w:val="2"/>
            </w:rPr>
            <w:delText xml:space="preserve">. </w:delText>
          </w:r>
        </w:del>
      </w:ins>
      <w:ins w:id="523" w:author="Hong Deng [2]" w:date="2026-04-06T16:32:00Z" w16du:dateUtc="2026-04-06T08:32:00Z">
        <w:del w:id="524" w:author="Hong Deng" w:date="2026-05-06T09:28:00Z" w16du:dateUtc="2026-05-06T01:28:00Z">
          <w:r w:rsidR="00D13B58" w:rsidDel="008679AC">
            <w:rPr>
              <w:rFonts w:eastAsia="DengXian" w:hint="eastAsia"/>
              <w:kern w:val="2"/>
            </w:rPr>
            <w:delText>While</w:delText>
          </w:r>
        </w:del>
      </w:ins>
      <w:ins w:id="525" w:author="Hong Deng [2]" w:date="2026-04-06T16:19:00Z" w16du:dateUtc="2026-04-06T08:19:00Z">
        <w:del w:id="526" w:author="Hong Deng" w:date="2026-05-06T09:28:00Z" w16du:dateUtc="2026-05-06T01:28:00Z">
          <w:r w:rsidR="0004660E" w:rsidDel="008679AC">
            <w:rPr>
              <w:rFonts w:eastAsia="DengXian" w:hint="eastAsia"/>
              <w:kern w:val="2"/>
            </w:rPr>
            <w:delText xml:space="preserve"> </w:delText>
          </w:r>
        </w:del>
        <w:r w:rsidR="0004660E">
          <w:rPr>
            <w:rFonts w:eastAsia="DengXian" w:hint="eastAsia"/>
            <w:kern w:val="2"/>
          </w:rPr>
          <w:t xml:space="preserve">motivational forces </w:t>
        </w:r>
        <w:del w:id="527" w:author="Hong Deng" w:date="2026-05-06T09:28:00Z" w16du:dateUtc="2026-05-06T01:28:00Z">
          <w:r w:rsidR="0004660E" w:rsidDel="008679AC">
            <w:rPr>
              <w:rFonts w:eastAsia="DengXian" w:hint="eastAsia"/>
              <w:kern w:val="2"/>
            </w:rPr>
            <w:delText xml:space="preserve">like </w:delText>
          </w:r>
        </w:del>
      </w:ins>
      <w:ins w:id="528" w:author="Hong Deng [2]" w:date="2026-04-06T16:42:00Z" w16du:dateUtc="2026-04-06T08:42:00Z">
        <w:del w:id="529" w:author="Hong Deng" w:date="2026-05-06T09:28:00Z" w16du:dateUtc="2026-05-06T01:28:00Z">
          <w:r w:rsidR="00A53129" w:rsidDel="008679AC">
            <w:rPr>
              <w:rFonts w:eastAsia="DengXian" w:hint="eastAsia"/>
              <w:kern w:val="2"/>
            </w:rPr>
            <w:delText xml:space="preserve">learning goal orientation and </w:delText>
          </w:r>
        </w:del>
      </w:ins>
      <w:ins w:id="530" w:author="Hong Deng [2]" w:date="2026-04-06T16:19:00Z" w16du:dateUtc="2026-04-06T08:19:00Z">
        <w:del w:id="531" w:author="Hong Deng" w:date="2026-05-06T09:28:00Z" w16du:dateUtc="2026-05-06T01:28:00Z">
          <w:r w:rsidR="0004660E" w:rsidDel="008679AC">
            <w:rPr>
              <w:rFonts w:eastAsia="DengXian" w:hint="eastAsia"/>
              <w:kern w:val="2"/>
            </w:rPr>
            <w:delText xml:space="preserve">psychological safety </w:delText>
          </w:r>
        </w:del>
        <w:r w:rsidR="0004660E">
          <w:rPr>
            <w:rFonts w:eastAsia="DengXian" w:hint="eastAsia"/>
            <w:kern w:val="2"/>
          </w:rPr>
          <w:t xml:space="preserve">shape whether newcomers dare to </w:t>
        </w:r>
      </w:ins>
      <w:ins w:id="532" w:author="Hong Deng [2]" w:date="2026-04-06T16:20:00Z" w16du:dateUtc="2026-04-06T08:20:00Z">
        <w:r w:rsidR="0004660E">
          <w:rPr>
            <w:rFonts w:eastAsia="DengXian" w:hint="eastAsia"/>
            <w:kern w:val="2"/>
          </w:rPr>
          <w:t xml:space="preserve">err, team error culture </w:t>
        </w:r>
        <w:del w:id="533" w:author="Hong Deng" w:date="2026-06-11T17:19:00Z" w16du:dateUtc="2026-06-11T09:19:00Z">
          <w:r w:rsidR="0004660E" w:rsidDel="00D9127B">
            <w:rPr>
              <w:rFonts w:eastAsia="DengXian" w:hint="eastAsia"/>
              <w:kern w:val="2"/>
            </w:rPr>
            <w:delText>influences</w:delText>
          </w:r>
        </w:del>
      </w:ins>
      <w:ins w:id="534" w:author="Hong Deng" w:date="2026-06-11T17:19:00Z" w16du:dateUtc="2026-06-11T09:19:00Z">
        <w:r w:rsidR="00D9127B">
          <w:rPr>
            <w:rFonts w:eastAsia="DengXian" w:hint="eastAsia"/>
            <w:kern w:val="2"/>
          </w:rPr>
          <w:t>shapes</w:t>
        </w:r>
      </w:ins>
      <w:ins w:id="535" w:author="Hong Deng [2]" w:date="2026-04-06T16:20:00Z" w16du:dateUtc="2026-04-06T08:20:00Z">
        <w:r w:rsidR="0004660E">
          <w:rPr>
            <w:rFonts w:eastAsia="DengXian" w:hint="eastAsia"/>
            <w:kern w:val="2"/>
          </w:rPr>
          <w:t xml:space="preserve"> how </w:t>
        </w:r>
        <w:del w:id="536" w:author="Hong Deng" w:date="2026-05-25T12:47:00Z" w16du:dateUtc="2026-05-25T04:47:00Z">
          <w:r w:rsidR="0004660E" w:rsidDel="007E0E69">
            <w:rPr>
              <w:rFonts w:eastAsia="DengXian" w:hint="eastAsia"/>
              <w:kern w:val="2"/>
            </w:rPr>
            <w:delText xml:space="preserve">those </w:delText>
          </w:r>
        </w:del>
        <w:r w:rsidR="0004660E">
          <w:rPr>
            <w:rFonts w:eastAsia="DengXian" w:hint="eastAsia"/>
            <w:kern w:val="2"/>
          </w:rPr>
          <w:t xml:space="preserve">errors are cognitively </w:t>
        </w:r>
      </w:ins>
      <w:ins w:id="537" w:author="Hong Deng [2]" w:date="2026-04-06T16:32:00Z" w16du:dateUtc="2026-04-06T08:32:00Z">
        <w:r w:rsidR="00D13B58">
          <w:rPr>
            <w:rFonts w:eastAsia="DengXian" w:hint="eastAsia"/>
            <w:kern w:val="2"/>
          </w:rPr>
          <w:t>processed</w:t>
        </w:r>
      </w:ins>
      <w:ins w:id="538" w:author="Hong Deng [2]" w:date="2026-04-06T16:20:00Z" w16du:dateUtc="2026-04-06T08:20:00Z">
        <w:r w:rsidR="0004660E">
          <w:rPr>
            <w:rFonts w:eastAsia="DengXian" w:hint="eastAsia"/>
            <w:kern w:val="2"/>
          </w:rPr>
          <w:t xml:space="preserve">. </w:t>
        </w:r>
      </w:ins>
      <w:ins w:id="539" w:author="Hong Deng" w:date="2026-04-04T16:40:00Z" w16du:dateUtc="2026-04-04T08:40:00Z">
        <w:del w:id="540" w:author="Hong Deng [2]" w:date="2026-04-06T16:17:00Z" w16du:dateUtc="2026-04-06T08:17:00Z">
          <w:r w:rsidR="00366490" w:rsidDel="0019663F">
            <w:rPr>
              <w:rFonts w:eastAsia="DengXian"/>
              <w:kern w:val="2"/>
            </w:rPr>
            <w:delText xml:space="preserve">Yet how team error culture </w:delText>
          </w:r>
        </w:del>
      </w:ins>
      <w:ins w:id="541" w:author="Hong Deng" w:date="2026-04-05T14:34:00Z" w16du:dateUtc="2026-04-05T06:34:00Z">
        <w:del w:id="542" w:author="Hong Deng [2]" w:date="2026-04-06T16:17:00Z" w16du:dateUtc="2026-04-06T08:17:00Z">
          <w:r w:rsidR="001D23AB" w:rsidDel="0019663F">
            <w:rPr>
              <w:rFonts w:eastAsia="DengXian"/>
              <w:kern w:val="2"/>
            </w:rPr>
            <w:delText>influences</w:delText>
          </w:r>
        </w:del>
      </w:ins>
      <w:ins w:id="543" w:author="Hong Deng" w:date="2026-04-04T16:40:00Z" w16du:dateUtc="2026-04-04T08:40:00Z">
        <w:del w:id="544" w:author="Hong Deng [2]" w:date="2026-04-06T16:17:00Z" w16du:dateUtc="2026-04-06T08:17:00Z">
          <w:r w:rsidR="00366490" w:rsidDel="0019663F">
            <w:rPr>
              <w:rFonts w:eastAsia="DengXian"/>
              <w:kern w:val="2"/>
            </w:rPr>
            <w:delText xml:space="preserve"> newcomers’ learning and development h</w:delText>
          </w:r>
        </w:del>
      </w:ins>
      <w:ins w:id="545" w:author="Hong Deng" w:date="2026-04-04T16:39:00Z">
        <w:del w:id="546" w:author="Hong Deng [2]" w:date="2026-04-06T16:17:00Z" w16du:dateUtc="2026-04-06T08:17:00Z">
          <w:r w:rsidR="008C477A" w:rsidRPr="008C477A" w:rsidDel="0019663F">
            <w:rPr>
              <w:rFonts w:eastAsia="DengXian"/>
              <w:kern w:val="2"/>
            </w:rPr>
            <w:delText xml:space="preserve">as gone </w:delText>
          </w:r>
        </w:del>
      </w:ins>
      <w:ins w:id="547" w:author="Hong Deng" w:date="2026-04-04T16:40:00Z" w16du:dateUtc="2026-04-04T08:40:00Z">
        <w:del w:id="548" w:author="Hong Deng [2]" w:date="2026-04-06T16:17:00Z" w16du:dateUtc="2026-04-06T08:17:00Z">
          <w:r w:rsidR="00E766F0" w:rsidDel="0019663F">
            <w:rPr>
              <w:rFonts w:eastAsia="DengXian"/>
              <w:kern w:val="2"/>
            </w:rPr>
            <w:delText>unexamined.</w:delText>
          </w:r>
        </w:del>
      </w:ins>
      <w:del w:id="549" w:author="Hong Deng [2]" w:date="2026-05-24T13:15:00Z" w16du:dateUtc="2026-05-24T05:15:00Z">
        <w:r w:rsidR="009D0C10" w:rsidDel="005822CA">
          <w:rPr>
            <w:rFonts w:eastAsia="DengXian"/>
            <w:kern w:val="2"/>
          </w:rPr>
          <w:delText xml:space="preserve">align with organizational standards and demonstrate competence </w:delText>
        </w:r>
        <w:r w:rsidR="009D0C10" w:rsidDel="005822CA">
          <w:rPr>
            <w:rFonts w:eastAsia="DengXian"/>
            <w:kern w:val="2"/>
          </w:rPr>
          <w:fldChar w:fldCharType="begin"/>
        </w:r>
        <w:r w:rsidR="009D0C10" w:rsidDel="005822CA">
          <w:rPr>
            <w:rFonts w:eastAsia="DengXian"/>
            <w:kern w:val="2"/>
          </w:rPr>
          <w:delInstrText xml:space="preserve"> ADDIN EN.CITE &lt;EndNote&gt;&lt;Cite&gt;&lt;Author&gt;Bauer&lt;/Author&gt;&lt;Year&gt;2021&lt;/Year&gt;&lt;RecNum&gt;109&lt;/RecNum&gt;&lt;DisplayText&gt;(Bauer et al. 2021)&lt;/DisplayText&gt;&lt;record&gt;&lt;rec-number&gt;109&lt;/rec-number&gt;&lt;foreign-keys&gt;&lt;key app="EN" db-id="dtfvx5dd9wzs0re0zrmve9tj9p5fwat5spas" timestamp="1721993992"&gt;109&lt;/key&gt;&lt;/foreign-keys&gt;&lt;ref-type name="Journal Article"&gt;17&lt;/ref-type&gt;&lt;contributors&gt;&lt;authors&gt;&lt;author&gt;Bauer, Talya N&lt;/author&gt;&lt;author&gt;Erdogan, Berrin&lt;/author&gt;&lt;author&gt;Caughlin, David&lt;/author&gt;&lt;author&gt;Ellis, Allison M&lt;/author&gt;&lt;author&gt;Kurkoski, Jennifer&lt;/author&gt;&lt;/authors&gt;&lt;/contributors&gt;&lt;titles&gt;&lt;title&gt;Jump-starting the socialization experience: The longitudinal role of day 1 newcomer resources on adjustment&lt;/title&gt;&lt;secondary-title&gt;Journal of Management&lt;/secondary-title&gt;&lt;/titles&gt;&lt;periodical&gt;&lt;full-title&gt;Journal of management&lt;/full-title&gt;&lt;/periodical&gt;&lt;pages&gt;2226-2261&lt;/pages&gt;&lt;volume&gt;47&lt;/volume&gt;&lt;number&gt;8&lt;/number&gt;&lt;dates&gt;&lt;year&gt;2021&lt;/year&gt;&lt;/dates&gt;&lt;isbn&gt;0149-2063&lt;/isbn&gt;&lt;urls&gt;&lt;/urls&gt;&lt;/record&gt;&lt;/Cite&gt;&lt;/EndNote&gt;</w:delInstrText>
        </w:r>
        <w:r w:rsidR="009D0C10" w:rsidDel="005822CA">
          <w:rPr>
            <w:rFonts w:eastAsia="DengXian"/>
            <w:kern w:val="2"/>
          </w:rPr>
          <w:fldChar w:fldCharType="separate"/>
        </w:r>
        <w:r w:rsidR="009D0C10" w:rsidDel="005822CA">
          <w:rPr>
            <w:rFonts w:eastAsia="DengXian"/>
            <w:kern w:val="2"/>
          </w:rPr>
          <w:delText>(Bauer et al. 2021)</w:delText>
        </w:r>
        <w:r w:rsidR="009D0C10" w:rsidDel="005822CA">
          <w:rPr>
            <w:rFonts w:eastAsia="DengXian"/>
            <w:kern w:val="2"/>
          </w:rPr>
          <w:fldChar w:fldCharType="end"/>
        </w:r>
        <w:r w:rsidR="009D0C10" w:rsidDel="005822CA">
          <w:rPr>
            <w:rFonts w:eastAsia="DengXian"/>
            <w:kern w:val="2"/>
          </w:rPr>
          <w:delText xml:space="preserve">. </w:delText>
        </w:r>
      </w:del>
    </w:p>
    <w:p w14:paraId="0202F86B" w14:textId="77777777" w:rsidR="005822CA" w:rsidRDefault="005822CA" w:rsidP="005822CA">
      <w:pPr>
        <w:snapToGrid w:val="0"/>
        <w:spacing w:line="480" w:lineRule="auto"/>
        <w:ind w:firstLine="720"/>
        <w:rPr>
          <w:ins w:id="550" w:author="Hong Deng [2]" w:date="2026-05-24T13:15:00Z" w16du:dateUtc="2026-05-24T05:15:00Z"/>
          <w:rFonts w:eastAsia="DengXian"/>
          <w:kern w:val="2"/>
        </w:rPr>
      </w:pPr>
    </w:p>
    <w:p w14:paraId="777D3E53" w14:textId="48A5AA5D" w:rsidR="009458CE" w:rsidDel="005822CA" w:rsidRDefault="009C0C59" w:rsidP="005822CA">
      <w:pPr>
        <w:snapToGrid w:val="0"/>
        <w:spacing w:line="480" w:lineRule="auto"/>
        <w:ind w:firstLine="720"/>
        <w:rPr>
          <w:del w:id="551" w:author="Hong Deng [2]" w:date="2026-05-24T13:15:00Z" w16du:dateUtc="2026-05-24T05:15:00Z"/>
          <w:rFonts w:eastAsia="DengXian"/>
          <w:kern w:val="2"/>
        </w:rPr>
      </w:pPr>
      <w:del w:id="552" w:author="Hong Deng [2]" w:date="2026-05-24T13:15:00Z" w16du:dateUtc="2026-05-24T05:15:00Z">
        <w:r w:rsidDel="005822CA">
          <w:rPr>
            <w:rFonts w:eastAsia="DengXian"/>
            <w:kern w:val="2"/>
          </w:rPr>
          <w:delText xml:space="preserve">While this focus offers valuable insights into socialization success, it rests on an implicit assumption that merits closer scrutiny: the emphasis on early demonstration of proficiency inadvertently promotes an </w:delText>
        </w:r>
        <w:r w:rsidDel="005822CA">
          <w:rPr>
            <w:rFonts w:eastAsia="DengXian"/>
            <w:i/>
            <w:kern w:val="2"/>
          </w:rPr>
          <w:delText>error-avoidance</w:delText>
        </w:r>
        <w:r w:rsidDel="005822CA">
          <w:rPr>
            <w:rFonts w:eastAsia="DengXian"/>
            <w:kern w:val="2"/>
          </w:rPr>
          <w:delText xml:space="preserve"> mentality. That occurs because errors are often interpreted as signals of incompetence that undermine individuals’ standing and others’ evaluation of them in the organization </w:delText>
        </w:r>
        <w:r w:rsidDel="005822CA">
          <w:rPr>
            <w:rFonts w:eastAsia="DengXian"/>
            <w:kern w:val="2"/>
          </w:rPr>
          <w:fldChar w:fldCharType="begin"/>
        </w:r>
        <w:r w:rsidDel="005822CA">
          <w:rPr>
            <w:rFonts w:eastAsia="DengXian"/>
            <w:kern w:val="2"/>
          </w:rPr>
          <w:delInstrText xml:space="preserve"> ADDIN EN.CITE &lt;EndNote&gt;&lt;Cite&gt;&lt;Author&gt;Cannon&lt;/Author&gt;&lt;Year&gt;2001&lt;/Year&gt;&lt;RecNum&gt;136&lt;/RecNum&gt;&lt;DisplayText&gt;(Cannon and Edmondson 2001, B. Zhao and Olivera 2006)&lt;/DisplayText&gt;&lt;record&gt;&lt;rec-number&gt;136&lt;/rec-number&gt;&lt;foreign-keys&gt;&lt;key app="EN" db-id="dtfvx5dd9wzs0re0zrmve9tj9p5fwat5spas" timestamp="1737284709"&gt;136&lt;/key&gt;&lt;/foreign-keys&gt;&lt;ref-type name="Journal Article"&gt;17&lt;/ref-type&gt;&lt;contributors&gt;&lt;authors&gt;&lt;author&gt;Cannon, Mark D&lt;/author&gt;&lt;author&gt;Edmondson, Amy C&lt;/author&gt;&lt;/authors&gt;&lt;/contributors&gt;&lt;titles&gt;&lt;title&gt;Confronting failure: Antecedents and consequences of shared beliefs about failure in organizational work groups&lt;/title&gt;&lt;secondary-title&gt;Journal of Organizational Behavior&lt;/secondary-title&gt;&lt;/titles&gt;&lt;periodical&gt;&lt;full-title&gt;Journal of Organizational Behavior&lt;/full-title&gt;&lt;/periodical&gt;&lt;pages&gt;161-177&lt;/pages&gt;&lt;volume&gt;22&lt;/volume&gt;&lt;number&gt;2&lt;/number&gt;&lt;dates&gt;&lt;year&gt;2001&lt;/year&gt;&lt;/dates&gt;&lt;isbn&gt;0894-3796&lt;/isbn&gt;&lt;urls&gt;&lt;/urls&gt;&lt;/record&gt;&lt;/Cite&gt;&lt;Cite&gt;&lt;Author&gt;Zhao&lt;/Author&gt;&lt;Year&gt;2006&lt;/Year&gt;&lt;RecNum&gt;138&lt;/RecNum&gt;&lt;record&gt;&lt;rec-number&gt;138&lt;/rec-number&gt;&lt;foreign-keys&gt;&lt;key app="EN" db-id="dtfvx5dd9wzs0re0zrmve9tj9p5fwat5spas" timestamp="1737285011"&gt;138&lt;/key&gt;&lt;/foreign-keys&gt;&lt;ref-type name="Journal Article"&gt;17&lt;/ref-type&gt;&lt;contributors&gt;&lt;authors&gt;&lt;author&gt;Zhao, Bin&lt;/author&gt;&lt;author&gt;Olivera, Fernando&lt;/author&gt;&lt;/authors&gt;&lt;/contributors&gt;&lt;titles&gt;&lt;title&gt;Error reporting in organizations&lt;/title&gt;&lt;secondary-title&gt;Academy of Management Review&lt;/secondary-title&gt;&lt;/titles&gt;&lt;periodical&gt;&lt;full-title&gt;Academy of Management Review&lt;/full-title&gt;&lt;/periodical&gt;&lt;pages&gt;1012-1030&lt;/pages&gt;&lt;volume&gt;31&lt;/volume&gt;&lt;number&gt;4&lt;/number&gt;&lt;dates&gt;&lt;year&gt;2006&lt;/year&gt;&lt;/dates&gt;&lt;isbn&gt;0363-7425&lt;/isbn&gt;&lt;urls&gt;&lt;/urls&gt;&lt;/record&gt;&lt;/Cite&gt;&lt;/EndNote&gt;</w:delInstrText>
        </w:r>
        <w:r w:rsidDel="005822CA">
          <w:rPr>
            <w:rFonts w:eastAsia="DengXian"/>
            <w:kern w:val="2"/>
          </w:rPr>
          <w:fldChar w:fldCharType="separate"/>
        </w:r>
        <w:r w:rsidDel="005822CA">
          <w:rPr>
            <w:rFonts w:eastAsia="DengXian"/>
            <w:kern w:val="2"/>
          </w:rPr>
          <w:delText>(Cannon and Edmondson 2001, B. Zhao and Olivera 2006)</w:delText>
        </w:r>
        <w:r w:rsidDel="005822CA">
          <w:rPr>
            <w:rFonts w:eastAsia="DengXian"/>
            <w:kern w:val="2"/>
          </w:rPr>
          <w:fldChar w:fldCharType="end"/>
        </w:r>
        <w:r w:rsidDel="005822CA">
          <w:rPr>
            <w:rFonts w:eastAsia="DengXian"/>
            <w:kern w:val="2"/>
          </w:rPr>
          <w:delText xml:space="preserve">. The dominant narrative suggests an unwritten rule: To succeed in their new roles, newcomers must minimize mistakes and demonstrate competence from the outset </w:delText>
        </w:r>
        <w:r w:rsidDel="005822CA">
          <w:rPr>
            <w:rFonts w:eastAsia="DengXian"/>
            <w:kern w:val="2"/>
          </w:rPr>
          <w:fldChar w:fldCharType="begin"/>
        </w:r>
      </w:del>
      <w:r w:rsidR="006B7593">
        <w:rPr>
          <w:rFonts w:eastAsia="DengXian"/>
          <w:kern w:val="2"/>
        </w:rPr>
        <w:instrText xml:space="preserve"> ADDIN EN.CITE &lt;EndNote&gt;&lt;Cite&gt;&lt;Author&gt;Boulamatsi&lt;/Author&gt;&lt;Year&gt;2021&lt;/Year&gt;&lt;RecNum&gt;8&lt;/RecNum&gt;&lt;DisplayText&gt;(A.M. Ellis et al. 2017, Boulamatsi et al. 2021)&lt;/DisplayText&gt;&lt;record&gt;&lt;rec-number&gt;8&lt;/rec-number&gt;&lt;foreign-keys&gt;&lt;key app="EN" db-id="dtfvx5dd9wzs0re0zrmve9tj9p5fwat5spas" timestamp="1710898565"&gt;8&lt;/key&gt;&lt;/foreign-keys&gt;&lt;ref-type name="Journal Article"&gt;17&lt;/ref-type&gt;&lt;contributors&gt;&lt;authors&gt;&lt;author&gt;Boulamatsi, Artemis&lt;/author&gt;&lt;author&gt;Liu, Songqi&lt;/author&gt;&lt;author&gt;Lambert, Lisa Schurer&lt;/author&gt;&lt;author&gt;Yao, Xiang&lt;/</w:instrText>
      </w:r>
      <w:r w:rsidR="006B7593">
        <w:rPr>
          <w:rFonts w:eastAsia="DengXian" w:hint="eastAsia"/>
          <w:kern w:val="2"/>
        </w:rPr>
        <w:instrText>author&gt;&lt;author&gt;Guo, Rui&lt;/author&gt;&lt;author&gt;Yin, Jingfeng&lt;/author&gt;&lt;/authors&gt;&lt;/contributors&gt;&lt;titles&gt;&lt;title&gt;How and when are learning</w:instrText>
      </w:r>
      <w:r w:rsidR="006B7593">
        <w:rPr>
          <w:rFonts w:eastAsia="DengXian" w:hint="eastAsia"/>
          <w:kern w:val="2"/>
        </w:rPr>
        <w:instrText>‐</w:instrText>
      </w:r>
      <w:r w:rsidR="006B7593">
        <w:rPr>
          <w:rFonts w:eastAsia="DengXian" w:hint="eastAsia"/>
          <w:kern w:val="2"/>
        </w:rPr>
        <w:instrText>adaptable newcomers innovative? Examining mechanisms and constraints&lt;/title&gt;&lt;secondary-title&gt;Personnel Psychology&lt;/secondary-ti</w:instrText>
      </w:r>
      <w:r w:rsidR="006B7593">
        <w:rPr>
          <w:rFonts w:eastAsia="DengXian"/>
          <w:kern w:val="2"/>
        </w:rPr>
        <w:instrText>tle&gt;&lt;/titles&gt;&lt;periodical&gt;&lt;full-title&gt;Personnel Psychology&lt;/full-title&gt;&lt;/periodical&gt;&lt;pages&gt;751-772&lt;/pages&gt;&lt;volume&gt;74&lt;/volume&gt;&lt;number&gt;4&lt;/number&gt;&lt;dates&gt;&lt;year&gt;2021&lt;/year&gt;&lt;/dates&gt;&lt;isbn&gt;0031-5826&lt;/isbn&gt;&lt;urls&gt;&lt;/urls&gt;&lt;/record&gt;&lt;/Cite&gt;&lt;Cite&gt;&lt;Author&gt;Ellis&lt;/Author&gt;&lt;Year&gt;2017&lt;/Year&gt;&lt;RecNum&gt;25&lt;/RecNum&gt;&lt;record&gt;&lt;rec-number&gt;25&lt;/rec-number&gt;&lt;foreign-keys&gt;&lt;key app="EN" db-id="dtfvx5dd9wzs0re0zrmve9tj9p5fwat5spas" timestamp="1710988428"&gt;25&lt;/key&gt;&lt;/foreign-keys&gt;&lt;ref-type name="Journal Article"&gt;17&lt;/ref-type&gt;&lt;contributors&gt;&lt;authors&gt;&lt;author&gt;Ellis, Allison M&lt;/author&gt;&lt;author&gt;Nifadkar, Sushil S&lt;/author&gt;&lt;author&gt;Bauer, Talya N&lt;/author&gt;&lt;author&gt;Erdogan, Berrin&lt;/author&gt;&lt;/authors&gt;&lt;/contributors&gt;&lt;titles&gt;&lt;title&gt;Newcomer adjustment: Examining the role of managers’ perception of newcomer proactive behavior during organizational socialization&lt;/title&gt;&lt;secondary-title&gt;Journal of Applied Psychology&lt;/secondary-title&gt;&lt;/titles&gt;&lt;periodical&gt;&lt;full-title&gt;Journal of Applied Psychology&lt;/full-title&gt;&lt;/periodical&gt;&lt;pages&gt;993-1001&lt;/pages&gt;&lt;volume&gt;102&lt;/volume&gt;&lt;number&gt;6&lt;/number&gt;&lt;dates&gt;&lt;year&gt;2017&lt;/year&gt;&lt;/dates&gt;&lt;isbn&gt;1939-1854&lt;/isbn&gt;&lt;urls&gt;&lt;/urls&gt;&lt;/record&gt;&lt;/Cite&gt;&lt;/EndNote&gt;</w:instrText>
      </w:r>
      <w:del w:id="553" w:author="Hong Deng [2]" w:date="2026-05-24T13:15:00Z" w16du:dateUtc="2026-05-24T05:15:00Z">
        <w:r w:rsidDel="005822CA">
          <w:rPr>
            <w:rFonts w:eastAsia="DengXian"/>
            <w:kern w:val="2"/>
          </w:rPr>
          <w:fldChar w:fldCharType="separate"/>
        </w:r>
      </w:del>
      <w:r w:rsidR="006B7593">
        <w:rPr>
          <w:rFonts w:eastAsia="DengXian"/>
          <w:noProof/>
          <w:kern w:val="2"/>
        </w:rPr>
        <w:t>(A.M. Ellis et al. 2017, Boulamatsi et al. 2021)</w:t>
      </w:r>
      <w:del w:id="554" w:author="Hong Deng [2]" w:date="2026-05-24T13:15:00Z" w16du:dateUtc="2026-05-24T05:15:00Z">
        <w:r w:rsidDel="005822CA">
          <w:rPr>
            <w:rFonts w:eastAsia="DengXian"/>
            <w:kern w:val="2"/>
          </w:rPr>
          <w:fldChar w:fldCharType="end"/>
        </w:r>
        <w:r w:rsidDel="005822CA">
          <w:rPr>
            <w:rFonts w:eastAsia="DengXian"/>
            <w:kern w:val="2"/>
          </w:rPr>
          <w:delText xml:space="preserve">. For example, </w:delText>
        </w:r>
        <w:r w:rsidDel="005822CA">
          <w:rPr>
            <w:rFonts w:eastAsia="DengXian"/>
            <w:kern w:val="2"/>
          </w:rPr>
          <w:fldChar w:fldCharType="begin"/>
        </w:r>
        <w:r w:rsidDel="005822CA">
          <w:rPr>
            <w:rFonts w:eastAsia="DengXian"/>
            <w:kern w:val="2"/>
          </w:rPr>
          <w:delInstrText xml:space="preserve"> ADDIN EN.CITE &lt;EndNote&gt;&lt;Cite AuthorYear="1"&gt;&lt;Author&gt;Molleman&lt;/Author&gt;&lt;Year&gt;2007&lt;/Year&gt;&lt;RecNum&gt;26&lt;/RecNum&gt;&lt;DisplayText&gt;Molleman and Van der Vegt (2007)&lt;/DisplayText&gt;&lt;record&gt;&lt;rec-number&gt;26&lt;/rec-number&gt;&lt;foreign-keys&gt;&lt;key app="EN" db-id="dtfvx5dd9wzs0re0zrmve9tj9p5fwat5spas" timestamp="1710988854"&gt;26&lt;/key&gt;&lt;/foreign-keys&gt;&lt;ref-type name="Journal Article"&gt;17&lt;/ref-type&gt;&lt;contributors&gt;&lt;authors&gt;&lt;author&gt;Molleman, Eric&lt;/author&gt;&lt;author&gt;Van der Vegt, Gerben S&lt;/author&gt;&lt;/authors&gt;&lt;/contributors&gt;&lt;titles&gt;&lt;title&gt;The performance evaluation of novices: The importance of competence in specific work activity clusters&lt;/title&gt;&lt;secondary-title&gt;Journal of Occupational and Organizational Psychology&lt;/secondary-title&gt;&lt;/titles&gt;&lt;periodical&gt;&lt;full-title&gt;Journal of Occupational and Organizational Psychology&lt;/full-title&gt;&lt;/periodical&gt;&lt;pages&gt;459-478&lt;/pages&gt;&lt;volume&gt;80&lt;/volume&gt;&lt;number&gt;3&lt;/number&gt;&lt;dates&gt;&lt;year&gt;2007&lt;/year&gt;&lt;/dates&gt;&lt;isbn&gt;0963-1798&lt;/isbn&gt;&lt;urls&gt;&lt;/urls&gt;&lt;/record&gt;&lt;/Cite&gt;&lt;/EndNote&gt;</w:delInstrText>
        </w:r>
        <w:r w:rsidDel="005822CA">
          <w:rPr>
            <w:rFonts w:eastAsia="DengXian"/>
            <w:kern w:val="2"/>
          </w:rPr>
          <w:fldChar w:fldCharType="separate"/>
        </w:r>
        <w:r w:rsidDel="005822CA">
          <w:rPr>
            <w:rFonts w:eastAsia="DengXian"/>
            <w:kern w:val="2"/>
          </w:rPr>
          <w:delText>Molleman and Van der Vegt (2007)</w:delText>
        </w:r>
        <w:r w:rsidDel="005822CA">
          <w:rPr>
            <w:rFonts w:eastAsia="DengXian"/>
            <w:kern w:val="2"/>
          </w:rPr>
          <w:fldChar w:fldCharType="end"/>
        </w:r>
        <w:r w:rsidDel="005822CA">
          <w:rPr>
            <w:rFonts w:eastAsia="DengXian"/>
            <w:kern w:val="2"/>
          </w:rPr>
          <w:delText xml:space="preserve"> suggested that new employees who show competence from the beginning receive more favorable evaluations later. </w:delText>
        </w:r>
        <w:r w:rsidDel="005822CA">
          <w:rPr>
            <w:rFonts w:eastAsia="DengXian"/>
            <w:kern w:val="2"/>
          </w:rPr>
          <w:fldChar w:fldCharType="begin"/>
        </w:r>
        <w:r w:rsidDel="005822CA">
          <w:rPr>
            <w:rFonts w:eastAsia="DengXian"/>
            <w:kern w:val="2"/>
          </w:rPr>
          <w:delInstrText xml:space="preserve"> ADDIN EN.CITE &lt;EndNote&gt;&lt;Cite AuthorYear="1"&gt;&lt;Author&gt;Knight&lt;/Author&gt;&lt;Year&gt;2013&lt;/Year&gt;&lt;RecNum&gt;24&lt;/RecNum&gt;&lt;Pages&gt;156&lt;/Pages&gt;&lt;DisplayText&gt;Knight (2013, p. 156)&lt;/DisplayText&gt;&lt;record&gt;&lt;rec-number&gt;24&lt;/rec-number&gt;&lt;foreign-keys&gt;&lt;key app="EN" db-id="dtfvx5dd9wzs0re0zrmve9tj9p5fwat5spas" timestamp="1710985914"&gt;24&lt;/key&gt;&lt;/foreign-keys&gt;&lt;ref-type name="Journal Article"&gt;17&lt;/ref-type&gt;&lt;contributors&gt;&lt;authors&gt;&lt;author&gt;Knight, Jennine A&lt;/author&gt;&lt;/authors&gt;&lt;/contributors&gt;&lt;titles&gt;&lt;title&gt;Rapid on-boarding of academic librarians: Good economic sense&lt;/title&gt;&lt;secondary-title&gt;The Bottom Line&lt;/secondary-title&gt;&lt;/titles&gt;&lt;periodical&gt;&lt;full-title&gt;The Bottom Line&lt;/full-title&gt;&lt;/periodical&gt;&lt;pages&gt;152-160&lt;/pages&gt;&lt;volume&gt;26&lt;/volume&gt;&lt;number&gt;4&lt;/number&gt;&lt;dates&gt;&lt;year&gt;2013&lt;/year&gt;&lt;/dates&gt;&lt;isbn&gt;0888-045X&lt;/isbn&gt;&lt;urls&gt;&lt;/urls&gt;&lt;/record&gt;&lt;/Cite&gt;&lt;/EndNote&gt;</w:delInstrText>
        </w:r>
        <w:r w:rsidDel="005822CA">
          <w:rPr>
            <w:rFonts w:eastAsia="DengXian"/>
            <w:kern w:val="2"/>
          </w:rPr>
          <w:fldChar w:fldCharType="separate"/>
        </w:r>
        <w:r w:rsidDel="005822CA">
          <w:rPr>
            <w:rFonts w:eastAsia="DengXian"/>
            <w:kern w:val="2"/>
          </w:rPr>
          <w:delText>Knight (2013, p. 156)</w:delText>
        </w:r>
        <w:r w:rsidDel="005822CA">
          <w:rPr>
            <w:rFonts w:eastAsia="DengXian"/>
            <w:kern w:val="2"/>
          </w:rPr>
          <w:fldChar w:fldCharType="end"/>
        </w:r>
        <w:r w:rsidDel="005822CA">
          <w:rPr>
            <w:rFonts w:eastAsia="DengXian"/>
            <w:kern w:val="2"/>
          </w:rPr>
          <w:delText xml:space="preserve"> stressed the importance of “addressing matters which may be hazy to newcomers … to minimize mistakes and facilitate a level of comfort”. This mentality has even permeated popular press, as evidenced in Michael Watkins’ bestselling </w:delText>
        </w:r>
        <w:r w:rsidDel="005822CA">
          <w:rPr>
            <w:rFonts w:eastAsia="DengXian"/>
            <w:i/>
            <w:kern w:val="2"/>
          </w:rPr>
          <w:delText>The First 90 Days</w:delText>
        </w:r>
        <w:r w:rsidDel="005822CA">
          <w:rPr>
            <w:rFonts w:eastAsia="DengXian"/>
            <w:kern w:val="2"/>
          </w:rPr>
          <w:delText xml:space="preserve">, which encourages newcomers to minimize mistakes and maximize early performance to “get up to speed faster and smarter” </w:delText>
        </w:r>
        <w:r w:rsidDel="005822CA">
          <w:rPr>
            <w:rFonts w:eastAsia="DengXian"/>
            <w:kern w:val="2"/>
          </w:rPr>
          <w:fldChar w:fldCharType="begin"/>
        </w:r>
        <w:r w:rsidDel="005822CA">
          <w:rPr>
            <w:rFonts w:eastAsia="DengXian"/>
            <w:kern w:val="2"/>
          </w:rPr>
          <w:delInstrText xml:space="preserve"> ADDIN EN.CITE &lt;EndNote&gt;&lt;Cite&gt;&lt;Author&gt;Watkins&lt;/Author&gt;&lt;Year&gt;2013&lt;/Year&gt;&lt;RecNum&gt;139&lt;/RecNum&gt;&lt;DisplayText&gt;(Watkins 2013)&lt;/DisplayText&gt;&lt;record&gt;&lt;rec-number&gt;139&lt;/rec-number&gt;&lt;foreign-keys&gt;&lt;key app="EN" db-id="dtfvx5dd9wzs0re0zrmve9tj9p5fwat5spas" timestamp="1737285078"&gt;139&lt;/key&gt;&lt;/foreign-keys&gt;&lt;ref-type name="Book"&gt;6&lt;/ref-type&gt;&lt;contributors&gt;&lt;authors&gt;&lt;author&gt;Watkins, Michael D&lt;/author&gt;&lt;/authors&gt;&lt;/contributors&gt;&lt;titles&gt;&lt;title&gt;The first 90 days, updated and expanded: proven strategies for getting up to speed faster and smarter&lt;/title&gt;&lt;/titles&gt;&lt;dates&gt;&lt;year&gt;2013&lt;/year&gt;&lt;/dates&gt;&lt;pub-location&gt;Boston, MA&lt;/pub-location&gt;&lt;publisher&gt;Harvard Business Review Press&lt;/publisher&gt;&lt;isbn&gt;1422191397&lt;/isbn&gt;&lt;urls&gt;&lt;/urls&gt;&lt;/record&gt;&lt;/Cite&gt;&lt;/EndNote&gt;</w:delInstrText>
        </w:r>
        <w:r w:rsidDel="005822CA">
          <w:rPr>
            <w:rFonts w:eastAsia="DengXian"/>
            <w:kern w:val="2"/>
          </w:rPr>
          <w:fldChar w:fldCharType="separate"/>
        </w:r>
        <w:r w:rsidDel="005822CA">
          <w:rPr>
            <w:rFonts w:eastAsia="DengXian"/>
            <w:kern w:val="2"/>
          </w:rPr>
          <w:delText>(Watkins 2013)</w:delText>
        </w:r>
        <w:r w:rsidDel="005822CA">
          <w:rPr>
            <w:rFonts w:eastAsia="DengXian"/>
            <w:kern w:val="2"/>
          </w:rPr>
          <w:fldChar w:fldCharType="end"/>
        </w:r>
        <w:r w:rsidDel="005822CA">
          <w:rPr>
            <w:rFonts w:eastAsia="DengXian"/>
            <w:kern w:val="2"/>
          </w:rPr>
          <w:delText xml:space="preserve">. </w:delText>
        </w:r>
      </w:del>
    </w:p>
    <w:p w14:paraId="777D3E54" w14:textId="231DA84E" w:rsidR="009458CE" w:rsidDel="005822CA" w:rsidRDefault="009C0C59" w:rsidP="005822CA">
      <w:pPr>
        <w:snapToGrid w:val="0"/>
        <w:spacing w:line="480" w:lineRule="auto"/>
        <w:ind w:firstLine="720"/>
        <w:rPr>
          <w:del w:id="555" w:author="Hong Deng [2]" w:date="2026-05-24T13:15:00Z" w16du:dateUtc="2026-05-24T05:15:00Z"/>
          <w:rFonts w:eastAsia="DengXian"/>
          <w:kern w:val="2"/>
        </w:rPr>
      </w:pPr>
      <w:del w:id="556" w:author="Hong Deng [2]" w:date="2026-05-24T13:15:00Z" w16du:dateUtc="2026-05-24T05:15:00Z">
        <w:r w:rsidDel="005822CA">
          <w:rPr>
            <w:rFonts w:eastAsia="DengXian"/>
            <w:kern w:val="2"/>
          </w:rPr>
          <w:delText>Despite its intuitive appeal, this</w:delText>
        </w:r>
        <w:r w:rsidDel="005822CA">
          <w:delText xml:space="preserve"> </w:delText>
        </w:r>
        <w:r w:rsidDel="005822CA">
          <w:rPr>
            <w:rFonts w:eastAsia="DengXian"/>
            <w:kern w:val="2"/>
          </w:rPr>
          <w:delText xml:space="preserve">error-avoidance mentality overlooks a fundamental truth: “Onboarding is first and foremost a learning process” </w:delText>
        </w:r>
        <w:r w:rsidDel="005822CA">
          <w:rPr>
            <w:rFonts w:eastAsia="DengXian"/>
            <w:kern w:val="2"/>
          </w:rPr>
          <w:fldChar w:fldCharType="begin"/>
        </w:r>
        <w:r w:rsidDel="005822CA">
          <w:rPr>
            <w:rFonts w:eastAsia="DengXian"/>
            <w:kern w:val="2"/>
          </w:rPr>
          <w:delInstrText xml:space="preserve"> ADDIN EN.CITE &lt;EndNote&gt;&lt;Cite&gt;&lt;Author&gt;Becker&lt;/Author&gt;&lt;Year&gt;2021&lt;/Year&gt;&lt;RecNum&gt;12&lt;/RecNum&gt;&lt;Pages&gt;2&lt;/Pages&gt;&lt;DisplayText&gt;(Becker and Bish 2021, p. 2)&lt;/DisplayText&gt;&lt;record&gt;&lt;rec-number&gt;12&lt;/rec-number&gt;&lt;foreign-keys&gt;&lt;key app="EN" db-id="dtfvx5dd9wzs0re0zrmve9tj9p5fwat5spas" timestamp="1710904051"&gt;12&lt;/key&gt;&lt;/foreign-keys&gt;&lt;ref-type name="Journal Article"&gt;17&lt;/ref-type&gt;&lt;contributors&gt;&lt;authors&gt;&lt;author&gt;Becker, Karen&lt;/author&gt;&lt;author&gt;Bish, Adelle&lt;/author&gt;&lt;/authors&gt;&lt;/contributors&gt;&lt;titles&gt;&lt;title&gt;A framework for understanding the role of unlearning in onboarding&lt;/title&gt;&lt;secondary-title&gt;Human Resource Management Review&lt;/secondary-title&gt;&lt;/titles&gt;&lt;periodical&gt;&lt;full-title&gt;Human Resource Management Review&lt;/full-title&gt;&lt;/periodical&gt;&lt;pages&gt;100730&lt;/pages&gt;&lt;volume&gt;31&lt;/volume&gt;&lt;number&gt;1&lt;/number&gt;&lt;dates&gt;&lt;year&gt;2021&lt;/year&gt;&lt;/dates&gt;&lt;isbn&gt;1053-4822&lt;/isbn&gt;&lt;urls&gt;&lt;/urls&gt;&lt;/record&gt;&lt;/Cite&gt;&lt;/EndNote&gt;</w:delInstrText>
        </w:r>
        <w:r w:rsidDel="005822CA">
          <w:rPr>
            <w:rFonts w:eastAsia="DengXian"/>
            <w:kern w:val="2"/>
          </w:rPr>
          <w:fldChar w:fldCharType="separate"/>
        </w:r>
        <w:r w:rsidDel="005822CA">
          <w:rPr>
            <w:rFonts w:eastAsia="DengXian"/>
            <w:kern w:val="2"/>
          </w:rPr>
          <w:delText>(Becker and Bish 2021, p. 2)</w:delText>
        </w:r>
        <w:r w:rsidDel="005822CA">
          <w:rPr>
            <w:rFonts w:eastAsia="DengXian"/>
            <w:kern w:val="2"/>
          </w:rPr>
          <w:fldChar w:fldCharType="end"/>
        </w:r>
        <w:r w:rsidDel="005822CA">
          <w:rPr>
            <w:rFonts w:eastAsia="DengXian"/>
            <w:kern w:val="2"/>
          </w:rPr>
          <w:delText xml:space="preserve">—one inherently characterized by uncertainty, ambiguity, and experimentation. As </w:delText>
        </w:r>
        <w:r w:rsidDel="005822CA">
          <w:rPr>
            <w:rFonts w:eastAsia="DengXian"/>
            <w:kern w:val="2"/>
          </w:rPr>
          <w:fldChar w:fldCharType="begin"/>
        </w:r>
        <w:r w:rsidDel="005822CA">
          <w:rPr>
            <w:rFonts w:eastAsia="DengXian"/>
            <w:kern w:val="2"/>
          </w:rPr>
          <w:delInstrText xml:space="preserve"> ADDIN EN.CITE &lt;EndNote&gt;&lt;Cite AuthorYear="1"&gt;&lt;Author&gt;Korte&lt;/Author&gt;&lt;Year&gt;2015&lt;/Year&gt;&lt;RecNum&gt;13&lt;/RecNum&gt;&lt;Pages&gt;192&lt;/Pages&gt;&lt;DisplayText&gt;Korte et al. (2015, p. 192)&lt;/DisplayText&gt;&lt;record&gt;&lt;rec-number&gt;13&lt;/rec-number&gt;&lt;foreign-keys&gt;&lt;key app="EN" db-id="dtfvx5dd9wzs0re0zrmve9tj9p5fwat5spas" timestamp="1710904597"&gt;13&lt;/key&gt;&lt;/foreign-keys&gt;&lt;ref-type name="Journal Article"&gt;17&lt;/ref-type&gt;&lt;contributors&gt;&lt;authors&gt;&lt;author&gt;Korte, Russell&lt;/author&gt;&lt;author&gt;Brunhaver, Samantha&lt;/author&gt;&lt;author&gt;Sheppard, Sheri&lt;/author&gt;&lt;/authors&gt;&lt;/contributors&gt;&lt;titles&gt;&lt;title&gt;(Mis) interpretations of organizational socialization: The expectations and experiences of newcomers and managers&lt;/title&gt;&lt;secondary-title&gt;Human Resource Development Quarterly&lt;/secondary-title&gt;&lt;/titles&gt;&lt;periodical&gt;&lt;full-title&gt;Human Resource Development Quarterly&lt;/full-title&gt;&lt;/periodical&gt;&lt;pages&gt;185-208&lt;/pages&gt;&lt;volume&gt;26&lt;/volume&gt;&lt;number&gt;2&lt;/number&gt;&lt;dates&gt;&lt;year&gt;2015&lt;/year&gt;&lt;/dates&gt;&lt;isbn&gt;1044-8004&lt;/isbn&gt;&lt;urls&gt;&lt;/urls&gt;&lt;/record&gt;&lt;/Cite&gt;&lt;/EndNote&gt;</w:delInstrText>
        </w:r>
        <w:r w:rsidDel="005822CA">
          <w:rPr>
            <w:rFonts w:eastAsia="DengXian"/>
            <w:kern w:val="2"/>
          </w:rPr>
          <w:fldChar w:fldCharType="separate"/>
        </w:r>
        <w:r w:rsidDel="005822CA">
          <w:rPr>
            <w:rFonts w:eastAsia="DengXian"/>
            <w:kern w:val="2"/>
          </w:rPr>
          <w:delText>Korte et al. (2015, p. 192)</w:delText>
        </w:r>
        <w:r w:rsidDel="005822CA">
          <w:rPr>
            <w:rFonts w:eastAsia="DengXian"/>
            <w:kern w:val="2"/>
          </w:rPr>
          <w:fldChar w:fldCharType="end"/>
        </w:r>
        <w:r w:rsidDel="005822CA">
          <w:rPr>
            <w:rFonts w:eastAsia="DengXian"/>
            <w:kern w:val="2"/>
          </w:rPr>
          <w:delText xml:space="preserve"> noted, effective socialization is “based largely on self-directed trial and error.” The tension between the prevailing error avoidance</w:delText>
        </w:r>
        <w:r w:rsidDel="005822CA">
          <w:rPr>
            <w:rFonts w:eastAsia="DengXian"/>
            <w:iCs/>
            <w:kern w:val="2"/>
          </w:rPr>
          <w:delText xml:space="preserve"> and the experimental nature of newcomer socialization presents an opportunity to reconceptualize our understanding of newcomer adaptation. </w:delText>
        </w:r>
        <w:r w:rsidDel="005822CA">
          <w:rPr>
            <w:rFonts w:eastAsia="DengXian"/>
            <w:kern w:val="2"/>
          </w:rPr>
          <w:delText xml:space="preserve">Contrary to the error avoidance paradigm unwittingly suggested, we argue that examining how newcomers approach errors—rather than simply taking an avoidance mentality—is critical to advancing our understanding of socialization. </w:delText>
        </w:r>
      </w:del>
    </w:p>
    <w:p w14:paraId="2B0A7411" w14:textId="43CE81FE" w:rsidR="007B38D0" w:rsidDel="005822CA" w:rsidRDefault="007B38D0" w:rsidP="005822CA">
      <w:pPr>
        <w:snapToGrid w:val="0"/>
        <w:spacing w:line="480" w:lineRule="auto"/>
        <w:ind w:firstLine="720"/>
        <w:rPr>
          <w:ins w:id="557" w:author="Hong Deng" w:date="2026-04-04T16:33:00Z" w16du:dateUtc="2026-04-04T08:33:00Z"/>
          <w:del w:id="558" w:author="Hong Deng [2]" w:date="2026-05-24T13:15:00Z" w16du:dateUtc="2026-05-24T05:15:00Z"/>
          <w:rFonts w:eastAsia="DengXian"/>
          <w:kern w:val="2"/>
        </w:rPr>
      </w:pPr>
    </w:p>
    <w:p w14:paraId="777D3E55" w14:textId="18B3988F" w:rsidR="009458CE" w:rsidDel="007C6A73" w:rsidRDefault="009C0C59" w:rsidP="005822CA">
      <w:pPr>
        <w:snapToGrid w:val="0"/>
        <w:spacing w:line="480" w:lineRule="auto"/>
        <w:ind w:firstLine="720"/>
        <w:rPr>
          <w:del w:id="559" w:author="Hong Deng" w:date="2026-04-04T16:41:00Z" w16du:dateUtc="2026-04-04T08:41:00Z"/>
          <w:rFonts w:eastAsia="DengXian"/>
          <w:kern w:val="2"/>
        </w:rPr>
      </w:pPr>
      <w:del w:id="560" w:author="Hong Deng" w:date="2026-04-04T16:41:00Z" w16du:dateUtc="2026-04-04T08:41:00Z">
        <w:r w:rsidDel="007C6A73">
          <w:rPr>
            <w:rFonts w:eastAsia="DengXian"/>
            <w:kern w:val="2"/>
          </w:rPr>
          <w:delText xml:space="preserve">In this paper, we pivot from the conventional wisdom of error avoidance to error management as a central component of newcomer socialization. Newcomers enter organizations with varying levels of understanding of their roles and team dynamics and different personal values </w:delText>
        </w:r>
        <w:r w:rsidDel="007C6A73">
          <w:rPr>
            <w:rFonts w:eastAsia="DengXian"/>
            <w:kern w:val="2"/>
          </w:rPr>
          <w:fldChar w:fldCharType="begin"/>
        </w:r>
        <w:r w:rsidDel="007C6A73">
          <w:rPr>
            <w:rFonts w:eastAsia="DengXian"/>
            <w:kern w:val="2"/>
          </w:rPr>
          <w:delInstrText xml:space="preserve"> ADDIN EN.CITE &lt;EndNote&gt;&lt;Cite&gt;&lt;Author&gt;Bauer&lt;/Author&gt;&lt;Year&gt;1994&lt;/Year&gt;&lt;RecNum&gt;15&lt;/RecNum&gt;&lt;DisplayText&gt;(Bauer and Green 1994)&lt;/DisplayText&gt;&lt;record&gt;&lt;rec-number&gt;15&lt;/rec-number&gt;&lt;foreign-keys&gt;&lt;key app="EN" db-id="dtfvx5dd9wzs0re0zrmve9tj9p5fwat5spas" timestamp="1710914378"&gt;15&lt;/key&gt;&lt;/foreign-keys&gt;&lt;ref-type name="Journal Article"&gt;17&lt;/ref-type&gt;&lt;contributors&gt;&lt;authors&gt;&lt;author&gt;Bauer, Talya N&lt;/author&gt;&lt;author&gt;Green, Stephen G&lt;/author&gt;&lt;/authors&gt;&lt;/contributors&gt;&lt;titles&gt;&lt;title&gt;Effect of newcomer involvement in work-related activities: a longitudinal study of socialization&lt;/title&gt;&lt;secondary-title&gt;Journal of applied psychology&lt;/secondary-title&gt;&lt;/titles&gt;&lt;periodical&gt;&lt;full-title&gt;Journal of Applied Psychology&lt;/full-title&gt;&lt;/periodical&gt;&lt;pages&gt;211&lt;/pages&gt;&lt;volume&gt;79&lt;/volume&gt;&lt;number&gt;2&lt;/number&gt;&lt;dates&gt;&lt;year&gt;1994&lt;/year&gt;&lt;/dates&gt;&lt;isbn&gt;1939-1854&lt;/isbn&gt;&lt;urls&gt;&lt;/urls&gt;&lt;/record&gt;&lt;/Cite&gt;&lt;/EndNote&gt;</w:delInstrText>
        </w:r>
        <w:r w:rsidDel="007C6A73">
          <w:rPr>
            <w:rFonts w:eastAsia="DengXian"/>
            <w:kern w:val="2"/>
          </w:rPr>
          <w:fldChar w:fldCharType="separate"/>
        </w:r>
        <w:r w:rsidDel="007C6A73">
          <w:rPr>
            <w:rFonts w:eastAsia="DengXian"/>
            <w:kern w:val="2"/>
          </w:rPr>
          <w:delText>(Bauer and Green 1994)</w:delText>
        </w:r>
        <w:r w:rsidDel="007C6A73">
          <w:rPr>
            <w:rFonts w:eastAsia="DengXian"/>
            <w:kern w:val="2"/>
          </w:rPr>
          <w:fldChar w:fldCharType="end"/>
        </w:r>
        <w:r w:rsidDel="007C6A73">
          <w:rPr>
            <w:rFonts w:eastAsia="DengXian"/>
            <w:kern w:val="2"/>
          </w:rPr>
          <w:delText>. This variation creates 1) distinct perceptions of error-handling approaches within their team (i.e., error management versus prevention approa</w:delText>
        </w:r>
        <w:bookmarkStart w:id="561" w:name="OLE_LINK2"/>
        <w:r w:rsidDel="007C6A73">
          <w:rPr>
            <w:rFonts w:eastAsia="DengXian"/>
            <w:kern w:val="2"/>
          </w:rPr>
          <w:delText>ches; Van Dyck et al., 2005)</w:delText>
        </w:r>
        <w:bookmarkEnd w:id="561"/>
        <w:r w:rsidDel="007C6A73">
          <w:rPr>
            <w:rFonts w:eastAsia="DengXian"/>
            <w:kern w:val="2"/>
          </w:rPr>
          <w:delText xml:space="preserve"> and 2) differing interpretations of the causes of errors (i.e., error attributions; Tangney &amp; Dearing, 2002). This raises an intriguing question: how do newcomers’ perceptions of error-handling approaches in their team and their error attribution jointly influence their error-making trajectories and their socialization outcomes? </w:delText>
        </w:r>
      </w:del>
    </w:p>
    <w:p w14:paraId="7986CA48" w14:textId="79550E55" w:rsidR="00CE3155" w:rsidRDefault="009C0C59" w:rsidP="00773B16">
      <w:pPr>
        <w:snapToGrid w:val="0"/>
        <w:spacing w:line="480" w:lineRule="auto"/>
        <w:ind w:firstLine="720"/>
        <w:rPr>
          <w:ins w:id="562" w:author="Hong Deng [2]" w:date="2026-05-24T10:12:00Z" w16du:dateUtc="2026-05-24T02:12:00Z"/>
          <w:rFonts w:eastAsia="DengXian"/>
          <w:kern w:val="2"/>
        </w:rPr>
      </w:pPr>
      <w:del w:id="563" w:author="Hong Deng" w:date="2026-05-06T09:31:00Z" w16du:dateUtc="2026-05-06T01:31:00Z">
        <w:r w:rsidDel="00627DF4">
          <w:rPr>
            <w:rFonts w:eastAsia="DengXian"/>
            <w:kern w:val="2"/>
          </w:rPr>
          <w:delText xml:space="preserve">To address this </w:delText>
        </w:r>
      </w:del>
      <w:del w:id="564" w:author="Hong Deng" w:date="2026-04-04T16:41:00Z" w16du:dateUtc="2026-04-04T08:41:00Z">
        <w:r w:rsidDel="007C6A73">
          <w:rPr>
            <w:rFonts w:eastAsia="DengXian"/>
            <w:kern w:val="2"/>
          </w:rPr>
          <w:delText>question</w:delText>
        </w:r>
      </w:del>
      <w:ins w:id="565" w:author="Hong Deng" w:date="2026-05-06T09:31:00Z" w16du:dateUtc="2026-05-06T01:31:00Z">
        <w:r w:rsidR="00627DF4">
          <w:rPr>
            <w:rFonts w:eastAsia="DengXian" w:hint="eastAsia"/>
            <w:kern w:val="2"/>
          </w:rPr>
          <w:t>In the current study</w:t>
        </w:r>
      </w:ins>
      <w:r>
        <w:rPr>
          <w:rFonts w:eastAsia="DengXian"/>
          <w:kern w:val="2"/>
        </w:rPr>
        <w:t xml:space="preserve">, we </w:t>
      </w:r>
      <w:del w:id="566" w:author="Hong Deng" w:date="2026-04-05T14:20:00Z" w16du:dateUtc="2026-04-05T06:20:00Z">
        <w:r w:rsidDel="008926E1">
          <w:rPr>
            <w:rFonts w:eastAsia="DengXian" w:hint="eastAsia"/>
            <w:kern w:val="2"/>
          </w:rPr>
          <w:delText>integrate</w:delText>
        </w:r>
      </w:del>
      <w:ins w:id="567" w:author="Hong Deng" w:date="2026-05-06T09:31:00Z" w16du:dateUtc="2026-05-06T01:31:00Z">
        <w:r w:rsidR="008169D2">
          <w:rPr>
            <w:rFonts w:eastAsia="DengXian" w:hint="eastAsia"/>
            <w:kern w:val="2"/>
          </w:rPr>
          <w:t>integrate</w:t>
        </w:r>
      </w:ins>
      <w:r>
        <w:rPr>
          <w:rFonts w:eastAsia="DengXian"/>
          <w:kern w:val="2"/>
        </w:rPr>
        <w:t xml:space="preserve"> action regulation theory </w:t>
      </w:r>
      <w:r>
        <w:rPr>
          <w:rFonts w:eastAsia="DengXian"/>
          <w:kern w:val="2"/>
        </w:rPr>
        <w:fldChar w:fldCharType="begin"/>
      </w:r>
      <w:r>
        <w:rPr>
          <w:rFonts w:eastAsia="DengXian"/>
          <w:kern w:val="2"/>
        </w:rPr>
        <w:instrText xml:space="preserve"> ADDIN EN.CITE &lt;EndNote&gt;&lt;Cite&gt;&lt;Author&gt;Frese&lt;/Author&gt;&lt;Year&gt;1994&lt;/Year&gt;&lt;RecNum&gt;17&lt;/RecNum&gt;&lt;DisplayText&gt;(Frese and Zapf 1994, Frese and Keith 2015)&lt;/DisplayText&gt;&lt;record&gt;&lt;rec-number&gt;17&lt;/rec-number&gt;&lt;foreign-keys&gt;&lt;key app="EN" db-id="dtfvx5dd9wzs0re0zrmve9tj9p5fwat5spas" timestamp="1710916874"&gt;17&lt;/key&gt;&lt;/foreign-keys&gt;&lt;ref-type name="Journal Article"&gt;17&lt;/ref-type&gt;&lt;contributors&gt;&lt;authors&gt;&lt;author&gt;Frese, Michael&lt;/author&gt;&lt;author&gt;Zapf, Dieter&lt;/author&gt;&lt;/authors&gt;&lt;/contributors&gt;&lt;titles&gt;&lt;title&gt;Action as the core of work psychology: A German approach&lt;/title&gt;&lt;secondary-title&gt;Handbook of industrial and organizational psychology&lt;/secondary-title&gt;&lt;/titles&gt;&lt;periodical&gt;&lt;full-title&gt;Handbook of industrial and organizational psychology&lt;/full-title&gt;&lt;/periodical&gt;&lt;pages&gt;271-340&lt;/pages&gt;&lt;volume&gt;4&lt;/volume&gt;&lt;number&gt;2&lt;/number&gt;&lt;dates&gt;&lt;year&gt;1994&lt;/year&gt;&lt;/dates&gt;&lt;urls&gt;&lt;/urls&gt;&lt;/record&gt;&lt;/Cite&gt;&lt;Cite&gt;&lt;Author&gt;Frese&lt;/Author&gt;&lt;Year&gt;2015&lt;/Year&gt;&lt;RecNum&gt;18&lt;/RecNum&gt;&lt;record&gt;&lt;rec-number&gt;18&lt;/rec-number&gt;&lt;foreign-keys&gt;&lt;key app="EN" db-id="dtfvx5dd9wzs0re0zrmve9tj9p5fwat5spas" timestamp="1710916916"&gt;18&lt;/key&gt;&lt;/foreign-keys&gt;&lt;ref-type name="Journal Article"&gt;17&lt;/ref-type&gt;&lt;contributors&gt;&lt;authors&gt;&lt;author&gt;Frese, Michael&lt;/author&gt;&lt;author&gt;Keith, Nina&lt;/author&gt;&lt;/authors&gt;&lt;/contributors&gt;&lt;titles&gt;&lt;title&gt;Action errors, error management, and learning in organizations&lt;/title&gt;&lt;secondary-title&gt;Annual review of psychology&lt;/secondary-title&gt;&lt;/titles&gt;&lt;periodical&gt;&lt;full-title&gt;Annual Review of Psychology&lt;/full-title&gt;&lt;/periodical&gt;&lt;pages&gt;661-687&lt;/pages&gt;&lt;volume&gt;66&lt;/volume&gt;&lt;dates&gt;&lt;year&gt;2015&lt;/year&gt;&lt;/dates&gt;&lt;isbn&gt;0066-4308&lt;/isbn&gt;&lt;urls&gt;&lt;/urls&gt;&lt;/record&gt;&lt;/Cite&gt;&lt;/EndNote&gt;</w:instrText>
      </w:r>
      <w:r>
        <w:rPr>
          <w:rFonts w:eastAsia="DengXian"/>
          <w:kern w:val="2"/>
        </w:rPr>
        <w:fldChar w:fldCharType="separate"/>
      </w:r>
      <w:r>
        <w:rPr>
          <w:rFonts w:eastAsia="DengXian"/>
          <w:kern w:val="2"/>
        </w:rPr>
        <w:t>(Frese and Zapf 1994, Frese and Keith 2015)</w:t>
      </w:r>
      <w:r>
        <w:rPr>
          <w:rFonts w:eastAsia="DengXian"/>
          <w:kern w:val="2"/>
        </w:rPr>
        <w:fldChar w:fldCharType="end"/>
      </w:r>
      <w:r>
        <w:rPr>
          <w:rFonts w:eastAsia="DengXian"/>
          <w:kern w:val="2"/>
        </w:rPr>
        <w:t xml:space="preserve"> </w:t>
      </w:r>
      <w:del w:id="568" w:author="Hong Deng" w:date="2026-04-05T14:20:00Z" w16du:dateUtc="2026-04-05T06:20:00Z">
        <w:r w:rsidDel="008926E1">
          <w:rPr>
            <w:rFonts w:eastAsia="DengXian"/>
            <w:kern w:val="2"/>
          </w:rPr>
          <w:delText xml:space="preserve">with </w:delText>
        </w:r>
      </w:del>
      <w:ins w:id="569" w:author="Hong Deng" w:date="2026-04-05T14:20:00Z" w16du:dateUtc="2026-04-05T06:20:00Z">
        <w:r w:rsidR="008926E1">
          <w:rPr>
            <w:rFonts w:eastAsia="DengXian" w:hint="eastAsia"/>
            <w:kern w:val="2"/>
          </w:rPr>
          <w:t>and</w:t>
        </w:r>
        <w:r w:rsidR="008926E1">
          <w:rPr>
            <w:rFonts w:eastAsia="DengXian"/>
            <w:kern w:val="2"/>
          </w:rPr>
          <w:t xml:space="preserve"> </w:t>
        </w:r>
      </w:ins>
      <w:del w:id="570" w:author="Hong Deng" w:date="2026-06-05T19:13:00Z" w16du:dateUtc="2026-06-05T11:13:00Z">
        <w:r w:rsidDel="006D460A">
          <w:rPr>
            <w:rFonts w:eastAsia="DengXian"/>
            <w:kern w:val="2"/>
          </w:rPr>
          <w:delText>spiraling theory</w:delText>
        </w:r>
      </w:del>
      <w:ins w:id="571" w:author="Hong Deng" w:date="2026-06-05T19:13:00Z" w16du:dateUtc="2026-06-05T11:13:00Z">
        <w:r w:rsidR="006D460A">
          <w:rPr>
            <w:rFonts w:eastAsia="DengXian"/>
            <w:kern w:val="2"/>
          </w:rPr>
          <w:t xml:space="preserve">deviation-amplifying spiral </w:t>
        </w:r>
      </w:ins>
      <w:ins w:id="572" w:author="Hong Deng" w:date="2026-06-05T19:51:00Z" w16du:dateUtc="2026-06-05T11:51:00Z">
        <w:r w:rsidR="00372D98">
          <w:rPr>
            <w:rFonts w:eastAsia="DengXian"/>
            <w:kern w:val="2"/>
          </w:rPr>
          <w:t>logic</w:t>
        </w:r>
      </w:ins>
      <w:r>
        <w:rPr>
          <w:rFonts w:eastAsia="DengXian"/>
          <w:kern w:val="2"/>
        </w:rPr>
        <w:t xml:space="preserve"> </w:t>
      </w:r>
      <w:r>
        <w:rPr>
          <w:rFonts w:eastAsia="DengXian"/>
          <w:kern w:val="2"/>
        </w:rPr>
        <w:fldChar w:fldCharType="begin"/>
      </w:r>
      <w:r w:rsidR="00FF0B1B">
        <w:rPr>
          <w:rFonts w:eastAsia="DengXian"/>
          <w:kern w:val="2"/>
        </w:rPr>
        <w:instrText xml:space="preserve"> ADDIN EN.CITE &lt;EndNote&gt;&lt;Cite&gt;&lt;Author&gt;Masuch&lt;/Author&gt;&lt;Year&gt;1985&lt;/Year&gt;&lt;RecNum&gt;386&lt;/RecNum&gt;&lt;DisplayText&gt;(Maruyama 1963, Masuch 1985)&lt;/DisplayText&gt;&lt;record&gt;&lt;rec-number&gt;386&lt;/rec-number&gt;&lt;foreign-keys&gt;&lt;key app="EN" db-id="dtfvx5dd9wzs0re0zrmve9tj9p5fwat5spas" timestamp="1780574601"&gt;386&lt;/key&gt;&lt;/foreign-keys&gt;&lt;ref-type name="Journal Article"&gt;17&lt;/ref-type&gt;&lt;contributors&gt;&lt;authors&gt;&lt;author&gt;Masuch, Michael&lt;/author&gt;&lt;/authors&gt;&lt;/contributors&gt;&lt;titles&gt;&lt;title&gt;Vicious circles in organizations&lt;/title&gt;&lt;secondary-title&gt;Administrative science quarterly&lt;/secondary-title&gt;&lt;/titles&gt;&lt;periodical&gt;&lt;full-title&gt;Administrative Science Quarterly&lt;/full-title&gt;&lt;/periodical&gt;&lt;pages&gt;14-33&lt;/pages&gt;&lt;dates&gt;&lt;year&gt;1985&lt;/year&gt;&lt;/dates&gt;&lt;isbn&gt;0001-8392&lt;/isbn&gt;&lt;urls&gt;&lt;/urls&gt;&lt;/record&gt;&lt;/Cite&gt;&lt;Cite&gt;&lt;Author&gt;Maruyama&lt;/Author&gt;&lt;Year&gt;1963&lt;/Year&gt;&lt;RecNum&gt;387&lt;/RecNum&gt;&lt;record&gt;&lt;rec-number&gt;387&lt;/rec-number&gt;&lt;foreign-keys&gt;&lt;key app="EN" db-id="dtfvx5dd9wzs0re0zrmve9tj9p5fwat5spas" timestamp="1780658274"&gt;387&lt;/key&gt;&lt;/foreign-keys&gt;&lt;ref-type name="Journal Article"&gt;17&lt;/ref-type&gt;&lt;contributors&gt;&lt;authors&gt;&lt;author&gt;Maruyama, Magoroh&lt;/author&gt;&lt;/authors&gt;&lt;/contributors&gt;&lt;titles&gt;&lt;title&gt;The second cybernetics: Deviation-amplifying mutual causal processes&lt;/title&gt;&lt;secondary-title&gt;American Scientist&lt;/secondary-title&gt;&lt;/titles&gt;&lt;periodical&gt;&lt;full-title&gt;American Scientist&lt;/full-title&gt;&lt;/periodical&gt;&lt;pages&gt;164-179&lt;/pages&gt;&lt;volume&gt;51&lt;/volume&gt;&lt;dates&gt;&lt;year&gt;1963&lt;/year&gt;&lt;/dates&gt;&lt;urls&gt;&lt;/urls&gt;&lt;/record&gt;&lt;/Cite&gt;&lt;/EndNote&gt;</w:instrText>
      </w:r>
      <w:r>
        <w:rPr>
          <w:rFonts w:eastAsia="DengXian"/>
          <w:kern w:val="2"/>
        </w:rPr>
        <w:fldChar w:fldCharType="separate"/>
      </w:r>
      <w:r w:rsidR="00FF0B1B">
        <w:rPr>
          <w:rFonts w:eastAsia="DengXian"/>
          <w:noProof/>
          <w:kern w:val="2"/>
        </w:rPr>
        <w:t>(Maruyama 1963, Masuch 1985)</w:t>
      </w:r>
      <w:r>
        <w:rPr>
          <w:rFonts w:eastAsia="DengXian"/>
          <w:kern w:val="2"/>
        </w:rPr>
        <w:fldChar w:fldCharType="end"/>
      </w:r>
      <w:r>
        <w:rPr>
          <w:rFonts w:eastAsia="DengXian"/>
          <w:kern w:val="2"/>
        </w:rPr>
        <w:t xml:space="preserve"> to </w:t>
      </w:r>
      <w:ins w:id="573" w:author="Hong Deng" w:date="2026-04-04T16:42:00Z" w16du:dateUtc="2026-04-04T08:42:00Z">
        <w:r w:rsidR="007C6A73">
          <w:rPr>
            <w:rFonts w:eastAsia="DengXian"/>
            <w:kern w:val="2"/>
          </w:rPr>
          <w:t>theorize how team error culture</w:t>
        </w:r>
        <w:r w:rsidR="00EC6735">
          <w:rPr>
            <w:rFonts w:eastAsia="DengXian"/>
            <w:kern w:val="2"/>
          </w:rPr>
          <w:t xml:space="preserve"> </w:t>
        </w:r>
        <w:del w:id="574" w:author="Hong Deng [2]" w:date="2026-05-24T13:28:00Z" w16du:dateUtc="2026-05-24T05:28:00Z">
          <w:r w:rsidR="00EC6735" w:rsidDel="00860B0D">
            <w:rPr>
              <w:rFonts w:eastAsia="DengXian"/>
              <w:kern w:val="2"/>
            </w:rPr>
            <w:delText>governs</w:delText>
          </w:r>
        </w:del>
      </w:ins>
      <w:ins w:id="575" w:author="Hong Deng [2]" w:date="2026-05-24T13:28:00Z" w16du:dateUtc="2026-05-24T05:28:00Z">
        <w:r w:rsidR="00860B0D">
          <w:rPr>
            <w:rFonts w:eastAsia="DengXian"/>
            <w:kern w:val="2"/>
          </w:rPr>
          <w:t>affects</w:t>
        </w:r>
      </w:ins>
      <w:ins w:id="576" w:author="Hong Deng" w:date="2026-04-04T16:42:00Z" w16du:dateUtc="2026-04-04T08:42:00Z">
        <w:r w:rsidR="00EC6735">
          <w:rPr>
            <w:rFonts w:eastAsia="DengXian"/>
            <w:kern w:val="2"/>
          </w:rPr>
          <w:t xml:space="preserve"> </w:t>
        </w:r>
      </w:ins>
      <w:ins w:id="577" w:author="Hong Deng" w:date="2026-04-04T16:44:00Z" w16du:dateUtc="2026-04-04T08:44:00Z">
        <w:r w:rsidR="0031294B">
          <w:rPr>
            <w:rFonts w:eastAsia="DengXian"/>
            <w:kern w:val="2"/>
          </w:rPr>
          <w:t>newcomers’ error</w:t>
        </w:r>
        <w:del w:id="578" w:author="Hong Deng [2]" w:date="2026-04-06T16:50:00Z" w16du:dateUtc="2026-04-06T08:50:00Z">
          <w:r w:rsidR="0031294B" w:rsidDel="00C462A1">
            <w:rPr>
              <w:rFonts w:eastAsia="DengXian"/>
              <w:kern w:val="2"/>
            </w:rPr>
            <w:delText>-making</w:delText>
          </w:r>
        </w:del>
        <w:r w:rsidR="0031294B">
          <w:rPr>
            <w:rFonts w:eastAsia="DengXian"/>
            <w:kern w:val="2"/>
          </w:rPr>
          <w:t xml:space="preserve"> trajectories during onboarding and the</w:t>
        </w:r>
      </w:ins>
      <w:ins w:id="579" w:author="Hong Deng" w:date="2026-06-05T19:52:00Z" w16du:dateUtc="2026-06-05T11:52:00Z">
        <w:r w:rsidR="00312128">
          <w:rPr>
            <w:rFonts w:eastAsia="DengXian"/>
            <w:kern w:val="2"/>
          </w:rPr>
          <w:t>ir subsequent</w:t>
        </w:r>
      </w:ins>
      <w:ins w:id="580" w:author="Hong Deng" w:date="2026-04-04T16:44:00Z" w16du:dateUtc="2026-04-04T08:44:00Z">
        <w:r w:rsidR="0031294B">
          <w:rPr>
            <w:rFonts w:eastAsia="DengXian"/>
            <w:kern w:val="2"/>
          </w:rPr>
          <w:t xml:space="preserve"> performance. </w:t>
        </w:r>
      </w:ins>
      <w:ins w:id="581" w:author="Hong Deng" w:date="2026-04-05T14:58:00Z" w16du:dateUtc="2026-04-05T06:58:00Z">
        <w:r w:rsidR="0098019A">
          <w:rPr>
            <w:rFonts w:eastAsia="DengXian"/>
            <w:kern w:val="2"/>
          </w:rPr>
          <w:t>C</w:t>
        </w:r>
        <w:r w:rsidR="0098019A">
          <w:rPr>
            <w:rFonts w:eastAsia="DengXian" w:hint="eastAsia"/>
            <w:kern w:val="2"/>
          </w:rPr>
          <w:t xml:space="preserve">onsistent with action regulation theory, we focus specifically on </w:t>
        </w:r>
        <w:r w:rsidR="0098019A">
          <w:rPr>
            <w:rFonts w:eastAsia="DengXian" w:hint="eastAsia"/>
            <w:kern w:val="2"/>
          </w:rPr>
          <w:lastRenderedPageBreak/>
          <w:t xml:space="preserve">action errors, defined as unintended deviations from the goals, rules, and standards </w:t>
        </w:r>
      </w:ins>
      <w:ins w:id="582" w:author="Hong Deng" w:date="2026-05-06T09:33:00Z" w16du:dateUtc="2026-05-06T01:33:00Z">
        <w:del w:id="583" w:author="Hong Deng [2]" w:date="2026-05-24T13:27:00Z" w16du:dateUtc="2026-05-24T05:27:00Z">
          <w:r w:rsidR="0065487F" w:rsidDel="00860B0D">
            <w:rPr>
              <w:rFonts w:eastAsia="DengXian" w:hint="eastAsia"/>
              <w:kern w:val="2"/>
            </w:rPr>
            <w:delText>for</w:delText>
          </w:r>
        </w:del>
      </w:ins>
      <w:ins w:id="584" w:author="Hong Deng [2]" w:date="2026-05-24T13:27:00Z" w16du:dateUtc="2026-05-24T05:27:00Z">
        <w:r w:rsidR="00860B0D">
          <w:rPr>
            <w:rFonts w:eastAsia="DengXian"/>
            <w:kern w:val="2"/>
          </w:rPr>
          <w:t>governing</w:t>
        </w:r>
      </w:ins>
      <w:ins w:id="585" w:author="Hong Deng" w:date="2026-05-06T09:33:00Z" w16du:dateUtc="2026-05-06T01:33:00Z">
        <w:r w:rsidR="0065487F">
          <w:rPr>
            <w:rFonts w:eastAsia="DengXian" w:hint="eastAsia"/>
            <w:kern w:val="2"/>
          </w:rPr>
          <w:t xml:space="preserve"> </w:t>
        </w:r>
      </w:ins>
      <w:ins w:id="586" w:author="Hong Deng" w:date="2026-04-05T14:58:00Z" w16du:dateUtc="2026-04-05T06:58:00Z">
        <w:r w:rsidR="00422624">
          <w:rPr>
            <w:rFonts w:eastAsia="DengXian" w:hint="eastAsia"/>
            <w:kern w:val="2"/>
          </w:rPr>
          <w:t xml:space="preserve">task execution </w:t>
        </w:r>
      </w:ins>
      <w:r w:rsidR="004D3D4E">
        <w:rPr>
          <w:rFonts w:eastAsia="DengXian"/>
          <w:kern w:val="2"/>
        </w:rPr>
        <w:fldChar w:fldCharType="begin"/>
      </w:r>
      <w:r w:rsidR="004D3D4E">
        <w:rPr>
          <w:rFonts w:eastAsia="DengXian"/>
          <w:kern w:val="2"/>
        </w:rPr>
        <w:instrText xml:space="preserve"> ADDIN EN.CITE &lt;EndNote&gt;&lt;Cite&gt;&lt;Author&gt;Frese&lt;/Author&gt;&lt;Year&gt;2015&lt;/Year&gt;&lt;RecNum&gt;18&lt;/RecNum&gt;&lt;DisplayText&gt;(Frese and Keith 2015)&lt;/DisplayText&gt;&lt;record&gt;&lt;rec-number&gt;18&lt;/rec-number&gt;&lt;foreign-keys&gt;&lt;key app="EN" db-id="dtfvx5dd9wzs0re0zrmve9tj9p5fwat5spas" timestamp="1710916916"&gt;18&lt;/key&gt;&lt;/foreign-keys&gt;&lt;ref-type name="Journal Article"&gt;17&lt;/ref-type&gt;&lt;contributors&gt;&lt;authors&gt;&lt;author&gt;Frese, Michael&lt;/author&gt;&lt;author&gt;Keith, Nina&lt;/author&gt;&lt;/authors&gt;&lt;/contributors&gt;&lt;titles&gt;&lt;title&gt;Action errors, error management, and learning in organizations&lt;/title&gt;&lt;secondary-title&gt;Annual review of psychology&lt;/secondary-title&gt;&lt;/titles&gt;&lt;periodical&gt;&lt;full-title&gt;Annual Review of Psychology&lt;/full-title&gt;&lt;/periodical&gt;&lt;pages&gt;661-687&lt;/pages&gt;&lt;volume&gt;66&lt;/volume&gt;&lt;dates&gt;&lt;year&gt;2015&lt;/year&gt;&lt;/dates&gt;&lt;isbn&gt;0066-4308&lt;/isbn&gt;&lt;urls&gt;&lt;/urls&gt;&lt;/record&gt;&lt;/Cite&gt;&lt;/EndNote&gt;</w:instrText>
      </w:r>
      <w:r w:rsidR="004D3D4E">
        <w:rPr>
          <w:rFonts w:eastAsia="DengXian"/>
          <w:kern w:val="2"/>
        </w:rPr>
        <w:fldChar w:fldCharType="separate"/>
      </w:r>
      <w:r w:rsidR="004D3D4E">
        <w:rPr>
          <w:rFonts w:eastAsia="DengXian"/>
          <w:noProof/>
          <w:kern w:val="2"/>
        </w:rPr>
        <w:t>(Frese and Keith 2015)</w:t>
      </w:r>
      <w:r w:rsidR="004D3D4E">
        <w:rPr>
          <w:rFonts w:eastAsia="DengXian"/>
          <w:kern w:val="2"/>
        </w:rPr>
        <w:fldChar w:fldCharType="end"/>
      </w:r>
      <w:ins w:id="587" w:author="Hong Deng" w:date="2026-04-05T14:59:00Z" w16du:dateUtc="2026-04-05T06:59:00Z">
        <w:r w:rsidR="004D3D4E">
          <w:rPr>
            <w:rFonts w:eastAsia="DengXian" w:hint="eastAsia"/>
            <w:kern w:val="2"/>
          </w:rPr>
          <w:t xml:space="preserve">. </w:t>
        </w:r>
        <w:r w:rsidR="00DC7A20">
          <w:rPr>
            <w:rFonts w:eastAsia="DengXian"/>
            <w:kern w:val="2"/>
          </w:rPr>
          <w:t>A</w:t>
        </w:r>
        <w:r w:rsidR="00DC7A20">
          <w:rPr>
            <w:rFonts w:eastAsia="DengXian" w:hint="eastAsia"/>
            <w:kern w:val="2"/>
          </w:rPr>
          <w:t>ction errors reflect the procedural quality of how newcomers execute ta</w:t>
        </w:r>
      </w:ins>
      <w:ins w:id="588" w:author="Hong Deng" w:date="2026-04-05T15:00:00Z" w16du:dateUtc="2026-04-05T07:00:00Z">
        <w:r w:rsidR="00DC7A20">
          <w:rPr>
            <w:rFonts w:eastAsia="DengXian" w:hint="eastAsia"/>
            <w:kern w:val="2"/>
          </w:rPr>
          <w:t>sks</w:t>
        </w:r>
        <w:r w:rsidR="007D5DBB">
          <w:rPr>
            <w:rFonts w:eastAsia="DengXian" w:hint="eastAsia"/>
            <w:kern w:val="2"/>
          </w:rPr>
          <w:t xml:space="preserve"> and are conceptually different from</w:t>
        </w:r>
        <w:del w:id="589" w:author="Hong Deng [2]" w:date="2026-05-24T13:28:00Z" w16du:dateUtc="2026-05-24T05:28:00Z">
          <w:r w:rsidR="007D5DBB" w:rsidDel="00860B0D">
            <w:rPr>
              <w:rFonts w:eastAsia="DengXian" w:hint="eastAsia"/>
              <w:kern w:val="2"/>
            </w:rPr>
            <w:delText xml:space="preserve"> holistic</w:delText>
          </w:r>
        </w:del>
        <w:r w:rsidR="007D5DBB">
          <w:rPr>
            <w:rFonts w:eastAsia="DengXian" w:hint="eastAsia"/>
            <w:kern w:val="2"/>
          </w:rPr>
          <w:t xml:space="preserve"> judgments of </w:t>
        </w:r>
        <w:r w:rsidR="007D5DBB">
          <w:rPr>
            <w:rFonts w:eastAsia="DengXian"/>
            <w:kern w:val="2"/>
          </w:rPr>
          <w:t>overal</w:t>
        </w:r>
        <w:r w:rsidR="007D5DBB">
          <w:rPr>
            <w:rFonts w:eastAsia="DengXian" w:hint="eastAsia"/>
            <w:kern w:val="2"/>
          </w:rPr>
          <w:t xml:space="preserve">l task effectiveness. </w:t>
        </w:r>
      </w:ins>
      <w:ins w:id="590" w:author="Hong Deng" w:date="2026-06-04T12:51:00Z" w16du:dateUtc="2026-06-04T04:51:00Z">
        <w:r w:rsidR="004E0890">
          <w:rPr>
            <w:rFonts w:eastAsia="DengXian"/>
            <w:kern w:val="2"/>
          </w:rPr>
          <w:t>A</w:t>
        </w:r>
        <w:r w:rsidR="004E0890">
          <w:rPr>
            <w:rFonts w:eastAsia="DengXian" w:hint="eastAsia"/>
            <w:kern w:val="2"/>
          </w:rPr>
          <w:t xml:space="preserve"> decline in action errors</w:t>
        </w:r>
      </w:ins>
      <w:ins w:id="591" w:author="Hong Deng [2]" w:date="2026-05-24T13:16:00Z" w16du:dateUtc="2026-05-24T05:16:00Z">
        <w:r w:rsidR="005822CA">
          <w:rPr>
            <w:rFonts w:eastAsia="DengXian"/>
            <w:kern w:val="2"/>
          </w:rPr>
          <w:t xml:space="preserve"> </w:t>
        </w:r>
      </w:ins>
      <w:ins w:id="592" w:author="Hong Deng" w:date="2026-05-10T14:01:00Z" w16du:dateUtc="2026-05-10T06:01:00Z">
        <w:del w:id="593" w:author="Hong Deng [2]" w:date="2026-05-24T13:16:00Z" w16du:dateUtc="2026-05-24T05:16:00Z">
          <w:r w:rsidR="00610B6A" w:rsidDel="005822CA">
            <w:rPr>
              <w:rFonts w:eastAsia="DengXian"/>
              <w:kern w:val="2"/>
            </w:rPr>
            <w:delText>, therefore,</w:delText>
          </w:r>
        </w:del>
      </w:ins>
      <w:ins w:id="594" w:author="Hong Deng" w:date="2026-04-05T15:00:00Z" w16du:dateUtc="2026-04-05T07:00:00Z">
        <w:del w:id="595" w:author="Hong Deng [2]" w:date="2026-05-24T13:16:00Z" w16du:dateUtc="2026-05-24T05:16:00Z">
          <w:r w:rsidR="000529CA" w:rsidDel="005822CA">
            <w:rPr>
              <w:rFonts w:eastAsia="DengXian" w:hint="eastAsia"/>
              <w:kern w:val="2"/>
            </w:rPr>
            <w:delText xml:space="preserve"> </w:delText>
          </w:r>
        </w:del>
      </w:ins>
      <w:ins w:id="596" w:author="Hong Deng" w:date="2026-04-05T15:01:00Z" w16du:dateUtc="2026-04-05T07:01:00Z">
        <w:del w:id="597" w:author="Hong Deng [2]" w:date="2026-05-24T13:17:00Z" w16du:dateUtc="2026-05-24T05:17:00Z">
          <w:r w:rsidR="006710C5" w:rsidDel="005822CA">
            <w:rPr>
              <w:rFonts w:eastAsia="DengXian" w:hint="eastAsia"/>
              <w:kern w:val="2"/>
            </w:rPr>
            <w:delText>is an indicator of improv</w:delText>
          </w:r>
        </w:del>
      </w:ins>
      <w:ins w:id="598" w:author="Hong Deng" w:date="2026-04-05T15:02:00Z" w16du:dateUtc="2026-04-05T07:02:00Z">
        <w:del w:id="599" w:author="Hong Deng [2]" w:date="2026-05-24T13:17:00Z" w16du:dateUtc="2026-05-24T05:17:00Z">
          <w:r w:rsidR="00B61479" w:rsidDel="005822CA">
            <w:rPr>
              <w:rFonts w:eastAsia="DengXian" w:hint="eastAsia"/>
              <w:kern w:val="2"/>
            </w:rPr>
            <w:delText>ing</w:delText>
          </w:r>
        </w:del>
      </w:ins>
      <w:ins w:id="600" w:author="Hong Deng [2]" w:date="2026-05-24T13:17:00Z" w16du:dateUtc="2026-05-24T05:17:00Z">
        <w:r w:rsidR="005822CA">
          <w:rPr>
            <w:rFonts w:eastAsia="DengXian"/>
            <w:kern w:val="2"/>
          </w:rPr>
          <w:t>indicates improved</w:t>
        </w:r>
      </w:ins>
      <w:ins w:id="601" w:author="Hong Deng" w:date="2026-04-05T15:01:00Z" w16du:dateUtc="2026-04-05T07:01:00Z">
        <w:r w:rsidR="006710C5">
          <w:rPr>
            <w:rFonts w:eastAsia="DengXian" w:hint="eastAsia"/>
            <w:kern w:val="2"/>
          </w:rPr>
          <w:t xml:space="preserve"> action </w:t>
        </w:r>
        <w:r w:rsidR="006710C5">
          <w:rPr>
            <w:rFonts w:eastAsia="DengXian"/>
            <w:kern w:val="2"/>
          </w:rPr>
          <w:t>regulation</w:t>
        </w:r>
        <w:r w:rsidR="006710C5">
          <w:rPr>
            <w:rFonts w:eastAsia="DengXian" w:hint="eastAsia"/>
            <w:kern w:val="2"/>
          </w:rPr>
          <w:t xml:space="preserve">, </w:t>
        </w:r>
      </w:ins>
      <w:ins w:id="602" w:author="Hong Deng" w:date="2026-06-04T12:51:00Z" w16du:dateUtc="2026-06-04T04:51:00Z">
        <w:r w:rsidR="00B52D11">
          <w:rPr>
            <w:rFonts w:eastAsia="DengXian" w:hint="eastAsia"/>
            <w:kern w:val="2"/>
          </w:rPr>
          <w:t xml:space="preserve">the proximal process </w:t>
        </w:r>
      </w:ins>
      <w:ins w:id="603" w:author="Hong Deng" w:date="2026-04-05T15:01:00Z" w16du:dateUtc="2026-04-05T07:01:00Z">
        <w:del w:id="604" w:author="Hong Deng [2]" w:date="2026-05-24T13:28:00Z" w16du:dateUtc="2026-05-24T05:28:00Z">
          <w:r w:rsidR="006710C5" w:rsidDel="00860B0D">
            <w:rPr>
              <w:rFonts w:eastAsia="DengXian" w:hint="eastAsia"/>
              <w:kern w:val="2"/>
            </w:rPr>
            <w:delText xml:space="preserve">the process </w:delText>
          </w:r>
        </w:del>
        <w:r w:rsidR="006710C5">
          <w:rPr>
            <w:rFonts w:eastAsia="DengXian" w:hint="eastAsia"/>
            <w:kern w:val="2"/>
          </w:rPr>
          <w:t xml:space="preserve">through which </w:t>
        </w:r>
      </w:ins>
      <w:ins w:id="605" w:author="Hong Deng" w:date="2026-05-10T14:02:00Z" w16du:dateUtc="2026-05-10T06:02:00Z">
        <w:r w:rsidR="005568B2">
          <w:rPr>
            <w:rFonts w:eastAsia="DengXian"/>
            <w:kern w:val="2"/>
          </w:rPr>
          <w:t xml:space="preserve">broader </w:t>
        </w:r>
      </w:ins>
      <w:ins w:id="606" w:author="Hong Deng" w:date="2026-04-05T15:01:00Z" w16du:dateUtc="2026-04-05T07:01:00Z">
        <w:r w:rsidR="006710C5">
          <w:rPr>
            <w:rFonts w:eastAsia="DengXian" w:hint="eastAsia"/>
            <w:kern w:val="2"/>
          </w:rPr>
          <w:t xml:space="preserve">performance gains ultimately </w:t>
        </w:r>
      </w:ins>
      <w:ins w:id="607" w:author="Hong Deng" w:date="2026-05-10T14:02:00Z" w16du:dateUtc="2026-05-10T06:02:00Z">
        <w:r w:rsidR="005568B2">
          <w:rPr>
            <w:rFonts w:eastAsia="DengXian"/>
            <w:kern w:val="2"/>
          </w:rPr>
          <w:t>emerge</w:t>
        </w:r>
      </w:ins>
      <w:ins w:id="608" w:author="Hong Deng" w:date="2026-04-05T15:01:00Z" w16du:dateUtc="2026-04-05T07:01:00Z">
        <w:r w:rsidR="006710C5">
          <w:rPr>
            <w:rFonts w:eastAsia="DengXian" w:hint="eastAsia"/>
            <w:kern w:val="2"/>
          </w:rPr>
          <w:t xml:space="preserve">. </w:t>
        </w:r>
      </w:ins>
      <w:ins w:id="609" w:author="Hong Deng" w:date="2026-04-05T13:55:00Z" w16du:dateUtc="2026-04-05T05:55:00Z">
        <w:r w:rsidR="00A7766E">
          <w:rPr>
            <w:rFonts w:eastAsia="DengXian"/>
            <w:kern w:val="2"/>
          </w:rPr>
          <w:t xml:space="preserve">Action regulation theory holds that </w:t>
        </w:r>
        <w:r w:rsidR="00651B48">
          <w:rPr>
            <w:rFonts w:eastAsia="DengXian"/>
            <w:kern w:val="2"/>
          </w:rPr>
          <w:t>errors trigger a hierarchical ascendancy from routine-level processing to higher-order cognitive regulation</w:t>
        </w:r>
      </w:ins>
      <w:ins w:id="610" w:author="Hong Deng" w:date="2026-04-05T13:56:00Z" w16du:dateUtc="2026-04-05T05:56:00Z">
        <w:r w:rsidR="00375A7B">
          <w:rPr>
            <w:rFonts w:eastAsia="DengXian"/>
            <w:kern w:val="2"/>
          </w:rPr>
          <w:t xml:space="preserve">, </w:t>
        </w:r>
      </w:ins>
      <w:ins w:id="611" w:author="Hong Deng" w:date="2026-04-05T14:00:00Z" w16du:dateUtc="2026-04-05T06:00:00Z">
        <w:r w:rsidR="00386C13">
          <w:rPr>
            <w:rFonts w:eastAsia="DengXian"/>
            <w:kern w:val="2"/>
          </w:rPr>
          <w:t xml:space="preserve">but only when </w:t>
        </w:r>
        <w:r w:rsidR="00410160">
          <w:rPr>
            <w:rFonts w:eastAsia="DengXian"/>
            <w:kern w:val="2"/>
          </w:rPr>
          <w:t xml:space="preserve">cognitive resources </w:t>
        </w:r>
      </w:ins>
      <w:ins w:id="612" w:author="Hong Deng" w:date="2026-04-05T14:01:00Z" w16du:dateUtc="2026-04-05T06:01:00Z">
        <w:r w:rsidR="00410160">
          <w:rPr>
            <w:rFonts w:eastAsia="DengXian"/>
            <w:kern w:val="2"/>
          </w:rPr>
          <w:t xml:space="preserve">are directed toward analyzing mistakes </w:t>
        </w:r>
        <w:del w:id="613" w:author="Hong Deng [2]" w:date="2026-04-06T16:52:00Z" w16du:dateUtc="2026-04-06T08:52:00Z">
          <w:r w:rsidR="00410160" w:rsidDel="00C462A1">
            <w:rPr>
              <w:rFonts w:eastAsia="DengXian"/>
              <w:kern w:val="2"/>
            </w:rPr>
            <w:delText xml:space="preserve">rather than </w:delText>
          </w:r>
          <w:r w:rsidR="00F10D46" w:rsidDel="00C462A1">
            <w:rPr>
              <w:rFonts w:eastAsia="DengXian"/>
              <w:kern w:val="2"/>
            </w:rPr>
            <w:delText>managing their social consequences</w:delText>
          </w:r>
        </w:del>
      </w:ins>
      <w:ins w:id="614" w:author="Hong Deng" w:date="2026-04-05T13:56:00Z" w16du:dateUtc="2026-04-05T05:56:00Z">
        <w:del w:id="615" w:author="Hong Deng [2]" w:date="2026-04-06T16:52:00Z" w16du:dateUtc="2026-04-06T08:52:00Z">
          <w:r w:rsidR="0006680F" w:rsidDel="00C462A1">
            <w:rPr>
              <w:rFonts w:eastAsia="DengXian"/>
              <w:kern w:val="2"/>
            </w:rPr>
            <w:delText xml:space="preserve"> </w:delText>
          </w:r>
        </w:del>
        <w:r w:rsidR="0006680F">
          <w:rPr>
            <w:rFonts w:eastAsia="DengXian"/>
            <w:kern w:val="2"/>
          </w:rPr>
          <w:fldChar w:fldCharType="begin"/>
        </w:r>
      </w:ins>
      <w:r w:rsidR="008B4D94">
        <w:rPr>
          <w:rFonts w:eastAsia="DengXian"/>
          <w:kern w:val="2"/>
        </w:rPr>
        <w:instrText xml:space="preserve"> ADDIN EN.CITE &lt;EndNote&gt;&lt;Cite&gt;&lt;Author&gt;Frese&lt;/Author&gt;&lt;Year&gt;1994&lt;/Year&gt;&lt;RecNum&gt;17&lt;/RecNum&gt;&lt;DisplayText&gt;(Frese and Zapf 1994, Zacher and Frese 2018)&lt;/DisplayText&gt;&lt;record&gt;&lt;rec-number&gt;17&lt;/rec-number&gt;&lt;foreign-keys&gt;&lt;key app="EN" db-id="dtfvx5dd9wzs0re0zrmve9tj9p5fwat5spas" timestamp="1710916874"&gt;17&lt;/key&gt;&lt;/foreign-keys&gt;&lt;ref-type name="Journal Article"&gt;17&lt;/ref-type&gt;&lt;contributors&gt;&lt;authors&gt;&lt;author&gt;Frese, Michael&lt;/author&gt;&lt;author&gt;Zapf, Dieter&lt;/author&gt;&lt;/authors&gt;&lt;/contributors&gt;&lt;titles&gt;&lt;title&gt;Action as the core of work psychology: A German approach&lt;/title&gt;&lt;secondary-title&gt;Handbook of industrial and organizational psychology&lt;/secondary-title&gt;&lt;/titles&gt;&lt;periodical&gt;&lt;full-title&gt;Handbook of industrial and organizational psychology&lt;/full-title&gt;&lt;/periodical&gt;&lt;pages&gt;271-340&lt;/pages&gt;&lt;volume&gt;4&lt;/volume&gt;&lt;number&gt;2&lt;/number&gt;&lt;dates&gt;&lt;year&gt;1994&lt;/year&gt;&lt;/dates&gt;&lt;urls&gt;&lt;/urls&gt;&lt;/record&gt;&lt;/Cite&gt;&lt;Cite&gt;&lt;Author&gt;Zacher&lt;/Author&gt;&lt;Year&gt;2018&lt;/Year&gt;&lt;RecNum&gt;33&lt;/RecNum&gt;&lt;record&gt;&lt;rec-number&gt;33&lt;/rec-number&gt;&lt;foreign-keys&gt;&lt;key app="EN" db-id="dtfvx5dd9wzs0re0zrmve9tj9p5fwat5spas" timestamp="1711620011"&gt;33&lt;/key&gt;&lt;/foreign-keys&gt;&lt;ref-type name="Journal Article"&gt;17&lt;/ref-type&gt;&lt;contributors&gt;&lt;authors&gt;&lt;author&gt;Zacher, Hannes&lt;/author&gt;&lt;author&gt;Frese, Michael&lt;/author&gt;&lt;/authors&gt;&lt;/contributors&gt;&lt;titles&gt;&lt;title&gt;Action regulation theory: Foundations, current knowledge, and future directions&lt;/title&gt;&lt;secondary-title&gt;The SAGE handbook of industrial, work and organizational psychology&lt;/secondary-title&gt;&lt;/titles&gt;&lt;periodical&gt;&lt;full-title&gt;The SAGE handbook of industrial, work and organizational psychology&lt;/full-title&gt;&lt;/periodical&gt;&lt;pages&gt;80-102&lt;/pages&gt;&lt;volume&gt;2&lt;/volume&gt;&lt;dates&gt;&lt;year&gt;2018&lt;/year&gt;&lt;/dates&gt;&lt;urls&gt;&lt;/urls&gt;&lt;/record&gt;&lt;/Cite&gt;&lt;/EndNote&gt;</w:instrText>
      </w:r>
      <w:ins w:id="616" w:author="Hong Deng" w:date="2026-04-05T13:56:00Z" w16du:dateUtc="2026-04-05T05:56:00Z">
        <w:r w:rsidR="0006680F">
          <w:rPr>
            <w:rFonts w:eastAsia="DengXian"/>
            <w:kern w:val="2"/>
          </w:rPr>
          <w:fldChar w:fldCharType="separate"/>
        </w:r>
      </w:ins>
      <w:r w:rsidR="008B4D94">
        <w:rPr>
          <w:rFonts w:eastAsia="DengXian"/>
          <w:noProof/>
          <w:kern w:val="2"/>
        </w:rPr>
        <w:t>(Frese and Zapf 1994, Zacher and Frese 2018)</w:t>
      </w:r>
      <w:ins w:id="617" w:author="Hong Deng" w:date="2026-04-05T13:56:00Z" w16du:dateUtc="2026-04-05T05:56:00Z">
        <w:r w:rsidR="0006680F">
          <w:rPr>
            <w:rFonts w:eastAsia="DengXian"/>
            <w:kern w:val="2"/>
          </w:rPr>
          <w:fldChar w:fldCharType="end"/>
        </w:r>
      </w:ins>
      <w:ins w:id="618" w:author="Hong Deng" w:date="2026-04-05T13:57:00Z" w16du:dateUtc="2026-04-05T05:57:00Z">
        <w:r w:rsidR="00840C22">
          <w:rPr>
            <w:rFonts w:eastAsia="DengXian"/>
            <w:kern w:val="2"/>
          </w:rPr>
          <w:t xml:space="preserve">. </w:t>
        </w:r>
        <w:del w:id="619" w:author="Hong Deng [2]" w:date="2026-04-06T16:52:00Z" w16du:dateUtc="2026-04-06T08:52:00Z">
          <w:r w:rsidR="00840C22" w:rsidDel="00C462A1">
            <w:rPr>
              <w:rFonts w:eastAsia="DengXian"/>
              <w:kern w:val="2"/>
            </w:rPr>
            <w:delText xml:space="preserve">Whether </w:delText>
          </w:r>
        </w:del>
      </w:ins>
      <w:ins w:id="620" w:author="Hong Deng" w:date="2026-04-05T14:03:00Z" w16du:dateUtc="2026-04-05T06:03:00Z">
        <w:del w:id="621" w:author="Hong Deng [2]" w:date="2026-04-06T16:52:00Z" w16du:dateUtc="2026-04-06T08:52:00Z">
          <w:r w:rsidR="00E449BB" w:rsidDel="00C462A1">
            <w:rPr>
              <w:rFonts w:eastAsia="DengXian"/>
              <w:kern w:val="2"/>
            </w:rPr>
            <w:delText xml:space="preserve">team error culture determines which of these two </w:delText>
          </w:r>
          <w:r w:rsidR="00172AE2" w:rsidDel="00C462A1">
            <w:rPr>
              <w:rFonts w:eastAsia="DengXian"/>
              <w:kern w:val="2"/>
            </w:rPr>
            <w:delText xml:space="preserve">paths newcomers take. </w:delText>
          </w:r>
        </w:del>
      </w:ins>
      <w:ins w:id="622" w:author="Hong Deng" w:date="2026-04-05T14:07:00Z" w16du:dateUtc="2026-04-05T06:07:00Z">
        <w:del w:id="623" w:author="Hong Deng [2]" w:date="2026-04-06T16:52:00Z" w16du:dateUtc="2026-04-06T08:52:00Z">
          <w:r w:rsidR="00190AE3" w:rsidDel="00C462A1">
            <w:rPr>
              <w:rFonts w:eastAsia="DengXian"/>
              <w:kern w:val="2"/>
            </w:rPr>
            <w:delText>In teams where errors are managed openly</w:delText>
          </w:r>
        </w:del>
      </w:ins>
      <w:ins w:id="624" w:author="Hong Deng" w:date="2026-04-05T14:08:00Z" w16du:dateUtc="2026-04-05T06:08:00Z">
        <w:del w:id="625" w:author="Hong Deng [2]" w:date="2026-04-06T16:52:00Z" w16du:dateUtc="2026-04-06T08:52:00Z">
          <w:r w:rsidR="00C419D9" w:rsidDel="00C462A1">
            <w:rPr>
              <w:rFonts w:eastAsia="DengXian"/>
              <w:kern w:val="2"/>
            </w:rPr>
            <w:delText xml:space="preserve"> (i.e., an</w:delText>
          </w:r>
        </w:del>
      </w:ins>
      <w:ins w:id="626" w:author="Hong Deng [2]" w:date="2026-04-06T16:52:00Z" w16du:dateUtc="2026-04-06T08:52:00Z">
        <w:r w:rsidR="00C462A1">
          <w:rPr>
            <w:rFonts w:eastAsia="DengXian" w:hint="eastAsia"/>
            <w:kern w:val="2"/>
          </w:rPr>
          <w:t>An</w:t>
        </w:r>
      </w:ins>
      <w:ins w:id="627" w:author="Hong Deng" w:date="2026-04-05T14:08:00Z" w16du:dateUtc="2026-04-05T06:08:00Z">
        <w:r w:rsidR="00C419D9">
          <w:rPr>
            <w:rFonts w:eastAsia="DengXian"/>
            <w:kern w:val="2"/>
          </w:rPr>
          <w:t xml:space="preserve"> error</w:t>
        </w:r>
        <w:del w:id="628" w:author="Hong Deng [2]" w:date="2026-05-24T13:17:00Z" w16du:dateUtc="2026-05-24T05:17:00Z">
          <w:r w:rsidR="00C419D9" w:rsidDel="005822CA">
            <w:rPr>
              <w:rFonts w:eastAsia="DengXian"/>
              <w:kern w:val="2"/>
            </w:rPr>
            <w:delText>-</w:delText>
          </w:r>
        </w:del>
      </w:ins>
      <w:ins w:id="629" w:author="Hong Deng [2]" w:date="2026-05-24T13:17:00Z" w16du:dateUtc="2026-05-24T05:17:00Z">
        <w:r w:rsidR="005822CA">
          <w:rPr>
            <w:rFonts w:eastAsia="DengXian"/>
            <w:kern w:val="2"/>
          </w:rPr>
          <w:t xml:space="preserve"> </w:t>
        </w:r>
      </w:ins>
      <w:ins w:id="630" w:author="Hong Deng" w:date="2026-04-05T14:08:00Z" w16du:dateUtc="2026-04-05T06:08:00Z">
        <w:r w:rsidR="00C419D9">
          <w:rPr>
            <w:rFonts w:eastAsia="DengXian"/>
            <w:kern w:val="2"/>
          </w:rPr>
          <w:t>management culture</w:t>
        </w:r>
      </w:ins>
      <w:ins w:id="631" w:author="Hong Deng [2]" w:date="2026-04-06T16:52:00Z" w16du:dateUtc="2026-04-06T08:52:00Z">
        <w:r w:rsidR="00C462A1">
          <w:rPr>
            <w:rFonts w:eastAsia="DengXian" w:hint="eastAsia"/>
            <w:kern w:val="2"/>
          </w:rPr>
          <w:t xml:space="preserve"> enables </w:t>
        </w:r>
      </w:ins>
      <w:ins w:id="632" w:author="Hong Deng [2]" w:date="2026-05-24T13:17:00Z" w16du:dateUtc="2026-05-24T05:17:00Z">
        <w:r w:rsidR="005822CA">
          <w:rPr>
            <w:rFonts w:eastAsia="DengXian"/>
            <w:kern w:val="2"/>
          </w:rPr>
          <w:t xml:space="preserve">higher-order regulatory processes, such as reevaluation, strategy restructuring, and corrective action, thereby </w:t>
        </w:r>
        <w:del w:id="633" w:author="Hong Deng" w:date="2026-06-05T20:35:00Z" w16du:dateUtc="2026-06-05T12:35:00Z">
          <w:r w:rsidR="005822CA" w:rsidDel="008A619C">
            <w:rPr>
              <w:rFonts w:eastAsia="DengXian"/>
              <w:kern w:val="2"/>
            </w:rPr>
            <w:delText>reducing errors</w:delText>
          </w:r>
        </w:del>
      </w:ins>
      <w:ins w:id="634" w:author="Hong Deng" w:date="2026-06-05T20:35:00Z" w16du:dateUtc="2026-06-05T12:35:00Z">
        <w:r w:rsidR="008A619C">
          <w:rPr>
            <w:rFonts w:eastAsia="DengXian"/>
            <w:kern w:val="2"/>
          </w:rPr>
          <w:t>promoting learning</w:t>
        </w:r>
      </w:ins>
      <w:ins w:id="635" w:author="Hong Deng" w:date="2026-04-05T14:08:00Z" w16du:dateUtc="2026-04-05T06:08:00Z">
        <w:del w:id="636" w:author="Hong Deng [2]" w:date="2026-04-06T16:53:00Z" w16du:dateUtc="2026-04-06T08:53:00Z">
          <w:r w:rsidR="00C419D9" w:rsidDel="00C462A1">
            <w:rPr>
              <w:rFonts w:eastAsia="DengXian"/>
              <w:kern w:val="2"/>
            </w:rPr>
            <w:delText xml:space="preserve">), newcomers are freed from the defensive posture that competence pressure and concerns about punishment otherwise demand, enabling </w:delText>
          </w:r>
          <w:r w:rsidR="000D3DBA" w:rsidDel="00C462A1">
            <w:rPr>
              <w:rFonts w:eastAsia="DengXian"/>
              <w:kern w:val="2"/>
            </w:rPr>
            <w:delText>higher-order regulatory processes through which error reduction occurs</w:delText>
          </w:r>
        </w:del>
        <w:r w:rsidR="000D3DBA">
          <w:rPr>
            <w:rFonts w:eastAsia="DengXian"/>
            <w:kern w:val="2"/>
          </w:rPr>
          <w:t xml:space="preserve">. </w:t>
        </w:r>
        <w:del w:id="637" w:author="Hong Deng [2]" w:date="2026-04-06T16:54:00Z" w16du:dateUtc="2026-04-06T08:54:00Z">
          <w:r w:rsidR="00C419D9" w:rsidDel="00C462A1">
            <w:rPr>
              <w:rFonts w:eastAsia="DengXian"/>
              <w:kern w:val="2"/>
            </w:rPr>
            <w:delText>In teams where errors are avoide</w:delText>
          </w:r>
        </w:del>
      </w:ins>
      <w:ins w:id="638" w:author="Hong Deng" w:date="2026-04-05T14:09:00Z" w16du:dateUtc="2026-04-05T06:09:00Z">
        <w:del w:id="639" w:author="Hong Deng [2]" w:date="2026-04-06T16:54:00Z" w16du:dateUtc="2026-04-06T08:54:00Z">
          <w:r w:rsidR="00C419D9" w:rsidDel="00C462A1">
            <w:rPr>
              <w:rFonts w:eastAsia="DengXian"/>
              <w:kern w:val="2"/>
            </w:rPr>
            <w:delText>d and penalized (i.e., a</w:delText>
          </w:r>
        </w:del>
      </w:ins>
      <w:ins w:id="640" w:author="Hong Deng [2]" w:date="2026-04-06T16:54:00Z" w16du:dateUtc="2026-04-06T08:54:00Z">
        <w:r w:rsidR="00C462A1">
          <w:rPr>
            <w:rFonts w:eastAsia="DengXian" w:hint="eastAsia"/>
            <w:kern w:val="2"/>
          </w:rPr>
          <w:t>A</w:t>
        </w:r>
      </w:ins>
      <w:ins w:id="641" w:author="Hong Deng" w:date="2026-04-05T14:09:00Z" w16du:dateUtc="2026-04-05T06:09:00Z">
        <w:r w:rsidR="00C419D9">
          <w:rPr>
            <w:rFonts w:eastAsia="DengXian"/>
            <w:kern w:val="2"/>
          </w:rPr>
          <w:t xml:space="preserve">n error </w:t>
        </w:r>
      </w:ins>
      <w:ins w:id="642" w:author="Hong Deng" w:date="2026-06-05T19:52:00Z" w16du:dateUtc="2026-06-05T11:52:00Z">
        <w:r w:rsidR="004B4ABB">
          <w:rPr>
            <w:rFonts w:eastAsia="DengXian"/>
            <w:kern w:val="2"/>
          </w:rPr>
          <w:t>aversion</w:t>
        </w:r>
      </w:ins>
      <w:ins w:id="643" w:author="Hong Deng" w:date="2026-04-05T14:09:00Z" w16du:dateUtc="2026-04-05T06:09:00Z">
        <w:r w:rsidR="00C419D9">
          <w:rPr>
            <w:rFonts w:eastAsia="DengXian"/>
            <w:kern w:val="2"/>
          </w:rPr>
          <w:t xml:space="preserve"> culture</w:t>
        </w:r>
        <w:del w:id="644" w:author="Hong Deng [2]" w:date="2026-04-06T16:54:00Z" w16du:dateUtc="2026-04-06T08:54:00Z">
          <w:r w:rsidR="00C419D9" w:rsidDel="00C462A1">
            <w:rPr>
              <w:rFonts w:eastAsia="DengXian"/>
              <w:kern w:val="2"/>
            </w:rPr>
            <w:delText>),</w:delText>
          </w:r>
          <w:r w:rsidR="00BD645C" w:rsidDel="00C462A1">
            <w:rPr>
              <w:rFonts w:eastAsia="DengXian"/>
              <w:kern w:val="2"/>
            </w:rPr>
            <w:delText xml:space="preserve"> the pressure and concerns</w:delText>
          </w:r>
        </w:del>
        <w:r w:rsidR="00BD645C">
          <w:rPr>
            <w:rFonts w:eastAsia="DengXian"/>
            <w:kern w:val="2"/>
          </w:rPr>
          <w:t xml:space="preserve"> </w:t>
        </w:r>
        <w:del w:id="645" w:author="Hong Deng [2]" w:date="2026-04-06T16:55:00Z" w16du:dateUtc="2026-04-06T08:55:00Z">
          <w:r w:rsidR="00BD645C" w:rsidDel="00C462A1">
            <w:rPr>
              <w:rFonts w:eastAsia="DengXian"/>
              <w:kern w:val="2"/>
            </w:rPr>
            <w:delText>intensify</w:delText>
          </w:r>
        </w:del>
      </w:ins>
      <w:ins w:id="646" w:author="Hong Deng [2]" w:date="2026-04-06T16:55:00Z" w16du:dateUtc="2026-04-06T08:55:00Z">
        <w:r w:rsidR="00C462A1">
          <w:rPr>
            <w:rFonts w:eastAsia="DengXian"/>
            <w:kern w:val="2"/>
          </w:rPr>
          <w:t>intensifies</w:t>
        </w:r>
      </w:ins>
      <w:ins w:id="647" w:author="Hong Deng [2]" w:date="2026-04-06T16:54:00Z" w16du:dateUtc="2026-04-06T08:54:00Z">
        <w:del w:id="648" w:author="Hong Deng" w:date="2026-05-06T09:34:00Z" w16du:dateUtc="2026-05-06T01:34:00Z">
          <w:r w:rsidR="00C462A1" w:rsidDel="00550CBA">
            <w:rPr>
              <w:rFonts w:eastAsia="DengXian" w:hint="eastAsia"/>
              <w:kern w:val="2"/>
            </w:rPr>
            <w:delText xml:space="preserve"> competence</w:delText>
          </w:r>
        </w:del>
        <w:r w:rsidR="00C462A1">
          <w:rPr>
            <w:rFonts w:eastAsia="DengXian" w:hint="eastAsia"/>
            <w:kern w:val="2"/>
          </w:rPr>
          <w:t xml:space="preserve"> pressure</w:t>
        </w:r>
      </w:ins>
      <w:ins w:id="649" w:author="Hong Deng" w:date="2026-05-06T09:34:00Z" w16du:dateUtc="2026-05-06T01:34:00Z">
        <w:r w:rsidR="00A3341A">
          <w:rPr>
            <w:rFonts w:eastAsia="DengXian" w:hint="eastAsia"/>
            <w:kern w:val="2"/>
          </w:rPr>
          <w:t xml:space="preserve"> for competence</w:t>
        </w:r>
      </w:ins>
      <w:ins w:id="650" w:author="Hong Deng [2]" w:date="2026-04-06T16:54:00Z" w16du:dateUtc="2026-04-06T08:54:00Z">
        <w:r w:rsidR="00C462A1">
          <w:rPr>
            <w:rFonts w:eastAsia="DengXian" w:hint="eastAsia"/>
            <w:kern w:val="2"/>
          </w:rPr>
          <w:t xml:space="preserve"> and concerns about punishment</w:t>
        </w:r>
      </w:ins>
      <w:ins w:id="651" w:author="Hong Deng" w:date="2026-04-05T14:09:00Z" w16du:dateUtc="2026-04-05T06:09:00Z">
        <w:r w:rsidR="00BD645C">
          <w:rPr>
            <w:rFonts w:eastAsia="DengXian"/>
            <w:kern w:val="2"/>
          </w:rPr>
          <w:t xml:space="preserve">, trapping newcomers in routine-level </w:t>
        </w:r>
        <w:del w:id="652" w:author="Hong Deng [2]" w:date="2026-04-06T16:55:00Z" w16du:dateUtc="2026-04-06T08:55:00Z">
          <w:r w:rsidR="00BD645C" w:rsidDel="00C462A1">
            <w:rPr>
              <w:rFonts w:eastAsia="DengXian"/>
              <w:kern w:val="2"/>
            </w:rPr>
            <w:delText>action</w:delText>
          </w:r>
        </w:del>
      </w:ins>
      <w:ins w:id="653" w:author="Hong Deng [2]" w:date="2026-04-06T16:55:00Z" w16du:dateUtc="2026-04-06T08:55:00Z">
        <w:r w:rsidR="00C462A1">
          <w:rPr>
            <w:rFonts w:eastAsia="DengXian" w:hint="eastAsia"/>
            <w:kern w:val="2"/>
          </w:rPr>
          <w:t>processing</w:t>
        </w:r>
      </w:ins>
      <w:ins w:id="654" w:author="Hong Deng" w:date="2026-04-05T14:09:00Z" w16du:dateUtc="2026-04-05T06:09:00Z">
        <w:r w:rsidR="00BD645C">
          <w:rPr>
            <w:rFonts w:eastAsia="DengXian"/>
            <w:kern w:val="2"/>
          </w:rPr>
          <w:t xml:space="preserve"> and </w:t>
        </w:r>
      </w:ins>
      <w:ins w:id="655" w:author="Hong Deng" w:date="2026-04-05T14:10:00Z" w16du:dateUtc="2026-04-05T06:10:00Z">
        <w:r w:rsidR="00893459">
          <w:rPr>
            <w:rFonts w:eastAsia="DengXian"/>
            <w:kern w:val="2"/>
          </w:rPr>
          <w:t xml:space="preserve">hindering genuine learning. </w:t>
        </w:r>
      </w:ins>
      <w:ins w:id="656" w:author="Hong Deng" w:date="2026-06-05T19:53:00Z" w16du:dateUtc="2026-06-05T11:53:00Z">
        <w:r w:rsidR="004B4ABB">
          <w:rPr>
            <w:rFonts w:eastAsia="DengXian"/>
            <w:kern w:val="2"/>
          </w:rPr>
          <w:t>D</w:t>
        </w:r>
      </w:ins>
      <w:ins w:id="657" w:author="Hong Deng" w:date="2026-06-05T19:14:00Z" w16du:dateUtc="2026-06-05T11:14:00Z">
        <w:r w:rsidR="008A550A">
          <w:rPr>
            <w:rFonts w:eastAsia="DengXian"/>
            <w:kern w:val="2"/>
          </w:rPr>
          <w:t xml:space="preserve">eviation-amplifying spiral </w:t>
        </w:r>
      </w:ins>
      <w:ins w:id="658" w:author="Hong Deng" w:date="2026-06-05T19:53:00Z" w16du:dateUtc="2026-06-05T11:53:00Z">
        <w:r w:rsidR="004B4ABB">
          <w:rPr>
            <w:rFonts w:eastAsia="DengXian"/>
            <w:kern w:val="2"/>
          </w:rPr>
          <w:t xml:space="preserve">logic </w:t>
        </w:r>
      </w:ins>
      <w:ins w:id="659" w:author="Hong Deng [2]" w:date="2026-05-24T10:12:00Z" w16du:dateUtc="2026-05-24T02:12:00Z">
        <w:del w:id="660" w:author="Hong Deng" w:date="2026-06-04T18:33:00Z" w16du:dateUtc="2026-06-04T10:33:00Z">
          <w:r w:rsidR="00CE3155" w:rsidDel="00C80E2A">
            <w:rPr>
              <w:rFonts w:eastAsia="DengXian"/>
              <w:kern w:val="2"/>
            </w:rPr>
            <w:delText>of error reduction</w:delText>
          </w:r>
        </w:del>
      </w:ins>
      <w:ins w:id="661" w:author="Hong Deng [2]" w:date="2026-05-24T14:03:00Z" w16du:dateUtc="2026-05-24T06:03:00Z">
        <w:del w:id="662" w:author="Hong Deng" w:date="2026-06-04T18:33:00Z" w16du:dateUtc="2026-06-04T10:33:00Z">
          <w:r w:rsidR="00994D87" w:rsidDel="00C80E2A">
            <w:rPr>
              <w:rFonts w:eastAsia="DengXian" w:hint="eastAsia"/>
              <w:kern w:val="2"/>
            </w:rPr>
            <w:delText xml:space="preserve"> </w:delText>
          </w:r>
        </w:del>
      </w:ins>
      <w:ins w:id="663" w:author="Hong Deng" w:date="2026-06-05T19:18:00Z" w16du:dateUtc="2026-06-05T11:18:00Z">
        <w:r w:rsidR="00082DF6">
          <w:rPr>
            <w:rFonts w:eastAsia="DengXian"/>
            <w:kern w:val="2"/>
          </w:rPr>
          <w:fldChar w:fldCharType="begin"/>
        </w:r>
      </w:ins>
      <w:r w:rsidR="00FF0B1B">
        <w:rPr>
          <w:rFonts w:eastAsia="DengXian"/>
          <w:kern w:val="2"/>
        </w:rPr>
        <w:instrText xml:space="preserve"> ADDIN EN.CITE &lt;EndNote&gt;&lt;Cite&gt;&lt;Author&gt;Masuch&lt;/Author&gt;&lt;Year&gt;1985&lt;/Year&gt;&lt;RecNum&gt;386&lt;/RecNum&gt;&lt;DisplayText&gt;(Maruyama 1963, Masuch 1985)&lt;/DisplayText&gt;&lt;record&gt;&lt;rec-number&gt;386&lt;/rec-number&gt;&lt;foreign-keys&gt;&lt;key app="EN" db-id="dtfvx5dd9wzs0re0zrmve9tj9p5fwat5spas" timestamp="1780574601"&gt;386&lt;/key&gt;&lt;/foreign-keys&gt;&lt;ref-type name="Journal Article"&gt;17&lt;/ref-type&gt;&lt;contributors&gt;&lt;authors&gt;&lt;author&gt;Masuch, Michael&lt;/author&gt;&lt;/authors&gt;&lt;/contributors&gt;&lt;titles&gt;&lt;title&gt;Vicious circles in organizations&lt;/title&gt;&lt;secondary-title&gt;Administrative science quarterly&lt;/secondary-title&gt;&lt;/titles&gt;&lt;periodical&gt;&lt;full-title&gt;Administrative Science Quarterly&lt;/full-title&gt;&lt;/periodical&gt;&lt;pages&gt;14-33&lt;/pages&gt;&lt;dates&gt;&lt;year&gt;1985&lt;/year&gt;&lt;/dates&gt;&lt;isbn&gt;0001-8392&lt;/isbn&gt;&lt;urls&gt;&lt;/urls&gt;&lt;/record&gt;&lt;/Cite&gt;&lt;Cite&gt;&lt;Author&gt;Maruyama&lt;/Author&gt;&lt;Year&gt;1963&lt;/Year&gt;&lt;RecNum&gt;387&lt;/RecNum&gt;&lt;record&gt;&lt;rec-number&gt;387&lt;/rec-number&gt;&lt;foreign-keys&gt;&lt;key app="EN" db-id="dtfvx5dd9wzs0re0zrmve9tj9p5fwat5spas" timestamp="1780658274"&gt;387&lt;/key&gt;&lt;/foreign-keys&gt;&lt;ref-type name="Journal Article"&gt;17&lt;/ref-type&gt;&lt;contributors&gt;&lt;authors&gt;&lt;author&gt;Maruyama, Magoroh&lt;/author&gt;&lt;/authors&gt;&lt;/contributors&gt;&lt;titles&gt;&lt;title&gt;The second cybernetics: Deviation-amplifying mutual causal processes&lt;/title&gt;&lt;secondary-title&gt;American Scientist&lt;/secondary-title&gt;&lt;/titles&gt;&lt;periodical&gt;&lt;full-title&gt;American Scientist&lt;/full-title&gt;&lt;/periodical&gt;&lt;pages&gt;164-179&lt;/pages&gt;&lt;volume&gt;51&lt;/volume&gt;&lt;dates&gt;&lt;year&gt;1963&lt;/year&gt;&lt;/dates&gt;&lt;urls&gt;&lt;/urls&gt;&lt;/record&gt;&lt;/Cite&gt;&lt;/EndNote&gt;</w:instrText>
      </w:r>
      <w:ins w:id="664" w:author="Hong Deng" w:date="2026-06-05T19:18:00Z" w16du:dateUtc="2026-06-05T11:18:00Z">
        <w:r w:rsidR="00082DF6">
          <w:rPr>
            <w:rFonts w:eastAsia="DengXian"/>
            <w:kern w:val="2"/>
          </w:rPr>
          <w:fldChar w:fldCharType="separate"/>
        </w:r>
      </w:ins>
      <w:r w:rsidR="00FF0B1B">
        <w:rPr>
          <w:rFonts w:eastAsia="DengXian"/>
          <w:noProof/>
          <w:kern w:val="2"/>
        </w:rPr>
        <w:t>(Maruyama 1963, Masuch 1985)</w:t>
      </w:r>
      <w:ins w:id="665" w:author="Hong Deng" w:date="2026-06-05T19:18:00Z" w16du:dateUtc="2026-06-05T11:18:00Z">
        <w:r w:rsidR="00082DF6">
          <w:rPr>
            <w:rFonts w:eastAsia="DengXian"/>
            <w:kern w:val="2"/>
          </w:rPr>
          <w:fldChar w:fldCharType="end"/>
        </w:r>
        <w:r w:rsidR="00082DF6">
          <w:rPr>
            <w:rFonts w:eastAsia="DengXian"/>
            <w:kern w:val="2"/>
          </w:rPr>
          <w:t xml:space="preserve"> </w:t>
        </w:r>
      </w:ins>
      <w:ins w:id="666" w:author="Hong Deng" w:date="2026-06-05T20:35:00Z" w16du:dateUtc="2026-06-05T12:35:00Z">
        <w:r w:rsidR="001957D1">
          <w:rPr>
            <w:rFonts w:eastAsia="DengXian"/>
            <w:kern w:val="2"/>
          </w:rPr>
          <w:t xml:space="preserve">further </w:t>
        </w:r>
      </w:ins>
      <w:ins w:id="667" w:author="Hong Deng" w:date="2026-06-05T20:21:00Z" w16du:dateUtc="2026-06-05T12:21:00Z">
        <w:r w:rsidR="005A6E40">
          <w:rPr>
            <w:rFonts w:eastAsia="DengXian"/>
            <w:kern w:val="2"/>
          </w:rPr>
          <w:t>predicts</w:t>
        </w:r>
      </w:ins>
      <w:del w:id="668" w:author="Hong Deng" w:date="2026-06-05T19:18:00Z" w16du:dateUtc="2026-06-05T11:18:00Z">
        <w:r w:rsidR="00994D87" w:rsidDel="00082DF6">
          <w:rPr>
            <w:rFonts w:eastAsia="DengXian"/>
            <w:kern w:val="2"/>
          </w:rPr>
          <w:fldChar w:fldCharType="begin"/>
        </w:r>
        <w:r w:rsidR="001C6EF3" w:rsidDel="00082DF6">
          <w:rPr>
            <w:rFonts w:eastAsia="DengXian"/>
            <w:kern w:val="2"/>
          </w:rPr>
          <w:delInstrText xml:space="preserve"> ADDIN EN.CITE &lt;EndNote&gt;&lt;Cite&gt;&lt;Author&gt;Hsee&lt;/Author&gt;&lt;Year&gt;1991&lt;/Year&gt;&lt;RecNum&gt;121&lt;/RecNum&gt;&lt;DisplayText&gt;(Masuch 1985, Hsee and Abelson 1991)&lt;/DisplayText&gt;&lt;record&gt;&lt;rec-number&gt;121&lt;/rec-number&gt;&lt;foreign-keys&gt;&lt;key app="EN" db-id="dtfvx5dd9wzs0re0zrmve9tj9p5fwat5spas" timestamp="1728284464"&gt;121&lt;/key&gt;&lt;/foreign-keys&gt;&lt;ref-type name="Journal Article"&gt;17&lt;/ref-type&gt;&lt;contributors&gt;&lt;authors&gt;&lt;author&gt;Hsee, Christopher K&lt;/author&gt;&lt;author&gt;Abelson, Robert P&lt;/author&gt;&lt;/authors&gt;&lt;/contributors&gt;&lt;titles&gt;&lt;title&gt;Velocity relation: Satisfaction as a function of the first derivative of outcome over time&lt;/title&gt;&lt;secondary-title&gt;Journal of Personality and Social Psychology&lt;/secondary-title&gt;&lt;/titles&gt;&lt;periodical&gt;&lt;full-title&gt;Journal of Personality and Social Psychology&lt;/full-title&gt;&lt;/periodical&gt;&lt;pages&gt;341&lt;/pages&gt;&lt;volume&gt;60&lt;/volume&gt;&lt;number&gt;3&lt;/number&gt;&lt;dates&gt;&lt;year&gt;1991&lt;/year&gt;&lt;/dates&gt;&lt;isbn&gt;1939-1315&lt;/isbn&gt;&lt;urls&gt;&lt;/urls&gt;&lt;/record&gt;&lt;/Cite&gt;&lt;Cite&gt;&lt;Author&gt;Masuch&lt;/Author&gt;&lt;Year&gt;1985&lt;/Year&gt;&lt;RecNum&gt;386&lt;/RecNum&gt;&lt;record&gt;&lt;rec-number&gt;386&lt;/rec-number&gt;&lt;foreign-keys&gt;&lt;key app="EN" db-id="dtfvx5dd9wzs0re0zrmve9tj9p5fwat5spas" timestamp="1780574601"&gt;386&lt;/key&gt;&lt;/foreign-keys&gt;&lt;ref-type name="Journal Article"&gt;17&lt;/ref-type&gt;&lt;contributors&gt;&lt;authors&gt;&lt;author&gt;Masuch, Michael&lt;/author&gt;&lt;/authors&gt;&lt;/contributors&gt;&lt;titles&gt;&lt;title&gt;Vicious circles in organizations&lt;/title&gt;&lt;secondary-title&gt;Administrative science quarterly&lt;/secondary-title&gt;&lt;/titles&gt;&lt;periodical&gt;&lt;full-title&gt;Administrative Science Quarterly&lt;/full-title&gt;&lt;/periodical&gt;&lt;pages&gt;14-33&lt;/pages&gt;&lt;dates&gt;&lt;year&gt;1985&lt;/year&gt;&lt;/dates&gt;&lt;isbn&gt;0001-8392&lt;/isbn&gt;&lt;urls&gt;&lt;/urls&gt;&lt;/record&gt;&lt;/Cite&gt;&lt;/EndNote&gt;</w:delInstrText>
        </w:r>
        <w:r w:rsidR="00994D87" w:rsidDel="00082DF6">
          <w:rPr>
            <w:rFonts w:eastAsia="DengXian"/>
            <w:kern w:val="2"/>
          </w:rPr>
          <w:fldChar w:fldCharType="separate"/>
        </w:r>
        <w:r w:rsidR="00AB386F" w:rsidDel="00082DF6">
          <w:rPr>
            <w:rFonts w:eastAsia="DengXian"/>
            <w:noProof/>
            <w:kern w:val="2"/>
          </w:rPr>
          <w:delText>(Masuch 1985, Hsee and Abelson 1991)</w:delText>
        </w:r>
        <w:r w:rsidR="00994D87" w:rsidDel="00082DF6">
          <w:rPr>
            <w:rFonts w:eastAsia="DengXian"/>
            <w:kern w:val="2"/>
          </w:rPr>
          <w:fldChar w:fldCharType="end"/>
        </w:r>
      </w:del>
      <w:ins w:id="669" w:author="Hong Deng" w:date="2026-06-04T18:33:00Z" w16du:dateUtc="2026-06-04T10:33:00Z">
        <w:r w:rsidR="00C80E2A">
          <w:rPr>
            <w:rFonts w:eastAsia="DengXian" w:hint="eastAsia"/>
            <w:kern w:val="2"/>
          </w:rPr>
          <w:t xml:space="preserve"> the </w:t>
        </w:r>
      </w:ins>
      <w:ins w:id="670" w:author="Hong Deng" w:date="2026-06-05T20:08:00Z" w16du:dateUtc="2026-06-05T12:08:00Z">
        <w:r w:rsidR="00E33373">
          <w:rPr>
            <w:rFonts w:eastAsia="DengXian"/>
            <w:kern w:val="2"/>
          </w:rPr>
          <w:t>tem</w:t>
        </w:r>
      </w:ins>
      <w:ins w:id="671" w:author="Hong Deng" w:date="2026-06-05T20:09:00Z" w16du:dateUtc="2026-06-05T12:09:00Z">
        <w:r w:rsidR="00E33373">
          <w:rPr>
            <w:rFonts w:eastAsia="DengXian"/>
            <w:kern w:val="2"/>
          </w:rPr>
          <w:t xml:space="preserve">poral </w:t>
        </w:r>
      </w:ins>
      <w:ins w:id="672" w:author="Hong Deng" w:date="2026-06-04T18:33:00Z" w16du:dateUtc="2026-06-04T10:33:00Z">
        <w:r w:rsidR="00C80E2A">
          <w:rPr>
            <w:rFonts w:eastAsia="DengXian" w:hint="eastAsia"/>
            <w:kern w:val="2"/>
          </w:rPr>
          <w:t>form</w:t>
        </w:r>
        <w:r w:rsidR="00C80E2A">
          <w:rPr>
            <w:rFonts w:eastAsia="DengXian"/>
            <w:kern w:val="2"/>
          </w:rPr>
          <w:t xml:space="preserve"> error reduction</w:t>
        </w:r>
      </w:ins>
      <w:ins w:id="673" w:author="Hong Deng" w:date="2026-06-05T20:09:00Z" w16du:dateUtc="2026-06-05T12:09:00Z">
        <w:r w:rsidR="00E33373">
          <w:rPr>
            <w:rFonts w:eastAsia="DengXian"/>
            <w:kern w:val="2"/>
          </w:rPr>
          <w:t xml:space="preserve"> can take </w:t>
        </w:r>
        <w:r w:rsidR="009A4694">
          <w:rPr>
            <w:rFonts w:eastAsia="DengXian"/>
            <w:kern w:val="2"/>
          </w:rPr>
          <w:t>when errors are processed into regulatory gains</w:t>
        </w:r>
      </w:ins>
      <w:ins w:id="674" w:author="Hong Deng" w:date="2026-05-25T12:59:00Z" w16du:dateUtc="2026-05-25T04:59:00Z">
        <w:r w:rsidR="00DD4CE5">
          <w:rPr>
            <w:rFonts w:eastAsia="DengXian"/>
            <w:kern w:val="2"/>
          </w:rPr>
          <w:t xml:space="preserve">. </w:t>
        </w:r>
      </w:ins>
      <w:ins w:id="675" w:author="Hong Deng" w:date="2026-06-04T13:13:00Z" w16du:dateUtc="2026-06-04T05:13:00Z">
        <w:r w:rsidR="002B5D9D">
          <w:rPr>
            <w:rFonts w:eastAsia="DengXian" w:hint="eastAsia"/>
            <w:kern w:val="2"/>
          </w:rPr>
          <w:t>I</w:t>
        </w:r>
      </w:ins>
      <w:ins w:id="676" w:author="Hong Deng" w:date="2026-05-26T14:47:00Z" w16du:dateUtc="2026-05-26T06:47:00Z">
        <w:r w:rsidR="00AE6CC5" w:rsidRPr="00AE6CC5">
          <w:rPr>
            <w:rFonts w:eastAsia="DengXian"/>
            <w:kern w:val="2"/>
          </w:rPr>
          <w:t>t</w:t>
        </w:r>
      </w:ins>
      <w:ins w:id="677" w:author="Hong Deng" w:date="2026-06-05T20:36:00Z" w16du:dateUtc="2026-06-05T12:36:00Z">
        <w:r w:rsidR="001957D1">
          <w:rPr>
            <w:rFonts w:eastAsia="DengXian"/>
            <w:kern w:val="2"/>
          </w:rPr>
          <w:t xml:space="preserve"> posits </w:t>
        </w:r>
      </w:ins>
      <w:ins w:id="678" w:author="Hong Deng" w:date="2026-05-26T14:47:00Z" w16du:dateUtc="2026-05-26T06:47:00Z">
        <w:r w:rsidR="00AE6CC5" w:rsidRPr="00AE6CC5">
          <w:rPr>
            <w:rFonts w:eastAsia="DengXian"/>
            <w:kern w:val="2"/>
          </w:rPr>
          <w:t>that improvement is self-reinforcing</w:t>
        </w:r>
      </w:ins>
      <w:ins w:id="679" w:author="Hong Deng" w:date="2026-06-05T20:36:00Z" w16du:dateUtc="2026-06-05T12:36:00Z">
        <w:r w:rsidR="006A4EEB">
          <w:rPr>
            <w:rFonts w:eastAsia="DengXian"/>
            <w:kern w:val="2"/>
          </w:rPr>
          <w:t xml:space="preserve"> and</w:t>
        </w:r>
      </w:ins>
      <w:ins w:id="680" w:author="Hong Deng" w:date="2026-05-26T14:47:00Z" w16du:dateUtc="2026-05-26T06:47:00Z">
        <w:r w:rsidR="00AE6CC5" w:rsidRPr="00AE6CC5">
          <w:rPr>
            <w:rFonts w:eastAsia="DengXian"/>
            <w:kern w:val="2"/>
          </w:rPr>
          <w:t xml:space="preserve"> early successes strengthen the very capacities that produce subsequent ones, generating upward self-fueling spirals </w:t>
        </w:r>
      </w:ins>
      <w:ins w:id="681" w:author="Hong Deng" w:date="2026-05-26T14:48:00Z" w16du:dateUtc="2026-05-26T06:48:00Z">
        <w:r w:rsidR="00234554">
          <w:rPr>
            <w:rFonts w:eastAsia="DengXian"/>
            <w:kern w:val="2"/>
          </w:rPr>
          <w:fldChar w:fldCharType="begin"/>
        </w:r>
        <w:r w:rsidR="00234554">
          <w:rPr>
            <w:rFonts w:eastAsia="DengXian"/>
            <w:kern w:val="2"/>
          </w:rPr>
          <w:instrText xml:space="preserve"> ADDIN EN.CITE &lt;EndNote&gt;&lt;Cite&gt;&lt;Author&gt;Lindsley&lt;/Author&gt;&lt;Year&gt;1995&lt;/Year&gt;&lt;RecNum&gt;120&lt;/RecNum&gt;&lt;DisplayText&gt;(Hackman 1990, Lindsley et al. 1995)&lt;/DisplayText&gt;&lt;record&gt;&lt;rec-number&gt;120&lt;/rec-number&gt;&lt;foreign-keys&gt;&lt;key app="EN" db-id="dtfvx5dd9wzs0re0zrmve9tj9p5fwat5spas" timestamp="1728284249"&gt;120&lt;/key&gt;&lt;/foreign-keys&gt;&lt;ref-type name="Journal Article"&gt;17&lt;/ref-type&gt;&lt;contributors&gt;&lt;authors&gt;&lt;author&gt;Lindsley, D&lt;/author&gt;&lt;author&gt;Brass, D&lt;/author&gt;&lt;author&gt;Thomas, J&lt;/author&gt;&lt;/authors&gt;&lt;/contributors&gt;&lt;titles&gt;&lt;title&gt;Efficacy-Performance Spirals: A Multilevel Perspective&lt;/title&gt;&lt;secondary-title&gt;Academy of Management Review&lt;/secondary-title&gt;&lt;/titles&gt;&lt;periodical&gt;&lt;full-title&gt;Academy of Management Review&lt;/full-title&gt;&lt;/periodical&gt;&lt;pages&gt;645-678&lt;/pages&gt;&lt;volume&gt;20&lt;/volume&gt;&lt;number&gt;3&lt;/number&gt;&lt;dates&gt;&lt;year&gt;1995&lt;/year&gt;&lt;/dates&gt;&lt;urls&gt;&lt;/urls&gt;&lt;/record&gt;&lt;/Cite&gt;&lt;Cite&gt;&lt;Author&gt;Hackman&lt;/Author&gt;&lt;Year&gt;1990&lt;/Year&gt;&lt;RecNum&gt;122&lt;/RecNum&gt;&lt;record&gt;&lt;rec-number&gt;122&lt;/rec-number&gt;&lt;foreign-keys&gt;&lt;key app="EN" db-id="dtfvx5dd9wzs0re0zrmve9tj9p5fwat5spas" timestamp="1728366016"&gt;122&lt;/key&gt;&lt;/foreign-keys&gt;&lt;ref-type name="Book"&gt;6&lt;/ref-type&gt;&lt;contributors&gt;&lt;authors&gt;&lt;author&gt;Hackman, J Richard&lt;/author&gt;&lt;/authors&gt;&lt;/contributors&gt;&lt;titles&gt;&lt;title&gt;Groups that Work (an those that don&amp;apos;t)&lt;/title&gt;&lt;/titles&gt;&lt;dates&gt;&lt;year&gt;1990&lt;/year&gt;&lt;/dates&gt;&lt;pub-location&gt;San Francisco, CA&lt;/pub-location&gt;&lt;publisher&gt;Jossey-Bass&lt;/publisher&gt;&lt;urls&gt;&lt;/urls&gt;&lt;/record&gt;&lt;/Cite&gt;&lt;Cite&gt;&lt;Author&gt;Hackman&lt;/Author&gt;&lt;Year&gt;1990&lt;/Year&gt;&lt;RecNum&gt;122&lt;/RecNum&gt;&lt;record&gt;&lt;rec-number&gt;122&lt;/rec-number&gt;&lt;foreign-keys&gt;&lt;key app="EN" db-id="dtfvx5dd9wzs0re0zrmve9tj9p5fwat5spas" timestamp="1728366016"&gt;122&lt;/key&gt;&lt;/foreign-keys&gt;&lt;ref-type name="Book"&gt;6&lt;/ref-type&gt;&lt;contributors&gt;&lt;authors&gt;&lt;author&gt;Hackman, J Richard&lt;/author&gt;&lt;/authors&gt;&lt;/contributors&gt;&lt;titles&gt;&lt;title&gt;Groups that Work (an those that don&amp;apos;t)&lt;/title&gt;&lt;/titles&gt;&lt;dates&gt;&lt;year&gt;1990&lt;/year&gt;&lt;/dates&gt;&lt;pub-location&gt;San Francisco, CA&lt;/pub-location&gt;&lt;publisher&gt;Jossey-Bass&lt;/publisher&gt;&lt;urls&gt;&lt;/urls&gt;&lt;/record&gt;&lt;/Cite&gt;&lt;/EndNote&gt;</w:instrText>
        </w:r>
        <w:r w:rsidR="00234554">
          <w:rPr>
            <w:rFonts w:eastAsia="DengXian"/>
            <w:kern w:val="2"/>
          </w:rPr>
          <w:fldChar w:fldCharType="separate"/>
        </w:r>
        <w:r w:rsidR="00234554">
          <w:rPr>
            <w:rFonts w:eastAsia="DengXian"/>
            <w:kern w:val="2"/>
          </w:rPr>
          <w:t>(Hackman 1990, Lindsley et al. 1995)</w:t>
        </w:r>
        <w:r w:rsidR="00234554">
          <w:rPr>
            <w:rFonts w:eastAsia="DengXian"/>
            <w:kern w:val="2"/>
          </w:rPr>
          <w:fldChar w:fldCharType="end"/>
        </w:r>
        <w:r w:rsidR="00234554">
          <w:rPr>
            <w:rFonts w:eastAsia="DengXian"/>
            <w:kern w:val="2"/>
          </w:rPr>
          <w:t xml:space="preserve"> </w:t>
        </w:r>
      </w:ins>
      <w:ins w:id="682" w:author="Hong Deng" w:date="2026-05-26T14:47:00Z" w16du:dateUtc="2026-05-26T06:47:00Z">
        <w:r w:rsidR="00AE6CC5" w:rsidRPr="00AE6CC5">
          <w:rPr>
            <w:rFonts w:eastAsia="DengXian"/>
            <w:kern w:val="2"/>
          </w:rPr>
          <w:t>that gain momentum over time rather than progressing at a constant rate</w:t>
        </w:r>
      </w:ins>
      <w:ins w:id="683" w:author="Hong Deng [2]" w:date="2026-05-24T10:12:00Z" w16du:dateUtc="2026-05-24T02:12:00Z">
        <w:del w:id="684" w:author="Hong Deng" w:date="2026-05-25T12:59:00Z" w16du:dateUtc="2026-05-25T04:59:00Z">
          <w:r w:rsidR="00CE3155" w:rsidDel="00DD4CE5">
            <w:rPr>
              <w:rFonts w:eastAsia="DengXian"/>
              <w:kern w:val="2"/>
            </w:rPr>
            <w:delText xml:space="preserve">, which departs from </w:delText>
          </w:r>
        </w:del>
      </w:ins>
      <w:ins w:id="685" w:author="Hong Deng [2]" w:date="2026-05-24T10:19:00Z" w16du:dateUtc="2026-05-24T02:19:00Z">
        <w:del w:id="686" w:author="Hong Deng" w:date="2026-05-25T12:59:00Z" w16du:dateUtc="2026-05-25T04:59:00Z">
          <w:r w:rsidR="00CE3155" w:rsidDel="00DD4CE5">
            <w:rPr>
              <w:rFonts w:eastAsia="DengXian"/>
              <w:kern w:val="2"/>
            </w:rPr>
            <w:delText>a common defaultThe dominant characteri</w:delText>
          </w:r>
        </w:del>
      </w:ins>
      <w:ins w:id="687" w:author="Hong Deng [2]" w:date="2026-05-24T10:20:00Z" w16du:dateUtc="2026-05-24T02:20:00Z">
        <w:del w:id="688" w:author="Hong Deng" w:date="2026-05-25T12:59:00Z" w16du:dateUtc="2026-05-25T04:59:00Z">
          <w:r w:rsidR="00CE3155" w:rsidDel="00DD4CE5">
            <w:rPr>
              <w:rFonts w:eastAsia="DengXian"/>
              <w:kern w:val="2"/>
            </w:rPr>
            <w:delText>zation of learning describes</w:delText>
          </w:r>
        </w:del>
        <w:del w:id="689" w:author="Hong Deng" w:date="2026-05-26T14:47:00Z" w16du:dateUtc="2026-05-26T06:47:00Z">
          <w:r w:rsidR="00CE3155" w:rsidDel="00AE6CC5">
            <w:rPr>
              <w:rFonts w:eastAsia="DengXian"/>
              <w:kern w:val="2"/>
            </w:rPr>
            <w:delText xml:space="preserve"> diminishing returns: gains are largest at the outset and decelerate as learners refine a bounded skill toward its performance ceiling</w:delText>
          </w:r>
        </w:del>
        <w:del w:id="690" w:author="Hong Deng" w:date="2026-06-05T20:37:00Z" w16du:dateUtc="2026-06-05T12:37:00Z">
          <w:r w:rsidR="00CE3155" w:rsidDel="00872ECD">
            <w:rPr>
              <w:rFonts w:eastAsia="DengXian"/>
              <w:kern w:val="2"/>
            </w:rPr>
            <w:delText xml:space="preserve"> </w:delText>
          </w:r>
        </w:del>
      </w:ins>
      <w:ins w:id="691" w:author="Hong Deng [2]" w:date="2026-05-24T10:13:00Z" w16du:dateUtc="2026-05-24T02:13:00Z">
        <w:del w:id="692" w:author="Hong Deng" w:date="2026-06-05T20:37:00Z" w16du:dateUtc="2026-06-05T12:37:00Z">
          <w:r w:rsidR="00CE3155" w:rsidDel="00872ECD">
            <w:rPr>
              <w:rFonts w:eastAsia="DengXian"/>
              <w:kern w:val="2"/>
            </w:rPr>
            <w:delText xml:space="preserve"> </w:delText>
          </w:r>
        </w:del>
      </w:ins>
      <w:del w:id="693" w:author="Hong Deng" w:date="2026-06-05T20:37:00Z" w16du:dateUtc="2026-06-05T12:37:00Z">
        <w:r w:rsidR="005211FE" w:rsidDel="00872ECD">
          <w:rPr>
            <w:rFonts w:eastAsia="DengXian"/>
            <w:kern w:val="2"/>
          </w:rPr>
          <w:fldChar w:fldCharType="begin">
            <w:fldData xml:space="preserve">PEVuZE5vdGU+PENpdGU+PEF1dGhvcj5OZXdlbGw8L0F1dGhvcj48WWVhcj4xOTgxPC9ZZWFyPjxS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</w:fldData>
          </w:fldChar>
        </w:r>
        <w:r w:rsidR="00087FFB" w:rsidDel="00872ECD">
          <w:rPr>
            <w:rFonts w:eastAsia="DengXian"/>
            <w:kern w:val="2"/>
          </w:rPr>
          <w:delInstrText xml:space="preserve"> ADDIN EN.CITE </w:delInstrText>
        </w:r>
        <w:r w:rsidR="00087FFB" w:rsidDel="00872ECD">
          <w:rPr>
            <w:rFonts w:eastAsia="DengXian"/>
            <w:kern w:val="2"/>
          </w:rPr>
          <w:fldChar w:fldCharType="begin">
            <w:fldData xml:space="preserve">PEVuZE5vdGU+PENpdGU+PEF1dGhvcj5OZXdlbGw8L0F1dGhvcj48WWVhcj4xOTgxPC9ZZWFyPjxS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</w:fldData>
          </w:fldChar>
        </w:r>
        <w:r w:rsidR="00087FFB" w:rsidDel="00872ECD">
          <w:rPr>
            <w:rFonts w:eastAsia="DengXian"/>
            <w:kern w:val="2"/>
          </w:rPr>
          <w:delInstrText xml:space="preserve"> ADDIN EN.CITE.DATA </w:delInstrText>
        </w:r>
        <w:r w:rsidR="00087FFB" w:rsidDel="00872ECD">
          <w:rPr>
            <w:rFonts w:eastAsia="DengXian"/>
            <w:kern w:val="2"/>
          </w:rPr>
        </w:r>
        <w:r w:rsidR="00087FFB" w:rsidDel="00872ECD">
          <w:rPr>
            <w:rFonts w:eastAsia="DengXian"/>
            <w:kern w:val="2"/>
          </w:rPr>
          <w:fldChar w:fldCharType="end"/>
        </w:r>
        <w:r w:rsidR="005211FE" w:rsidDel="00872ECD">
          <w:rPr>
            <w:rFonts w:eastAsia="DengXian"/>
            <w:kern w:val="2"/>
          </w:rPr>
        </w:r>
        <w:r w:rsidR="005211FE" w:rsidDel="00872ECD">
          <w:rPr>
            <w:rFonts w:eastAsia="DengXian"/>
            <w:kern w:val="2"/>
          </w:rPr>
          <w:fldChar w:fldCharType="separate"/>
        </w:r>
        <w:r w:rsidR="00087FFB" w:rsidDel="00872ECD">
          <w:rPr>
            <w:rFonts w:eastAsia="DengXian"/>
            <w:noProof/>
            <w:kern w:val="2"/>
          </w:rPr>
          <w:delText>(Newell and Rosenbloom 1981, Argote and Epple 1990, Argote et al. 2021)</w:delText>
        </w:r>
        <w:r w:rsidR="005211FE" w:rsidDel="00872ECD">
          <w:rPr>
            <w:rFonts w:eastAsia="DengXian"/>
            <w:kern w:val="2"/>
          </w:rPr>
          <w:fldChar w:fldCharType="end"/>
        </w:r>
      </w:del>
      <w:ins w:id="694" w:author="Hong Deng [2]" w:date="2026-05-24T10:14:00Z" w16du:dateUtc="2026-05-24T02:14:00Z">
        <w:r w:rsidR="00CE3155">
          <w:rPr>
            <w:rFonts w:eastAsia="DengXian"/>
            <w:kern w:val="2"/>
          </w:rPr>
          <w:t>.</w:t>
        </w:r>
      </w:ins>
      <w:ins w:id="695" w:author="Hong Deng [2]" w:date="2026-05-24T10:13:00Z" w16du:dateUtc="2026-05-24T02:13:00Z">
        <w:del w:id="696" w:author="Hong Deng" w:date="2026-05-26T14:48:00Z" w16du:dateUtc="2026-05-26T06:48:00Z">
          <w:r w:rsidR="00CE3155" w:rsidDel="00462EDC">
            <w:rPr>
              <w:rFonts w:eastAsia="DengXian"/>
              <w:kern w:val="2"/>
            </w:rPr>
            <w:delText xml:space="preserve"> </w:delText>
          </w:r>
        </w:del>
      </w:ins>
      <w:ins w:id="697" w:author="Hong Deng" w:date="2026-05-26T14:48:00Z" w16du:dateUtc="2026-05-26T06:48:00Z">
        <w:r w:rsidR="00462EDC">
          <w:rPr>
            <w:rFonts w:eastAsia="DengXian"/>
            <w:kern w:val="2"/>
          </w:rPr>
          <w:t xml:space="preserve"> </w:t>
        </w:r>
      </w:ins>
      <w:ins w:id="698" w:author="Hong Deng" w:date="2026-05-26T14:49:00Z">
        <w:r w:rsidR="00462EDC" w:rsidRPr="00462EDC">
          <w:rPr>
            <w:rFonts w:eastAsia="DengXian"/>
            <w:kern w:val="2"/>
          </w:rPr>
          <w:t>In newcomer onboarding, where newcomers are building foundational regulatory capacity</w:t>
        </w:r>
      </w:ins>
      <w:ins w:id="699" w:author="Hong Deng" w:date="2026-05-26T14:49:00Z" w16du:dateUtc="2026-05-26T06:49:00Z">
        <w:r w:rsidR="0022007F">
          <w:rPr>
            <w:rFonts w:eastAsia="DengXian"/>
            <w:kern w:val="2"/>
          </w:rPr>
          <w:t xml:space="preserve"> </w:t>
        </w:r>
      </w:ins>
      <w:ins w:id="700" w:author="Hong Deng" w:date="2026-05-26T14:49:00Z">
        <w:r w:rsidR="00462EDC" w:rsidRPr="00462EDC">
          <w:rPr>
            <w:rFonts w:eastAsia="DengXian"/>
            <w:kern w:val="2"/>
          </w:rPr>
          <w:t>rather than refining a bounded skill, each early gain in error reduction can strengthen the understanding a newcomer brings to the next error, so that reduction can become progressively more efficient.</w:t>
        </w:r>
      </w:ins>
      <w:ins w:id="701" w:author="Hong Deng [2]" w:date="2026-05-24T10:29:00Z" w16du:dateUtc="2026-05-24T02:29:00Z">
        <w:del w:id="702" w:author="Hong Deng" w:date="2026-05-26T14:48:00Z" w16du:dateUtc="2026-05-26T06:48:00Z">
          <w:r w:rsidR="005211FE" w:rsidDel="00462EDC">
            <w:rPr>
              <w:rFonts w:eastAsia="DengXian"/>
              <w:kern w:val="2"/>
            </w:rPr>
            <w:delText>However, this logic presumes t</w:delText>
          </w:r>
        </w:del>
        <w:del w:id="703" w:author="Hong Deng" w:date="2026-05-25T13:00:00Z" w16du:dateUtc="2026-05-25T05:00:00Z">
          <w:r w:rsidR="005211FE" w:rsidDel="00BE2DCC">
            <w:rPr>
              <w:rFonts w:eastAsia="DengXian"/>
              <w:kern w:val="2"/>
            </w:rPr>
            <w:delText>hat what is being exhausted is</w:delText>
          </w:r>
        </w:del>
        <w:del w:id="704" w:author="Hong Deng" w:date="2026-05-26T14:48:00Z" w16du:dateUtc="2026-05-26T06:48:00Z">
          <w:r w:rsidR="005211FE" w:rsidDel="00462EDC">
            <w:rPr>
              <w:rFonts w:eastAsia="DengXian"/>
              <w:kern w:val="2"/>
            </w:rPr>
            <w:delText xml:space="preserve"> a finite pool of accessible improvements. The opening phase of onboarding is different. Newcomers </w:delText>
          </w:r>
        </w:del>
      </w:ins>
      <w:ins w:id="705" w:author="Hong Deng [2]" w:date="2026-05-24T10:30:00Z" w16du:dateUtc="2026-05-24T02:30:00Z">
        <w:del w:id="706" w:author="Hong Deng" w:date="2026-05-26T14:48:00Z" w16du:dateUtc="2026-05-26T06:48:00Z">
          <w:r w:rsidR="005211FE" w:rsidDel="00462EDC">
            <w:rPr>
              <w:rFonts w:eastAsia="DengXian"/>
              <w:kern w:val="2"/>
            </w:rPr>
            <w:delText>a</w:delText>
          </w:r>
        </w:del>
      </w:ins>
      <w:ins w:id="707" w:author="Hong Deng [2]" w:date="2026-05-24T10:29:00Z" w16du:dateUtc="2026-05-24T02:29:00Z">
        <w:del w:id="708" w:author="Hong Deng" w:date="2026-05-26T14:48:00Z" w16du:dateUtc="2026-05-26T06:48:00Z">
          <w:r w:rsidR="005211FE" w:rsidDel="00462EDC">
            <w:rPr>
              <w:rFonts w:eastAsia="DengXian"/>
              <w:kern w:val="2"/>
            </w:rPr>
            <w:delText>re not refin</w:delText>
          </w:r>
        </w:del>
      </w:ins>
      <w:ins w:id="709" w:author="Hong Deng [2]" w:date="2026-05-24T10:30:00Z" w16du:dateUtc="2026-05-24T02:30:00Z">
        <w:del w:id="710" w:author="Hong Deng" w:date="2026-05-26T14:48:00Z" w16du:dateUtc="2026-05-26T06:48:00Z">
          <w:r w:rsidR="005211FE" w:rsidDel="00462EDC">
            <w:rPr>
              <w:rFonts w:eastAsia="DengXian"/>
              <w:kern w:val="2"/>
            </w:rPr>
            <w:delText xml:space="preserve">ing a single skill toward an asymptote but assembling the foundational task understanding </w:delText>
          </w:r>
        </w:del>
      </w:ins>
      <w:ins w:id="711" w:author="Hong Deng [2]" w:date="2026-05-24T10:31:00Z" w16du:dateUtc="2026-05-24T02:31:00Z">
        <w:del w:id="712" w:author="Hong Deng" w:date="2026-05-26T14:48:00Z" w16du:dateUtc="2026-05-26T06:48:00Z">
          <w:r w:rsidR="005211FE" w:rsidDel="00462EDC">
            <w:rPr>
              <w:rFonts w:eastAsia="DengXian"/>
              <w:kern w:val="2"/>
            </w:rPr>
            <w:delText xml:space="preserve">and </w:delText>
          </w:r>
        </w:del>
      </w:ins>
      <w:ins w:id="713" w:author="Hong Deng [2]" w:date="2026-05-24T10:48:00Z" w16du:dateUtc="2026-05-24T02:48:00Z">
        <w:del w:id="714" w:author="Hong Deng" w:date="2026-05-26T14:48:00Z" w16du:dateUtc="2026-05-26T06:48:00Z">
          <w:r w:rsidR="001561AA" w:rsidDel="00462EDC">
            <w:rPr>
              <w:rFonts w:eastAsia="DengXian"/>
              <w:kern w:val="2"/>
            </w:rPr>
            <w:delText xml:space="preserve">general </w:delText>
          </w:r>
        </w:del>
      </w:ins>
      <w:ins w:id="715" w:author="Hong Deng [2]" w:date="2026-05-24T10:31:00Z" w16du:dateUtc="2026-05-24T02:31:00Z">
        <w:del w:id="716" w:author="Hong Deng" w:date="2026-05-26T14:48:00Z" w16du:dateUtc="2026-05-26T06:48:00Z">
          <w:r w:rsidR="005211FE" w:rsidDel="00462EDC">
            <w:rPr>
              <w:rFonts w:eastAsia="DengXian"/>
              <w:kern w:val="2"/>
            </w:rPr>
            <w:delText xml:space="preserve">regulatory capacity on which all subsequent improvement depends, making early error-driven learning generative rather than exhaustive. Spiraling theory captures </w:delText>
          </w:r>
        </w:del>
      </w:ins>
      <w:ins w:id="717" w:author="Hong Deng [2]" w:date="2026-05-24T10:32:00Z" w16du:dateUtc="2026-05-24T02:32:00Z">
        <w:del w:id="718" w:author="Hong Deng" w:date="2026-05-25T13:01:00Z" w16du:dateUtc="2026-05-25T05:01:00Z">
          <w:r w:rsidR="005211FE" w:rsidDel="00265603">
            <w:rPr>
              <w:rFonts w:eastAsia="DengXian"/>
              <w:kern w:val="2"/>
            </w:rPr>
            <w:delText>this idea</w:delText>
          </w:r>
        </w:del>
      </w:ins>
      <w:ins w:id="719" w:author="Hong Deng [2]" w:date="2026-05-24T10:49:00Z" w16du:dateUtc="2026-05-24T02:49:00Z">
        <w:del w:id="720" w:author="Hong Deng" w:date="2026-05-25T13:01:00Z" w16du:dateUtc="2026-05-25T05:01:00Z">
          <w:r w:rsidR="001561AA" w:rsidDel="00265603">
            <w:rPr>
              <w:rFonts w:eastAsia="DengXian"/>
              <w:kern w:val="2"/>
            </w:rPr>
            <w:delText xml:space="preserve"> by stating that</w:delText>
          </w:r>
        </w:del>
        <w:del w:id="721" w:author="Hong Deng" w:date="2026-05-26T14:48:00Z" w16du:dateUtc="2026-05-26T06:48:00Z">
          <w:r w:rsidR="001561AA" w:rsidDel="00462EDC">
            <w:rPr>
              <w:rFonts w:eastAsia="DengXian"/>
              <w:kern w:val="2"/>
            </w:rPr>
            <w:delText xml:space="preserve"> </w:delText>
          </w:r>
        </w:del>
      </w:ins>
      <w:ins w:id="722" w:author="Hong Deng [2]" w:date="2026-05-24T10:32:00Z" w16du:dateUtc="2026-05-24T02:32:00Z">
        <w:del w:id="723" w:author="Hong Deng" w:date="2026-05-26T14:48:00Z" w16du:dateUtc="2026-05-26T06:48:00Z">
          <w:r w:rsidR="005211FE" w:rsidDel="00462EDC">
            <w:rPr>
              <w:rFonts w:eastAsia="DengXian"/>
              <w:kern w:val="2"/>
            </w:rPr>
            <w:delText xml:space="preserve"> </w:delText>
          </w:r>
        </w:del>
      </w:ins>
      <w:ins w:id="724" w:author="Hong Deng [2]" w:date="2026-05-24T10:33:00Z" w16du:dateUtc="2026-05-24T02:33:00Z">
        <w:del w:id="725" w:author="Hong Deng" w:date="2026-05-26T14:48:00Z" w16du:dateUtc="2026-05-26T06:48:00Z">
          <w:r w:rsidR="005211FE" w:rsidDel="00462EDC">
            <w:rPr>
              <w:rFonts w:eastAsia="DengXian"/>
              <w:kern w:val="2"/>
            </w:rPr>
            <w:delText>in which early successes strengthen</w:delText>
          </w:r>
        </w:del>
      </w:ins>
      <w:ins w:id="726" w:author="Hong Deng [2]" w:date="2026-05-24T13:19:00Z" w16du:dateUtc="2026-05-24T05:19:00Z">
        <w:del w:id="727" w:author="Hong Deng" w:date="2026-05-26T14:48:00Z" w16du:dateUtc="2026-05-26T06:48:00Z">
          <w:r w:rsidR="005822CA" w:rsidDel="00462EDC">
            <w:rPr>
              <w:rFonts w:eastAsia="DengXian"/>
              <w:kern w:val="2"/>
            </w:rPr>
            <w:delText>generating</w:delText>
          </w:r>
        </w:del>
      </w:ins>
      <w:ins w:id="728" w:author="Hong Deng [2]" w:date="2026-05-24T10:50:00Z" w16du:dateUtc="2026-05-24T02:50:00Z">
        <w:del w:id="729" w:author="Hong Deng" w:date="2026-05-26T14:48:00Z" w16du:dateUtc="2026-05-26T06:48:00Z">
          <w:r w:rsidR="001561AA" w:rsidDel="00462EDC">
            <w:rPr>
              <w:rFonts w:eastAsia="DengXian"/>
              <w:kern w:val="2"/>
            </w:rPr>
            <w:delText>that gain momentum</w:delText>
          </w:r>
        </w:del>
      </w:ins>
      <w:ins w:id="730" w:author="Hong Deng [2]" w:date="2026-04-06T16:55:00Z" w16du:dateUtc="2026-04-06T08:55:00Z">
        <w:del w:id="731" w:author="Hong Deng" w:date="2026-05-26T14:48:00Z" w16du:dateUtc="2026-05-26T06:48:00Z">
          <w:r w:rsidR="00C462A1" w:rsidDel="00462EDC">
            <w:rPr>
              <w:rFonts w:eastAsia="DengXian" w:hint="eastAsia"/>
              <w:kern w:val="2"/>
            </w:rPr>
            <w:delText xml:space="preserve">In </w:delText>
          </w:r>
        </w:del>
      </w:ins>
      <w:ins w:id="732" w:author="Hong Deng [2]" w:date="2026-05-24T10:50:00Z" w16du:dateUtc="2026-05-24T02:50:00Z">
        <w:del w:id="733" w:author="Hong Deng" w:date="2026-05-25T13:03:00Z" w16du:dateUtc="2026-05-25T05:03:00Z">
          <w:r w:rsidR="001561AA" w:rsidDel="00C772BC">
            <w:rPr>
              <w:rFonts w:eastAsia="DengXian"/>
              <w:kern w:val="2"/>
            </w:rPr>
            <w:delText>that means</w:delText>
          </w:r>
        </w:del>
        <w:del w:id="734" w:author="Hong Deng" w:date="2026-05-26T14:48:00Z" w16du:dateUtc="2026-05-26T06:48:00Z">
          <w:r w:rsidR="001561AA" w:rsidDel="00462EDC">
            <w:rPr>
              <w:rFonts w:eastAsia="DengXian"/>
              <w:kern w:val="2"/>
            </w:rPr>
            <w:delText xml:space="preserve"> </w:delText>
          </w:r>
        </w:del>
      </w:ins>
      <w:ins w:id="735" w:author="Hong Deng [2]" w:date="2026-04-06T16:56:00Z" w16du:dateUtc="2026-04-06T08:56:00Z">
        <w:del w:id="736" w:author="Hong Deng" w:date="2026-05-26T14:48:00Z" w16du:dateUtc="2026-05-26T06:48:00Z">
          <w:r w:rsidR="00C462A1" w:rsidDel="00462EDC">
            <w:rPr>
              <w:rFonts w:eastAsia="DengXian" w:hint="eastAsia"/>
              <w:kern w:val="2"/>
            </w:rPr>
            <w:delText xml:space="preserve"> </w:delText>
          </w:r>
        </w:del>
      </w:ins>
      <w:ins w:id="737" w:author="Hong Deng" w:date="2026-04-05T15:03:00Z" w16du:dateUtc="2026-04-05T07:03:00Z">
        <w:del w:id="738" w:author="Hong Deng [2]" w:date="2026-05-24T10:51:00Z" w16du:dateUtc="2026-05-24T02:51:00Z">
          <w:r w:rsidR="0004053D" w:rsidDel="001561AA">
            <w:rPr>
              <w:rFonts w:eastAsia="DengXian"/>
              <w:kern w:val="2"/>
            </w:rPr>
            <w:delText>A</w:delText>
          </w:r>
          <w:r w:rsidR="0004053D" w:rsidDel="001561AA">
            <w:rPr>
              <w:rFonts w:eastAsia="DengXian" w:hint="eastAsia"/>
              <w:kern w:val="2"/>
            </w:rPr>
            <w:delText xml:space="preserve">s this </w:delText>
          </w:r>
        </w:del>
      </w:ins>
      <w:ins w:id="739" w:author="Hong Deng" w:date="2026-04-05T15:04:00Z" w16du:dateUtc="2026-04-05T07:04:00Z">
        <w:del w:id="740" w:author="Hong Deng [2]" w:date="2026-05-24T10:51:00Z" w16du:dateUtc="2026-05-24T02:51:00Z">
          <w:r w:rsidR="004065A2" w:rsidDel="001561AA">
            <w:rPr>
              <w:rFonts w:eastAsia="DengXian" w:hint="eastAsia"/>
              <w:kern w:val="2"/>
            </w:rPr>
            <w:delText xml:space="preserve">regulatory momentum accumulates, newcomers develop increasingly </w:delText>
          </w:r>
        </w:del>
        <w:del w:id="741" w:author="Hong Deng [2]" w:date="2026-05-24T10:50:00Z" w16du:dateUtc="2026-05-24T02:50:00Z">
          <w:r w:rsidR="004065A2" w:rsidDel="001561AA">
            <w:rPr>
              <w:rFonts w:eastAsia="DengXian" w:hint="eastAsia"/>
              <w:kern w:val="2"/>
            </w:rPr>
            <w:delText>refine</w:delText>
          </w:r>
          <w:r w:rsidR="009F15EB" w:rsidDel="001561AA">
            <w:rPr>
              <w:rFonts w:eastAsia="DengXian" w:hint="eastAsia"/>
              <w:kern w:val="2"/>
            </w:rPr>
            <w:delText>d</w:delText>
          </w:r>
        </w:del>
        <w:del w:id="742" w:author="Hong Deng [2]" w:date="2026-05-24T10:51:00Z" w16du:dateUtc="2026-05-24T02:51:00Z">
          <w:r w:rsidR="009F15EB" w:rsidDel="001561AA">
            <w:rPr>
              <w:rFonts w:eastAsia="DengXian" w:hint="eastAsia"/>
              <w:kern w:val="2"/>
            </w:rPr>
            <w:delText xml:space="preserve"> action strategies that transfer beyond error correction itself, producing </w:delText>
          </w:r>
        </w:del>
      </w:ins>
      <w:ins w:id="743" w:author="Hong Deng" w:date="2026-04-05T15:05:00Z" w16du:dateUtc="2026-04-05T07:05:00Z">
        <w:del w:id="744" w:author="Hong Deng [2]" w:date="2026-05-24T10:51:00Z" w16du:dateUtc="2026-05-24T02:51:00Z">
          <w:r w:rsidR="005541D1" w:rsidDel="001561AA">
            <w:rPr>
              <w:rFonts w:eastAsia="DengXian" w:hint="eastAsia"/>
              <w:kern w:val="2"/>
            </w:rPr>
            <w:delText>b</w:delText>
          </w:r>
        </w:del>
      </w:ins>
      <w:ins w:id="745" w:author="Hong Deng" w:date="2026-04-05T15:06:00Z" w16du:dateUtc="2026-04-05T07:06:00Z">
        <w:del w:id="746" w:author="Hong Deng [2]" w:date="2026-05-24T10:51:00Z" w16du:dateUtc="2026-05-24T02:51:00Z">
          <w:r w:rsidR="005541D1" w:rsidDel="001561AA">
            <w:rPr>
              <w:rFonts w:eastAsia="DengXian" w:hint="eastAsia"/>
              <w:kern w:val="2"/>
            </w:rPr>
            <w:delText>roader gains in overall task effectiveness.</w:delText>
          </w:r>
        </w:del>
      </w:ins>
      <w:ins w:id="747" w:author="Hong Deng [2]" w:date="2026-04-09T16:09:00Z" w16du:dateUtc="2026-04-09T08:09:00Z">
        <w:r w:rsidR="0017232E">
          <w:rPr>
            <w:rFonts w:eastAsia="DengXian"/>
            <w:kern w:val="2"/>
          </w:rPr>
          <w:t xml:space="preserve"> </w:t>
        </w:r>
      </w:ins>
    </w:p>
    <w:p w14:paraId="346656A2" w14:textId="575EAED8" w:rsidR="00403494" w:rsidDel="004D5D4B" w:rsidRDefault="00580D67">
      <w:pPr>
        <w:snapToGrid w:val="0"/>
        <w:spacing w:line="480" w:lineRule="auto"/>
        <w:ind w:firstLine="720"/>
        <w:rPr>
          <w:del w:id="748" w:author="Hong Deng" w:date="2026-05-07T12:20:00Z" w16du:dateUtc="2026-05-07T04:20:00Z"/>
          <w:rFonts w:eastAsia="DengXian"/>
          <w:kern w:val="2"/>
        </w:rPr>
      </w:pPr>
      <w:ins w:id="749" w:author="Hong Deng" w:date="2026-05-06T09:36:00Z" w16du:dateUtc="2026-05-06T01:36:00Z">
        <w:r>
          <w:rPr>
            <w:rFonts w:eastAsia="DengXian"/>
            <w:kern w:val="2"/>
          </w:rPr>
          <w:t>F</w:t>
        </w:r>
        <w:r>
          <w:rPr>
            <w:rFonts w:eastAsia="DengXian" w:hint="eastAsia"/>
            <w:kern w:val="2"/>
          </w:rPr>
          <w:t xml:space="preserve">inally, </w:t>
        </w:r>
      </w:ins>
      <w:ins w:id="750" w:author="Hong Deng [2]" w:date="2026-04-09T16:09:00Z" w16du:dateUtc="2026-04-09T08:09:00Z">
        <w:del w:id="751" w:author="Hong Deng" w:date="2026-05-06T09:36:00Z" w16du:dateUtc="2026-05-06T01:36:00Z">
          <w:r w:rsidR="0017232E" w:rsidDel="00580D67">
            <w:rPr>
              <w:rFonts w:eastAsia="DengXian"/>
              <w:kern w:val="2"/>
            </w:rPr>
            <w:delText>W</w:delText>
          </w:r>
        </w:del>
      </w:ins>
      <w:ins w:id="752" w:author="Hong Deng" w:date="2026-05-06T09:36:00Z" w16du:dateUtc="2026-05-06T01:36:00Z">
        <w:r>
          <w:rPr>
            <w:rFonts w:eastAsia="DengXian" w:hint="eastAsia"/>
            <w:kern w:val="2"/>
          </w:rPr>
          <w:t>w</w:t>
        </w:r>
      </w:ins>
      <w:ins w:id="753" w:author="Hong Deng [2]" w:date="2026-04-09T16:09:00Z" w16du:dateUtc="2026-04-09T08:09:00Z">
        <w:r w:rsidR="0017232E">
          <w:rPr>
            <w:rFonts w:eastAsia="DengXian"/>
            <w:kern w:val="2"/>
          </w:rPr>
          <w:t xml:space="preserve">hile team error culture influences the cognitive processing of errors, </w:t>
        </w:r>
      </w:ins>
      <w:ins w:id="754" w:author="Hong Deng" w:date="2026-05-07T11:57:00Z" w16du:dateUtc="2026-05-07T03:57:00Z">
        <w:r w:rsidR="00355001" w:rsidRPr="00403494">
          <w:rPr>
            <w:rFonts w:eastAsia="DengXian"/>
            <w:kern w:val="2"/>
          </w:rPr>
          <w:t xml:space="preserve">action regulation </w:t>
        </w:r>
      </w:ins>
      <w:ins w:id="755" w:author="Hong Deng" w:date="2026-05-07T12:20:00Z" w16du:dateUtc="2026-05-07T04:20:00Z">
        <w:r w:rsidR="00ED1291" w:rsidRPr="004D5D4B">
          <w:rPr>
            <w:rFonts w:eastAsia="DengXian"/>
            <w:kern w:val="2"/>
          </w:rPr>
          <w:t xml:space="preserve">highlights that </w:t>
        </w:r>
      </w:ins>
      <w:ins w:id="756" w:author="Hong Deng" w:date="2026-05-07T12:21:00Z" w16du:dateUtc="2026-05-07T04:21:00Z">
        <w:r w:rsidR="00ED1291">
          <w:rPr>
            <w:rFonts w:eastAsia="DengXian" w:hint="eastAsia"/>
            <w:kern w:val="2"/>
          </w:rPr>
          <w:t>regulatory responses also</w:t>
        </w:r>
      </w:ins>
      <w:ins w:id="757" w:author="Hong Deng" w:date="2026-05-07T12:20:00Z" w16du:dateUtc="2026-05-07T04:20:00Z">
        <w:r w:rsidR="00ED1291" w:rsidRPr="004D5D4B">
          <w:rPr>
            <w:rFonts w:eastAsia="DengXian"/>
            <w:kern w:val="2"/>
          </w:rPr>
          <w:t xml:space="preserve"> depend on how </w:t>
        </w:r>
      </w:ins>
      <w:ins w:id="758" w:author="Hong Deng" w:date="2026-05-07T12:21:00Z" w16du:dateUtc="2026-05-07T04:21:00Z">
        <w:r w:rsidR="00A9202F">
          <w:rPr>
            <w:rFonts w:eastAsia="DengXian" w:hint="eastAsia"/>
            <w:kern w:val="2"/>
          </w:rPr>
          <w:t>individuals</w:t>
        </w:r>
      </w:ins>
      <w:ins w:id="759" w:author="Hong Deng" w:date="2026-05-07T12:20:00Z" w16du:dateUtc="2026-05-07T04:20:00Z">
        <w:r w:rsidR="00ED1291" w:rsidRPr="004D5D4B">
          <w:rPr>
            <w:rFonts w:eastAsia="DengXian"/>
            <w:kern w:val="2"/>
          </w:rPr>
          <w:t xml:space="preserve"> orient to error-related feedback and incorporate it into action regulation</w:t>
        </w:r>
      </w:ins>
      <w:ins w:id="760" w:author="Hong Deng [2]" w:date="2026-04-09T16:09:00Z" w16du:dateUtc="2026-04-09T08:09:00Z">
        <w:del w:id="761" w:author="Hong Deng" w:date="2026-05-07T11:57:00Z" w16du:dateUtc="2026-05-07T03:57:00Z">
          <w:r w:rsidR="0017232E" w:rsidDel="008670E5">
            <w:rPr>
              <w:rFonts w:eastAsia="DengXian"/>
              <w:kern w:val="2"/>
            </w:rPr>
            <w:delText xml:space="preserve">not all </w:delText>
          </w:r>
        </w:del>
        <w:del w:id="762" w:author="Hong Deng" w:date="2026-05-07T12:20:00Z" w16du:dateUtc="2026-05-07T04:20:00Z">
          <w:r w:rsidR="0017232E" w:rsidDel="00ED1291">
            <w:rPr>
              <w:rFonts w:eastAsia="DengXian"/>
              <w:kern w:val="2"/>
            </w:rPr>
            <w:delText>newcomers</w:delText>
          </w:r>
        </w:del>
        <w:del w:id="763" w:author="Hong Deng" w:date="2026-05-07T11:58:00Z" w16du:dateUtc="2026-05-07T03:58:00Z">
          <w:r w:rsidR="0017232E" w:rsidDel="008670E5">
            <w:rPr>
              <w:rFonts w:eastAsia="DengXian"/>
              <w:kern w:val="2"/>
            </w:rPr>
            <w:delText xml:space="preserve"> benefit or suff</w:delText>
          </w:r>
        </w:del>
      </w:ins>
      <w:ins w:id="764" w:author="Hong Deng [2]" w:date="2026-04-09T16:10:00Z" w16du:dateUtc="2026-04-09T08:10:00Z">
        <w:del w:id="765" w:author="Hong Deng" w:date="2026-05-07T11:58:00Z" w16du:dateUtc="2026-05-07T03:58:00Z">
          <w:r w:rsidR="0017232E" w:rsidDel="008670E5">
            <w:rPr>
              <w:rFonts w:eastAsia="DengXian"/>
              <w:kern w:val="2"/>
            </w:rPr>
            <w:delText>er equally under the same culture</w:delText>
          </w:r>
        </w:del>
      </w:ins>
      <w:ins w:id="766" w:author="Hong Deng" w:date="2026-05-07T12:21:00Z" w16du:dateUtc="2026-05-07T04:21:00Z">
        <w:r w:rsidR="00A9202F">
          <w:rPr>
            <w:rFonts w:eastAsia="DengXian" w:hint="eastAsia"/>
            <w:kern w:val="2"/>
          </w:rPr>
          <w:t xml:space="preserve"> </w:t>
        </w:r>
      </w:ins>
      <w:ins w:id="767" w:author="Hong Deng [2]" w:date="2026-04-09T16:10:00Z" w16du:dateUtc="2026-04-09T08:10:00Z">
        <w:del w:id="768" w:author="Hong Deng" w:date="2026-05-07T12:21:00Z" w16du:dateUtc="2026-05-07T04:21:00Z">
          <w:r w:rsidR="0017232E" w:rsidDel="00A9202F">
            <w:rPr>
              <w:rFonts w:eastAsia="DengXian"/>
              <w:kern w:val="2"/>
            </w:rPr>
            <w:delText xml:space="preserve">. </w:delText>
          </w:r>
        </w:del>
      </w:ins>
      <w:commentRangeStart w:id="769"/>
      <w:del w:id="770" w:author="Hong Deng" w:date="2026-05-07T11:59:00Z" w16du:dateUtc="2026-05-07T03:59:00Z">
        <w:r w:rsidR="009C0C59" w:rsidDel="00182E89">
          <w:rPr>
            <w:rFonts w:eastAsia="DengXian"/>
            <w:kern w:val="2"/>
          </w:rPr>
          <w:delText xml:space="preserve">develop a conceptual model of newcomer error-making dynamics (see Figure 1). Our model highlights the differential impacts of perceived error management versus error prevention approaches on newcomers’ error reduction rate and subsequent performance. Importantly, we argue that initial error-making levels—often naturally viewed indicators of competence and potential—are less consequential for socialization success than error reduction rates </w:delText>
        </w:r>
        <w:r w:rsidR="009C0C59" w:rsidDel="00182E89">
          <w:rPr>
            <w:rFonts w:eastAsia="DengXian"/>
            <w:kern w:val="2"/>
          </w:rPr>
          <w:fldChar w:fldCharType="begin"/>
        </w:r>
        <w:r w:rsidR="009C0C59" w:rsidDel="00182E89">
          <w:rPr>
            <w:rFonts w:eastAsia="DengXian"/>
            <w:kern w:val="2"/>
          </w:rPr>
          <w:delInstrText xml:space="preserve"> ADDIN EN.CITE &lt;EndNote&gt;&lt;Cite&gt;&lt;Author&gt;Zacher&lt;/Author&gt;&lt;Year&gt;2018&lt;/Year&gt;&lt;RecNum&gt;33&lt;/RecNum&gt;&lt;DisplayText&gt;(Zacher and Frese 2018)&lt;/DisplayText&gt;&lt;record&gt;&lt;rec-number&gt;33&lt;/rec-number&gt;&lt;foreign-keys&gt;&lt;key app="EN" db-id="dtfvx5dd9wzs0re0zrmve9tj9p5fwat5spas" timestamp="1711620011"&gt;33&lt;/key&gt;&lt;/foreign-keys&gt;&lt;ref-type name="Journal Article"&gt;17&lt;/ref-type&gt;&lt;contributors&gt;&lt;authors&gt;&lt;author&gt;Zacher, Hannes&lt;/author&gt;&lt;author&gt;Frese, Michael&lt;/author&gt;&lt;/authors&gt;&lt;/contributors&gt;&lt;titles&gt;&lt;title&gt;Action regulation theory: Foundations, current knowledge, and future directions&lt;/title&gt;&lt;secondary-title&gt;The SAGE handbook of industrial, work and organizational psychology&lt;/secondary-title&gt;&lt;/titles&gt;&lt;periodical&gt;&lt;full-title&gt;The SAGE handbook of industrial, work and organizational psychology&lt;/full-title&gt;&lt;/periodical&gt;&lt;pages&gt;80-102&lt;/pages&gt;&lt;volume&gt;2&lt;/volume&gt;&lt;dates&gt;&lt;year&gt;2018&lt;/year&gt;&lt;/dates&gt;&lt;urls&gt;&lt;/urls&gt;&lt;/record&gt;&lt;/Cite&gt;&lt;/EndNote&gt;</w:delInstrText>
        </w:r>
        <w:r w:rsidR="009C0C59" w:rsidDel="00182E89">
          <w:rPr>
            <w:rFonts w:eastAsia="DengXian"/>
            <w:kern w:val="2"/>
          </w:rPr>
          <w:fldChar w:fldCharType="separate"/>
        </w:r>
        <w:r w:rsidR="009C0C59" w:rsidDel="00182E89">
          <w:rPr>
            <w:rFonts w:eastAsia="DengXian"/>
            <w:kern w:val="2"/>
          </w:rPr>
          <w:delText>(Zacher and Frese 2018)</w:delText>
        </w:r>
        <w:r w:rsidR="009C0C59" w:rsidDel="00182E89">
          <w:rPr>
            <w:rFonts w:eastAsia="DengXian"/>
            <w:kern w:val="2"/>
          </w:rPr>
          <w:fldChar w:fldCharType="end"/>
        </w:r>
        <w:r w:rsidR="009C0C59" w:rsidDel="00182E89">
          <w:rPr>
            <w:rFonts w:eastAsia="DengXian"/>
            <w:kern w:val="2"/>
          </w:rPr>
          <w:delText xml:space="preserve">. Initial errors can be determined by many factors unrelated to competence (Johnson et al., 2013; Keith &amp; Frese, 2008). Resonating with Ella Fitzgerald’s famous quote “It isn’t where you came from, it’s where you are going that counts,” we argue that the error reduction rate catalyzes self-reinforcing cycles of development, extending beyond short-term performance to shape longer-term outcomes through “self-fueling spirals” </w:delText>
        </w:r>
        <w:r w:rsidR="009C0C59" w:rsidDel="00182E89">
          <w:rPr>
            <w:rFonts w:eastAsia="DengXian"/>
            <w:kern w:val="2"/>
          </w:rPr>
          <w:fldChar w:fldCharType="begin"/>
        </w:r>
        <w:r w:rsidR="009C0C59" w:rsidDel="00182E89">
          <w:rPr>
            <w:rFonts w:eastAsia="DengXian"/>
            <w:kern w:val="2"/>
          </w:rPr>
          <w:delInstrText xml:space="preserve"> ADDIN EN.CITE &lt;EndNote&gt;&lt;Cite&gt;&lt;Author&gt;Lindsley&lt;/Author&gt;&lt;Year&gt;1995&lt;/Year&gt;&lt;RecNum&gt;120&lt;/RecNum&gt;&lt;DisplayText&gt;(Hackman 1990, Lindsley et al. 1995)&lt;/DisplayText&gt;&lt;record&gt;&lt;rec-number&gt;120&lt;/rec-number&gt;&lt;foreign-keys&gt;&lt;key app="EN" db-id="dtfvx5dd9wzs0re0zrmve9tj9p5fwat5spas" timestamp="1728284249"&gt;120&lt;/key&gt;&lt;/foreign-keys&gt;&lt;ref-type name="Journal Article"&gt;17&lt;/ref-type&gt;&lt;contributors&gt;&lt;authors&gt;&lt;author&gt;Lindsley, D&lt;/author&gt;&lt;author&gt;Brass, D&lt;/author&gt;&lt;author&gt;Thomas, J&lt;/author&gt;&lt;/authors&gt;&lt;/contributors&gt;&lt;titles&gt;&lt;title&gt;Efficacy-Performance Spirals: A Multilevel Perspective&lt;/title&gt;&lt;secondary-title&gt;Academy of Management Review&lt;/secondary-title&gt;&lt;/titles&gt;&lt;periodical&gt;&lt;full-title&gt;Academy of Management Review&lt;/full-title&gt;&lt;/periodical&gt;&lt;pages&gt;645-678&lt;/pages&gt;&lt;volume&gt;20&lt;/volume&gt;&lt;number&gt;3&lt;/number&gt;&lt;dates&gt;&lt;year&gt;1995&lt;/year&gt;&lt;/dates&gt;&lt;urls&gt;&lt;/urls&gt;&lt;/record&gt;&lt;/Cite&gt;&lt;Cite&gt;&lt;Author&gt;Hackman&lt;/Author&gt;&lt;Year&gt;1990&lt;/Year&gt;&lt;RecNum&gt;122&lt;/RecNum&gt;&lt;record&gt;&lt;rec-number&gt;122&lt;/rec-number&gt;&lt;foreign-keys&gt;&lt;key app="EN" db-id="dtfvx5dd9wzs0re0zrmve9tj9p5fwat5spas" timestamp="1728366016"&gt;122&lt;/key&gt;&lt;/foreign-keys&gt;&lt;ref-type name="Book"&gt;6&lt;/ref-type&gt;&lt;contributors&gt;&lt;authors&gt;&lt;author&gt;Hackman, J Richard&lt;/author&gt;&lt;/authors&gt;&lt;/contributors&gt;&lt;titles&gt;&lt;title&gt;Groups that Work (an those that don&amp;apos;t)&lt;/title&gt;&lt;/titles&gt;&lt;dates&gt;&lt;year&gt;1990&lt;/year&gt;&lt;/dates&gt;&lt;pub-location&gt;San Francisco, CA&lt;/pub-location&gt;&lt;publisher&gt;Jossey-Bass&lt;/publisher&gt;&lt;urls&gt;&lt;/urls&gt;&lt;/record&gt;&lt;/Cite&gt;&lt;Cite&gt;&lt;Author&gt;Hackman&lt;/Author&gt;&lt;Year&gt;1990&lt;/Year&gt;&lt;RecNum&gt;122&lt;/RecNum&gt;&lt;record&gt;&lt;rec-number&gt;122&lt;/rec-number&gt;&lt;foreign-keys&gt;&lt;key app="EN" db-id="dtfvx5dd9wzs0re0zrmve9tj9p5fwat5spas" timestamp="1728366016"&gt;122&lt;/key&gt;&lt;/foreign-keys&gt;&lt;ref-type name="Book"&gt;6&lt;/ref-type&gt;&lt;contributors&gt;&lt;authors&gt;&lt;author&gt;Hackman, J Richard&lt;/author&gt;&lt;/authors&gt;&lt;/contributors&gt;&lt;titles&gt;&lt;title&gt;Groups that Work (an those that don&amp;apos;t)&lt;/title&gt;&lt;/titles&gt;&lt;dates&gt;&lt;year&gt;1990&lt;/year&gt;&lt;/dates&gt;&lt;pub-location&gt;San Francisco, CA&lt;/pub-location&gt;&lt;publisher&gt;Jossey-Bass&lt;/publisher&gt;&lt;urls&gt;&lt;/urls&gt;&lt;/record&gt;&lt;/Cite&gt;&lt;/EndNote&gt;</w:delInstrText>
        </w:r>
        <w:r w:rsidR="009C0C59" w:rsidDel="00182E89">
          <w:rPr>
            <w:rFonts w:eastAsia="DengXian"/>
            <w:kern w:val="2"/>
          </w:rPr>
          <w:fldChar w:fldCharType="separate"/>
        </w:r>
        <w:r w:rsidR="009C0C59" w:rsidDel="00182E89">
          <w:rPr>
            <w:rFonts w:eastAsia="DengXian"/>
            <w:kern w:val="2"/>
          </w:rPr>
          <w:delText>(Hackman 1990, Lindsley et al. 1995)</w:delText>
        </w:r>
        <w:r w:rsidR="009C0C59" w:rsidDel="00182E89">
          <w:rPr>
            <w:rFonts w:eastAsia="DengXian"/>
            <w:kern w:val="2"/>
          </w:rPr>
          <w:fldChar w:fldCharType="end"/>
        </w:r>
        <w:r w:rsidR="009C0C59" w:rsidDel="00182E89">
          <w:rPr>
            <w:rFonts w:eastAsia="DengXian"/>
            <w:kern w:val="2"/>
          </w:rPr>
          <w:delText>. Moreover, a</w:delText>
        </w:r>
      </w:del>
      <w:ins w:id="771" w:author="Hong Deng [2]" w:date="2026-04-09T16:31:00Z" w16du:dateUtc="2026-04-09T08:31:00Z">
        <w:del w:id="772" w:author="Hong Deng" w:date="2026-05-07T11:56:00Z" w16du:dateUtc="2026-05-07T03:56:00Z">
          <w:r w:rsidR="00214260" w:rsidDel="009830F1">
            <w:rPr>
              <w:rFonts w:eastAsia="DengXian" w:hint="eastAsia"/>
              <w:kern w:val="2"/>
            </w:rPr>
            <w:delText>A</w:delText>
          </w:r>
        </w:del>
      </w:ins>
      <w:del w:id="773" w:author="Hong Deng" w:date="2026-05-07T11:59:00Z" w16du:dateUtc="2026-05-07T03:59:00Z">
        <w:r w:rsidR="009C0C59" w:rsidDel="00182E89">
          <w:rPr>
            <w:rFonts w:eastAsia="DengXian"/>
            <w:kern w:val="2"/>
          </w:rPr>
          <w:delText xml:space="preserve">ction regulation theory </w:delText>
        </w:r>
      </w:del>
      <w:del w:id="774" w:author="Hong Deng" w:date="2026-04-05T15:06:00Z" w16du:dateUtc="2026-04-05T07:06:00Z">
        <w:r w:rsidR="009C0C59" w:rsidDel="00D35920">
          <w:rPr>
            <w:rFonts w:eastAsia="DengXian"/>
            <w:kern w:val="2"/>
          </w:rPr>
          <w:delText xml:space="preserve">posits </w:delText>
        </w:r>
      </w:del>
      <w:del w:id="775" w:author="Hong Deng" w:date="2026-05-07T11:59:00Z" w16du:dateUtc="2026-05-07T03:59:00Z">
        <w:r w:rsidR="009C0C59" w:rsidDel="00182E89">
          <w:rPr>
            <w:rFonts w:eastAsia="DengXian"/>
            <w:kern w:val="2"/>
          </w:rPr>
          <w:delText xml:space="preserve">that </w:delText>
        </w:r>
      </w:del>
      <w:del w:id="776" w:author="Hong Deng" w:date="2026-05-07T12:21:00Z" w16du:dateUtc="2026-05-07T04:21:00Z">
        <w:r w:rsidR="009C0C59" w:rsidDel="00A9202F">
          <w:rPr>
            <w:rFonts w:eastAsia="DengXian"/>
            <w:kern w:val="2"/>
          </w:rPr>
          <w:delText xml:space="preserve">individuals’ </w:delText>
        </w:r>
      </w:del>
      <w:del w:id="777" w:author="Hong Deng" w:date="2026-04-05T14:35:00Z" w16du:dateUtc="2026-04-05T06:35:00Z">
        <w:r w:rsidR="009C0C59" w:rsidDel="009A2E9C">
          <w:rPr>
            <w:rFonts w:eastAsia="DengXian"/>
            <w:kern w:val="2"/>
          </w:rPr>
          <w:delText>beliefs about th</w:delText>
        </w:r>
        <w:r w:rsidR="009C0C59" w:rsidDel="00093CCB">
          <w:rPr>
            <w:rFonts w:eastAsia="DengXian"/>
            <w:kern w:val="2"/>
          </w:rPr>
          <w:delText>e causal</w:delText>
        </w:r>
      </w:del>
      <w:ins w:id="778" w:author="Hong Deng [2]" w:date="2026-04-09T16:31:00Z" w16du:dateUtc="2026-04-09T08:31:00Z">
        <w:del w:id="779" w:author="Hong Deng" w:date="2026-05-07T12:00:00Z" w16du:dateUtc="2026-05-07T04:00:00Z">
          <w:r w:rsidR="00214260" w:rsidDel="00120FA5">
            <w:rPr>
              <w:rFonts w:eastAsia="DengXian" w:hint="eastAsia"/>
              <w:kern w:val="2"/>
            </w:rPr>
            <w:delText>filter how they respond to contextual cues about error-handling</w:delText>
          </w:r>
        </w:del>
      </w:ins>
      <w:del w:id="780" w:author="Hong Deng" w:date="2026-04-05T14:35:00Z" w16du:dateUtc="2026-04-05T06:35:00Z">
        <w:r w:rsidR="009C0C59" w:rsidDel="00093CCB">
          <w:rPr>
            <w:rFonts w:eastAsia="DengXian"/>
            <w:kern w:val="2"/>
          </w:rPr>
          <w:delText>i</w:delText>
        </w:r>
      </w:del>
      <w:del w:id="781" w:author="Hong Deng" w:date="2026-04-05T14:36:00Z" w16du:dateUtc="2026-04-05T06:36:00Z">
        <w:r w:rsidR="009C0C59" w:rsidDel="00093CCB">
          <w:rPr>
            <w:rFonts w:eastAsia="DengXian"/>
            <w:kern w:val="2"/>
          </w:rPr>
          <w:delText>ty of errors shape their reactions to mistakes</w:delText>
        </w:r>
      </w:del>
      <w:del w:id="782" w:author="Hong Deng" w:date="2026-05-07T12:00:00Z" w16du:dateUtc="2026-05-07T04:00:00Z">
        <w:r w:rsidR="009C0C59" w:rsidDel="00120FA5">
          <w:rPr>
            <w:rFonts w:eastAsia="DengXian"/>
            <w:kern w:val="2"/>
          </w:rPr>
          <w:delText xml:space="preserve"> </w:delText>
        </w:r>
        <w:commentRangeEnd w:id="769"/>
        <w:r w:rsidR="00153BFE" w:rsidDel="00120FA5">
          <w:rPr>
            <w:rStyle w:val="CommentReference"/>
            <w:rFonts w:eastAsia="DengXian"/>
            <w:kern w:val="2"/>
            <w:sz w:val="24"/>
            <w:szCs w:val="24"/>
          </w:rPr>
          <w:commentReference w:id="769"/>
        </w:r>
      </w:del>
      <w:r w:rsidR="009C0C59">
        <w:rPr>
          <w:rFonts w:eastAsia="DengXian"/>
          <w:kern w:val="2"/>
        </w:rPr>
        <w:fldChar w:fldCharType="begin"/>
      </w:r>
      <w:r w:rsidR="009C0C59">
        <w:rPr>
          <w:rFonts w:eastAsia="DengXian"/>
          <w:kern w:val="2"/>
        </w:rPr>
        <w:instrText xml:space="preserve"> ADDIN EN.CITE &lt;EndNote&gt;&lt;Cite&gt;&lt;Author&gt;Frese&lt;/Author&gt;&lt;Year&gt;1994&lt;/Year&gt;&lt;RecNum&gt;17&lt;/RecNum&gt;&lt;DisplayText&gt;(Frese and Zapf 1994, Van Dyck et al. 2010)&lt;/DisplayText&gt;&lt;record&gt;&lt;rec-number&gt;17&lt;/rec-number&gt;&lt;foreign-keys&gt;&lt;key app="EN" db-id="dtfvx5dd9wzs0re0zrmve9tj9p5fwat5spas" timestamp="1710916874"&gt;17&lt;/key&gt;&lt;/foreign-keys&gt;&lt;ref-type name="Journal Article"&gt;17&lt;/ref-type&gt;&lt;contributors&gt;&lt;authors&gt;&lt;author&gt;Frese, Michael&lt;/author&gt;&lt;author&gt;Zapf, Dieter&lt;/author&gt;&lt;/authors&gt;&lt;/contributors&gt;&lt;titles&gt;&lt;title&gt;Action as the core of work psychology: A German approach&lt;/title&gt;&lt;secondary-title&gt;Handbook of industrial and organizational psychology&lt;/secondary-title&gt;&lt;/titles&gt;&lt;periodical&gt;&lt;full-title&gt;Handbook of industrial and organizational psychology&lt;/full-title&gt;&lt;/periodical&gt;&lt;pages&gt;271-340&lt;/pages&gt;&lt;volume&gt;4&lt;/volume&gt;&lt;number&gt;2&lt;/number&gt;&lt;dates&gt;&lt;year&gt;1994&lt;/year&gt;&lt;/dates&gt;&lt;urls&gt;&lt;/urls&gt;&lt;/record&gt;&lt;/Cite&gt;&lt;Cite&gt;&lt;Author&gt;Van Dyck&lt;/Author&gt;&lt;Year&gt;2010&lt;/Year&gt;&lt;RecNum&gt;21&lt;/RecNum&gt;&lt;record&gt;&lt;rec-number&gt;21&lt;/rec-number&gt;&lt;foreign-keys&gt;&lt;key app="EN" db-id="dtfvx5dd9wzs0re0zrmve9tj9p5fwat5spas" timestamp="1710922495"&gt;21&lt;/key&gt;&lt;/foreign-keys&gt;&lt;ref-type name="Journal Article"&gt;17&lt;/ref-type&gt;&lt;contributors&gt;&lt;authors&gt;&lt;author&gt;Van Dyck, Cathy&lt;/author&gt;&lt;author&gt;Van Hooft, Edwin&lt;/author&gt;&lt;author&gt;De Gilder, Dick&lt;/author&gt;&lt;author&gt;Liesveld, Lillian&lt;/author&gt;&lt;/authors&gt;&lt;/contributors&gt;&lt;titles&gt;&lt;title&gt;Proximal antecedents and correlates of adopted error approach: A self-regulatory perspective&lt;/title&gt;&lt;secondary-title&gt;The Journal of social psychology&lt;/secondary-title&gt;&lt;/titles&gt;&lt;periodical&gt;&lt;full-title&gt;The Journal of social psychology&lt;/full-title&gt;&lt;/periodical&gt;&lt;pages&gt;428-451&lt;/pages&gt;&lt;volume&gt;150&lt;/volume&gt;&lt;number&gt;5&lt;/number&gt;&lt;dates&gt;&lt;year&gt;2010&lt;/year&gt;&lt;/dates&gt;&lt;isbn&gt;0022-4545&lt;/isbn&gt;&lt;urls&gt;&lt;/urls&gt;&lt;/record&gt;&lt;/Cite&gt;&lt;/EndNote&gt;</w:instrText>
      </w:r>
      <w:r w:rsidR="009C0C59">
        <w:rPr>
          <w:rFonts w:eastAsia="DengXian"/>
          <w:kern w:val="2"/>
        </w:rPr>
        <w:fldChar w:fldCharType="separate"/>
      </w:r>
      <w:r w:rsidR="009C0C59">
        <w:rPr>
          <w:rFonts w:eastAsia="DengXian"/>
          <w:kern w:val="2"/>
        </w:rPr>
        <w:t>(Frese and Zapf 1994, Van Dyck et al. 2010)</w:t>
      </w:r>
      <w:r w:rsidR="009C0C59">
        <w:rPr>
          <w:rFonts w:eastAsia="DengXian"/>
          <w:kern w:val="2"/>
        </w:rPr>
        <w:fldChar w:fldCharType="end"/>
      </w:r>
      <w:del w:id="783" w:author="Hong Deng" w:date="2026-04-05T14:36:00Z" w16du:dateUtc="2026-04-05T06:36:00Z">
        <w:r w:rsidR="009C0C59" w:rsidDel="002E19E3">
          <w:rPr>
            <w:rFonts w:eastAsia="DengXian"/>
            <w:kern w:val="2"/>
          </w:rPr>
          <w:delText>.</w:delText>
        </w:r>
      </w:del>
      <w:ins w:id="784" w:author="Hong Deng" w:date="2026-04-05T15:06:00Z" w16du:dateUtc="2026-04-05T07:06:00Z">
        <w:del w:id="785" w:author="Hong Deng [2]" w:date="2026-04-09T16:31:00Z" w16du:dateUtc="2026-04-09T08:31:00Z">
          <w:r w:rsidR="00AC5C76" w:rsidDel="00214260">
            <w:rPr>
              <w:rFonts w:eastAsia="DengXian" w:hint="eastAsia"/>
              <w:kern w:val="2"/>
            </w:rPr>
            <w:delText>,</w:delText>
          </w:r>
        </w:del>
      </w:ins>
      <w:ins w:id="786" w:author="Hong Deng [2]" w:date="2026-04-09T16:31:00Z" w16du:dateUtc="2026-04-09T08:31:00Z">
        <w:r w:rsidR="00214260">
          <w:rPr>
            <w:rFonts w:eastAsia="DengXian" w:hint="eastAsia"/>
            <w:kern w:val="2"/>
          </w:rPr>
          <w:t xml:space="preserve">. Accordingly, </w:t>
        </w:r>
      </w:ins>
      <w:ins w:id="787" w:author="Hong Deng" w:date="2026-04-05T15:06:00Z" w16du:dateUtc="2026-04-05T07:06:00Z">
        <w:del w:id="788" w:author="Hong Deng [2]" w:date="2026-04-09T16:31:00Z" w16du:dateUtc="2026-04-09T08:31:00Z">
          <w:r w:rsidR="00AC5C76" w:rsidDel="00214260">
            <w:rPr>
              <w:rFonts w:eastAsia="DengXian" w:hint="eastAsia"/>
              <w:kern w:val="2"/>
            </w:rPr>
            <w:delText xml:space="preserve"> </w:delText>
          </w:r>
        </w:del>
        <w:r w:rsidR="00AC5C76">
          <w:rPr>
            <w:rFonts w:eastAsia="DengXian" w:hint="eastAsia"/>
            <w:kern w:val="2"/>
          </w:rPr>
          <w:t xml:space="preserve">we </w:t>
        </w:r>
      </w:ins>
      <w:ins w:id="789" w:author="Hong Deng" w:date="2026-04-05T15:07:00Z" w16du:dateUtc="2026-04-05T07:07:00Z">
        <w:r w:rsidR="00AC5C76">
          <w:rPr>
            <w:rFonts w:eastAsia="DengXian" w:hint="eastAsia"/>
            <w:kern w:val="2"/>
          </w:rPr>
          <w:t>examine</w:t>
        </w:r>
      </w:ins>
      <w:del w:id="790" w:author="Hong Deng" w:date="2026-04-05T14:36:00Z" w16du:dateUtc="2026-04-05T06:36:00Z">
        <w:r w:rsidR="009C0C59" w:rsidDel="002E19E3">
          <w:rPr>
            <w:rFonts w:eastAsia="DengXian"/>
            <w:kern w:val="2"/>
          </w:rPr>
          <w:delText xml:space="preserve"> We, therefore, incorporate</w:delText>
        </w:r>
      </w:del>
      <w:r w:rsidR="009C0C59">
        <w:rPr>
          <w:rFonts w:eastAsia="DengXian"/>
          <w:kern w:val="2"/>
        </w:rPr>
        <w:t xml:space="preserve"> newcomers’ </w:t>
      </w:r>
      <w:ins w:id="791" w:author="Hong Deng" w:date="2026-04-05T14:39:00Z" w16du:dateUtc="2026-04-05T06:39:00Z">
        <w:r w:rsidR="002D3D75">
          <w:rPr>
            <w:rFonts w:eastAsia="DengXian" w:hint="eastAsia"/>
            <w:kern w:val="2"/>
          </w:rPr>
          <w:t xml:space="preserve">external </w:t>
        </w:r>
      </w:ins>
      <w:del w:id="792" w:author="Hong Deng" w:date="2026-04-05T14:36:00Z" w16du:dateUtc="2026-04-05T06:36:00Z">
        <w:r w:rsidR="009C0C59" w:rsidDel="00EB76B2">
          <w:rPr>
            <w:rFonts w:eastAsia="DengXian"/>
            <w:kern w:val="2"/>
          </w:rPr>
          <w:delText xml:space="preserve">error attribution style </w:delText>
        </w:r>
        <w:r w:rsidR="009C0C59" w:rsidDel="00EB76B2">
          <w:rPr>
            <w:rFonts w:eastAsia="DengXian"/>
            <w:kern w:val="2"/>
          </w:rPr>
          <w:fldChar w:fldCharType="begin"/>
        </w:r>
        <w:r w:rsidR="009C0C59" w:rsidDel="00EB76B2">
          <w:rPr>
            <w:rFonts w:eastAsia="DengXian"/>
            <w:kern w:val="2"/>
          </w:rPr>
          <w:delInstrText xml:space="preserve"> ADDIN EN.CITE &lt;EndNote&gt;&lt;Cite&gt;&lt;Author&gt;Tangney&lt;/Author&gt;&lt;Year&gt;2002&lt;/Year&gt;&lt;RecNum&gt;19&lt;/RecNum&gt;&lt;DisplayText&gt;(Tangney and Dearing 2002)&lt;/DisplayText&gt;&lt;record&gt;&lt;rec-number&gt;19&lt;/rec-number&gt;&lt;foreign-keys&gt;&lt;key app="EN" db-id="dtfvx5dd9wzs0re0zrmve9tj9p5fwat5spas" timestamp="1710920489"&gt;19&lt;/key&gt;&lt;/foreign-keys&gt;&lt;ref-type name="Book"&gt;6&lt;/ref-type&gt;&lt;contributors&gt;&lt;authors&gt;&lt;author&gt;Tangney, June Price&lt;/author&gt;&lt;author&gt;Dearing, Ronda L&lt;/author&gt;&lt;/authors&gt;&lt;/contributors&gt;&lt;titles&gt;&lt;title&gt;Shame and guilt&lt;/title&gt;&lt;/titles&gt;&lt;dates&gt;&lt;year&gt;2002&lt;/year&gt;&lt;/dates&gt;&lt;publisher&gt;Guilford press&lt;/publisher&gt;&lt;isbn&gt;1572309873&lt;/isbn&gt;&lt;urls&gt;&lt;/urls&gt;&lt;/record&gt;&lt;/Cite&gt;&lt;/EndNote&gt;</w:delInstrText>
        </w:r>
        <w:r w:rsidR="009C0C59" w:rsidDel="00EB76B2">
          <w:rPr>
            <w:rFonts w:eastAsia="DengXian"/>
            <w:kern w:val="2"/>
          </w:rPr>
          <w:fldChar w:fldCharType="separate"/>
        </w:r>
        <w:r w:rsidR="009C0C59" w:rsidDel="00EB76B2">
          <w:rPr>
            <w:rFonts w:eastAsia="DengXian"/>
            <w:kern w:val="2"/>
          </w:rPr>
          <w:delText>(Tangney and Dearing 2002)</w:delText>
        </w:r>
        <w:r w:rsidR="009C0C59" w:rsidDel="00EB76B2">
          <w:rPr>
            <w:rFonts w:eastAsia="DengXian"/>
            <w:kern w:val="2"/>
          </w:rPr>
          <w:fldChar w:fldCharType="end"/>
        </w:r>
        <w:r w:rsidR="009C0C59" w:rsidDel="00EB76B2">
          <w:rPr>
            <w:rFonts w:eastAsia="DengXian"/>
            <w:kern w:val="2"/>
          </w:rPr>
          <w:delText>—</w:delText>
        </w:r>
      </w:del>
      <w:ins w:id="793" w:author="Hong Deng" w:date="2026-04-05T14:36:00Z" w16du:dateUtc="2026-04-05T06:36:00Z">
        <w:r w:rsidR="00EB76B2">
          <w:rPr>
            <w:rFonts w:eastAsia="DengXian" w:hint="eastAsia"/>
            <w:kern w:val="2"/>
          </w:rPr>
          <w:t>l</w:t>
        </w:r>
      </w:ins>
      <w:ins w:id="794" w:author="Hong Deng" w:date="2026-04-05T14:37:00Z" w16du:dateUtc="2026-04-05T06:37:00Z">
        <w:r w:rsidR="00EB76B2">
          <w:rPr>
            <w:rFonts w:eastAsia="DengXian" w:hint="eastAsia"/>
            <w:kern w:val="2"/>
          </w:rPr>
          <w:t>ocus of control</w:t>
        </w:r>
      </w:ins>
      <w:ins w:id="795" w:author="Hong Deng" w:date="2026-04-05T14:39:00Z" w16du:dateUtc="2026-04-05T06:39:00Z">
        <w:r w:rsidR="00D005FB">
          <w:rPr>
            <w:rFonts w:eastAsia="DengXian" w:hint="eastAsia"/>
            <w:kern w:val="2"/>
          </w:rPr>
          <w:t xml:space="preserve">, the tendency to </w:t>
        </w:r>
      </w:ins>
      <w:ins w:id="796" w:author="Hong Deng" w:date="2026-04-05T14:40:00Z" w16du:dateUtc="2026-04-05T06:40:00Z">
        <w:r w:rsidR="00D005FB">
          <w:rPr>
            <w:rFonts w:eastAsia="DengXian" w:hint="eastAsia"/>
            <w:kern w:val="2"/>
          </w:rPr>
          <w:t xml:space="preserve">attribute </w:t>
        </w:r>
        <w:r w:rsidR="00D005FB">
          <w:rPr>
            <w:rFonts w:eastAsia="DengXian" w:hint="eastAsia"/>
            <w:kern w:val="2"/>
          </w:rPr>
          <w:lastRenderedPageBreak/>
          <w:t>outcomes to forces beyond one</w:t>
        </w:r>
        <w:r w:rsidR="00D005FB">
          <w:rPr>
            <w:rFonts w:eastAsia="DengXian"/>
            <w:kern w:val="2"/>
          </w:rPr>
          <w:t>’</w:t>
        </w:r>
        <w:r w:rsidR="00D005FB">
          <w:rPr>
            <w:rFonts w:eastAsia="DengXian" w:hint="eastAsia"/>
            <w:kern w:val="2"/>
          </w:rPr>
          <w:t xml:space="preserve">s </w:t>
        </w:r>
        <w:r w:rsidR="00D005FB">
          <w:rPr>
            <w:rFonts w:eastAsia="DengXian"/>
            <w:kern w:val="2"/>
          </w:rPr>
          <w:t>control</w:t>
        </w:r>
      </w:ins>
      <w:ins w:id="797" w:author="Hong Deng" w:date="2026-04-05T14:41:00Z" w16du:dateUtc="2026-04-05T06:41:00Z">
        <w:r w:rsidR="006C397E">
          <w:rPr>
            <w:rFonts w:eastAsia="DengXian" w:hint="eastAsia"/>
            <w:kern w:val="2"/>
          </w:rPr>
          <w:t xml:space="preserve"> </w:t>
        </w:r>
      </w:ins>
      <w:r w:rsidR="006C397E">
        <w:rPr>
          <w:rFonts w:eastAsia="DengXian"/>
          <w:kern w:val="2"/>
        </w:rPr>
        <w:fldChar w:fldCharType="begin"/>
      </w:r>
      <w:r w:rsidR="006C397E">
        <w:rPr>
          <w:rFonts w:eastAsia="DengXian"/>
          <w:kern w:val="2"/>
        </w:rPr>
        <w:instrText xml:space="preserve"> ADDIN EN.CITE &lt;EndNote&gt;&lt;Cite&gt;&lt;Author&gt;Rotter&lt;/Author&gt;&lt;Year&gt;1966&lt;/Year&gt;&lt;RecNum&gt;369&lt;/RecNum&gt;&lt;DisplayText&gt;(Rotter 1966)&lt;/DisplayText&gt;&lt;record&gt;&lt;rec-number&gt;369&lt;/rec-number&gt;&lt;foreign-keys&gt;&lt;key app="EN" db-id="dtfvx5dd9wzs0re0zrmve9tj9p5fwat5spas" timestamp="1775371303"&gt;369&lt;/key&gt;&lt;/foreign-keys&gt;&lt;ref-type name="Journal Article"&gt;17&lt;/ref-type&gt;&lt;contributors&gt;&lt;authors&gt;&lt;author&gt;Rotter, Julian B&lt;/author&gt;&lt;/authors&gt;&lt;/contributors&gt;&lt;titles&gt;&lt;title&gt;Generalized expectancies for internal versus external control of reinforcement&lt;/title&gt;&lt;secondary-title&gt;Psychological monographs: General and applied&lt;/secondary-title&gt;&lt;/titles&gt;&lt;periodical&gt;&lt;full-title&gt;Psychological monographs: General and applied&lt;/full-title&gt;&lt;/periodical&gt;&lt;pages&gt;1&lt;/pages&gt;&lt;volume&gt;80&lt;/volume&gt;&lt;number&gt;1&lt;/number&gt;&lt;dates&gt;&lt;year&gt;1966&lt;/year&gt;&lt;/dates&gt;&lt;isbn&gt;0096-9753&lt;/isbn&gt;&lt;urls&gt;&lt;/urls&gt;&lt;/record&gt;&lt;/Cite&gt;&lt;/EndNote&gt;</w:instrText>
      </w:r>
      <w:r w:rsidR="006C397E">
        <w:rPr>
          <w:rFonts w:eastAsia="DengXian"/>
          <w:kern w:val="2"/>
        </w:rPr>
        <w:fldChar w:fldCharType="separate"/>
      </w:r>
      <w:r w:rsidR="006C397E">
        <w:rPr>
          <w:rFonts w:eastAsia="DengXian"/>
          <w:noProof/>
          <w:kern w:val="2"/>
        </w:rPr>
        <w:t>(Rotter 1966)</w:t>
      </w:r>
      <w:r w:rsidR="006C397E">
        <w:rPr>
          <w:rFonts w:eastAsia="DengXian"/>
          <w:kern w:val="2"/>
        </w:rPr>
        <w:fldChar w:fldCharType="end"/>
      </w:r>
      <w:ins w:id="798" w:author="Hong Deng" w:date="2026-04-05T14:40:00Z" w16du:dateUtc="2026-04-05T06:40:00Z">
        <w:r w:rsidR="00D005FB">
          <w:rPr>
            <w:rFonts w:eastAsia="DengXian" w:hint="eastAsia"/>
            <w:kern w:val="2"/>
          </w:rPr>
          <w:t>, as</w:t>
        </w:r>
      </w:ins>
      <w:ins w:id="799" w:author="Hong Deng" w:date="2026-05-07T12:22:00Z" w16du:dateUtc="2026-05-07T04:22:00Z">
        <w:r w:rsidR="0088371C" w:rsidRPr="004D5D4B">
          <w:rPr>
            <w:rFonts w:eastAsia="DengXian"/>
            <w:kern w:val="2"/>
          </w:rPr>
          <w:t xml:space="preserve"> a boundary condition that captures </w:t>
        </w:r>
      </w:ins>
      <w:ins w:id="800" w:author="Hong Deng" w:date="2026-05-10T14:04:00Z" w16du:dateUtc="2026-05-10T06:04:00Z">
        <w:del w:id="801" w:author="Hong Deng [2]" w:date="2026-05-24T13:20:00Z" w16du:dateUtc="2026-05-24T05:20:00Z">
          <w:r w:rsidR="00E47D57" w:rsidDel="00860B0D">
            <w:rPr>
              <w:rFonts w:eastAsia="DengXian"/>
              <w:kern w:val="2"/>
            </w:rPr>
            <w:delText>dispositional differences in</w:delText>
          </w:r>
          <w:r w:rsidR="00AA220D" w:rsidDel="00860B0D">
            <w:rPr>
              <w:rFonts w:eastAsia="DengXian"/>
              <w:kern w:val="2"/>
            </w:rPr>
            <w:delText xml:space="preserve"> </w:delText>
          </w:r>
        </w:del>
        <w:r w:rsidR="00AA220D">
          <w:rPr>
            <w:rFonts w:eastAsia="DengXian"/>
            <w:kern w:val="2"/>
          </w:rPr>
          <w:t xml:space="preserve">how newcomers make </w:t>
        </w:r>
      </w:ins>
      <w:ins w:id="802" w:author="Hong Deng" w:date="2026-05-10T14:05:00Z" w16du:dateUtc="2026-05-10T06:05:00Z">
        <w:r w:rsidR="00AA220D">
          <w:rPr>
            <w:rFonts w:eastAsia="DengXian"/>
            <w:kern w:val="2"/>
          </w:rPr>
          <w:t>sense of</w:t>
        </w:r>
      </w:ins>
      <w:ins w:id="803" w:author="Hong Deng" w:date="2026-05-07T12:22:00Z" w16du:dateUtc="2026-05-07T04:22:00Z">
        <w:r w:rsidR="0088371C" w:rsidRPr="004D5D4B">
          <w:rPr>
            <w:rFonts w:eastAsia="DengXian"/>
            <w:kern w:val="2"/>
          </w:rPr>
          <w:t xml:space="preserve"> the causal significance of such feedback</w:t>
        </w:r>
      </w:ins>
      <w:ins w:id="804" w:author="Hong Deng [2]" w:date="2026-04-09T16:32:00Z" w16du:dateUtc="2026-04-09T08:32:00Z">
        <w:del w:id="805" w:author="Hong Deng" w:date="2026-05-07T12:22:00Z" w16du:dateUtc="2026-05-07T04:22:00Z">
          <w:r w:rsidR="00214260" w:rsidDel="0088371C">
            <w:rPr>
              <w:rFonts w:eastAsia="DengXian" w:hint="eastAsia"/>
              <w:kern w:val="2"/>
            </w:rPr>
            <w:delText>the strength of error culture</w:delText>
          </w:r>
          <w:r w:rsidR="00214260" w:rsidDel="0088371C">
            <w:rPr>
              <w:rFonts w:eastAsia="DengXian"/>
              <w:kern w:val="2"/>
            </w:rPr>
            <w:delText>’</w:delText>
          </w:r>
          <w:r w:rsidR="00214260" w:rsidDel="0088371C">
            <w:rPr>
              <w:rFonts w:eastAsia="DengXian" w:hint="eastAsia"/>
              <w:kern w:val="2"/>
            </w:rPr>
            <w:delText>s influence on newcomers</w:delText>
          </w:r>
          <w:r w:rsidR="00214260" w:rsidDel="0088371C">
            <w:rPr>
              <w:rFonts w:eastAsia="DengXian"/>
              <w:kern w:val="2"/>
            </w:rPr>
            <w:delText>’</w:delText>
          </w:r>
          <w:r w:rsidR="00214260" w:rsidDel="0088371C">
            <w:rPr>
              <w:rFonts w:eastAsia="DengXian" w:hint="eastAsia"/>
              <w:kern w:val="2"/>
            </w:rPr>
            <w:delText xml:space="preserve"> error reduction trajectories</w:delText>
          </w:r>
        </w:del>
        <w:r w:rsidR="00214260">
          <w:rPr>
            <w:rFonts w:eastAsia="DengXian" w:hint="eastAsia"/>
            <w:kern w:val="2"/>
          </w:rPr>
          <w:t xml:space="preserve">. </w:t>
        </w:r>
      </w:ins>
      <w:ins w:id="806" w:author="Hong Deng" w:date="2026-04-05T14:40:00Z" w16du:dateUtc="2026-04-05T06:40:00Z">
        <w:del w:id="807" w:author="Hong Deng [2]" w:date="2026-04-09T16:32:00Z" w16du:dateUtc="2026-04-09T08:32:00Z">
          <w:r w:rsidR="00DC04EC" w:rsidDel="00214260">
            <w:rPr>
              <w:rFonts w:eastAsia="DengXian" w:hint="eastAsia"/>
              <w:kern w:val="2"/>
            </w:rPr>
            <w:delText>for whom these dynamics are strongest.</w:delText>
          </w:r>
        </w:del>
      </w:ins>
      <w:del w:id="808" w:author="Hong Deng" w:date="2026-04-05T14:37:00Z" w16du:dateUtc="2026-04-05T06:37:00Z">
        <w:r w:rsidR="009C0C59" w:rsidDel="00EB76B2">
          <w:rPr>
            <w:rFonts w:eastAsia="DengXian"/>
            <w:kern w:val="2"/>
          </w:rPr>
          <w:delText xml:space="preserve">the tendency to ascribe mistakes and negative outcomes to enduring personal characteristics rather than specific behavior or modifiable aspects </w:delText>
        </w:r>
        <w:r w:rsidR="009C0C59" w:rsidDel="00EB76B2">
          <w:rPr>
            <w:rFonts w:eastAsia="DengXian"/>
            <w:kern w:val="2"/>
          </w:rPr>
          <w:fldChar w:fldCharType="begin"/>
        </w:r>
        <w:r w:rsidR="009C0C59" w:rsidDel="00EB76B2">
          <w:rPr>
            <w:rFonts w:eastAsia="DengXian"/>
            <w:kern w:val="2"/>
          </w:rPr>
          <w:delInstrText xml:space="preserve"> ADDIN EN.CITE &lt;EndNote&gt;&lt;Cite&gt;&lt;Author&gt;So&lt;/Author&gt;&lt;Year&gt;2015&lt;/Year&gt;&lt;RecNum&gt;20&lt;/RecNum&gt;&lt;DisplayText&gt;(So et al. 2015)&lt;/DisplayText&gt;&lt;record&gt;&lt;rec-number&gt;20&lt;/rec-number&gt;&lt;foreign-keys&gt;&lt;key app="EN" db-id="dtfvx5dd9wzs0re0zrmve9tj9p5fwat5spas" timestamp="1710920605"&gt;20&lt;/key&gt;&lt;/foreign-keys&gt;&lt;ref-type name="Journal Article"&gt;17&lt;/ref-type&gt;&lt;contributors&gt;&lt;authors&gt;&lt;author&gt;So, Jane&lt;/author&gt;&lt;author&gt;Achar, Chethana&lt;/author&gt;&lt;author&gt;Han, DaHee&lt;/author&gt;&lt;author&gt;Agrawal, Nidhi&lt;/author&gt;&lt;author&gt;Duhachek, Adam&lt;/author&gt;&lt;author&gt;Maheswaran, Durairaj&lt;/author&gt;&lt;/authors&gt;&lt;/contributors&gt;&lt;titles&gt;&lt;title&gt;The psychology of appraisal: Specific emotions and decision-making&lt;/title&gt;&lt;secondary-title&gt;Journal of Consumer Psychology&lt;/secondary-title&gt;&lt;/titles&gt;&lt;periodical&gt;&lt;full-title&gt;Journal of Consumer Psychology&lt;/full-title&gt;&lt;/periodical&gt;&lt;pages&gt;359-371&lt;/pages&gt;&lt;volume&gt;25&lt;/volume&gt;&lt;number&gt;3&lt;/number&gt;&lt;dates&gt;&lt;year&gt;2015&lt;/year&gt;&lt;/dates&gt;&lt;isbn&gt;1057-7408&lt;/isbn&gt;&lt;urls&gt;&lt;/urls&gt;&lt;/record&gt;&lt;/Cite&gt;&lt;/EndNote&gt;</w:delInstrText>
        </w:r>
        <w:r w:rsidR="009C0C59" w:rsidDel="00EB76B2">
          <w:rPr>
            <w:rFonts w:eastAsia="DengXian"/>
            <w:kern w:val="2"/>
          </w:rPr>
          <w:fldChar w:fldCharType="separate"/>
        </w:r>
        <w:r w:rsidR="009C0C59" w:rsidDel="00EB76B2">
          <w:rPr>
            <w:rFonts w:eastAsia="DengXian"/>
            <w:kern w:val="2"/>
          </w:rPr>
          <w:delText>(So et al. 2015)</w:delText>
        </w:r>
        <w:r w:rsidR="009C0C59" w:rsidDel="00EB76B2">
          <w:rPr>
            <w:rFonts w:eastAsia="DengXian"/>
            <w:kern w:val="2"/>
          </w:rPr>
          <w:fldChar w:fldCharType="end"/>
        </w:r>
        <w:r w:rsidR="009C0C59" w:rsidDel="00EB76B2">
          <w:rPr>
            <w:rFonts w:eastAsia="DengXian"/>
            <w:kern w:val="2"/>
          </w:rPr>
          <w:delText xml:space="preserve">—as a contingency factor. </w:delText>
        </w:r>
      </w:del>
      <w:del w:id="809" w:author="Hong Deng" w:date="2026-04-05T14:40:00Z" w16du:dateUtc="2026-04-05T06:40:00Z">
        <w:r w:rsidR="009C0C59" w:rsidDel="00DC04EC">
          <w:rPr>
            <w:rFonts w:eastAsia="DengXian"/>
            <w:kern w:val="2"/>
          </w:rPr>
          <w:delText xml:space="preserve">We argue that newcomers who implicate themselves entirely for mistakes and internalize errors as character deficiencies (rather than isolated, correctable incidents) are more prone to </w:delText>
        </w:r>
        <w:r w:rsidR="009C0C59" w:rsidDel="00DC04EC">
          <w:delText>error avoidance</w:delText>
        </w:r>
        <w:r w:rsidR="009C0C59" w:rsidDel="00DC04EC">
          <w:rPr>
            <w:rFonts w:eastAsia="DengXian"/>
            <w:kern w:val="2"/>
          </w:rPr>
          <w:delText xml:space="preserve"> and less receptive to the benefits of error management. </w:delText>
        </w:r>
      </w:del>
    </w:p>
    <w:p w14:paraId="2499B6BD" w14:textId="68DF1B5D" w:rsidR="004D5D4B" w:rsidRDefault="004D5D4B" w:rsidP="00773B16">
      <w:pPr>
        <w:snapToGrid w:val="0"/>
        <w:spacing w:line="480" w:lineRule="auto"/>
        <w:ind w:firstLine="720"/>
        <w:rPr>
          <w:ins w:id="810" w:author="Hong Deng" w:date="2026-05-07T12:20:00Z" w16du:dateUtc="2026-05-07T04:20:00Z"/>
          <w:rFonts w:eastAsia="DengXian"/>
          <w:kern w:val="2"/>
        </w:rPr>
      </w:pPr>
      <w:ins w:id="811" w:author="Hong Deng" w:date="2026-05-07T12:20:00Z" w16du:dateUtc="2026-05-07T04:20:00Z">
        <w:r w:rsidRPr="004D5D4B">
          <w:rPr>
            <w:rFonts w:eastAsia="DengXian"/>
            <w:kern w:val="2"/>
          </w:rPr>
          <w:t>Because errors during organizational entry are ambiguous events that require sensemaking about causes</w:t>
        </w:r>
      </w:ins>
      <w:ins w:id="812" w:author="Hong Deng" w:date="2026-05-07T12:23:00Z" w16du:dateUtc="2026-05-07T04:23:00Z">
        <w:r w:rsidR="00BC3205">
          <w:rPr>
            <w:rFonts w:eastAsia="DengXian" w:hint="eastAsia"/>
            <w:kern w:val="2"/>
          </w:rPr>
          <w:t xml:space="preserve"> </w:t>
        </w:r>
      </w:ins>
      <w:ins w:id="813" w:author="Hong Deng" w:date="2026-05-07T12:20:00Z" w16du:dateUtc="2026-05-07T04:20:00Z">
        <w:r w:rsidRPr="004D5D4B">
          <w:rPr>
            <w:rFonts w:eastAsia="DengXian"/>
            <w:kern w:val="2"/>
          </w:rPr>
          <w:t xml:space="preserve">and appropriate action </w:t>
        </w:r>
      </w:ins>
      <w:r w:rsidR="00D32091">
        <w:rPr>
          <w:rFonts w:eastAsia="DengXian"/>
          <w:kern w:val="2"/>
        </w:rPr>
        <w:fldChar w:fldCharType="begin"/>
      </w:r>
      <w:r w:rsidR="00DC1CDB">
        <w:rPr>
          <w:rFonts w:eastAsia="DengXian"/>
          <w:kern w:val="2"/>
        </w:rPr>
        <w:instrText xml:space="preserve"> ADDIN EN.CITE &lt;EndNote&gt;&lt;Cite&gt;&lt;Author&gt;Weick&lt;/Author&gt;&lt;Year&gt;2005&lt;/Year&gt;&lt;RecNum&gt;380&lt;/RecNum&gt;&lt;DisplayText&gt;(Weick 1995, Weick et al. 2005)&lt;/DisplayText&gt;&lt;record&gt;&lt;rec-number&gt;380&lt;/rec-number&gt;&lt;foreign-keys&gt;&lt;key app="EN" db-id="dtfvx5dd9wzs0re0zrmve9tj9p5fwat5spas" timestamp="1778127937"&gt;380&lt;/key&gt;&lt;/foreign-keys&gt;&lt;ref-type name="Journal Article"&gt;17&lt;/ref-type&gt;&lt;contributors&gt;&lt;authors&gt;&lt;author&gt;Weick, Karl E&lt;/author&gt;&lt;author&gt;Sutcliffe, Kathleen M&lt;/author&gt;&lt;author&gt;Obstfeld, David&lt;/author&gt;&lt;/authors&gt;&lt;/contributors&gt;&lt;titles&gt;&lt;title&gt;Organizing and the process of sensemaking&lt;/title&gt;&lt;secondary-title&gt;Organization science&lt;/secondary-title&gt;&lt;/titles&gt;&lt;periodical&gt;&lt;full-title&gt;Organization science&lt;/full-title&gt;&lt;/periodical&gt;&lt;pages&gt;409-421&lt;/pages&gt;&lt;volume&gt;16&lt;/volume&gt;&lt;number&gt;4&lt;/number&gt;&lt;dates&gt;&lt;year&gt;2005&lt;/year&gt;&lt;/dates&gt;&lt;isbn&gt;1047-7039&lt;/isbn&gt;&lt;urls&gt;&lt;/urls&gt;&lt;/record&gt;&lt;/Cite&gt;&lt;Cite&gt;&lt;Author&gt;Weick&lt;/Author&gt;&lt;Year&gt;1995&lt;/Year&gt;&lt;RecNum&gt;145&lt;/RecNum&gt;&lt;record&gt;&lt;rec-number&gt;145&lt;/rec-number&gt;&lt;foreign-keys&gt;&lt;key app="EN" db-id="dtfvx5dd9wzs0re0zrmve9tj9p5fwat5spas" timestamp="1737285506"&gt;145&lt;/key&gt;&lt;/foreign-keys&gt;&lt;ref-type name="Book"&gt;6&lt;/ref-type&gt;&lt;contributors&gt;&lt;authors&gt;&lt;author&gt;Weick, Karl E&lt;/author&gt;&lt;/authors&gt;&lt;/contributors&gt;&lt;titles&gt;&lt;title&gt;Sensemaking in organizations&lt;/title&gt;&lt;/titles&gt;&lt;volume&gt;3&lt;/volume&gt;&lt;dates&gt;&lt;year&gt;1995&lt;/year&gt;&lt;/dates&gt;&lt;pub-location&gt;Thousand Oaks, CA&lt;/pub-location&gt;&lt;publisher&gt;Sage &lt;/publisher&gt;&lt;urls&gt;&lt;/urls&gt;&lt;/record&gt;&lt;/Cite&gt;&lt;/EndNote&gt;</w:instrText>
      </w:r>
      <w:r w:rsidR="00D32091">
        <w:rPr>
          <w:rFonts w:eastAsia="DengXian"/>
          <w:kern w:val="2"/>
        </w:rPr>
        <w:fldChar w:fldCharType="separate"/>
      </w:r>
      <w:r w:rsidR="00DC1CDB">
        <w:rPr>
          <w:rFonts w:eastAsia="DengXian"/>
          <w:noProof/>
          <w:kern w:val="2"/>
        </w:rPr>
        <w:t>(Weick 1995, Weick et al. 2005)</w:t>
      </w:r>
      <w:r w:rsidR="00D32091">
        <w:rPr>
          <w:rFonts w:eastAsia="DengXian"/>
          <w:kern w:val="2"/>
        </w:rPr>
        <w:fldChar w:fldCharType="end"/>
      </w:r>
      <w:ins w:id="814" w:author="Hong Deng" w:date="2026-05-07T12:20:00Z" w16du:dateUtc="2026-05-07T04:20:00Z">
        <w:r w:rsidRPr="004D5D4B">
          <w:rPr>
            <w:rFonts w:eastAsia="DengXian"/>
            <w:kern w:val="2"/>
          </w:rPr>
          <w:t xml:space="preserve">, externally oriented newcomers should be less likely to translate an error management culture into self-directed correction, yet more likely to construe an error </w:t>
        </w:r>
      </w:ins>
      <w:ins w:id="815" w:author="Hong Deng" w:date="2026-06-05T19:54:00Z" w16du:dateUtc="2026-06-05T11:54:00Z">
        <w:r w:rsidR="00D10107">
          <w:rPr>
            <w:rFonts w:eastAsia="DengXian"/>
            <w:kern w:val="2"/>
          </w:rPr>
          <w:t>aversion</w:t>
        </w:r>
      </w:ins>
      <w:ins w:id="816" w:author="Hong Deng" w:date="2026-05-07T12:20:00Z" w16du:dateUtc="2026-05-07T04:20:00Z">
        <w:r w:rsidRPr="004D5D4B">
          <w:rPr>
            <w:rFonts w:eastAsia="DengXian"/>
            <w:kern w:val="2"/>
          </w:rPr>
          <w:t xml:space="preserve"> culture as evidence that error outcomes are difficult to alter.</w:t>
        </w:r>
      </w:ins>
    </w:p>
    <w:p w14:paraId="777D3E57" w14:textId="2365E5CE" w:rsidR="009458CE" w:rsidRDefault="009C0C59">
      <w:pPr>
        <w:snapToGrid w:val="0"/>
        <w:spacing w:line="480" w:lineRule="auto"/>
        <w:ind w:firstLine="720"/>
        <w:rPr>
          <w:rFonts w:eastAsia="DengXian"/>
          <w:kern w:val="2"/>
        </w:rPr>
      </w:pPr>
      <w:r>
        <w:rPr>
          <w:rFonts w:eastAsia="DengXian"/>
          <w:kern w:val="2"/>
        </w:rPr>
        <w:t xml:space="preserve">Our research makes several </w:t>
      </w:r>
      <w:del w:id="817" w:author="Hong Deng [2]" w:date="2026-04-06T17:19:00Z" w16du:dateUtc="2026-04-06T09:19:00Z">
        <w:r w:rsidDel="00FA7505">
          <w:rPr>
            <w:rFonts w:eastAsia="DengXian"/>
            <w:kern w:val="2"/>
          </w:rPr>
          <w:delText xml:space="preserve">key </w:delText>
        </w:r>
      </w:del>
      <w:r>
        <w:rPr>
          <w:rFonts w:eastAsia="DengXian"/>
          <w:kern w:val="2"/>
        </w:rPr>
        <w:t xml:space="preserve">contributions. </w:t>
      </w:r>
      <w:ins w:id="818" w:author="Hong Deng" w:date="2026-04-05T15:25:00Z" w16du:dateUtc="2026-04-05T07:25:00Z">
        <w:r w:rsidR="00D02F4A">
          <w:rPr>
            <w:rFonts w:eastAsia="DengXian"/>
            <w:kern w:val="2"/>
          </w:rPr>
          <w:t>F</w:t>
        </w:r>
        <w:r w:rsidR="00D02F4A">
          <w:rPr>
            <w:rFonts w:eastAsia="DengXian" w:hint="eastAsia"/>
            <w:kern w:val="2"/>
          </w:rPr>
          <w:t>irst, we contribute to the s</w:t>
        </w:r>
      </w:ins>
      <w:ins w:id="819" w:author="Hong Deng" w:date="2026-04-05T15:26:00Z" w16du:dateUtc="2026-04-05T07:26:00Z">
        <w:r w:rsidR="00D02F4A">
          <w:rPr>
            <w:rFonts w:eastAsia="DengXian" w:hint="eastAsia"/>
            <w:kern w:val="2"/>
          </w:rPr>
          <w:t xml:space="preserve">ocialization literature </w:t>
        </w:r>
      </w:ins>
      <w:ins w:id="820" w:author="Hong Deng" w:date="2026-04-05T15:29:00Z" w16du:dateUtc="2026-04-05T07:29:00Z">
        <w:r w:rsidR="00172792">
          <w:rPr>
            <w:rFonts w:eastAsia="DengXian" w:hint="eastAsia"/>
            <w:kern w:val="2"/>
          </w:rPr>
          <w:t xml:space="preserve">by </w:t>
        </w:r>
        <w:del w:id="821" w:author="Hong Deng [2]" w:date="2026-04-06T17:00:00Z" w16du:dateUtc="2026-04-06T09:00:00Z">
          <w:r w:rsidR="00172792" w:rsidDel="00303379">
            <w:rPr>
              <w:rFonts w:eastAsia="DengXian" w:hint="eastAsia"/>
              <w:kern w:val="2"/>
            </w:rPr>
            <w:delText xml:space="preserve">foregrounding </w:delText>
          </w:r>
        </w:del>
      </w:ins>
      <w:ins w:id="822" w:author="Hong Deng" w:date="2026-04-05T15:30:00Z" w16du:dateUtc="2026-04-05T07:30:00Z">
        <w:del w:id="823" w:author="Hong Deng [2]" w:date="2026-04-06T17:00:00Z" w16du:dateUtc="2026-04-06T09:00:00Z">
          <w:r w:rsidR="00AC4429" w:rsidDel="00303379">
            <w:rPr>
              <w:rFonts w:eastAsia="DengXian" w:hint="eastAsia"/>
              <w:kern w:val="2"/>
            </w:rPr>
            <w:delText xml:space="preserve">an overlooked </w:delText>
          </w:r>
        </w:del>
      </w:ins>
      <w:ins w:id="824" w:author="Hong Deng" w:date="2026-04-05T15:29:00Z" w16du:dateUtc="2026-04-05T07:29:00Z">
        <w:del w:id="825" w:author="Hong Deng [2]" w:date="2026-04-06T17:00:00Z" w16du:dateUtc="2026-04-06T09:00:00Z">
          <w:r w:rsidR="00172792" w:rsidDel="00303379">
            <w:rPr>
              <w:rFonts w:eastAsia="DengXian" w:hint="eastAsia"/>
              <w:kern w:val="2"/>
            </w:rPr>
            <w:delText>tension in</w:delText>
          </w:r>
        </w:del>
      </w:ins>
      <w:ins w:id="826" w:author="Hong Deng" w:date="2026-04-05T15:30:00Z" w16du:dateUtc="2026-04-05T07:30:00Z">
        <w:del w:id="827" w:author="Hong Deng [2]" w:date="2026-04-06T17:00:00Z" w16du:dateUtc="2026-04-06T09:00:00Z">
          <w:r w:rsidR="00172792" w:rsidDel="00303379">
            <w:rPr>
              <w:rFonts w:eastAsia="DengXian" w:hint="eastAsia"/>
              <w:kern w:val="2"/>
            </w:rPr>
            <w:delText xml:space="preserve"> the entry process</w:delText>
          </w:r>
        </w:del>
      </w:ins>
      <w:ins w:id="828" w:author="Hong Deng" w:date="2026-04-05T15:44:00Z" w16du:dateUtc="2026-04-05T07:44:00Z">
        <w:del w:id="829" w:author="Hong Deng [2]" w:date="2026-04-06T17:00:00Z" w16du:dateUtc="2026-04-06T09:00:00Z">
          <w:r w:rsidR="00123B72" w:rsidDel="00303379">
            <w:rPr>
              <w:rFonts w:eastAsia="DengXian"/>
              <w:kern w:val="2"/>
            </w:rPr>
            <w:delText>: newcomers are expected to demonstrate competence quickly, whereas</w:delText>
          </w:r>
        </w:del>
      </w:ins>
      <w:ins w:id="830" w:author="Hong Deng" w:date="2026-04-05T15:30:00Z" w16du:dateUtc="2026-04-05T07:30:00Z">
        <w:del w:id="831" w:author="Hong Deng [2]" w:date="2026-04-06T17:00:00Z" w16du:dateUtc="2026-04-06T09:00:00Z">
          <w:r w:rsidR="00FE49EA" w:rsidDel="00303379">
            <w:rPr>
              <w:rFonts w:eastAsia="DengXian" w:hint="eastAsia"/>
              <w:kern w:val="2"/>
            </w:rPr>
            <w:delText xml:space="preserve"> effective</w:delText>
          </w:r>
        </w:del>
      </w:ins>
      <w:ins w:id="832" w:author="Hong Deng" w:date="2026-04-05T15:31:00Z" w16du:dateUtc="2026-04-05T07:31:00Z">
        <w:del w:id="833" w:author="Hong Deng [2]" w:date="2026-04-06T17:00:00Z" w16du:dateUtc="2026-04-06T09:00:00Z">
          <w:r w:rsidR="00FE49EA" w:rsidDel="00303379">
            <w:rPr>
              <w:rFonts w:eastAsia="DengXian" w:hint="eastAsia"/>
              <w:kern w:val="2"/>
            </w:rPr>
            <w:delText xml:space="preserve"> onboarding </w:delText>
          </w:r>
          <w:r w:rsidR="00522CE4" w:rsidDel="00303379">
            <w:rPr>
              <w:rFonts w:eastAsia="DengXian" w:hint="eastAsia"/>
              <w:kern w:val="2"/>
            </w:rPr>
            <w:delText xml:space="preserve">requires </w:delText>
          </w:r>
        </w:del>
      </w:ins>
      <w:ins w:id="834" w:author="Hong Deng" w:date="2026-04-05T15:44:00Z" w16du:dateUtc="2026-04-05T07:44:00Z">
        <w:del w:id="835" w:author="Hong Deng [2]" w:date="2026-04-06T17:00:00Z" w16du:dateUtc="2026-04-06T09:00:00Z">
          <w:r w:rsidR="00123B72" w:rsidDel="00303379">
            <w:rPr>
              <w:rFonts w:eastAsia="DengXian" w:hint="eastAsia"/>
              <w:kern w:val="2"/>
            </w:rPr>
            <w:delText>the very mistakes</w:delText>
          </w:r>
        </w:del>
      </w:ins>
      <w:ins w:id="836" w:author="Hong Deng" w:date="2026-04-05T15:31:00Z" w16du:dateUtc="2026-04-05T07:31:00Z">
        <w:del w:id="837" w:author="Hong Deng [2]" w:date="2026-04-06T17:00:00Z" w16du:dateUtc="2026-04-06T09:00:00Z">
          <w:r w:rsidR="00522CE4" w:rsidDel="00303379">
            <w:rPr>
              <w:rFonts w:eastAsia="DengXian" w:hint="eastAsia"/>
              <w:kern w:val="2"/>
            </w:rPr>
            <w:delText xml:space="preserve"> and </w:delText>
          </w:r>
        </w:del>
      </w:ins>
      <w:ins w:id="838" w:author="Hong Deng" w:date="2026-04-05T16:24:00Z" w16du:dateUtc="2026-04-05T08:24:00Z">
        <w:del w:id="839" w:author="Hong Deng [2]" w:date="2026-04-06T17:00:00Z" w16du:dateUtc="2026-04-06T09:00:00Z">
          <w:r w:rsidR="00BF461E" w:rsidDel="00303379">
            <w:rPr>
              <w:rFonts w:eastAsia="DengXian"/>
              <w:kern w:val="2"/>
            </w:rPr>
            <w:delText>corrections</w:delText>
          </w:r>
        </w:del>
      </w:ins>
      <w:ins w:id="840" w:author="Hong Deng" w:date="2026-04-05T15:31:00Z" w16du:dateUtc="2026-04-05T07:31:00Z">
        <w:del w:id="841" w:author="Hong Deng [2]" w:date="2026-04-06T17:00:00Z" w16du:dateUtc="2026-04-06T09:00:00Z">
          <w:r w:rsidR="00522CE4" w:rsidDel="00303379">
            <w:rPr>
              <w:rFonts w:eastAsia="DengXian" w:hint="eastAsia"/>
              <w:kern w:val="2"/>
            </w:rPr>
            <w:delText xml:space="preserve"> </w:delText>
          </w:r>
          <w:r w:rsidR="00522CE4" w:rsidDel="00303379">
            <w:rPr>
              <w:rFonts w:eastAsia="DengXian"/>
              <w:kern w:val="2"/>
            </w:rPr>
            <w:delText>through</w:delText>
          </w:r>
          <w:r w:rsidR="00522CE4" w:rsidDel="00303379">
            <w:rPr>
              <w:rFonts w:eastAsia="DengXian" w:hint="eastAsia"/>
              <w:kern w:val="2"/>
            </w:rPr>
            <w:delText xml:space="preserve"> which competence is </w:delText>
          </w:r>
        </w:del>
      </w:ins>
      <w:ins w:id="842" w:author="Hong Deng" w:date="2026-04-05T15:32:00Z" w16du:dateUtc="2026-04-05T07:32:00Z">
        <w:del w:id="843" w:author="Hong Deng [2]" w:date="2026-04-06T17:00:00Z" w16du:dateUtc="2026-04-06T09:00:00Z">
          <w:r w:rsidR="00E51813" w:rsidDel="00303379">
            <w:rPr>
              <w:rFonts w:eastAsia="DengXian"/>
              <w:kern w:val="2"/>
            </w:rPr>
            <w:delText>developed</w:delText>
          </w:r>
        </w:del>
      </w:ins>
      <w:ins w:id="844" w:author="Hong Deng" w:date="2026-04-05T15:31:00Z" w16du:dateUtc="2026-04-05T07:31:00Z">
        <w:del w:id="845" w:author="Hong Deng [2]" w:date="2026-04-06T17:00:00Z" w16du:dateUtc="2026-04-06T09:00:00Z">
          <w:r w:rsidR="00522CE4" w:rsidDel="00303379">
            <w:rPr>
              <w:rFonts w:eastAsia="DengXian" w:hint="eastAsia"/>
              <w:kern w:val="2"/>
            </w:rPr>
            <w:delText xml:space="preserve">. </w:delText>
          </w:r>
        </w:del>
      </w:ins>
      <w:ins w:id="846" w:author="Hong Deng" w:date="2026-04-05T15:32:00Z" w16du:dateUtc="2026-04-05T07:32:00Z">
        <w:del w:id="847" w:author="Hong Deng [2]" w:date="2026-04-06T17:00:00Z" w16du:dateUtc="2026-04-06T09:00:00Z">
          <w:r w:rsidR="00E51813" w:rsidDel="00303379">
            <w:rPr>
              <w:rFonts w:eastAsia="DengXian" w:hint="eastAsia"/>
              <w:kern w:val="2"/>
            </w:rPr>
            <w:delText>B</w:delText>
          </w:r>
        </w:del>
      </w:ins>
      <w:ins w:id="848" w:author="Hong Deng" w:date="2026-04-05T15:26:00Z" w16du:dateUtc="2026-04-05T07:26:00Z">
        <w:del w:id="849" w:author="Hong Deng [2]" w:date="2026-04-06T17:00:00Z" w16du:dateUtc="2026-04-06T09:00:00Z">
          <w:r w:rsidR="00D02F4A" w:rsidDel="00303379">
            <w:rPr>
              <w:rFonts w:eastAsia="DengXian" w:hint="eastAsia"/>
              <w:kern w:val="2"/>
            </w:rPr>
            <w:delText xml:space="preserve">y shifting attention from the well-studied question of </w:delText>
          </w:r>
          <w:r w:rsidR="00743E31" w:rsidDel="00303379">
            <w:rPr>
              <w:rFonts w:eastAsia="DengXian" w:hint="eastAsia"/>
              <w:kern w:val="2"/>
            </w:rPr>
            <w:delText xml:space="preserve">what </w:delText>
          </w:r>
        </w:del>
      </w:ins>
      <w:ins w:id="850" w:author="Hong Deng" w:date="2026-04-05T15:28:00Z" w16du:dateUtc="2026-04-05T07:28:00Z">
        <w:del w:id="851" w:author="Hong Deng [2]" w:date="2026-04-06T17:00:00Z" w16du:dateUtc="2026-04-06T09:00:00Z">
          <w:r w:rsidR="007D6E5F" w:rsidDel="00303379">
            <w:rPr>
              <w:rFonts w:eastAsia="DengXian" w:hint="eastAsia"/>
              <w:kern w:val="2"/>
            </w:rPr>
            <w:delText xml:space="preserve">facilitates adjustment </w:delText>
          </w:r>
        </w:del>
      </w:ins>
      <w:ins w:id="852" w:author="Hong Deng" w:date="2026-04-05T15:27:00Z" w16du:dateUtc="2026-04-05T07:27:00Z">
        <w:del w:id="853" w:author="Hong Deng [2]" w:date="2026-04-06T17:00:00Z" w16du:dateUtc="2026-04-06T09:00:00Z">
          <w:r w:rsidR="0060237F" w:rsidDel="00303379">
            <w:rPr>
              <w:rFonts w:eastAsia="DengXian" w:hint="eastAsia"/>
              <w:kern w:val="2"/>
            </w:rPr>
            <w:delText xml:space="preserve">to the more fundamental question of when newcomers can safely learn </w:delText>
          </w:r>
        </w:del>
      </w:ins>
      <w:ins w:id="854" w:author="Hong Deng" w:date="2026-04-05T15:28:00Z" w16du:dateUtc="2026-04-05T07:28:00Z">
        <w:del w:id="855" w:author="Hong Deng [2]" w:date="2026-04-06T17:00:00Z" w16du:dateUtc="2026-04-06T09:00:00Z">
          <w:r w:rsidR="002F403B" w:rsidDel="00303379">
            <w:rPr>
              <w:rFonts w:eastAsia="DengXian" w:hint="eastAsia"/>
              <w:kern w:val="2"/>
            </w:rPr>
            <w:delText>from er</w:delText>
          </w:r>
        </w:del>
      </w:ins>
      <w:ins w:id="856" w:author="Hong Deng" w:date="2026-04-05T15:29:00Z" w16du:dateUtc="2026-04-05T07:29:00Z">
        <w:del w:id="857" w:author="Hong Deng [2]" w:date="2026-04-06T17:00:00Z" w16du:dateUtc="2026-04-06T09:00:00Z">
          <w:r w:rsidR="002F403B" w:rsidDel="00303379">
            <w:rPr>
              <w:rFonts w:eastAsia="DengXian" w:hint="eastAsia"/>
              <w:kern w:val="2"/>
            </w:rPr>
            <w:delText>rors</w:delText>
          </w:r>
        </w:del>
      </w:ins>
      <w:ins w:id="858" w:author="Hong Deng" w:date="2026-04-05T15:33:00Z" w16du:dateUtc="2026-04-05T07:33:00Z">
        <w:del w:id="859" w:author="Hong Deng [2]" w:date="2026-04-06T17:00:00Z" w16du:dateUtc="2026-04-06T09:00:00Z">
          <w:r w:rsidR="00204701" w:rsidDel="00303379">
            <w:rPr>
              <w:rFonts w:eastAsia="DengXian" w:hint="eastAsia"/>
              <w:kern w:val="2"/>
            </w:rPr>
            <w:delText xml:space="preserve">, we </w:delText>
          </w:r>
        </w:del>
        <w:r w:rsidR="00204701">
          <w:rPr>
            <w:rFonts w:eastAsia="DengXian" w:hint="eastAsia"/>
            <w:kern w:val="2"/>
          </w:rPr>
          <w:t>identify</w:t>
        </w:r>
      </w:ins>
      <w:ins w:id="860" w:author="Hong Deng [2]" w:date="2026-04-06T17:00:00Z" w16du:dateUtc="2026-04-06T09:00:00Z">
        <w:r w:rsidR="00303379">
          <w:rPr>
            <w:rFonts w:eastAsia="DengXian" w:hint="eastAsia"/>
            <w:kern w:val="2"/>
          </w:rPr>
          <w:t>ing</w:t>
        </w:r>
      </w:ins>
      <w:ins w:id="861" w:author="Hong Deng" w:date="2026-04-05T15:33:00Z" w16du:dateUtc="2026-04-05T07:33:00Z">
        <w:r w:rsidR="00204701">
          <w:rPr>
            <w:rFonts w:eastAsia="DengXian" w:hint="eastAsia"/>
            <w:kern w:val="2"/>
          </w:rPr>
          <w:t xml:space="preserve"> </w:t>
        </w:r>
        <w:r w:rsidR="0093381E">
          <w:rPr>
            <w:rFonts w:eastAsia="DengXian" w:hint="eastAsia"/>
            <w:kern w:val="2"/>
          </w:rPr>
          <w:t xml:space="preserve">team error culture </w:t>
        </w:r>
      </w:ins>
      <w:ins w:id="862" w:author="Hong Deng" w:date="2026-04-05T15:34:00Z" w16du:dateUtc="2026-04-05T07:34:00Z">
        <w:r w:rsidR="00FA1E5B">
          <w:rPr>
            <w:rFonts w:eastAsia="DengXian" w:hint="eastAsia"/>
            <w:kern w:val="2"/>
          </w:rPr>
          <w:t xml:space="preserve">as </w:t>
        </w:r>
      </w:ins>
      <w:ins w:id="863" w:author="Hong Deng [2]" w:date="2026-04-06T17:01:00Z" w16du:dateUtc="2026-04-06T09:01:00Z">
        <w:r w:rsidR="00303379">
          <w:rPr>
            <w:rFonts w:eastAsia="DengXian" w:hint="eastAsia"/>
            <w:kern w:val="2"/>
          </w:rPr>
          <w:t xml:space="preserve">a cognitive-procedural </w:t>
        </w:r>
      </w:ins>
      <w:ins w:id="864" w:author="Hong Deng" w:date="2026-04-05T15:34:00Z" w16du:dateUtc="2026-04-05T07:34:00Z">
        <w:del w:id="865" w:author="Hong Deng [2]" w:date="2026-04-06T17:01:00Z" w16du:dateUtc="2026-04-06T09:01:00Z">
          <w:r w:rsidR="00FA1E5B" w:rsidDel="00303379">
            <w:rPr>
              <w:rFonts w:eastAsia="DengXian" w:hint="eastAsia"/>
              <w:kern w:val="2"/>
            </w:rPr>
            <w:delText>a</w:delText>
          </w:r>
        </w:del>
        <w:del w:id="866" w:author="Hong Deng [2]" w:date="2026-04-06T17:00:00Z" w16du:dateUtc="2026-04-06T09:00:00Z">
          <w:r w:rsidR="00FA1E5B" w:rsidDel="00303379">
            <w:rPr>
              <w:rFonts w:eastAsia="DengXian" w:hint="eastAsia"/>
              <w:kern w:val="2"/>
            </w:rPr>
            <w:delText xml:space="preserve"> core</w:delText>
          </w:r>
        </w:del>
        <w:del w:id="867" w:author="Hong Deng [2]" w:date="2026-04-06T17:01:00Z" w16du:dateUtc="2026-04-06T09:01:00Z">
          <w:r w:rsidR="00FA1E5B" w:rsidDel="00303379">
            <w:rPr>
              <w:rFonts w:eastAsia="DengXian" w:hint="eastAsia"/>
              <w:kern w:val="2"/>
            </w:rPr>
            <w:delText xml:space="preserve"> contextual </w:delText>
          </w:r>
        </w:del>
        <w:r w:rsidR="00FA1E5B">
          <w:rPr>
            <w:rFonts w:eastAsia="DengXian" w:hint="eastAsia"/>
            <w:kern w:val="2"/>
          </w:rPr>
          <w:t xml:space="preserve">force </w:t>
        </w:r>
      </w:ins>
      <w:ins w:id="868" w:author="Hong Deng [2]" w:date="2026-04-06T17:00:00Z" w16du:dateUtc="2026-04-06T09:00:00Z">
        <w:del w:id="869" w:author="Hong Deng" w:date="2026-06-05T20:29:00Z" w16du:dateUtc="2026-06-05T12:29:00Z">
          <w:r w:rsidR="00303379" w:rsidDel="00CD16DD">
            <w:rPr>
              <w:rFonts w:eastAsia="DengXian" w:hint="eastAsia"/>
              <w:kern w:val="2"/>
            </w:rPr>
            <w:delText>that shapes newcomer learning</w:delText>
          </w:r>
        </w:del>
      </w:ins>
      <w:ins w:id="870" w:author="Hong Deng [2]" w:date="2026-04-06T17:01:00Z" w16du:dateUtc="2026-04-06T09:01:00Z">
        <w:del w:id="871" w:author="Hong Deng" w:date="2026-06-05T20:29:00Z" w16du:dateUtc="2026-06-05T12:29:00Z">
          <w:r w:rsidR="00303379" w:rsidDel="00CD16DD">
            <w:rPr>
              <w:rFonts w:eastAsia="DengXian"/>
              <w:kern w:val="2"/>
            </w:rPr>
            <w:delText>,</w:delText>
          </w:r>
        </w:del>
      </w:ins>
      <w:ins w:id="872" w:author="Hong Deng [2]" w:date="2026-04-06T17:00:00Z" w16du:dateUtc="2026-04-06T09:00:00Z">
        <w:del w:id="873" w:author="Hong Deng" w:date="2026-06-05T20:29:00Z" w16du:dateUtc="2026-06-05T12:29:00Z">
          <w:r w:rsidR="00303379" w:rsidDel="00CD16DD">
            <w:rPr>
              <w:rFonts w:eastAsia="DengXian" w:hint="eastAsia"/>
              <w:kern w:val="2"/>
            </w:rPr>
            <w:delText xml:space="preserve"> </w:delText>
          </w:r>
        </w:del>
      </w:ins>
      <w:ins w:id="874" w:author="Hong Deng [2]" w:date="2026-04-06T17:01:00Z" w16du:dateUtc="2026-04-06T09:01:00Z">
        <w:del w:id="875" w:author="Hong Deng" w:date="2026-06-05T20:29:00Z" w16du:dateUtc="2026-06-05T12:29:00Z">
          <w:r w:rsidR="00303379" w:rsidDel="00CD16DD">
            <w:rPr>
              <w:rFonts w:eastAsia="DengXian" w:hint="eastAsia"/>
              <w:kern w:val="2"/>
            </w:rPr>
            <w:delText>different</w:delText>
          </w:r>
        </w:del>
      </w:ins>
      <w:ins w:id="876" w:author="Hong Deng" w:date="2026-06-05T20:29:00Z" w16du:dateUtc="2026-06-05T12:29:00Z">
        <w:r w:rsidR="00CD16DD">
          <w:rPr>
            <w:rFonts w:eastAsia="DengXian"/>
            <w:kern w:val="2"/>
          </w:rPr>
          <w:t>shaping newcomer learning</w:t>
        </w:r>
      </w:ins>
      <w:ins w:id="877" w:author="Hong Deng [2]" w:date="2026-04-06T17:01:00Z" w16du:dateUtc="2026-04-06T09:01:00Z">
        <w:del w:id="878" w:author="Hong Deng" w:date="2026-06-05T20:29:00Z" w16du:dateUtc="2026-06-05T12:29:00Z">
          <w:r w:rsidR="00303379" w:rsidDel="00CD16DD">
            <w:rPr>
              <w:rFonts w:eastAsia="DengXian" w:hint="eastAsia"/>
              <w:kern w:val="2"/>
            </w:rPr>
            <w:delText xml:space="preserve"> from the motivational forces the field has emphasized</w:delText>
          </w:r>
        </w:del>
        <w:r w:rsidR="00303379">
          <w:rPr>
            <w:rFonts w:eastAsia="DengXian" w:hint="eastAsia"/>
            <w:kern w:val="2"/>
          </w:rPr>
          <w:t xml:space="preserve">. </w:t>
        </w:r>
      </w:ins>
      <w:ins w:id="879" w:author="Hong Deng [2]" w:date="2026-04-06T17:02:00Z" w16du:dateUtc="2026-04-06T09:02:00Z">
        <w:r w:rsidR="00303379">
          <w:rPr>
            <w:rFonts w:eastAsia="DengXian"/>
            <w:kern w:val="2"/>
          </w:rPr>
          <w:t>O</w:t>
        </w:r>
        <w:r w:rsidR="00303379">
          <w:rPr>
            <w:rFonts w:eastAsia="DengXian" w:hint="eastAsia"/>
            <w:kern w:val="2"/>
          </w:rPr>
          <w:t xml:space="preserve">ur research shifts attention from </w:t>
        </w:r>
      </w:ins>
      <w:ins w:id="880" w:author="Hong Deng" w:date="2026-05-10T14:08:00Z" w16du:dateUtc="2026-05-10T06:08:00Z">
        <w:r w:rsidR="00B0148C">
          <w:rPr>
            <w:rFonts w:eastAsia="DengXian"/>
            <w:kern w:val="2"/>
          </w:rPr>
          <w:t xml:space="preserve">the conditions that motivate and permit learning </w:t>
        </w:r>
      </w:ins>
      <w:ins w:id="881" w:author="Hong Deng [2]" w:date="2026-04-06T17:02:00Z" w16du:dateUtc="2026-04-06T09:02:00Z">
        <w:del w:id="882" w:author="Hong Deng" w:date="2026-05-10T14:08:00Z" w16du:dateUtc="2026-05-10T06:08:00Z">
          <w:r w:rsidR="00303379" w:rsidDel="00B0148C">
            <w:rPr>
              <w:rFonts w:eastAsia="DengXian" w:hint="eastAsia"/>
              <w:kern w:val="2"/>
            </w:rPr>
            <w:delText>what fosters t</w:delText>
          </w:r>
        </w:del>
      </w:ins>
      <w:ins w:id="883" w:author="Hong Deng [2]" w:date="2026-04-06T17:03:00Z" w16du:dateUtc="2026-04-06T09:03:00Z">
        <w:del w:id="884" w:author="Hong Deng" w:date="2026-05-10T14:08:00Z" w16du:dateUtc="2026-05-10T06:08:00Z">
          <w:r w:rsidR="00303379" w:rsidDel="00B0148C">
            <w:rPr>
              <w:rFonts w:eastAsia="DengXian" w:hint="eastAsia"/>
              <w:kern w:val="2"/>
            </w:rPr>
            <w:delText>he desire and the</w:delText>
          </w:r>
        </w:del>
        <w:del w:id="885" w:author="Hong Deng" w:date="2026-05-06T09:38:00Z" w16du:dateUtc="2026-05-06T01:38:00Z">
          <w:r w:rsidR="00303379" w:rsidDel="00692731">
            <w:rPr>
              <w:rFonts w:eastAsia="DengXian" w:hint="eastAsia"/>
              <w:kern w:val="2"/>
            </w:rPr>
            <w:delText xml:space="preserve"> felt </w:delText>
          </w:r>
        </w:del>
        <w:del w:id="886" w:author="Hong Deng" w:date="2026-05-10T14:08:00Z" w16du:dateUtc="2026-05-10T06:08:00Z">
          <w:r w:rsidR="00303379" w:rsidDel="00B0148C">
            <w:rPr>
              <w:rFonts w:eastAsia="DengXian" w:hint="eastAsia"/>
              <w:kern w:val="2"/>
            </w:rPr>
            <w:delText xml:space="preserve">permission to learn </w:delText>
          </w:r>
        </w:del>
        <w:r w:rsidR="00303379">
          <w:rPr>
            <w:rFonts w:eastAsia="DengXian" w:hint="eastAsia"/>
            <w:kern w:val="2"/>
          </w:rPr>
          <w:t xml:space="preserve">to </w:t>
        </w:r>
        <w:del w:id="887" w:author="Hong Deng" w:date="2026-05-10T14:08:00Z" w16du:dateUtc="2026-05-10T06:08:00Z">
          <w:r w:rsidR="00303379" w:rsidDel="00642EBA">
            <w:rPr>
              <w:rFonts w:eastAsia="DengXian" w:hint="eastAsia"/>
              <w:kern w:val="2"/>
            </w:rPr>
            <w:delText xml:space="preserve">what happens after errors </w:delText>
          </w:r>
          <w:r w:rsidR="00303379" w:rsidDel="00642EBA">
            <w:rPr>
              <w:rFonts w:eastAsia="DengXian"/>
              <w:kern w:val="2"/>
            </w:rPr>
            <w:delText>occur</w:delText>
          </w:r>
          <w:r w:rsidR="00303379" w:rsidDel="00642EBA">
            <w:rPr>
              <w:rFonts w:eastAsia="DengXian" w:hint="eastAsia"/>
              <w:kern w:val="2"/>
            </w:rPr>
            <w:delText xml:space="preserve"> and how to learn from them</w:delText>
          </w:r>
        </w:del>
      </w:ins>
      <w:ins w:id="888" w:author="Hong Deng" w:date="2026-05-10T14:08:00Z" w16du:dateUtc="2026-05-10T06:08:00Z">
        <w:r w:rsidR="00642EBA">
          <w:rPr>
            <w:rFonts w:eastAsia="DengXian"/>
            <w:kern w:val="2"/>
          </w:rPr>
          <w:t xml:space="preserve">the cognitive-procedural process through which errors are </w:t>
        </w:r>
        <w:del w:id="889" w:author="Hong Deng [2]" w:date="2026-05-24T13:21:00Z" w16du:dateUtc="2026-05-24T05:21:00Z">
          <w:r w:rsidR="00642EBA" w:rsidDel="00860B0D">
            <w:rPr>
              <w:rFonts w:eastAsia="DengXian"/>
              <w:kern w:val="2"/>
            </w:rPr>
            <w:delText xml:space="preserve">diagnosed, </w:delText>
          </w:r>
        </w:del>
      </w:ins>
      <w:ins w:id="890" w:author="Hong Deng" w:date="2026-05-10T14:09:00Z" w16du:dateUtc="2026-05-10T06:09:00Z">
        <w:del w:id="891" w:author="Hong Deng [2]" w:date="2026-05-24T13:21:00Z" w16du:dateUtc="2026-05-24T05:21:00Z">
          <w:r w:rsidR="00642EBA" w:rsidDel="00860B0D">
            <w:rPr>
              <w:rFonts w:eastAsia="DengXian"/>
              <w:kern w:val="2"/>
            </w:rPr>
            <w:delText>corrected</w:delText>
          </w:r>
        </w:del>
      </w:ins>
      <w:ins w:id="892" w:author="Hong Deng" w:date="2026-05-10T14:08:00Z" w16du:dateUtc="2026-05-10T06:08:00Z">
        <w:del w:id="893" w:author="Hong Deng [2]" w:date="2026-05-24T13:21:00Z" w16du:dateUtc="2026-05-24T05:21:00Z">
          <w:r w:rsidR="00642EBA" w:rsidDel="00860B0D">
            <w:rPr>
              <w:rFonts w:eastAsia="DengXian"/>
              <w:kern w:val="2"/>
            </w:rPr>
            <w:delText xml:space="preserve">, and </w:delText>
          </w:r>
        </w:del>
        <w:r w:rsidR="00642EBA">
          <w:rPr>
            <w:rFonts w:eastAsia="DengXian"/>
            <w:kern w:val="2"/>
          </w:rPr>
          <w:t>converted into i</w:t>
        </w:r>
      </w:ins>
      <w:ins w:id="894" w:author="Hong Deng" w:date="2026-05-10T14:09:00Z" w16du:dateUtc="2026-05-10T06:09:00Z">
        <w:r w:rsidR="00642EBA">
          <w:rPr>
            <w:rFonts w:eastAsia="DengXian"/>
            <w:kern w:val="2"/>
          </w:rPr>
          <w:t>mproved action</w:t>
        </w:r>
      </w:ins>
      <w:ins w:id="895" w:author="Hong Deng [2]" w:date="2026-04-06T17:03:00Z" w16du:dateUtc="2026-04-06T09:03:00Z">
        <w:r w:rsidR="00303379">
          <w:rPr>
            <w:rFonts w:eastAsia="DengXian" w:hint="eastAsia"/>
            <w:kern w:val="2"/>
          </w:rPr>
          <w:t xml:space="preserve">. </w:t>
        </w:r>
      </w:ins>
      <w:ins w:id="896" w:author="Hong Deng [2]" w:date="2026-04-06T17:04:00Z" w16du:dateUtc="2026-04-06T09:04:00Z">
        <w:r w:rsidR="00303379">
          <w:rPr>
            <w:rFonts w:eastAsia="DengXian"/>
            <w:kern w:val="2"/>
          </w:rPr>
          <w:t>B</w:t>
        </w:r>
        <w:r w:rsidR="00303379">
          <w:rPr>
            <w:rFonts w:eastAsia="DengXian" w:hint="eastAsia"/>
            <w:kern w:val="2"/>
          </w:rPr>
          <w:t xml:space="preserve">y introducing </w:t>
        </w:r>
      </w:ins>
      <w:ins w:id="897" w:author="Hong Deng [2]" w:date="2026-05-24T13:21:00Z" w16du:dateUtc="2026-05-24T05:21:00Z">
        <w:r w:rsidR="00860B0D">
          <w:rPr>
            <w:rFonts w:eastAsia="DengXian"/>
            <w:kern w:val="2"/>
          </w:rPr>
          <w:t>team error culture</w:t>
        </w:r>
      </w:ins>
      <w:ins w:id="898" w:author="Hong Deng" w:date="2026-05-06T09:38:00Z" w16du:dateUtc="2026-05-06T01:38:00Z">
        <w:del w:id="899" w:author="Hong Deng [2]" w:date="2026-05-24T13:21:00Z" w16du:dateUtc="2026-05-24T05:21:00Z">
          <w:r w:rsidR="00910DC5" w:rsidDel="00860B0D">
            <w:rPr>
              <w:rFonts w:eastAsia="DengXian" w:hint="eastAsia"/>
              <w:kern w:val="2"/>
            </w:rPr>
            <w:delText xml:space="preserve"> vs. </w:delText>
          </w:r>
        </w:del>
      </w:ins>
      <w:ins w:id="900" w:author="Hong Deng [2]" w:date="2026-04-06T17:04:00Z" w16du:dateUtc="2026-04-06T09:04:00Z">
        <w:r w:rsidR="00303379">
          <w:rPr>
            <w:rFonts w:eastAsia="DengXian" w:hint="eastAsia"/>
            <w:kern w:val="2"/>
          </w:rPr>
          <w:t xml:space="preserve"> into the newcomer socialization literature, we offer a </w:t>
        </w:r>
      </w:ins>
      <w:ins w:id="901" w:author="Hong Deng [2]" w:date="2026-04-06T17:05:00Z" w16du:dateUtc="2026-04-06T09:05:00Z">
        <w:r w:rsidR="00303379">
          <w:rPr>
            <w:rFonts w:eastAsia="DengXian" w:hint="eastAsia"/>
            <w:kern w:val="2"/>
          </w:rPr>
          <w:t>cognitive processing account of newcomer learning</w:t>
        </w:r>
      </w:ins>
      <w:ins w:id="902" w:author="Hong Deng [2]" w:date="2026-04-06T17:06:00Z" w16du:dateUtc="2026-04-06T09:06:00Z">
        <w:r w:rsidR="00303379">
          <w:rPr>
            <w:rFonts w:eastAsia="DengXian" w:hint="eastAsia"/>
            <w:kern w:val="2"/>
          </w:rPr>
          <w:t xml:space="preserve"> that operates</w:t>
        </w:r>
      </w:ins>
      <w:ins w:id="903" w:author="Hong Deng [2]" w:date="2026-04-06T17:05:00Z" w16du:dateUtc="2026-04-06T09:05:00Z">
        <w:r w:rsidR="00303379">
          <w:rPr>
            <w:rFonts w:eastAsia="DengXian" w:hint="eastAsia"/>
            <w:kern w:val="2"/>
          </w:rPr>
          <w:t xml:space="preserve"> downstream of learning motivation</w:t>
        </w:r>
      </w:ins>
      <w:ins w:id="904" w:author="Hong Deng [2]" w:date="2026-04-06T17:06:00Z" w16du:dateUtc="2026-04-06T09:06:00Z">
        <w:r w:rsidR="00303379">
          <w:rPr>
            <w:rFonts w:eastAsia="DengXian" w:hint="eastAsia"/>
            <w:kern w:val="2"/>
          </w:rPr>
          <w:t xml:space="preserve">. </w:t>
        </w:r>
      </w:ins>
      <w:ins w:id="905" w:author="Hong Deng" w:date="2026-04-05T15:45:00Z" w16du:dateUtc="2026-04-05T07:45:00Z">
        <w:del w:id="906" w:author="Hong Deng [2]" w:date="2026-04-06T17:00:00Z" w16du:dateUtc="2026-04-06T09:00:00Z">
          <w:r w:rsidR="006B17FC" w:rsidDel="00303379">
            <w:rPr>
              <w:rFonts w:eastAsia="DengXian" w:hint="eastAsia"/>
              <w:kern w:val="2"/>
            </w:rPr>
            <w:delText>shaping</w:delText>
          </w:r>
        </w:del>
      </w:ins>
      <w:ins w:id="907" w:author="Hong Deng" w:date="2026-04-05T15:34:00Z" w16du:dateUtc="2026-04-05T07:34:00Z">
        <w:del w:id="908" w:author="Hong Deng [2]" w:date="2026-04-06T17:00:00Z" w16du:dateUtc="2026-04-06T09:00:00Z">
          <w:r w:rsidR="00FA1E5B" w:rsidDel="00303379">
            <w:rPr>
              <w:rFonts w:eastAsia="DengXian" w:hint="eastAsia"/>
              <w:kern w:val="2"/>
            </w:rPr>
            <w:delText xml:space="preserve"> early development that </w:delText>
          </w:r>
          <w:r w:rsidR="00FA1E5B" w:rsidDel="00303379">
            <w:rPr>
              <w:rFonts w:eastAsia="DengXian"/>
              <w:kern w:val="2"/>
            </w:rPr>
            <w:delText>existing</w:delText>
          </w:r>
          <w:r w:rsidR="00FA1E5B" w:rsidDel="00303379">
            <w:rPr>
              <w:rFonts w:eastAsia="DengXian" w:hint="eastAsia"/>
              <w:kern w:val="2"/>
            </w:rPr>
            <w:delText xml:space="preserve"> socialization research has largely overlooked</w:delText>
          </w:r>
        </w:del>
        <w:del w:id="909" w:author="Hong Deng [2]" w:date="2026-04-06T17:06:00Z" w16du:dateUtc="2026-04-06T09:06:00Z">
          <w:r w:rsidR="00FA1E5B" w:rsidDel="00303379">
            <w:rPr>
              <w:rFonts w:eastAsia="DengXian" w:hint="eastAsia"/>
              <w:kern w:val="2"/>
            </w:rPr>
            <w:delText xml:space="preserve">. </w:delText>
          </w:r>
        </w:del>
      </w:ins>
      <w:ins w:id="910" w:author="Hong Deng" w:date="2026-04-05T16:09:00Z" w16du:dateUtc="2026-04-05T08:09:00Z">
        <w:r w:rsidR="00AB2758">
          <w:rPr>
            <w:rFonts w:eastAsia="DengXian"/>
            <w:kern w:val="2"/>
          </w:rPr>
          <w:t>W</w:t>
        </w:r>
        <w:r w:rsidR="00AB2758">
          <w:rPr>
            <w:rFonts w:eastAsia="DengXian" w:hint="eastAsia"/>
            <w:kern w:val="2"/>
          </w:rPr>
          <w:t>e further show that this contextual force</w:t>
        </w:r>
      </w:ins>
      <w:ins w:id="911" w:author="Hong Deng [2]" w:date="2026-04-06T17:11:00Z" w16du:dateUtc="2026-04-06T09:11:00Z">
        <w:del w:id="912" w:author="Hong Deng" w:date="2026-05-06T09:39:00Z" w16du:dateUtc="2026-05-06T01:39:00Z">
          <w:r w:rsidR="004D4FC2" w:rsidDel="000B0FD8">
            <w:rPr>
              <w:rFonts w:eastAsia="DengXian" w:hint="eastAsia"/>
              <w:kern w:val="2"/>
            </w:rPr>
            <w:delText>function</w:delText>
          </w:r>
        </w:del>
      </w:ins>
      <w:ins w:id="913" w:author="Hong Deng [2]" w:date="2026-04-06T17:06:00Z" w16du:dateUtc="2026-04-06T09:06:00Z">
        <w:del w:id="914" w:author="Hong Deng" w:date="2026-05-06T09:39:00Z" w16du:dateUtc="2026-05-06T01:39:00Z">
          <w:r w:rsidR="00303379" w:rsidDel="000B0FD8">
            <w:rPr>
              <w:rFonts w:eastAsia="DengXian" w:hint="eastAsia"/>
              <w:kern w:val="2"/>
            </w:rPr>
            <w:delText xml:space="preserve"> </w:delText>
          </w:r>
        </w:del>
      </w:ins>
      <w:ins w:id="915" w:author="Hong Deng" w:date="2026-04-05T16:10:00Z" w16du:dateUtc="2026-04-05T08:10:00Z">
        <w:r w:rsidR="00AD2CA4">
          <w:rPr>
            <w:rFonts w:eastAsia="DengXian" w:hint="eastAsia"/>
            <w:kern w:val="2"/>
          </w:rPr>
          <w:t xml:space="preserve"> is qualified by newcomers</w:t>
        </w:r>
        <w:r w:rsidR="00AD2CA4">
          <w:rPr>
            <w:rFonts w:eastAsia="DengXian"/>
            <w:kern w:val="2"/>
          </w:rPr>
          <w:t>’</w:t>
        </w:r>
        <w:r w:rsidR="00AD2CA4">
          <w:rPr>
            <w:rFonts w:eastAsia="DengXian" w:hint="eastAsia"/>
            <w:kern w:val="2"/>
          </w:rPr>
          <w:t xml:space="preserve"> attribution tendenc</w:t>
        </w:r>
        <w:r w:rsidR="003B2E97">
          <w:rPr>
            <w:rFonts w:eastAsia="DengXian" w:hint="eastAsia"/>
            <w:kern w:val="2"/>
          </w:rPr>
          <w:t xml:space="preserve">ies, </w:t>
        </w:r>
      </w:ins>
      <w:ins w:id="916" w:author="Hong Deng" w:date="2026-04-05T16:11:00Z" w16du:dateUtc="2026-04-05T08:11:00Z">
        <w:del w:id="917" w:author="Hong Deng [2]" w:date="2026-04-06T17:06:00Z" w16du:dateUtc="2026-04-06T09:06:00Z">
          <w:r w:rsidR="00B60C96" w:rsidDel="00303379">
            <w:rPr>
              <w:rFonts w:eastAsia="DengXian" w:hint="eastAsia"/>
              <w:kern w:val="2"/>
            </w:rPr>
            <w:delText>offering</w:delText>
          </w:r>
          <w:r w:rsidR="00B60C96" w:rsidDel="00303379">
            <w:rPr>
              <w:rFonts w:eastAsia="DengXian"/>
              <w:kern w:val="2"/>
            </w:rPr>
            <w:delText xml:space="preserve"> insight</w:delText>
          </w:r>
        </w:del>
      </w:ins>
      <w:ins w:id="918" w:author="Hong Deng [2]" w:date="2026-04-06T17:06:00Z" w16du:dateUtc="2026-04-06T09:06:00Z">
        <w:r w:rsidR="00303379">
          <w:rPr>
            <w:rFonts w:eastAsia="DengXian" w:hint="eastAsia"/>
            <w:kern w:val="2"/>
          </w:rPr>
          <w:t>shedding light on</w:t>
        </w:r>
      </w:ins>
      <w:ins w:id="919" w:author="Hong Deng" w:date="2026-04-05T16:11:00Z" w16du:dateUtc="2026-04-05T08:11:00Z">
        <w:del w:id="920" w:author="Hong Deng [2]" w:date="2026-04-06T17:06:00Z" w16du:dateUtc="2026-04-06T09:06:00Z">
          <w:r w:rsidR="00B60C96" w:rsidDel="00303379">
            <w:rPr>
              <w:rFonts w:eastAsia="DengXian"/>
              <w:kern w:val="2"/>
            </w:rPr>
            <w:delText xml:space="preserve"> into</w:delText>
          </w:r>
        </w:del>
        <w:r w:rsidR="00B60C96">
          <w:rPr>
            <w:rFonts w:eastAsia="DengXian"/>
            <w:kern w:val="2"/>
          </w:rPr>
          <w:t xml:space="preserve"> why similar error</w:t>
        </w:r>
      </w:ins>
      <w:ins w:id="921" w:author="Hong Deng" w:date="2026-06-05T20:30:00Z" w16du:dateUtc="2026-06-05T12:30:00Z">
        <w:r w:rsidR="00BF40A2">
          <w:rPr>
            <w:rFonts w:eastAsia="DengXian"/>
            <w:kern w:val="2"/>
          </w:rPr>
          <w:t xml:space="preserve"> cultures </w:t>
        </w:r>
      </w:ins>
      <w:ins w:id="922" w:author="Hong Deng" w:date="2026-04-05T16:11:00Z" w16du:dateUtc="2026-04-05T08:11:00Z">
        <w:r w:rsidR="00B60C96">
          <w:rPr>
            <w:rFonts w:eastAsia="DengXian"/>
            <w:kern w:val="2"/>
          </w:rPr>
          <w:t xml:space="preserve">yield different outcomes across </w:t>
        </w:r>
        <w:r w:rsidR="00B60C96">
          <w:rPr>
            <w:rFonts w:eastAsia="DengXian" w:hint="eastAsia"/>
            <w:kern w:val="2"/>
          </w:rPr>
          <w:t xml:space="preserve">newcomers. </w:t>
        </w:r>
      </w:ins>
      <w:ins w:id="923" w:author="Hong Deng" w:date="2026-04-05T15:35:00Z" w16du:dateUtc="2026-04-05T07:35:00Z">
        <w:del w:id="924" w:author="Hong Deng [2]" w:date="2026-04-06T17:07:00Z" w16du:dateUtc="2026-04-06T09:07:00Z">
          <w:r w:rsidR="00FA1E5B" w:rsidDel="00303379">
            <w:rPr>
              <w:rFonts w:eastAsia="DengXian"/>
              <w:kern w:val="2"/>
            </w:rPr>
            <w:delText>O</w:delText>
          </w:r>
          <w:r w:rsidR="00FA1E5B" w:rsidDel="00303379">
            <w:rPr>
              <w:rFonts w:eastAsia="DengXian" w:hint="eastAsia"/>
              <w:kern w:val="2"/>
            </w:rPr>
            <w:delText xml:space="preserve">ur research </w:delText>
          </w:r>
        </w:del>
      </w:ins>
      <w:del w:id="925" w:author="Hong Deng [2]" w:date="2026-04-06T17:07:00Z" w16du:dateUtc="2026-04-06T09:07:00Z">
        <w:r w:rsidDel="00303379">
          <w:rPr>
            <w:rFonts w:eastAsia="DengXian"/>
            <w:kern w:val="2"/>
          </w:rPr>
          <w:delText xml:space="preserve">First, our research is the first to introduce a novel “pro-error” angle to the newcomer socialization literature, challenging the dominant emphasis on error avoidance and early demonstration of competence as critical to success. While existing studies often treat errors as signs of failure </w:delText>
        </w:r>
        <w:r w:rsidDel="00303379">
          <w:rPr>
            <w:rFonts w:eastAsia="DengXian"/>
            <w:kern w:val="2"/>
          </w:rPr>
          <w:fldChar w:fldCharType="begin"/>
        </w:r>
        <w:r w:rsidDel="00303379">
          <w:rPr>
            <w:rFonts w:eastAsia="DengXian"/>
            <w:kern w:val="2"/>
          </w:rPr>
          <w:delInstrText xml:space="preserve"> ADDIN EN.CITE &lt;EndNote&gt;&lt;Cite&gt;&lt;Author&gt;Gross&lt;/Author&gt;&lt;Year&gt;2021&lt;/Year&gt;&lt;RecNum&gt;10&lt;/RecNum&gt;&lt;Prefix&gt;e.g.`, &lt;/Prefix&gt;&lt;DisplayText&gt;(e.g., Gross et al. 2021)&lt;/DisplayText&gt;&lt;record&gt;&lt;rec-number&gt;10&lt;/rec-number&gt;&lt;foreign-keys&gt;&lt;key app="EN" db-id="dtfvx5dd9wzs0re0zrmve9tj9p5fwat5spas" timestamp="1710900613"&gt;10&lt;/key&gt;&lt;/foreign-keys&gt;&lt;ref-type name="Journal Article"&gt;17&lt;/ref-type&gt;&lt;contributors&gt;&lt;authors&gt;&lt;author&gt;Gross, Christian&lt;/author&gt;&lt;author&gt;Debus, Maike E&lt;/author&gt;&lt;author&gt;Liu, Yihao&lt;/author&gt;&lt;author&gt;Wang, Mo&lt;/author&gt;&lt;author&gt;Kleinmann, Martin&lt;/author&gt;&lt;/authors&gt;&lt;/contributors&gt;&lt;titles&gt;&lt;title&gt;I am nice and capable! How and when newcomers’ self-presentation to their supervisors affects socialization outcomes&lt;/title&gt;&lt;secondary-title&gt;Journal of Applied Psychology&lt;/secondary-title&gt;&lt;/titles&gt;&lt;periodical&gt;&lt;full-title&gt;Journal of Applied Psychology&lt;/full-title&gt;&lt;/periodical&gt;&lt;pages&gt;1067-1079&lt;/pages&gt;&lt;volume&gt;106&lt;/volume&gt;&lt;number&gt;7&lt;/number&gt;&lt;dates&gt;&lt;year&gt;2021&lt;/year&gt;&lt;/dates&gt;&lt;isbn&gt;1939-1854&lt;/isbn&gt;&lt;urls&gt;&lt;/urls&gt;&lt;/record&gt;&lt;/Cite&gt;&lt;/EndNote&gt;</w:delInstrText>
        </w:r>
        <w:r w:rsidDel="00303379">
          <w:rPr>
            <w:rFonts w:eastAsia="DengXian"/>
            <w:kern w:val="2"/>
          </w:rPr>
          <w:fldChar w:fldCharType="separate"/>
        </w:r>
        <w:r w:rsidDel="00303379">
          <w:rPr>
            <w:rFonts w:eastAsia="DengXian"/>
            <w:kern w:val="2"/>
          </w:rPr>
          <w:delText>(e.g., Gross et al. 2021)</w:delText>
        </w:r>
        <w:r w:rsidDel="00303379">
          <w:rPr>
            <w:rFonts w:eastAsia="DengXian"/>
            <w:kern w:val="2"/>
          </w:rPr>
          <w:fldChar w:fldCharType="end"/>
        </w:r>
        <w:r w:rsidDel="00303379">
          <w:rPr>
            <w:rFonts w:eastAsia="DengXian"/>
            <w:kern w:val="2"/>
          </w:rPr>
          <w:delText>, we offer a compelling alternative: that a perceived error management approach—where mistakes are embraced, analyzed, and constructively addressed—can counter-intuitively accelerate error reduction and enhance performance. This perspective provides</w:delText>
        </w:r>
      </w:del>
      <w:ins w:id="926" w:author="Hong Deng" w:date="2026-04-05T16:11:00Z" w16du:dateUtc="2026-04-05T08:11:00Z">
        <w:del w:id="927" w:author="Hong Deng [2]" w:date="2026-04-06T17:07:00Z" w16du:dateUtc="2026-04-06T09:07:00Z">
          <w:r w:rsidR="00544986" w:rsidDel="00303379">
            <w:rPr>
              <w:rFonts w:eastAsia="DengXian" w:hint="eastAsia"/>
              <w:kern w:val="2"/>
            </w:rPr>
            <w:delText xml:space="preserve">provides </w:delText>
          </w:r>
        </w:del>
      </w:ins>
      <w:ins w:id="928" w:author="Hong Deng" w:date="2026-04-05T16:12:00Z" w16du:dateUtc="2026-04-05T08:12:00Z">
        <w:del w:id="929" w:author="Hong Deng [2]" w:date="2026-04-06T17:07:00Z" w16du:dateUtc="2026-04-06T09:07:00Z">
          <w:r w:rsidR="00544986" w:rsidDel="00303379">
            <w:rPr>
              <w:rFonts w:eastAsia="DengXian" w:hint="eastAsia"/>
              <w:kern w:val="2"/>
            </w:rPr>
            <w:delText>a new perspective</w:delText>
          </w:r>
        </w:del>
      </w:ins>
      <w:del w:id="930" w:author="Hong Deng [2]" w:date="2026-04-06T17:07:00Z" w16du:dateUtc="2026-04-06T09:07:00Z">
        <w:r w:rsidDel="00303379">
          <w:rPr>
            <w:rFonts w:eastAsia="DengXian"/>
            <w:kern w:val="2"/>
          </w:rPr>
          <w:delText xml:space="preserve"> a new lens to understand newcomer adjustment and answers the call for</w:delText>
        </w:r>
      </w:del>
      <w:ins w:id="931" w:author="Hong Deng" w:date="2026-04-05T15:46:00Z" w16du:dateUtc="2026-04-05T07:46:00Z">
        <w:del w:id="932" w:author="Hong Deng [2]" w:date="2026-04-06T17:07:00Z" w16du:dateUtc="2026-04-06T09:07:00Z">
          <w:r w:rsidR="00695344" w:rsidDel="00303379">
            <w:rPr>
              <w:rFonts w:eastAsia="DengXian" w:hint="eastAsia"/>
              <w:kern w:val="2"/>
            </w:rPr>
            <w:delText>on</w:delText>
          </w:r>
        </w:del>
      </w:ins>
      <w:ins w:id="933" w:author="Hong Deng" w:date="2026-04-05T15:35:00Z" w16du:dateUtc="2026-04-05T07:35:00Z">
        <w:del w:id="934" w:author="Hong Deng [2]" w:date="2026-04-06T17:07:00Z" w16du:dateUtc="2026-04-06T09:07:00Z">
          <w:r w:rsidR="00FA1E5B" w:rsidDel="00303379">
            <w:rPr>
              <w:rFonts w:eastAsia="DengXian"/>
              <w:kern w:val="2"/>
            </w:rPr>
            <w:delText xml:space="preserve"> newcomer adjustment and answers the call to</w:delText>
          </w:r>
        </w:del>
      </w:ins>
      <w:del w:id="935" w:author="Hong Deng [2]" w:date="2026-04-06T17:07:00Z" w16du:dateUtc="2026-04-06T09:07:00Z">
        <w:r w:rsidDel="00303379">
          <w:rPr>
            <w:rFonts w:eastAsia="DengXian"/>
            <w:kern w:val="2"/>
          </w:rPr>
          <w:delText xml:space="preserve"> “pushing new frontiers and addressing new questions” in newcomer research </w:delText>
        </w:r>
        <w:r w:rsidDel="00303379">
          <w:rPr>
            <w:rFonts w:eastAsia="DengXian"/>
            <w:kern w:val="2"/>
          </w:rPr>
          <w:fldChar w:fldCharType="begin"/>
        </w:r>
        <w:r w:rsidDel="00303379">
          <w:rPr>
            <w:rFonts w:eastAsia="DengXian"/>
            <w:kern w:val="2"/>
          </w:rPr>
          <w:delInstrText xml:space="preserve"> ADDIN EN.CITE &lt;EndNote&gt;&lt;Cite&gt;&lt;Author&gt;Bauer&lt;/Author&gt;&lt;Year&gt;2014&lt;/Year&gt;&lt;RecNum&gt;23&lt;/RecNum&gt;&lt;Pages&gt;441&lt;/Pages&gt;&lt;DisplayText&gt;(Bauer and Erdogan 2014, p. 441)&lt;/DisplayText&gt;&lt;record&gt;&lt;rec-number&gt;23&lt;/rec-number&gt;&lt;foreign-keys&gt;&lt;key app="EN" db-id="dtfvx5dd9wzs0re0zrmve9tj9p5fwat5spas" timestamp="1710984537"&gt;23&lt;/key&gt;&lt;/foreign-keys&gt;&lt;ref-type name="Journal Article"&gt;17&lt;/ref-type&gt;&lt;contributors&gt;&lt;authors&gt;&lt;author&gt;Bauer, Talya N&lt;/author&gt;&lt;author&gt;Erdogan, Berrin&lt;/author&gt;&lt;/authors&gt;&lt;/contributors&gt;&lt;titles&gt;&lt;title&gt;Delineating and reviewing the role of newcomer capital in organizational socialization&lt;/title&gt;&lt;secondary-title&gt;Annu. Rev. Organ. Psychol. Organ. Behav.&lt;/secondary-title&gt;&lt;/titles&gt;&lt;periodical&gt;&lt;full-title&gt;Annu. Rev. Organ. Psychol. Organ. Behav.&lt;/full-title&gt;&lt;/periodical&gt;&lt;pages&gt;439-457&lt;/pages&gt;&lt;volume&gt;1&lt;/volume&gt;&lt;number&gt;1&lt;/number&gt;&lt;dates&gt;&lt;year&gt;2014&lt;/year&gt;&lt;/dates&gt;&lt;isbn&gt;2327-0608&lt;/isbn&gt;&lt;urls&gt;&lt;/urls&gt;&lt;/record&gt;&lt;/Cite&gt;&lt;/EndNote&gt;</w:delInstrText>
        </w:r>
        <w:r w:rsidDel="00303379">
          <w:rPr>
            <w:rFonts w:eastAsia="DengXian"/>
            <w:kern w:val="2"/>
          </w:rPr>
          <w:fldChar w:fldCharType="separate"/>
        </w:r>
        <w:r w:rsidDel="00303379">
          <w:rPr>
            <w:rFonts w:eastAsia="DengXian"/>
            <w:kern w:val="2"/>
          </w:rPr>
          <w:delText>(Bauer and Erdogan 2014, p. 441)</w:delText>
        </w:r>
        <w:r w:rsidDel="00303379">
          <w:rPr>
            <w:rFonts w:eastAsia="DengXian"/>
            <w:kern w:val="2"/>
          </w:rPr>
          <w:fldChar w:fldCharType="end"/>
        </w:r>
        <w:r w:rsidDel="00303379">
          <w:rPr>
            <w:rFonts w:eastAsia="DengXian"/>
            <w:kern w:val="2"/>
          </w:rPr>
          <w:delText>.</w:delText>
        </w:r>
      </w:del>
    </w:p>
    <w:p w14:paraId="777D3E58" w14:textId="3517F987" w:rsidR="009458CE" w:rsidRDefault="009C0C59">
      <w:pPr>
        <w:snapToGrid w:val="0"/>
        <w:spacing w:line="480" w:lineRule="auto"/>
        <w:ind w:firstLine="720"/>
        <w:rPr>
          <w:rFonts w:eastAsia="DengXian"/>
          <w:kern w:val="2"/>
        </w:rPr>
      </w:pPr>
      <w:r>
        <w:rPr>
          <w:rFonts w:eastAsia="DengXian"/>
          <w:kern w:val="2"/>
        </w:rPr>
        <w:t xml:space="preserve">Second, </w:t>
      </w:r>
      <w:ins w:id="936" w:author="Hong Deng" w:date="2026-04-05T15:38:00Z" w16du:dateUtc="2026-04-05T07:38:00Z">
        <w:r w:rsidR="00142B12">
          <w:rPr>
            <w:rFonts w:eastAsia="DengXian" w:hint="eastAsia"/>
            <w:kern w:val="2"/>
          </w:rPr>
          <w:t xml:space="preserve">we enrich action regulation theory by </w:t>
        </w:r>
      </w:ins>
      <w:ins w:id="937" w:author="Hong Deng" w:date="2026-04-05T15:52:00Z" w16du:dateUtc="2026-04-05T07:52:00Z">
        <w:r w:rsidR="00324CC2">
          <w:rPr>
            <w:rFonts w:eastAsia="DengXian" w:hint="eastAsia"/>
            <w:kern w:val="2"/>
          </w:rPr>
          <w:t>theorizing the temporal dynamics of</w:t>
        </w:r>
      </w:ins>
      <w:ins w:id="938" w:author="Hong Deng" w:date="2026-04-05T15:39:00Z" w16du:dateUtc="2026-04-05T07:39:00Z">
        <w:r w:rsidR="009463E7">
          <w:rPr>
            <w:rFonts w:eastAsia="DengXian"/>
            <w:kern w:val="2"/>
          </w:rPr>
          <w:t xml:space="preserve"> error-based learning</w:t>
        </w:r>
      </w:ins>
      <w:ins w:id="939" w:author="Hong Deng" w:date="2026-04-05T15:47:00Z" w16du:dateUtc="2026-04-05T07:47:00Z">
        <w:r w:rsidR="003A0068">
          <w:rPr>
            <w:rFonts w:eastAsia="DengXian" w:hint="eastAsia"/>
            <w:kern w:val="2"/>
          </w:rPr>
          <w:t xml:space="preserve"> </w:t>
        </w:r>
      </w:ins>
      <w:ins w:id="940" w:author="Hong Deng" w:date="2026-04-05T15:38:00Z" w16du:dateUtc="2026-04-05T07:38:00Z">
        <w:r w:rsidR="008A7D4B">
          <w:rPr>
            <w:rFonts w:eastAsia="DengXian" w:hint="eastAsia"/>
            <w:kern w:val="2"/>
          </w:rPr>
          <w:t xml:space="preserve">during </w:t>
        </w:r>
      </w:ins>
      <w:ins w:id="941" w:author="Hong Deng" w:date="2026-04-05T15:47:00Z" w16du:dateUtc="2026-04-05T07:47:00Z">
        <w:r w:rsidR="003A0068">
          <w:rPr>
            <w:rFonts w:eastAsia="DengXian" w:hint="eastAsia"/>
            <w:kern w:val="2"/>
          </w:rPr>
          <w:t>organizational entry</w:t>
        </w:r>
      </w:ins>
      <w:ins w:id="942" w:author="Hong Deng" w:date="2026-04-05T15:39:00Z" w16du:dateUtc="2026-04-05T07:39:00Z">
        <w:r w:rsidR="008A7D4B">
          <w:rPr>
            <w:rFonts w:eastAsia="DengXian" w:hint="eastAsia"/>
            <w:kern w:val="2"/>
          </w:rPr>
          <w:t xml:space="preserve">. </w:t>
        </w:r>
      </w:ins>
      <w:ins w:id="943" w:author="Hong Deng" w:date="2026-04-05T15:47:00Z" w16du:dateUtc="2026-04-05T07:47:00Z">
        <w:r w:rsidR="003A0068">
          <w:rPr>
            <w:rFonts w:eastAsia="DengXian"/>
            <w:kern w:val="2"/>
          </w:rPr>
          <w:t>A</w:t>
        </w:r>
        <w:r w:rsidR="003A0068">
          <w:rPr>
            <w:rFonts w:eastAsia="DengXian" w:hint="eastAsia"/>
            <w:kern w:val="2"/>
          </w:rPr>
          <w:t>l</w:t>
        </w:r>
      </w:ins>
      <w:ins w:id="944" w:author="Hong Deng" w:date="2026-04-05T15:48:00Z" w16du:dateUtc="2026-04-05T07:48:00Z">
        <w:r w:rsidR="003A0068">
          <w:rPr>
            <w:rFonts w:eastAsia="DengXian" w:hint="eastAsia"/>
            <w:kern w:val="2"/>
          </w:rPr>
          <w:t xml:space="preserve">though </w:t>
        </w:r>
      </w:ins>
      <w:del w:id="945" w:author="Hong Deng" w:date="2026-04-05T15:38:00Z" w16du:dateUtc="2026-04-05T07:38:00Z">
        <w:r w:rsidDel="00142B12">
          <w:rPr>
            <w:rFonts w:eastAsia="DengXian"/>
            <w:kern w:val="2"/>
          </w:rPr>
          <w:delText xml:space="preserve">our research extends the error-handling literature by focusing on the dynamic nature of error trajectories rather than a static snapshot of error frequency. While previous work has discussed the benefits of error management, it has not directly tested how allowing errors to be made leads to a reduction in errors over time. In contrast to studies that simply focus on whether errors should be permitted </w:delText>
        </w:r>
        <w:r w:rsidDel="00142B12">
          <w:rPr>
            <w:rFonts w:eastAsia="DengXian"/>
            <w:kern w:val="2"/>
          </w:rPr>
          <w:fldChar w:fldCharType="begin">
            <w:fldData xml:space="preserve">PEVuZE5vdGU+PENpdGU+PEF1dGhvcj5XZWluemltbWVyPC9BdXRob3I+PFllYXI+MjAxNzwvWWVh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</w:fldData>
          </w:fldChar>
        </w:r>
        <w:r w:rsidR="004D4678" w:rsidDel="00142B12">
          <w:rPr>
            <w:rFonts w:eastAsia="DengXian"/>
            <w:kern w:val="2"/>
          </w:rPr>
          <w:delInstrText xml:space="preserve"> ADDIN EN.CITE </w:delInstrText>
        </w:r>
        <w:r w:rsidR="004D4678" w:rsidDel="00142B12">
          <w:rPr>
            <w:rFonts w:eastAsia="DengXian"/>
            <w:kern w:val="2"/>
          </w:rPr>
          <w:fldChar w:fldCharType="begin">
            <w:fldData xml:space="preserve">PEVuZE5vdGU+PENpdGU+PEF1dGhvcj5XZWluemltbWVyPC9BdXRob3I+PFllYXI+MjAxNzwvWWVh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</w:fldData>
          </w:fldChar>
        </w:r>
        <w:r w:rsidR="004D4678" w:rsidDel="00142B12">
          <w:rPr>
            <w:rFonts w:eastAsia="DengXian"/>
            <w:kern w:val="2"/>
          </w:rPr>
          <w:delInstrText xml:space="preserve"> ADDIN EN.CITE.DATA </w:delInstrText>
        </w:r>
        <w:r w:rsidR="004D4678" w:rsidDel="00142B12">
          <w:rPr>
            <w:rFonts w:eastAsia="DengXian"/>
            <w:kern w:val="2"/>
          </w:rPr>
        </w:r>
        <w:r w:rsidR="004D4678" w:rsidDel="00142B12">
          <w:rPr>
            <w:rFonts w:eastAsia="DengXian"/>
            <w:kern w:val="2"/>
          </w:rPr>
          <w:fldChar w:fldCharType="end"/>
        </w:r>
        <w:r w:rsidDel="00142B12">
          <w:rPr>
            <w:rFonts w:eastAsia="DengXian"/>
            <w:kern w:val="2"/>
          </w:rPr>
        </w:r>
        <w:r w:rsidDel="00142B12">
          <w:rPr>
            <w:rFonts w:eastAsia="DengXian"/>
            <w:kern w:val="2"/>
          </w:rPr>
          <w:fldChar w:fldCharType="separate"/>
        </w:r>
        <w:r w:rsidDel="00142B12">
          <w:rPr>
            <w:rFonts w:eastAsia="DengXian"/>
            <w:noProof/>
            <w:kern w:val="2"/>
          </w:rPr>
          <w:delText>(e.g., Van Dyck et al. 2005, Weinzimmer and Esken 2017)</w:delText>
        </w:r>
        <w:r w:rsidDel="00142B12">
          <w:rPr>
            <w:rFonts w:eastAsia="DengXian"/>
            <w:kern w:val="2"/>
          </w:rPr>
          <w:fldChar w:fldCharType="end"/>
        </w:r>
        <w:r w:rsidDel="00142B12">
          <w:rPr>
            <w:rFonts w:eastAsia="DengXian"/>
            <w:kern w:val="2"/>
          </w:rPr>
          <w:delText>, we identify error reduction as a critical mechanism underlying the error management approach. We demonstrate that error change trajectories (rather than the absolute numbers of errors) serve as a crucial predictor for performance outcomes, advancing a process-oriented view of error handling.</w:delText>
        </w:r>
      </w:del>
      <w:ins w:id="946" w:author="Hong Deng" w:date="2026-06-05T20:27:00Z" w16du:dateUtc="2026-06-05T12:27:00Z">
        <w:r w:rsidR="00C252B4">
          <w:rPr>
            <w:rFonts w:eastAsia="DengXian"/>
            <w:kern w:val="2"/>
          </w:rPr>
          <w:t>the theory</w:t>
        </w:r>
      </w:ins>
      <w:ins w:id="947" w:author="Hong Deng" w:date="2026-04-05T15:39:00Z" w16du:dateUtc="2026-04-05T07:39:00Z">
        <w:r w:rsidR="009463E7">
          <w:rPr>
            <w:rFonts w:eastAsia="DengXian" w:hint="eastAsia"/>
            <w:kern w:val="2"/>
          </w:rPr>
          <w:t xml:space="preserve"> </w:t>
        </w:r>
      </w:ins>
      <w:ins w:id="948" w:author="Hong Deng" w:date="2026-04-05T15:48:00Z" w16du:dateUtc="2026-04-05T07:48:00Z">
        <w:r w:rsidR="003A0068">
          <w:rPr>
            <w:rFonts w:eastAsia="DengXian" w:hint="eastAsia"/>
            <w:kern w:val="2"/>
          </w:rPr>
          <w:t>explains why</w:t>
        </w:r>
      </w:ins>
      <w:ins w:id="949" w:author="Hong Deng" w:date="2026-04-05T15:39:00Z" w16du:dateUtc="2026-04-05T07:39:00Z">
        <w:r w:rsidR="009463E7">
          <w:rPr>
            <w:rFonts w:eastAsia="DengXian" w:hint="eastAsia"/>
            <w:kern w:val="2"/>
          </w:rPr>
          <w:t xml:space="preserve"> error</w:t>
        </w:r>
      </w:ins>
      <w:ins w:id="950" w:author="Hong Deng" w:date="2026-06-05T20:30:00Z" w16du:dateUtc="2026-06-05T12:30:00Z">
        <w:r w:rsidR="00BF40A2">
          <w:rPr>
            <w:rFonts w:eastAsia="DengXian"/>
            <w:kern w:val="2"/>
          </w:rPr>
          <w:t>s</w:t>
        </w:r>
      </w:ins>
      <w:ins w:id="951" w:author="Hong Deng" w:date="2026-04-05T15:48:00Z" w16du:dateUtc="2026-04-05T07:48:00Z">
        <w:r w:rsidR="003A0068">
          <w:rPr>
            <w:rFonts w:eastAsia="DengXian" w:hint="eastAsia"/>
            <w:kern w:val="2"/>
          </w:rPr>
          <w:t xml:space="preserve"> </w:t>
        </w:r>
      </w:ins>
      <w:ins w:id="952" w:author="Hong Deng" w:date="2026-04-05T15:40:00Z" w16du:dateUtc="2026-04-05T07:40:00Z">
        <w:r w:rsidR="00F31542">
          <w:rPr>
            <w:rFonts w:eastAsia="DengXian" w:hint="eastAsia"/>
            <w:kern w:val="2"/>
          </w:rPr>
          <w:t>trigger higher-order cognitive regulation</w:t>
        </w:r>
      </w:ins>
      <w:ins w:id="953" w:author="Hong Deng" w:date="2026-04-05T16:24:00Z" w16du:dateUtc="2026-04-05T08:24:00Z">
        <w:r w:rsidR="00982070">
          <w:rPr>
            <w:rFonts w:eastAsia="DengXian" w:hint="eastAsia"/>
            <w:kern w:val="2"/>
          </w:rPr>
          <w:t xml:space="preserve"> </w:t>
        </w:r>
      </w:ins>
      <w:r w:rsidR="00982070">
        <w:rPr>
          <w:rFonts w:eastAsia="DengXian"/>
          <w:kern w:val="2"/>
        </w:rPr>
        <w:fldChar w:fldCharType="begin"/>
      </w:r>
      <w:r w:rsidR="00982070">
        <w:rPr>
          <w:rFonts w:eastAsia="DengXian"/>
          <w:kern w:val="2"/>
        </w:rPr>
        <w:instrText xml:space="preserve"> ADDIN EN.CITE &lt;EndNote&gt;&lt;Cite&gt;&lt;Author&gt;Frese&lt;/Author&gt;&lt;Year&gt;1994&lt;/Year&gt;&lt;RecNum&gt;17&lt;/RecNum&gt;&lt;DisplayText&gt;(Frese and Zapf 1994)&lt;/DisplayText&gt;&lt;record&gt;&lt;rec-number&gt;17&lt;/rec-number&gt;&lt;foreign-keys&gt;&lt;key app="EN" db-id="dtfvx5dd9wzs0re0zrmve9tj9p5fwat5spas" timestamp="1710916874"&gt;17&lt;/key&gt;&lt;/foreign-keys&gt;&lt;ref-type name="Journal Article"&gt;17&lt;/ref-type&gt;&lt;contributors&gt;&lt;authors&gt;&lt;author&gt;Frese, Michael&lt;/author&gt;&lt;author&gt;Zapf, Dieter&lt;/author&gt;&lt;/authors&gt;&lt;/contributors&gt;&lt;titles&gt;&lt;title&gt;Action as the core of work psychology: A German approach&lt;/title&gt;&lt;secondary-title&gt;Handbook of industrial and organizational psychology&lt;/secondary-title&gt;&lt;/titles&gt;&lt;periodical&gt;&lt;full-title&gt;Handbook of industrial and organizational psychology&lt;/full-title&gt;&lt;/periodical&gt;&lt;pages&gt;271-340&lt;/pages&gt;&lt;volume&gt;4&lt;/volume&gt;&lt;number&gt;2&lt;/number&gt;&lt;dates&gt;&lt;year&gt;1994&lt;/year&gt;&lt;/dates&gt;&lt;urls&gt;&lt;/urls&gt;&lt;/record&gt;&lt;/Cite&gt;&lt;/EndNote&gt;</w:instrText>
      </w:r>
      <w:r w:rsidR="00982070">
        <w:rPr>
          <w:rFonts w:eastAsia="DengXian"/>
          <w:kern w:val="2"/>
        </w:rPr>
        <w:fldChar w:fldCharType="separate"/>
      </w:r>
      <w:r w:rsidR="00982070">
        <w:rPr>
          <w:rFonts w:eastAsia="DengXian"/>
          <w:noProof/>
          <w:kern w:val="2"/>
        </w:rPr>
        <w:t>(Frese and Zapf 1994)</w:t>
      </w:r>
      <w:r w:rsidR="00982070">
        <w:rPr>
          <w:rFonts w:eastAsia="DengXian"/>
          <w:kern w:val="2"/>
        </w:rPr>
        <w:fldChar w:fldCharType="end"/>
      </w:r>
      <w:ins w:id="954" w:author="Hong Deng" w:date="2026-04-05T15:40:00Z" w16du:dateUtc="2026-04-05T07:40:00Z">
        <w:r w:rsidR="00F31542">
          <w:rPr>
            <w:rFonts w:eastAsia="DengXian" w:hint="eastAsia"/>
            <w:kern w:val="2"/>
          </w:rPr>
          <w:t xml:space="preserve">, </w:t>
        </w:r>
      </w:ins>
      <w:ins w:id="955" w:author="Hong Deng" w:date="2026-04-05T15:48:00Z" w16du:dateUtc="2026-04-05T07:48:00Z">
        <w:r w:rsidR="003A0068">
          <w:rPr>
            <w:rFonts w:eastAsia="DengXian" w:hint="eastAsia"/>
            <w:kern w:val="2"/>
          </w:rPr>
          <w:t xml:space="preserve">it is less </w:t>
        </w:r>
      </w:ins>
      <w:ins w:id="956" w:author="Hong Deng" w:date="2026-04-05T16:24:00Z" w16du:dateUtc="2026-04-05T08:24:00Z">
        <w:r w:rsidR="00982070">
          <w:rPr>
            <w:rFonts w:eastAsia="DengXian" w:hint="eastAsia"/>
            <w:kern w:val="2"/>
          </w:rPr>
          <w:t xml:space="preserve">clear </w:t>
        </w:r>
      </w:ins>
      <w:ins w:id="957" w:author="Hong Deng" w:date="2026-04-05T15:48:00Z" w16du:dateUtc="2026-04-05T07:48:00Z">
        <w:r w:rsidR="003A0068">
          <w:rPr>
            <w:rFonts w:eastAsia="DengXian" w:hint="eastAsia"/>
            <w:kern w:val="2"/>
          </w:rPr>
          <w:t xml:space="preserve">about </w:t>
        </w:r>
      </w:ins>
      <w:ins w:id="958" w:author="Hong Deng" w:date="2026-04-05T15:52:00Z" w16du:dateUtc="2026-04-05T07:52:00Z">
        <w:r w:rsidR="001F3E10">
          <w:rPr>
            <w:rFonts w:eastAsia="DengXian" w:hint="eastAsia"/>
            <w:kern w:val="2"/>
          </w:rPr>
          <w:t xml:space="preserve">how </w:t>
        </w:r>
      </w:ins>
      <w:ins w:id="959" w:author="Hong Deng" w:date="2026-06-05T20:28:00Z" w16du:dateUtc="2026-06-05T12:28:00Z">
        <w:r w:rsidR="00036D1B">
          <w:rPr>
            <w:rFonts w:eastAsia="DengXian"/>
            <w:kern w:val="2"/>
          </w:rPr>
          <w:t>such</w:t>
        </w:r>
      </w:ins>
      <w:ins w:id="960" w:author="Hong Deng" w:date="2026-04-05T15:52:00Z" w16du:dateUtc="2026-04-05T07:52:00Z">
        <w:r w:rsidR="001F3E10">
          <w:rPr>
            <w:rFonts w:eastAsia="DengXian" w:hint="eastAsia"/>
            <w:kern w:val="2"/>
          </w:rPr>
          <w:t xml:space="preserve"> </w:t>
        </w:r>
        <w:r w:rsidR="001F3E10">
          <w:rPr>
            <w:rFonts w:eastAsia="DengXian"/>
            <w:kern w:val="2"/>
          </w:rPr>
          <w:t>regulation</w:t>
        </w:r>
        <w:r w:rsidR="001F3E10">
          <w:rPr>
            <w:rFonts w:eastAsia="DengXian" w:hint="eastAsia"/>
            <w:kern w:val="2"/>
          </w:rPr>
          <w:t xml:space="preserve"> accumulate</w:t>
        </w:r>
      </w:ins>
      <w:ins w:id="961" w:author="Hong Deng" w:date="2026-06-05T20:28:00Z" w16du:dateUtc="2026-06-05T12:28:00Z">
        <w:r w:rsidR="00036D1B">
          <w:rPr>
            <w:rFonts w:eastAsia="DengXian"/>
            <w:kern w:val="2"/>
          </w:rPr>
          <w:t>s</w:t>
        </w:r>
      </w:ins>
      <w:ins w:id="962" w:author="Hong Deng" w:date="2026-04-05T15:52:00Z" w16du:dateUtc="2026-04-05T07:52:00Z">
        <w:r w:rsidR="001F3E10">
          <w:rPr>
            <w:rFonts w:eastAsia="DengXian" w:hint="eastAsia"/>
            <w:kern w:val="2"/>
          </w:rPr>
          <w:t xml:space="preserve"> over time</w:t>
        </w:r>
      </w:ins>
      <w:ins w:id="963" w:author="Hong Deng" w:date="2026-04-05T15:48:00Z" w16du:dateUtc="2026-04-05T07:48:00Z">
        <w:r w:rsidR="00433F6B">
          <w:rPr>
            <w:rFonts w:eastAsia="DengXian" w:hint="eastAsia"/>
            <w:kern w:val="2"/>
          </w:rPr>
          <w:t xml:space="preserve">. </w:t>
        </w:r>
      </w:ins>
      <w:ins w:id="964" w:author="Hong Deng" w:date="2026-04-05T15:40:00Z" w16du:dateUtc="2026-04-05T07:40:00Z">
        <w:r w:rsidR="00830C2F">
          <w:rPr>
            <w:rFonts w:eastAsia="DengXian"/>
            <w:kern w:val="2"/>
          </w:rPr>
          <w:t>B</w:t>
        </w:r>
        <w:r w:rsidR="00830C2F">
          <w:rPr>
            <w:rFonts w:eastAsia="DengXian" w:hint="eastAsia"/>
            <w:kern w:val="2"/>
          </w:rPr>
          <w:t xml:space="preserve">y integrating </w:t>
        </w:r>
      </w:ins>
      <w:ins w:id="965" w:author="Hong Deng" w:date="2026-04-05T15:53:00Z" w16du:dateUtc="2026-04-05T07:53:00Z">
        <w:r w:rsidR="00383530">
          <w:rPr>
            <w:rFonts w:eastAsia="DengXian" w:hint="eastAsia"/>
            <w:kern w:val="2"/>
          </w:rPr>
          <w:t>it</w:t>
        </w:r>
      </w:ins>
      <w:ins w:id="966" w:author="Hong Deng" w:date="2026-04-05T15:41:00Z" w16du:dateUtc="2026-04-05T07:41:00Z">
        <w:r w:rsidR="00830C2F">
          <w:rPr>
            <w:rFonts w:eastAsia="DengXian" w:hint="eastAsia"/>
            <w:kern w:val="2"/>
          </w:rPr>
          <w:t xml:space="preserve"> with </w:t>
        </w:r>
      </w:ins>
      <w:ins w:id="967" w:author="Hong Deng" w:date="2026-06-05T19:54:00Z" w16du:dateUtc="2026-06-05T11:54:00Z">
        <w:r w:rsidR="00D10107">
          <w:rPr>
            <w:rFonts w:eastAsia="DengXian"/>
            <w:kern w:val="2"/>
          </w:rPr>
          <w:t>deviation-amplifying spiral logic</w:t>
        </w:r>
      </w:ins>
      <w:ins w:id="968" w:author="Hong Deng" w:date="2026-04-05T15:41:00Z" w16du:dateUtc="2026-04-05T07:41:00Z">
        <w:r w:rsidR="004F6C3D">
          <w:rPr>
            <w:rFonts w:eastAsia="DengXian" w:hint="eastAsia"/>
            <w:kern w:val="2"/>
          </w:rPr>
          <w:t xml:space="preserve">, we </w:t>
        </w:r>
      </w:ins>
      <w:ins w:id="969" w:author="Hong Deng" w:date="2026-04-05T15:58:00Z" w16du:dateUtc="2026-04-05T07:58:00Z">
        <w:r w:rsidR="001C27D7">
          <w:rPr>
            <w:rFonts w:eastAsia="DengXian" w:hint="eastAsia"/>
            <w:kern w:val="2"/>
          </w:rPr>
          <w:t>argue</w:t>
        </w:r>
      </w:ins>
      <w:ins w:id="970" w:author="Hong Deng" w:date="2026-04-05T15:41:00Z" w16du:dateUtc="2026-04-05T07:41:00Z">
        <w:r w:rsidR="004F6C3D">
          <w:rPr>
            <w:rFonts w:eastAsia="DengXian" w:hint="eastAsia"/>
            <w:kern w:val="2"/>
          </w:rPr>
          <w:t xml:space="preserve"> that </w:t>
        </w:r>
      </w:ins>
      <w:ins w:id="971" w:author="Hong Deng" w:date="2026-06-04T18:35:00Z" w16du:dateUtc="2026-06-04T10:35:00Z">
        <w:r w:rsidR="00DA231E">
          <w:rPr>
            <w:rFonts w:eastAsia="DengXian"/>
            <w:kern w:val="2"/>
          </w:rPr>
          <w:t xml:space="preserve">action </w:t>
        </w:r>
      </w:ins>
      <w:ins w:id="972" w:author="Hong Deng" w:date="2026-04-05T15:41:00Z" w16du:dateUtc="2026-04-05T07:41:00Z">
        <w:r w:rsidR="004F6C3D">
          <w:rPr>
            <w:rFonts w:eastAsia="DengXian" w:hint="eastAsia"/>
            <w:kern w:val="2"/>
          </w:rPr>
          <w:t xml:space="preserve">error reduction </w:t>
        </w:r>
      </w:ins>
      <w:ins w:id="973" w:author="Hong Deng" w:date="2026-06-04T18:35:00Z" w16du:dateUtc="2026-06-04T10:35:00Z">
        <w:r w:rsidR="003B2D70">
          <w:rPr>
            <w:rFonts w:eastAsia="DengXian"/>
            <w:kern w:val="2"/>
          </w:rPr>
          <w:t xml:space="preserve">under </w:t>
        </w:r>
      </w:ins>
      <w:ins w:id="974" w:author="Hong Deng" w:date="2026-06-04T18:36:00Z" w16du:dateUtc="2026-06-04T10:36:00Z">
        <w:r w:rsidR="003B2D70">
          <w:rPr>
            <w:rFonts w:eastAsia="DengXian"/>
            <w:kern w:val="2"/>
          </w:rPr>
          <w:t>a</w:t>
        </w:r>
        <w:r w:rsidR="003653A6">
          <w:rPr>
            <w:rFonts w:eastAsia="DengXian"/>
            <w:kern w:val="2"/>
          </w:rPr>
          <w:t xml:space="preserve">n </w:t>
        </w:r>
      </w:ins>
      <w:ins w:id="975" w:author="Hong Deng" w:date="2026-06-05T20:32:00Z" w16du:dateUtc="2026-06-05T12:32:00Z">
        <w:r w:rsidR="00DD11FE">
          <w:rPr>
            <w:rFonts w:eastAsia="DengXian"/>
            <w:kern w:val="2"/>
          </w:rPr>
          <w:t xml:space="preserve">error-management culture follows an accelerating trajectory, a pattern that complements the diminishing-returns pattern typically assumed for skill refinement and is </w:t>
        </w:r>
      </w:ins>
      <w:ins w:id="976" w:author="Hong Deng [2]" w:date="2026-05-24T13:23:00Z" w16du:dateUtc="2026-05-24T05:23:00Z">
        <w:del w:id="977" w:author="Hong Deng" w:date="2026-06-05T20:32:00Z" w16du:dateUtc="2026-06-05T12:32:00Z">
          <w:r w:rsidR="00860B0D" w:rsidDel="00DD11FE">
            <w:rPr>
              <w:rFonts w:eastAsia="DengXian"/>
              <w:kern w:val="2"/>
            </w:rPr>
            <w:delText>follow</w:delText>
          </w:r>
        </w:del>
        <w:del w:id="978" w:author="Hong Deng" w:date="2026-06-05T19:55:00Z" w16du:dateUtc="2026-06-05T11:55:00Z">
          <w:r w:rsidR="00860B0D" w:rsidDel="00D10107">
            <w:rPr>
              <w:rFonts w:eastAsia="DengXian"/>
              <w:kern w:val="2"/>
            </w:rPr>
            <w:delText>s</w:delText>
          </w:r>
        </w:del>
        <w:del w:id="979" w:author="Hong Deng" w:date="2026-06-05T20:32:00Z" w16du:dateUtc="2026-06-05T12:32:00Z">
          <w:r w:rsidR="00860B0D" w:rsidDel="00DD11FE">
            <w:rPr>
              <w:rFonts w:eastAsia="DengXian"/>
              <w:kern w:val="2"/>
            </w:rPr>
            <w:delText xml:space="preserve"> an accelerating trajectory, a pattern</w:delText>
          </w:r>
        </w:del>
        <w:del w:id="980" w:author="Hong Deng" w:date="2026-06-05T20:31:00Z" w16du:dateUtc="2026-06-05T12:31:00Z">
          <w:r w:rsidR="00860B0D" w:rsidDel="00DD11FE">
            <w:rPr>
              <w:rFonts w:eastAsia="DengXian"/>
              <w:kern w:val="2"/>
            </w:rPr>
            <w:delText xml:space="preserve"> that</w:delText>
          </w:r>
        </w:del>
        <w:del w:id="981" w:author="Hong Deng" w:date="2026-06-05T20:32:00Z" w16du:dateUtc="2026-06-05T12:32:00Z">
          <w:r w:rsidR="00860B0D" w:rsidDel="00DD11FE">
            <w:rPr>
              <w:rFonts w:eastAsia="DengXian"/>
              <w:kern w:val="2"/>
            </w:rPr>
            <w:delText xml:space="preserve"> complement</w:delText>
          </w:r>
        </w:del>
        <w:del w:id="982" w:author="Hong Deng" w:date="2026-06-05T20:31:00Z" w16du:dateUtc="2026-06-05T12:31:00Z">
          <w:r w:rsidR="00860B0D" w:rsidDel="00DD11FE">
            <w:rPr>
              <w:rFonts w:eastAsia="DengXian"/>
              <w:kern w:val="2"/>
            </w:rPr>
            <w:delText>s</w:delText>
          </w:r>
        </w:del>
        <w:del w:id="983" w:author="Hong Deng" w:date="2026-06-05T20:32:00Z" w16du:dateUtc="2026-06-05T12:32:00Z">
          <w:r w:rsidR="00860B0D" w:rsidDel="00DD11FE">
            <w:rPr>
              <w:rFonts w:eastAsia="DengXian"/>
              <w:kern w:val="2"/>
            </w:rPr>
            <w:delText xml:space="preserve"> the diminishing-returns pattern typically assumed for skill refinement and </w:delText>
          </w:r>
        </w:del>
        <w:del w:id="984" w:author="Hong Deng" w:date="2026-06-05T19:55:00Z" w16du:dateUtc="2026-06-05T11:55:00Z">
          <w:r w:rsidR="00860B0D" w:rsidDel="00850C59">
            <w:rPr>
              <w:rFonts w:eastAsia="DengXian"/>
              <w:kern w:val="2"/>
            </w:rPr>
            <w:delText xml:space="preserve">is </w:delText>
          </w:r>
        </w:del>
      </w:ins>
      <w:ins w:id="985" w:author="Hong Deng [2]" w:date="2026-05-24T10:47:00Z" w16du:dateUtc="2026-05-24T02:47:00Z">
        <w:del w:id="986" w:author="Hong Deng" w:date="2026-06-05T19:55:00Z" w16du:dateUtc="2026-06-05T11:55:00Z">
          <w:r w:rsidR="001561AA" w:rsidDel="00850C59">
            <w:rPr>
              <w:rFonts w:eastAsia="DengXian"/>
              <w:kern w:val="2"/>
            </w:rPr>
            <w:delText>untested</w:delText>
          </w:r>
        </w:del>
      </w:ins>
      <w:ins w:id="987" w:author="Hong Deng" w:date="2026-06-05T19:55:00Z" w16du:dateUtc="2026-06-05T11:55:00Z">
        <w:r w:rsidR="00850C59">
          <w:rPr>
            <w:rFonts w:eastAsia="DengXian"/>
            <w:kern w:val="2"/>
          </w:rPr>
          <w:t>undertheorized</w:t>
        </w:r>
      </w:ins>
      <w:ins w:id="988" w:author="Hong Deng [2]" w:date="2026-05-24T10:47:00Z" w16du:dateUtc="2026-05-24T02:47:00Z">
        <w:r w:rsidR="001561AA">
          <w:rPr>
            <w:rFonts w:eastAsia="DengXian"/>
            <w:kern w:val="2"/>
          </w:rPr>
          <w:t xml:space="preserve"> in</w:t>
        </w:r>
        <w:del w:id="989" w:author="Hong Deng" w:date="2026-06-05T20:32:00Z" w16du:dateUtc="2026-06-05T12:32:00Z">
          <w:r w:rsidR="001561AA" w:rsidDel="00DD11FE">
            <w:rPr>
              <w:rFonts w:eastAsia="DengXian"/>
              <w:kern w:val="2"/>
            </w:rPr>
            <w:delText xml:space="preserve"> the</w:delText>
          </w:r>
        </w:del>
        <w:r w:rsidR="001561AA">
          <w:rPr>
            <w:rFonts w:eastAsia="DengXian"/>
            <w:kern w:val="2"/>
          </w:rPr>
          <w:t xml:space="preserve"> onboarding</w:t>
        </w:r>
        <w:del w:id="990" w:author="Hong Deng" w:date="2026-06-05T20:28:00Z" w16du:dateUtc="2026-06-05T12:28:00Z">
          <w:r w:rsidR="001561AA" w:rsidDel="00036D1B">
            <w:rPr>
              <w:rFonts w:eastAsia="DengXian"/>
              <w:kern w:val="2"/>
            </w:rPr>
            <w:delText xml:space="preserve"> error</w:delText>
          </w:r>
        </w:del>
        <w:del w:id="991" w:author="Hong Deng" w:date="2026-06-05T20:32:00Z" w16du:dateUtc="2026-06-05T12:32:00Z">
          <w:r w:rsidR="001561AA" w:rsidDel="00DD11FE">
            <w:rPr>
              <w:rFonts w:eastAsia="DengXian"/>
              <w:kern w:val="2"/>
            </w:rPr>
            <w:delText xml:space="preserve"> context</w:delText>
          </w:r>
        </w:del>
      </w:ins>
      <w:ins w:id="992" w:author="Hong Deng [2]" w:date="2026-05-24T10:36:00Z" w16du:dateUtc="2026-05-24T02:36:00Z">
        <w:r w:rsidR="00087FFB">
          <w:rPr>
            <w:rFonts w:eastAsia="DengXian"/>
            <w:kern w:val="2"/>
          </w:rPr>
          <w:t>.</w:t>
        </w:r>
      </w:ins>
      <w:ins w:id="993" w:author="Hong Deng [2]" w:date="2026-05-24T10:42:00Z" w16du:dateUtc="2026-05-24T02:42:00Z">
        <w:r w:rsidR="00087FFB">
          <w:rPr>
            <w:rFonts w:eastAsia="DengXian"/>
            <w:kern w:val="2"/>
          </w:rPr>
          <w:t xml:space="preserve"> </w:t>
        </w:r>
      </w:ins>
      <w:ins w:id="994" w:author="Hong Deng [2]" w:date="2026-05-24T10:47:00Z" w16du:dateUtc="2026-05-24T02:47:00Z">
        <w:del w:id="995" w:author="Hong Deng" w:date="2026-06-05T20:23:00Z" w16du:dateUtc="2026-06-05T12:23:00Z">
          <w:r w:rsidR="001561AA" w:rsidDel="00CE342A">
            <w:rPr>
              <w:rFonts w:eastAsia="DengXian"/>
              <w:kern w:val="2"/>
            </w:rPr>
            <w:delText>This se</w:delText>
          </w:r>
        </w:del>
      </w:ins>
      <w:ins w:id="996" w:author="Hong Deng [2]" w:date="2026-04-06T17:09:00Z" w16du:dateUtc="2026-04-06T09:09:00Z">
        <w:del w:id="997" w:author="Hong Deng" w:date="2026-06-05T20:23:00Z" w16du:dateUtc="2026-06-05T12:23:00Z">
          <w:r w:rsidR="004D4FC2" w:rsidDel="00CE342A">
            <w:rPr>
              <w:rFonts w:eastAsia="DengXian" w:hint="eastAsia"/>
              <w:kern w:val="2"/>
            </w:rPr>
            <w:delText>lf-reinforcing dy</w:delText>
          </w:r>
        </w:del>
      </w:ins>
      <w:ins w:id="998" w:author="Hong Deng [2]" w:date="2026-04-06T17:10:00Z" w16du:dateUtc="2026-04-06T09:10:00Z">
        <w:del w:id="999" w:author="Hong Deng" w:date="2026-06-05T20:23:00Z" w16du:dateUtc="2026-06-05T12:23:00Z">
          <w:r w:rsidR="004D4FC2" w:rsidDel="00CE342A">
            <w:rPr>
              <w:rFonts w:eastAsia="DengXian" w:hint="eastAsia"/>
              <w:kern w:val="2"/>
            </w:rPr>
            <w:delText>namic  easily derived from  and</w:delText>
          </w:r>
        </w:del>
      </w:ins>
      <w:ins w:id="1000" w:author="Hong Deng" w:date="2026-06-05T20:32:00Z" w16du:dateUtc="2026-06-05T12:32:00Z">
        <w:r w:rsidR="00DD11FE">
          <w:rPr>
            <w:rFonts w:eastAsia="DengXian"/>
            <w:kern w:val="2"/>
          </w:rPr>
          <w:t>W</w:t>
        </w:r>
      </w:ins>
      <w:ins w:id="1001" w:author="Hong Deng" w:date="2026-06-05T20:23:00Z" w16du:dateUtc="2026-06-05T12:23:00Z">
        <w:r w:rsidR="00783A7B">
          <w:rPr>
            <w:rFonts w:eastAsia="DengXian"/>
            <w:kern w:val="2"/>
          </w:rPr>
          <w:t xml:space="preserve">e </w:t>
        </w:r>
      </w:ins>
      <w:ins w:id="1002" w:author="Hong Deng" w:date="2026-04-05T15:43:00Z" w16du:dateUtc="2026-04-05T07:43:00Z">
        <w:del w:id="1003" w:author="Hong Deng [2]" w:date="2026-04-06T17:10:00Z" w16du:dateUtc="2026-04-06T09:10:00Z">
          <w:r w:rsidR="00424115" w:rsidDel="004D4FC2">
            <w:rPr>
              <w:rFonts w:eastAsia="DengXian" w:hint="eastAsia"/>
              <w:kern w:val="2"/>
            </w:rPr>
            <w:delText>extend</w:delText>
          </w:r>
        </w:del>
      </w:ins>
      <w:ins w:id="1004" w:author="Hong Deng [2]" w:date="2026-04-06T17:10:00Z" w16du:dateUtc="2026-04-06T09:10:00Z">
        <w:r w:rsidR="004D4FC2">
          <w:rPr>
            <w:rFonts w:eastAsia="DengXian"/>
            <w:kern w:val="2"/>
          </w:rPr>
          <w:t>extend</w:t>
        </w:r>
        <w:del w:id="1005" w:author="Hong Deng" w:date="2026-06-05T20:23:00Z" w16du:dateUtc="2026-06-05T12:23:00Z">
          <w:r w:rsidR="004D4FC2" w:rsidDel="00783A7B">
            <w:rPr>
              <w:rFonts w:eastAsia="DengXian"/>
              <w:kern w:val="2"/>
            </w:rPr>
            <w:delText>s</w:delText>
          </w:r>
        </w:del>
      </w:ins>
      <w:ins w:id="1006" w:author="Hong Deng" w:date="2026-04-05T15:43:00Z" w16du:dateUtc="2026-04-05T07:43:00Z">
        <w:r w:rsidR="00424115">
          <w:rPr>
            <w:rFonts w:eastAsia="DengXian" w:hint="eastAsia"/>
            <w:kern w:val="2"/>
          </w:rPr>
          <w:t xml:space="preserve"> </w:t>
        </w:r>
        <w:del w:id="1007" w:author="Hong Deng [2]" w:date="2026-04-06T17:10:00Z" w16du:dateUtc="2026-04-06T09:10:00Z">
          <w:r w:rsidR="00424115" w:rsidDel="004D4FC2">
            <w:rPr>
              <w:rFonts w:eastAsia="DengXian" w:hint="eastAsia"/>
              <w:kern w:val="2"/>
            </w:rPr>
            <w:delText xml:space="preserve">action </w:delText>
          </w:r>
          <w:r w:rsidR="00424115" w:rsidDel="004D4FC2">
            <w:rPr>
              <w:rFonts w:eastAsia="DengXian"/>
              <w:kern w:val="2"/>
            </w:rPr>
            <w:delText>regulation</w:delText>
          </w:r>
        </w:del>
      </w:ins>
      <w:ins w:id="1008" w:author="Hong Deng [2]" w:date="2026-04-06T17:10:00Z" w16du:dateUtc="2026-04-06T09:10:00Z">
        <w:r w:rsidR="004D4FC2">
          <w:rPr>
            <w:rFonts w:eastAsia="DengXian" w:hint="eastAsia"/>
            <w:kern w:val="2"/>
          </w:rPr>
          <w:t>the</w:t>
        </w:r>
      </w:ins>
      <w:ins w:id="1009" w:author="Hong Deng" w:date="2026-04-05T15:43:00Z" w16du:dateUtc="2026-04-05T07:43:00Z">
        <w:r w:rsidR="00424115">
          <w:rPr>
            <w:rFonts w:eastAsia="DengXian" w:hint="eastAsia"/>
            <w:kern w:val="2"/>
          </w:rPr>
          <w:t xml:space="preserve"> theory </w:t>
        </w:r>
      </w:ins>
      <w:ins w:id="1010" w:author="Hong Deng" w:date="2026-04-05T15:55:00Z" w16du:dateUtc="2026-04-05T07:55:00Z">
        <w:r w:rsidR="00004BB4">
          <w:rPr>
            <w:rFonts w:eastAsia="DengXian" w:hint="eastAsia"/>
            <w:kern w:val="2"/>
          </w:rPr>
          <w:t>beyond discrete</w:t>
        </w:r>
      </w:ins>
      <w:ins w:id="1011" w:author="Hong Deng" w:date="2026-04-05T15:43:00Z" w16du:dateUtc="2026-04-05T07:43:00Z">
        <w:r w:rsidR="00424115">
          <w:rPr>
            <w:rFonts w:eastAsia="DengXian" w:hint="eastAsia"/>
            <w:kern w:val="2"/>
          </w:rPr>
          <w:t xml:space="preserve"> error episodes </w:t>
        </w:r>
      </w:ins>
      <w:ins w:id="1012" w:author="Hong Deng" w:date="2026-04-05T15:55:00Z" w16du:dateUtc="2026-04-05T07:55:00Z">
        <w:r w:rsidR="00A46E04">
          <w:rPr>
            <w:rFonts w:eastAsia="DengXian" w:hint="eastAsia"/>
            <w:kern w:val="2"/>
          </w:rPr>
          <w:t>to explain</w:t>
        </w:r>
      </w:ins>
      <w:ins w:id="1013" w:author="Hong Deng" w:date="2026-04-05T15:51:00Z" w16du:dateUtc="2026-04-05T07:51:00Z">
        <w:r w:rsidR="00124504">
          <w:rPr>
            <w:rFonts w:eastAsia="DengXian"/>
            <w:kern w:val="2"/>
          </w:rPr>
          <w:t xml:space="preserve"> how repeated </w:t>
        </w:r>
      </w:ins>
      <w:ins w:id="1014" w:author="Hong Deng" w:date="2026-06-05T20:29:00Z" w16du:dateUtc="2026-06-05T12:29:00Z">
        <w:r w:rsidR="00CD16DD">
          <w:rPr>
            <w:rFonts w:eastAsia="DengXian"/>
            <w:kern w:val="2"/>
          </w:rPr>
          <w:t>encounters with error</w:t>
        </w:r>
      </w:ins>
      <w:ins w:id="1015" w:author="Hong Deng [2]" w:date="2026-04-06T17:10:00Z" w16du:dateUtc="2026-04-06T09:10:00Z">
        <w:r w:rsidR="004D4FC2">
          <w:rPr>
            <w:rFonts w:eastAsia="DengXian" w:hint="eastAsia"/>
            <w:kern w:val="2"/>
          </w:rPr>
          <w:t xml:space="preserve"> </w:t>
        </w:r>
        <w:del w:id="1016" w:author="Hong Deng" w:date="2026-06-05T20:29:00Z" w16du:dateUtc="2026-06-05T12:29:00Z">
          <w:r w:rsidR="004D4FC2" w:rsidDel="001533C8">
            <w:rPr>
              <w:rFonts w:eastAsia="DengXian" w:hint="eastAsia"/>
              <w:kern w:val="2"/>
            </w:rPr>
            <w:delText>with error</w:delText>
          </w:r>
        </w:del>
      </w:ins>
      <w:ins w:id="1017" w:author="Hong Deng [2]" w:date="2026-04-06T17:11:00Z" w16du:dateUtc="2026-04-06T09:11:00Z">
        <w:del w:id="1018" w:author="Hong Deng" w:date="2026-06-05T20:29:00Z" w16du:dateUtc="2026-06-05T12:29:00Z">
          <w:r w:rsidR="004D4FC2" w:rsidDel="001533C8">
            <w:rPr>
              <w:rFonts w:eastAsia="DengXian" w:hint="eastAsia"/>
              <w:kern w:val="2"/>
            </w:rPr>
            <w:delText xml:space="preserve">s </w:delText>
          </w:r>
        </w:del>
        <w:r w:rsidR="004D4FC2">
          <w:rPr>
            <w:rFonts w:eastAsia="DengXian" w:hint="eastAsia"/>
            <w:kern w:val="2"/>
          </w:rPr>
          <w:t>evolve into</w:t>
        </w:r>
      </w:ins>
      <w:ins w:id="1019" w:author="Hong Deng" w:date="2026-04-05T15:55:00Z" w16du:dateUtc="2026-04-05T07:55:00Z">
        <w:r w:rsidR="00A46E04">
          <w:rPr>
            <w:rFonts w:eastAsia="DengXian" w:hint="eastAsia"/>
            <w:kern w:val="2"/>
          </w:rPr>
          <w:t xml:space="preserve"> </w:t>
        </w:r>
      </w:ins>
      <w:ins w:id="1020" w:author="Hong Deng" w:date="2026-04-05T15:56:00Z" w16du:dateUtc="2026-04-05T07:56:00Z">
        <w:del w:id="1021" w:author="Hong Deng [2]" w:date="2026-04-06T17:11:00Z" w16du:dateUtc="2026-04-06T09:11:00Z">
          <w:r w:rsidR="007B2A9F" w:rsidDel="004D4FC2">
            <w:rPr>
              <w:rFonts w:eastAsia="DengXian" w:hint="eastAsia"/>
              <w:kern w:val="2"/>
            </w:rPr>
            <w:delText>produce accelerating improvement</w:delText>
          </w:r>
        </w:del>
      </w:ins>
      <w:ins w:id="1022" w:author="Hong Deng [2]" w:date="2026-04-06T17:11:00Z" w16du:dateUtc="2026-04-06T09:11:00Z">
        <w:r w:rsidR="004D4FC2">
          <w:rPr>
            <w:rFonts w:eastAsia="DengXian" w:hint="eastAsia"/>
            <w:kern w:val="2"/>
          </w:rPr>
          <w:t>developmental momentum</w:t>
        </w:r>
      </w:ins>
      <w:ins w:id="1023" w:author="Hong Deng" w:date="2026-04-05T15:44:00Z" w16du:dateUtc="2026-04-05T07:44:00Z">
        <w:r w:rsidR="00E45361">
          <w:rPr>
            <w:rFonts w:eastAsia="DengXian" w:hint="eastAsia"/>
            <w:kern w:val="2"/>
          </w:rPr>
          <w:t>.</w:t>
        </w:r>
      </w:ins>
      <w:ins w:id="1024" w:author="Hong Deng" w:date="2026-04-05T15:42:00Z" w16du:dateUtc="2026-04-05T07:42:00Z">
        <w:r w:rsidR="002731AE">
          <w:rPr>
            <w:rFonts w:eastAsia="DengXian" w:hint="eastAsia"/>
            <w:kern w:val="2"/>
          </w:rPr>
          <w:t xml:space="preserve"> </w:t>
        </w:r>
      </w:ins>
      <w:del w:id="1025" w:author="Hong Deng" w:date="2026-04-05T15:39:00Z" w16du:dateUtc="2026-04-05T07:39:00Z">
        <w:r w:rsidDel="009463E7">
          <w:rPr>
            <w:rFonts w:eastAsia="DengXian"/>
            <w:kern w:val="2"/>
          </w:rPr>
          <w:delText xml:space="preserve"> </w:delText>
        </w:r>
      </w:del>
    </w:p>
    <w:p w14:paraId="777D3E59" w14:textId="7A30B437" w:rsidR="009458CE" w:rsidRDefault="009C0C59">
      <w:pPr>
        <w:snapToGrid w:val="0"/>
        <w:spacing w:line="480" w:lineRule="auto"/>
        <w:ind w:firstLine="720"/>
        <w:rPr>
          <w:rFonts w:eastAsia="DengXian"/>
          <w:kern w:val="2"/>
        </w:rPr>
      </w:pPr>
      <w:del w:id="1026" w:author="Hong Deng" w:date="2026-04-05T16:12:00Z" w16du:dateUtc="2026-04-05T08:12:00Z">
        <w:r w:rsidDel="00544986">
          <w:rPr>
            <w:rFonts w:eastAsia="DengXian"/>
            <w:kern w:val="2"/>
          </w:rPr>
          <w:lastRenderedPageBreak/>
          <w:delText xml:space="preserve">Third, </w:delText>
        </w:r>
      </w:del>
      <w:del w:id="1027" w:author="Hong Deng" w:date="2026-04-05T15:57:00Z" w16du:dateUtc="2026-04-05T07:57:00Z">
        <w:r w:rsidDel="00BA4D56">
          <w:rPr>
            <w:rFonts w:eastAsia="DengXian"/>
            <w:kern w:val="2"/>
          </w:rPr>
          <w:delText>our research extends action regulation theory</w:delText>
        </w:r>
        <w:r w:rsidDel="00BA4D56">
          <w:delText xml:space="preserve"> </w:delText>
        </w:r>
        <w:r w:rsidDel="00BA4D56">
          <w:rPr>
            <w:rFonts w:eastAsia="DengXian"/>
            <w:kern w:val="2"/>
          </w:rPr>
          <w:delText xml:space="preserve">by applying it to the evolving onboarding context. Organizational entry creates a natural setting for us to observe how error-making unfolds throughout distinctive stages of socialization, from entry through probation to integration. Drawing on spiraling theory, we demonstrate how error-making trajectories during these distinct temporal stages shape productivity a full year later through “self-fueling spirals”, beyond the immediate effect on the end-of-probation performance. These longitudinal effects emerge from our novel integration of action regulation theory with spiraling theory in the unique newcomer socialization context. Such temporal extension of action regulation theory enables predictions about sustained performance that are not readily derivable from action regulation theory alone. </w:delText>
        </w:r>
      </w:del>
      <w:del w:id="1028" w:author="Hong Deng" w:date="2026-04-05T16:03:00Z" w16du:dateUtc="2026-04-05T08:03:00Z">
        <w:r w:rsidDel="0089733D">
          <w:rPr>
            <w:rFonts w:eastAsia="DengXian"/>
            <w:kern w:val="2"/>
          </w:rPr>
          <w:delText xml:space="preserve">Moreover, </w:delText>
        </w:r>
      </w:del>
      <w:del w:id="1029" w:author="Hong Deng" w:date="2026-04-05T16:12:00Z" w16du:dateUtc="2026-04-05T08:12:00Z">
        <w:r w:rsidDel="00544986">
          <w:rPr>
            <w:rFonts w:eastAsia="DengXian"/>
            <w:kern w:val="2"/>
          </w:rPr>
          <w:delText xml:space="preserve">while prior research has examined error attribution’s direct effects on task behavior after an error occurs </w:delText>
        </w:r>
        <w:r w:rsidDel="00544986">
          <w:rPr>
            <w:rFonts w:eastAsia="DengXian"/>
            <w:kern w:val="2"/>
          </w:rPr>
          <w:fldChar w:fldCharType="begin"/>
        </w:r>
        <w:r w:rsidDel="00544986">
          <w:rPr>
            <w:rFonts w:eastAsia="DengXian"/>
            <w:kern w:val="2"/>
          </w:rPr>
          <w:delInstrText xml:space="preserve"> ADDIN EN.CITE &lt;EndNote&gt;&lt;Cite&gt;&lt;Author&gt;Homsma&lt;/Author&gt;&lt;Year&gt;2007&lt;/Year&gt;&lt;RecNum&gt;124&lt;/RecNum&gt;&lt;Prefix&gt;e.g.`, &lt;/Prefix&gt;&lt;DisplayText&gt;(e.g., Homsma et al. 2007)&lt;/DisplayText&gt;&lt;record&gt;&lt;rec-number&gt;124&lt;/rec-number&gt;&lt;foreign-keys&gt;&lt;key app="EN" db-id="dtfvx5dd9wzs0re0zrmve9tj9p5fwat5spas" timestamp="1731493089"&gt;124&lt;/key&gt;&lt;/foreign-keys&gt;&lt;ref-type name="Journal Article"&gt;17&lt;/ref-type&gt;&lt;contributors&gt;&lt;authors&gt;&lt;author&gt;Homsma, Gert J&lt;/author&gt;&lt;author&gt;Van Dyck, Cathy&lt;/author&gt;&lt;author&gt;De Gilder, Dick&lt;/author&gt;&lt;author&gt;Koopman, Paul L&lt;/author&gt;&lt;author&gt;Elfring, Tom&lt;/author&gt;&lt;/authors&gt;&lt;/contributors&gt;&lt;titles&gt;&lt;title&gt;Overcoming errors: A closer look at the attributional mechanism&lt;/title&gt;&lt;secondary-title&gt;Journal of Business and Psychology&lt;/secondary-title&gt;&lt;/titles&gt;&lt;periodical&gt;&lt;full-title&gt;Journal of Business and Psychology&lt;/full-title&gt;&lt;/periodical&gt;&lt;pages&gt;559-583&lt;/pages&gt;&lt;volume&gt;21&lt;/volume&gt;&lt;dates&gt;&lt;year&gt;2007&lt;/year&gt;&lt;/dates&gt;&lt;isbn&gt;0889-3268&lt;/isbn&gt;&lt;urls&gt;&lt;/urls&gt;&lt;/record&gt;&lt;/Cite&gt;&lt;/EndNote&gt;</w:delInstrText>
        </w:r>
        <w:r w:rsidDel="00544986">
          <w:rPr>
            <w:rFonts w:eastAsia="DengXian"/>
            <w:kern w:val="2"/>
          </w:rPr>
          <w:fldChar w:fldCharType="separate"/>
        </w:r>
        <w:r w:rsidDel="00544986">
          <w:rPr>
            <w:rFonts w:eastAsia="DengXian"/>
            <w:kern w:val="2"/>
          </w:rPr>
          <w:delText>(e.g., Homsma et al. 2007)</w:delText>
        </w:r>
        <w:r w:rsidDel="00544986">
          <w:rPr>
            <w:rFonts w:eastAsia="DengXian"/>
            <w:kern w:val="2"/>
          </w:rPr>
          <w:fldChar w:fldCharType="end"/>
        </w:r>
      </w:del>
      <w:del w:id="1030" w:author="Hong Deng" w:date="2026-04-05T16:03:00Z" w16du:dateUtc="2026-04-05T08:03:00Z">
        <w:r w:rsidDel="002B6CCA">
          <w:rPr>
            <w:rFonts w:eastAsia="DengXian"/>
            <w:kern w:val="2"/>
          </w:rPr>
          <w:delText xml:space="preserve">, we advance theory by investigating how </w:delText>
        </w:r>
        <w:r w:rsidDel="0089733D">
          <w:rPr>
            <w:rFonts w:eastAsia="DengXian"/>
            <w:kern w:val="2"/>
          </w:rPr>
          <w:delText xml:space="preserve">error </w:delText>
        </w:r>
        <w:r w:rsidDel="002B6CCA">
          <w:rPr>
            <w:rFonts w:eastAsia="DengXian"/>
            <w:kern w:val="2"/>
          </w:rPr>
          <w:delText>attribution qualifies</w:delText>
        </w:r>
      </w:del>
      <w:del w:id="1031" w:author="Hong Deng" w:date="2026-04-05T16:12:00Z" w16du:dateUtc="2026-04-05T08:12:00Z">
        <w:r w:rsidDel="00544986">
          <w:rPr>
            <w:rFonts w:eastAsia="DengXian"/>
            <w:kern w:val="2"/>
          </w:rPr>
          <w:delText xml:space="preserve"> the regulatory processes </w:delText>
        </w:r>
      </w:del>
      <w:del w:id="1032" w:author="Hong Deng" w:date="2026-04-05T16:04:00Z" w16du:dateUtc="2026-04-05T08:04:00Z">
        <w:r w:rsidDel="004759FE">
          <w:rPr>
            <w:rFonts w:eastAsia="DengXian"/>
            <w:kern w:val="2"/>
          </w:rPr>
          <w:delText>outlined in action regulation theory, offering</w:delText>
        </w:r>
      </w:del>
      <w:del w:id="1033" w:author="Hong Deng" w:date="2026-04-05T16:12:00Z" w16du:dateUtc="2026-04-05T08:12:00Z">
        <w:r w:rsidDel="00544986">
          <w:rPr>
            <w:rFonts w:eastAsia="DengXian"/>
            <w:kern w:val="2"/>
          </w:rPr>
          <w:delText xml:space="preserve"> insight into why similar error-handling </w:delText>
        </w:r>
      </w:del>
      <w:del w:id="1034" w:author="Hong Deng" w:date="2026-04-05T16:04:00Z" w16du:dateUtc="2026-04-05T08:04:00Z">
        <w:r w:rsidDel="004759FE">
          <w:rPr>
            <w:rFonts w:eastAsia="DengXian"/>
            <w:kern w:val="2"/>
          </w:rPr>
          <w:delText xml:space="preserve">approaches </w:delText>
        </w:r>
      </w:del>
      <w:del w:id="1035" w:author="Hong Deng" w:date="2026-04-05T16:12:00Z" w16du:dateUtc="2026-04-05T08:12:00Z">
        <w:r w:rsidDel="00544986">
          <w:rPr>
            <w:rFonts w:eastAsia="DengXian"/>
            <w:kern w:val="2"/>
          </w:rPr>
          <w:delText>yield different outcomes across individuals</w:delText>
        </w:r>
      </w:del>
      <w:del w:id="1036" w:author="Hong Deng" w:date="2026-04-05T16:14:00Z" w16du:dateUtc="2026-04-05T08:14:00Z">
        <w:r w:rsidDel="00521A3F">
          <w:rPr>
            <w:rFonts w:eastAsia="DengXian"/>
            <w:kern w:val="2"/>
          </w:rPr>
          <w:delText>.</w:delText>
        </w:r>
      </w:del>
      <w:ins w:id="1037" w:author="Hong Deng" w:date="2026-04-05T16:14:00Z" w16du:dateUtc="2026-04-05T08:14:00Z">
        <w:r w:rsidR="00521A3F">
          <w:rPr>
            <w:rFonts w:eastAsia="DengXian" w:hint="eastAsia"/>
            <w:kern w:val="2"/>
          </w:rPr>
          <w:t xml:space="preserve">Third, </w:t>
        </w:r>
        <w:r w:rsidR="00012B42">
          <w:rPr>
            <w:rFonts w:eastAsia="DengXian" w:hint="eastAsia"/>
            <w:kern w:val="2"/>
          </w:rPr>
          <w:t xml:space="preserve">we advance a more precise account of </w:t>
        </w:r>
      </w:ins>
      <w:ins w:id="1038" w:author="Hong Deng" w:date="2026-06-04T19:04:00Z" w16du:dateUtc="2026-06-04T11:04:00Z">
        <w:r w:rsidR="00A760A6">
          <w:rPr>
            <w:rFonts w:eastAsia="DengXian" w:hint="eastAsia"/>
            <w:kern w:val="2"/>
          </w:rPr>
          <w:t xml:space="preserve">early </w:t>
        </w:r>
      </w:ins>
      <w:ins w:id="1039" w:author="Hong Deng" w:date="2026-04-05T16:14:00Z" w16du:dateUtc="2026-04-05T08:14:00Z">
        <w:r w:rsidR="00012B42">
          <w:rPr>
            <w:rFonts w:eastAsia="DengXian" w:hint="eastAsia"/>
            <w:kern w:val="2"/>
          </w:rPr>
          <w:t xml:space="preserve">newcomer development by </w:t>
        </w:r>
      </w:ins>
      <w:ins w:id="1040" w:author="Hong Deng" w:date="2026-06-04T18:57:00Z" w16du:dateUtc="2026-06-04T10:57:00Z">
        <w:r w:rsidR="00DB578B">
          <w:rPr>
            <w:rFonts w:eastAsia="DengXian" w:hint="eastAsia"/>
            <w:kern w:val="2"/>
          </w:rPr>
          <w:t xml:space="preserve">theorizing </w:t>
        </w:r>
        <w:r w:rsidR="00734310">
          <w:rPr>
            <w:rFonts w:eastAsia="DengXian" w:hint="eastAsia"/>
            <w:kern w:val="2"/>
          </w:rPr>
          <w:t>the form of error decline</w:t>
        </w:r>
      </w:ins>
      <w:ins w:id="1041" w:author="Hong Deng" w:date="2026-06-04T18:58:00Z" w16du:dateUtc="2026-06-04T10:58:00Z">
        <w:r w:rsidR="00734310">
          <w:rPr>
            <w:rFonts w:eastAsia="DengXian"/>
            <w:kern w:val="2"/>
          </w:rPr>
          <w:t xml:space="preserve"> rather than</w:t>
        </w:r>
      </w:ins>
      <w:ins w:id="1042" w:author="Hong Deng" w:date="2026-06-04T18:57:00Z" w16du:dateUtc="2026-06-04T10:57:00Z">
        <w:r w:rsidR="00734310">
          <w:rPr>
            <w:rFonts w:eastAsia="DengXian" w:hint="eastAsia"/>
            <w:kern w:val="2"/>
          </w:rPr>
          <w:t xml:space="preserve"> its level alone. </w:t>
        </w:r>
      </w:ins>
      <w:ins w:id="1043" w:author="Hong Deng" w:date="2026-06-04T18:58:00Z" w16du:dateUtc="2026-06-04T10:58:00Z">
        <w:r w:rsidR="00FB4618">
          <w:rPr>
            <w:rFonts w:eastAsia="DengXian"/>
            <w:kern w:val="2"/>
          </w:rPr>
          <w:t>S</w:t>
        </w:r>
        <w:r w:rsidR="00FB4618">
          <w:rPr>
            <w:rFonts w:eastAsia="DengXian" w:hint="eastAsia"/>
            <w:kern w:val="2"/>
          </w:rPr>
          <w:t xml:space="preserve">ocialization research has emphasized distal outcomes such as adjustment </w:t>
        </w:r>
        <w:r w:rsidR="00FB4618">
          <w:rPr>
            <w:rFonts w:eastAsia="DengXian"/>
            <w:kern w:val="2"/>
          </w:rPr>
          <w:t>and</w:t>
        </w:r>
        <w:r w:rsidR="00FB4618">
          <w:rPr>
            <w:rFonts w:eastAsia="DengXian" w:hint="eastAsia"/>
            <w:kern w:val="2"/>
          </w:rPr>
          <w:t xml:space="preserve"> overall performance </w:t>
        </w:r>
      </w:ins>
      <w:r w:rsidR="00CB1C9C">
        <w:rPr>
          <w:rFonts w:eastAsia="DengXian"/>
          <w:kern w:val="2"/>
        </w:rPr>
        <w:fldChar w:fldCharType="begin"/>
      </w:r>
      <w:r w:rsidR="00CB1C9C">
        <w:rPr>
          <w:rFonts w:eastAsia="DengXian"/>
          <w:kern w:val="2"/>
        </w:rPr>
        <w:instrText xml:space="preserve"> ADDIN EN.CITE &lt;EndNote&gt;&lt;Cite&gt;&lt;Author&gt;Bauer&lt;/Author&gt;&lt;Year&gt;2007&lt;/Year&gt;&lt;RecNum&gt;1&lt;/RecNum&gt;&lt;DisplayText&gt;(Bauer et al. 2007)&lt;/DisplayText&gt;&lt;record&gt;&lt;rec-number&gt;1&lt;/rec-number&gt;&lt;foreign-keys&gt;&lt;key app="EN" db-id="dtfvx5dd9wzs0re0zrmve9tj9p5fwat5spas" timestamp="1710897200"&gt;1&lt;/key&gt;&lt;/foreign-keys&gt;&lt;ref-type name="Journal Article"&gt;17&lt;/ref-type&gt;&lt;contributors&gt;&lt;authors&gt;&lt;author&gt;Bauer, Talya N&lt;/author&gt;&lt;author&gt;Bodner, Todd&lt;/author&gt;&lt;author&gt;Erdogan, Berrin&lt;/author&gt;&lt;author&gt;Truxillo, Donald M&lt;/author&gt;&lt;author&gt;Tucker, Jennifer S&lt;/author&gt;&lt;/authors&gt;&lt;/contributors&gt;&lt;titles&gt;&lt;title&gt;Newcomer adjustment during organizational socialization: a meta-analytic review of antecedents, outcomes, and methods&lt;/title&gt;&lt;secondary-title&gt;Journal of applied psychology&lt;/secondary-title&gt;&lt;/titles&gt;&lt;periodical&gt;&lt;full-title&gt;Journal of Applied Psychology&lt;/full-title&gt;&lt;/periodical&gt;&lt;pages&gt;707&lt;/pages&gt;&lt;volume&gt;92&lt;/volume&gt;&lt;number&gt;3&lt;/number&gt;&lt;dates&gt;&lt;year&gt;2007&lt;/year&gt;&lt;/dates&gt;&lt;isbn&gt;1939-1854&lt;/isbn&gt;&lt;urls&gt;&lt;/urls&gt;&lt;/record&gt;&lt;/Cite&gt;&lt;/EndNote&gt;</w:instrText>
      </w:r>
      <w:r w:rsidR="00CB1C9C">
        <w:rPr>
          <w:rFonts w:eastAsia="DengXian"/>
          <w:kern w:val="2"/>
        </w:rPr>
        <w:fldChar w:fldCharType="separate"/>
      </w:r>
      <w:r w:rsidR="00CB1C9C">
        <w:rPr>
          <w:rFonts w:eastAsia="DengXian"/>
          <w:noProof/>
          <w:kern w:val="2"/>
        </w:rPr>
        <w:t>(Bauer et al. 2007)</w:t>
      </w:r>
      <w:r w:rsidR="00CB1C9C">
        <w:rPr>
          <w:rFonts w:eastAsia="DengXian"/>
          <w:kern w:val="2"/>
        </w:rPr>
        <w:fldChar w:fldCharType="end"/>
      </w:r>
      <w:ins w:id="1044" w:author="Hong Deng" w:date="2026-06-04T19:00:00Z" w16du:dateUtc="2026-06-04T11:00:00Z">
        <w:r w:rsidR="00056446">
          <w:rPr>
            <w:rFonts w:eastAsia="DengXian" w:hint="eastAsia"/>
            <w:kern w:val="2"/>
          </w:rPr>
          <w:t xml:space="preserve">. </w:t>
        </w:r>
        <w:r w:rsidR="00F47616">
          <w:rPr>
            <w:rFonts w:eastAsia="DengXian"/>
            <w:kern w:val="2"/>
          </w:rPr>
          <w:t xml:space="preserve">Instead, we distinguish action errors from broader assessments of task performance and </w:t>
        </w:r>
      </w:ins>
      <w:ins w:id="1045" w:author="Hong Deng" w:date="2026-06-04T19:05:00Z" w16du:dateUtc="2026-06-04T11:05:00Z">
        <w:r w:rsidR="002F39B0">
          <w:rPr>
            <w:rFonts w:eastAsia="DengXian" w:hint="eastAsia"/>
            <w:kern w:val="2"/>
          </w:rPr>
          <w:t>locate</w:t>
        </w:r>
      </w:ins>
      <w:ins w:id="1046" w:author="Hong Deng [2]" w:date="2026-04-06T17:12:00Z" w16du:dateUtc="2026-04-06T09:12:00Z">
        <w:del w:id="1047" w:author="Hong Deng" w:date="2026-06-04T19:00:00Z" w16du:dateUtc="2026-06-04T11:00:00Z">
          <w:r w:rsidR="004D4FC2" w:rsidDel="00F47616">
            <w:rPr>
              <w:rFonts w:eastAsia="DengXian" w:hint="eastAsia"/>
              <w:kern w:val="2"/>
            </w:rPr>
            <w:delText>their</w:delText>
          </w:r>
        </w:del>
      </w:ins>
      <w:ins w:id="1048" w:author="Hong Deng [2]" w:date="2026-04-06T17:16:00Z" w16du:dateUtc="2026-04-06T09:16:00Z">
        <w:del w:id="1049" w:author="Hong Deng" w:date="2026-06-04T19:05:00Z" w16du:dateUtc="2026-06-04T11:05:00Z">
          <w:r w:rsidR="004D4FC2" w:rsidDel="002F39B0">
            <w:rPr>
              <w:rFonts w:eastAsia="DengXian" w:hint="eastAsia"/>
              <w:kern w:val="2"/>
            </w:rPr>
            <w:delText>n</w:delText>
          </w:r>
        </w:del>
      </w:ins>
      <w:ins w:id="1050" w:author="Hong Deng" w:date="2026-04-05T16:15:00Z" w16du:dateUtc="2026-04-05T08:15:00Z">
        <w:r w:rsidR="00756912">
          <w:rPr>
            <w:rFonts w:eastAsia="DengXian" w:hint="eastAsia"/>
            <w:kern w:val="2"/>
          </w:rPr>
          <w:t xml:space="preserve"> early learning</w:t>
        </w:r>
      </w:ins>
      <w:ins w:id="1051" w:author="Hong Deng" w:date="2026-06-04T19:05:00Z" w16du:dateUtc="2026-06-04T11:05:00Z">
        <w:r w:rsidR="002F39B0">
          <w:rPr>
            <w:rFonts w:eastAsia="DengXian" w:hint="eastAsia"/>
            <w:kern w:val="2"/>
          </w:rPr>
          <w:t xml:space="preserve"> in the former</w:t>
        </w:r>
      </w:ins>
      <w:ins w:id="1052" w:author="Hong Deng" w:date="2026-04-05T16:15:00Z" w16du:dateUtc="2026-04-05T08:15:00Z">
        <w:r w:rsidR="00756912">
          <w:rPr>
            <w:rFonts w:eastAsia="DengXian" w:hint="eastAsia"/>
            <w:kern w:val="2"/>
          </w:rPr>
          <w:t xml:space="preserve">. </w:t>
        </w:r>
      </w:ins>
      <w:ins w:id="1053" w:author="Hong Deng" w:date="2026-06-04T19:15:00Z" w16du:dateUtc="2026-06-04T11:15:00Z">
        <w:r w:rsidR="007E0C40">
          <w:rPr>
            <w:rFonts w:eastAsia="DengXian"/>
            <w:kern w:val="2"/>
          </w:rPr>
          <w:t>W</w:t>
        </w:r>
        <w:r w:rsidR="007E0C40">
          <w:rPr>
            <w:rFonts w:eastAsia="DengXian" w:hint="eastAsia"/>
            <w:kern w:val="2"/>
          </w:rPr>
          <w:t>e ar</w:t>
        </w:r>
      </w:ins>
      <w:ins w:id="1054" w:author="Hong Deng" w:date="2026-06-04T19:16:00Z" w16du:dateUtc="2026-06-04T11:16:00Z">
        <w:r w:rsidR="007E0C40">
          <w:rPr>
            <w:rFonts w:eastAsia="DengXian" w:hint="eastAsia"/>
            <w:kern w:val="2"/>
          </w:rPr>
          <w:t>gue that</w:t>
        </w:r>
      </w:ins>
      <w:ins w:id="1055" w:author="Hong Deng" w:date="2026-06-04T19:21:00Z" w16du:dateUtc="2026-06-04T11:21:00Z">
        <w:r w:rsidR="005A12D3">
          <w:rPr>
            <w:rFonts w:eastAsia="DengXian"/>
            <w:kern w:val="2"/>
          </w:rPr>
          <w:t xml:space="preserve"> in the newcomer context, when foundational capacity is still forming, an accelerating error-reduction trajectory is diagnostic of learning </w:t>
        </w:r>
      </w:ins>
      <w:ins w:id="1056" w:author="Hong Deng" w:date="2026-06-05T20:24:00Z" w16du:dateUtc="2026-06-05T12:24:00Z">
        <w:r w:rsidR="009E6FE9">
          <w:rPr>
            <w:rFonts w:eastAsia="DengXian"/>
            <w:kern w:val="2"/>
          </w:rPr>
          <w:t xml:space="preserve">and </w:t>
        </w:r>
      </w:ins>
      <w:ins w:id="1057" w:author="Hong Deng" w:date="2026-06-04T19:18:00Z" w16du:dateUtc="2026-06-04T11:18:00Z">
        <w:r w:rsidR="005658B2">
          <w:rPr>
            <w:rFonts w:eastAsia="DengXian" w:hint="eastAsia"/>
            <w:kern w:val="2"/>
          </w:rPr>
          <w:t>signal</w:t>
        </w:r>
      </w:ins>
      <w:ins w:id="1058" w:author="Hong Deng" w:date="2026-06-05T20:24:00Z" w16du:dateUtc="2026-06-05T12:24:00Z">
        <w:r w:rsidR="009E6FE9">
          <w:rPr>
            <w:rFonts w:eastAsia="DengXian"/>
            <w:kern w:val="2"/>
          </w:rPr>
          <w:t>s</w:t>
        </w:r>
      </w:ins>
      <w:ins w:id="1059" w:author="Hong Deng" w:date="2026-06-04T19:18:00Z" w16du:dateUtc="2026-06-04T11:18:00Z">
        <w:r w:rsidR="005658B2">
          <w:rPr>
            <w:rFonts w:eastAsia="DengXian" w:hint="eastAsia"/>
            <w:kern w:val="2"/>
          </w:rPr>
          <w:t xml:space="preserve"> improve</w:t>
        </w:r>
        <w:r w:rsidR="00772178">
          <w:rPr>
            <w:rFonts w:eastAsia="DengXian" w:hint="eastAsia"/>
            <w:kern w:val="2"/>
          </w:rPr>
          <w:t>d</w:t>
        </w:r>
      </w:ins>
      <w:ins w:id="1060" w:author="Hong Deng" w:date="2026-06-04T19:17:00Z" w16du:dateUtc="2026-06-04T11:17:00Z">
        <w:r w:rsidR="00A1659E">
          <w:rPr>
            <w:rFonts w:eastAsia="DengXian" w:hint="eastAsia"/>
            <w:kern w:val="2"/>
          </w:rPr>
          <w:t xml:space="preserve"> generalizable regulatory </w:t>
        </w:r>
        <w:r w:rsidR="00A1659E">
          <w:rPr>
            <w:rFonts w:eastAsia="DengXian"/>
            <w:kern w:val="2"/>
          </w:rPr>
          <w:t>capacity</w:t>
        </w:r>
      </w:ins>
      <w:ins w:id="1061" w:author="Hong Deng" w:date="2026-06-04T19:20:00Z" w16du:dateUtc="2026-06-04T11:20:00Z">
        <w:r w:rsidR="00D92F4C">
          <w:rPr>
            <w:rFonts w:eastAsia="DengXian" w:hint="eastAsia"/>
            <w:kern w:val="2"/>
          </w:rPr>
          <w:t>.</w:t>
        </w:r>
      </w:ins>
      <w:ins w:id="1062" w:author="Hong Deng" w:date="2026-06-04T19:22:00Z" w16du:dateUtc="2026-06-04T11:22:00Z">
        <w:r w:rsidR="003C0CAE">
          <w:rPr>
            <w:rFonts w:eastAsia="DengXian" w:hint="eastAsia"/>
            <w:kern w:val="2"/>
          </w:rPr>
          <w:t xml:space="preserve"> </w:t>
        </w:r>
      </w:ins>
      <w:ins w:id="1063" w:author="Hong Deng" w:date="2026-04-05T16:15:00Z" w16du:dateUtc="2026-04-05T08:15:00Z">
        <w:del w:id="1064" w:author="Hong Deng [2]" w:date="2026-04-06T17:12:00Z" w16du:dateUtc="2026-04-06T09:12:00Z">
          <w:r w:rsidR="008F7667" w:rsidDel="004D4FC2">
            <w:rPr>
              <w:rFonts w:eastAsia="DengXian"/>
              <w:kern w:val="2"/>
            </w:rPr>
            <w:delText>W</w:delText>
          </w:r>
          <w:r w:rsidR="008F7667" w:rsidDel="004D4FC2">
            <w:rPr>
              <w:rFonts w:eastAsia="DengXian" w:hint="eastAsia"/>
              <w:kern w:val="2"/>
            </w:rPr>
            <w:delText>hile s</w:delText>
          </w:r>
        </w:del>
      </w:ins>
      <w:ins w:id="1065" w:author="Hong Deng [2]" w:date="2026-04-06T17:12:00Z" w16du:dateUtc="2026-04-06T09:12:00Z">
        <w:del w:id="1066" w:author="Hong Deng" w:date="2026-06-04T19:01:00Z" w16du:dateUtc="2026-06-04T11:01:00Z">
          <w:r w:rsidR="004D4FC2" w:rsidDel="008B342B">
            <w:rPr>
              <w:rFonts w:eastAsia="DengXian" w:hint="eastAsia"/>
              <w:kern w:val="2"/>
            </w:rPr>
            <w:delText>S</w:delText>
          </w:r>
        </w:del>
      </w:ins>
      <w:del w:id="1067" w:author="Hong Deng" w:date="2026-06-04T19:01:00Z" w16du:dateUtc="2026-06-04T11:01:00Z">
        <w:r w:rsidR="00177B90" w:rsidDel="008B342B">
          <w:rPr>
            <w:rFonts w:eastAsia="DengXian"/>
            <w:kern w:val="2"/>
          </w:rPr>
          <w:fldChar w:fldCharType="begin"/>
        </w:r>
        <w:r w:rsidR="00177B90" w:rsidDel="008B342B">
          <w:rPr>
            <w:rFonts w:eastAsia="DengXian"/>
            <w:kern w:val="2"/>
          </w:rPr>
          <w:delInstrText xml:space="preserve"> ADDIN EN.CITE &lt;EndNote&gt;&lt;Cite&gt;&lt;Author&gt;Bauer&lt;/Author&gt;&lt;Year&gt;2007&lt;/Year&gt;&lt;RecNum&gt;1&lt;/RecNum&gt;&lt;DisplayText&gt;(Bauer et al. 2007)&lt;/DisplayText&gt;&lt;record&gt;&lt;rec-number&gt;1&lt;/rec-number&gt;&lt;foreign-keys&gt;&lt;key app="EN" db-id="dtfvx5dd9wzs0re0zrmve9tj9p5fwat5spas" timestamp="1710897200"&gt;1&lt;/key&gt;&lt;/foreign-keys&gt;&lt;ref-type name="Journal Article"&gt;17&lt;/ref-type&gt;&lt;contributors&gt;&lt;authors&gt;&lt;author&gt;Bauer, Talya N&lt;/author&gt;&lt;author&gt;Bodner, Todd&lt;/author&gt;&lt;author&gt;Erdogan, Berrin&lt;/author&gt;&lt;author&gt;Truxillo, Donald M&lt;/author&gt;&lt;author&gt;Tucker, Jennifer S&lt;/author&gt;&lt;/authors&gt;&lt;/contributors&gt;&lt;titles&gt;&lt;title&gt;Newcomer adjustment during organizational socialization: a meta-analytic review of antecedents, outcomes, and methods&lt;/title&gt;&lt;secondary-title&gt;Journal of applied psychology&lt;/secondary-title&gt;&lt;/titles&gt;&lt;periodical&gt;&lt;full-title&gt;Journal of Applied Psychology&lt;/full-title&gt;&lt;/periodical&gt;&lt;pages&gt;707&lt;/pages&gt;&lt;volume&gt;92&lt;/volume&gt;&lt;number&gt;3&lt;/number&gt;&lt;dates&gt;&lt;year&gt;2007&lt;/year&gt;&lt;/dates&gt;&lt;isbn&gt;1939-1854&lt;/isbn&gt;&lt;urls&gt;&lt;/urls&gt;&lt;/record&gt;&lt;/Cite&gt;&lt;/EndNote&gt;</w:delInstrText>
        </w:r>
        <w:r w:rsidR="00177B90" w:rsidDel="008B342B">
          <w:rPr>
            <w:rFonts w:eastAsia="DengXian"/>
            <w:kern w:val="2"/>
          </w:rPr>
          <w:fldChar w:fldCharType="separate"/>
        </w:r>
        <w:r w:rsidR="00177B90" w:rsidDel="008B342B">
          <w:rPr>
            <w:rFonts w:eastAsia="DengXian"/>
            <w:noProof/>
            <w:kern w:val="2"/>
          </w:rPr>
          <w:delText>(Bauer et al. 2007)</w:delText>
        </w:r>
        <w:r w:rsidR="00177B90" w:rsidDel="008B342B">
          <w:rPr>
            <w:rFonts w:eastAsia="DengXian"/>
            <w:kern w:val="2"/>
          </w:rPr>
          <w:fldChar w:fldCharType="end"/>
        </w:r>
      </w:del>
      <w:ins w:id="1068" w:author="Hong Deng [2]" w:date="2026-04-06T17:12:00Z" w16du:dateUtc="2026-04-06T09:12:00Z">
        <w:del w:id="1069" w:author="Hong Deng" w:date="2026-06-04T19:01:00Z" w16du:dateUtc="2026-06-04T11:01:00Z">
          <w:r w:rsidR="004D4FC2" w:rsidDel="008B342B">
            <w:rPr>
              <w:rFonts w:eastAsia="DengXian" w:hint="eastAsia"/>
              <w:kern w:val="2"/>
            </w:rPr>
            <w:delText xml:space="preserve">. </w:delText>
          </w:r>
        </w:del>
        <w:del w:id="1070" w:author="Hong Deng" w:date="2026-06-05T20:27:00Z" w16du:dateUtc="2026-06-05T12:27:00Z">
          <w:r w:rsidR="004D4FC2" w:rsidDel="00C252B4">
            <w:rPr>
              <w:rFonts w:eastAsia="DengXian" w:hint="eastAsia"/>
              <w:kern w:val="2"/>
            </w:rPr>
            <w:delText xml:space="preserve">Bying, </w:delText>
          </w:r>
        </w:del>
        <w:del w:id="1071" w:author="Hong Deng" w:date="2026-06-04T19:24:00Z" w16du:dateUtc="2026-06-04T11:24:00Z">
          <w:r w:rsidR="004D4FC2" w:rsidDel="00632DEF">
            <w:rPr>
              <w:rFonts w:eastAsia="DengXian" w:hint="eastAsia"/>
              <w:kern w:val="2"/>
            </w:rPr>
            <w:delText xml:space="preserve">whether newcomers </w:delText>
          </w:r>
        </w:del>
        <w:del w:id="1072" w:author="Hong Deng" w:date="2026-05-10T14:10:00Z" w16du:dateUtc="2026-05-10T06:10:00Z">
          <w:r w:rsidR="004D4FC2" w:rsidDel="007B50D4">
            <w:rPr>
              <w:rFonts w:eastAsia="DengXian" w:hint="eastAsia"/>
              <w:kern w:val="2"/>
            </w:rPr>
            <w:delText xml:space="preserve">are </w:delText>
          </w:r>
        </w:del>
      </w:ins>
      <w:ins w:id="1073" w:author="Hong Deng [2]" w:date="2026-04-06T17:13:00Z" w16du:dateUtc="2026-04-06T09:13:00Z">
        <w:del w:id="1074" w:author="Hong Deng" w:date="2026-05-10T14:10:00Z" w16du:dateUtc="2026-05-10T06:10:00Z">
          <w:r w:rsidR="004D4FC2" w:rsidDel="007B50D4">
            <w:rPr>
              <w:rFonts w:eastAsia="DengXian"/>
              <w:kern w:val="2"/>
            </w:rPr>
            <w:delText>executing</w:delText>
          </w:r>
        </w:del>
        <w:del w:id="1075" w:author="Hong Deng" w:date="2026-06-04T19:24:00Z" w16du:dateUtc="2026-06-04T11:24:00Z">
          <w:r w:rsidR="004D4FC2" w:rsidDel="00632DEF">
            <w:rPr>
              <w:rFonts w:eastAsia="DengXian" w:hint="eastAsia"/>
              <w:kern w:val="2"/>
            </w:rPr>
            <w:delText xml:space="preserve"> actions correctly,</w:delText>
          </w:r>
        </w:del>
        <w:del w:id="1076" w:author="Hong Deng" w:date="2026-06-05T20:27:00Z" w16du:dateUtc="2026-06-05T12:27:00Z">
          <w:r w:rsidR="004D4FC2" w:rsidDel="00C252B4">
            <w:rPr>
              <w:rFonts w:eastAsia="DengXian" w:hint="eastAsia"/>
              <w:kern w:val="2"/>
            </w:rPr>
            <w:delText>w</w:delText>
          </w:r>
        </w:del>
      </w:ins>
      <w:ins w:id="1077" w:author="Hong Deng" w:date="2026-06-05T20:27:00Z" w16du:dateUtc="2026-06-05T12:27:00Z">
        <w:r w:rsidR="00C252B4">
          <w:rPr>
            <w:rFonts w:eastAsia="DengXian"/>
            <w:kern w:val="2"/>
          </w:rPr>
          <w:t>W</w:t>
        </w:r>
      </w:ins>
      <w:ins w:id="1078" w:author="Hong Deng [2]" w:date="2026-04-06T17:13:00Z" w16du:dateUtc="2026-04-06T09:13:00Z">
        <w:r w:rsidR="004D4FC2">
          <w:rPr>
            <w:rFonts w:eastAsia="DengXian" w:hint="eastAsia"/>
            <w:kern w:val="2"/>
          </w:rPr>
          <w:t>e</w:t>
        </w:r>
      </w:ins>
      <w:ins w:id="1079" w:author="Hong Deng" w:date="2026-06-04T19:24:00Z" w16du:dateUtc="2026-06-04T11:24:00Z">
        <w:r w:rsidR="00632DEF">
          <w:rPr>
            <w:rFonts w:eastAsia="DengXian" w:hint="eastAsia"/>
            <w:kern w:val="2"/>
          </w:rPr>
          <w:t xml:space="preserve"> </w:t>
        </w:r>
        <w:r w:rsidR="00632DEF">
          <w:rPr>
            <w:rFonts w:eastAsia="DengXian"/>
            <w:kern w:val="2"/>
          </w:rPr>
          <w:t xml:space="preserve">recast the </w:t>
        </w:r>
      </w:ins>
      <w:ins w:id="1080" w:author="Hong Deng" w:date="2026-06-05T20:15:00Z" w16du:dateUtc="2026-06-05T12:15:00Z">
        <w:r w:rsidR="00F82FE5">
          <w:rPr>
            <w:rFonts w:eastAsia="DengXian"/>
            <w:kern w:val="2"/>
          </w:rPr>
          <w:t>trajectory</w:t>
        </w:r>
      </w:ins>
      <w:ins w:id="1081" w:author="Hong Deng" w:date="2026-06-04T19:24:00Z" w16du:dateUtc="2026-06-04T11:24:00Z">
        <w:r w:rsidR="00632DEF">
          <w:rPr>
            <w:rFonts w:eastAsia="DengXian"/>
            <w:kern w:val="2"/>
          </w:rPr>
          <w:t xml:space="preserve"> of error reduction from </w:t>
        </w:r>
        <w:r w:rsidR="006C1A44">
          <w:rPr>
            <w:rFonts w:eastAsia="DengXian" w:hint="eastAsia"/>
            <w:kern w:val="2"/>
          </w:rPr>
          <w:t>a quantity to be minimized into a signature of learning</w:t>
        </w:r>
      </w:ins>
      <w:ins w:id="1082" w:author="Hong Deng" w:date="2026-06-05T20:25:00Z" w16du:dateUtc="2026-06-05T12:25:00Z">
        <w:r w:rsidR="003C4634">
          <w:rPr>
            <w:rFonts w:eastAsia="DengXian"/>
            <w:kern w:val="2"/>
          </w:rPr>
          <w:t xml:space="preserve"> and</w:t>
        </w:r>
      </w:ins>
      <w:ins w:id="1083" w:author="Hong Deng" w:date="2026-06-04T19:24:00Z" w16du:dateUtc="2026-06-04T11:24:00Z">
        <w:r w:rsidR="006C1A44">
          <w:rPr>
            <w:rFonts w:eastAsia="DengXian" w:hint="eastAsia"/>
            <w:kern w:val="2"/>
          </w:rPr>
          <w:t xml:space="preserve"> </w:t>
        </w:r>
      </w:ins>
      <w:ins w:id="1084" w:author="Hong Deng" w:date="2026-06-05T19:55:00Z" w16du:dateUtc="2026-06-05T11:55:00Z">
        <w:r w:rsidR="00850C59">
          <w:rPr>
            <w:rFonts w:eastAsia="DengXian"/>
            <w:kern w:val="2"/>
          </w:rPr>
          <w:t>identify</w:t>
        </w:r>
      </w:ins>
      <w:ins w:id="1085" w:author="Hong Deng" w:date="2026-06-05T20:25:00Z" w16du:dateUtc="2026-06-05T12:25:00Z">
        <w:r w:rsidR="003C4634">
          <w:rPr>
            <w:rFonts w:eastAsia="DengXian"/>
            <w:kern w:val="2"/>
          </w:rPr>
          <w:t xml:space="preserve"> it</w:t>
        </w:r>
      </w:ins>
      <w:ins w:id="1086" w:author="Hong Deng [2]" w:date="2026-04-06T17:13:00Z" w16du:dateUtc="2026-04-06T09:13:00Z">
        <w:del w:id="1087" w:author="Hong Deng" w:date="2026-06-04T19:24:00Z" w16du:dateUtc="2026-06-04T11:24:00Z">
          <w:r w:rsidR="004D4FC2" w:rsidDel="00632DEF">
            <w:rPr>
              <w:rFonts w:eastAsia="DengXian" w:hint="eastAsia"/>
              <w:kern w:val="2"/>
            </w:rPr>
            <w:delText xml:space="preserve"> capture a</w:delText>
          </w:r>
        </w:del>
      </w:ins>
      <w:ins w:id="1088" w:author="Hong Deng [2]" w:date="2026-04-06T17:16:00Z" w16du:dateUtc="2026-04-06T09:16:00Z">
        <w:del w:id="1089" w:author="Hong Deng" w:date="2026-06-04T19:24:00Z" w16du:dateUtc="2026-06-04T11:24:00Z">
          <w:r w:rsidR="004D4FC2" w:rsidDel="00632DEF">
            <w:rPr>
              <w:rFonts w:eastAsia="DengXian" w:hint="eastAsia"/>
              <w:kern w:val="2"/>
            </w:rPr>
            <w:delText xml:space="preserve"> more proximal</w:delText>
          </w:r>
        </w:del>
      </w:ins>
      <w:ins w:id="1090" w:author="Hong Deng [2]" w:date="2026-04-06T17:13:00Z" w16du:dateUtc="2026-04-06T09:13:00Z">
        <w:del w:id="1091" w:author="Hong Deng" w:date="2026-06-04T19:24:00Z" w16du:dateUtc="2026-06-04T11:24:00Z">
          <w:r w:rsidR="004D4FC2" w:rsidDel="00632DEF">
            <w:rPr>
              <w:rFonts w:eastAsia="DengXian" w:hint="eastAsia"/>
              <w:kern w:val="2"/>
            </w:rPr>
            <w:delText xml:space="preserve"> developmental process</w:delText>
          </w:r>
        </w:del>
      </w:ins>
      <w:ins w:id="1092" w:author="Hong Deng [2]" w:date="2026-05-24T13:25:00Z" w16du:dateUtc="2026-05-24T05:25:00Z">
        <w:del w:id="1093" w:author="Hong Deng" w:date="2026-06-04T19:24:00Z" w16du:dateUtc="2026-06-04T11:24:00Z">
          <w:r w:rsidR="00860B0D" w:rsidDel="00632DEF">
            <w:rPr>
              <w:rFonts w:eastAsia="DengXian"/>
              <w:kern w:val="2"/>
            </w:rPr>
            <w:delText xml:space="preserve"> and </w:delText>
          </w:r>
        </w:del>
      </w:ins>
      <w:ins w:id="1094" w:author="Hong Deng [2]" w:date="2026-05-24T13:27:00Z" w16du:dateUtc="2026-05-24T05:27:00Z">
        <w:del w:id="1095" w:author="Hong Deng" w:date="2026-06-04T19:24:00Z" w16du:dateUtc="2026-06-04T11:24:00Z">
          <w:r w:rsidR="00860B0D" w:rsidDel="00632DEF">
            <w:rPr>
              <w:rFonts w:eastAsia="DengXian"/>
              <w:kern w:val="2"/>
            </w:rPr>
            <w:delText>pinpoint</w:delText>
          </w:r>
        </w:del>
      </w:ins>
      <w:ins w:id="1096" w:author="Hong Deng" w:date="2026-04-05T16:16:00Z" w16du:dateUtc="2026-04-05T08:16:00Z">
        <w:del w:id="1097" w:author="Hong Deng [2]" w:date="2026-04-06T17:14:00Z" w16du:dateUtc="2026-04-06T09:14:00Z">
          <w:r w:rsidR="00FA68FD" w:rsidDel="004D4FC2">
            <w:rPr>
              <w:rFonts w:eastAsia="DengXian" w:hint="eastAsia"/>
              <w:kern w:val="2"/>
            </w:rPr>
            <w:delText xml:space="preserve">as the more </w:delText>
          </w:r>
          <w:r w:rsidR="000F6C63" w:rsidDel="004D4FC2">
            <w:rPr>
              <w:rFonts w:eastAsia="DengXian" w:hint="eastAsia"/>
              <w:kern w:val="2"/>
            </w:rPr>
            <w:delText>immediate locus</w:delText>
          </w:r>
        </w:del>
        <w:del w:id="1098" w:author="Hong Deng [2]" w:date="2026-05-24T13:26:00Z" w16du:dateUtc="2026-05-24T05:26:00Z">
          <w:r w:rsidR="000F6C63" w:rsidDel="00860B0D">
            <w:rPr>
              <w:rFonts w:eastAsia="DengXian" w:hint="eastAsia"/>
              <w:kern w:val="2"/>
            </w:rPr>
            <w:delText xml:space="preserve">. </w:delText>
          </w:r>
        </w:del>
      </w:ins>
      <w:ins w:id="1099" w:author="Hong Deng" w:date="2026-04-05T16:21:00Z" w16du:dateUtc="2026-04-05T08:21:00Z">
        <w:del w:id="1100" w:author="Hong Deng [2]" w:date="2026-04-06T17:14:00Z" w16du:dateUtc="2026-04-06T09:14:00Z">
          <w:r w:rsidR="00D05739" w:rsidDel="004D4FC2">
            <w:rPr>
              <w:rFonts w:eastAsia="DengXian"/>
              <w:kern w:val="2"/>
            </w:rPr>
            <w:delText>B</w:delText>
          </w:r>
          <w:r w:rsidR="00D05739" w:rsidDel="004D4FC2">
            <w:rPr>
              <w:rFonts w:eastAsia="DengXian" w:hint="eastAsia"/>
              <w:kern w:val="2"/>
            </w:rPr>
            <w:delText>y directly capturing</w:delText>
          </w:r>
        </w:del>
        <w:del w:id="1101" w:author="Hong Deng [2]" w:date="2026-05-24T13:26:00Z" w16du:dateUtc="2026-05-24T05:26:00Z">
          <w:r w:rsidR="00D05739" w:rsidDel="00860B0D">
            <w:rPr>
              <w:rFonts w:eastAsia="DengXian" w:hint="eastAsia"/>
              <w:kern w:val="2"/>
            </w:rPr>
            <w:delText xml:space="preserve"> </w:delText>
          </w:r>
        </w:del>
      </w:ins>
      <w:ins w:id="1102" w:author="Hong Deng [2]" w:date="2026-05-24T13:26:00Z" w16du:dateUtc="2026-05-24T05:26:00Z">
        <w:del w:id="1103" w:author="Hong Deng" w:date="2026-06-05T20:25:00Z" w16du:dateUtc="2026-06-05T12:25:00Z">
          <w:r w:rsidR="00860B0D" w:rsidDel="003C4634">
            <w:rPr>
              <w:rFonts w:eastAsia="DengXian"/>
              <w:kern w:val="2"/>
            </w:rPr>
            <w:delText xml:space="preserve"> </w:delText>
          </w:r>
        </w:del>
      </w:ins>
      <w:ins w:id="1104" w:author="Hong Deng [2]" w:date="2026-04-06T17:15:00Z" w16du:dateUtc="2026-04-06T09:15:00Z">
        <w:del w:id="1105" w:author="Hong Deng" w:date="2026-06-05T19:56:00Z" w16du:dateUtc="2026-06-05T11:56:00Z">
          <w:r w:rsidR="004D4FC2" w:rsidDel="00FA382A">
            <w:rPr>
              <w:rFonts w:eastAsia="DengXian" w:hint="eastAsia"/>
              <w:kern w:val="2"/>
            </w:rPr>
            <w:delText xml:space="preserve"> </w:delText>
          </w:r>
        </w:del>
        <w:del w:id="1106" w:author="Hong Deng" w:date="2026-06-05T20:25:00Z" w16du:dateUtc="2026-06-05T12:25:00Z">
          <w:r w:rsidR="004D4FC2" w:rsidDel="003C4634">
            <w:rPr>
              <w:rFonts w:eastAsia="DengXian" w:hint="eastAsia"/>
              <w:kern w:val="2"/>
            </w:rPr>
            <w:delText>declin</w:delText>
          </w:r>
        </w:del>
        <w:del w:id="1107" w:author="Hong Deng" w:date="2026-06-05T20:26:00Z" w16du:dateUtc="2026-06-05T12:26:00Z">
          <w:r w:rsidR="004D4FC2" w:rsidDel="003C4634">
            <w:rPr>
              <w:rFonts w:eastAsia="DengXian" w:hint="eastAsia"/>
              <w:kern w:val="2"/>
            </w:rPr>
            <w:delText>e</w:delText>
          </w:r>
        </w:del>
        <w:r w:rsidR="004D4FC2">
          <w:rPr>
            <w:rFonts w:eastAsia="DengXian" w:hint="eastAsia"/>
            <w:kern w:val="2"/>
          </w:rPr>
          <w:t xml:space="preserve"> </w:t>
        </w:r>
      </w:ins>
      <w:ins w:id="1108" w:author="Hong Deng [2]" w:date="2026-05-24T13:26:00Z" w16du:dateUtc="2026-05-24T05:26:00Z">
        <w:r w:rsidR="00860B0D">
          <w:rPr>
            <w:rFonts w:eastAsia="DengXian"/>
            <w:kern w:val="2"/>
          </w:rPr>
          <w:t xml:space="preserve">as </w:t>
        </w:r>
      </w:ins>
      <w:ins w:id="1109" w:author="Hong Deng" w:date="2026-04-05T16:26:00Z" w16du:dateUtc="2026-04-05T08:26:00Z">
        <w:del w:id="1110" w:author="Hong Deng [2]" w:date="2026-04-06T17:15:00Z" w16du:dateUtc="2026-04-06T09:15:00Z">
          <w:r w:rsidR="00D507B4" w:rsidDel="004D4FC2">
            <w:rPr>
              <w:rFonts w:eastAsia="DengXian"/>
              <w:kern w:val="2"/>
            </w:rPr>
            <w:delText>’</w:delText>
          </w:r>
          <w:r w:rsidR="00D507B4" w:rsidDel="004D4FC2">
            <w:rPr>
              <w:rFonts w:eastAsia="DengXian" w:hint="eastAsia"/>
              <w:kern w:val="2"/>
            </w:rPr>
            <w:delText xml:space="preserve"> reduc</w:delText>
          </w:r>
        </w:del>
      </w:ins>
      <w:ins w:id="1111" w:author="Hong Deng" w:date="2026-04-05T16:27:00Z" w16du:dateUtc="2026-04-05T08:27:00Z">
        <w:del w:id="1112" w:author="Hong Deng [2]" w:date="2026-04-06T17:15:00Z" w16du:dateUtc="2026-04-06T09:15:00Z">
          <w:r w:rsidR="00D507B4" w:rsidDel="004D4FC2">
            <w:rPr>
              <w:rFonts w:eastAsia="DengXian" w:hint="eastAsia"/>
              <w:kern w:val="2"/>
            </w:rPr>
            <w:delText>tion trajectory</w:delText>
          </w:r>
        </w:del>
      </w:ins>
      <w:ins w:id="1113" w:author="Hong Deng" w:date="2026-04-05T16:21:00Z" w16du:dateUtc="2026-04-05T08:21:00Z">
        <w:del w:id="1114" w:author="Hong Deng [2]" w:date="2026-04-06T17:15:00Z" w16du:dateUtc="2026-04-06T09:15:00Z">
          <w:r w:rsidR="00D05739" w:rsidDel="004D4FC2">
            <w:rPr>
              <w:rFonts w:eastAsia="DengXian" w:hint="eastAsia"/>
              <w:kern w:val="2"/>
            </w:rPr>
            <w:delText xml:space="preserve">, we reveal </w:delText>
          </w:r>
        </w:del>
      </w:ins>
      <w:ins w:id="1115" w:author="Hong Deng" w:date="2026-04-05T16:22:00Z" w16du:dateUtc="2026-04-05T08:22:00Z">
        <w:del w:id="1116" w:author="Hong Deng [2]" w:date="2026-04-06T17:15:00Z" w16du:dateUtc="2026-04-06T09:15:00Z">
          <w:r w:rsidR="000E12BB" w:rsidDel="004D4FC2">
            <w:rPr>
              <w:rFonts w:eastAsia="DengXian" w:hint="eastAsia"/>
              <w:kern w:val="2"/>
            </w:rPr>
            <w:delText>a</w:delText>
          </w:r>
        </w:del>
      </w:ins>
      <w:ins w:id="1117" w:author="Hong Deng [2]" w:date="2026-04-06T17:15:00Z" w16du:dateUtc="2026-04-06T09:15:00Z">
        <w:r w:rsidR="004D4FC2">
          <w:rPr>
            <w:rFonts w:eastAsia="DengXian" w:hint="eastAsia"/>
            <w:kern w:val="2"/>
          </w:rPr>
          <w:t>a</w:t>
        </w:r>
      </w:ins>
      <w:ins w:id="1118" w:author="Hong Deng" w:date="2026-04-05T16:22:00Z" w16du:dateUtc="2026-04-05T08:22:00Z">
        <w:r w:rsidR="000E12BB">
          <w:rPr>
            <w:rFonts w:eastAsia="DengXian" w:hint="eastAsia"/>
            <w:kern w:val="2"/>
          </w:rPr>
          <w:t xml:space="preserve"> novel </w:t>
        </w:r>
        <w:del w:id="1119" w:author="Hong Deng [2]" w:date="2026-04-06T17:15:00Z" w16du:dateUtc="2026-04-06T09:15:00Z">
          <w:r w:rsidR="000E12BB" w:rsidDel="004D4FC2">
            <w:rPr>
              <w:rFonts w:eastAsia="DengXian" w:hint="eastAsia"/>
              <w:kern w:val="2"/>
            </w:rPr>
            <w:delText xml:space="preserve">developmental </w:delText>
          </w:r>
        </w:del>
        <w:r w:rsidR="000E12BB">
          <w:rPr>
            <w:rFonts w:eastAsia="DengXian"/>
            <w:kern w:val="2"/>
          </w:rPr>
          <w:t>mechanism</w:t>
        </w:r>
      </w:ins>
      <w:ins w:id="1120" w:author="Hong Deng [2]" w:date="2026-04-06T17:15:00Z" w16du:dateUtc="2026-04-06T09:15:00Z">
        <w:r w:rsidR="004D4FC2">
          <w:rPr>
            <w:rFonts w:eastAsia="DengXian" w:hint="eastAsia"/>
            <w:kern w:val="2"/>
          </w:rPr>
          <w:t xml:space="preserve"> through</w:t>
        </w:r>
      </w:ins>
      <w:ins w:id="1121" w:author="Hong Deng" w:date="2026-04-05T16:22:00Z" w16du:dateUtc="2026-04-05T08:22:00Z">
        <w:del w:id="1122" w:author="Hong Deng [2]" w:date="2026-04-06T17:15:00Z" w16du:dateUtc="2026-04-06T09:15:00Z">
          <w:r w:rsidR="000E12BB" w:rsidDel="004D4FC2">
            <w:rPr>
              <w:rFonts w:eastAsia="DengXian" w:hint="eastAsia"/>
              <w:kern w:val="2"/>
            </w:rPr>
            <w:delText xml:space="preserve"> </w:delText>
          </w:r>
          <w:r w:rsidR="00173495" w:rsidDel="004D4FC2">
            <w:rPr>
              <w:rFonts w:eastAsia="DengXian"/>
              <w:kern w:val="2"/>
            </w:rPr>
            <w:delText>by</w:delText>
          </w:r>
        </w:del>
        <w:r w:rsidR="00173495">
          <w:rPr>
            <w:rFonts w:eastAsia="DengXian"/>
            <w:kern w:val="2"/>
          </w:rPr>
          <w:t xml:space="preserve"> which team context translates</w:t>
        </w:r>
      </w:ins>
      <w:ins w:id="1123" w:author="Hong Deng" w:date="2026-04-05T16:18:00Z" w16du:dateUtc="2026-04-05T08:18:00Z">
        <w:r w:rsidR="009D7E01">
          <w:rPr>
            <w:rFonts w:eastAsia="DengXian" w:hint="eastAsia"/>
            <w:kern w:val="2"/>
          </w:rPr>
          <w:t xml:space="preserve"> into </w:t>
        </w:r>
      </w:ins>
      <w:ins w:id="1124" w:author="Hong Deng" w:date="2026-04-05T16:22:00Z" w16du:dateUtc="2026-04-05T08:22:00Z">
        <w:r w:rsidR="000E12BB">
          <w:rPr>
            <w:rFonts w:eastAsia="DengXian" w:hint="eastAsia"/>
            <w:kern w:val="2"/>
          </w:rPr>
          <w:t xml:space="preserve">effective </w:t>
        </w:r>
      </w:ins>
      <w:ins w:id="1125" w:author="Hong Deng" w:date="2026-04-05T16:18:00Z" w16du:dateUtc="2026-04-05T08:18:00Z">
        <w:r w:rsidR="009D7E01">
          <w:rPr>
            <w:rFonts w:eastAsia="DengXian" w:hint="eastAsia"/>
            <w:kern w:val="2"/>
          </w:rPr>
          <w:t xml:space="preserve">performance. </w:t>
        </w:r>
      </w:ins>
    </w:p>
    <w:bookmarkEnd w:id="42"/>
    <w:p w14:paraId="777D3E5A" w14:textId="77777777" w:rsidR="009458CE" w:rsidRDefault="009C0C59">
      <w:pPr>
        <w:snapToGrid w:val="0"/>
        <w:spacing w:line="480" w:lineRule="auto"/>
        <w:jc w:val="center"/>
        <w:rPr>
          <w:rFonts w:eastAsia="DengXian"/>
          <w:b/>
          <w:kern w:val="2"/>
        </w:rPr>
      </w:pPr>
      <w:r>
        <w:rPr>
          <w:rFonts w:eastAsia="DengXian"/>
          <w:b/>
          <w:kern w:val="2"/>
        </w:rPr>
        <w:t>Theory and Hypothesis Development</w:t>
      </w:r>
    </w:p>
    <w:p w14:paraId="7E413691" w14:textId="46CB32F2" w:rsidR="00F53397" w:rsidRPr="00F53397" w:rsidRDefault="00A73F89">
      <w:pPr>
        <w:snapToGrid w:val="0"/>
        <w:spacing w:line="480" w:lineRule="auto"/>
        <w:rPr>
          <w:ins w:id="1126" w:author="Hong Deng [2]" w:date="2026-05-24T13:43:00Z" w16du:dateUtc="2026-05-24T05:43:00Z"/>
          <w:rFonts w:eastAsia="DengXian"/>
          <w:b/>
          <w:bCs/>
          <w:kern w:val="2"/>
          <w:rPrChange w:id="1127" w:author="Hong Deng [2]" w:date="2026-05-24T13:43:00Z" w16du:dateUtc="2026-05-24T05:43:00Z">
            <w:rPr>
              <w:ins w:id="1128" w:author="Hong Deng [2]" w:date="2026-05-24T13:43:00Z" w16du:dateUtc="2026-05-24T05:43:00Z"/>
              <w:rFonts w:eastAsia="DengXian"/>
              <w:kern w:val="2"/>
            </w:rPr>
          </w:rPrChange>
        </w:rPr>
        <w:pPrChange w:id="1129" w:author="Hong Deng [2]" w:date="2026-05-24T13:43:00Z" w16du:dateUtc="2026-05-24T05:43:00Z">
          <w:pPr>
            <w:snapToGrid w:val="0"/>
            <w:spacing w:line="480" w:lineRule="auto"/>
            <w:ind w:firstLine="720"/>
          </w:pPr>
        </w:pPrChange>
      </w:pPr>
      <w:ins w:id="1130" w:author="Hong Deng" w:date="2026-06-04T19:53:00Z" w16du:dateUtc="2026-06-04T11:53:00Z">
        <w:r>
          <w:rPr>
            <w:rFonts w:eastAsia="DengXian" w:hint="eastAsia"/>
            <w:b/>
            <w:bCs/>
            <w:kern w:val="2"/>
          </w:rPr>
          <w:t>Newc</w:t>
        </w:r>
      </w:ins>
      <w:ins w:id="1131" w:author="Hong Deng" w:date="2026-06-04T19:54:00Z" w16du:dateUtc="2026-06-04T11:54:00Z">
        <w:r>
          <w:rPr>
            <w:rFonts w:eastAsia="DengXian" w:hint="eastAsia"/>
            <w:b/>
            <w:bCs/>
            <w:kern w:val="2"/>
          </w:rPr>
          <w:t>omer</w:t>
        </w:r>
      </w:ins>
      <w:ins w:id="1132" w:author="Hong Deng" w:date="2026-06-04T20:10:00Z" w16du:dateUtc="2026-06-04T12:10:00Z">
        <w:r w:rsidR="00CB0FFC">
          <w:rPr>
            <w:rFonts w:eastAsia="DengXian" w:hint="eastAsia"/>
            <w:b/>
            <w:bCs/>
            <w:kern w:val="2"/>
          </w:rPr>
          <w:t>s</w:t>
        </w:r>
        <w:r w:rsidR="00CB0FFC">
          <w:rPr>
            <w:rFonts w:eastAsia="DengXian"/>
            <w:b/>
            <w:bCs/>
            <w:kern w:val="2"/>
          </w:rPr>
          <w:t>’</w:t>
        </w:r>
        <w:r w:rsidR="00CB0FFC">
          <w:rPr>
            <w:rFonts w:eastAsia="DengXian" w:hint="eastAsia"/>
            <w:b/>
            <w:bCs/>
            <w:kern w:val="2"/>
          </w:rPr>
          <w:t xml:space="preserve"> Action Errors and</w:t>
        </w:r>
      </w:ins>
      <w:ins w:id="1133" w:author="Hong Deng" w:date="2026-06-04T19:54:00Z" w16du:dateUtc="2026-06-04T11:54:00Z">
        <w:r>
          <w:rPr>
            <w:rFonts w:eastAsia="DengXian" w:hint="eastAsia"/>
            <w:b/>
            <w:bCs/>
            <w:kern w:val="2"/>
          </w:rPr>
          <w:t xml:space="preserve"> </w:t>
        </w:r>
      </w:ins>
      <w:ins w:id="1134" w:author="Hong Deng [2]" w:date="2026-05-24T13:43:00Z" w16du:dateUtc="2026-05-24T05:43:00Z">
        <w:r w:rsidR="00F53397" w:rsidRPr="00F53397">
          <w:rPr>
            <w:rFonts w:eastAsia="DengXian"/>
            <w:b/>
            <w:bCs/>
            <w:kern w:val="2"/>
            <w:rPrChange w:id="1135" w:author="Hong Deng [2]" w:date="2026-05-24T13:43:00Z" w16du:dateUtc="2026-05-24T05:43:00Z">
              <w:rPr>
                <w:rFonts w:eastAsia="DengXian"/>
                <w:kern w:val="2"/>
              </w:rPr>
            </w:rPrChange>
          </w:rPr>
          <w:t>Error</w:t>
        </w:r>
        <w:del w:id="1136" w:author="Hong Deng" w:date="2026-06-04T19:54:00Z" w16du:dateUtc="2026-06-04T11:54:00Z">
          <w:r w:rsidR="00F53397" w:rsidRPr="00F53397" w:rsidDel="00A73F89">
            <w:rPr>
              <w:rFonts w:eastAsia="DengXian"/>
              <w:b/>
              <w:bCs/>
              <w:kern w:val="2"/>
              <w:rPrChange w:id="1137" w:author="Hong Deng [2]" w:date="2026-05-24T13:43:00Z" w16du:dateUtc="2026-05-24T05:43:00Z">
                <w:rPr>
                  <w:rFonts w:eastAsia="DengXian"/>
                  <w:kern w:val="2"/>
                </w:rPr>
              </w:rPrChange>
            </w:rPr>
            <w:delText>-Making</w:delText>
          </w:r>
        </w:del>
        <w:r w:rsidR="00F53397" w:rsidRPr="00F53397">
          <w:rPr>
            <w:rFonts w:eastAsia="DengXian"/>
            <w:b/>
            <w:bCs/>
            <w:kern w:val="2"/>
            <w:rPrChange w:id="1138" w:author="Hong Deng [2]" w:date="2026-05-24T13:43:00Z" w16du:dateUtc="2026-05-24T05:43:00Z">
              <w:rPr>
                <w:rFonts w:eastAsia="DengXian"/>
                <w:kern w:val="2"/>
              </w:rPr>
            </w:rPrChange>
          </w:rPr>
          <w:t xml:space="preserve"> Trajectories </w:t>
        </w:r>
        <w:del w:id="1139" w:author="Hong Deng" w:date="2026-06-04T19:54:00Z" w16du:dateUtc="2026-06-04T11:54:00Z">
          <w:r w:rsidR="00F53397" w:rsidRPr="00F53397" w:rsidDel="00A73F89">
            <w:rPr>
              <w:rFonts w:eastAsia="DengXian"/>
              <w:b/>
              <w:bCs/>
              <w:kern w:val="2"/>
              <w:rPrChange w:id="1140" w:author="Hong Deng [2]" w:date="2026-05-24T13:43:00Z" w16du:dateUtc="2026-05-24T05:43:00Z">
                <w:rPr>
                  <w:rFonts w:eastAsia="DengXian"/>
                  <w:kern w:val="2"/>
                </w:rPr>
              </w:rPrChange>
            </w:rPr>
            <w:delText>During Onboarding</w:delText>
          </w:r>
        </w:del>
      </w:ins>
    </w:p>
    <w:p w14:paraId="777D3E5B" w14:textId="0E262729" w:rsidR="009458CE" w:rsidRDefault="004A58DC" w:rsidP="00F0107D">
      <w:pPr>
        <w:snapToGrid w:val="0"/>
        <w:spacing w:line="480" w:lineRule="auto"/>
        <w:ind w:firstLine="720"/>
        <w:rPr>
          <w:rFonts w:eastAsia="DengXian"/>
          <w:kern w:val="2"/>
        </w:rPr>
      </w:pPr>
      <w:ins w:id="1141" w:author="Hong Deng" w:date="2026-06-04T19:57:00Z" w16du:dateUtc="2026-06-04T11:57:00Z">
        <w:r>
          <w:rPr>
            <w:rFonts w:eastAsia="DengXian"/>
            <w:kern w:val="2"/>
          </w:rPr>
          <w:t>B</w:t>
        </w:r>
        <w:r>
          <w:rPr>
            <w:rFonts w:eastAsia="DengXian" w:hint="eastAsia"/>
            <w:kern w:val="2"/>
          </w:rPr>
          <w:t xml:space="preserve">efore </w:t>
        </w:r>
        <w:r>
          <w:rPr>
            <w:rFonts w:eastAsia="DengXian"/>
            <w:kern w:val="2"/>
          </w:rPr>
          <w:t>anything</w:t>
        </w:r>
        <w:r>
          <w:rPr>
            <w:rFonts w:eastAsia="DengXian" w:hint="eastAsia"/>
            <w:kern w:val="2"/>
          </w:rPr>
          <w:t xml:space="preserve"> else, </w:t>
        </w:r>
      </w:ins>
      <w:ins w:id="1142" w:author="Hong Deng [2]" w:date="2026-05-24T13:44:00Z" w16du:dateUtc="2026-05-24T05:44:00Z">
        <w:del w:id="1143" w:author="Hong Deng" w:date="2026-06-04T19:29:00Z" w16du:dateUtc="2026-06-04T11:29:00Z">
          <w:r w:rsidR="00F53397" w:rsidDel="00E40113">
            <w:rPr>
              <w:rFonts w:eastAsia="DengXian" w:hint="eastAsia"/>
              <w:kern w:val="2"/>
            </w:rPr>
            <w:delText>Before anything else, n</w:delText>
          </w:r>
        </w:del>
      </w:ins>
      <w:ins w:id="1144" w:author="Hong Deng" w:date="2026-06-04T19:57:00Z" w16du:dateUtc="2026-06-04T11:57:00Z">
        <w:r w:rsidR="005A0E3A">
          <w:rPr>
            <w:rFonts w:eastAsia="DengXian" w:hint="eastAsia"/>
            <w:kern w:val="2"/>
          </w:rPr>
          <w:t>n</w:t>
        </w:r>
      </w:ins>
      <w:ins w:id="1145" w:author="Hong Deng [2]" w:date="2026-05-24T13:44:00Z" w16du:dateUtc="2026-05-24T05:44:00Z">
        <w:r w:rsidR="00F53397">
          <w:rPr>
            <w:rFonts w:eastAsia="DengXian" w:hint="eastAsia"/>
            <w:kern w:val="2"/>
          </w:rPr>
          <w:t xml:space="preserve">ewcomer onboarding is </w:t>
        </w:r>
      </w:ins>
      <w:ins w:id="1146" w:author="Hong Deng" w:date="2026-06-04T19:57:00Z" w16du:dateUtc="2026-06-04T11:57:00Z">
        <w:r w:rsidR="005A0E3A">
          <w:rPr>
            <w:rFonts w:eastAsia="DengXian" w:hint="eastAsia"/>
            <w:kern w:val="2"/>
          </w:rPr>
          <w:t xml:space="preserve">first </w:t>
        </w:r>
      </w:ins>
      <w:ins w:id="1147" w:author="Hong Deng [2]" w:date="2026-05-24T13:44:00Z" w16du:dateUtc="2026-05-24T05:44:00Z">
        <w:r w:rsidR="00F53397">
          <w:rPr>
            <w:rFonts w:eastAsia="DengXian"/>
            <w:kern w:val="2"/>
          </w:rPr>
          <w:t xml:space="preserve">a </w:t>
        </w:r>
        <w:r w:rsidR="00F53397">
          <w:rPr>
            <w:rFonts w:eastAsia="DengXian" w:hint="eastAsia"/>
            <w:kern w:val="2"/>
          </w:rPr>
          <w:t>period of learning to act</w:t>
        </w:r>
      </w:ins>
      <w:ins w:id="1148" w:author="Hong Deng [2]" w:date="2026-05-24T13:45:00Z" w16du:dateUtc="2026-05-24T05:45:00Z">
        <w:r w:rsidR="00F53397">
          <w:rPr>
            <w:rFonts w:eastAsia="DengXian" w:hint="eastAsia"/>
            <w:kern w:val="2"/>
          </w:rPr>
          <w:t xml:space="preserve"> that converts unfamiliarity with a role into reliable, goal-directed performance. </w:t>
        </w:r>
      </w:ins>
      <w:r w:rsidR="009C0C59">
        <w:rPr>
          <w:rFonts w:eastAsia="DengXian"/>
          <w:kern w:val="2"/>
        </w:rPr>
        <w:t xml:space="preserve">Action regulation theory </w:t>
      </w:r>
      <w:r w:rsidR="009C0C59">
        <w:rPr>
          <w:rFonts w:eastAsia="DengXian"/>
          <w:kern w:val="2"/>
        </w:rPr>
        <w:fldChar w:fldCharType="begin"/>
      </w:r>
      <w:r w:rsidR="009C0C59">
        <w:rPr>
          <w:rFonts w:eastAsia="DengXian"/>
          <w:kern w:val="2"/>
        </w:rPr>
        <w:instrText xml:space="preserve"> ADDIN EN.CITE &lt;EndNote&gt;&lt;Cite&gt;&lt;Author&gt;Frese&lt;/Author&gt;&lt;Year&gt;1994&lt;/Year&gt;&lt;RecNum&gt;17&lt;/RecNum&gt;&lt;DisplayText&gt;(Frese and Zapf 1994)&lt;/DisplayText&gt;&lt;record&gt;&lt;rec-number&gt;17&lt;/rec-number&gt;&lt;foreign-keys&gt;&lt;key app="EN" db-id="dtfvx5dd9wzs0re0zrmve9tj9p5fwat5spas" timestamp="1710916874"&gt;17&lt;/key&gt;&lt;/foreign-keys&gt;&lt;ref-type name="Journal Article"&gt;17&lt;/ref-type&gt;&lt;contributors&gt;&lt;authors&gt;&lt;author&gt;Frese, Michael&lt;/author&gt;&lt;author&gt;Zapf, Dieter&lt;/author&gt;&lt;/authors&gt;&lt;/contributors&gt;&lt;titles&gt;&lt;title&gt;Action as the core of work psychology: A German approach&lt;/title&gt;&lt;secondary-title&gt;Handbook of industrial and organizational psychology&lt;/secondary-title&gt;&lt;/titles&gt;&lt;periodical&gt;&lt;full-title&gt;Handbook of industrial and organizational psychology&lt;/full-title&gt;&lt;/periodical&gt;&lt;pages&gt;271-340&lt;/pages&gt;&lt;volume&gt;4&lt;/volume&gt;&lt;number&gt;2&lt;/number&gt;&lt;dates&gt;&lt;year&gt;1994&lt;/year&gt;&lt;/dates&gt;&lt;urls&gt;&lt;/urls&gt;&lt;/record&gt;&lt;/Cite&gt;&lt;/EndNote&gt;</w:instrText>
      </w:r>
      <w:r w:rsidR="009C0C59">
        <w:rPr>
          <w:rFonts w:eastAsia="DengXian"/>
          <w:kern w:val="2"/>
        </w:rPr>
        <w:fldChar w:fldCharType="separate"/>
      </w:r>
      <w:r w:rsidR="009C0C59">
        <w:rPr>
          <w:rFonts w:eastAsia="DengXian"/>
          <w:kern w:val="2"/>
        </w:rPr>
        <w:t>(Frese and Zapf 1994)</w:t>
      </w:r>
      <w:r w:rsidR="009C0C59">
        <w:rPr>
          <w:rFonts w:eastAsia="DengXian"/>
          <w:kern w:val="2"/>
        </w:rPr>
        <w:fldChar w:fldCharType="end"/>
      </w:r>
      <w:r w:rsidR="009C0C59">
        <w:rPr>
          <w:rFonts w:eastAsia="DengXian"/>
          <w:kern w:val="2"/>
        </w:rPr>
        <w:t xml:space="preserve"> provides </w:t>
      </w:r>
      <w:ins w:id="1149" w:author="Hong Deng [2]" w:date="2026-05-24T13:45:00Z" w16du:dateUtc="2026-05-24T05:45:00Z">
        <w:r w:rsidR="00F53397">
          <w:rPr>
            <w:rFonts w:eastAsia="DengXian" w:hint="eastAsia"/>
            <w:kern w:val="2"/>
          </w:rPr>
          <w:t xml:space="preserve">a precise account of how that conversion </w:t>
        </w:r>
      </w:ins>
      <w:ins w:id="1150" w:author="Hong Deng [2]" w:date="2026-05-24T13:47:00Z" w16du:dateUtc="2026-05-24T05:47:00Z">
        <w:r w:rsidR="00F0107D">
          <w:rPr>
            <w:rFonts w:eastAsia="DengXian" w:hint="eastAsia"/>
            <w:kern w:val="2"/>
          </w:rPr>
          <w:t>occurs</w:t>
        </w:r>
      </w:ins>
      <w:ins w:id="1151" w:author="Hong Deng [2]" w:date="2026-05-24T13:45:00Z" w16du:dateUtc="2026-05-24T05:45:00Z">
        <w:r w:rsidR="00F53397">
          <w:rPr>
            <w:rFonts w:eastAsia="DengXian" w:hint="eastAsia"/>
            <w:kern w:val="2"/>
          </w:rPr>
          <w:t xml:space="preserve"> and of the part errors play in it</w:t>
        </w:r>
      </w:ins>
      <w:del w:id="1152" w:author="Hong Deng [2]" w:date="2026-05-24T13:46:00Z" w16du:dateUtc="2026-05-24T05:46:00Z">
        <w:r w:rsidR="009C0C59" w:rsidDel="00F0107D">
          <w:rPr>
            <w:rFonts w:eastAsia="DengXian"/>
            <w:kern w:val="2"/>
          </w:rPr>
          <w:delText>a compelling framework for understanding how errors contribute to self-regulation, particularly during pivotal adaptation stages such as newcomer onboarding</w:delText>
        </w:r>
      </w:del>
      <w:r w:rsidR="009C0C59">
        <w:rPr>
          <w:rFonts w:eastAsia="DengXian"/>
          <w:kern w:val="2"/>
        </w:rPr>
        <w:t>. Th</w:t>
      </w:r>
      <w:ins w:id="1153" w:author="Hong Deng [2]" w:date="2026-05-24T13:46:00Z" w16du:dateUtc="2026-05-24T05:46:00Z">
        <w:r w:rsidR="00F0107D">
          <w:rPr>
            <w:rFonts w:eastAsia="DengXian" w:hint="eastAsia"/>
            <w:kern w:val="2"/>
          </w:rPr>
          <w:t>e</w:t>
        </w:r>
      </w:ins>
      <w:del w:id="1154" w:author="Hong Deng [2]" w:date="2026-05-24T13:46:00Z" w16du:dateUtc="2026-05-24T05:46:00Z">
        <w:r w:rsidR="009C0C59" w:rsidDel="00F0107D">
          <w:rPr>
            <w:rFonts w:eastAsia="DengXian"/>
            <w:kern w:val="2"/>
          </w:rPr>
          <w:delText>is</w:delText>
        </w:r>
      </w:del>
      <w:r w:rsidR="009C0C59">
        <w:rPr>
          <w:rFonts w:eastAsia="DengXian"/>
          <w:kern w:val="2"/>
        </w:rPr>
        <w:t xml:space="preserve"> theory conceptualizes </w:t>
      </w:r>
      <w:del w:id="1155" w:author="Hong Deng [2]" w:date="2026-05-24T13:46:00Z" w16du:dateUtc="2026-05-24T05:46:00Z">
        <w:r w:rsidR="009C0C59" w:rsidDel="00F0107D">
          <w:rPr>
            <w:rFonts w:eastAsia="DengXian"/>
            <w:kern w:val="2"/>
          </w:rPr>
          <w:delText>human actions</w:delText>
        </w:r>
      </w:del>
      <w:ins w:id="1156" w:author="Hong Deng [2]" w:date="2026-05-24T13:46:00Z" w16du:dateUtc="2026-05-24T05:46:00Z">
        <w:r w:rsidR="00F0107D">
          <w:rPr>
            <w:rFonts w:eastAsia="DengXian" w:hint="eastAsia"/>
            <w:kern w:val="2"/>
          </w:rPr>
          <w:t>work behavior</w:t>
        </w:r>
      </w:ins>
      <w:r w:rsidR="009C0C59">
        <w:rPr>
          <w:rFonts w:eastAsia="DengXian"/>
          <w:kern w:val="2"/>
        </w:rPr>
        <w:t xml:space="preserve"> as</w:t>
      </w:r>
      <w:ins w:id="1157" w:author="Hong Deng [2]" w:date="2026-05-24T13:46:00Z" w16du:dateUtc="2026-05-24T05:46:00Z">
        <w:r w:rsidR="00F0107D">
          <w:rPr>
            <w:rFonts w:eastAsia="DengXian" w:hint="eastAsia"/>
            <w:kern w:val="2"/>
          </w:rPr>
          <w:t xml:space="preserve"> a </w:t>
        </w:r>
      </w:ins>
      <w:del w:id="1158" w:author="Hong Deng [2]" w:date="2026-05-24T13:46:00Z" w16du:dateUtc="2026-05-24T05:46:00Z">
        <w:r w:rsidR="009C0C59" w:rsidDel="00F0107D">
          <w:rPr>
            <w:rFonts w:eastAsia="DengXian"/>
            <w:kern w:val="2"/>
          </w:rPr>
          <w:delText xml:space="preserve"> inherently </w:delText>
        </w:r>
      </w:del>
      <w:r w:rsidR="009C0C59">
        <w:rPr>
          <w:rFonts w:eastAsia="DengXian"/>
          <w:kern w:val="2"/>
        </w:rPr>
        <w:t>self-regulated process</w:t>
      </w:r>
      <w:del w:id="1159" w:author="Hong Deng [2]" w:date="2026-05-24T13:46:00Z" w16du:dateUtc="2026-05-24T05:46:00Z">
        <w:r w:rsidR="009C0C59" w:rsidDel="00F0107D">
          <w:rPr>
            <w:rFonts w:eastAsia="DengXian"/>
            <w:kern w:val="2"/>
          </w:rPr>
          <w:delText>es</w:delText>
        </w:r>
      </w:del>
      <w:ins w:id="1160" w:author="Hong Deng [2]" w:date="2026-05-24T13:46:00Z" w16du:dateUtc="2026-05-24T05:46:00Z">
        <w:r w:rsidR="00F0107D">
          <w:rPr>
            <w:rFonts w:eastAsia="DengXian" w:hint="eastAsia"/>
            <w:kern w:val="2"/>
          </w:rPr>
          <w:t xml:space="preserve"> in which </w:t>
        </w:r>
      </w:ins>
      <w:del w:id="1161" w:author="Hong Deng [2]" w:date="2026-05-24T13:46:00Z" w16du:dateUtc="2026-05-24T05:46:00Z">
        <w:r w:rsidR="009C0C59" w:rsidDel="00F0107D">
          <w:rPr>
            <w:rFonts w:eastAsia="DengXian"/>
            <w:kern w:val="2"/>
          </w:rPr>
          <w:delText xml:space="preserve">, wherein </w:delText>
        </w:r>
      </w:del>
      <w:r w:rsidR="009C0C59">
        <w:rPr>
          <w:rFonts w:eastAsia="DengXian"/>
          <w:kern w:val="2"/>
        </w:rPr>
        <w:t xml:space="preserve">individuals </w:t>
      </w:r>
      <w:del w:id="1162" w:author="Hong Deng [2]" w:date="2026-05-24T13:48:00Z" w16du:dateUtc="2026-05-24T05:48:00Z">
        <w:r w:rsidR="009C0C59" w:rsidDel="00F0107D">
          <w:rPr>
            <w:rFonts w:eastAsia="DengXian"/>
            <w:kern w:val="2"/>
          </w:rPr>
          <w:delText>actively engage in </w:delText>
        </w:r>
      </w:del>
      <w:r w:rsidR="009C0C59">
        <w:rPr>
          <w:rFonts w:eastAsia="DengXian"/>
          <w:kern w:val="2"/>
        </w:rPr>
        <w:t>plan</w:t>
      </w:r>
      <w:del w:id="1163" w:author="Hong Deng [2]" w:date="2026-05-24T13:48:00Z" w16du:dateUtc="2026-05-24T05:48:00Z">
        <w:r w:rsidR="009C0C59" w:rsidDel="00F0107D">
          <w:rPr>
            <w:rFonts w:eastAsia="DengXian"/>
            <w:kern w:val="2"/>
          </w:rPr>
          <w:delText>ning</w:delText>
        </w:r>
      </w:del>
      <w:r w:rsidR="009C0C59">
        <w:rPr>
          <w:rFonts w:eastAsia="DengXian"/>
          <w:kern w:val="2"/>
        </w:rPr>
        <w:t>, execut</w:t>
      </w:r>
      <w:ins w:id="1164" w:author="Hong Deng [2]" w:date="2026-05-24T13:48:00Z" w16du:dateUtc="2026-05-24T05:48:00Z">
        <w:r w:rsidR="00F0107D">
          <w:rPr>
            <w:rFonts w:eastAsia="DengXian" w:hint="eastAsia"/>
            <w:kern w:val="2"/>
          </w:rPr>
          <w:t>e</w:t>
        </w:r>
      </w:ins>
      <w:del w:id="1165" w:author="Hong Deng [2]" w:date="2026-05-24T13:48:00Z" w16du:dateUtc="2026-05-24T05:48:00Z">
        <w:r w:rsidR="009C0C59" w:rsidDel="00F0107D">
          <w:rPr>
            <w:rFonts w:eastAsia="DengXian"/>
            <w:kern w:val="2"/>
          </w:rPr>
          <w:delText>ing</w:delText>
        </w:r>
      </w:del>
      <w:r w:rsidR="009C0C59">
        <w:rPr>
          <w:rFonts w:eastAsia="DengXian"/>
          <w:kern w:val="2"/>
        </w:rPr>
        <w:t>, and monitor</w:t>
      </w:r>
      <w:del w:id="1166" w:author="Hong Deng [2]" w:date="2026-05-24T13:48:00Z" w16du:dateUtc="2026-05-24T05:48:00Z">
        <w:r w:rsidR="009C0C59" w:rsidDel="00F0107D">
          <w:rPr>
            <w:rFonts w:eastAsia="DengXian"/>
            <w:kern w:val="2"/>
          </w:rPr>
          <w:delText>ing</w:delText>
        </w:r>
      </w:del>
      <w:r w:rsidR="009C0C59">
        <w:rPr>
          <w:rFonts w:eastAsia="DengXian"/>
          <w:kern w:val="2"/>
        </w:rPr>
        <w:t xml:space="preserve"> </w:t>
      </w:r>
      <w:del w:id="1167" w:author="Hong Deng [2]" w:date="2026-05-24T13:48:00Z" w16du:dateUtc="2026-05-24T05:48:00Z">
        <w:r w:rsidR="009C0C59" w:rsidDel="00F0107D">
          <w:rPr>
            <w:rFonts w:eastAsia="DengXian"/>
            <w:kern w:val="2"/>
          </w:rPr>
          <w:delText>their behaviors</w:delText>
        </w:r>
      </w:del>
      <w:ins w:id="1168" w:author="Hong Deng [2]" w:date="2026-05-24T13:48:00Z" w16du:dateUtc="2026-05-24T05:48:00Z">
        <w:r w:rsidR="00F0107D">
          <w:rPr>
            <w:rFonts w:eastAsia="DengXian" w:hint="eastAsia"/>
            <w:kern w:val="2"/>
          </w:rPr>
          <w:t>their actions against goals, organized hierarchically from lower-level patterned routine</w:t>
        </w:r>
      </w:ins>
      <w:ins w:id="1169" w:author="Hong Deng [2]" w:date="2026-05-24T13:49:00Z" w16du:dateUtc="2026-05-24T05:49:00Z">
        <w:r w:rsidR="00F0107D">
          <w:rPr>
            <w:rFonts w:eastAsia="DengXian" w:hint="eastAsia"/>
            <w:kern w:val="2"/>
          </w:rPr>
          <w:t>s to higher-level intellectual regulation</w:t>
        </w:r>
      </w:ins>
      <w:r w:rsidR="009C0C59">
        <w:rPr>
          <w:rFonts w:eastAsia="DengXian"/>
          <w:kern w:val="2"/>
        </w:rPr>
        <w:t xml:space="preserve"> </w:t>
      </w:r>
      <w:r w:rsidR="009C0C59">
        <w:rPr>
          <w:rFonts w:eastAsia="DengXian"/>
          <w:kern w:val="2"/>
        </w:rPr>
        <w:fldChar w:fldCharType="begin"/>
      </w:r>
      <w:r w:rsidR="0033373B">
        <w:rPr>
          <w:rFonts w:eastAsia="DengXian"/>
          <w:kern w:val="2"/>
        </w:rPr>
        <w:instrText xml:space="preserve"> ADDIN EN.CITE &lt;EndNote&gt;&lt;Cite&gt;&lt;Author&gt;Zacher&lt;/Author&gt;&lt;Year&gt;2018&lt;/Year&gt;&lt;RecNum&gt;33&lt;/RecNum&gt;&lt;DisplayText&gt;(Frese and Keith 2015, Zacher and Frese 2018)&lt;/DisplayText&gt;&lt;record&gt;&lt;rec-number&gt;33&lt;/rec-number&gt;&lt;foreign-keys&gt;&lt;key app="EN" db-id="dtfvx5dd9wzs0re0zrmve9tj9p5fwat5spas" timestamp="1711620011"&gt;33&lt;/key&gt;&lt;/foreign-keys&gt;&lt;ref-type name="Journal Article"&gt;17&lt;/ref-type&gt;&lt;contributors&gt;&lt;authors&gt;&lt;author&gt;Zacher, Hannes&lt;/author&gt;&lt;author&gt;Frese, Michael&lt;/author&gt;&lt;/authors&gt;&lt;/contributors&gt;&lt;titles&gt;&lt;title&gt;Action regulation theory: Foundations, current knowledge, and future directions&lt;/title&gt;&lt;secondary-title&gt;The SAGE handbook of industrial, work and organizational psychology&lt;/secondary-title&gt;&lt;/titles&gt;&lt;periodical&gt;&lt;full-title&gt;The SAGE handbook of industrial, work and organizational psychology&lt;/full-title&gt;&lt;/periodical&gt;&lt;pages&gt;80-102&lt;/pages&gt;&lt;volume&gt;2&lt;/volume&gt;&lt;dates&gt;&lt;year&gt;2018&lt;/year&gt;&lt;/dates&gt;&lt;urls&gt;&lt;/urls&gt;&lt;/record&gt;&lt;/Cite&gt;&lt;Cite&gt;&lt;Author&gt;Frese&lt;/Author&gt;&lt;Year&gt;2015&lt;/Year&gt;&lt;RecNum&gt;18&lt;/RecNum&gt;&lt;record&gt;&lt;rec-number&gt;18&lt;/rec-number&gt;&lt;foreign-keys&gt;&lt;key app="EN" db-id="dtfvx5dd9wzs0re0zrmve9tj9p5fwat5spas" timestamp="1710916916"&gt;18&lt;/key&gt;&lt;/foreign-keys&gt;&lt;ref-type name="Journal Article"&gt;17&lt;/ref-type&gt;&lt;contributors&gt;&lt;authors&gt;&lt;author&gt;Frese, Michael&lt;/author&gt;&lt;author&gt;Keith, Nina&lt;/author&gt;&lt;/authors&gt;&lt;/contributors&gt;&lt;titles&gt;&lt;title&gt;Action errors, error management, and learning in organizations&lt;/title&gt;&lt;secondary-title&gt;Annual review of psychology&lt;/secondary-title&gt;&lt;/titles&gt;&lt;periodical&gt;&lt;full-title&gt;Annual Review of Psychology&lt;/full-title&gt;&lt;/periodical&gt;&lt;pages&gt;661-687&lt;/pages&gt;&lt;volume&gt;66&lt;/volume&gt;&lt;dates&gt;&lt;year&gt;2015&lt;/year&gt;&lt;/dates&gt;&lt;isbn&gt;0066-4308&lt;/isbn&gt;&lt;urls&gt;&lt;/urls&gt;&lt;/record&gt;&lt;/Cite&gt;&lt;/EndNote&gt;</w:instrText>
      </w:r>
      <w:r w:rsidR="009C0C59">
        <w:rPr>
          <w:rFonts w:eastAsia="DengXian"/>
          <w:kern w:val="2"/>
        </w:rPr>
        <w:fldChar w:fldCharType="separate"/>
      </w:r>
      <w:r w:rsidR="0033373B">
        <w:rPr>
          <w:rFonts w:eastAsia="DengXian"/>
          <w:noProof/>
          <w:kern w:val="2"/>
        </w:rPr>
        <w:t>(Frese and Keith 2015, Zacher and Frese 2018)</w:t>
      </w:r>
      <w:r w:rsidR="009C0C59">
        <w:rPr>
          <w:rFonts w:eastAsia="DengXian"/>
          <w:kern w:val="2"/>
        </w:rPr>
        <w:fldChar w:fldCharType="end"/>
      </w:r>
      <w:r w:rsidR="009C0C59">
        <w:rPr>
          <w:rFonts w:eastAsia="DengXian"/>
          <w:kern w:val="2"/>
        </w:rPr>
        <w:t xml:space="preserve">. </w:t>
      </w:r>
      <w:ins w:id="1170" w:author="Hong Deng" w:date="2026-06-05T15:18:00Z" w16du:dateUtc="2026-06-05T07:18:00Z">
        <w:r w:rsidR="006141FB">
          <w:rPr>
            <w:rFonts w:eastAsia="DengXian"/>
            <w:kern w:val="2"/>
          </w:rPr>
          <w:t xml:space="preserve">While errors are commonly viewed as signs of failure or incompetence, </w:t>
        </w:r>
        <w:r w:rsidR="000C7BDB">
          <w:rPr>
            <w:rFonts w:eastAsia="DengXian"/>
            <w:kern w:val="2"/>
          </w:rPr>
          <w:t xml:space="preserve">action regulation theory treats them as a feature of </w:t>
        </w:r>
      </w:ins>
      <w:ins w:id="1171" w:author="Hong Deng" w:date="2026-06-05T15:25:00Z" w16du:dateUtc="2026-06-05T07:25:00Z">
        <w:r w:rsidR="005D42CB">
          <w:rPr>
            <w:rFonts w:eastAsia="DengXian"/>
            <w:kern w:val="2"/>
          </w:rPr>
          <w:t>goal-directed</w:t>
        </w:r>
      </w:ins>
      <w:ins w:id="1172" w:author="Hong Deng" w:date="2026-06-05T15:18:00Z" w16du:dateUtc="2026-06-05T07:18:00Z">
        <w:r w:rsidR="000C7BDB">
          <w:rPr>
            <w:rFonts w:eastAsia="DengXian"/>
            <w:kern w:val="2"/>
          </w:rPr>
          <w:t xml:space="preserve"> work. </w:t>
        </w:r>
      </w:ins>
      <w:ins w:id="1173" w:author="Hong Deng [2]" w:date="2026-05-24T13:49:00Z" w16du:dateUtc="2026-05-24T05:49:00Z">
        <w:r w:rsidR="00F0107D">
          <w:rPr>
            <w:rFonts w:eastAsia="DengXian"/>
            <w:kern w:val="2"/>
          </w:rPr>
          <w:t>W</w:t>
        </w:r>
        <w:r w:rsidR="00F0107D">
          <w:rPr>
            <w:rFonts w:eastAsia="DengXian" w:hint="eastAsia"/>
            <w:kern w:val="2"/>
          </w:rPr>
          <w:t>ithin this account, action error</w:t>
        </w:r>
      </w:ins>
      <w:ins w:id="1174" w:author="Hong Deng [2]" w:date="2026-05-24T13:50:00Z" w16du:dateUtc="2026-05-24T05:50:00Z">
        <w:r w:rsidR="0033373B">
          <w:rPr>
            <w:rFonts w:eastAsia="DengXian" w:hint="eastAsia"/>
            <w:kern w:val="2"/>
          </w:rPr>
          <w:t>s</w:t>
        </w:r>
      </w:ins>
      <w:ins w:id="1175" w:author="Hong Deng" w:date="2026-06-05T15:13:00Z" w16du:dateUtc="2026-06-05T07:13:00Z">
        <w:r w:rsidR="002516B6">
          <w:rPr>
            <w:rFonts w:eastAsia="DengXian"/>
            <w:kern w:val="2"/>
          </w:rPr>
          <w:t xml:space="preserve"> are unintended </w:t>
        </w:r>
      </w:ins>
      <w:ins w:id="1176" w:author="Hong Deng" w:date="2026-06-05T15:14:00Z" w16du:dateUtc="2026-06-05T07:14:00Z">
        <w:r w:rsidR="00226AF7">
          <w:rPr>
            <w:rFonts w:eastAsia="DengXian"/>
            <w:kern w:val="2"/>
          </w:rPr>
          <w:t>deviations from the goals, plans, and standards associated with task execution</w:t>
        </w:r>
      </w:ins>
      <w:ins w:id="1177" w:author="Hong Deng" w:date="2026-06-05T15:19:00Z" w16du:dateUtc="2026-06-05T07:19:00Z">
        <w:r w:rsidR="00880D61">
          <w:rPr>
            <w:rFonts w:eastAsia="DengXian"/>
            <w:kern w:val="2"/>
          </w:rPr>
          <w:t xml:space="preserve">. </w:t>
        </w:r>
      </w:ins>
      <w:ins w:id="1178" w:author="Hong Deng [2]" w:date="2026-05-24T13:50:00Z" w16du:dateUtc="2026-05-24T05:50:00Z">
        <w:del w:id="1179" w:author="Hong Deng" w:date="2026-06-05T15:13:00Z" w16du:dateUtc="2026-06-05T07:13:00Z">
          <w:r w:rsidR="0033373B" w:rsidDel="002516B6">
            <w:rPr>
              <w:rFonts w:eastAsia="DengXian" w:hint="eastAsia"/>
              <w:kern w:val="2"/>
            </w:rPr>
            <w:delText xml:space="preserve"> </w:delText>
          </w:r>
        </w:del>
        <w:del w:id="1180" w:author="Hong Deng" w:date="2026-06-05T15:19:00Z" w16du:dateUtc="2026-06-05T07:19:00Z">
          <w:r w:rsidR="0033373B" w:rsidDel="00880D61">
            <w:rPr>
              <w:rFonts w:eastAsia="DengXian" w:hint="eastAsia"/>
              <w:kern w:val="2"/>
            </w:rPr>
            <w:delText>a</w:delText>
          </w:r>
        </w:del>
      </w:ins>
      <w:ins w:id="1181" w:author="Hong Deng" w:date="2026-06-05T15:19:00Z" w16du:dateUtc="2026-06-05T07:19:00Z">
        <w:r w:rsidR="00880D61">
          <w:rPr>
            <w:rFonts w:eastAsia="DengXian"/>
            <w:kern w:val="2"/>
          </w:rPr>
          <w:t xml:space="preserve"> They a</w:t>
        </w:r>
      </w:ins>
      <w:ins w:id="1182" w:author="Hong Deng [2]" w:date="2026-05-24T13:50:00Z" w16du:dateUtc="2026-05-24T05:50:00Z">
        <w:r w:rsidR="0033373B">
          <w:rPr>
            <w:rFonts w:eastAsia="DengXian" w:hint="eastAsia"/>
            <w:kern w:val="2"/>
          </w:rPr>
          <w:t>re</w:t>
        </w:r>
      </w:ins>
      <w:ins w:id="1183" w:author="Hong Deng" w:date="2026-06-05T15:19:00Z" w16du:dateUtc="2026-06-05T07:19:00Z">
        <w:r w:rsidR="00880D61">
          <w:rPr>
            <w:rFonts w:eastAsia="DengXian"/>
            <w:kern w:val="2"/>
          </w:rPr>
          <w:t xml:space="preserve"> distinct from intentional</w:t>
        </w:r>
      </w:ins>
      <w:ins w:id="1184" w:author="Hong Deng" w:date="2026-06-05T15:20:00Z" w16du:dateUtc="2026-06-05T07:20:00Z">
        <w:r w:rsidR="002C6CD8">
          <w:rPr>
            <w:rFonts w:eastAsia="DengXian"/>
            <w:kern w:val="2"/>
          </w:rPr>
          <w:t xml:space="preserve"> violations of a rule</w:t>
        </w:r>
        <w:r w:rsidR="00373FD2">
          <w:rPr>
            <w:rFonts w:eastAsia="DengXian"/>
            <w:kern w:val="2"/>
          </w:rPr>
          <w:t xml:space="preserve"> or broad failures of performanc</w:t>
        </w:r>
      </w:ins>
      <w:ins w:id="1185" w:author="Hong Deng" w:date="2026-06-05T15:21:00Z" w16du:dateUtc="2026-06-05T07:21:00Z">
        <w:r w:rsidR="00373FD2">
          <w:rPr>
            <w:rFonts w:eastAsia="DengXian"/>
            <w:kern w:val="2"/>
          </w:rPr>
          <w:t xml:space="preserve">e. </w:t>
        </w:r>
        <w:r w:rsidR="0066251B">
          <w:rPr>
            <w:rFonts w:eastAsia="DengXian"/>
            <w:kern w:val="2"/>
          </w:rPr>
          <w:t xml:space="preserve">If action is goal-directed regulation, error is the signal that regulation has gone astray. </w:t>
        </w:r>
      </w:ins>
      <w:ins w:id="1186" w:author="Hong Deng" w:date="2026-06-05T15:22:00Z" w16du:dateUtc="2026-06-05T07:22:00Z">
        <w:r w:rsidR="00A629F8">
          <w:rPr>
            <w:rFonts w:eastAsia="DengXian"/>
            <w:kern w:val="2"/>
          </w:rPr>
          <w:t xml:space="preserve">It is in this sense that action errors are </w:t>
        </w:r>
      </w:ins>
      <w:del w:id="1187" w:author="Hong Deng" w:date="2026-06-05T15:20:00Z" w16du:dateUtc="2026-06-05T07:20:00Z">
        <w:r w:rsidR="009C0C59" w:rsidDel="00373FD2">
          <w:rPr>
            <w:rFonts w:eastAsia="DengXian"/>
            <w:kern w:val="2"/>
          </w:rPr>
          <w:delText>Rather than viewing errors</w:delText>
        </w:r>
      </w:del>
      <w:del w:id="1188" w:author="Hong Deng" w:date="2026-05-06T10:03:00Z" w16du:dateUtc="2026-05-06T02:03:00Z">
        <w:r w:rsidR="009C0C59" w:rsidDel="00F6473D">
          <w:rPr>
            <w:rFonts w:eastAsia="DengXian"/>
            <w:kern w:val="2"/>
          </w:rPr>
          <w:delText xml:space="preserve">, defined as unintended deviations from goals or standards </w:delText>
        </w:r>
        <w:r w:rsidR="009C0C59" w:rsidDel="00F6473D">
          <w:rPr>
            <w:rFonts w:eastAsia="DengXian"/>
            <w:kern w:val="2"/>
          </w:rPr>
          <w:fldChar w:fldCharType="begin"/>
        </w:r>
        <w:r w:rsidR="009C0C59" w:rsidDel="00F6473D">
          <w:rPr>
            <w:rFonts w:eastAsia="DengXian"/>
            <w:kern w:val="2"/>
          </w:rPr>
          <w:delInstrText xml:space="preserve"> ADDIN EN.CITE &lt;EndNote&gt;&lt;Cite&gt;&lt;Author&gt;Reason&lt;/Author&gt;&lt;Year&gt;1990&lt;/Year&gt;&lt;RecNum&gt;47&lt;/RecNum&gt;&lt;DisplayText&gt;(Reason 1990)&lt;/DisplayText&gt;&lt;record&gt;&lt;rec-number&gt;47&lt;/rec-number&gt;&lt;foreign-keys&gt;&lt;key app="EN" db-id="dtfvx5dd9wzs0re0zrmve9tj9p5fwat5spas" timestamp="1711789006"&gt;47&lt;/key&gt;&lt;/foreign-keys&gt;&lt;ref-type name="Book"&gt;6&lt;/ref-type&gt;&lt;contributors&gt;&lt;authors&gt;&lt;author&gt;Reason, James&lt;/author&gt;&lt;/authors&gt;&lt;/contributors&gt;&lt;titles&gt;&lt;title&gt;Human error&lt;/title&gt;&lt;/titles&gt;&lt;dates&gt;&lt;year&gt;1990&lt;/year&gt;&lt;/dates&gt;&lt;publisher&gt;Cambridge university press&lt;/publisher&gt;&lt;isbn&gt;0521314194&lt;/isbn&gt;&lt;urls&gt;&lt;/urls&gt;&lt;/record&gt;&lt;/Cite&gt;&lt;/EndNote&gt;</w:delInstrText>
        </w:r>
        <w:r w:rsidR="009C0C59" w:rsidDel="00F6473D">
          <w:rPr>
            <w:rFonts w:eastAsia="DengXian"/>
            <w:kern w:val="2"/>
          </w:rPr>
          <w:fldChar w:fldCharType="separate"/>
        </w:r>
        <w:r w:rsidR="009C0C59" w:rsidDel="00F6473D">
          <w:rPr>
            <w:rFonts w:eastAsia="DengXian"/>
            <w:kern w:val="2"/>
          </w:rPr>
          <w:delText>(Reason 1990)</w:delText>
        </w:r>
        <w:r w:rsidR="009C0C59" w:rsidDel="00F6473D">
          <w:rPr>
            <w:rFonts w:eastAsia="DengXian"/>
            <w:kern w:val="2"/>
          </w:rPr>
          <w:fldChar w:fldCharType="end"/>
        </w:r>
        <w:r w:rsidR="009C0C59" w:rsidDel="00F6473D">
          <w:rPr>
            <w:rFonts w:eastAsia="DengXian"/>
            <w:kern w:val="2"/>
          </w:rPr>
          <w:delText>,</w:delText>
        </w:r>
      </w:del>
      <w:del w:id="1189" w:author="Hong Deng" w:date="2026-06-05T15:20:00Z" w16du:dateUtc="2026-06-05T07:20:00Z">
        <w:r w:rsidR="009C0C59" w:rsidDel="00373FD2">
          <w:rPr>
            <w:rFonts w:eastAsia="DengXian"/>
            <w:kern w:val="2"/>
          </w:rPr>
          <w:delText xml:space="preserve"> as</w:delText>
        </w:r>
      </w:del>
      <w:ins w:id="1190" w:author="Hong Deng [2]" w:date="2026-05-24T13:49:00Z" w16du:dateUtc="2026-05-24T05:49:00Z">
        <w:del w:id="1191" w:author="Hong Deng" w:date="2026-06-05T15:20:00Z" w16du:dateUtc="2026-06-05T07:20:00Z">
          <w:r w:rsidR="00F0107D" w:rsidDel="00373FD2">
            <w:rPr>
              <w:rFonts w:eastAsia="DengXian" w:hint="eastAsia"/>
              <w:kern w:val="2"/>
            </w:rPr>
            <w:delText xml:space="preserve"> </w:delText>
          </w:r>
        </w:del>
        <w:r w:rsidR="00F0107D">
          <w:rPr>
            <w:rFonts w:eastAsia="DengXian" w:hint="eastAsia"/>
            <w:kern w:val="2"/>
          </w:rPr>
          <w:t xml:space="preserve">not </w:t>
        </w:r>
      </w:ins>
      <w:del w:id="1192" w:author="Hong Deng [2]" w:date="2026-05-24T13:50:00Z" w16du:dateUtc="2026-05-24T05:50:00Z">
        <w:r w:rsidR="009C0C59" w:rsidDel="0033373B">
          <w:rPr>
            <w:rFonts w:eastAsia="DengXian"/>
            <w:kern w:val="2"/>
          </w:rPr>
          <w:delText xml:space="preserve"> </w:delText>
        </w:r>
      </w:del>
      <w:r w:rsidR="009C0C59">
        <w:rPr>
          <w:rFonts w:eastAsia="DengXian"/>
          <w:kern w:val="2"/>
        </w:rPr>
        <w:t>mere setback</w:t>
      </w:r>
      <w:ins w:id="1193" w:author="Hong Deng [2]" w:date="2026-05-24T13:50:00Z" w16du:dateUtc="2026-05-24T05:50:00Z">
        <w:r w:rsidR="0033373B">
          <w:rPr>
            <w:rFonts w:eastAsia="DengXian" w:hint="eastAsia"/>
            <w:kern w:val="2"/>
          </w:rPr>
          <w:t>s but</w:t>
        </w:r>
      </w:ins>
      <w:del w:id="1194" w:author="Hong Deng [2]" w:date="2026-05-24T13:49:00Z" w16du:dateUtc="2026-05-24T05:49:00Z">
        <w:r w:rsidR="009C0C59" w:rsidDel="00F0107D">
          <w:rPr>
            <w:rFonts w:eastAsia="DengXian"/>
            <w:kern w:val="2"/>
          </w:rPr>
          <w:delText>s</w:delText>
        </w:r>
      </w:del>
      <w:del w:id="1195" w:author="Hong Deng [2]" w:date="2026-05-24T13:50:00Z" w16du:dateUtc="2026-05-24T05:50:00Z">
        <w:r w:rsidR="009C0C59" w:rsidDel="0033373B">
          <w:rPr>
            <w:rFonts w:eastAsia="DengXian"/>
            <w:kern w:val="2"/>
          </w:rPr>
          <w:delText>,</w:delText>
        </w:r>
      </w:del>
      <w:r w:rsidR="009C0C59">
        <w:rPr>
          <w:rFonts w:eastAsia="DengXian"/>
          <w:kern w:val="2"/>
        </w:rPr>
        <w:t xml:space="preserve"> </w:t>
      </w:r>
      <w:del w:id="1196" w:author="Hong Deng [2]" w:date="2026-05-24T13:50:00Z" w16du:dateUtc="2026-05-24T05:50:00Z">
        <w:r w:rsidR="009C0C59" w:rsidDel="0033373B">
          <w:rPr>
            <w:rFonts w:eastAsia="DengXian"/>
            <w:kern w:val="2"/>
          </w:rPr>
          <w:delText xml:space="preserve">the theory positions them as integral, inevitable, and functionally meaningful components of the regulatory process </w:delText>
        </w:r>
        <w:r w:rsidR="009C0C59" w:rsidDel="0033373B">
          <w:rPr>
            <w:rFonts w:eastAsia="DengXian"/>
            <w:kern w:val="2"/>
          </w:rPr>
          <w:fldChar w:fldCharType="begin"/>
        </w:r>
        <w:r w:rsidR="009C0C59" w:rsidDel="0033373B">
          <w:rPr>
            <w:rFonts w:eastAsia="DengXian"/>
            <w:kern w:val="2"/>
          </w:rPr>
          <w:delInstrText xml:space="preserve"> ADDIN EN.CITE &lt;EndNote&gt;&lt;Cite&gt;&lt;Author&gt;Zapf&lt;/Author&gt;&lt;Year&gt;1992&lt;/Year&gt;&lt;RecNum&gt;28&lt;/RecNum&gt;&lt;DisplayText&gt;(Zapf et al. 1992)&lt;/DisplayText&gt;&lt;record&gt;&lt;rec-number&gt;28&lt;/rec-number&gt;&lt;foreign-keys&gt;&lt;key app="EN" db-id="dtfvx5dd9wzs0re0zrmve9tj9p5fwat5spas" timestamp="1711605157"&gt;28&lt;/key&gt;&lt;/foreign-keys&gt;&lt;ref-type name="Journal Article"&gt;17&lt;/ref-type&gt;&lt;contributors&gt;&lt;authors&gt;&lt;author&gt;Zapf, Dieter&lt;/author&gt;&lt;author&gt;Brodbeck, Felix C&lt;/author&gt;&lt;author&gt;Frese, Michael&lt;/author&gt;&lt;author&gt;Peters, Helmut&lt;/author&gt;&lt;author&gt;Prümper, Jochen&lt;/autho</w:delInstrText>
        </w:r>
        <w:r w:rsidR="009C0C59" w:rsidDel="0033373B">
          <w:rPr>
            <w:rFonts w:eastAsia="DengXian" w:hint="eastAsia"/>
            <w:kern w:val="2"/>
          </w:rPr>
          <w:delInstrText>r&gt;&lt;/authors&gt;&lt;/contributors&gt;&lt;titles&gt;&lt;title&gt;Errors in working with office computers: A first validation of a taxonomy for observed errors in a field setting&lt;/title&gt;&lt;secondary-title&gt;International Journal of Human</w:delInstrText>
        </w:r>
        <w:r w:rsidR="009C0C59" w:rsidDel="0033373B">
          <w:rPr>
            <w:rFonts w:eastAsia="DengXian" w:hint="eastAsia"/>
            <w:kern w:val="2"/>
          </w:rPr>
          <w:delInstrText>‐</w:delInstrText>
        </w:r>
        <w:r w:rsidR="009C0C59" w:rsidDel="0033373B">
          <w:rPr>
            <w:rFonts w:eastAsia="DengXian" w:hint="eastAsia"/>
            <w:kern w:val="2"/>
          </w:rPr>
          <w:delInstrText>Computer Interaction&lt;/secondary-title&gt;&lt;/titles&gt;&lt;periodical&gt;&lt;full-title&gt;International Journal of Human</w:delInstrText>
        </w:r>
        <w:r w:rsidR="009C0C59" w:rsidDel="0033373B">
          <w:rPr>
            <w:rFonts w:eastAsia="DengXian" w:hint="eastAsia"/>
            <w:kern w:val="2"/>
          </w:rPr>
          <w:delInstrText>‐</w:delInstrText>
        </w:r>
        <w:r w:rsidR="009C0C59" w:rsidDel="0033373B">
          <w:rPr>
            <w:rFonts w:eastAsia="DengXian" w:hint="eastAsia"/>
            <w:kern w:val="2"/>
          </w:rPr>
          <w:delInstrText>Computer Interaction&lt;/full-title&gt;&lt;/periodical&gt;&lt;pages&gt;311-339&lt;/pages&gt;&lt;volume&gt;4&lt;/volume&gt;&lt;number&gt;4&lt;/number&gt;&lt;dates&gt;&lt;year&gt;1992&lt;/year&gt;&lt;/dates&gt;&lt;isbn&gt;1044-7318&lt;/isbn&gt;&lt;urls&gt;&lt;/urls&gt;&lt;/record&gt;&lt;/Cite&gt;&lt;/EndNote&gt;</w:delInstrText>
        </w:r>
        <w:r w:rsidR="009C0C59" w:rsidDel="0033373B">
          <w:rPr>
            <w:rFonts w:eastAsia="DengXian"/>
            <w:kern w:val="2"/>
          </w:rPr>
          <w:fldChar w:fldCharType="separate"/>
        </w:r>
        <w:r w:rsidR="009C0C59" w:rsidDel="0033373B">
          <w:rPr>
            <w:rFonts w:eastAsia="DengXian"/>
            <w:kern w:val="2"/>
          </w:rPr>
          <w:delText>(Zapf et al. 1992)</w:delText>
        </w:r>
        <w:r w:rsidR="009C0C59" w:rsidDel="0033373B">
          <w:rPr>
            <w:rFonts w:eastAsia="DengXian"/>
            <w:kern w:val="2"/>
          </w:rPr>
          <w:fldChar w:fldCharType="end"/>
        </w:r>
        <w:r w:rsidR="009C0C59" w:rsidDel="0033373B">
          <w:rPr>
            <w:rFonts w:eastAsia="DengXian"/>
            <w:kern w:val="2"/>
          </w:rPr>
          <w:delText xml:space="preserve">. </w:delText>
        </w:r>
      </w:del>
      <w:ins w:id="1197" w:author="Hong Deng" w:date="2026-05-06T10:04:00Z" w16du:dateUtc="2026-05-06T02:04:00Z">
        <w:del w:id="1198" w:author="Hong Deng [2]" w:date="2026-05-24T13:50:00Z" w16du:dateUtc="2026-05-24T05:50:00Z">
          <w:r w:rsidR="00DA4C50" w:rsidDel="0033373B">
            <w:rPr>
              <w:rFonts w:eastAsia="DengXian"/>
              <w:kern w:val="2"/>
            </w:rPr>
            <w:delText>U</w:delText>
          </w:r>
          <w:r w:rsidR="00DA4C50" w:rsidDel="0033373B">
            <w:rPr>
              <w:rFonts w:eastAsia="DengXian" w:hint="eastAsia"/>
              <w:kern w:val="2"/>
            </w:rPr>
            <w:delText>nder this fram</w:delText>
          </w:r>
          <w:r w:rsidR="00BD0BDB" w:rsidDel="0033373B">
            <w:rPr>
              <w:rFonts w:eastAsia="DengXian" w:hint="eastAsia"/>
              <w:kern w:val="2"/>
            </w:rPr>
            <w:delText>e</w:delText>
          </w:r>
          <w:r w:rsidR="00DA4C50" w:rsidDel="0033373B">
            <w:rPr>
              <w:rFonts w:eastAsia="DengXian" w:hint="eastAsia"/>
              <w:kern w:val="2"/>
            </w:rPr>
            <w:delText xml:space="preserve">work, </w:delText>
          </w:r>
        </w:del>
      </w:ins>
      <w:del w:id="1199" w:author="Hong Deng [2]" w:date="2026-05-24T13:50:00Z" w16du:dateUtc="2026-05-24T05:50:00Z">
        <w:r w:rsidR="009C0C59" w:rsidDel="0033373B">
          <w:rPr>
            <w:rFonts w:eastAsia="DengXian"/>
            <w:kern w:val="2"/>
          </w:rPr>
          <w:delText>Indeed, errors are considered</w:delText>
        </w:r>
      </w:del>
      <w:ins w:id="1200" w:author="Hong Deng" w:date="2026-05-06T10:07:00Z" w16du:dateUtc="2026-05-06T02:07:00Z">
        <w:del w:id="1201" w:author="Hong Deng [2]" w:date="2026-05-24T13:50:00Z" w16du:dateUtc="2026-05-24T05:50:00Z">
          <w:r w:rsidR="00E60903" w:rsidDel="0033373B">
            <w:rPr>
              <w:rFonts w:eastAsia="DengXian" w:hint="eastAsia"/>
              <w:kern w:val="2"/>
            </w:rPr>
            <w:delText>are</w:delText>
          </w:r>
        </w:del>
      </w:ins>
      <w:del w:id="1202" w:author="Hong Deng [2]" w:date="2026-05-24T13:50:00Z" w16du:dateUtc="2026-05-24T05:50:00Z">
        <w:r w:rsidR="009C0C59" w:rsidDel="0033373B">
          <w:rPr>
            <w:rFonts w:eastAsia="DengXian"/>
            <w:kern w:val="2"/>
          </w:rPr>
          <w:delText xml:space="preserve"> </w:delText>
        </w:r>
      </w:del>
      <w:r w:rsidR="009C0C59">
        <w:rPr>
          <w:rFonts w:eastAsia="DengXian"/>
          <w:kern w:val="2"/>
        </w:rPr>
        <w:t xml:space="preserve">“essential feedback </w:t>
      </w:r>
      <w:r w:rsidR="009C0C59">
        <w:rPr>
          <w:rFonts w:eastAsia="DengXian"/>
          <w:kern w:val="2"/>
        </w:rPr>
        <w:lastRenderedPageBreak/>
        <w:t>components of human actions”</w:t>
      </w:r>
      <w:ins w:id="1203" w:author="Hong Deng" w:date="2026-05-06T10:07:00Z" w16du:dateUtc="2026-05-06T02:07:00Z">
        <w:r w:rsidR="00C57ED3">
          <w:rPr>
            <w:rFonts w:eastAsia="DengXian" w:hint="eastAsia"/>
            <w:kern w:val="2"/>
          </w:rPr>
          <w:t xml:space="preserve"> that</w:t>
        </w:r>
      </w:ins>
      <w:del w:id="1204" w:author="Hong Deng" w:date="2026-05-06T10:07:00Z" w16du:dateUtc="2026-05-06T02:07:00Z">
        <w:r w:rsidR="009C0C59" w:rsidDel="00C57ED3">
          <w:rPr>
            <w:rFonts w:eastAsia="DengXian"/>
            <w:kern w:val="2"/>
          </w:rPr>
          <w:delText xml:space="preserve"> </w:delText>
        </w:r>
        <w:r w:rsidR="009C0C59" w:rsidDel="006346EA">
          <w:rPr>
            <w:rFonts w:eastAsia="DengXian"/>
            <w:kern w:val="2"/>
          </w:rPr>
          <w:delText>and</w:delText>
        </w:r>
      </w:del>
      <w:r w:rsidR="009C0C59">
        <w:rPr>
          <w:rFonts w:eastAsia="DengXian"/>
          <w:kern w:val="2"/>
        </w:rPr>
        <w:t xml:space="preserve"> support the “construction of realistic models of the world and are necessary steps toward achieving a goal</w:t>
      </w:r>
      <w:ins w:id="1205" w:author="Hong Deng [2]" w:date="2026-05-24T14:22:00Z" w16du:dateUtc="2026-05-24T06:22:00Z">
        <w:r w:rsidR="00CD2598">
          <w:rPr>
            <w:rFonts w:eastAsia="DengXian"/>
            <w:kern w:val="2"/>
          </w:rPr>
          <w:t>”</w:t>
        </w:r>
      </w:ins>
      <w:del w:id="1206" w:author="Hong Deng" w:date="2026-05-06T10:06:00Z" w16du:dateUtc="2026-05-06T02:06:00Z">
        <w:r w:rsidR="009C0C59" w:rsidDel="00281BBF">
          <w:rPr>
            <w:rFonts w:eastAsia="DengXian"/>
            <w:kern w:val="2"/>
          </w:rPr>
          <w:delText>”</w:delText>
        </w:r>
      </w:del>
      <w:r w:rsidR="009C0C59">
        <w:rPr>
          <w:rFonts w:eastAsia="DengXian"/>
          <w:kern w:val="2"/>
        </w:rPr>
        <w:t xml:space="preserve"> </w:t>
      </w:r>
      <w:r w:rsidR="009C0C59">
        <w:rPr>
          <w:rFonts w:eastAsia="DengXian"/>
          <w:kern w:val="2"/>
        </w:rPr>
        <w:fldChar w:fldCharType="begin"/>
      </w:r>
      <w:r w:rsidR="009C0C59">
        <w:rPr>
          <w:rFonts w:eastAsia="DengXian"/>
          <w:kern w:val="2"/>
        </w:rPr>
        <w:instrText xml:space="preserve"> ADDIN EN.CITE &lt;EndNote&gt;&lt;Cite&gt;&lt;Author&gt;Frese&lt;/Author&gt;&lt;Year&gt;1994&lt;/Year&gt;&lt;RecNum&gt;17&lt;/RecNum&gt;&lt;Pages&gt;293&lt;/Pages&gt;&lt;DisplayText&gt;(Frese and Zapf 1994, p. 293)&lt;/DisplayText&gt;&lt;record&gt;&lt;rec-number&gt;17&lt;/rec-number&gt;&lt;foreign-keys&gt;&lt;key app="EN" db-id="dtfvx5dd9wzs0re0zrmve9tj9p5fwat5spas" timestamp="1710916874"&gt;17&lt;/key&gt;&lt;/foreign-keys&gt;&lt;ref-type name="Journal Article"&gt;17&lt;/ref-type&gt;&lt;contributors&gt;&lt;authors&gt;&lt;author&gt;Frese, Michael&lt;/author&gt;&lt;author&gt;Zapf, Dieter&lt;/author&gt;&lt;/authors&gt;&lt;/contributors&gt;&lt;titles&gt;&lt;title&gt;Action as the core of work psychology: A German approach&lt;/title&gt;&lt;secondary-title&gt;Handbook of industrial and organizational psychology&lt;/secondary-title&gt;&lt;/titles&gt;&lt;periodical&gt;&lt;full-title&gt;Handbook of industrial and organizational psychology&lt;/full-title&gt;&lt;/periodical&gt;&lt;pages&gt;271-340&lt;/pages&gt;&lt;volume&gt;4&lt;/volume&gt;&lt;number&gt;2&lt;/number&gt;&lt;dates&gt;&lt;year&gt;1994&lt;/year&gt;&lt;/dates&gt;&lt;urls&gt;&lt;/urls&gt;&lt;/record&gt;&lt;/Cite&gt;&lt;/EndNote&gt;</w:instrText>
      </w:r>
      <w:r w:rsidR="009C0C59">
        <w:rPr>
          <w:rFonts w:eastAsia="DengXian"/>
          <w:kern w:val="2"/>
        </w:rPr>
        <w:fldChar w:fldCharType="separate"/>
      </w:r>
      <w:r w:rsidR="009C0C59">
        <w:rPr>
          <w:rFonts w:eastAsia="DengXian"/>
          <w:kern w:val="2"/>
        </w:rPr>
        <w:t>(Frese and Zapf 1994, p. 293)</w:t>
      </w:r>
      <w:r w:rsidR="009C0C59">
        <w:rPr>
          <w:rFonts w:eastAsia="DengXian"/>
          <w:kern w:val="2"/>
        </w:rPr>
        <w:fldChar w:fldCharType="end"/>
      </w:r>
      <w:r w:rsidR="009C0C59">
        <w:rPr>
          <w:rFonts w:eastAsia="DengXian"/>
          <w:kern w:val="2"/>
        </w:rPr>
        <w:t>.</w:t>
      </w:r>
      <w:del w:id="1207" w:author="Hong Deng [2]" w:date="2026-05-24T14:22:00Z" w16du:dateUtc="2026-05-24T06:22:00Z">
        <w:r w:rsidR="009C0C59" w:rsidDel="00CD2598">
          <w:rPr>
            <w:rFonts w:eastAsia="DengXian"/>
            <w:kern w:val="2"/>
          </w:rPr>
          <w:delText>”</w:delText>
        </w:r>
      </w:del>
      <w:r w:rsidR="009C0C59">
        <w:rPr>
          <w:rFonts w:eastAsia="DengXian"/>
          <w:kern w:val="2"/>
        </w:rPr>
        <w:t xml:space="preserve"> </w:t>
      </w:r>
      <w:ins w:id="1208" w:author="Hong Deng" w:date="2026-06-05T15:11:00Z" w16du:dateUtc="2026-06-05T07:11:00Z">
        <w:r w:rsidR="0045334C">
          <w:rPr>
            <w:rFonts w:eastAsia="DengXian"/>
            <w:kern w:val="2"/>
          </w:rPr>
          <w:t>T</w:t>
        </w:r>
        <w:r w:rsidR="0045334C" w:rsidRPr="0045334C">
          <w:rPr>
            <w:rFonts w:eastAsia="DengXian"/>
            <w:kern w:val="2"/>
          </w:rPr>
          <w:t>he theory positions them as integral, inevitable, and functionally meaningful components of the regulatory process (Zapf et al. 1992).</w:t>
        </w:r>
      </w:ins>
      <w:ins w:id="1209" w:author="Hong Deng [2]" w:date="2026-05-24T11:20:00Z" w16du:dateUtc="2026-05-24T03:20:00Z">
        <w:r w:rsidR="00A410B5">
          <w:rPr>
            <w:rFonts w:eastAsia="DengXian"/>
            <w:kern w:val="2"/>
          </w:rPr>
          <w:t xml:space="preserve"> </w:t>
        </w:r>
      </w:ins>
      <w:ins w:id="1210" w:author="Hong Deng" w:date="2026-06-05T15:26:00Z" w16du:dateUtc="2026-06-05T07:26:00Z">
        <w:r w:rsidR="005D42CB">
          <w:rPr>
            <w:rFonts w:eastAsia="DengXian"/>
            <w:kern w:val="2"/>
          </w:rPr>
          <w:t>Because</w:t>
        </w:r>
      </w:ins>
      <w:ins w:id="1211" w:author="Hong Deng" w:date="2026-06-05T15:24:00Z" w16du:dateUtc="2026-06-05T07:24:00Z">
        <w:r w:rsidR="00797FD3">
          <w:rPr>
            <w:rFonts w:eastAsia="DengXian"/>
            <w:kern w:val="2"/>
          </w:rPr>
          <w:t xml:space="preserve"> newcomers act on thin</w:t>
        </w:r>
      </w:ins>
      <w:ins w:id="1212" w:author="Hong Deng" w:date="2026-06-05T15:26:00Z" w16du:dateUtc="2026-06-05T07:26:00Z">
        <w:r w:rsidR="005D42CB">
          <w:rPr>
            <w:rFonts w:eastAsia="DengXian"/>
            <w:kern w:val="2"/>
          </w:rPr>
          <w:t xml:space="preserve">, still-forming models of an unfamiliar role, errors are both more frequent and more informative for them than for </w:t>
        </w:r>
      </w:ins>
      <w:ins w:id="1213" w:author="Hong Deng" w:date="2026-06-05T15:25:00Z" w16du:dateUtc="2026-06-05T07:25:00Z">
        <w:r w:rsidR="00F31EB0">
          <w:rPr>
            <w:rFonts w:eastAsia="DengXian"/>
            <w:kern w:val="2"/>
          </w:rPr>
          <w:t xml:space="preserve">incumbents, </w:t>
        </w:r>
      </w:ins>
      <w:ins w:id="1214" w:author="Hong Deng" w:date="2026-06-06T14:07:00Z" w16du:dateUtc="2026-06-06T06:07:00Z">
        <w:r w:rsidR="004E2AF8">
          <w:rPr>
            <w:rFonts w:eastAsia="DengXian"/>
            <w:kern w:val="2"/>
          </w:rPr>
          <w:t xml:space="preserve">rendering </w:t>
        </w:r>
      </w:ins>
      <w:ins w:id="1215" w:author="Hong Deng" w:date="2026-06-05T15:25:00Z" w16du:dateUtc="2026-06-05T07:25:00Z">
        <w:r w:rsidR="005D42CB">
          <w:rPr>
            <w:rFonts w:eastAsia="DengXian"/>
            <w:kern w:val="2"/>
          </w:rPr>
          <w:t>onboarding the prime period for the error-driven regulation we develop below.</w:t>
        </w:r>
      </w:ins>
    </w:p>
    <w:p w14:paraId="0169CF1F" w14:textId="3C2CA5EC" w:rsidR="003B1DDC" w:rsidRDefault="0033373B">
      <w:pPr>
        <w:snapToGrid w:val="0"/>
        <w:spacing w:line="480" w:lineRule="auto"/>
        <w:ind w:firstLine="720"/>
        <w:rPr>
          <w:ins w:id="1216" w:author="Hong Deng [2]" w:date="2026-05-24T14:00:00Z" w16du:dateUtc="2026-05-24T06:00:00Z"/>
          <w:rFonts w:eastAsia="DengXian"/>
          <w:kern w:val="2"/>
        </w:rPr>
      </w:pPr>
      <w:ins w:id="1217" w:author="Hong Deng [2]" w:date="2026-05-24T13:52:00Z" w16du:dateUtc="2026-05-24T05:52:00Z">
        <w:del w:id="1218" w:author="Hong Deng" w:date="2026-06-06T14:08:00Z" w16du:dateUtc="2026-06-06T06:08:00Z">
          <w:r w:rsidDel="0016069B">
            <w:rPr>
              <w:rFonts w:eastAsia="DengXian"/>
              <w:kern w:val="2"/>
            </w:rPr>
            <w:delText>W</w:delText>
          </w:r>
          <w:r w:rsidDel="0016069B">
            <w:rPr>
              <w:rFonts w:eastAsia="DengXian" w:hint="eastAsia"/>
              <w:kern w:val="2"/>
            </w:rPr>
            <w:delText>hat makes e</w:delText>
          </w:r>
        </w:del>
      </w:ins>
      <w:ins w:id="1219" w:author="Hong Deng" w:date="2026-06-06T14:08:00Z" w16du:dateUtc="2026-06-06T06:08:00Z">
        <w:r w:rsidR="0016069B">
          <w:rPr>
            <w:rFonts w:eastAsia="DengXian"/>
            <w:kern w:val="2"/>
          </w:rPr>
          <w:t>E</w:t>
        </w:r>
      </w:ins>
      <w:ins w:id="1220" w:author="Hong Deng [2]" w:date="2026-05-24T13:52:00Z" w16du:dateUtc="2026-05-24T05:52:00Z">
        <w:r>
          <w:rPr>
            <w:rFonts w:eastAsia="DengXian" w:hint="eastAsia"/>
            <w:kern w:val="2"/>
          </w:rPr>
          <w:t>rrors</w:t>
        </w:r>
      </w:ins>
      <w:ins w:id="1221" w:author="Hong Deng" w:date="2026-06-06T14:08:00Z" w16du:dateUtc="2026-06-06T06:08:00Z">
        <w:r w:rsidR="0016069B">
          <w:rPr>
            <w:rFonts w:eastAsia="DengXian"/>
            <w:kern w:val="2"/>
          </w:rPr>
          <w:t xml:space="preserve"> are</w:t>
        </w:r>
      </w:ins>
      <w:ins w:id="1222" w:author="Hong Deng [2]" w:date="2026-05-24T13:52:00Z" w16du:dateUtc="2026-05-24T05:52:00Z">
        <w:r>
          <w:rPr>
            <w:rFonts w:eastAsia="DengXian" w:hint="eastAsia"/>
            <w:kern w:val="2"/>
          </w:rPr>
          <w:t xml:space="preserve"> developmentally consequential </w:t>
        </w:r>
      </w:ins>
      <w:ins w:id="1223" w:author="Hong Deng" w:date="2026-06-06T14:08:00Z" w16du:dateUtc="2026-06-06T06:08:00Z">
        <w:r w:rsidR="0016069B">
          <w:rPr>
            <w:rFonts w:eastAsia="DengXian"/>
            <w:kern w:val="2"/>
          </w:rPr>
          <w:t xml:space="preserve">because of </w:t>
        </w:r>
      </w:ins>
      <w:ins w:id="1224" w:author="Hong Deng [2]" w:date="2026-05-24T13:52:00Z" w16du:dateUtc="2026-05-24T05:52:00Z">
        <w:del w:id="1225" w:author="Hong Deng" w:date="2026-06-06T14:08:00Z" w16du:dateUtc="2026-06-06T06:08:00Z">
          <w:r w:rsidDel="0016069B">
            <w:rPr>
              <w:rFonts w:eastAsia="DengXian" w:hint="eastAsia"/>
              <w:kern w:val="2"/>
            </w:rPr>
            <w:delText xml:space="preserve">is </w:delText>
          </w:r>
        </w:del>
        <w:r>
          <w:rPr>
            <w:rFonts w:eastAsia="DengXian" w:hint="eastAsia"/>
            <w:kern w:val="2"/>
          </w:rPr>
          <w:t xml:space="preserve">the regulatory work they set in motion. </w:t>
        </w:r>
        <w:r>
          <w:rPr>
            <w:rFonts w:eastAsia="DengXian"/>
            <w:kern w:val="2"/>
          </w:rPr>
          <w:t>A</w:t>
        </w:r>
        <w:r>
          <w:rPr>
            <w:rFonts w:eastAsia="DengXian" w:hint="eastAsia"/>
            <w:kern w:val="2"/>
          </w:rPr>
          <w:t xml:space="preserve">n error interrupts </w:t>
        </w:r>
        <w:r>
          <w:rPr>
            <w:rFonts w:eastAsia="DengXian"/>
            <w:kern w:val="2"/>
          </w:rPr>
          <w:t>routine</w:t>
        </w:r>
        <w:r>
          <w:rPr>
            <w:rFonts w:eastAsia="DengXian" w:hint="eastAsia"/>
            <w:kern w:val="2"/>
          </w:rPr>
          <w:t xml:space="preserve"> execution and forces </w:t>
        </w:r>
      </w:ins>
      <w:del w:id="1226" w:author="Hong Deng [2]" w:date="2026-05-24T13:52:00Z" w16du:dateUtc="2026-05-24T05:52:00Z">
        <w:r w:rsidR="009C0C59" w:rsidDel="0033373B">
          <w:rPr>
            <w:rFonts w:eastAsia="DengXian"/>
            <w:kern w:val="2"/>
          </w:rPr>
          <w:delText xml:space="preserve">At the heart of this theory lies a hierarchical structure of action regulation, ranging from lower-level patterned actions to higher-level intellectual actions </w:delText>
        </w:r>
        <w:r w:rsidR="009C0C59" w:rsidDel="0033373B">
          <w:rPr>
            <w:rFonts w:eastAsia="DengXian"/>
            <w:kern w:val="2"/>
          </w:rPr>
          <w:fldChar w:fldCharType="begin"/>
        </w:r>
        <w:r w:rsidR="009C0C59" w:rsidDel="0033373B">
          <w:rPr>
            <w:rFonts w:eastAsia="DengXian"/>
            <w:kern w:val="2"/>
          </w:rPr>
          <w:delInstrText xml:space="preserve"> ADDIN EN.CITE &lt;EndNote&gt;&lt;Cite&gt;&lt;Author&gt;Frese&lt;/Author&gt;&lt;Year&gt;2015&lt;/Year&gt;&lt;RecNum&gt;18&lt;/RecNum&gt;&lt;DisplayText&gt;(Frese and Keith 2015)&lt;/DisplayText&gt;&lt;record&gt;&lt;rec-number&gt;18&lt;/rec-number&gt;&lt;foreign-keys&gt;&lt;key app="EN" db-id="dtfvx5dd9wzs0re0zrmve9tj9p5fwat5spas" timestamp="1710916916"&gt;18&lt;/key&gt;&lt;/foreign-keys&gt;&lt;ref-type name="Journal Article"&gt;17&lt;/ref-type&gt;&lt;contributors&gt;&lt;authors&gt;&lt;author&gt;Frese, Michael&lt;/author&gt;&lt;author&gt;Keith, Nina&lt;/author&gt;&lt;/authors&gt;&lt;/contributors&gt;&lt;titles&gt;&lt;title&gt;Action errors, error management, and learning in organizations&lt;/title&gt;&lt;secondary-title&gt;Annual review of psychology&lt;/secondary-title&gt;&lt;/titles&gt;&lt;periodical&gt;&lt;full-title&gt;Annual Review of Psychology&lt;/full-title&gt;&lt;/periodical&gt;&lt;pages&gt;661-687&lt;/pages&gt;&lt;volume&gt;66&lt;/volume&gt;&lt;dates&gt;&lt;year&gt;2015&lt;/year&gt;&lt;/dates&gt;&lt;isbn&gt;0066-4308&lt;/isbn&gt;&lt;urls&gt;&lt;/urls&gt;&lt;/record&gt;&lt;/Cite&gt;&lt;/EndNote&gt;</w:delInstrText>
        </w:r>
        <w:r w:rsidR="009C0C59" w:rsidDel="0033373B">
          <w:rPr>
            <w:rFonts w:eastAsia="DengXian"/>
            <w:kern w:val="2"/>
          </w:rPr>
          <w:fldChar w:fldCharType="separate"/>
        </w:r>
        <w:r w:rsidR="009C0C59" w:rsidDel="0033373B">
          <w:rPr>
            <w:rFonts w:eastAsia="DengXian"/>
            <w:kern w:val="2"/>
          </w:rPr>
          <w:delText>(Frese and Keith 2015)</w:delText>
        </w:r>
        <w:r w:rsidR="009C0C59" w:rsidDel="0033373B">
          <w:rPr>
            <w:rFonts w:eastAsia="DengXian"/>
            <w:kern w:val="2"/>
          </w:rPr>
          <w:fldChar w:fldCharType="end"/>
        </w:r>
        <w:r w:rsidR="009C0C59" w:rsidDel="0033373B">
          <w:rPr>
            <w:rFonts w:eastAsia="DengXian"/>
            <w:kern w:val="2"/>
          </w:rPr>
          <w:delText xml:space="preserve">. This hierarchy provides key insight into why errors are conducive to development. Errors trigger </w:delText>
        </w:r>
      </w:del>
      <w:r w:rsidR="009C0C59">
        <w:rPr>
          <w:rFonts w:eastAsia="DengXian"/>
          <w:kern w:val="2"/>
        </w:rPr>
        <w:t xml:space="preserve">an ascendancy from lower-level automatic processes to higher-order cognitive regulation </w:t>
      </w:r>
      <w:r w:rsidR="009C0C59">
        <w:rPr>
          <w:rFonts w:eastAsia="DengXian"/>
          <w:kern w:val="2"/>
        </w:rPr>
        <w:fldChar w:fldCharType="begin"/>
      </w:r>
      <w:r>
        <w:rPr>
          <w:rFonts w:eastAsia="DengXian"/>
          <w:kern w:val="2"/>
        </w:rPr>
        <w:instrText xml:space="preserve"> ADDIN EN.CITE &lt;EndNote&gt;&lt;Cite&gt;&lt;Author&gt;Frese&lt;/Author&gt;&lt;Year&gt;1994&lt;/Year&gt;&lt;RecNum&gt;17&lt;/RecNum&gt;&lt;DisplayText&gt;(Frese and Zapf 1994, Zacher 2017)&lt;/DisplayText&gt;&lt;record&gt;&lt;rec-number&gt;17&lt;/rec-number&gt;&lt;foreign-keys&gt;&lt;key app="EN" db-id="dtfvx5dd9wzs0re0zrmve9tj9p5fwat5spas" timestamp="1710916874"&gt;17&lt;/key&gt;&lt;/foreign-keys&gt;&lt;ref-type name="Journal Article"&gt;17&lt;/ref-type&gt;&lt;contributors&gt;&lt;authors&gt;&lt;author&gt;Frese, Michael&lt;/author&gt;&lt;author&gt;Zapf, Dieter&lt;/author&gt;&lt;/authors&gt;&lt;/contributors&gt;&lt;titles&gt;&lt;title&gt;Action as the core of work psychology: A German approach&lt;/title&gt;&lt;secondary-title&gt;Handbook of industrial and organizational psychology&lt;/secondary-title&gt;&lt;/titles&gt;&lt;periodical&gt;&lt;full-title&gt;Handbook of industrial and organizational psychology&lt;/full-title&gt;&lt;/periodical&gt;&lt;pages&gt;271-340&lt;/pages&gt;&lt;volume&gt;4&lt;/volume&gt;&lt;number&gt;2&lt;/number&gt;&lt;dates&gt;&lt;year&gt;1994&lt;/year&gt;&lt;/dates&gt;&lt;urls&gt;&lt;/urls&gt;&lt;/record&gt;&lt;/Cite&gt;&lt;Cite&gt;&lt;Author&gt;Zacher&lt;/Author&gt;&lt;Year&gt;2017&lt;/Year&gt;&lt;RecNum&gt;37&lt;/RecNum&gt;&lt;record&gt;&lt;rec-number&gt;37&lt;/rec-number&gt;&lt;foreign-keys&gt;&lt;key app="EN" db-id="dtfvx5dd9wzs0re0zrmve9tj9p5fwat5spas" timestamp="1711681681"&gt;37&lt;/key&gt;&lt;/foreign-keys&gt;&lt;ref-type name="Book Section"&gt;5&lt;/ref-type&gt;&lt;contributors&gt;&lt;authors&gt;&lt;author&gt;Zacher, Hannes&lt;/author&gt;&lt;/authors&gt;&lt;/contributors&gt;&lt;titles&gt;&lt;title&gt;Action regulation theory&lt;/title&gt;&lt;secondary-title&gt;Oxford research encyclopedia of psychology&lt;/secondary-title&gt;&lt;/titles&gt;&lt;dates&gt;&lt;year&gt;2017&lt;/year&gt;&lt;/dates&gt;&lt;urls&gt;&lt;/urls&gt;&lt;/record&gt;&lt;/Cite&gt;&lt;/EndNote&gt;</w:instrText>
      </w:r>
      <w:r w:rsidR="009C0C59">
        <w:rPr>
          <w:rFonts w:eastAsia="DengXian"/>
          <w:kern w:val="2"/>
        </w:rPr>
        <w:fldChar w:fldCharType="separate"/>
      </w:r>
      <w:r>
        <w:rPr>
          <w:rFonts w:eastAsia="DengXian"/>
          <w:noProof/>
          <w:kern w:val="2"/>
        </w:rPr>
        <w:t>(Frese and Zapf 1994, Zacher 2017)</w:t>
      </w:r>
      <w:r w:rsidR="009C0C59">
        <w:rPr>
          <w:rFonts w:eastAsia="DengXian"/>
          <w:kern w:val="2"/>
        </w:rPr>
        <w:fldChar w:fldCharType="end"/>
      </w:r>
      <w:r w:rsidR="009C0C59">
        <w:rPr>
          <w:rFonts w:eastAsia="DengXian"/>
          <w:kern w:val="2"/>
        </w:rPr>
        <w:t xml:space="preserve">. </w:t>
      </w:r>
      <w:del w:id="1227" w:author="Hong Deng [2]" w:date="2026-05-24T13:53:00Z" w16du:dateUtc="2026-05-24T05:53:00Z">
        <w:r w:rsidR="009C0C59" w:rsidDel="0033373B">
          <w:rPr>
            <w:rFonts w:eastAsia="DengXian"/>
            <w:kern w:val="2"/>
          </w:rPr>
          <w:delText xml:space="preserve">Along this transition, individuals move beyond routine-based operations into more deliberate, analytical thinking </w:delText>
        </w:r>
        <w:r w:rsidR="009C0C59" w:rsidDel="0033373B">
          <w:rPr>
            <w:rFonts w:eastAsia="DengXian"/>
            <w:kern w:val="2"/>
          </w:rPr>
          <w:fldChar w:fldCharType="begin"/>
        </w:r>
        <w:r w:rsidR="009C0C59" w:rsidDel="0033373B">
          <w:rPr>
            <w:rFonts w:eastAsia="DengXian"/>
            <w:kern w:val="2"/>
          </w:rPr>
          <w:delInstrText xml:space="preserve"> ADDIN EN.CITE &lt;EndNote&gt;&lt;Cite&gt;&lt;Author&gt;Zacher&lt;/Author&gt;&lt;Year&gt;2017&lt;/Year&gt;&lt;RecNum&gt;37&lt;/RecNum&gt;&lt;DisplayText&gt;(Zacher 2017)&lt;/DisplayText&gt;&lt;record&gt;&lt;rec-number&gt;37&lt;/rec-number&gt;&lt;foreign-keys&gt;&lt;key app="EN" db-id="dtfvx5dd9wzs0re0zrmve9tj9p5fwat5spas" timestamp="1711681681"&gt;37&lt;/key&gt;&lt;/foreign-keys&gt;&lt;ref-type name="Book Section"&gt;5&lt;/ref-type&gt;&lt;contributors&gt;&lt;authors&gt;&lt;author&gt;Zacher, Hannes&lt;/author&gt;&lt;/authors&gt;&lt;/contributors&gt;&lt;titles&gt;&lt;title&gt;Action regulation theory&lt;/title&gt;&lt;secondary-title&gt;Oxford research encyclopedia of psychology&lt;/secondary-title&gt;&lt;/titles&gt;&lt;dates&gt;&lt;year&gt;2017&lt;/year&gt;&lt;/dates&gt;&lt;urls&gt;&lt;/urls&gt;&lt;/record&gt;&lt;/Cite&gt;&lt;/EndNote&gt;</w:delInstrText>
        </w:r>
        <w:r w:rsidR="009C0C59" w:rsidDel="0033373B">
          <w:rPr>
            <w:rFonts w:eastAsia="DengXian"/>
            <w:kern w:val="2"/>
          </w:rPr>
          <w:fldChar w:fldCharType="separate"/>
        </w:r>
        <w:r w:rsidR="009C0C59" w:rsidDel="0033373B">
          <w:rPr>
            <w:rFonts w:eastAsia="DengXian"/>
            <w:kern w:val="2"/>
          </w:rPr>
          <w:delText>(Zacher 2017)</w:delText>
        </w:r>
        <w:r w:rsidR="009C0C59" w:rsidDel="0033373B">
          <w:rPr>
            <w:rFonts w:eastAsia="DengXian"/>
            <w:kern w:val="2"/>
          </w:rPr>
          <w:fldChar w:fldCharType="end"/>
        </w:r>
        <w:r w:rsidR="009C0C59" w:rsidDel="0033373B">
          <w:rPr>
            <w:rFonts w:eastAsia="DengXian"/>
            <w:kern w:val="2"/>
          </w:rPr>
          <w:delText>. The transformation compels them</w:delText>
        </w:r>
      </w:del>
      <w:ins w:id="1228" w:author="Hong Deng [2]" w:date="2026-05-24T13:54:00Z" w16du:dateUtc="2026-05-24T05:54:00Z">
        <w:r>
          <w:rPr>
            <w:rFonts w:eastAsia="DengXian" w:hint="eastAsia"/>
            <w:kern w:val="2"/>
          </w:rPr>
          <w:t xml:space="preserve">At this higher level, newcomers must </w:t>
        </w:r>
      </w:ins>
      <w:del w:id="1229" w:author="Hong Deng [2]" w:date="2026-05-24T13:54:00Z" w16du:dateUtc="2026-05-24T05:54:00Z">
        <w:r w:rsidR="009C0C59" w:rsidDel="0033373B">
          <w:rPr>
            <w:rFonts w:eastAsia="DengXian"/>
            <w:kern w:val="2"/>
          </w:rPr>
          <w:delText xml:space="preserve"> to </w:delText>
        </w:r>
      </w:del>
      <w:r w:rsidR="009C0C59">
        <w:rPr>
          <w:rFonts w:eastAsia="DengXian"/>
          <w:kern w:val="2"/>
        </w:rPr>
        <w:t xml:space="preserve">reevaluate </w:t>
      </w:r>
      <w:del w:id="1230" w:author="Hong Deng [2]" w:date="2026-05-24T13:55:00Z" w16du:dateUtc="2026-05-24T05:55:00Z">
        <w:r w:rsidR="009C0C59" w:rsidDel="0033373B">
          <w:rPr>
            <w:rFonts w:eastAsia="DengXian"/>
            <w:kern w:val="2"/>
          </w:rPr>
          <w:delText xml:space="preserve">and reconfigure </w:delText>
        </w:r>
      </w:del>
      <w:del w:id="1231" w:author="Hong Deng [2]" w:date="2026-05-24T13:54:00Z" w16du:dateUtc="2026-05-24T05:54:00Z">
        <w:r w:rsidR="009C0C59" w:rsidDel="0033373B">
          <w:rPr>
            <w:rFonts w:eastAsia="DengXian"/>
            <w:kern w:val="2"/>
          </w:rPr>
          <w:delText>their strategies,</w:delText>
        </w:r>
      </w:del>
      <w:ins w:id="1232" w:author="Hong Deng [2]" w:date="2026-05-24T13:54:00Z" w16du:dateUtc="2026-05-24T05:54:00Z">
        <w:r>
          <w:rPr>
            <w:rFonts w:eastAsia="DengXian" w:hint="eastAsia"/>
            <w:kern w:val="2"/>
          </w:rPr>
          <w:t>the</w:t>
        </w:r>
      </w:ins>
      <w:r w:rsidR="009C0C59">
        <w:rPr>
          <w:rFonts w:eastAsia="DengXian"/>
          <w:kern w:val="2"/>
        </w:rPr>
        <w:t xml:space="preserve"> assumptions</w:t>
      </w:r>
      <w:ins w:id="1233" w:author="Hong Deng [2]" w:date="2026-05-24T13:54:00Z" w16du:dateUtc="2026-05-24T05:54:00Z">
        <w:r>
          <w:rPr>
            <w:rFonts w:eastAsia="DengXian" w:hint="eastAsia"/>
            <w:kern w:val="2"/>
          </w:rPr>
          <w:t xml:space="preserve"> that produced the error, </w:t>
        </w:r>
        <w:del w:id="1234" w:author="Hong Deng" w:date="2026-06-05T20:10:00Z" w16du:dateUtc="2026-06-05T12:10:00Z">
          <w:r w:rsidDel="0089040F">
            <w:rPr>
              <w:rFonts w:eastAsia="DengXian" w:hint="eastAsia"/>
              <w:kern w:val="2"/>
            </w:rPr>
            <w:delText>interrogate</w:delText>
          </w:r>
        </w:del>
      </w:ins>
      <w:ins w:id="1235" w:author="Hong Deng" w:date="2026-06-05T20:10:00Z" w16du:dateUtc="2026-06-05T12:10:00Z">
        <w:r w:rsidR="0089040F">
          <w:rPr>
            <w:rFonts w:eastAsia="DengXian"/>
            <w:kern w:val="2"/>
          </w:rPr>
          <w:t>examine</w:t>
        </w:r>
      </w:ins>
      <w:ins w:id="1236" w:author="Hong Deng [2]" w:date="2026-05-24T13:54:00Z" w16du:dateUtc="2026-05-24T05:54:00Z">
        <w:r>
          <w:rPr>
            <w:rFonts w:eastAsia="DengXian" w:hint="eastAsia"/>
            <w:kern w:val="2"/>
          </w:rPr>
          <w:t xml:space="preserve"> the action </w:t>
        </w:r>
        <w:del w:id="1237" w:author="Hong Deng" w:date="2026-06-05T20:10:00Z" w16du:dateUtc="2026-06-05T12:10:00Z">
          <w:r w:rsidDel="0089040F">
            <w:rPr>
              <w:rFonts w:eastAsia="DengXian" w:hint="eastAsia"/>
              <w:kern w:val="2"/>
            </w:rPr>
            <w:delText>regulation</w:delText>
          </w:r>
        </w:del>
      </w:ins>
      <w:ins w:id="1238" w:author="Hong Deng" w:date="2026-06-05T20:10:00Z" w16du:dateUtc="2026-06-05T12:10:00Z">
        <w:r w:rsidR="0089040F">
          <w:rPr>
            <w:rFonts w:eastAsia="DengXian"/>
            <w:kern w:val="2"/>
          </w:rPr>
          <w:t>sequence</w:t>
        </w:r>
      </w:ins>
      <w:ins w:id="1239" w:author="Hong Deng [2]" w:date="2026-05-24T13:54:00Z" w16du:dateUtc="2026-05-24T05:54:00Z">
        <w:r>
          <w:rPr>
            <w:rFonts w:eastAsia="DengXian" w:hint="eastAsia"/>
            <w:kern w:val="2"/>
          </w:rPr>
          <w:t>, and reconfigure it</w:t>
        </w:r>
      </w:ins>
      <w:r w:rsidR="009C0C59">
        <w:rPr>
          <w:rFonts w:eastAsia="DengXian"/>
          <w:kern w:val="2"/>
        </w:rPr>
        <w:t>,</w:t>
      </w:r>
      <w:ins w:id="1240" w:author="Hong Deng [2]" w:date="2026-05-24T13:55:00Z" w16du:dateUtc="2026-05-24T05:55:00Z">
        <w:r>
          <w:rPr>
            <w:rFonts w:eastAsia="DengXian" w:hint="eastAsia"/>
            <w:kern w:val="2"/>
          </w:rPr>
          <w:t xml:space="preserve"> which represents the deliberate, analytical work that yields </w:t>
        </w:r>
      </w:ins>
      <w:ins w:id="1241" w:author="Hong Deng [2]" w:date="2026-05-24T13:56:00Z" w16du:dateUtc="2026-05-24T05:56:00Z">
        <w:r>
          <w:rPr>
            <w:rFonts w:eastAsia="DengXian" w:hint="eastAsia"/>
            <w:kern w:val="2"/>
          </w:rPr>
          <w:t xml:space="preserve">a </w:t>
        </w:r>
      </w:ins>
      <w:del w:id="1242" w:author="Hong Deng [2]" w:date="2026-05-24T13:55:00Z" w16du:dateUtc="2026-05-24T05:55:00Z">
        <w:r w:rsidR="009C0C59" w:rsidDel="0033373B">
          <w:rPr>
            <w:rFonts w:eastAsia="DengXian"/>
            <w:kern w:val="2"/>
          </w:rPr>
          <w:delText xml:space="preserve"> and action plans, thereby facilitating </w:delText>
        </w:r>
      </w:del>
      <w:r w:rsidR="009C0C59">
        <w:rPr>
          <w:rFonts w:eastAsia="DengXian"/>
          <w:kern w:val="2"/>
        </w:rPr>
        <w:t>more</w:t>
      </w:r>
      <w:ins w:id="1243" w:author="Hong Deng [2]" w:date="2026-05-24T13:56:00Z" w16du:dateUtc="2026-05-24T05:56:00Z">
        <w:r>
          <w:rPr>
            <w:rFonts w:eastAsia="DengXian" w:hint="eastAsia"/>
            <w:kern w:val="2"/>
          </w:rPr>
          <w:t xml:space="preserve"> accurate model of </w:t>
        </w:r>
      </w:ins>
      <w:ins w:id="1244" w:author="Hong Deng [2]" w:date="2026-05-24T13:58:00Z" w16du:dateUtc="2026-05-24T05:58:00Z">
        <w:r w:rsidR="003B1DDC">
          <w:rPr>
            <w:rFonts w:eastAsia="DengXian" w:hint="eastAsia"/>
            <w:kern w:val="2"/>
          </w:rPr>
          <w:t>the task and a more effective way of performing it</w:t>
        </w:r>
      </w:ins>
      <w:del w:id="1245" w:author="Hong Deng [2]" w:date="2026-05-24T13:56:00Z" w16du:dateUtc="2026-05-24T05:56:00Z">
        <w:r w:rsidR="009C0C59" w:rsidDel="0033373B">
          <w:rPr>
            <w:rFonts w:eastAsia="DengXian"/>
            <w:kern w:val="2"/>
          </w:rPr>
          <w:delText xml:space="preserve"> effective problem-solving and learning</w:delText>
        </w:r>
      </w:del>
      <w:r w:rsidR="009C0C59">
        <w:rPr>
          <w:rFonts w:eastAsia="DengXian"/>
          <w:kern w:val="2"/>
        </w:rPr>
        <w:t xml:space="preserve"> </w:t>
      </w:r>
      <w:r w:rsidR="009C0C59">
        <w:rPr>
          <w:rFonts w:eastAsia="DengXian"/>
          <w:kern w:val="2"/>
        </w:rPr>
        <w:fldChar w:fldCharType="begin"/>
      </w:r>
      <w:r w:rsidR="009C0C59">
        <w:rPr>
          <w:rFonts w:eastAsia="DengXian"/>
          <w:kern w:val="2"/>
        </w:rPr>
        <w:instrText xml:space="preserve"> ADDIN EN.CITE &lt;EndNote&gt;&lt;Cite&gt;&lt;Author&gt;Zacher&lt;/Author&gt;&lt;Year&gt;2018&lt;/Year&gt;&lt;RecNum&gt;33&lt;/RecNum&gt;&lt;DisplayText&gt;(Zacher and Frese 2018)&lt;/DisplayText&gt;&lt;record&gt;&lt;rec-number&gt;33&lt;/rec-number&gt;&lt;foreign-keys&gt;&lt;key app="EN" db-id="dtfvx5dd9wzs0re0zrmve9tj9p5fwat5spas" timestamp="1711620011"&gt;33&lt;/key&gt;&lt;/foreign-keys&gt;&lt;ref-type name="Journal Article"&gt;17&lt;/ref-type&gt;&lt;contributors&gt;&lt;authors&gt;&lt;author&gt;Zacher, Hannes&lt;/author&gt;&lt;author&gt;Frese, Michael&lt;/author&gt;&lt;/authors&gt;&lt;/contributors&gt;&lt;titles&gt;&lt;title&gt;Action regulation theory: Foundations, current knowledge, and future directions&lt;/title&gt;&lt;secondary-title&gt;The SAGE handbook of industrial, work and organizational psychology&lt;/secondary-title&gt;&lt;/titles&gt;&lt;periodical&gt;&lt;full-title&gt;The SAGE handbook of industrial, work and organizational psychology&lt;/full-title&gt;&lt;/periodical&gt;&lt;pages&gt;80-102&lt;/pages&gt;&lt;volume&gt;2&lt;/volume&gt;&lt;dates&gt;&lt;year&gt;2018&lt;/year&gt;&lt;/dates&gt;&lt;urls&gt;&lt;/urls&gt;&lt;/record&gt;&lt;/Cite&gt;&lt;/EndNote&gt;</w:instrText>
      </w:r>
      <w:r w:rsidR="009C0C59">
        <w:rPr>
          <w:rFonts w:eastAsia="DengXian"/>
          <w:kern w:val="2"/>
        </w:rPr>
        <w:fldChar w:fldCharType="separate"/>
      </w:r>
      <w:r w:rsidR="009C0C59">
        <w:rPr>
          <w:rFonts w:eastAsia="DengXian"/>
          <w:kern w:val="2"/>
        </w:rPr>
        <w:t>(Zacher and Frese 2018)</w:t>
      </w:r>
      <w:r w:rsidR="009C0C59">
        <w:rPr>
          <w:rFonts w:eastAsia="DengXian"/>
          <w:kern w:val="2"/>
        </w:rPr>
        <w:fldChar w:fldCharType="end"/>
      </w:r>
      <w:r w:rsidR="009C0C59">
        <w:rPr>
          <w:rFonts w:eastAsia="DengXian"/>
          <w:kern w:val="2"/>
        </w:rPr>
        <w:t xml:space="preserve">. </w:t>
      </w:r>
      <w:ins w:id="1246" w:author="Hong Deng [2]" w:date="2026-05-24T13:56:00Z" w16du:dateUtc="2026-05-24T05:56:00Z">
        <w:del w:id="1247" w:author="Hong Deng" w:date="2026-06-05T18:31:00Z" w16du:dateUtc="2026-06-05T10:31:00Z">
          <w:r w:rsidR="003B1DDC" w:rsidDel="00AB70D8">
            <w:rPr>
              <w:rFonts w:eastAsia="DengXian"/>
              <w:kern w:val="2"/>
            </w:rPr>
            <w:delText>E</w:delText>
          </w:r>
          <w:r w:rsidR="003B1DDC" w:rsidDel="00AB70D8">
            <w:rPr>
              <w:rFonts w:eastAsia="DengXian" w:hint="eastAsia"/>
              <w:kern w:val="2"/>
            </w:rPr>
            <w:delText xml:space="preserve">ach </w:delText>
          </w:r>
          <w:r w:rsidR="003B1DDC" w:rsidDel="00AB70D8">
            <w:rPr>
              <w:rFonts w:eastAsia="DengXian"/>
              <w:kern w:val="2"/>
            </w:rPr>
            <w:delText>error</w:delText>
          </w:r>
        </w:del>
      </w:ins>
      <w:ins w:id="1248" w:author="Hong Deng" w:date="2026-06-05T18:31:00Z" w16du:dateUtc="2026-06-05T10:31:00Z">
        <w:r w:rsidR="00AB70D8">
          <w:rPr>
            <w:rFonts w:eastAsia="DengXian"/>
            <w:kern w:val="2"/>
          </w:rPr>
          <w:t>Errors</w:t>
        </w:r>
      </w:ins>
      <w:ins w:id="1249" w:author="Hong Deng [2]" w:date="2026-05-24T13:56:00Z" w16du:dateUtc="2026-05-24T05:56:00Z">
        <w:del w:id="1250" w:author="Hong Deng" w:date="2026-06-05T18:31:00Z" w16du:dateUtc="2026-06-05T10:31:00Z">
          <w:r w:rsidR="003B1DDC" w:rsidDel="00AB70D8">
            <w:rPr>
              <w:rFonts w:eastAsia="DengXian" w:hint="eastAsia"/>
              <w:kern w:val="2"/>
            </w:rPr>
            <w:delText xml:space="preserve"> a</w:delText>
          </w:r>
        </w:del>
        <w:r w:rsidR="003B1DDC">
          <w:rPr>
            <w:rFonts w:eastAsia="DengXian" w:hint="eastAsia"/>
            <w:kern w:val="2"/>
          </w:rPr>
          <w:t xml:space="preserve"> </w:t>
        </w:r>
        <w:del w:id="1251" w:author="Hong Deng" w:date="2026-06-06T14:09:00Z" w16du:dateUtc="2026-06-06T06:09:00Z">
          <w:r w:rsidR="003B1DDC" w:rsidDel="007E1FEB">
            <w:rPr>
              <w:rFonts w:eastAsia="DengXian" w:hint="eastAsia"/>
              <w:kern w:val="2"/>
            </w:rPr>
            <w:delText>newcomer encounter</w:delText>
          </w:r>
        </w:del>
      </w:ins>
      <w:ins w:id="1252" w:author="Hong Deng [2]" w:date="2026-05-24T13:57:00Z" w16du:dateUtc="2026-05-24T05:57:00Z">
        <w:del w:id="1253" w:author="Hong Deng" w:date="2026-06-05T18:31:00Z" w16du:dateUtc="2026-06-05T10:31:00Z">
          <w:r w:rsidR="003B1DDC" w:rsidDel="00AB70D8">
            <w:rPr>
              <w:rFonts w:eastAsia="DengXian" w:hint="eastAsia"/>
              <w:kern w:val="2"/>
            </w:rPr>
            <w:delText>s</w:delText>
          </w:r>
        </w:del>
        <w:del w:id="1254" w:author="Hong Deng" w:date="2026-06-06T14:09:00Z" w16du:dateUtc="2026-06-06T06:09:00Z">
          <w:r w:rsidR="003B1DDC" w:rsidDel="007E1FEB">
            <w:rPr>
              <w:rFonts w:eastAsia="DengXian" w:hint="eastAsia"/>
              <w:kern w:val="2"/>
            </w:rPr>
            <w:delText xml:space="preserve"> and </w:delText>
          </w:r>
        </w:del>
        <w:r w:rsidR="003B1DDC">
          <w:rPr>
            <w:rFonts w:eastAsia="DengXian" w:hint="eastAsia"/>
            <w:kern w:val="2"/>
          </w:rPr>
          <w:t>regulate</w:t>
        </w:r>
      </w:ins>
      <w:ins w:id="1255" w:author="Hong Deng" w:date="2026-06-06T14:09:00Z" w16du:dateUtc="2026-06-06T06:09:00Z">
        <w:r w:rsidR="007E1FEB">
          <w:rPr>
            <w:rFonts w:eastAsia="DengXian"/>
            <w:kern w:val="2"/>
          </w:rPr>
          <w:t>d</w:t>
        </w:r>
      </w:ins>
      <w:ins w:id="1256" w:author="Hong Deng [2]" w:date="2026-05-24T13:57:00Z" w16du:dateUtc="2026-05-24T05:57:00Z">
        <w:del w:id="1257" w:author="Hong Deng" w:date="2026-06-05T18:31:00Z" w16du:dateUtc="2026-06-05T10:31:00Z">
          <w:r w:rsidR="003B1DDC" w:rsidDel="00AB70D8">
            <w:rPr>
              <w:rFonts w:eastAsia="DengXian" w:hint="eastAsia"/>
              <w:kern w:val="2"/>
            </w:rPr>
            <w:delText>s</w:delText>
          </w:r>
        </w:del>
        <w:del w:id="1258" w:author="Hong Deng" w:date="2026-06-06T14:09:00Z" w16du:dateUtc="2026-06-06T06:09:00Z">
          <w:r w:rsidR="003B1DDC" w:rsidDel="007E1FEB">
            <w:rPr>
              <w:rFonts w:eastAsia="DengXian" w:hint="eastAsia"/>
              <w:kern w:val="2"/>
            </w:rPr>
            <w:delText xml:space="preserve"> in</w:delText>
          </w:r>
        </w:del>
        <w:r w:rsidR="003B1DDC">
          <w:rPr>
            <w:rFonts w:eastAsia="DengXian" w:hint="eastAsia"/>
            <w:kern w:val="2"/>
          </w:rPr>
          <w:t xml:space="preserve"> this way </w:t>
        </w:r>
        <w:del w:id="1259" w:author="Hong Deng" w:date="2026-06-05T18:31:00Z" w16du:dateUtc="2026-06-05T10:31:00Z">
          <w:r w:rsidR="003B1DDC" w:rsidDel="00AB70D8">
            <w:rPr>
              <w:rFonts w:eastAsia="DengXian" w:hint="eastAsia"/>
              <w:kern w:val="2"/>
            </w:rPr>
            <w:delText>is</w:delText>
          </w:r>
        </w:del>
      </w:ins>
      <w:ins w:id="1260" w:author="Hong Deng" w:date="2026-06-05T18:31:00Z" w16du:dateUtc="2026-06-05T10:31:00Z">
        <w:r w:rsidR="00AB70D8">
          <w:rPr>
            <w:rFonts w:eastAsia="DengXian"/>
            <w:kern w:val="2"/>
          </w:rPr>
          <w:t>are</w:t>
        </w:r>
      </w:ins>
      <w:ins w:id="1261" w:author="Hong Deng [2]" w:date="2026-05-24T13:57:00Z" w16du:dateUtc="2026-05-24T05:57:00Z">
        <w:r w:rsidR="003B1DDC">
          <w:rPr>
            <w:rFonts w:eastAsia="DengXian" w:hint="eastAsia"/>
            <w:kern w:val="2"/>
          </w:rPr>
          <w:t xml:space="preserve"> therefore not only corrected but also </w:t>
        </w:r>
        <w:del w:id="1262" w:author="Hong Deng" w:date="2026-06-05T18:31:00Z" w16du:dateUtc="2026-06-05T10:31:00Z">
          <w:r w:rsidR="003B1DDC" w:rsidDel="00AB70D8">
            <w:rPr>
              <w:rFonts w:eastAsia="DengXian" w:hint="eastAsia"/>
              <w:kern w:val="2"/>
            </w:rPr>
            <w:delText>produces</w:delText>
          </w:r>
        </w:del>
      </w:ins>
      <w:ins w:id="1263" w:author="Hong Deng" w:date="2026-06-05T18:31:00Z" w16du:dateUtc="2026-06-05T10:31:00Z">
        <w:r w:rsidR="00AB70D8">
          <w:rPr>
            <w:rFonts w:eastAsia="DengXian"/>
            <w:kern w:val="2"/>
          </w:rPr>
          <w:t>produce</w:t>
        </w:r>
      </w:ins>
      <w:ins w:id="1264" w:author="Hong Deng [2]" w:date="2026-05-24T13:57:00Z" w16du:dateUtc="2026-05-24T05:57:00Z">
        <w:r w:rsidR="003B1DDC">
          <w:rPr>
            <w:rFonts w:eastAsia="DengXian" w:hint="eastAsia"/>
            <w:kern w:val="2"/>
          </w:rPr>
          <w:t xml:space="preserve"> a gain in </w:t>
        </w:r>
      </w:ins>
      <w:ins w:id="1265" w:author="Hong Deng [2]" w:date="2026-05-24T13:58:00Z" w16du:dateUtc="2026-05-24T05:58:00Z">
        <w:r w:rsidR="003B1DDC">
          <w:rPr>
            <w:rFonts w:eastAsia="DengXian" w:hint="eastAsia"/>
            <w:kern w:val="2"/>
          </w:rPr>
          <w:t>the underlying</w:t>
        </w:r>
        <w:r w:rsidR="003B1DDC">
          <w:rPr>
            <w:rFonts w:eastAsia="DengXian"/>
            <w:kern w:val="2"/>
          </w:rPr>
          <w:t xml:space="preserve"> task understanding</w:t>
        </w:r>
      </w:ins>
      <w:ins w:id="1266" w:author="Hong Deng [2]" w:date="2026-05-24T13:59:00Z" w16du:dateUtc="2026-05-24T05:59:00Z">
        <w:r w:rsidR="003B1DDC">
          <w:rPr>
            <w:rFonts w:eastAsia="DengXian" w:hint="eastAsia"/>
            <w:kern w:val="2"/>
          </w:rPr>
          <w:t xml:space="preserve"> </w:t>
        </w:r>
      </w:ins>
      <w:ins w:id="1267" w:author="Hong Deng [2]" w:date="2026-05-24T13:58:00Z" w16du:dateUtc="2026-05-24T05:58:00Z">
        <w:r w:rsidR="003B1DDC">
          <w:rPr>
            <w:rFonts w:eastAsia="DengXian"/>
            <w:kern w:val="2"/>
          </w:rPr>
          <w:t xml:space="preserve">and </w:t>
        </w:r>
      </w:ins>
      <w:ins w:id="1268" w:author="Hong Deng [2]" w:date="2026-05-24T13:57:00Z" w16du:dateUtc="2026-05-24T05:57:00Z">
        <w:r w:rsidR="003B1DDC">
          <w:rPr>
            <w:rFonts w:eastAsia="DengXian" w:hint="eastAsia"/>
            <w:kern w:val="2"/>
          </w:rPr>
          <w:t>regulatory capacity that governs subsequent action</w:t>
        </w:r>
      </w:ins>
      <w:ins w:id="1269" w:author="Hong Deng" w:date="2026-06-06T14:09:00Z" w16du:dateUtc="2026-06-06T06:09:00Z">
        <w:r w:rsidR="00E72517">
          <w:rPr>
            <w:rFonts w:eastAsia="DengXian"/>
            <w:kern w:val="2"/>
          </w:rPr>
          <w:t>s</w:t>
        </w:r>
      </w:ins>
      <w:ins w:id="1270" w:author="Hong Deng [2]" w:date="2026-05-24T13:57:00Z" w16du:dateUtc="2026-05-24T05:57:00Z">
        <w:r w:rsidR="003B1DDC">
          <w:rPr>
            <w:rFonts w:eastAsia="DengXian" w:hint="eastAsia"/>
            <w:kern w:val="2"/>
          </w:rPr>
          <w:t xml:space="preserve">. </w:t>
        </w:r>
      </w:ins>
      <w:ins w:id="1271" w:author="Hong Deng [2]" w:date="2026-05-24T13:59:00Z" w16du:dateUtc="2026-05-24T05:59:00Z">
        <w:del w:id="1272" w:author="Hong Deng" w:date="2026-06-06T14:09:00Z" w16du:dateUtc="2026-06-06T06:09:00Z">
          <w:r w:rsidR="003B1DDC" w:rsidDel="00E72517">
            <w:rPr>
              <w:rFonts w:eastAsia="DengXian"/>
              <w:kern w:val="2"/>
            </w:rPr>
            <w:delText>T</w:delText>
          </w:r>
          <w:r w:rsidR="003B1DDC" w:rsidDel="00E72517">
            <w:rPr>
              <w:rFonts w:eastAsia="DengXian" w:hint="eastAsia"/>
              <w:kern w:val="2"/>
            </w:rPr>
            <w:delText>his is the basic unit of onboarding development:</w:delText>
          </w:r>
        </w:del>
      </w:ins>
      <w:ins w:id="1273" w:author="Hong Deng" w:date="2026-06-06T14:09:00Z" w16du:dateUtc="2026-06-06T06:09:00Z">
        <w:r w:rsidR="00E72517">
          <w:rPr>
            <w:rFonts w:eastAsia="DengXian"/>
            <w:kern w:val="2"/>
          </w:rPr>
          <w:t>In other words,</w:t>
        </w:r>
      </w:ins>
      <w:ins w:id="1274" w:author="Hong Deng [2]" w:date="2026-05-24T13:59:00Z" w16du:dateUtc="2026-05-24T05:59:00Z">
        <w:r w:rsidR="003B1DDC">
          <w:rPr>
            <w:rFonts w:eastAsia="DengXian" w:hint="eastAsia"/>
            <w:kern w:val="2"/>
          </w:rPr>
          <w:t xml:space="preserve"> a single error, processed through higher-order regulation, leaves the newcomer better equipped than before. </w:t>
        </w:r>
      </w:ins>
    </w:p>
    <w:p w14:paraId="7AF881D0" w14:textId="36C1064B" w:rsidR="00994D87" w:rsidRDefault="00994D87">
      <w:pPr>
        <w:snapToGrid w:val="0"/>
        <w:spacing w:line="480" w:lineRule="auto"/>
        <w:ind w:firstLine="720"/>
        <w:rPr>
          <w:ins w:id="1275" w:author="Hong Deng [2]" w:date="2026-05-24T14:11:00Z" w16du:dateUtc="2026-05-24T06:11:00Z"/>
          <w:rFonts w:eastAsia="DengXian"/>
          <w:kern w:val="2"/>
        </w:rPr>
      </w:pPr>
      <w:ins w:id="1276" w:author="Hong Deng [2]" w:date="2026-05-24T14:00:00Z" w16du:dateUtc="2026-05-24T06:00:00Z">
        <w:r>
          <w:rPr>
            <w:rFonts w:eastAsia="DengXian"/>
            <w:kern w:val="2"/>
          </w:rPr>
          <w:t>A</w:t>
        </w:r>
        <w:r>
          <w:rPr>
            <w:rFonts w:eastAsia="DengXian" w:hint="eastAsia"/>
            <w:kern w:val="2"/>
          </w:rPr>
          <w:t>ction regulation theory thus explains how one error becomes one gain, but onboarding is a succession of many such episodes</w:t>
        </w:r>
      </w:ins>
      <w:ins w:id="1277" w:author="Hong Deng [2]" w:date="2026-05-24T14:01:00Z" w16du:dateUtc="2026-05-24T06:01:00Z">
        <w:r>
          <w:rPr>
            <w:rFonts w:eastAsia="DengXian" w:hint="eastAsia"/>
            <w:kern w:val="2"/>
          </w:rPr>
          <w:t>, and the</w:t>
        </w:r>
      </w:ins>
      <w:ins w:id="1278" w:author="Hong Deng" w:date="2026-06-06T14:10:00Z" w16du:dateUtc="2026-06-06T06:10:00Z">
        <w:r w:rsidR="00045B59">
          <w:rPr>
            <w:rFonts w:eastAsia="DengXian"/>
            <w:kern w:val="2"/>
          </w:rPr>
          <w:t xml:space="preserve"> next</w:t>
        </w:r>
      </w:ins>
      <w:ins w:id="1279" w:author="Hong Deng [2]" w:date="2026-05-24T14:01:00Z" w16du:dateUtc="2026-05-24T06:01:00Z">
        <w:r>
          <w:rPr>
            <w:rFonts w:eastAsia="DengXian" w:hint="eastAsia"/>
            <w:kern w:val="2"/>
          </w:rPr>
          <w:t xml:space="preserve"> central question is how they accumulate. </w:t>
        </w:r>
      </w:ins>
      <w:ins w:id="1280" w:author="Hong Deng [2]" w:date="2026-05-24T14:08:00Z" w16du:dateUtc="2026-05-24T06:08:00Z">
        <w:r>
          <w:rPr>
            <w:rFonts w:eastAsia="DengXian" w:hint="eastAsia"/>
            <w:kern w:val="2"/>
          </w:rPr>
          <w:t>Therefore,</w:t>
        </w:r>
      </w:ins>
      <w:ins w:id="1281" w:author="Hong Deng [2]" w:date="2026-05-24T14:01:00Z" w16du:dateUtc="2026-05-24T06:01:00Z">
        <w:r>
          <w:rPr>
            <w:rFonts w:eastAsia="DengXian" w:hint="eastAsia"/>
            <w:kern w:val="2"/>
          </w:rPr>
          <w:t xml:space="preserve"> we further draw on </w:t>
        </w:r>
        <w:commentRangeStart w:id="1282"/>
        <w:commentRangeStart w:id="1283"/>
        <w:del w:id="1284" w:author="Hong Deng" w:date="2026-06-05T19:19:00Z" w16du:dateUtc="2026-06-05T11:19:00Z">
          <w:r w:rsidDel="00EA4029">
            <w:rPr>
              <w:rFonts w:eastAsia="DengXian" w:hint="eastAsia"/>
              <w:kern w:val="2"/>
            </w:rPr>
            <w:delText>spiraling theory</w:delText>
          </w:r>
        </w:del>
      </w:ins>
      <w:ins w:id="1285" w:author="Hong Deng" w:date="2026-06-05T19:19:00Z" w16du:dateUtc="2026-06-05T11:19:00Z">
        <w:r w:rsidR="00EA4029">
          <w:rPr>
            <w:rFonts w:eastAsia="DengXian"/>
            <w:kern w:val="2"/>
          </w:rPr>
          <w:t>deviation-amplifying spiral logi</w:t>
        </w:r>
      </w:ins>
      <w:ins w:id="1286" w:author="Hong Deng" w:date="2026-06-05T19:20:00Z" w16du:dateUtc="2026-06-05T11:20:00Z">
        <w:r w:rsidR="00EA4029">
          <w:rPr>
            <w:rFonts w:eastAsia="DengXian"/>
            <w:kern w:val="2"/>
          </w:rPr>
          <w:t xml:space="preserve">c </w:t>
        </w:r>
        <w:r w:rsidR="00EA4029">
          <w:rPr>
            <w:rFonts w:eastAsia="DengXian"/>
            <w:kern w:val="2"/>
          </w:rPr>
          <w:fldChar w:fldCharType="begin">
            <w:fldData xml:space="preserve">PEVuZE5vdGU+PENpdGU+PEF1dGhvcj5NYXN1Y2g8L0F1dGhvcj48WWVhcj4xOTg1PC9ZZWFyPjxS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</w:fldData>
          </w:fldChar>
        </w:r>
      </w:ins>
      <w:r w:rsidR="00FF0B1B">
        <w:rPr>
          <w:rFonts w:eastAsia="DengXian"/>
          <w:kern w:val="2"/>
        </w:rPr>
        <w:instrText xml:space="preserve"> ADDIN EN.CITE </w:instrText>
      </w:r>
      <w:r w:rsidR="00FF0B1B">
        <w:rPr>
          <w:rFonts w:eastAsia="DengXian"/>
          <w:kern w:val="2"/>
        </w:rPr>
        <w:fldChar w:fldCharType="begin">
          <w:fldData xml:space="preserve">PEVuZE5vdGU+PENpdGU+PEF1dGhvcj5NYXN1Y2g8L0F1dGhvcj48WWVhcj4xOTg1PC9ZZWFyPjxS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</w:fldData>
        </w:fldChar>
      </w:r>
      <w:r w:rsidR="00FF0B1B">
        <w:rPr>
          <w:rFonts w:eastAsia="DengXian"/>
          <w:kern w:val="2"/>
        </w:rPr>
        <w:instrText xml:space="preserve"> ADDIN EN.CITE.DATA </w:instrText>
      </w:r>
      <w:r w:rsidR="00FF0B1B">
        <w:rPr>
          <w:rFonts w:eastAsia="DengXian"/>
          <w:kern w:val="2"/>
        </w:rPr>
      </w:r>
      <w:r w:rsidR="00FF0B1B">
        <w:rPr>
          <w:rFonts w:eastAsia="DengXian"/>
          <w:kern w:val="2"/>
        </w:rPr>
        <w:fldChar w:fldCharType="end"/>
      </w:r>
      <w:ins w:id="1287" w:author="Hong Deng" w:date="2026-06-05T19:20:00Z" w16du:dateUtc="2026-06-05T11:20:00Z">
        <w:r w:rsidR="00EA4029">
          <w:rPr>
            <w:rFonts w:eastAsia="DengXian"/>
            <w:kern w:val="2"/>
          </w:rPr>
        </w:r>
        <w:r w:rsidR="00EA4029">
          <w:rPr>
            <w:rFonts w:eastAsia="DengXian"/>
            <w:kern w:val="2"/>
          </w:rPr>
          <w:fldChar w:fldCharType="separate"/>
        </w:r>
      </w:ins>
      <w:r w:rsidR="00FF0B1B">
        <w:rPr>
          <w:rFonts w:eastAsia="DengXian"/>
          <w:noProof/>
          <w:kern w:val="2"/>
        </w:rPr>
        <w:t>(Maruyama 1963, Masuch 1985)</w:t>
      </w:r>
      <w:ins w:id="1288" w:author="Hong Deng" w:date="2026-06-05T19:20:00Z" w16du:dateUtc="2026-06-05T11:20:00Z">
        <w:r w:rsidR="00EA4029">
          <w:rPr>
            <w:rFonts w:eastAsia="DengXian"/>
            <w:kern w:val="2"/>
          </w:rPr>
          <w:fldChar w:fldCharType="end"/>
        </w:r>
      </w:ins>
      <w:ins w:id="1289" w:author="Hong Deng" w:date="2026-06-05T19:25:00Z" w16du:dateUtc="2026-06-05T11:25:00Z">
        <w:r w:rsidR="00736A6D">
          <w:rPr>
            <w:rFonts w:eastAsia="DengXian"/>
            <w:kern w:val="2"/>
          </w:rPr>
          <w:t xml:space="preserve"> </w:t>
        </w:r>
      </w:ins>
      <w:ins w:id="1290" w:author="Hong Deng [2]" w:date="2026-05-24T14:04:00Z" w16du:dateUtc="2026-05-24T06:04:00Z">
        <w:del w:id="1291" w:author="Hong Deng" w:date="2026-06-05T19:20:00Z" w16du:dateUtc="2026-06-05T11:20:00Z">
          <w:r w:rsidDel="00EA4029">
            <w:rPr>
              <w:rFonts w:eastAsia="DengXian" w:hint="eastAsia"/>
              <w:kern w:val="2"/>
            </w:rPr>
            <w:delText xml:space="preserve"> </w:delText>
          </w:r>
        </w:del>
      </w:ins>
      <w:commentRangeEnd w:id="1282"/>
      <w:r w:rsidR="001C6440">
        <w:rPr>
          <w:rStyle w:val="CommentReference"/>
          <w:rFonts w:eastAsia="DengXian"/>
          <w:kern w:val="2"/>
          <w:sz w:val="24"/>
          <w:szCs w:val="24"/>
        </w:rPr>
        <w:commentReference w:id="1282"/>
      </w:r>
      <w:commentRangeEnd w:id="1283"/>
      <w:r w:rsidR="00393A86">
        <w:rPr>
          <w:rStyle w:val="CommentReference"/>
          <w:rFonts w:eastAsia="DengXian"/>
          <w:kern w:val="2"/>
          <w:sz w:val="24"/>
          <w:szCs w:val="24"/>
        </w:rPr>
        <w:commentReference w:id="1283"/>
      </w:r>
      <w:ins w:id="1292" w:author="Hong Deng [2]" w:date="2026-05-24T14:04:00Z" w16du:dateUtc="2026-05-24T06:04:00Z">
        <w:del w:id="1293" w:author="Hong Deng" w:date="2026-06-05T19:20:00Z" w16du:dateUtc="2026-06-05T11:20:00Z">
          <w:r w:rsidDel="00EA4029">
            <w:rPr>
              <w:rFonts w:eastAsia="DengXian"/>
              <w:kern w:val="2"/>
            </w:rPr>
            <w:fldChar w:fldCharType="begin"/>
          </w:r>
        </w:del>
      </w:ins>
      <w:del w:id="1294" w:author="Hong Deng" w:date="2026-06-05T19:20:00Z" w16du:dateUtc="2026-06-05T11:20:00Z">
        <w:r w:rsidR="001C6EF3" w:rsidDel="00EA4029">
          <w:rPr>
            <w:rFonts w:eastAsia="DengXian"/>
            <w:kern w:val="2"/>
          </w:rPr>
          <w:delInstrText xml:space="preserve"> ADDIN EN.CITE &lt;EndNote&gt;&lt;Cite&gt;&lt;Author&gt;Hsee&lt;/Author&gt;&lt;Year&gt;1991&lt;/Year&gt;&lt;RecNum&gt;121&lt;/RecNum&gt;&lt;DisplayText&gt;(Masuch 1985, Hsee and Abelson 1991)&lt;/DisplayText&gt;&lt;record&gt;&lt;rec-number&gt;121&lt;/rec-number&gt;&lt;foreign-keys&gt;&lt;key app="EN" db-id="dtfvx5dd9wzs0re0zrmve9tj9p5fwat5spas" timestamp="1728284464"&gt;121&lt;/key&gt;&lt;/foreign-keys&gt;&lt;ref-type name="Journal Article"&gt;17&lt;/ref-type&gt;&lt;contributors&gt;&lt;authors&gt;&lt;author&gt;Hsee, Christopher K&lt;/author&gt;&lt;author&gt;Abelson, Robert P&lt;/author&gt;&lt;/authors&gt;&lt;/contributors&gt;&lt;titles&gt;&lt;title&gt;Velocity relation: Satisfaction as a function of the first derivative of outcome over time&lt;/title&gt;&lt;secondary-title&gt;Journal of Personality and Social Psychology&lt;/secondary-title&gt;&lt;/titles&gt;&lt;periodical&gt;&lt;full-title&gt;Journal of Personality and Social Psychology&lt;/full-title&gt;&lt;/periodical&gt;&lt;pages&gt;341&lt;/pages&gt;&lt;volume&gt;60&lt;/volume&gt;&lt;number&gt;3&lt;/number&gt;&lt;dates&gt;&lt;year&gt;1991&lt;/year&gt;&lt;/dates&gt;&lt;isbn&gt;1939-1315&lt;/isbn&gt;&lt;urls&gt;&lt;/urls&gt;&lt;/record&gt;&lt;/Cite&gt;&lt;Cite&gt;&lt;Author&gt;Masuch&lt;/Author&gt;&lt;Year&gt;1985&lt;/Year&gt;&lt;RecNum&gt;386&lt;/RecNum&gt;&lt;record&gt;&lt;rec-number&gt;386&lt;/rec-number&gt;&lt;foreign-keys&gt;&lt;key app="EN" db-id="dtfvx5dd9wzs0re0zrmve9tj9p5fwat5spas" timestamp="1780574601"&gt;386&lt;/key&gt;&lt;/foreign-keys&gt;&lt;ref-type name="Journal Article"&gt;17&lt;/ref-type&gt;&lt;contributors&gt;&lt;authors&gt;&lt;author&gt;Masuch, Michael&lt;/author&gt;&lt;/authors&gt;&lt;/contributors&gt;&lt;titles&gt;&lt;title&gt;Vicious circles in organizations&lt;/title&gt;&lt;secondary-title&gt;Administrative science quarterly&lt;/secondary-title&gt;&lt;/titles&gt;&lt;periodical&gt;&lt;full-title&gt;Administrative Science Quarterly&lt;/full-title&gt;&lt;/periodical&gt;&lt;pages&gt;14-33&lt;/pages&gt;&lt;dates&gt;&lt;year&gt;1985&lt;/year&gt;&lt;/dates&gt;&lt;isbn&gt;0001-8392&lt;/isbn&gt;&lt;urls&gt;&lt;/urls&gt;&lt;/record&gt;&lt;/Cite&gt;&lt;/EndNote&gt;</w:delInstrText>
        </w:r>
      </w:del>
      <w:ins w:id="1295" w:author="Hong Deng [2]" w:date="2026-05-24T14:04:00Z" w16du:dateUtc="2026-05-24T06:04:00Z">
        <w:del w:id="1296" w:author="Hong Deng" w:date="2026-06-05T19:20:00Z" w16du:dateUtc="2026-06-05T11:20:00Z">
          <w:r w:rsidDel="00EA4029">
            <w:rPr>
              <w:rFonts w:eastAsia="DengXian"/>
              <w:kern w:val="2"/>
            </w:rPr>
            <w:fldChar w:fldCharType="separate"/>
          </w:r>
        </w:del>
      </w:ins>
      <w:del w:id="1297" w:author="Hong Deng" w:date="2026-06-05T19:20:00Z" w16du:dateUtc="2026-06-05T11:20:00Z">
        <w:r w:rsidR="001C6EF3" w:rsidDel="00EA4029">
          <w:rPr>
            <w:rFonts w:eastAsia="DengXian"/>
            <w:noProof/>
            <w:kern w:val="2"/>
          </w:rPr>
          <w:delText>(Masuch 1985, Hsee and Abelson 1991)</w:delText>
        </w:r>
      </w:del>
      <w:ins w:id="1298" w:author="Hong Deng [2]" w:date="2026-05-24T14:04:00Z" w16du:dateUtc="2026-05-24T06:04:00Z">
        <w:del w:id="1299" w:author="Hong Deng" w:date="2026-06-05T19:20:00Z" w16du:dateUtc="2026-06-05T11:20:00Z">
          <w:r w:rsidDel="00EA4029">
            <w:rPr>
              <w:rFonts w:eastAsia="DengXian"/>
              <w:kern w:val="2"/>
            </w:rPr>
            <w:fldChar w:fldCharType="end"/>
          </w:r>
          <w:r w:rsidDel="00EA4029">
            <w:rPr>
              <w:rFonts w:eastAsia="DengXian"/>
              <w:kern w:val="2"/>
            </w:rPr>
            <w:delText xml:space="preserve">, </w:delText>
          </w:r>
        </w:del>
      </w:ins>
      <w:ins w:id="1300" w:author="Hong Deng [2]" w:date="2026-05-24T14:01:00Z" w16du:dateUtc="2026-05-24T06:01:00Z">
        <w:r>
          <w:rPr>
            <w:rFonts w:eastAsia="DengXian" w:hint="eastAsia"/>
            <w:kern w:val="2"/>
          </w:rPr>
          <w:t xml:space="preserve">which posits that change </w:t>
        </w:r>
        <w:del w:id="1301" w:author="Hong Deng" w:date="2026-06-05T19:56:00Z" w16du:dateUtc="2026-06-05T11:56:00Z">
          <w:r w:rsidDel="0016550C">
            <w:rPr>
              <w:rFonts w:eastAsia="DengXian" w:hint="eastAsia"/>
              <w:kern w:val="2"/>
            </w:rPr>
            <w:delText>in</w:delText>
          </w:r>
        </w:del>
      </w:ins>
      <w:ins w:id="1302" w:author="Hong Deng [2]" w:date="2026-05-24T14:02:00Z" w16du:dateUtc="2026-05-24T06:02:00Z">
        <w:del w:id="1303" w:author="Hong Deng" w:date="2026-06-05T19:56:00Z" w16du:dateUtc="2026-06-05T11:56:00Z">
          <w:r w:rsidDel="0016550C">
            <w:rPr>
              <w:rFonts w:eastAsia="DengXian" w:hint="eastAsia"/>
              <w:kern w:val="2"/>
            </w:rPr>
            <w:delText xml:space="preserve"> action</w:delText>
          </w:r>
        </w:del>
      </w:ins>
      <w:ins w:id="1304" w:author="Hong Deng" w:date="2026-06-05T19:56:00Z" w16du:dateUtc="2026-06-05T11:56:00Z">
        <w:r w:rsidR="0016550C">
          <w:rPr>
            <w:rFonts w:eastAsia="DengXian"/>
            <w:kern w:val="2"/>
          </w:rPr>
          <w:t>can be</w:t>
        </w:r>
      </w:ins>
      <w:ins w:id="1305" w:author="Hong Deng" w:date="2026-06-05T19:57:00Z" w16du:dateUtc="2026-06-05T11:57:00Z">
        <w:r w:rsidR="0016550C">
          <w:rPr>
            <w:rFonts w:eastAsia="DengXian"/>
            <w:kern w:val="2"/>
          </w:rPr>
          <w:t>come</w:t>
        </w:r>
      </w:ins>
      <w:ins w:id="1306" w:author="Hong Deng [2]" w:date="2026-05-24T14:02:00Z" w16du:dateUtc="2026-05-24T06:02:00Z">
        <w:del w:id="1307" w:author="Hong Deng" w:date="2026-06-05T19:57:00Z" w16du:dateUtc="2026-06-05T11:57:00Z">
          <w:r w:rsidDel="0016550C">
            <w:rPr>
              <w:rFonts w:eastAsia="DengXian" w:hint="eastAsia"/>
              <w:kern w:val="2"/>
            </w:rPr>
            <w:delText xml:space="preserve"> is </w:delText>
          </w:r>
        </w:del>
      </w:ins>
      <w:ins w:id="1308" w:author="Hong Deng" w:date="2026-06-05T19:57:00Z" w16du:dateUtc="2026-06-05T11:57:00Z">
        <w:r w:rsidR="0016550C">
          <w:rPr>
            <w:rFonts w:eastAsia="DengXian"/>
            <w:kern w:val="2"/>
          </w:rPr>
          <w:t xml:space="preserve"> </w:t>
        </w:r>
      </w:ins>
      <w:ins w:id="1309" w:author="Hong Deng [2]" w:date="2026-05-24T14:02:00Z" w16du:dateUtc="2026-05-24T06:02:00Z">
        <w:r>
          <w:rPr>
            <w:rFonts w:eastAsia="DengXian" w:hint="eastAsia"/>
            <w:kern w:val="2"/>
          </w:rPr>
          <w:t>self-reinforcing</w:t>
        </w:r>
      </w:ins>
      <w:ins w:id="1310" w:author="Hong Deng" w:date="2026-06-05T19:57:00Z" w16du:dateUtc="2026-06-05T11:57:00Z">
        <w:r w:rsidR="00217551">
          <w:rPr>
            <w:rFonts w:eastAsia="DengXian"/>
            <w:kern w:val="2"/>
          </w:rPr>
          <w:t xml:space="preserve"> when </w:t>
        </w:r>
      </w:ins>
      <w:ins w:id="1311" w:author="Hong Deng [2]" w:date="2026-05-24T14:02:00Z" w16du:dateUtc="2026-05-24T06:02:00Z">
        <w:del w:id="1312" w:author="Hong Deng" w:date="2026-06-05T19:57:00Z" w16du:dateUtc="2026-06-05T11:57:00Z">
          <w:r w:rsidDel="00217551">
            <w:rPr>
              <w:rFonts w:eastAsia="DengXian" w:hint="eastAsia"/>
              <w:kern w:val="2"/>
            </w:rPr>
            <w:delText xml:space="preserve">: </w:delText>
          </w:r>
        </w:del>
        <w:r>
          <w:rPr>
            <w:rFonts w:eastAsia="DengXian" w:hint="eastAsia"/>
            <w:kern w:val="2"/>
          </w:rPr>
          <w:t xml:space="preserve">an initial gain alters the conditions under which </w:t>
        </w:r>
      </w:ins>
      <w:ins w:id="1313" w:author="Hong Deng" w:date="2026-06-05T19:57:00Z" w16du:dateUtc="2026-06-05T11:57:00Z">
        <w:r w:rsidR="00217551">
          <w:rPr>
            <w:rFonts w:eastAsia="DengXian"/>
            <w:kern w:val="2"/>
          </w:rPr>
          <w:t>subsequent gains occur</w:t>
        </w:r>
      </w:ins>
      <w:ins w:id="1314" w:author="Hong Deng [2]" w:date="2026-05-24T14:02:00Z" w16du:dateUtc="2026-05-24T06:02:00Z">
        <w:del w:id="1315" w:author="Hong Deng" w:date="2026-06-05T19:57:00Z" w16du:dateUtc="2026-06-05T11:57:00Z">
          <w:r w:rsidDel="00217551">
            <w:rPr>
              <w:rFonts w:eastAsia="DengXian"/>
              <w:kern w:val="2"/>
            </w:rPr>
            <w:delText>the next is pursued</w:delText>
          </w:r>
        </w:del>
        <w:del w:id="1316" w:author="Hong Deng" w:date="2026-06-05T19:58:00Z" w16du:dateUtc="2026-06-05T11:58:00Z">
          <w:r w:rsidDel="00E012EA">
            <w:rPr>
              <w:rFonts w:eastAsia="DengXian"/>
              <w:kern w:val="2"/>
            </w:rPr>
            <w:delText>, so that early successes facilitate</w:delText>
          </w:r>
          <w:r w:rsidDel="00E012EA">
            <w:rPr>
              <w:rFonts w:eastAsia="DengXian" w:hint="eastAsia"/>
              <w:kern w:val="2"/>
            </w:rPr>
            <w:delText xml:space="preserve"> later ones and improvement gathers momentum over time</w:delText>
          </w:r>
        </w:del>
        <w:r>
          <w:rPr>
            <w:rFonts w:eastAsia="DengXian" w:hint="eastAsia"/>
            <w:kern w:val="2"/>
          </w:rPr>
          <w:t xml:space="preserve">. </w:t>
        </w:r>
      </w:ins>
      <w:ins w:id="1317" w:author="Hong Deng [2]" w:date="2026-05-24T14:05:00Z" w16du:dateUtc="2026-05-24T06:05:00Z">
        <w:r>
          <w:rPr>
            <w:rFonts w:eastAsia="DengXian"/>
            <w:kern w:val="2"/>
          </w:rPr>
          <w:t>J</w:t>
        </w:r>
        <w:r>
          <w:rPr>
            <w:rFonts w:eastAsia="DengXian" w:hint="eastAsia"/>
            <w:kern w:val="2"/>
          </w:rPr>
          <w:t xml:space="preserve">oined to action regulation theory, this implies that the </w:t>
        </w:r>
        <w:r>
          <w:rPr>
            <w:rFonts w:eastAsia="DengXian"/>
            <w:kern w:val="2"/>
          </w:rPr>
          <w:t>regulatory</w:t>
        </w:r>
        <w:r>
          <w:rPr>
            <w:rFonts w:eastAsia="DengXian" w:hint="eastAsia"/>
            <w:kern w:val="2"/>
          </w:rPr>
          <w:t xml:space="preserve"> gain a newcomer extracts from an early error (e.g., a sharper grasp of the task</w:t>
        </w:r>
        <w:r>
          <w:rPr>
            <w:rFonts w:eastAsia="DengXian"/>
            <w:kern w:val="2"/>
          </w:rPr>
          <w:t>’</w:t>
        </w:r>
        <w:r>
          <w:rPr>
            <w:rFonts w:eastAsia="DengXian" w:hint="eastAsia"/>
            <w:kern w:val="2"/>
          </w:rPr>
          <w:t>s de</w:t>
        </w:r>
      </w:ins>
      <w:ins w:id="1318" w:author="Hong Deng [2]" w:date="2026-05-24T14:06:00Z" w16du:dateUtc="2026-05-24T06:06:00Z">
        <w:r>
          <w:rPr>
            <w:rFonts w:eastAsia="DengXian" w:hint="eastAsia"/>
            <w:kern w:val="2"/>
          </w:rPr>
          <w:t xml:space="preserve">mands and a more accurate repertoire of action strategies) equips them to detect, </w:t>
        </w:r>
        <w:r>
          <w:rPr>
            <w:rFonts w:eastAsia="DengXian"/>
            <w:kern w:val="2"/>
          </w:rPr>
          <w:t>diagnose</w:t>
        </w:r>
        <w:r>
          <w:rPr>
            <w:rFonts w:eastAsia="DengXian" w:hint="eastAsia"/>
            <w:kern w:val="2"/>
          </w:rPr>
          <w:t xml:space="preserve">, and </w:t>
        </w:r>
        <w:r>
          <w:rPr>
            <w:rFonts w:eastAsia="DengXian" w:hint="eastAsia"/>
            <w:kern w:val="2"/>
          </w:rPr>
          <w:lastRenderedPageBreak/>
          <w:t xml:space="preserve">resolve the next </w:t>
        </w:r>
      </w:ins>
      <w:ins w:id="1319" w:author="Hong Deng [2]" w:date="2026-05-24T14:07:00Z" w16du:dateUtc="2026-05-24T06:07:00Z">
        <w:r>
          <w:rPr>
            <w:rFonts w:eastAsia="DengXian"/>
            <w:kern w:val="2"/>
          </w:rPr>
          <w:t>error</w:t>
        </w:r>
      </w:ins>
      <w:ins w:id="1320" w:author="Hong Deng [2]" w:date="2026-05-24T14:06:00Z" w16du:dateUtc="2026-05-24T06:06:00Z">
        <w:r>
          <w:rPr>
            <w:rFonts w:eastAsia="DengXian" w:hint="eastAsia"/>
            <w:kern w:val="2"/>
          </w:rPr>
          <w:t xml:space="preserve"> more readily. </w:t>
        </w:r>
      </w:ins>
      <w:ins w:id="1321" w:author="Hong Deng [2]" w:date="2026-05-24T14:24:00Z" w16du:dateUtc="2026-05-24T06:24:00Z">
        <w:r w:rsidR="00CD2598" w:rsidRPr="00CD2598">
          <w:rPr>
            <w:rFonts w:eastAsia="DengXian"/>
            <w:kern w:val="2"/>
          </w:rPr>
          <w:t xml:space="preserve">Crucially, because the regulatory base on which these gains </w:t>
        </w:r>
        <w:commentRangeStart w:id="1322"/>
        <w:del w:id="1323" w:author="Hong Deng" w:date="2026-06-06T14:10:00Z" w16du:dateUtc="2026-06-06T06:10:00Z">
          <w:r w:rsidR="00CD2598" w:rsidRPr="00CD2598" w:rsidDel="00EB7012">
            <w:rPr>
              <w:rFonts w:eastAsia="DengXian"/>
              <w:kern w:val="2"/>
            </w:rPr>
            <w:delText>compound</w:delText>
          </w:r>
        </w:del>
      </w:ins>
      <w:commentRangeEnd w:id="1322"/>
      <w:del w:id="1324" w:author="Hong Deng" w:date="2026-06-06T14:10:00Z" w16du:dateUtc="2026-06-06T06:10:00Z">
        <w:r w:rsidR="00BF7751" w:rsidDel="00EB7012">
          <w:rPr>
            <w:rStyle w:val="CommentReference"/>
            <w:rFonts w:eastAsia="DengXian"/>
            <w:kern w:val="2"/>
            <w:sz w:val="24"/>
            <w:szCs w:val="24"/>
          </w:rPr>
          <w:commentReference w:id="1322"/>
        </w:r>
      </w:del>
      <w:ins w:id="1325" w:author="Hong Deng" w:date="2026-06-06T14:10:00Z" w16du:dateUtc="2026-06-06T06:10:00Z">
        <w:r w:rsidR="00EB7012">
          <w:rPr>
            <w:rFonts w:eastAsia="DengXian"/>
            <w:kern w:val="2"/>
          </w:rPr>
          <w:t>develop</w:t>
        </w:r>
      </w:ins>
      <w:ins w:id="1326" w:author="Hong Deng [2]" w:date="2026-05-24T14:24:00Z" w16du:dateUtc="2026-05-24T06:24:00Z">
        <w:r w:rsidR="00CD2598" w:rsidRPr="00CD2598">
          <w:rPr>
            <w:rFonts w:eastAsia="DengXian"/>
            <w:kern w:val="2"/>
          </w:rPr>
          <w:t xml:space="preserve"> is initially thin, the earliest reductions are modest</w:t>
        </w:r>
        <w:r w:rsidR="00CD2598">
          <w:rPr>
            <w:rFonts w:eastAsia="DengXian" w:hint="eastAsia"/>
            <w:kern w:val="2"/>
          </w:rPr>
          <w:t xml:space="preserve">. </w:t>
        </w:r>
      </w:ins>
      <w:ins w:id="1327" w:author="Hong Deng [2]" w:date="2026-05-24T14:25:00Z" w16du:dateUtc="2026-05-24T06:25:00Z">
        <w:r w:rsidR="00CD2598">
          <w:rPr>
            <w:rFonts w:eastAsia="DengXian" w:hint="eastAsia"/>
            <w:kern w:val="2"/>
          </w:rPr>
          <w:t>A</w:t>
        </w:r>
      </w:ins>
      <w:ins w:id="1328" w:author="Hong Deng [2]" w:date="2026-05-24T14:24:00Z" w16du:dateUtc="2026-05-24T06:24:00Z">
        <w:r w:rsidR="00CD2598" w:rsidRPr="00CD2598">
          <w:rPr>
            <w:rFonts w:eastAsia="DengXian"/>
            <w:kern w:val="2"/>
          </w:rPr>
          <w:t xml:space="preserve">s that base thickens, each successive gain is </w:t>
        </w:r>
        <w:del w:id="1329" w:author="Hong Deng" w:date="2026-06-05T20:11:00Z" w16du:dateUtc="2026-06-05T12:11:00Z">
          <w:r w:rsidR="00CD2598" w:rsidRPr="00CD2598" w:rsidDel="00161C4C">
            <w:rPr>
              <w:rFonts w:eastAsia="DengXian"/>
              <w:kern w:val="2"/>
            </w:rPr>
            <w:delText>resolved</w:delText>
          </w:r>
        </w:del>
      </w:ins>
      <w:ins w:id="1330" w:author="Hong Deng" w:date="2026-06-05T20:11:00Z" w16du:dateUtc="2026-06-05T12:11:00Z">
        <w:r w:rsidR="00161C4C">
          <w:rPr>
            <w:rFonts w:eastAsia="DengXian"/>
            <w:kern w:val="2"/>
          </w:rPr>
          <w:t>processed</w:t>
        </w:r>
      </w:ins>
      <w:ins w:id="1331" w:author="Hong Deng [2]" w:date="2026-05-24T14:24:00Z" w16du:dateUtc="2026-05-24T06:24:00Z">
        <w:r w:rsidR="00CD2598" w:rsidRPr="00CD2598">
          <w:rPr>
            <w:rFonts w:eastAsia="DengXian"/>
            <w:kern w:val="2"/>
          </w:rPr>
          <w:t xml:space="preserve"> against </w:t>
        </w:r>
        <w:del w:id="1332" w:author="Hong Deng" w:date="2026-06-05T20:11:00Z" w16du:dateUtc="2026-06-05T12:11:00Z">
          <w:r w:rsidR="00CD2598" w:rsidRPr="00CD2598" w:rsidDel="00161C4C">
            <w:rPr>
              <w:rFonts w:eastAsia="DengXian"/>
              <w:kern w:val="2"/>
            </w:rPr>
            <w:delText>more accumulated capacity</w:delText>
          </w:r>
        </w:del>
      </w:ins>
      <w:ins w:id="1333" w:author="Hong Deng" w:date="2026-06-05T20:11:00Z" w16du:dateUtc="2026-06-05T12:11:00Z">
        <w:r w:rsidR="00161C4C">
          <w:rPr>
            <w:rFonts w:eastAsia="DengXian"/>
            <w:kern w:val="2"/>
          </w:rPr>
          <w:t>a richer stock of accumulated capacity</w:t>
        </w:r>
      </w:ins>
      <w:ins w:id="1334" w:author="Hong Deng [2]" w:date="2026-05-24T14:24:00Z" w16du:dateUtc="2026-05-24T06:24:00Z">
        <w:r w:rsidR="00CD2598" w:rsidRPr="00CD2598">
          <w:rPr>
            <w:rFonts w:eastAsia="DengXian"/>
            <w:kern w:val="2"/>
          </w:rPr>
          <w:t xml:space="preserve">, </w:t>
        </w:r>
        <w:del w:id="1335" w:author="Hong Deng" w:date="2026-06-05T20:11:00Z" w16du:dateUtc="2026-06-05T12:11:00Z">
          <w:r w:rsidR="00CD2598" w:rsidRPr="00CD2598" w:rsidDel="00E44F2B">
            <w:rPr>
              <w:rFonts w:eastAsia="DengXian"/>
              <w:kern w:val="2"/>
            </w:rPr>
            <w:delText xml:space="preserve">and </w:delText>
          </w:r>
        </w:del>
      </w:ins>
      <w:ins w:id="1336" w:author="Hong Deng [2]" w:date="2026-05-24T14:25:00Z" w16du:dateUtc="2026-05-24T06:25:00Z">
        <w:del w:id="1337" w:author="Hong Deng" w:date="2026-06-05T20:11:00Z" w16du:dateUtc="2026-06-05T12:11:00Z">
          <w:r w:rsidR="00CD2598" w:rsidDel="00E44F2B">
            <w:rPr>
              <w:rFonts w:eastAsia="DengXian"/>
              <w:kern w:val="2"/>
            </w:rPr>
            <w:delText xml:space="preserve">the </w:delText>
          </w:r>
        </w:del>
      </w:ins>
      <w:ins w:id="1338" w:author="Hong Deng [2]" w:date="2026-05-24T14:24:00Z" w16du:dateUtc="2026-05-24T06:24:00Z">
        <w:del w:id="1339" w:author="Hong Deng" w:date="2026-06-05T20:11:00Z" w16du:dateUtc="2026-06-05T12:11:00Z">
          <w:r w:rsidR="00CD2598" w:rsidRPr="00CD2598" w:rsidDel="00E44F2B">
            <w:rPr>
              <w:rFonts w:eastAsia="DengXian"/>
              <w:kern w:val="2"/>
            </w:rPr>
            <w:delText>reduction steepens</w:delText>
          </w:r>
        </w:del>
      </w:ins>
      <w:ins w:id="1340" w:author="Hong Deng" w:date="2026-06-05T20:11:00Z" w16du:dateUtc="2026-06-05T12:11:00Z">
        <w:r w:rsidR="00E44F2B">
          <w:rPr>
            <w:rFonts w:eastAsia="DengXian"/>
            <w:kern w:val="2"/>
          </w:rPr>
          <w:t>allowing the decline in errors to steepen</w:t>
        </w:r>
      </w:ins>
      <w:ins w:id="1341" w:author="Hong Deng [2]" w:date="2026-05-24T14:24:00Z" w16du:dateUtc="2026-05-24T06:24:00Z">
        <w:r w:rsidR="00CD2598" w:rsidRPr="00CD2598">
          <w:rPr>
            <w:rFonts w:eastAsia="DengXian"/>
            <w:kern w:val="2"/>
          </w:rPr>
          <w:t>.</w:t>
        </w:r>
      </w:ins>
      <w:ins w:id="1342" w:author="Hong Deng [2]" w:date="2026-05-24T14:25:00Z" w16du:dateUtc="2026-05-24T06:25:00Z">
        <w:r w:rsidR="00CD2598">
          <w:rPr>
            <w:rFonts w:eastAsia="DengXian" w:hint="eastAsia"/>
            <w:kern w:val="2"/>
          </w:rPr>
          <w:t xml:space="preserve"> </w:t>
        </w:r>
      </w:ins>
      <w:ins w:id="1343" w:author="Hong Deng [2]" w:date="2026-05-24T14:07:00Z" w16du:dateUtc="2026-05-24T06:07:00Z">
        <w:r w:rsidRPr="00994D87">
          <w:rPr>
            <w:rFonts w:eastAsia="DengXian"/>
            <w:kern w:val="2"/>
          </w:rPr>
          <w:t>Errors that once required effortful higher-order regulation are handled with progressively less</w:t>
        </w:r>
      </w:ins>
      <w:ins w:id="1344" w:author="Hong Deng" w:date="2026-06-06T14:11:00Z" w16du:dateUtc="2026-06-06T06:11:00Z">
        <w:r w:rsidR="00DB6A7F">
          <w:rPr>
            <w:rFonts w:eastAsia="DengXian"/>
            <w:kern w:val="2"/>
          </w:rPr>
          <w:t xml:space="preserve"> difficulty</w:t>
        </w:r>
      </w:ins>
      <w:ins w:id="1345" w:author="Hong Deng [2]" w:date="2026-05-24T14:07:00Z" w16du:dateUtc="2026-05-24T06:07:00Z">
        <w:r w:rsidRPr="00994D87">
          <w:rPr>
            <w:rFonts w:eastAsia="DengXian"/>
            <w:kern w:val="2"/>
          </w:rPr>
          <w:t xml:space="preserve">, and the regulatory capacity freed up is available for the errors that remain. </w:t>
        </w:r>
        <w:del w:id="1346" w:author="Hong Deng" w:date="2026-06-06T14:11:00Z" w16du:dateUtc="2026-06-06T06:11:00Z">
          <w:r w:rsidDel="0028142F">
            <w:rPr>
              <w:rFonts w:eastAsia="DengXian"/>
              <w:kern w:val="2"/>
            </w:rPr>
            <w:delText>I</w:delText>
          </w:r>
          <w:r w:rsidDel="0028142F">
            <w:rPr>
              <w:rFonts w:eastAsia="DengXian" w:hint="eastAsia"/>
              <w:kern w:val="2"/>
            </w:rPr>
            <w:delText>n other words</w:delText>
          </w:r>
        </w:del>
      </w:ins>
      <w:ins w:id="1347" w:author="Hong Deng" w:date="2026-06-06T14:11:00Z" w16du:dateUtc="2026-06-06T06:11:00Z">
        <w:r w:rsidR="0028142F">
          <w:rPr>
            <w:rFonts w:eastAsia="DengXian"/>
            <w:kern w:val="2"/>
          </w:rPr>
          <w:t>Therefore</w:t>
        </w:r>
      </w:ins>
      <w:ins w:id="1348" w:author="Hong Deng [2]" w:date="2026-05-24T14:07:00Z" w16du:dateUtc="2026-05-24T06:07:00Z">
        <w:r>
          <w:rPr>
            <w:rFonts w:eastAsia="DengXian" w:hint="eastAsia"/>
            <w:kern w:val="2"/>
          </w:rPr>
          <w:t>, e</w:t>
        </w:r>
        <w:r w:rsidRPr="00994D87">
          <w:rPr>
            <w:rFonts w:eastAsia="DengXian"/>
            <w:kern w:val="2"/>
          </w:rPr>
          <w:t>rror reduction</w:t>
        </w:r>
      </w:ins>
      <w:ins w:id="1349" w:author="Hong Deng [2]" w:date="2026-05-24T14:08:00Z" w16du:dateUtc="2026-05-24T06:08:00Z">
        <w:r>
          <w:rPr>
            <w:rFonts w:eastAsia="DengXian" w:hint="eastAsia"/>
            <w:kern w:val="2"/>
          </w:rPr>
          <w:t xml:space="preserve"> </w:t>
        </w:r>
      </w:ins>
      <w:ins w:id="1350" w:author="Hong Deng [2]" w:date="2026-05-24T14:07:00Z" w16du:dateUtc="2026-05-24T06:07:00Z">
        <w:r w:rsidRPr="00994D87">
          <w:rPr>
            <w:rFonts w:eastAsia="DengXian"/>
            <w:kern w:val="2"/>
          </w:rPr>
          <w:t>becomes progressively more efficient</w:t>
        </w:r>
      </w:ins>
      <w:ins w:id="1351" w:author="Hong Deng [2]" w:date="2026-05-24T14:08:00Z" w16du:dateUtc="2026-05-24T06:08:00Z">
        <w:r>
          <w:rPr>
            <w:rFonts w:eastAsia="DengXian" w:hint="eastAsia"/>
            <w:kern w:val="2"/>
          </w:rPr>
          <w:t>,</w:t>
        </w:r>
      </w:ins>
      <w:ins w:id="1352" w:author="Hong Deng" w:date="2026-06-06T14:11:00Z" w16du:dateUtc="2026-06-06T06:11:00Z">
        <w:r w:rsidR="0028142F">
          <w:rPr>
            <w:rFonts w:eastAsia="DengXian"/>
            <w:kern w:val="2"/>
          </w:rPr>
          <w:t xml:space="preserve"> and </w:t>
        </w:r>
      </w:ins>
      <w:ins w:id="1353" w:author="Hong Deng [2]" w:date="2026-05-24T14:07:00Z" w16du:dateUtc="2026-05-24T06:07:00Z">
        <w:del w:id="1354" w:author="Hong Deng" w:date="2026-06-06T14:11:00Z" w16du:dateUtc="2026-06-06T06:11:00Z">
          <w:r w:rsidRPr="00994D87" w:rsidDel="0028142F">
            <w:rPr>
              <w:rFonts w:eastAsia="DengXian"/>
              <w:kern w:val="2"/>
            </w:rPr>
            <w:delText xml:space="preserve"> so that </w:delText>
          </w:r>
        </w:del>
        <w:r w:rsidRPr="00994D87">
          <w:rPr>
            <w:rFonts w:eastAsia="DengXian"/>
            <w:kern w:val="2"/>
          </w:rPr>
          <w:t xml:space="preserve">the rate of reduction increases </w:t>
        </w:r>
      </w:ins>
      <w:ins w:id="1355" w:author="Hong Deng [2]" w:date="2026-05-24T14:26:00Z" w16du:dateUtc="2026-05-24T06:26:00Z">
        <w:r w:rsidR="00CD2598">
          <w:rPr>
            <w:rFonts w:eastAsia="DengXian" w:hint="eastAsia"/>
            <w:kern w:val="2"/>
          </w:rPr>
          <w:t>over time</w:t>
        </w:r>
      </w:ins>
      <w:ins w:id="1356" w:author="Hong Deng [2]" w:date="2026-05-24T14:07:00Z" w16du:dateUtc="2026-05-24T06:07:00Z">
        <w:r w:rsidRPr="00994D87">
          <w:rPr>
            <w:rFonts w:eastAsia="DengXian"/>
            <w:kern w:val="2"/>
          </w:rPr>
          <w:t>.</w:t>
        </w:r>
      </w:ins>
    </w:p>
    <w:p w14:paraId="261A071E" w14:textId="564B7826" w:rsidR="00C8327A" w:rsidRDefault="000C4EC9">
      <w:pPr>
        <w:snapToGrid w:val="0"/>
        <w:spacing w:line="480" w:lineRule="auto"/>
        <w:ind w:firstLine="720"/>
        <w:rPr>
          <w:ins w:id="1357" w:author="Hong Deng" w:date="2026-06-04T20:10:00Z" w16du:dateUtc="2026-06-04T12:10:00Z"/>
          <w:rFonts w:eastAsia="DengXian"/>
          <w:kern w:val="2"/>
        </w:rPr>
        <w:pPrChange w:id="1358" w:author="Hong Deng" w:date="2026-06-04T20:12:00Z" w16du:dateUtc="2026-06-04T12:12:00Z">
          <w:pPr>
            <w:snapToGrid w:val="0"/>
            <w:spacing w:line="480" w:lineRule="auto"/>
          </w:pPr>
        </w:pPrChange>
      </w:pPr>
      <w:ins w:id="1359" w:author="Hong Deng [2]" w:date="2026-05-24T14:11:00Z" w16du:dateUtc="2026-05-24T06:11:00Z">
        <w:r>
          <w:rPr>
            <w:rFonts w:eastAsia="DengXian"/>
            <w:kern w:val="2"/>
          </w:rPr>
          <w:t>I</w:t>
        </w:r>
        <w:r>
          <w:rPr>
            <w:rFonts w:eastAsia="DengXian" w:hint="eastAsia"/>
            <w:kern w:val="2"/>
          </w:rPr>
          <w:t xml:space="preserve">t is noteworthy that the </w:t>
        </w:r>
        <w:r>
          <w:rPr>
            <w:rFonts w:eastAsia="DengXian"/>
            <w:kern w:val="2"/>
          </w:rPr>
          <w:t>dominant</w:t>
        </w:r>
        <w:r>
          <w:rPr>
            <w:rFonts w:eastAsia="DengXian" w:hint="eastAsia"/>
            <w:kern w:val="2"/>
          </w:rPr>
          <w:t xml:space="preserve"> models of skill acquisition </w:t>
        </w:r>
      </w:ins>
      <w:ins w:id="1360" w:author="Hong Deng" w:date="2026-06-05T19:58:00Z" w16du:dateUtc="2026-06-05T11:58:00Z">
        <w:r w:rsidR="00E012EA">
          <w:rPr>
            <w:rFonts w:eastAsia="DengXian"/>
            <w:kern w:val="2"/>
          </w:rPr>
          <w:t>adopt</w:t>
        </w:r>
      </w:ins>
      <w:ins w:id="1361" w:author="Hong Deng" w:date="2026-06-04T20:06:00Z" w16du:dateUtc="2026-06-04T12:06:00Z">
        <w:r w:rsidR="00D93616">
          <w:rPr>
            <w:rFonts w:eastAsia="DengXian" w:hint="eastAsia"/>
            <w:kern w:val="2"/>
          </w:rPr>
          <w:t xml:space="preserve"> </w:t>
        </w:r>
      </w:ins>
      <w:ins w:id="1362" w:author="Hong Deng [2]" w:date="2026-05-24T14:11:00Z" w16du:dateUtc="2026-05-24T06:11:00Z">
        <w:del w:id="1363" w:author="Hong Deng" w:date="2026-06-04T20:06:00Z" w16du:dateUtc="2026-06-04T12:06:00Z">
          <w:r w:rsidDel="00DD7C74">
            <w:rPr>
              <w:rFonts w:eastAsia="DengXian" w:hint="eastAsia"/>
              <w:kern w:val="2"/>
            </w:rPr>
            <w:delText>would not anticipate this.</w:delText>
          </w:r>
        </w:del>
      </w:ins>
      <w:ins w:id="1364" w:author="Hong Deng [2]" w:date="2026-05-24T14:12:00Z" w16du:dateUtc="2026-05-24T06:12:00Z">
        <w:del w:id="1365" w:author="Hong Deng" w:date="2026-06-04T20:06:00Z" w16du:dateUtc="2026-06-04T12:06:00Z">
          <w:r w:rsidDel="00DD7C74">
            <w:rPr>
              <w:rFonts w:eastAsia="DengXian" w:hint="eastAsia"/>
              <w:kern w:val="2"/>
            </w:rPr>
            <w:delText xml:space="preserve"> </w:delText>
          </w:r>
          <w:r w:rsidDel="00D93616">
            <w:rPr>
              <w:rFonts w:eastAsia="DengXian"/>
              <w:kern w:val="2"/>
            </w:rPr>
            <w:delText>T</w:delText>
          </w:r>
          <w:r w:rsidDel="00D93616">
            <w:rPr>
              <w:rFonts w:eastAsia="DengXian" w:hint="eastAsia"/>
              <w:kern w:val="2"/>
            </w:rPr>
            <w:delText xml:space="preserve">heir </w:delText>
          </w:r>
        </w:del>
      </w:ins>
      <w:ins w:id="1366" w:author="Hong Deng" w:date="2026-06-04T20:06:00Z" w16du:dateUtc="2026-06-04T12:06:00Z">
        <w:r w:rsidR="00D93616">
          <w:rPr>
            <w:rFonts w:eastAsia="DengXian" w:hint="eastAsia"/>
            <w:kern w:val="2"/>
          </w:rPr>
          <w:t xml:space="preserve">a </w:t>
        </w:r>
      </w:ins>
      <w:ins w:id="1367" w:author="Hong Deng [2]" w:date="2026-05-24T14:12:00Z" w16du:dateUtc="2026-05-24T06:12:00Z">
        <w:r>
          <w:rPr>
            <w:rFonts w:eastAsia="DengXian" w:hint="eastAsia"/>
            <w:kern w:val="2"/>
          </w:rPr>
          <w:t>decelerating logic (i.e., largest gains first, then tapering)</w:t>
        </w:r>
      </w:ins>
      <w:ins w:id="1368" w:author="Hong Deng" w:date="2026-06-04T20:06:00Z" w16du:dateUtc="2026-06-04T12:06:00Z">
        <w:r w:rsidR="006A5359">
          <w:rPr>
            <w:rFonts w:eastAsia="DengXian" w:hint="eastAsia"/>
            <w:kern w:val="2"/>
          </w:rPr>
          <w:t xml:space="preserve"> and</w:t>
        </w:r>
      </w:ins>
      <w:ins w:id="1369" w:author="Hong Deng [2]" w:date="2026-05-24T14:12:00Z" w16du:dateUtc="2026-05-24T06:12:00Z">
        <w:r>
          <w:rPr>
            <w:rFonts w:eastAsia="DengXian" w:hint="eastAsia"/>
            <w:kern w:val="2"/>
          </w:rPr>
          <w:t xml:space="preserve"> </w:t>
        </w:r>
        <w:del w:id="1370" w:author="Hong Deng" w:date="2026-06-05T19:58:00Z" w16du:dateUtc="2026-06-05T11:58:00Z">
          <w:r w:rsidDel="00E012EA">
            <w:rPr>
              <w:rFonts w:eastAsia="DengXian" w:hint="eastAsia"/>
              <w:kern w:val="2"/>
            </w:rPr>
            <w:delText>presumes</w:delText>
          </w:r>
        </w:del>
      </w:ins>
      <w:ins w:id="1371" w:author="Hong Deng" w:date="2026-06-05T19:58:00Z" w16du:dateUtc="2026-06-05T11:58:00Z">
        <w:r w:rsidR="00E012EA">
          <w:rPr>
            <w:rFonts w:eastAsia="DengXian"/>
            <w:kern w:val="2"/>
          </w:rPr>
          <w:t>presume</w:t>
        </w:r>
      </w:ins>
      <w:ins w:id="1372" w:author="Hong Deng [2]" w:date="2026-05-24T14:12:00Z" w16du:dateUtc="2026-05-24T06:12:00Z">
        <w:r>
          <w:rPr>
            <w:rFonts w:eastAsia="DengXian" w:hint="eastAsia"/>
            <w:kern w:val="2"/>
          </w:rPr>
          <w:t xml:space="preserve"> a fixed competence being refined toward a ceiling, where the pool of accessible improvements shrinks with each one</w:t>
        </w:r>
      </w:ins>
      <w:ins w:id="1373" w:author="Hong Deng [2]" w:date="2026-05-24T14:13:00Z" w16du:dateUtc="2026-05-24T06:13:00Z">
        <w:r>
          <w:rPr>
            <w:rFonts w:eastAsia="DengXian" w:hint="eastAsia"/>
            <w:kern w:val="2"/>
          </w:rPr>
          <w:t xml:space="preserve"> realized</w:t>
        </w:r>
        <w:r>
          <w:rPr>
            <w:rFonts w:eastAsia="DengXian"/>
            <w:kern w:val="2"/>
          </w:rPr>
          <w:t xml:space="preserve"> </w:t>
        </w:r>
        <w:r>
          <w:rPr>
            <w:rFonts w:eastAsia="DengXian"/>
            <w:kern w:val="2"/>
          </w:rPr>
          <w:fldChar w:fldCharType="begin">
            <w:fldData xml:space="preserve">PEVuZE5vdGU+PENpdGU+PEF1dGhvcj5OZXdlbGw8L0F1dGhvcj48WWVhcj4xOTgxPC9ZZWFyPjxS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</w:fldData>
          </w:fldChar>
        </w:r>
        <w:r>
          <w:rPr>
            <w:rFonts w:eastAsia="DengXian"/>
            <w:kern w:val="2"/>
          </w:rPr>
          <w:instrText xml:space="preserve"> ADDIN EN.CITE </w:instrText>
        </w:r>
        <w:r>
          <w:rPr>
            <w:rFonts w:eastAsia="DengXian"/>
            <w:kern w:val="2"/>
          </w:rPr>
          <w:fldChar w:fldCharType="begin">
            <w:fldData xml:space="preserve">PEVuZE5vdGU+PENpdGU+PEF1dGhvcj5OZXdlbGw8L0F1dGhvcj48WWVhcj4xOTgxPC9ZZWFyPjxS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</w:fldData>
          </w:fldChar>
        </w:r>
        <w:r>
          <w:rPr>
            <w:rFonts w:eastAsia="DengXian"/>
            <w:kern w:val="2"/>
          </w:rPr>
          <w:instrText xml:space="preserve"> ADDIN EN.CITE.DATA </w:instrText>
        </w:r>
        <w:r>
          <w:rPr>
            <w:rFonts w:eastAsia="DengXian"/>
            <w:kern w:val="2"/>
          </w:rPr>
        </w:r>
        <w:r>
          <w:rPr>
            <w:rFonts w:eastAsia="DengXian"/>
            <w:kern w:val="2"/>
          </w:rPr>
          <w:fldChar w:fldCharType="end"/>
        </w:r>
        <w:r>
          <w:rPr>
            <w:rFonts w:eastAsia="DengXian"/>
            <w:kern w:val="2"/>
          </w:rPr>
        </w:r>
        <w:r>
          <w:rPr>
            <w:rFonts w:eastAsia="DengXian"/>
            <w:kern w:val="2"/>
          </w:rPr>
          <w:fldChar w:fldCharType="separate"/>
        </w:r>
        <w:r>
          <w:rPr>
            <w:rFonts w:eastAsia="DengXian"/>
            <w:noProof/>
            <w:kern w:val="2"/>
          </w:rPr>
          <w:t>(Newell and Rosenbloom 1981, Argote and Epple 1990, Argote et al. 2021)</w:t>
        </w:r>
        <w:r>
          <w:rPr>
            <w:rFonts w:eastAsia="DengXian"/>
            <w:kern w:val="2"/>
          </w:rPr>
          <w:fldChar w:fldCharType="end"/>
        </w:r>
        <w:r>
          <w:rPr>
            <w:rFonts w:eastAsia="DengXian"/>
            <w:kern w:val="2"/>
          </w:rPr>
          <w:t xml:space="preserve">. </w:t>
        </w:r>
        <w:r>
          <w:rPr>
            <w:rFonts w:eastAsia="DengXian" w:hint="eastAsia"/>
            <w:kern w:val="2"/>
          </w:rPr>
          <w:t xml:space="preserve">Onboarding </w:t>
        </w:r>
        <w:del w:id="1374" w:author="Hong Deng" w:date="2026-06-04T20:07:00Z" w16du:dateUtc="2026-06-04T12:07:00Z">
          <w:r w:rsidDel="006A5359">
            <w:rPr>
              <w:rFonts w:eastAsia="DengXian" w:hint="eastAsia"/>
              <w:kern w:val="2"/>
            </w:rPr>
            <w:delText>inverts that</w:delText>
          </w:r>
        </w:del>
      </w:ins>
      <w:ins w:id="1375" w:author="Hong Deng" w:date="2026-06-05T19:58:00Z" w16du:dateUtc="2026-06-05T11:58:00Z">
        <w:r w:rsidR="00E012EA">
          <w:rPr>
            <w:rFonts w:eastAsia="DengXian"/>
            <w:kern w:val="2"/>
          </w:rPr>
          <w:t>may depart from</w:t>
        </w:r>
      </w:ins>
      <w:ins w:id="1376" w:author="Hong Deng" w:date="2026-06-04T20:07:00Z" w16du:dateUtc="2026-06-04T12:07:00Z">
        <w:r w:rsidR="006A5359">
          <w:rPr>
            <w:rFonts w:eastAsia="DengXian" w:hint="eastAsia"/>
            <w:kern w:val="2"/>
          </w:rPr>
          <w:t xml:space="preserve"> that</w:t>
        </w:r>
      </w:ins>
      <w:ins w:id="1377" w:author="Hong Deng [2]" w:date="2026-05-24T14:13:00Z" w16du:dateUtc="2026-05-24T06:13:00Z">
        <w:r>
          <w:rPr>
            <w:rFonts w:eastAsia="DengXian" w:hint="eastAsia"/>
            <w:kern w:val="2"/>
          </w:rPr>
          <w:t xml:space="preserve"> premise </w:t>
        </w:r>
        <w:del w:id="1378" w:author="Hong Deng" w:date="2026-06-05T20:12:00Z" w16du:dateUtc="2026-06-05T12:12:00Z">
          <w:r w:rsidDel="00DA5343">
            <w:rPr>
              <w:rFonts w:eastAsia="DengXian" w:hint="eastAsia"/>
              <w:kern w:val="2"/>
            </w:rPr>
            <w:delText>since</w:delText>
          </w:r>
        </w:del>
      </w:ins>
      <w:ins w:id="1379" w:author="Hong Deng" w:date="2026-06-05T20:12:00Z" w16du:dateUtc="2026-06-05T12:12:00Z">
        <w:r w:rsidR="00DA5343">
          <w:rPr>
            <w:rFonts w:eastAsia="DengXian"/>
            <w:kern w:val="2"/>
          </w:rPr>
          <w:t>because</w:t>
        </w:r>
      </w:ins>
      <w:ins w:id="1380" w:author="Hong Deng [2]" w:date="2026-05-24T14:13:00Z" w16du:dateUtc="2026-05-24T06:13:00Z">
        <w:r>
          <w:rPr>
            <w:rFonts w:eastAsia="DengXian" w:hint="eastAsia"/>
            <w:kern w:val="2"/>
          </w:rPr>
          <w:t xml:space="preserve"> newcomers </w:t>
        </w:r>
        <w:del w:id="1381" w:author="Hong Deng" w:date="2026-06-05T19:58:00Z" w16du:dateUtc="2026-06-05T11:58:00Z">
          <w:r w:rsidDel="00251EE7">
            <w:rPr>
              <w:rFonts w:eastAsia="DengXian" w:hint="eastAsia"/>
              <w:kern w:val="2"/>
            </w:rPr>
            <w:delText>are not</w:delText>
          </w:r>
        </w:del>
      </w:ins>
      <w:ins w:id="1382" w:author="Hong Deng" w:date="2026-06-05T19:58:00Z" w16du:dateUtc="2026-06-05T11:58:00Z">
        <w:r w:rsidR="00251EE7">
          <w:rPr>
            <w:rFonts w:eastAsia="DengXian"/>
            <w:kern w:val="2"/>
          </w:rPr>
          <w:t>are not merely</w:t>
        </w:r>
      </w:ins>
      <w:ins w:id="1383" w:author="Hong Deng [2]" w:date="2026-05-24T14:13:00Z" w16du:dateUtc="2026-05-24T06:13:00Z">
        <w:r>
          <w:rPr>
            <w:rFonts w:eastAsia="DengXian" w:hint="eastAsia"/>
            <w:kern w:val="2"/>
          </w:rPr>
          <w:t xml:space="preserve"> polishing </w:t>
        </w:r>
      </w:ins>
      <w:ins w:id="1384" w:author="Hong Deng [2]" w:date="2026-05-24T14:14:00Z" w16du:dateUtc="2026-05-24T06:14:00Z">
        <w:r>
          <w:rPr>
            <w:rFonts w:eastAsia="DengXian" w:hint="eastAsia"/>
            <w:kern w:val="2"/>
          </w:rPr>
          <w:t xml:space="preserve">a single skill but developing the foundational task understanding on which all later regulation depends. </w:t>
        </w:r>
        <w:r>
          <w:rPr>
            <w:rFonts w:eastAsia="DengXian"/>
            <w:kern w:val="2"/>
          </w:rPr>
          <w:t>T</w:t>
        </w:r>
        <w:r>
          <w:rPr>
            <w:rFonts w:eastAsia="DengXian" w:hint="eastAsia"/>
            <w:kern w:val="2"/>
          </w:rPr>
          <w:t>herefore, each early gain expands rather than depletes the basis for the next</w:t>
        </w:r>
        <w:del w:id="1385" w:author="Hong Deng" w:date="2026-06-04T20:08:00Z" w16du:dateUtc="2026-06-04T12:08:00Z">
          <w:r w:rsidDel="00890EAD">
            <w:rPr>
              <w:rFonts w:eastAsia="DengXian" w:hint="eastAsia"/>
              <w:kern w:val="2"/>
            </w:rPr>
            <w:delText>.</w:delText>
          </w:r>
        </w:del>
      </w:ins>
      <w:ins w:id="1386" w:author="Hong Deng" w:date="2026-06-04T20:08:00Z" w16du:dateUtc="2026-06-04T12:08:00Z">
        <w:r w:rsidR="00890EAD">
          <w:rPr>
            <w:rFonts w:eastAsia="DengXian" w:hint="eastAsia"/>
            <w:kern w:val="2"/>
          </w:rPr>
          <w:t xml:space="preserve">. </w:t>
        </w:r>
        <w:r w:rsidR="00890EAD" w:rsidRPr="00890EAD">
          <w:rPr>
            <w:rFonts w:eastAsia="DengXian"/>
            <w:kern w:val="2"/>
          </w:rPr>
          <w:t>This makes an accelerating decline possible</w:t>
        </w:r>
        <w:r w:rsidR="0027115C">
          <w:rPr>
            <w:rFonts w:eastAsia="DengXian" w:hint="eastAsia"/>
            <w:kern w:val="2"/>
          </w:rPr>
          <w:t xml:space="preserve">, </w:t>
        </w:r>
        <w:r w:rsidR="00890EAD" w:rsidRPr="00890EAD">
          <w:rPr>
            <w:rFonts w:eastAsia="DengXian"/>
            <w:kern w:val="2"/>
          </w:rPr>
          <w:t xml:space="preserve">not as a trajectory </w:t>
        </w:r>
      </w:ins>
      <w:ins w:id="1387" w:author="Hong Deng" w:date="2026-06-06T14:12:00Z" w16du:dateUtc="2026-06-06T06:12:00Z">
        <w:r w:rsidR="00BB4856">
          <w:rPr>
            <w:rFonts w:eastAsia="DengXian"/>
            <w:kern w:val="2"/>
          </w:rPr>
          <w:t xml:space="preserve">every </w:t>
        </w:r>
      </w:ins>
      <w:ins w:id="1388" w:author="Hong Deng" w:date="2026-06-04T20:08:00Z" w16du:dateUtc="2026-06-04T12:08:00Z">
        <w:r w:rsidR="00890EAD" w:rsidRPr="00890EAD">
          <w:rPr>
            <w:rFonts w:eastAsia="DengXian"/>
            <w:kern w:val="2"/>
          </w:rPr>
          <w:t>newcomer reliably follow</w:t>
        </w:r>
      </w:ins>
      <w:ins w:id="1389" w:author="Hong Deng" w:date="2026-06-06T14:12:00Z" w16du:dateUtc="2026-06-06T06:12:00Z">
        <w:r w:rsidR="00BB4856">
          <w:rPr>
            <w:rFonts w:eastAsia="DengXian"/>
            <w:kern w:val="2"/>
          </w:rPr>
          <w:t>s</w:t>
        </w:r>
      </w:ins>
      <w:ins w:id="1390" w:author="Hong Deng" w:date="2026-06-04T20:08:00Z" w16du:dateUtc="2026-06-04T12:08:00Z">
        <w:r w:rsidR="00890EAD" w:rsidRPr="00890EAD">
          <w:rPr>
            <w:rFonts w:eastAsia="DengXian"/>
            <w:kern w:val="2"/>
          </w:rPr>
          <w:t>, but as a potential that depends on whether their errors are actually processed into regulatory gains</w:t>
        </w:r>
      </w:ins>
      <w:ins w:id="1391" w:author="Hong Deng" w:date="2026-06-04T20:10:00Z" w16du:dateUtc="2026-06-04T12:10:00Z">
        <w:r w:rsidR="00C8327A">
          <w:rPr>
            <w:rFonts w:eastAsia="DengXian" w:hint="eastAsia"/>
            <w:kern w:val="2"/>
          </w:rPr>
          <w:t xml:space="preserve">. </w:t>
        </w:r>
      </w:ins>
    </w:p>
    <w:p w14:paraId="16545E9E" w14:textId="146F75FD" w:rsidR="00DD7976" w:rsidRPr="00C8327A" w:rsidDel="00C8327A" w:rsidRDefault="00C8327A" w:rsidP="00890EAD">
      <w:pPr>
        <w:snapToGrid w:val="0"/>
        <w:spacing w:line="480" w:lineRule="auto"/>
        <w:ind w:firstLine="720"/>
        <w:rPr>
          <w:del w:id="1392" w:author="Hong Deng" w:date="2026-06-04T20:08:00Z" w16du:dateUtc="2026-06-04T12:08:00Z"/>
          <w:rFonts w:eastAsia="DengXian"/>
          <w:b/>
          <w:bCs/>
          <w:kern w:val="2"/>
          <w:rPrChange w:id="1393" w:author="Hong Deng" w:date="2026-06-04T20:11:00Z" w16du:dateUtc="2026-06-04T12:11:00Z">
            <w:rPr>
              <w:del w:id="1394" w:author="Hong Deng" w:date="2026-06-04T20:08:00Z" w16du:dateUtc="2026-06-04T12:08:00Z"/>
              <w:rFonts w:eastAsia="DengXian"/>
              <w:kern w:val="2"/>
            </w:rPr>
          </w:rPrChange>
        </w:rPr>
      </w:pPr>
      <w:ins w:id="1395" w:author="Hong Deng" w:date="2026-06-04T20:10:00Z" w16du:dateUtc="2026-06-04T12:10:00Z">
        <w:r w:rsidRPr="00C8327A">
          <w:rPr>
            <w:rFonts w:eastAsia="DengXian"/>
            <w:b/>
            <w:bCs/>
            <w:kern w:val="2"/>
            <w:rPrChange w:id="1396" w:author="Hong Deng" w:date="2026-06-04T20:11:00Z" w16du:dateUtc="2026-06-04T12:11:00Z">
              <w:rPr>
                <w:rFonts w:eastAsia="DengXian"/>
                <w:kern w:val="2"/>
              </w:rPr>
            </w:rPrChange>
          </w:rPr>
          <w:t xml:space="preserve">Team Error Culture and </w:t>
        </w:r>
      </w:ins>
      <w:ins w:id="1397" w:author="Hong Deng" w:date="2026-06-04T20:11:00Z" w16du:dateUtc="2026-06-04T12:11:00Z">
        <w:r w:rsidRPr="00C8327A">
          <w:rPr>
            <w:rFonts w:eastAsia="DengXian"/>
            <w:b/>
            <w:bCs/>
            <w:kern w:val="2"/>
            <w:rPrChange w:id="1398" w:author="Hong Deng" w:date="2026-06-04T20:11:00Z" w16du:dateUtc="2026-06-04T12:11:00Z">
              <w:rPr>
                <w:rFonts w:eastAsia="DengXian"/>
                <w:kern w:val="2"/>
              </w:rPr>
            </w:rPrChange>
          </w:rPr>
          <w:t>Error Trajectories</w:t>
        </w:r>
      </w:ins>
      <w:ins w:id="1399" w:author="Hong Deng [2]" w:date="2026-05-24T14:14:00Z" w16du:dateUtc="2026-05-24T06:14:00Z">
        <w:r w:rsidR="000C4EC9" w:rsidRPr="00C8327A">
          <w:rPr>
            <w:rFonts w:eastAsia="DengXian"/>
            <w:b/>
            <w:bCs/>
            <w:kern w:val="2"/>
            <w:rPrChange w:id="1400" w:author="Hong Deng" w:date="2026-06-04T20:11:00Z" w16du:dateUtc="2026-06-04T12:11:00Z">
              <w:rPr>
                <w:rFonts w:eastAsia="DengXian"/>
                <w:kern w:val="2"/>
              </w:rPr>
            </w:rPrChange>
          </w:rPr>
          <w:t xml:space="preserve"> </w:t>
        </w:r>
      </w:ins>
      <w:ins w:id="1401" w:author="Hong Deng [2]" w:date="2026-05-24T14:16:00Z" w16du:dateUtc="2026-05-24T06:16:00Z">
        <w:del w:id="1402" w:author="Hong Deng" w:date="2026-06-04T20:08:00Z" w16du:dateUtc="2026-06-04T12:08:00Z">
          <w:r w:rsidR="000C4EC9" w:rsidRPr="00C8327A" w:rsidDel="00890EAD">
            <w:rPr>
              <w:rFonts w:eastAsia="DengXian"/>
              <w:b/>
              <w:bCs/>
              <w:kern w:val="2"/>
              <w:rPrChange w:id="1403" w:author="Hong Deng" w:date="2026-06-04T20:11:00Z" w16du:dateUtc="2026-06-04T12:11:00Z">
                <w:rPr>
                  <w:rFonts w:eastAsia="DengXian"/>
                  <w:kern w:val="2"/>
                </w:rPr>
              </w:rPrChange>
            </w:rPr>
            <w:delText xml:space="preserve">The same mechanism that </w:delText>
          </w:r>
        </w:del>
      </w:ins>
      <w:ins w:id="1404" w:author="Hong Deng [2]" w:date="2026-05-24T14:17:00Z" w16du:dateUtc="2026-05-24T06:17:00Z">
        <w:del w:id="1405" w:author="Hong Deng" w:date="2026-06-04T20:08:00Z" w16du:dateUtc="2026-06-04T12:08:00Z">
          <w:r w:rsidR="000C4EC9" w:rsidRPr="00C8327A" w:rsidDel="00890EAD">
            <w:rPr>
              <w:rFonts w:eastAsia="DengXian"/>
              <w:b/>
              <w:bCs/>
              <w:kern w:val="2"/>
              <w:rPrChange w:id="1406" w:author="Hong Deng" w:date="2026-06-04T20:11:00Z" w16du:dateUtc="2026-06-04T12:11:00Z">
                <w:rPr>
                  <w:rFonts w:eastAsia="DengXian"/>
                  <w:kern w:val="2"/>
                </w:rPr>
              </w:rPrChange>
            </w:rPr>
            <w:delText xml:space="preserve">produces </w:delText>
          </w:r>
        </w:del>
      </w:ins>
      <w:ins w:id="1407" w:author="Hong Deng [2]" w:date="2026-05-24T14:16:00Z" w16du:dateUtc="2026-05-24T06:16:00Z">
        <w:del w:id="1408" w:author="Hong Deng" w:date="2026-06-04T20:08:00Z" w16du:dateUtc="2026-06-04T12:08:00Z">
          <w:r w:rsidR="000C4EC9" w:rsidRPr="00C8327A" w:rsidDel="00890EAD">
            <w:rPr>
              <w:rFonts w:eastAsia="DengXian"/>
              <w:b/>
              <w:bCs/>
              <w:kern w:val="2"/>
              <w:rPrChange w:id="1409" w:author="Hong Deng" w:date="2026-06-04T20:11:00Z" w16du:dateUtc="2026-06-04T12:11:00Z">
                <w:rPr>
                  <w:rFonts w:eastAsia="DengXian"/>
                  <w:kern w:val="2"/>
                </w:rPr>
              </w:rPrChange>
            </w:rPr>
            <w:delText xml:space="preserve">deceleration when a skill approaches its ceiling instead </w:delText>
          </w:r>
        </w:del>
      </w:ins>
      <w:ins w:id="1410" w:author="Hong Deng [2]" w:date="2026-05-24T14:17:00Z" w16du:dateUtc="2026-05-24T06:17:00Z">
        <w:del w:id="1411" w:author="Hong Deng" w:date="2026-06-04T20:08:00Z" w16du:dateUtc="2026-06-04T12:08:00Z">
          <w:r w:rsidR="000C4EC9" w:rsidRPr="00C8327A" w:rsidDel="00890EAD">
            <w:rPr>
              <w:rFonts w:eastAsia="DengXian"/>
              <w:b/>
              <w:bCs/>
              <w:kern w:val="2"/>
              <w:rPrChange w:id="1412" w:author="Hong Deng" w:date="2026-06-04T20:11:00Z" w16du:dateUtc="2026-06-04T12:11:00Z">
                <w:rPr>
                  <w:rFonts w:eastAsia="DengXian"/>
                  <w:kern w:val="2"/>
                </w:rPr>
              </w:rPrChange>
            </w:rPr>
            <w:delText>produces</w:delText>
          </w:r>
        </w:del>
      </w:ins>
      <w:ins w:id="1413" w:author="Hong Deng [2]" w:date="2026-05-24T14:16:00Z" w16du:dateUtc="2026-05-24T06:16:00Z">
        <w:del w:id="1414" w:author="Hong Deng" w:date="2026-06-04T20:08:00Z" w16du:dateUtc="2026-06-04T12:08:00Z">
          <w:r w:rsidR="000C4EC9" w:rsidRPr="00C8327A" w:rsidDel="00890EAD">
            <w:rPr>
              <w:rFonts w:eastAsia="DengXian"/>
              <w:b/>
              <w:bCs/>
              <w:kern w:val="2"/>
              <w:rPrChange w:id="1415" w:author="Hong Deng" w:date="2026-06-04T20:11:00Z" w16du:dateUtc="2026-06-04T12:11:00Z">
                <w:rPr>
                  <w:rFonts w:eastAsia="DengXian"/>
                  <w:kern w:val="2"/>
                </w:rPr>
              </w:rPrChange>
            </w:rPr>
            <w:delText xml:space="preserve"> acce</w:delText>
          </w:r>
        </w:del>
      </w:ins>
      <w:ins w:id="1416" w:author="Hong Deng [2]" w:date="2026-05-24T14:17:00Z" w16du:dateUtc="2026-05-24T06:17:00Z">
        <w:del w:id="1417" w:author="Hong Deng" w:date="2026-06-04T20:08:00Z" w16du:dateUtc="2026-06-04T12:08:00Z">
          <w:r w:rsidR="000C4EC9" w:rsidRPr="00C8327A" w:rsidDel="00890EAD">
            <w:rPr>
              <w:rFonts w:eastAsia="DengXian"/>
              <w:b/>
              <w:bCs/>
              <w:kern w:val="2"/>
              <w:rPrChange w:id="1418" w:author="Hong Deng" w:date="2026-06-04T20:11:00Z" w16du:dateUtc="2026-06-04T12:11:00Z">
                <w:rPr>
                  <w:rFonts w:eastAsia="DengXian"/>
                  <w:kern w:val="2"/>
                </w:rPr>
              </w:rPrChange>
            </w:rPr>
            <w:delText>leration when the foundation is still being built.</w:delText>
          </w:r>
        </w:del>
      </w:ins>
      <w:ins w:id="1419" w:author="Hong Deng [2]" w:date="2026-05-24T14:19:00Z" w16du:dateUtc="2026-05-24T06:19:00Z">
        <w:del w:id="1420" w:author="Hong Deng" w:date="2026-06-04T20:08:00Z" w16du:dateUtc="2026-06-04T12:08:00Z">
          <w:r w:rsidR="000C4EC9" w:rsidRPr="00C8327A" w:rsidDel="00890EAD">
            <w:rPr>
              <w:rFonts w:eastAsia="DengXian"/>
              <w:b/>
              <w:bCs/>
              <w:kern w:val="2"/>
              <w:rPrChange w:id="1421" w:author="Hong Deng" w:date="2026-06-04T20:11:00Z" w16du:dateUtc="2026-06-04T12:11:00Z">
                <w:rPr>
                  <w:rFonts w:eastAsia="DengXian"/>
                  <w:kern w:val="2"/>
                </w:rPr>
              </w:rPrChange>
            </w:rPr>
            <w:delText xml:space="preserve"> </w:delText>
          </w:r>
          <w:commentRangeStart w:id="1422"/>
          <w:r w:rsidR="000C4EC9" w:rsidRPr="00C8327A" w:rsidDel="00890EAD">
            <w:rPr>
              <w:rFonts w:eastAsia="DengXian"/>
              <w:b/>
              <w:bCs/>
              <w:kern w:val="2"/>
              <w:rPrChange w:id="1423" w:author="Hong Deng" w:date="2026-06-04T20:11:00Z" w16du:dateUtc="2026-06-04T12:11:00Z">
                <w:rPr>
                  <w:rFonts w:eastAsia="DengXian"/>
                  <w:kern w:val="2"/>
                </w:rPr>
              </w:rPrChange>
            </w:rPr>
            <w:delText>The trajectory of error-making over onboarding should there</w:delText>
          </w:r>
        </w:del>
      </w:ins>
      <w:ins w:id="1424" w:author="Hong Deng [2]" w:date="2026-05-24T14:20:00Z" w16du:dateUtc="2026-05-24T06:20:00Z">
        <w:del w:id="1425" w:author="Hong Deng" w:date="2026-06-04T20:08:00Z" w16du:dateUtc="2026-06-04T12:08:00Z">
          <w:r w:rsidR="000C4EC9" w:rsidRPr="00C8327A" w:rsidDel="00890EAD">
            <w:rPr>
              <w:rFonts w:eastAsia="DengXian"/>
              <w:b/>
              <w:bCs/>
              <w:kern w:val="2"/>
              <w:rPrChange w:id="1426" w:author="Hong Deng" w:date="2026-06-04T20:11:00Z" w16du:dateUtc="2026-06-04T12:11:00Z">
                <w:rPr>
                  <w:rFonts w:eastAsia="DengXian"/>
                  <w:kern w:val="2"/>
                </w:rPr>
              </w:rPrChange>
            </w:rPr>
            <w:delText xml:space="preserve">fore </w:delText>
          </w:r>
        </w:del>
      </w:ins>
      <w:ins w:id="1427" w:author="Hong Deng [2]" w:date="2026-05-24T14:26:00Z" w16du:dateUtc="2026-05-24T06:26:00Z">
        <w:del w:id="1428" w:author="Hong Deng" w:date="2026-06-04T20:08:00Z" w16du:dateUtc="2026-06-04T12:08:00Z">
          <w:r w:rsidR="00CD2598" w:rsidRPr="00C8327A" w:rsidDel="00890EAD">
            <w:rPr>
              <w:rFonts w:eastAsia="DengXian"/>
              <w:b/>
              <w:bCs/>
              <w:kern w:val="2"/>
              <w:rPrChange w:id="1429" w:author="Hong Deng" w:date="2026-06-04T20:11:00Z" w16du:dateUtc="2026-06-04T12:11:00Z">
                <w:rPr>
                  <w:rFonts w:eastAsia="DengXian"/>
                  <w:kern w:val="2"/>
                </w:rPr>
              </w:rPrChange>
            </w:rPr>
            <w:delText>not merely slope</w:delText>
          </w:r>
        </w:del>
      </w:ins>
      <w:ins w:id="1430" w:author="Hong Deng [2]" w:date="2026-05-24T14:27:00Z" w16du:dateUtc="2026-05-24T06:27:00Z">
        <w:del w:id="1431" w:author="Hong Deng" w:date="2026-06-04T20:08:00Z" w16du:dateUtc="2026-06-04T12:08:00Z">
          <w:r w:rsidR="00CD2598" w:rsidRPr="00C8327A" w:rsidDel="00890EAD">
            <w:rPr>
              <w:rFonts w:eastAsia="DengXian"/>
              <w:b/>
              <w:bCs/>
              <w:kern w:val="2"/>
              <w:rPrChange w:id="1432" w:author="Hong Deng" w:date="2026-06-04T20:11:00Z" w16du:dateUtc="2026-06-04T12:11:00Z">
                <w:rPr>
                  <w:rFonts w:eastAsia="DengXian"/>
                  <w:kern w:val="2"/>
                </w:rPr>
              </w:rPrChange>
            </w:rPr>
            <w:delText xml:space="preserve"> downward but </w:delText>
          </w:r>
        </w:del>
      </w:ins>
      <w:ins w:id="1433" w:author="Hong Deng [2]" w:date="2026-05-24T14:20:00Z" w16du:dateUtc="2026-05-24T06:20:00Z">
        <w:del w:id="1434" w:author="Hong Deng" w:date="2026-06-04T20:08:00Z" w16du:dateUtc="2026-06-04T12:08:00Z">
          <w:r w:rsidR="000C4EC9" w:rsidRPr="00C8327A" w:rsidDel="00890EAD">
            <w:rPr>
              <w:rFonts w:eastAsia="DengXian"/>
              <w:b/>
              <w:bCs/>
              <w:kern w:val="2"/>
              <w:rPrChange w:id="1435" w:author="Hong Deng" w:date="2026-06-04T20:11:00Z" w16du:dateUtc="2026-06-04T12:11:00Z">
                <w:rPr>
                  <w:rFonts w:eastAsia="DengXian"/>
                  <w:kern w:val="2"/>
                </w:rPr>
              </w:rPrChange>
            </w:rPr>
            <w:delText>curve downward, declining slowly at first, then ever more steeply as regulatory gains accumulate</w:delText>
          </w:r>
        </w:del>
      </w:ins>
      <w:ins w:id="1436" w:author="Hong Deng [2]" w:date="2026-05-24T14:21:00Z" w16du:dateUtc="2026-05-24T06:21:00Z">
        <w:del w:id="1437" w:author="Hong Deng" w:date="2026-06-04T20:08:00Z" w16du:dateUtc="2026-06-04T12:08:00Z">
          <w:r w:rsidR="000C4EC9" w:rsidRPr="00C8327A" w:rsidDel="00890EAD">
            <w:rPr>
              <w:rFonts w:eastAsia="DengXian"/>
              <w:b/>
              <w:bCs/>
              <w:kern w:val="2"/>
              <w:rPrChange w:id="1438" w:author="Hong Deng" w:date="2026-06-04T20:11:00Z" w16du:dateUtc="2026-06-04T12:11:00Z">
                <w:rPr>
                  <w:rFonts w:eastAsia="DengXian"/>
                  <w:kern w:val="2"/>
                </w:rPr>
              </w:rPrChange>
            </w:rPr>
            <w:delText>.</w:delText>
          </w:r>
        </w:del>
      </w:ins>
      <w:commentRangeEnd w:id="1422"/>
      <w:del w:id="1439" w:author="Hong Deng" w:date="2026-06-04T20:08:00Z" w16du:dateUtc="2026-06-04T12:08:00Z">
        <w:r w:rsidR="00BF7751" w:rsidRPr="00C8327A" w:rsidDel="00890EAD">
          <w:rPr>
            <w:rStyle w:val="CommentReference"/>
            <w:rFonts w:eastAsia="DengXian"/>
            <w:b/>
            <w:bCs/>
            <w:kern w:val="2"/>
            <w:sz w:val="24"/>
            <w:szCs w:val="24"/>
            <w:rPrChange w:id="1440" w:author="Hong Deng" w:date="2026-06-04T20:11:00Z" w16du:dateUtc="2026-06-04T12:11:00Z">
              <w:rPr>
                <w:rStyle w:val="CommentReference"/>
                <w:rFonts w:eastAsia="DengXian"/>
                <w:kern w:val="2"/>
                <w:sz w:val="24"/>
                <w:szCs w:val="24"/>
              </w:rPr>
            </w:rPrChange>
          </w:rPr>
          <w:commentReference w:id="1422"/>
        </w:r>
      </w:del>
      <w:ins w:id="1441" w:author="Hong Deng [2]" w:date="2026-05-24T14:21:00Z" w16du:dateUtc="2026-05-24T06:21:00Z">
        <w:del w:id="1442" w:author="Hong Deng" w:date="2026-06-04T20:08:00Z" w16du:dateUtc="2026-06-04T12:08:00Z">
          <w:r w:rsidR="000C4EC9" w:rsidRPr="00C8327A" w:rsidDel="00890EAD">
            <w:rPr>
              <w:rFonts w:eastAsia="DengXian"/>
              <w:b/>
              <w:bCs/>
              <w:kern w:val="2"/>
              <w:rPrChange w:id="1443" w:author="Hong Deng" w:date="2026-06-04T20:11:00Z" w16du:dateUtc="2026-06-04T12:11:00Z">
                <w:rPr>
                  <w:rFonts w:eastAsia="DengXian"/>
                  <w:kern w:val="2"/>
                </w:rPr>
              </w:rPrChange>
            </w:rPr>
            <w:delText xml:space="preserve"> </w:delText>
          </w:r>
        </w:del>
      </w:ins>
    </w:p>
    <w:p w14:paraId="3468300E" w14:textId="77777777" w:rsidR="00C8327A" w:rsidRPr="00C8327A" w:rsidRDefault="00C8327A">
      <w:pPr>
        <w:snapToGrid w:val="0"/>
        <w:spacing w:line="480" w:lineRule="auto"/>
        <w:rPr>
          <w:ins w:id="1444" w:author="Hong Deng" w:date="2026-06-04T20:10:00Z" w16du:dateUtc="2026-06-04T12:10:00Z"/>
          <w:rFonts w:eastAsia="DengXian"/>
          <w:b/>
          <w:bCs/>
          <w:kern w:val="2"/>
          <w:rPrChange w:id="1445" w:author="Hong Deng" w:date="2026-06-04T20:11:00Z" w16du:dateUtc="2026-06-04T12:11:00Z">
            <w:rPr>
              <w:ins w:id="1446" w:author="Hong Deng" w:date="2026-06-04T20:10:00Z" w16du:dateUtc="2026-06-04T12:10:00Z"/>
              <w:rFonts w:eastAsia="DengXian"/>
              <w:kern w:val="2"/>
            </w:rPr>
          </w:rPrChange>
        </w:rPr>
        <w:pPrChange w:id="1447" w:author="Hong Deng" w:date="2026-06-04T20:10:00Z" w16du:dateUtc="2026-06-04T12:10:00Z">
          <w:pPr>
            <w:snapToGrid w:val="0"/>
            <w:spacing w:line="480" w:lineRule="auto"/>
            <w:ind w:firstLine="720"/>
          </w:pPr>
        </w:pPrChange>
      </w:pPr>
    </w:p>
    <w:p w14:paraId="31CB6560" w14:textId="236E9D2D" w:rsidR="00DD7976" w:rsidRPr="00DD7976" w:rsidDel="00890EAD" w:rsidRDefault="00DD7976" w:rsidP="00C20188">
      <w:pPr>
        <w:snapToGrid w:val="0"/>
        <w:spacing w:line="480" w:lineRule="auto"/>
        <w:ind w:firstLine="720"/>
        <w:rPr>
          <w:ins w:id="1448" w:author="Hong Deng [2]" w:date="2026-05-24T13:56:00Z" w16du:dateUtc="2026-05-24T05:56:00Z"/>
          <w:del w:id="1449" w:author="Hong Deng" w:date="2026-06-04T20:08:00Z" w16du:dateUtc="2026-06-04T12:08:00Z"/>
          <w:rFonts w:eastAsia="DengXian"/>
          <w:i/>
          <w:iCs/>
          <w:kern w:val="2"/>
          <w:rPrChange w:id="1450" w:author="Hong Deng [2]" w:date="2026-05-24T14:36:00Z" w16du:dateUtc="2026-05-24T06:36:00Z">
            <w:rPr>
              <w:ins w:id="1451" w:author="Hong Deng [2]" w:date="2026-05-24T13:56:00Z" w16du:dateUtc="2026-05-24T05:56:00Z"/>
              <w:del w:id="1452" w:author="Hong Deng" w:date="2026-06-04T20:08:00Z" w16du:dateUtc="2026-06-04T12:08:00Z"/>
              <w:rFonts w:eastAsia="DengXian"/>
              <w:kern w:val="2"/>
            </w:rPr>
          </w:rPrChange>
        </w:rPr>
      </w:pPr>
      <w:commentRangeStart w:id="1453"/>
      <w:ins w:id="1454" w:author="Hong Deng [2]" w:date="2026-05-24T14:34:00Z" w16du:dateUtc="2026-05-24T06:34:00Z">
        <w:del w:id="1455" w:author="Hong Deng" w:date="2026-06-04T20:08:00Z" w16du:dateUtc="2026-06-04T12:08:00Z">
          <w:r w:rsidRPr="00DD7976" w:rsidDel="00890EAD">
            <w:rPr>
              <w:rFonts w:eastAsia="DengXian"/>
              <w:b/>
              <w:bCs/>
              <w:kern w:val="2"/>
              <w:rPrChange w:id="1456" w:author="Hong Deng [2]" w:date="2026-05-24T14:35:00Z" w16du:dateUtc="2026-05-24T06:35:00Z">
                <w:rPr>
                  <w:rFonts w:eastAsia="DengXian"/>
                  <w:kern w:val="2"/>
                </w:rPr>
              </w:rPrChange>
            </w:rPr>
            <w:delText>Hypothesis 1.</w:delText>
          </w:r>
          <w:r w:rsidDel="00890EAD">
            <w:rPr>
              <w:rFonts w:eastAsia="DengXian" w:hint="eastAsia"/>
              <w:kern w:val="2"/>
            </w:rPr>
            <w:delText xml:space="preserve"> </w:delText>
          </w:r>
          <w:r w:rsidRPr="00DD7976" w:rsidDel="00890EAD">
            <w:rPr>
              <w:rFonts w:eastAsia="DengXian"/>
              <w:i/>
              <w:iCs/>
              <w:kern w:val="2"/>
              <w:rPrChange w:id="1457" w:author="Hong Deng [2]" w:date="2026-05-24T14:36:00Z" w16du:dateUtc="2026-05-24T06:36:00Z">
                <w:rPr>
                  <w:rFonts w:eastAsia="DengXian"/>
                  <w:kern w:val="2"/>
                </w:rPr>
              </w:rPrChange>
            </w:rPr>
            <w:delText>Newcomers’ action errors decline at an accelerating rate over the onboarding period (or the error-making trajectory shows a negative curvature).</w:delText>
          </w:r>
        </w:del>
      </w:ins>
      <w:commentRangeEnd w:id="1453"/>
      <w:del w:id="1458" w:author="Hong Deng" w:date="2026-06-04T20:08:00Z" w16du:dateUtc="2026-06-04T12:08:00Z">
        <w:r w:rsidR="00B60702" w:rsidRPr="00DD7976" w:rsidDel="00890EAD">
          <w:rPr>
            <w:rStyle w:val="CommentReference"/>
            <w:rFonts w:eastAsia="DengXian"/>
            <w:i/>
            <w:iCs/>
            <w:kern w:val="2"/>
            <w:sz w:val="24"/>
            <w:szCs w:val="24"/>
            <w:rPrChange w:id="1459" w:author="Hong Deng [2]" w:date="2026-05-24T14:36:00Z" w16du:dateUtc="2026-05-24T06:36:00Z">
              <w:rPr>
                <w:rStyle w:val="CommentReference"/>
                <w:rFonts w:eastAsia="DengXian"/>
                <w:kern w:val="2"/>
                <w:sz w:val="24"/>
                <w:szCs w:val="24"/>
              </w:rPr>
            </w:rPrChange>
          </w:rPr>
          <w:commentReference w:id="1453"/>
        </w:r>
      </w:del>
    </w:p>
    <w:p w14:paraId="2E247108" w14:textId="5C36B29F" w:rsidR="00DD7976" w:rsidDel="00890EAD" w:rsidRDefault="00DD7976">
      <w:pPr>
        <w:snapToGrid w:val="0"/>
        <w:spacing w:line="480" w:lineRule="auto"/>
        <w:ind w:firstLine="720"/>
        <w:rPr>
          <w:del w:id="1460" w:author="Hong Deng" w:date="2026-06-04T20:08:00Z" w16du:dateUtc="2026-06-04T12:08:00Z"/>
          <w:moveTo w:id="1461" w:author="Hong Deng [2]" w:date="2026-05-24T14:35:00Z" w16du:dateUtc="2026-05-24T06:35:00Z"/>
          <w:rFonts w:eastAsia="DengXian"/>
          <w:b/>
          <w:kern w:val="2"/>
        </w:rPr>
        <w:pPrChange w:id="1462" w:author="Hong Deng" w:date="2026-06-04T20:08:00Z" w16du:dateUtc="2026-06-04T12:08:00Z">
          <w:pPr>
            <w:snapToGrid w:val="0"/>
            <w:spacing w:line="480" w:lineRule="auto"/>
          </w:pPr>
        </w:pPrChange>
      </w:pPr>
      <w:moveToRangeStart w:id="1463" w:author="Hong Deng [2]" w:date="2026-05-24T14:35:00Z" w:name="move230525772"/>
      <w:commentRangeStart w:id="1464"/>
      <w:moveTo w:id="1465" w:author="Hong Deng [2]" w:date="2026-05-24T14:35:00Z" w16du:dateUtc="2026-05-24T06:35:00Z">
        <w:del w:id="1466" w:author="Hong Deng" w:date="2026-05-25T09:47:00Z" w16du:dateUtc="2026-05-25T01:47:00Z">
          <w:r w:rsidDel="00627FC8">
            <w:rPr>
              <w:rFonts w:eastAsia="DengXian"/>
              <w:b/>
              <w:kern w:val="2"/>
            </w:rPr>
            <w:delText xml:space="preserve">Newcomer Perceptions of </w:delText>
          </w:r>
        </w:del>
      </w:moveTo>
      <w:commentRangeEnd w:id="1464"/>
      <w:del w:id="1467" w:author="Hong Deng" w:date="2026-05-25T09:47:00Z" w16du:dateUtc="2026-05-25T01:47:00Z">
        <w:r w:rsidR="00CB5D6A" w:rsidDel="00627FC8">
          <w:rPr>
            <w:rStyle w:val="CommentReference"/>
            <w:rFonts w:eastAsia="DengXian"/>
            <w:b/>
            <w:kern w:val="2"/>
            <w:sz w:val="24"/>
            <w:szCs w:val="24"/>
          </w:rPr>
          <w:commentReference w:id="1464"/>
        </w:r>
      </w:del>
      <w:moveTo w:id="1468" w:author="Hong Deng [2]" w:date="2026-05-24T14:35:00Z" w16du:dateUtc="2026-05-24T06:35:00Z">
        <w:del w:id="1469" w:author="Hong Deng" w:date="2026-05-25T09:47:00Z" w16du:dateUtc="2026-05-25T01:47:00Z">
          <w:r w:rsidDel="00627FC8">
            <w:rPr>
              <w:rFonts w:eastAsia="DengXian"/>
              <w:b/>
              <w:kern w:val="2"/>
            </w:rPr>
            <w:delText>Error-Handling Approaches</w:delText>
          </w:r>
        </w:del>
        <w:del w:id="1470" w:author="Hong Deng" w:date="2026-06-04T20:08:00Z" w16du:dateUtc="2026-06-04T12:08:00Z">
          <w:r w:rsidDel="00890EAD">
            <w:rPr>
              <w:rFonts w:eastAsia="DengXian"/>
              <w:b/>
              <w:kern w:val="2"/>
            </w:rPr>
            <w:delText xml:space="preserve"> and </w:delText>
          </w:r>
        </w:del>
        <w:del w:id="1471" w:author="Hong Deng" w:date="2026-05-25T09:47:00Z" w16du:dateUtc="2026-05-25T01:47:00Z">
          <w:r w:rsidDel="00627FC8">
            <w:rPr>
              <w:rFonts w:eastAsia="DengXian"/>
              <w:b/>
              <w:kern w:val="2"/>
            </w:rPr>
            <w:delText xml:space="preserve">Their </w:delText>
          </w:r>
        </w:del>
        <w:del w:id="1472" w:author="Hong Deng" w:date="2026-06-04T20:08:00Z" w16du:dateUtc="2026-06-04T12:08:00Z">
          <w:r w:rsidDel="00890EAD">
            <w:rPr>
              <w:rFonts w:eastAsia="DengXian"/>
              <w:b/>
              <w:kern w:val="2"/>
            </w:rPr>
            <w:delText>Error Reduction Rate</w:delText>
          </w:r>
        </w:del>
      </w:moveTo>
    </w:p>
    <w:moveToRangeEnd w:id="1463"/>
    <w:p w14:paraId="63B1F76E" w14:textId="7D26F4AA" w:rsidR="003B1DDC" w:rsidDel="00E616EE" w:rsidRDefault="00E616EE">
      <w:pPr>
        <w:snapToGrid w:val="0"/>
        <w:spacing w:line="480" w:lineRule="auto"/>
        <w:rPr>
          <w:del w:id="1473" w:author="Hong Deng [2]" w:date="2026-05-24T14:56:00Z" w16du:dateUtc="2026-05-24T06:56:00Z"/>
          <w:rFonts w:eastAsia="DengXian"/>
          <w:kern w:val="2"/>
        </w:rPr>
        <w:pPrChange w:id="1474" w:author="Hong Deng [2]" w:date="2026-05-24T14:35:00Z" w16du:dateUtc="2026-05-24T06:35:00Z">
          <w:pPr>
            <w:snapToGrid w:val="0"/>
            <w:spacing w:line="480" w:lineRule="auto"/>
            <w:ind w:firstLine="720"/>
          </w:pPr>
        </w:pPrChange>
      </w:pPr>
      <w:ins w:id="1475" w:author="Hong Deng [2]" w:date="2026-05-24T14:54:00Z" w16du:dateUtc="2026-05-24T06:54:00Z">
        <w:r>
          <w:rPr>
            <w:rFonts w:eastAsia="DengXian"/>
            <w:kern w:val="2"/>
          </w:rPr>
          <w:tab/>
        </w:r>
        <w:del w:id="1476" w:author="Hong Deng" w:date="2026-06-04T20:21:00Z" w16du:dateUtc="2026-06-04T12:21:00Z">
          <w:r w:rsidDel="002C1F3C">
            <w:rPr>
              <w:rFonts w:eastAsia="DengXian"/>
              <w:kern w:val="2"/>
            </w:rPr>
            <w:delText>T</w:delText>
          </w:r>
          <w:r w:rsidDel="002C1F3C">
            <w:rPr>
              <w:rFonts w:eastAsia="DengXian" w:hint="eastAsia"/>
              <w:kern w:val="2"/>
            </w:rPr>
            <w:delText>he acceleration</w:delText>
          </w:r>
        </w:del>
      </w:ins>
      <w:ins w:id="1477" w:author="Hong Deng" w:date="2026-06-04T20:21:00Z" w16du:dateUtc="2026-06-04T12:21:00Z">
        <w:r w:rsidR="002C1F3C">
          <w:rPr>
            <w:rFonts w:eastAsia="DengXian" w:hint="eastAsia"/>
            <w:kern w:val="2"/>
          </w:rPr>
          <w:t xml:space="preserve">The conversion </w:t>
        </w:r>
      </w:ins>
      <w:ins w:id="1478" w:author="Hong Deng [2]" w:date="2026-05-24T14:54:00Z" w16du:dateUtc="2026-05-24T06:54:00Z">
        <w:del w:id="1479" w:author="Hong Deng" w:date="2026-06-04T20:21:00Z" w16du:dateUtc="2026-06-04T12:21:00Z">
          <w:r w:rsidDel="002C1F3C">
            <w:rPr>
              <w:rFonts w:eastAsia="DengXian" w:hint="eastAsia"/>
              <w:kern w:val="2"/>
            </w:rPr>
            <w:delText xml:space="preserve"> </w:delText>
          </w:r>
        </w:del>
        <w:r>
          <w:rPr>
            <w:rFonts w:eastAsia="DengXian" w:hint="eastAsia"/>
            <w:kern w:val="2"/>
          </w:rPr>
          <w:t xml:space="preserve">described above </w:t>
        </w:r>
      </w:ins>
      <w:ins w:id="1480" w:author="Hong Deng" w:date="2026-06-04T20:21:00Z" w16du:dateUtc="2026-06-04T12:21:00Z">
        <w:r w:rsidR="002C1F3C">
          <w:rPr>
            <w:rFonts w:eastAsia="DengXian" w:hint="eastAsia"/>
            <w:kern w:val="2"/>
          </w:rPr>
          <w:t xml:space="preserve">is not automatic. </w:t>
        </w:r>
      </w:ins>
      <w:ins w:id="1481" w:author="Hong Deng" w:date="2026-06-05T18:36:00Z" w16du:dateUtc="2026-06-05T10:36:00Z">
        <w:r w:rsidR="00BD7B80">
          <w:rPr>
            <w:rFonts w:eastAsia="DengXian"/>
            <w:kern w:val="2"/>
          </w:rPr>
          <w:t xml:space="preserve">Although </w:t>
        </w:r>
      </w:ins>
      <w:ins w:id="1482" w:author="Hong Deng [2]" w:date="2026-05-24T14:55:00Z" w16du:dateUtc="2026-05-24T06:55:00Z">
        <w:del w:id="1483" w:author="Hong Deng" w:date="2026-06-04T20:23:00Z" w16du:dateUtc="2026-06-04T12:23:00Z">
          <w:r w:rsidDel="00C20188">
            <w:rPr>
              <w:rFonts w:eastAsia="DengXian" w:hint="eastAsia"/>
              <w:kern w:val="2"/>
            </w:rPr>
            <w:delText xml:space="preserve">arises </w:delText>
          </w:r>
        </w:del>
      </w:ins>
      <w:ins w:id="1484" w:author="Hong Deng [2]" w:date="2026-05-24T14:54:00Z" w16du:dateUtc="2026-05-24T06:54:00Z">
        <w:del w:id="1485" w:author="Hong Deng" w:date="2026-06-04T20:23:00Z" w16du:dateUtc="2026-06-04T12:23:00Z">
          <w:r w:rsidDel="00C20188">
            <w:rPr>
              <w:rFonts w:eastAsia="DengXian" w:hint="eastAsia"/>
              <w:kern w:val="2"/>
            </w:rPr>
            <w:delText>on the basis that error</w:delText>
          </w:r>
        </w:del>
      </w:ins>
      <w:ins w:id="1486" w:author="Hong Deng [2]" w:date="2026-05-24T14:55:00Z" w16du:dateUtc="2026-05-24T06:55:00Z">
        <w:del w:id="1487" w:author="Hong Deng" w:date="2026-06-04T20:23:00Z" w16du:dateUtc="2026-06-04T12:23:00Z">
          <w:r w:rsidDel="00C20188">
            <w:rPr>
              <w:rFonts w:eastAsia="DengXian" w:hint="eastAsia"/>
              <w:kern w:val="2"/>
            </w:rPr>
            <w:delText xml:space="preserve">s are cognitively processed into regulatory gains. </w:delText>
          </w:r>
          <w:r w:rsidDel="00C20188">
            <w:rPr>
              <w:rFonts w:eastAsia="DengXian"/>
              <w:kern w:val="2"/>
            </w:rPr>
            <w:delText>H</w:delText>
          </w:r>
          <w:r w:rsidDel="00C20188">
            <w:rPr>
              <w:rFonts w:eastAsia="DengXian" w:hint="eastAsia"/>
              <w:kern w:val="2"/>
            </w:rPr>
            <w:delText>owever</w:delText>
          </w:r>
          <w:r w:rsidDel="00C20188">
            <w:rPr>
              <w:rFonts w:eastAsia="DengXian"/>
              <w:kern w:val="2"/>
            </w:rPr>
            <w:delText>,</w:delText>
          </w:r>
          <w:r w:rsidDel="00C20188">
            <w:rPr>
              <w:rFonts w:eastAsia="DengXian" w:hint="eastAsia"/>
              <w:kern w:val="2"/>
            </w:rPr>
            <w:delText xml:space="preserve"> </w:delText>
          </w:r>
        </w:del>
      </w:ins>
      <w:ins w:id="1488" w:author="Hong Deng [2]" w:date="2026-05-24T14:56:00Z" w16du:dateUtc="2026-05-24T06:56:00Z">
        <w:del w:id="1489" w:author="Hong Deng" w:date="2026-06-04T20:23:00Z" w16du:dateUtc="2026-06-04T12:23:00Z">
          <w:r w:rsidDel="00C20188">
            <w:rPr>
              <w:rFonts w:eastAsia="DengXian" w:hint="eastAsia"/>
              <w:kern w:val="2"/>
            </w:rPr>
            <w:delText xml:space="preserve">how </w:delText>
          </w:r>
        </w:del>
      </w:ins>
      <w:ins w:id="1490" w:author="Hong Deng [2]" w:date="2026-05-24T14:55:00Z" w16du:dateUtc="2026-05-24T06:55:00Z">
        <w:del w:id="1491" w:author="Hong Deng" w:date="2026-06-04T20:23:00Z" w16du:dateUtc="2026-06-04T12:23:00Z">
          <w:r w:rsidDel="00C20188">
            <w:rPr>
              <w:rFonts w:eastAsia="DengXian" w:hint="eastAsia"/>
              <w:kern w:val="2"/>
            </w:rPr>
            <w:delText xml:space="preserve">fully that processing occurs is </w:delText>
          </w:r>
          <w:r w:rsidDel="00C20188">
            <w:rPr>
              <w:rFonts w:eastAsia="DengXian"/>
              <w:kern w:val="2"/>
            </w:rPr>
            <w:delText>itself</w:delText>
          </w:r>
          <w:r w:rsidDel="00C20188">
            <w:rPr>
              <w:rFonts w:eastAsia="DengXian" w:hint="eastAsia"/>
              <w:kern w:val="2"/>
            </w:rPr>
            <w:delText xml:space="preserve"> shaped by </w:delText>
          </w:r>
        </w:del>
      </w:ins>
      <w:ins w:id="1492" w:author="Hong Deng [2]" w:date="2026-05-24T14:58:00Z" w16du:dateUtc="2026-05-24T06:58:00Z">
        <w:del w:id="1493" w:author="Hong Deng" w:date="2026-06-04T20:23:00Z" w16du:dateUtc="2026-06-04T12:23:00Z">
          <w:r w:rsidDel="00C20188">
            <w:rPr>
              <w:rFonts w:eastAsia="DengXian"/>
              <w:kern w:val="2"/>
            </w:rPr>
            <w:delText xml:space="preserve">the </w:delText>
          </w:r>
        </w:del>
      </w:ins>
      <w:ins w:id="1494" w:author="Hong Deng [2]" w:date="2026-05-24T14:55:00Z" w16du:dateUtc="2026-05-24T06:55:00Z">
        <w:del w:id="1495" w:author="Hong Deng" w:date="2026-06-04T20:23:00Z" w16du:dateUtc="2026-06-04T12:23:00Z">
          <w:r w:rsidDel="00C20188">
            <w:rPr>
              <w:rFonts w:eastAsia="DengXian" w:hint="eastAsia"/>
              <w:kern w:val="2"/>
            </w:rPr>
            <w:delText>newcomers</w:delText>
          </w:r>
          <w:r w:rsidDel="00C20188">
            <w:rPr>
              <w:rFonts w:eastAsia="DengXian"/>
              <w:kern w:val="2"/>
            </w:rPr>
            <w:delText>’</w:delText>
          </w:r>
          <w:r w:rsidDel="00C20188">
            <w:rPr>
              <w:rFonts w:eastAsia="DengXian" w:hint="eastAsia"/>
              <w:kern w:val="2"/>
            </w:rPr>
            <w:delText xml:space="preserve"> </w:delText>
          </w:r>
        </w:del>
      </w:ins>
      <w:ins w:id="1496" w:author="Hong Deng [2]" w:date="2026-05-24T14:56:00Z" w16du:dateUtc="2026-05-24T06:56:00Z">
        <w:del w:id="1497" w:author="Hong Deng" w:date="2026-06-04T20:23:00Z" w16du:dateUtc="2026-06-04T12:23:00Z">
          <w:r w:rsidDel="00C20188">
            <w:rPr>
              <w:rFonts w:eastAsia="DengXian" w:hint="eastAsia"/>
              <w:kern w:val="2"/>
            </w:rPr>
            <w:delText xml:space="preserve">team error culture. </w:delText>
          </w:r>
        </w:del>
      </w:ins>
    </w:p>
    <w:p w14:paraId="2958BF09" w14:textId="6CE09BD7" w:rsidR="00E616EE" w:rsidDel="00C859AB" w:rsidRDefault="009C0C59" w:rsidP="00C2272C">
      <w:pPr>
        <w:snapToGrid w:val="0"/>
        <w:spacing w:line="480" w:lineRule="auto"/>
        <w:rPr>
          <w:del w:id="1498" w:author="Hong Deng" w:date="2026-06-05T18:42:00Z" w16du:dateUtc="2026-06-05T10:42:00Z"/>
          <w:rFonts w:eastAsia="DengXian"/>
          <w:kern w:val="2"/>
        </w:rPr>
      </w:pPr>
      <w:del w:id="1499" w:author="Hong Deng [2]" w:date="2026-05-24T14:56:00Z" w16du:dateUtc="2026-05-24T06:56:00Z">
        <w:r w:rsidDel="00E616EE">
          <w:rPr>
            <w:rFonts w:eastAsia="DengXian"/>
            <w:kern w:val="2"/>
          </w:rPr>
          <w:tab/>
          <w:delText xml:space="preserve">Although errors </w:delText>
        </w:r>
      </w:del>
      <w:del w:id="1500" w:author="Hong Deng [2]" w:date="2026-05-24T11:25:00Z" w16du:dateUtc="2026-05-24T03:25:00Z">
        <w:r w:rsidDel="00A410B5">
          <w:rPr>
            <w:rFonts w:eastAsia="DengXian"/>
            <w:kern w:val="2"/>
          </w:rPr>
          <w:delText xml:space="preserve">inherently </w:delText>
        </w:r>
      </w:del>
      <w:del w:id="1501" w:author="Hong Deng [2]" w:date="2026-05-24T14:56:00Z" w16du:dateUtc="2026-05-24T06:56:00Z">
        <w:r w:rsidDel="00E616EE">
          <w:rPr>
            <w:rFonts w:eastAsia="DengXian"/>
            <w:kern w:val="2"/>
          </w:rPr>
          <w:delText>offer valuable feedback</w:delText>
        </w:r>
      </w:del>
      <w:del w:id="1502" w:author="Hong Deng [2]" w:date="2026-05-24T11:25:00Z" w16du:dateUtc="2026-05-24T03:25:00Z">
        <w:r w:rsidDel="00A410B5">
          <w:rPr>
            <w:rFonts w:eastAsia="DengXian"/>
            <w:kern w:val="2"/>
          </w:rPr>
          <w:delText xml:space="preserve"> and learning opportunities</w:delText>
        </w:r>
      </w:del>
      <w:del w:id="1503" w:author="Hong Deng [2]" w:date="2026-05-24T14:56:00Z" w16du:dateUtc="2026-05-24T06:56:00Z">
        <w:r w:rsidDel="00E616EE">
          <w:rPr>
            <w:rFonts w:eastAsia="DengXian"/>
            <w:kern w:val="2"/>
          </w:rPr>
          <w:delText>, a</w:delText>
        </w:r>
      </w:del>
      <w:ins w:id="1504" w:author="Hong Deng [2]" w:date="2026-05-24T14:56:00Z" w16du:dateUtc="2026-05-24T06:56:00Z">
        <w:del w:id="1505" w:author="Hong Deng" w:date="2026-06-05T18:36:00Z" w16du:dateUtc="2026-06-05T10:36:00Z">
          <w:r w:rsidR="00E616EE" w:rsidDel="00BD7B80">
            <w:rPr>
              <w:rFonts w:eastAsia="DengXian" w:hint="eastAsia"/>
              <w:kern w:val="2"/>
            </w:rPr>
            <w:delText>A</w:delText>
          </w:r>
        </w:del>
      </w:ins>
      <w:ins w:id="1506" w:author="Hong Deng" w:date="2026-06-05T18:36:00Z" w16du:dateUtc="2026-06-05T10:36:00Z">
        <w:r w:rsidR="00BD7B80">
          <w:rPr>
            <w:rFonts w:eastAsia="DengXian"/>
            <w:kern w:val="2"/>
          </w:rPr>
          <w:t>a</w:t>
        </w:r>
      </w:ins>
      <w:r>
        <w:rPr>
          <w:rFonts w:eastAsia="DengXian"/>
          <w:kern w:val="2"/>
        </w:rPr>
        <w:t>ction regulation theory</w:t>
      </w:r>
      <w:ins w:id="1507" w:author="Hong Deng" w:date="2026-06-05T18:36:00Z" w16du:dateUtc="2026-06-05T10:36:00Z">
        <w:r w:rsidR="00BD7B80">
          <w:rPr>
            <w:rFonts w:eastAsia="DengXian"/>
            <w:kern w:val="2"/>
          </w:rPr>
          <w:t xml:space="preserve"> sugges</w:t>
        </w:r>
      </w:ins>
      <w:ins w:id="1508" w:author="Hong Deng" w:date="2026-06-05T18:37:00Z" w16du:dateUtc="2026-06-05T10:37:00Z">
        <w:r w:rsidR="00BD7B80">
          <w:rPr>
            <w:rFonts w:eastAsia="DengXian"/>
            <w:kern w:val="2"/>
          </w:rPr>
          <w:t>ts that errors can trigger higher-order cognitive regulation</w:t>
        </w:r>
        <w:r w:rsidR="00050441">
          <w:rPr>
            <w:rFonts w:eastAsia="DengXian"/>
            <w:kern w:val="2"/>
          </w:rPr>
          <w:t xml:space="preserve">, whether this occurs depends on how newcomers’ attention is directed after an error </w:t>
        </w:r>
      </w:ins>
      <w:del w:id="1509" w:author="Hong Deng" w:date="2026-06-05T18:37:00Z" w16du:dateUtc="2026-06-05T10:37:00Z">
        <w:r w:rsidDel="00050441">
          <w:rPr>
            <w:rFonts w:eastAsia="DengXian"/>
            <w:kern w:val="2"/>
          </w:rPr>
          <w:delText xml:space="preserve"> underscores </w:delText>
        </w:r>
      </w:del>
      <w:ins w:id="1510" w:author="Hong Deng [2]" w:date="2026-05-24T14:56:00Z" w16du:dateUtc="2026-05-24T06:56:00Z">
        <w:del w:id="1511" w:author="Hong Deng" w:date="2026-06-05T18:37:00Z" w16du:dateUtc="2026-06-05T10:37:00Z">
          <w:r w:rsidR="00E616EE" w:rsidDel="00050441">
            <w:rPr>
              <w:rFonts w:eastAsia="DengXian" w:hint="eastAsia"/>
              <w:kern w:val="2"/>
            </w:rPr>
            <w:delText>the</w:delText>
          </w:r>
        </w:del>
      </w:ins>
      <w:del w:id="1512" w:author="Hong Deng" w:date="2026-06-05T18:37:00Z" w16du:dateUtc="2026-06-05T10:37:00Z">
        <w:r w:rsidDel="00050441">
          <w:rPr>
            <w:rFonts w:eastAsia="DengXian"/>
            <w:kern w:val="2"/>
          </w:rPr>
          <w:delText>their dual nature</w:delText>
        </w:r>
      </w:del>
      <w:ins w:id="1513" w:author="Hong Deng [2]" w:date="2026-05-24T14:56:00Z" w16du:dateUtc="2026-05-24T06:56:00Z">
        <w:del w:id="1514" w:author="Hong Deng" w:date="2026-06-05T18:37:00Z" w16du:dateUtc="2026-06-05T10:37:00Z">
          <w:r w:rsidR="00E616EE" w:rsidDel="00050441">
            <w:rPr>
              <w:rFonts w:eastAsia="DengXian" w:hint="eastAsia"/>
              <w:kern w:val="2"/>
            </w:rPr>
            <w:delText xml:space="preserve"> of error</w:delText>
          </w:r>
        </w:del>
      </w:ins>
      <w:ins w:id="1515" w:author="Hong Deng [2]" w:date="2026-05-24T14:57:00Z" w16du:dateUtc="2026-05-24T06:57:00Z">
        <w:del w:id="1516" w:author="Hong Deng" w:date="2026-06-05T18:37:00Z" w16du:dateUtc="2026-06-05T10:37:00Z">
          <w:r w:rsidR="00E616EE" w:rsidDel="00050441">
            <w:rPr>
              <w:rFonts w:eastAsia="DengXian" w:hint="eastAsia"/>
              <w:kern w:val="2"/>
            </w:rPr>
            <w:delText>s</w:delText>
          </w:r>
        </w:del>
      </w:ins>
      <w:del w:id="1517" w:author="Hong Deng" w:date="2026-06-05T18:37:00Z" w16du:dateUtc="2026-06-05T10:37:00Z">
        <w:r w:rsidDel="00050441">
          <w:rPr>
            <w:rFonts w:eastAsia="DengXian"/>
            <w:kern w:val="2"/>
          </w:rPr>
          <w:delText xml:space="preserve">: </w:delText>
        </w:r>
      </w:del>
      <w:ins w:id="1518" w:author="Hong Deng [2]" w:date="2026-05-24T11:26:00Z" w16du:dateUtc="2026-05-24T03:26:00Z">
        <w:del w:id="1519" w:author="Hong Deng" w:date="2026-06-05T18:37:00Z" w16du:dateUtc="2026-06-05T10:37:00Z">
          <w:r w:rsidR="00A410B5" w:rsidDel="00050441">
            <w:rPr>
              <w:rFonts w:eastAsia="DengXian"/>
              <w:kern w:val="2"/>
            </w:rPr>
            <w:delText>an error is at once an opportunity to learn and</w:delText>
          </w:r>
        </w:del>
      </w:ins>
      <w:del w:id="1520" w:author="Hong Deng" w:date="2026-06-05T18:37:00Z" w16du:dateUtc="2026-06-05T10:37:00Z">
        <w:r w:rsidDel="00050441">
          <w:rPr>
            <w:rFonts w:eastAsia="DengXian"/>
            <w:kern w:val="2"/>
          </w:rPr>
          <w:delText xml:space="preserve">they can simultaneously pose a threat to one’s sense of self-adequacy </w:delText>
        </w:r>
      </w:del>
      <w:r>
        <w:rPr>
          <w:rFonts w:eastAsia="DengXian"/>
          <w:kern w:val="2"/>
        </w:rPr>
        <w:fldChar w:fldCharType="begin"/>
      </w:r>
      <w:r>
        <w:rPr>
          <w:rFonts w:eastAsia="DengXian"/>
          <w:kern w:val="2"/>
        </w:rPr>
        <w:instrText xml:space="preserve"> ADDIN EN.CITE &lt;EndNote&gt;&lt;Cite&gt;&lt;Author&gt;Zacher&lt;/Author&gt;&lt;Year&gt;2018&lt;/Year&gt;&lt;RecNum&gt;33&lt;/RecNum&gt;&lt;DisplayText&gt;(Zacher and Frese 2018)&lt;/DisplayText&gt;&lt;record&gt;&lt;rec-number&gt;33&lt;/rec-number&gt;&lt;foreign-keys&gt;&lt;key app="EN" db-id="dtfvx5dd9wzs0re0zrmve9tj9p5fwat5spas" timestamp="1711620011"&gt;33&lt;/key&gt;&lt;/foreign-keys&gt;&lt;ref-type name="Journal Article"&gt;17&lt;/ref-type&gt;&lt;contributors&gt;&lt;authors&gt;&lt;author&gt;Zacher, Hannes&lt;/author&gt;&lt;author&gt;Frese, Michael&lt;/author&gt;&lt;/authors&gt;&lt;/contributors&gt;&lt;titles&gt;&lt;title&gt;Action regulation theory: Foundations, current knowledge, and future directions&lt;/title&gt;&lt;secondary-title&gt;The SAGE handbook of industrial, work and organizational psychology&lt;/secondary-title&gt;&lt;/titles&gt;&lt;periodical&gt;&lt;full-title&gt;The SAGE handbook of industrial, work and organizational psychology&lt;/full-title&gt;&lt;/periodical&gt;&lt;pages&gt;80-102&lt;/pages&gt;&lt;volume&gt;2&lt;/volume&gt;&lt;dates&gt;&lt;year&gt;2018&lt;/year&gt;&lt;/dates&gt;&lt;urls&gt;&lt;/urls&gt;&lt;/record&gt;&lt;/Cite&gt;&lt;/EndNote&gt;</w:instrText>
      </w:r>
      <w:r>
        <w:rPr>
          <w:rFonts w:eastAsia="DengXian"/>
          <w:kern w:val="2"/>
        </w:rPr>
        <w:fldChar w:fldCharType="separate"/>
      </w:r>
      <w:r>
        <w:rPr>
          <w:rFonts w:eastAsia="DengXian"/>
          <w:kern w:val="2"/>
        </w:rPr>
        <w:t>(Zacher and Frese 2018)</w:t>
      </w:r>
      <w:r>
        <w:rPr>
          <w:rFonts w:eastAsia="DengXian"/>
          <w:kern w:val="2"/>
        </w:rPr>
        <w:fldChar w:fldCharType="end"/>
      </w:r>
      <w:ins w:id="1521" w:author="Hong Deng" w:date="2026-06-05T18:37:00Z" w16du:dateUtc="2026-06-05T10:37:00Z">
        <w:r w:rsidR="00050441">
          <w:rPr>
            <w:rFonts w:eastAsia="DengXian"/>
            <w:kern w:val="2"/>
          </w:rPr>
          <w:t>.</w:t>
        </w:r>
      </w:ins>
      <w:ins w:id="1522" w:author="Hong Deng" w:date="2026-06-05T18:38:00Z" w16du:dateUtc="2026-06-05T10:38:00Z">
        <w:r w:rsidR="00106A35">
          <w:rPr>
            <w:rFonts w:eastAsia="DengXian"/>
            <w:kern w:val="2"/>
          </w:rPr>
          <w:t xml:space="preserve"> Errors are cognitively ambiguous and self-relevant events</w:t>
        </w:r>
        <w:r w:rsidR="00E329FC">
          <w:rPr>
            <w:rFonts w:eastAsia="DengXian"/>
            <w:kern w:val="2"/>
          </w:rPr>
          <w:t>. They can be treated as information about a flawed action sequence and therefore</w:t>
        </w:r>
      </w:ins>
      <w:ins w:id="1523" w:author="Hong Deng" w:date="2026-06-05T18:40:00Z" w16du:dateUtc="2026-06-05T10:40:00Z">
        <w:r w:rsidR="00200340">
          <w:rPr>
            <w:rFonts w:eastAsia="DengXian"/>
            <w:kern w:val="2"/>
          </w:rPr>
          <w:t xml:space="preserve"> an opportunity to learn</w:t>
        </w:r>
      </w:ins>
      <w:ins w:id="1524" w:author="Hong Deng" w:date="2026-06-05T18:39:00Z" w16du:dateUtc="2026-06-05T10:39:00Z">
        <w:r w:rsidR="009F4E22">
          <w:rPr>
            <w:rFonts w:eastAsia="DengXian"/>
            <w:kern w:val="2"/>
          </w:rPr>
          <w:t>, or as evidence of personal in</w:t>
        </w:r>
      </w:ins>
      <w:ins w:id="1525" w:author="Hong Deng" w:date="2026-06-05T18:37:00Z" w16du:dateUtc="2026-06-05T10:37:00Z">
        <w:r w:rsidR="00050441">
          <w:rPr>
            <w:rFonts w:eastAsia="DengXian"/>
            <w:kern w:val="2"/>
          </w:rPr>
          <w:t>adequacy</w:t>
        </w:r>
      </w:ins>
      <w:ins w:id="1526" w:author="Hong Deng" w:date="2026-06-05T18:39:00Z" w16du:dateUtc="2026-06-05T10:39:00Z">
        <w:r w:rsidR="00200340">
          <w:rPr>
            <w:rFonts w:eastAsia="DengXian"/>
            <w:kern w:val="2"/>
          </w:rPr>
          <w:t xml:space="preserve">. </w:t>
        </w:r>
      </w:ins>
      <w:del w:id="1527" w:author="Hong Deng" w:date="2026-06-04T20:24:00Z" w16du:dateUtc="2026-06-04T12:24:00Z">
        <w:r w:rsidDel="00B96AC8">
          <w:rPr>
            <w:rFonts w:eastAsia="DengXian"/>
            <w:kern w:val="2"/>
          </w:rPr>
          <w:delText>. T</w:delText>
        </w:r>
      </w:del>
      <w:del w:id="1528" w:author="Hong Deng" w:date="2026-06-05T18:40:00Z" w16du:dateUtc="2026-06-05T10:40:00Z">
        <w:r w:rsidDel="00200340">
          <w:rPr>
            <w:rFonts w:eastAsia="DengXian"/>
            <w:kern w:val="2"/>
          </w:rPr>
          <w:delText>his duality creates a critical attentional fork</w:delText>
        </w:r>
      </w:del>
      <w:ins w:id="1529" w:author="Hong Deng [2]" w:date="2026-05-24T14:59:00Z" w16du:dateUtc="2026-05-24T06:59:00Z">
        <w:del w:id="1530" w:author="Hong Deng" w:date="2026-06-05T18:40:00Z" w16du:dateUtc="2026-06-05T10:40:00Z">
          <w:r w:rsidR="00E616EE" w:rsidDel="00200340">
            <w:rPr>
              <w:rFonts w:eastAsia="DengXian" w:hint="eastAsia"/>
              <w:kern w:val="2"/>
            </w:rPr>
            <w:delText xml:space="preserve">. </w:delText>
          </w:r>
        </w:del>
      </w:ins>
      <w:del w:id="1531" w:author="Hong Deng [2]" w:date="2026-05-24T14:59:00Z" w16du:dateUtc="2026-05-24T06:59:00Z">
        <w:r w:rsidDel="00E616EE">
          <w:rPr>
            <w:rFonts w:eastAsia="DengXian"/>
            <w:kern w:val="2"/>
          </w:rPr>
          <w:delText>, where</w:delText>
        </w:r>
      </w:del>
      <w:ins w:id="1532" w:author="Hong Deng [2]" w:date="2026-05-24T14:59:00Z" w16du:dateUtc="2026-05-24T06:59:00Z">
        <w:r w:rsidR="00E616EE">
          <w:rPr>
            <w:rFonts w:eastAsia="DengXian" w:hint="eastAsia"/>
            <w:kern w:val="2"/>
          </w:rPr>
          <w:t>A</w:t>
        </w:r>
      </w:ins>
      <w:ins w:id="1533" w:author="Hong Deng [2]" w:date="2026-05-24T11:32:00Z" w16du:dateUtc="2026-05-24T03:32:00Z">
        <w:r w:rsidR="00E019E7">
          <w:rPr>
            <w:rFonts w:eastAsia="DengXian" w:hint="eastAsia"/>
            <w:kern w:val="2"/>
          </w:rPr>
          <w:t xml:space="preserve"> newcomer</w:t>
        </w:r>
        <w:r w:rsidR="00E019E7">
          <w:rPr>
            <w:rFonts w:eastAsia="DengXian"/>
            <w:kern w:val="2"/>
          </w:rPr>
          <w:t>’</w:t>
        </w:r>
        <w:r w:rsidR="00E019E7">
          <w:rPr>
            <w:rFonts w:eastAsia="DengXian" w:hint="eastAsia"/>
            <w:kern w:val="2"/>
          </w:rPr>
          <w:t>s</w:t>
        </w:r>
      </w:ins>
      <w:r>
        <w:rPr>
          <w:rFonts w:eastAsia="DengXian"/>
          <w:kern w:val="2"/>
        </w:rPr>
        <w:t xml:space="preserve"> cognitive resources </w:t>
      </w:r>
      <w:del w:id="1534" w:author="Hong Deng [2]" w:date="2026-05-24T11:32:00Z" w16du:dateUtc="2026-05-24T03:32:00Z">
        <w:r w:rsidDel="00E019E7">
          <w:rPr>
            <w:rFonts w:eastAsia="DengXian"/>
            <w:kern w:val="2"/>
          </w:rPr>
          <w:delText xml:space="preserve">are </w:delText>
        </w:r>
      </w:del>
      <w:ins w:id="1535" w:author="Hong Deng [2]" w:date="2026-05-24T11:32:00Z" w16du:dateUtc="2026-05-24T03:32:00Z">
        <w:r w:rsidR="00E019E7">
          <w:rPr>
            <w:rFonts w:eastAsia="DengXian" w:hint="eastAsia"/>
            <w:kern w:val="2"/>
          </w:rPr>
          <w:t>can be</w:t>
        </w:r>
        <w:r w:rsidR="00E019E7">
          <w:rPr>
            <w:rFonts w:eastAsia="DengXian"/>
            <w:kern w:val="2"/>
          </w:rPr>
          <w:t xml:space="preserve"> </w:t>
        </w:r>
      </w:ins>
      <w:r>
        <w:rPr>
          <w:rFonts w:eastAsia="DengXian"/>
          <w:kern w:val="2"/>
        </w:rPr>
        <w:t xml:space="preserve">directed toward </w:t>
      </w:r>
      <w:ins w:id="1536" w:author="Hong Deng [2]" w:date="2026-05-24T11:32:00Z" w16du:dateUtc="2026-05-24T03:32:00Z">
        <w:r w:rsidR="00E019E7">
          <w:rPr>
            <w:rFonts w:eastAsia="DengXian" w:hint="eastAsia"/>
            <w:kern w:val="2"/>
          </w:rPr>
          <w:t>the error itself</w:t>
        </w:r>
      </w:ins>
      <w:ins w:id="1537" w:author="Hong Deng" w:date="2026-06-05T18:41:00Z" w16du:dateUtc="2026-06-05T10:41:00Z">
        <w:r w:rsidR="00E35CDB">
          <w:rPr>
            <w:rFonts w:eastAsia="DengXian"/>
            <w:kern w:val="2"/>
          </w:rPr>
          <w:t xml:space="preserve"> to </w:t>
        </w:r>
      </w:ins>
      <w:ins w:id="1538" w:author="Hong Deng" w:date="2026-06-06T14:13:00Z" w16du:dateUtc="2026-06-06T06:13:00Z">
        <w:r w:rsidR="007854D8">
          <w:rPr>
            <w:rFonts w:eastAsia="DengXian"/>
            <w:kern w:val="2"/>
          </w:rPr>
          <w:t>trigger</w:t>
        </w:r>
      </w:ins>
      <w:ins w:id="1539" w:author="Hong Deng" w:date="2026-06-05T18:41:00Z" w16du:dateUtc="2026-06-05T10:41:00Z">
        <w:r w:rsidR="00E35CDB">
          <w:rPr>
            <w:rFonts w:eastAsia="DengXian"/>
            <w:kern w:val="2"/>
          </w:rPr>
          <w:t xml:space="preserve"> </w:t>
        </w:r>
        <w:r w:rsidR="00E35CDB">
          <w:rPr>
            <w:rFonts w:eastAsia="DengXian"/>
            <w:kern w:val="2"/>
          </w:rPr>
          <w:lastRenderedPageBreak/>
          <w:t xml:space="preserve">the </w:t>
        </w:r>
        <w:r w:rsidR="00B024B4">
          <w:rPr>
            <w:rFonts w:eastAsia="DengXian"/>
            <w:kern w:val="2"/>
          </w:rPr>
          <w:t>developmental process</w:t>
        </w:r>
      </w:ins>
      <w:ins w:id="1540" w:author="Hong Deng" w:date="2026-06-05T18:40:00Z" w16du:dateUtc="2026-06-05T10:40:00Z">
        <w:r w:rsidR="00D135CE">
          <w:rPr>
            <w:rFonts w:eastAsia="DengXian"/>
            <w:kern w:val="2"/>
          </w:rPr>
          <w:t>,</w:t>
        </w:r>
      </w:ins>
      <w:ins w:id="1541" w:author="Hong Deng [2]" w:date="2026-05-24T11:32:00Z" w16du:dateUtc="2026-05-24T03:32:00Z">
        <w:del w:id="1542" w:author="Hong Deng" w:date="2026-06-05T18:40:00Z" w16du:dateUtc="2026-06-05T10:40:00Z">
          <w:r w:rsidR="00E019E7" w:rsidDel="00D135CE">
            <w:rPr>
              <w:rFonts w:eastAsia="DengXian" w:hint="eastAsia"/>
              <w:kern w:val="2"/>
            </w:rPr>
            <w:delText xml:space="preserve"> </w:delText>
          </w:r>
        </w:del>
      </w:ins>
      <w:ins w:id="1543" w:author="Hong Deng [2]" w:date="2026-05-24T11:33:00Z" w16du:dateUtc="2026-05-24T03:33:00Z">
        <w:del w:id="1544" w:author="Hong Deng" w:date="2026-06-05T18:40:00Z" w16du:dateUtc="2026-06-05T10:40:00Z">
          <w:r w:rsidR="00E019E7" w:rsidDel="00D135CE">
            <w:rPr>
              <w:rFonts w:eastAsia="DengXian"/>
              <w:kern w:val="2"/>
            </w:rPr>
            <w:delText>–</w:delText>
          </w:r>
        </w:del>
      </w:ins>
      <w:ins w:id="1545" w:author="Hong Deng [2]" w:date="2026-05-24T11:32:00Z" w16du:dateUtc="2026-05-24T03:32:00Z">
        <w:r w:rsidR="00E019E7">
          <w:rPr>
            <w:rFonts w:eastAsia="DengXian" w:hint="eastAsia"/>
            <w:kern w:val="2"/>
          </w:rPr>
          <w:t xml:space="preserve"> </w:t>
        </w:r>
      </w:ins>
      <w:ins w:id="1546" w:author="Hong Deng [2]" w:date="2026-05-24T11:33:00Z" w16du:dateUtc="2026-05-24T03:33:00Z">
        <w:r w:rsidR="00E019E7">
          <w:rPr>
            <w:rFonts w:eastAsia="DengXian" w:hint="eastAsia"/>
            <w:kern w:val="2"/>
          </w:rPr>
          <w:t>diagnos</w:t>
        </w:r>
      </w:ins>
      <w:ins w:id="1547" w:author="Hong Deng" w:date="2026-06-06T14:13:00Z" w16du:dateUtc="2026-06-06T06:13:00Z">
        <w:r w:rsidR="0001115D">
          <w:rPr>
            <w:rFonts w:eastAsia="DengXian"/>
            <w:kern w:val="2"/>
          </w:rPr>
          <w:t>e</w:t>
        </w:r>
      </w:ins>
      <w:ins w:id="1548" w:author="Hong Deng [2]" w:date="2026-05-24T11:33:00Z" w16du:dateUtc="2026-05-24T03:33:00Z">
        <w:del w:id="1549" w:author="Hong Deng" w:date="2026-06-06T14:13:00Z" w16du:dateUtc="2026-06-06T06:13:00Z">
          <w:r w:rsidR="00E019E7" w:rsidDel="0001115D">
            <w:rPr>
              <w:rFonts w:eastAsia="DengXian" w:hint="eastAsia"/>
              <w:kern w:val="2"/>
            </w:rPr>
            <w:delText>ing</w:delText>
          </w:r>
        </w:del>
        <w:r w:rsidR="00E019E7">
          <w:rPr>
            <w:rFonts w:eastAsia="DengXian" w:hint="eastAsia"/>
            <w:kern w:val="2"/>
          </w:rPr>
          <w:t xml:space="preserve"> the </w:t>
        </w:r>
        <w:r w:rsidR="00E019E7">
          <w:rPr>
            <w:rFonts w:eastAsia="DengXian"/>
            <w:kern w:val="2"/>
          </w:rPr>
          <w:t>source</w:t>
        </w:r>
        <w:r w:rsidR="00E019E7">
          <w:rPr>
            <w:rFonts w:eastAsia="DengXian" w:hint="eastAsia"/>
            <w:kern w:val="2"/>
          </w:rPr>
          <w:t xml:space="preserve"> of the deviation, interrogat</w:t>
        </w:r>
      </w:ins>
      <w:ins w:id="1550" w:author="Hong Deng" w:date="2026-06-06T14:13:00Z" w16du:dateUtc="2026-06-06T06:13:00Z">
        <w:r w:rsidR="0001115D">
          <w:rPr>
            <w:rFonts w:eastAsia="DengXian"/>
            <w:kern w:val="2"/>
          </w:rPr>
          <w:t>e</w:t>
        </w:r>
      </w:ins>
      <w:ins w:id="1551" w:author="Hong Deng [2]" w:date="2026-05-24T11:33:00Z" w16du:dateUtc="2026-05-24T03:33:00Z">
        <w:del w:id="1552" w:author="Hong Deng" w:date="2026-06-06T14:13:00Z" w16du:dateUtc="2026-06-06T06:13:00Z">
          <w:r w:rsidR="00E019E7" w:rsidDel="0001115D">
            <w:rPr>
              <w:rFonts w:eastAsia="DengXian" w:hint="eastAsia"/>
              <w:kern w:val="2"/>
            </w:rPr>
            <w:delText>ing</w:delText>
          </w:r>
        </w:del>
        <w:r w:rsidR="00E019E7">
          <w:rPr>
            <w:rFonts w:eastAsia="DengXian" w:hint="eastAsia"/>
            <w:kern w:val="2"/>
          </w:rPr>
          <w:t xml:space="preserve"> the assumptions that produced it, and </w:t>
        </w:r>
        <w:r w:rsidR="00E019E7">
          <w:rPr>
            <w:rFonts w:eastAsia="DengXian"/>
            <w:kern w:val="2"/>
          </w:rPr>
          <w:t>restructur</w:t>
        </w:r>
      </w:ins>
      <w:ins w:id="1553" w:author="Hong Deng" w:date="2026-06-06T14:13:00Z" w16du:dateUtc="2026-06-06T06:13:00Z">
        <w:r w:rsidR="0001115D">
          <w:rPr>
            <w:rFonts w:eastAsia="DengXian"/>
            <w:kern w:val="2"/>
          </w:rPr>
          <w:t>es</w:t>
        </w:r>
      </w:ins>
      <w:ins w:id="1554" w:author="Hong Deng [2]" w:date="2026-05-24T11:33:00Z" w16du:dateUtc="2026-05-24T03:33:00Z">
        <w:del w:id="1555" w:author="Hong Deng" w:date="2026-06-06T14:13:00Z" w16du:dateUtc="2026-06-06T06:13:00Z">
          <w:r w:rsidR="00E019E7" w:rsidDel="0001115D">
            <w:rPr>
              <w:rFonts w:eastAsia="DengXian"/>
              <w:kern w:val="2"/>
            </w:rPr>
            <w:delText>ing</w:delText>
          </w:r>
        </w:del>
        <w:r w:rsidR="00E019E7">
          <w:rPr>
            <w:rFonts w:eastAsia="DengXian"/>
            <w:kern w:val="2"/>
          </w:rPr>
          <w:t xml:space="preserve"> the action sequence accordingly</w:t>
        </w:r>
      </w:ins>
      <w:ins w:id="1556" w:author="Hong Deng [2]" w:date="2026-05-24T13:30:00Z" w16du:dateUtc="2026-05-24T05:30:00Z">
        <w:del w:id="1557" w:author="Hong Deng" w:date="2026-06-05T18:41:00Z" w16du:dateUtc="2026-06-05T10:41:00Z">
          <w:r w:rsidR="00E803E0" w:rsidDel="00B024B4">
            <w:rPr>
              <w:rFonts w:eastAsia="DengXian"/>
              <w:kern w:val="2"/>
            </w:rPr>
            <w:delText>,</w:delText>
          </w:r>
        </w:del>
      </w:ins>
      <w:ins w:id="1558" w:author="Hong Deng [2]" w:date="2026-05-24T11:33:00Z" w16du:dateUtc="2026-05-24T03:33:00Z">
        <w:del w:id="1559" w:author="Hong Deng" w:date="2026-06-05T18:41:00Z" w16du:dateUtc="2026-06-05T10:41:00Z">
          <w:r w:rsidR="00E019E7" w:rsidDel="00B024B4">
            <w:rPr>
              <w:rFonts w:eastAsia="DengXian" w:hint="eastAsia"/>
              <w:kern w:val="2"/>
            </w:rPr>
            <w:delText xml:space="preserve"> the higher-order processing through which er</w:delText>
          </w:r>
        </w:del>
      </w:ins>
      <w:ins w:id="1560" w:author="Hong Deng [2]" w:date="2026-05-24T11:34:00Z" w16du:dateUtc="2026-05-24T03:34:00Z">
        <w:del w:id="1561" w:author="Hong Deng" w:date="2026-06-05T18:41:00Z" w16du:dateUtc="2026-06-05T10:41:00Z">
          <w:r w:rsidR="00E019E7" w:rsidDel="00B024B4">
            <w:rPr>
              <w:rFonts w:eastAsia="DengXian" w:hint="eastAsia"/>
              <w:kern w:val="2"/>
            </w:rPr>
            <w:delText>rors become developmental</w:delText>
          </w:r>
        </w:del>
        <w:r w:rsidR="00E019E7">
          <w:rPr>
            <w:rFonts w:eastAsia="DengXian" w:hint="eastAsia"/>
            <w:kern w:val="2"/>
          </w:rPr>
          <w:t xml:space="preserve">. </w:t>
        </w:r>
        <w:r w:rsidR="00E019E7">
          <w:rPr>
            <w:rFonts w:eastAsia="DengXian"/>
            <w:kern w:val="2"/>
          </w:rPr>
          <w:t>A</w:t>
        </w:r>
        <w:r w:rsidR="00E019E7">
          <w:rPr>
            <w:rFonts w:eastAsia="DengXian" w:hint="eastAsia"/>
            <w:kern w:val="2"/>
          </w:rPr>
          <w:t xml:space="preserve">lternatively, those resources can be consumed by </w:t>
        </w:r>
      </w:ins>
      <w:del w:id="1562" w:author="Hong Deng [2]" w:date="2026-05-24T11:33:00Z" w16du:dateUtc="2026-05-24T03:33:00Z">
        <w:r w:rsidDel="00E019E7">
          <w:rPr>
            <w:rFonts w:eastAsia="DengXian"/>
            <w:kern w:val="2"/>
          </w:rPr>
          <w:delText>analyzing</w:delText>
        </w:r>
      </w:del>
      <w:del w:id="1563" w:author="Hong Deng [2]" w:date="2026-05-24T11:34:00Z" w16du:dateUtc="2026-05-24T03:34:00Z">
        <w:r w:rsidDel="00E019E7">
          <w:rPr>
            <w:rFonts w:eastAsia="DengXian"/>
            <w:kern w:val="2"/>
          </w:rPr>
          <w:delText xml:space="preserve"> and learning from the errors or consumed by </w:delText>
        </w:r>
      </w:del>
      <w:r>
        <w:rPr>
          <w:rFonts w:eastAsia="DengXian"/>
          <w:kern w:val="2"/>
        </w:rPr>
        <w:t xml:space="preserve">self-conscious concerns </w:t>
      </w:r>
      <w:del w:id="1564" w:author="Hong Deng [2]" w:date="2026-05-24T11:34:00Z" w16du:dateUtc="2026-05-24T03:34:00Z">
        <w:r w:rsidDel="00E019E7">
          <w:rPr>
            <w:rFonts w:eastAsia="DengXian"/>
            <w:kern w:val="2"/>
          </w:rPr>
          <w:delText xml:space="preserve">about </w:delText>
        </w:r>
      </w:del>
      <w:ins w:id="1565" w:author="Hong Deng [2]" w:date="2026-05-24T11:34:00Z" w16du:dateUtc="2026-05-24T03:34:00Z">
        <w:r w:rsidR="00E019E7">
          <w:rPr>
            <w:rFonts w:eastAsia="DengXian" w:hint="eastAsia"/>
            <w:kern w:val="2"/>
          </w:rPr>
          <w:t>over the error</w:t>
        </w:r>
        <w:r w:rsidR="00E019E7">
          <w:rPr>
            <w:rFonts w:eastAsia="DengXian"/>
            <w:kern w:val="2"/>
          </w:rPr>
          <w:t>’</w:t>
        </w:r>
        <w:r w:rsidR="00E019E7">
          <w:rPr>
            <w:rFonts w:eastAsia="DengXian" w:hint="eastAsia"/>
            <w:kern w:val="2"/>
          </w:rPr>
          <w:t>s implications for one</w:t>
        </w:r>
        <w:r w:rsidR="00E019E7">
          <w:rPr>
            <w:rFonts w:eastAsia="DengXian"/>
            <w:kern w:val="2"/>
          </w:rPr>
          <w:t>’</w:t>
        </w:r>
        <w:r w:rsidR="00E019E7">
          <w:rPr>
            <w:rFonts w:eastAsia="DengXian" w:hint="eastAsia"/>
            <w:kern w:val="2"/>
          </w:rPr>
          <w:t>s</w:t>
        </w:r>
        <w:r w:rsidR="00E019E7">
          <w:rPr>
            <w:rFonts w:eastAsia="DengXian"/>
            <w:kern w:val="2"/>
          </w:rPr>
          <w:t xml:space="preserve"> </w:t>
        </w:r>
      </w:ins>
      <w:r>
        <w:rPr>
          <w:rFonts w:eastAsia="DengXian"/>
          <w:kern w:val="2"/>
        </w:rPr>
        <w:t>adequacy</w:t>
      </w:r>
      <w:del w:id="1566" w:author="Hong Deng [2]" w:date="2026-05-24T11:42:00Z" w16du:dateUtc="2026-05-24T03:42:00Z">
        <w:r w:rsidDel="000A44CA">
          <w:rPr>
            <w:rFonts w:eastAsia="DengXian"/>
            <w:kern w:val="2"/>
          </w:rPr>
          <w:delText xml:space="preserve"> and image</w:delText>
        </w:r>
      </w:del>
      <w:ins w:id="1567" w:author="Hong Deng [2]" w:date="2026-05-24T11:35:00Z" w16du:dateUtc="2026-05-24T03:35:00Z">
        <w:r w:rsidR="00E019E7">
          <w:rPr>
            <w:rFonts w:eastAsia="DengXian" w:hint="eastAsia"/>
            <w:kern w:val="2"/>
          </w:rPr>
          <w:t xml:space="preserve">, </w:t>
        </w:r>
        <w:del w:id="1568" w:author="Hong Deng" w:date="2026-06-05T18:41:00Z" w16du:dateUtc="2026-06-05T10:41:00Z">
          <w:r w:rsidR="00E019E7" w:rsidDel="00B024B4">
            <w:rPr>
              <w:rFonts w:eastAsia="DengXian" w:hint="eastAsia"/>
              <w:kern w:val="2"/>
            </w:rPr>
            <w:delText xml:space="preserve">a preoccupation that </w:delText>
          </w:r>
        </w:del>
        <w:r w:rsidR="00E019E7">
          <w:rPr>
            <w:rFonts w:eastAsia="DengXian" w:hint="eastAsia"/>
            <w:kern w:val="2"/>
          </w:rPr>
          <w:t>crowd</w:t>
        </w:r>
        <w:del w:id="1569" w:author="Hong Deng" w:date="2026-06-05T18:41:00Z" w16du:dateUtc="2026-06-05T10:41:00Z">
          <w:r w:rsidR="00E019E7" w:rsidDel="00B024B4">
            <w:rPr>
              <w:rFonts w:eastAsia="DengXian" w:hint="eastAsia"/>
              <w:kern w:val="2"/>
            </w:rPr>
            <w:delText>s</w:delText>
          </w:r>
        </w:del>
      </w:ins>
      <w:ins w:id="1570" w:author="Hong Deng" w:date="2026-06-05T18:41:00Z" w16du:dateUtc="2026-06-05T10:41:00Z">
        <w:r w:rsidR="00B024B4">
          <w:rPr>
            <w:rFonts w:eastAsia="DengXian"/>
            <w:kern w:val="2"/>
          </w:rPr>
          <w:t>ing</w:t>
        </w:r>
      </w:ins>
      <w:ins w:id="1571" w:author="Hong Deng [2]" w:date="2026-05-24T11:35:00Z" w16du:dateUtc="2026-05-24T03:35:00Z">
        <w:r w:rsidR="00E019E7">
          <w:rPr>
            <w:rFonts w:eastAsia="DengXian" w:hint="eastAsia"/>
            <w:kern w:val="2"/>
          </w:rPr>
          <w:t xml:space="preserve"> out the analysis learning requires </w:t>
        </w:r>
      </w:ins>
      <w:r w:rsidR="00E019E7">
        <w:rPr>
          <w:rFonts w:eastAsia="DengXian"/>
          <w:kern w:val="2"/>
        </w:rPr>
        <w:fldChar w:fldCharType="begin"/>
      </w:r>
      <w:r w:rsidR="00E019E7">
        <w:rPr>
          <w:rFonts w:eastAsia="DengXian"/>
          <w:kern w:val="2"/>
        </w:rPr>
        <w:instrText xml:space="preserve"> ADDIN EN.CITE &lt;EndNote&gt;&lt;Cite&gt;&lt;Author&gt;Frese&lt;/Author&gt;&lt;Year&gt;2015&lt;/Year&gt;&lt;RecNum&gt;18&lt;/RecNum&gt;&lt;DisplayText&gt;(Frese and Keith 2015)&lt;/DisplayText&gt;&lt;record&gt;&lt;rec-number&gt;18&lt;/rec-number&gt;&lt;foreign-keys&gt;&lt;key app="EN" db-id="dtfvx5dd9wzs0re0zrmve9tj9p5fwat5spas" timestamp="1710916916"&gt;18&lt;/key&gt;&lt;/foreign-keys&gt;&lt;ref-type name="Journal Article"&gt;17&lt;/ref-type&gt;&lt;contributors&gt;&lt;authors&gt;&lt;author&gt;Frese, Michael&lt;/author&gt;&lt;author&gt;Keith, Nina&lt;/author&gt;&lt;/authors&gt;&lt;/contributors&gt;&lt;titles&gt;&lt;title&gt;Action errors, error management, and learning in organizations&lt;/title&gt;&lt;secondary-title&gt;Annual review of psychology&lt;/secondary-title&gt;&lt;/titles&gt;&lt;periodical&gt;&lt;full-title&gt;Annual Review of Psychology&lt;/full-title&gt;&lt;/periodical&gt;&lt;pages&gt;661-687&lt;/pages&gt;&lt;volume&gt;66&lt;/volume&gt;&lt;dates&gt;&lt;year&gt;2015&lt;/year&gt;&lt;/dates&gt;&lt;isbn&gt;0066-4308&lt;/isbn&gt;&lt;urls&gt;&lt;/urls&gt;&lt;/record&gt;&lt;/Cite&gt;&lt;/EndNote&gt;</w:instrText>
      </w:r>
      <w:r w:rsidR="00E019E7">
        <w:rPr>
          <w:rFonts w:eastAsia="DengXian"/>
          <w:kern w:val="2"/>
        </w:rPr>
        <w:fldChar w:fldCharType="separate"/>
      </w:r>
      <w:r w:rsidR="00E019E7">
        <w:rPr>
          <w:rFonts w:eastAsia="DengXian"/>
          <w:noProof/>
          <w:kern w:val="2"/>
        </w:rPr>
        <w:t>(Frese and Keith 2015)</w:t>
      </w:r>
      <w:r w:rsidR="00E019E7">
        <w:rPr>
          <w:rFonts w:eastAsia="DengXian"/>
          <w:kern w:val="2"/>
        </w:rPr>
        <w:fldChar w:fldCharType="end"/>
      </w:r>
      <w:r>
        <w:rPr>
          <w:rFonts w:eastAsia="DengXian"/>
          <w:kern w:val="2"/>
        </w:rPr>
        <w:t xml:space="preserve">. </w:t>
      </w:r>
      <w:del w:id="1572" w:author="Hong Deng" w:date="2026-06-04T20:26:00Z" w16du:dateUtc="2026-06-04T12:26:00Z">
        <w:r w:rsidDel="00023FD4">
          <w:rPr>
            <w:rFonts w:eastAsia="DengXian"/>
            <w:kern w:val="2"/>
          </w:rPr>
          <w:delText>The extent to which individuals react constructively to errors</w:delText>
        </w:r>
      </w:del>
      <w:del w:id="1573" w:author="Hong Deng" w:date="2026-06-05T18:42:00Z" w16du:dateUtc="2026-06-05T10:42:00Z">
        <w:r w:rsidDel="00FB66D7">
          <w:rPr>
            <w:rFonts w:eastAsia="DengXian"/>
            <w:kern w:val="2"/>
          </w:rPr>
          <w:delText xml:space="preserve"> </w:delText>
        </w:r>
      </w:del>
      <w:ins w:id="1574" w:author="Hong Deng [2]" w:date="2026-05-24T11:37:00Z" w16du:dateUtc="2026-05-24T03:37:00Z">
        <w:del w:id="1575" w:author="Hong Deng" w:date="2026-06-05T18:42:00Z" w16du:dateUtc="2026-06-05T10:42:00Z">
          <w:r w:rsidR="00E019E7" w:rsidDel="00FB66D7">
            <w:rPr>
              <w:rFonts w:eastAsia="DengXian" w:hint="eastAsia"/>
              <w:kern w:val="2"/>
            </w:rPr>
            <w:delText xml:space="preserve">is shaped less by </w:delText>
          </w:r>
        </w:del>
      </w:ins>
      <w:ins w:id="1576" w:author="Hong Deng [2]" w:date="2026-05-24T11:38:00Z" w16du:dateUtc="2026-05-24T03:38:00Z">
        <w:del w:id="1577" w:author="Hong Deng" w:date="2026-06-05T18:42:00Z" w16du:dateUtc="2026-06-05T10:42:00Z">
          <w:r w:rsidR="000A44CA" w:rsidRPr="000A44CA" w:rsidDel="00FB66D7">
            <w:rPr>
              <w:rFonts w:eastAsia="DengXian"/>
              <w:kern w:val="2"/>
            </w:rPr>
            <w:delText xml:space="preserve">the errors themselves than by the shared meanings teams attach to </w:delText>
          </w:r>
        </w:del>
        <w:del w:id="1578" w:author="Hong Deng" w:date="2026-06-05T13:53:00Z" w16du:dateUtc="2026-06-05T05:53:00Z">
          <w:r w:rsidR="000A44CA" w:rsidRPr="000A44CA" w:rsidDel="0041435D">
            <w:rPr>
              <w:rFonts w:eastAsia="DengXian"/>
              <w:kern w:val="2"/>
            </w:rPr>
            <w:delText>them</w:delText>
          </w:r>
        </w:del>
        <w:del w:id="1579" w:author="Hong Deng" w:date="2026-06-05T18:42:00Z" w16du:dateUtc="2026-06-05T10:42:00Z">
          <w:r w:rsidR="000A44CA" w:rsidRPr="000A44CA" w:rsidDel="00FB66D7">
            <w:rPr>
              <w:rFonts w:eastAsia="DengXian"/>
              <w:kern w:val="2"/>
            </w:rPr>
            <w:delText xml:space="preserve"> </w:delText>
          </w:r>
        </w:del>
      </w:ins>
      <w:del w:id="1580" w:author="Hong Deng" w:date="2026-06-05T18:42:00Z" w16du:dateUtc="2026-06-05T10:42:00Z">
        <w:r w:rsidR="000A44CA" w:rsidDel="00FB66D7">
          <w:rPr>
            <w:rFonts w:eastAsia="DengXian"/>
            <w:kern w:val="2"/>
          </w:rPr>
          <w:fldChar w:fldCharType="begin"/>
        </w:r>
        <w:r w:rsidR="00CB1C9C" w:rsidDel="00FB66D7">
          <w:rPr>
            <w:rFonts w:eastAsia="DengXian"/>
            <w:kern w:val="2"/>
          </w:rPr>
          <w:delInstrText xml:space="preserve"> ADDIN EN.CITE &lt;EndNote&gt;&lt;Cite&gt;&lt;Author&gt;Van Dyck&lt;/Author&gt;&lt;Year&gt;2005&lt;/Year&gt;&lt;RecNum&gt;16&lt;/RecNum&gt;&lt;DisplayText&gt;(Van Dyck et al. 2005)&lt;/DisplayText&gt;&lt;record&gt;&lt;rec-number&gt;16&lt;/rec-number&gt;&lt;foreign-keys&gt;&lt;key app="EN" db-id="dtfvx5dd9wzs0re0zrmve9tj9p5fwat5spas" timestamp="1710914558"&gt;16&lt;/key&gt;&lt;/foreign-keys&gt;&lt;ref-type name="Journal Article"&gt;17&lt;/ref-type&gt;&lt;contributors&gt;&lt;authors&gt;&lt;author&gt;Van Dyck, Cathy&lt;/author&gt;&lt;author&gt;Frese, Michael&lt;/author&gt;&lt;author&gt;Baer, Markus&lt;/author&gt;&lt;author&gt;Sonnentag, Sabine&lt;/author&gt;&lt;/authors&gt;&lt;/contributors&gt;&lt;titles&gt;&lt;title&gt;Organizational error management culture and its impact on performance: a two-study replication&lt;/title&gt;&lt;secondary-title&gt;Journal of applied psychology&lt;/secondary-title&gt;&lt;/titles&gt;&lt;periodical&gt;&lt;full-title&gt;Journal of Applied Psychology&lt;/full-title&gt;&lt;/periodical&gt;&lt;pages&gt;1228&lt;/pages&gt;&lt;volume&gt;90&lt;/volume&gt;&lt;number&gt;6&lt;/number&gt;&lt;dates&gt;&lt;year&gt;2005&lt;/year&gt;&lt;/dates&gt;&lt;isbn&gt;1939-1854&lt;/isbn&gt;&lt;urls&gt;&lt;/urls&gt;&lt;/record&gt;&lt;/Cite&gt;&lt;/EndNote&gt;</w:delInstrText>
        </w:r>
        <w:r w:rsidR="000A44CA" w:rsidDel="00FB66D7">
          <w:rPr>
            <w:rFonts w:eastAsia="DengXian"/>
            <w:kern w:val="2"/>
          </w:rPr>
          <w:fldChar w:fldCharType="separate"/>
        </w:r>
        <w:r w:rsidR="000A44CA" w:rsidDel="00FB66D7">
          <w:rPr>
            <w:rFonts w:eastAsia="DengXian"/>
            <w:noProof/>
            <w:kern w:val="2"/>
          </w:rPr>
          <w:delText>(Van Dyck et al. 2005)</w:delText>
        </w:r>
        <w:r w:rsidR="000A44CA" w:rsidDel="00FB66D7">
          <w:rPr>
            <w:rFonts w:eastAsia="DengXian"/>
            <w:kern w:val="2"/>
          </w:rPr>
          <w:fldChar w:fldCharType="end"/>
        </w:r>
      </w:del>
      <w:ins w:id="1581" w:author="Hong Deng [2]" w:date="2026-05-24T11:39:00Z" w16du:dateUtc="2026-05-24T03:39:00Z">
        <w:del w:id="1582" w:author="Hong Deng" w:date="2026-06-05T18:42:00Z" w16du:dateUtc="2026-06-05T10:42:00Z">
          <w:r w:rsidR="000A44CA" w:rsidDel="00FB66D7">
            <w:rPr>
              <w:rFonts w:eastAsia="DengXian" w:hint="eastAsia"/>
              <w:kern w:val="2"/>
            </w:rPr>
            <w:delText xml:space="preserve">. </w:delText>
          </w:r>
        </w:del>
      </w:ins>
    </w:p>
    <w:p w14:paraId="00BB8EF8" w14:textId="3D54D3BF" w:rsidR="00C859AB" w:rsidRDefault="00C859AB" w:rsidP="00E616EE">
      <w:pPr>
        <w:snapToGrid w:val="0"/>
        <w:spacing w:line="480" w:lineRule="auto"/>
        <w:rPr>
          <w:ins w:id="1583" w:author="Hong Deng" w:date="2026-06-05T18:43:00Z" w16du:dateUtc="2026-06-05T10:43:00Z"/>
          <w:rFonts w:eastAsia="DengXian"/>
          <w:kern w:val="2"/>
        </w:rPr>
      </w:pPr>
      <w:ins w:id="1584" w:author="Hong Deng" w:date="2026-06-05T18:43:00Z" w16du:dateUtc="2026-06-05T10:43:00Z">
        <w:r>
          <w:rPr>
            <w:rFonts w:eastAsia="DengXian"/>
            <w:kern w:val="2"/>
          </w:rPr>
          <w:t xml:space="preserve">This distinction is especially consequential during onboarding, when newcomers’ task schemas are still developing and their capacity to diagnose errors remains limited. </w:t>
        </w:r>
      </w:ins>
    </w:p>
    <w:p w14:paraId="777D3E5D" w14:textId="4BEF8758" w:rsidR="009458CE" w:rsidDel="00E616EE" w:rsidRDefault="00C2272C">
      <w:pPr>
        <w:snapToGrid w:val="0"/>
        <w:spacing w:line="480" w:lineRule="auto"/>
        <w:ind w:firstLine="720"/>
        <w:rPr>
          <w:del w:id="1585" w:author="Hong Deng [2]" w:date="2026-05-24T15:05:00Z" w16du:dateUtc="2026-05-24T07:05:00Z"/>
          <w:rFonts w:eastAsia="DengXian"/>
          <w:kern w:val="2"/>
        </w:rPr>
        <w:pPrChange w:id="1586" w:author="Hong Deng [2]" w:date="2026-05-24T15:31:00Z" w16du:dateUtc="2026-05-24T07:31:00Z">
          <w:pPr>
            <w:snapToGrid w:val="0"/>
            <w:spacing w:line="480" w:lineRule="auto"/>
          </w:pPr>
        </w:pPrChange>
      </w:pPr>
      <w:ins w:id="1587" w:author="Hong Deng [2]" w:date="2026-05-24T15:33:00Z" w16du:dateUtc="2026-05-24T07:33:00Z">
        <w:r>
          <w:rPr>
            <w:rFonts w:eastAsia="DengXian"/>
            <w:kern w:val="2"/>
          </w:rPr>
          <w:tab/>
        </w:r>
      </w:ins>
      <w:del w:id="1588" w:author="Hong Deng [2]" w:date="2026-05-24T11:37:00Z" w16du:dateUtc="2026-05-24T03:37:00Z">
        <w:r w:rsidR="009C0C59" w:rsidDel="00E019E7">
          <w:rPr>
            <w:rFonts w:eastAsia="DengXian"/>
            <w:kern w:val="2"/>
          </w:rPr>
          <w:delText xml:space="preserve">depends on </w:delText>
        </w:r>
      </w:del>
      <w:del w:id="1589" w:author="Hong Deng [2]" w:date="2026-05-24T11:38:00Z" w16du:dateUtc="2026-05-24T03:38:00Z">
        <w:r w:rsidR="009C0C59" w:rsidDel="000A44CA">
          <w:rPr>
            <w:rFonts w:eastAsia="DengXian" w:hint="eastAsia"/>
            <w:kern w:val="2"/>
          </w:rPr>
          <w:delText xml:space="preserve">the lens through which </w:delText>
        </w:r>
      </w:del>
      <w:ins w:id="1590" w:author="Hong Deng" w:date="2026-05-06T20:14:00Z" w16du:dateUtc="2026-05-06T12:14:00Z">
        <w:del w:id="1591" w:author="Hong Deng [2]" w:date="2026-05-24T11:38:00Z" w16du:dateUtc="2026-05-24T03:38:00Z">
          <w:r w:rsidR="007D7B96" w:rsidDel="000A44CA">
            <w:rPr>
              <w:rFonts w:eastAsia="DengXian" w:hint="eastAsia"/>
              <w:kern w:val="2"/>
            </w:rPr>
            <w:delText>the shared meaning</w:delText>
          </w:r>
        </w:del>
        <w:del w:id="1592" w:author="Hong Deng [2]" w:date="2026-05-24T11:37:00Z" w16du:dateUtc="2026-05-24T03:37:00Z">
          <w:r w:rsidR="002B25E5" w:rsidDel="00E019E7">
            <w:rPr>
              <w:rFonts w:eastAsia="DengXian" w:hint="eastAsia"/>
              <w:kern w:val="2"/>
            </w:rPr>
            <w:delText>s</w:delText>
          </w:r>
          <w:r w:rsidR="007D7B96" w:rsidDel="00E019E7">
            <w:rPr>
              <w:rFonts w:eastAsia="DengXian" w:hint="eastAsia"/>
              <w:kern w:val="2"/>
            </w:rPr>
            <w:delText xml:space="preserve"> of </w:delText>
          </w:r>
          <w:r w:rsidR="002B25E5" w:rsidDel="00E019E7">
            <w:rPr>
              <w:rFonts w:eastAsia="DengXian" w:hint="eastAsia"/>
              <w:kern w:val="2"/>
            </w:rPr>
            <w:delText>errors</w:delText>
          </w:r>
        </w:del>
      </w:ins>
      <w:ins w:id="1593" w:author="Hong Deng" w:date="2026-05-06T20:15:00Z" w16du:dateUtc="2026-05-06T12:15:00Z">
        <w:del w:id="1594" w:author="Hong Deng [2]" w:date="2026-05-24T11:37:00Z" w16du:dateUtc="2026-05-24T03:37:00Z">
          <w:r w:rsidR="002B25E5" w:rsidDel="00E019E7">
            <w:rPr>
              <w:rFonts w:eastAsia="DengXian" w:hint="eastAsia"/>
              <w:kern w:val="2"/>
            </w:rPr>
            <w:delText xml:space="preserve"> </w:delText>
          </w:r>
        </w:del>
      </w:ins>
      <w:ins w:id="1595" w:author="Hong Deng" w:date="2026-05-06T20:14:00Z" w16du:dateUtc="2026-05-06T12:14:00Z">
        <w:del w:id="1596" w:author="Hong Deng [2]" w:date="2026-05-24T11:37:00Z" w16du:dateUtc="2026-05-24T03:37:00Z">
          <w:r w:rsidR="002B25E5" w:rsidDel="00E019E7">
            <w:rPr>
              <w:rFonts w:eastAsia="DengXian" w:hint="eastAsia"/>
              <w:kern w:val="2"/>
            </w:rPr>
            <w:delText>that develop within the team</w:delText>
          </w:r>
        </w:del>
      </w:ins>
      <w:del w:id="1597" w:author="Hong Deng [2]" w:date="2026-05-24T11:38:00Z" w16du:dateUtc="2026-05-24T03:38:00Z">
        <w:r w:rsidR="009C0C59" w:rsidDel="000A44CA">
          <w:rPr>
            <w:rFonts w:eastAsia="DengXian"/>
            <w:kern w:val="2"/>
          </w:rPr>
          <w:delText xml:space="preserve">they approach errors—either as opportunities to be managed or as threats to be prevented </w:delText>
        </w:r>
        <w:r w:rsidR="009C0C59" w:rsidDel="000A44CA">
          <w:rPr>
            <w:rFonts w:eastAsia="DengXian"/>
            <w:kern w:val="2"/>
          </w:rPr>
          <w:fldChar w:fldCharType="begin"/>
        </w:r>
        <w:r w:rsidR="004D4678" w:rsidDel="000A44CA">
          <w:rPr>
            <w:rFonts w:eastAsia="DengXian"/>
            <w:kern w:val="2"/>
          </w:rPr>
          <w:delInstrText xml:space="preserve"> ADDIN EN.CITE &lt;EndNote&gt;&lt;Cite&gt;&lt;Author&gt;Van Dyck&lt;/Author&gt;&lt;Year&gt;2005&lt;/Year&gt;&lt;RecNum&gt;16&lt;/RecNum&gt;&lt;DisplayText&gt;(Van Dyck et al. 2005)&lt;/DisplayText&gt;&lt;record&gt;&lt;rec-number&gt;16&lt;/rec-number&gt;&lt;foreign-keys&gt;&lt;key app="EN" db-id="dtfvx5dd9wzs0re0zrmve9tj9p5fwat5spas" timestamp="1710914558"&gt;16&lt;/key&gt;&lt;/foreign-keys&gt;&lt;ref-type name="Journal Article"&gt;17&lt;/ref-type&gt;&lt;contributors&gt;&lt;authors&gt;&lt;author&gt;Van Dyck, Cathy&lt;/author&gt;&lt;author&gt;Frese, Michael&lt;/author&gt;&lt;author&gt;Baer, Markus&lt;/author&gt;&lt;author&gt;Sonnentag, Sabine&lt;/author&gt;&lt;/authors&gt;&lt;/contributors&gt;&lt;titles&gt;&lt;title&gt;Organizational error management culture and its impact on performance: a two-study replication&lt;/title&gt;&lt;secondary-title&gt;Journal of applied psychology&lt;/secondary-title&gt;&lt;/titles&gt;&lt;periodical&gt;&lt;full-title&gt;Journal of Applied Psychology&lt;/full-title&gt;&lt;/periodical&gt;&lt;pages&gt;1228&lt;/pages&gt;&lt;volume&gt;90&lt;/volume&gt;&lt;number&gt;6&lt;/number&gt;&lt;dates&gt;&lt;year&gt;2005&lt;/year&gt;&lt;/dates&gt;&lt;isbn&gt;1939-1854&lt;/isbn&gt;&lt;urls&gt;&lt;/urls&gt;&lt;/record&gt;&lt;/Cite&gt;&lt;/EndNote&gt;</w:delInstrText>
        </w:r>
        <w:r w:rsidR="009C0C59" w:rsidDel="000A44CA">
          <w:rPr>
            <w:rFonts w:eastAsia="DengXian"/>
            <w:kern w:val="2"/>
          </w:rPr>
          <w:fldChar w:fldCharType="separate"/>
        </w:r>
        <w:r w:rsidR="009C0C59" w:rsidDel="000A44CA">
          <w:rPr>
            <w:rFonts w:eastAsia="DengXian"/>
            <w:noProof/>
            <w:kern w:val="2"/>
          </w:rPr>
          <w:delText>(Van Dyck et al. 2005)</w:delText>
        </w:r>
        <w:r w:rsidR="009C0C59" w:rsidDel="000A44CA">
          <w:rPr>
            <w:rFonts w:eastAsia="DengXian"/>
            <w:kern w:val="2"/>
          </w:rPr>
          <w:fldChar w:fldCharType="end"/>
        </w:r>
      </w:del>
      <w:del w:id="1598" w:author="Hong Deng [2]" w:date="2026-05-24T11:39:00Z" w16du:dateUtc="2026-05-24T03:39:00Z">
        <w:r w:rsidR="009C0C59" w:rsidDel="000A44CA">
          <w:rPr>
            <w:rFonts w:eastAsia="DengXian"/>
            <w:kern w:val="2"/>
          </w:rPr>
          <w:delText xml:space="preserve">. </w:delText>
        </w:r>
      </w:del>
      <w:del w:id="1599" w:author="Hong Deng [2]" w:date="2026-05-24T11:42:00Z" w16du:dateUtc="2026-05-24T03:42:00Z">
        <w:r w:rsidR="009C0C59" w:rsidDel="000A44CA">
          <w:rPr>
            <w:rFonts w:eastAsia="DengXian"/>
            <w:kern w:val="2"/>
          </w:rPr>
          <w:delText xml:space="preserve">Specifically, the </w:delText>
        </w:r>
      </w:del>
      <w:ins w:id="1600" w:author="Hong Deng" w:date="2026-05-06T20:18:00Z" w16du:dateUtc="2026-05-06T12:18:00Z">
        <w:del w:id="1601" w:author="Hong Deng [2]" w:date="2026-05-24T11:42:00Z" w16du:dateUtc="2026-05-24T03:42:00Z">
          <w:r w:rsidR="0058329C" w:rsidDel="000A44CA">
            <w:rPr>
              <w:rFonts w:eastAsia="DengXian" w:hint="eastAsia"/>
              <w:kern w:val="2"/>
            </w:rPr>
            <w:delText>a</w:delText>
          </w:r>
        </w:del>
      </w:ins>
      <w:ins w:id="1602" w:author="Hong Deng [2]" w:date="2026-05-24T11:42:00Z" w16du:dateUtc="2026-05-24T03:42:00Z">
        <w:r w:rsidR="000A44CA">
          <w:rPr>
            <w:rFonts w:eastAsia="DengXian" w:hint="eastAsia"/>
            <w:kern w:val="2"/>
          </w:rPr>
          <w:t>A</w:t>
        </w:r>
      </w:ins>
      <w:ins w:id="1603" w:author="Hong Deng [2]" w:date="2026-05-24T15:02:00Z" w16du:dateUtc="2026-05-24T07:02:00Z">
        <w:r w:rsidR="00E616EE">
          <w:rPr>
            <w:rFonts w:eastAsia="DengXian" w:hint="eastAsia"/>
            <w:kern w:val="2"/>
          </w:rPr>
          <w:t xml:space="preserve"> team </w:t>
        </w:r>
      </w:ins>
      <w:ins w:id="1604" w:author="Hong Deng" w:date="2026-05-06T20:18:00Z" w16du:dateUtc="2026-05-06T12:18:00Z">
        <w:del w:id="1605" w:author="Hong Deng [2]" w:date="2026-05-24T15:02:00Z" w16du:dateUtc="2026-05-24T07:02:00Z">
          <w:r w:rsidR="0058329C" w:rsidDel="00E616EE">
            <w:rPr>
              <w:rFonts w:eastAsia="DengXian" w:hint="eastAsia"/>
              <w:kern w:val="2"/>
            </w:rPr>
            <w:delText xml:space="preserve">n </w:delText>
          </w:r>
        </w:del>
      </w:ins>
      <w:r w:rsidR="009C0C59">
        <w:rPr>
          <w:rFonts w:eastAsia="DengXian"/>
          <w:kern w:val="2"/>
        </w:rPr>
        <w:t xml:space="preserve">error management </w:t>
      </w:r>
      <w:ins w:id="1606" w:author="Hong Deng" w:date="2026-05-06T20:15:00Z" w16du:dateUtc="2026-05-06T12:15:00Z">
        <w:r w:rsidR="006A6283">
          <w:rPr>
            <w:rFonts w:eastAsia="DengXian" w:hint="eastAsia"/>
            <w:kern w:val="2"/>
          </w:rPr>
          <w:t>culture</w:t>
        </w:r>
      </w:ins>
      <w:del w:id="1607" w:author="Hong Deng" w:date="2026-05-06T20:15:00Z" w16du:dateUtc="2026-05-06T12:15:00Z">
        <w:r w:rsidR="009C0C59" w:rsidDel="006A6283">
          <w:rPr>
            <w:rFonts w:eastAsia="DengXian"/>
            <w:kern w:val="2"/>
          </w:rPr>
          <w:delText>approach</w:delText>
        </w:r>
      </w:del>
      <w:r w:rsidR="009C0C59">
        <w:rPr>
          <w:rFonts w:eastAsia="DengXian"/>
          <w:kern w:val="2"/>
        </w:rPr>
        <w:t xml:space="preserve"> </w:t>
      </w:r>
      <w:ins w:id="1608" w:author="Hong Deng [2]" w:date="2026-05-24T15:08:00Z" w16du:dateUtc="2026-05-24T07:08:00Z">
        <w:r w:rsidR="009F3BF6">
          <w:rPr>
            <w:rFonts w:eastAsia="DengXian" w:hint="eastAsia"/>
            <w:kern w:val="2"/>
          </w:rPr>
          <w:t xml:space="preserve">is defined by a constellation of shared </w:t>
        </w:r>
        <w:r w:rsidR="009F3BF6">
          <w:rPr>
            <w:rFonts w:eastAsia="DengXian"/>
            <w:kern w:val="2"/>
          </w:rPr>
          <w:t>practices</w:t>
        </w:r>
        <w:r w:rsidR="009F3BF6">
          <w:rPr>
            <w:rFonts w:eastAsia="DengXian" w:hint="eastAsia"/>
            <w:kern w:val="2"/>
          </w:rPr>
          <w:t xml:space="preserve"> and beliefs for dealing with errors once they occur</w:t>
        </w:r>
        <w:del w:id="1609" w:author="Hong Deng" w:date="2026-06-05T13:57:00Z" w16du:dateUtc="2026-06-05T05:57:00Z">
          <w:r w:rsidR="009F3BF6" w:rsidDel="00683C62">
            <w:rPr>
              <w:rFonts w:eastAsia="DengXian" w:hint="eastAsia"/>
              <w:kern w:val="2"/>
            </w:rPr>
            <w:delText>:</w:delText>
          </w:r>
        </w:del>
      </w:ins>
      <w:ins w:id="1610" w:author="Hong Deng" w:date="2026-06-05T13:57:00Z" w16du:dateUtc="2026-06-05T05:57:00Z">
        <w:r w:rsidR="00683C62">
          <w:rPr>
            <w:rFonts w:eastAsia="DengXian"/>
            <w:kern w:val="2"/>
          </w:rPr>
          <w:t>. In this culture,</w:t>
        </w:r>
      </w:ins>
      <w:ins w:id="1611" w:author="Hong Deng [2]" w:date="2026-05-24T15:08:00Z" w16du:dateUtc="2026-05-24T07:08:00Z">
        <w:r w:rsidR="009F3BF6">
          <w:rPr>
            <w:rFonts w:eastAsia="DengXian" w:hint="eastAsia"/>
            <w:kern w:val="2"/>
          </w:rPr>
          <w:t xml:space="preserve"> errors are </w:t>
        </w:r>
        <w:r w:rsidR="009F3BF6">
          <w:rPr>
            <w:rFonts w:eastAsia="DengXian"/>
            <w:kern w:val="2"/>
          </w:rPr>
          <w:t>expected</w:t>
        </w:r>
        <w:r w:rsidR="009F3BF6">
          <w:rPr>
            <w:rFonts w:eastAsia="DengXian" w:hint="eastAsia"/>
            <w:kern w:val="2"/>
          </w:rPr>
          <w:t xml:space="preserve"> as a natural part</w:t>
        </w:r>
      </w:ins>
      <w:ins w:id="1612" w:author="Hong Deng [2]" w:date="2026-05-24T15:09:00Z" w16du:dateUtc="2026-05-24T07:09:00Z">
        <w:r w:rsidR="009F3BF6">
          <w:rPr>
            <w:rFonts w:eastAsia="DengXian" w:hint="eastAsia"/>
            <w:kern w:val="2"/>
          </w:rPr>
          <w:t xml:space="preserve"> of work, </w:t>
        </w:r>
      </w:ins>
      <w:ins w:id="1613" w:author="Hong Deng [2]" w:date="2026-05-24T15:23:00Z" w16du:dateUtc="2026-05-24T07:23:00Z">
        <w:r w:rsidR="00550F13">
          <w:rPr>
            <w:rFonts w:eastAsia="DengXian" w:hint="eastAsia"/>
            <w:kern w:val="2"/>
          </w:rPr>
          <w:t>detected</w:t>
        </w:r>
      </w:ins>
      <w:ins w:id="1614" w:author="Hong Deng [2]" w:date="2026-05-24T15:24:00Z" w16du:dateUtc="2026-05-24T07:24:00Z">
        <w:r w:rsidR="00550F13">
          <w:rPr>
            <w:rFonts w:eastAsia="DengXian" w:hint="eastAsia"/>
            <w:kern w:val="2"/>
          </w:rPr>
          <w:t xml:space="preserve"> and </w:t>
        </w:r>
      </w:ins>
      <w:ins w:id="1615" w:author="Hong Deng [2]" w:date="2026-05-24T15:09:00Z" w16du:dateUtc="2026-05-24T07:09:00Z">
        <w:r w:rsidR="009F3BF6">
          <w:rPr>
            <w:rFonts w:eastAsia="DengXian" w:hint="eastAsia"/>
            <w:kern w:val="2"/>
          </w:rPr>
          <w:t xml:space="preserve">addressed quickly, </w:t>
        </w:r>
      </w:ins>
      <w:ins w:id="1616" w:author="Hong Deng [2]" w:date="2026-05-24T15:25:00Z" w16du:dateUtc="2026-05-24T07:25:00Z">
        <w:r w:rsidR="00550F13" w:rsidRPr="00550F13">
          <w:rPr>
            <w:rFonts w:eastAsia="DengXian"/>
            <w:kern w:val="2"/>
          </w:rPr>
          <w:t xml:space="preserve">communicated openly rather than concealed, </w:t>
        </w:r>
      </w:ins>
      <w:ins w:id="1617" w:author="Hong Deng [2]" w:date="2026-05-24T15:09:00Z" w16du:dateUtc="2026-05-24T07:09:00Z">
        <w:r w:rsidR="009F3BF6">
          <w:rPr>
            <w:rFonts w:eastAsia="DengXian" w:hint="eastAsia"/>
            <w:kern w:val="2"/>
          </w:rPr>
          <w:t xml:space="preserve">analyzed jointly, and treated as information about the task rather than as evidence of personal failing </w:t>
        </w:r>
      </w:ins>
      <w:del w:id="1618" w:author="Hong Deng" w:date="2026-05-06T20:17:00Z" w16du:dateUtc="2026-05-06T12:17:00Z">
        <w:r w:rsidR="009C0C59" w:rsidDel="00B55B64">
          <w:rPr>
            <w:rFonts w:eastAsia="DengXian"/>
            <w:kern w:val="2"/>
          </w:rPr>
          <w:delText>embraces errors</w:delText>
        </w:r>
      </w:del>
      <w:ins w:id="1619" w:author="Hong Deng" w:date="2026-05-06T20:17:00Z" w16du:dateUtc="2026-05-06T12:17:00Z">
        <w:del w:id="1620" w:author="Hong Deng [2]" w:date="2026-05-24T15:09:00Z" w16du:dateUtc="2026-05-24T07:09:00Z">
          <w:r w:rsidR="00B55B64" w:rsidDel="009F3BF6">
            <w:rPr>
              <w:rFonts w:eastAsia="DengXian" w:hint="eastAsia"/>
              <w:kern w:val="2"/>
            </w:rPr>
            <w:delText>treats errors as expected and informative</w:delText>
          </w:r>
        </w:del>
      </w:ins>
      <w:del w:id="1621" w:author="Hong Deng [2]" w:date="2026-05-24T13:31:00Z" w16du:dateUtc="2026-05-24T05:31:00Z">
        <w:r w:rsidR="009C0C59" w:rsidDel="00E803E0">
          <w:rPr>
            <w:rFonts w:eastAsia="DengXian"/>
            <w:kern w:val="2"/>
          </w:rPr>
          <w:delText>,</w:delText>
        </w:r>
      </w:del>
      <w:r w:rsidR="00E616EE">
        <w:rPr>
          <w:rFonts w:eastAsia="DengXian"/>
          <w:kern w:val="2"/>
        </w:rPr>
        <w:fldChar w:fldCharType="begin"/>
      </w:r>
      <w:r w:rsidR="00CB1C9C">
        <w:rPr>
          <w:rFonts w:eastAsia="DengXian"/>
          <w:kern w:val="2"/>
        </w:rPr>
        <w:instrText xml:space="preserve"> ADDIN EN.CITE &lt;EndNote&gt;&lt;Cite&gt;&lt;Author&gt;Van Dyck&lt;/Author&gt;&lt;Year&gt;2005&lt;/Year&gt;&lt;RecNum&gt;16&lt;/RecNum&gt;&lt;DisplayText&gt;(Van Dyck et al. 2005, Frese and Keith 2015)&lt;/DisplayText&gt;&lt;record&gt;&lt;rec-number&gt;16&lt;/rec-number&gt;&lt;foreign-keys&gt;&lt;key app="EN" db-id="dtfvx5dd9wzs0re0zrmve9tj9p5fwat5spas" timestamp="1710914558"&gt;16&lt;/key&gt;&lt;/foreign-keys&gt;&lt;ref-type name="Journal Article"&gt;17&lt;/ref-type&gt;&lt;contributors&gt;&lt;authors&gt;&lt;author&gt;Van Dyck, Cathy&lt;/author&gt;&lt;author&gt;Frese, Michael&lt;/author&gt;&lt;author&gt;Baer, Markus&lt;/author&gt;&lt;author&gt;Sonnentag, Sabine&lt;/author&gt;&lt;/authors&gt;&lt;/contributors&gt;&lt;titles&gt;&lt;title&gt;Organizational error management culture and its impact on performance: a two-study replication&lt;/title&gt;&lt;secondary-title&gt;Journal of applied psychology&lt;/secondary-title&gt;&lt;/titles&gt;&lt;periodical&gt;&lt;full-title&gt;Journal of Applied Psychology&lt;/full-title&gt;&lt;/periodical&gt;&lt;pages&gt;1228&lt;/pages&gt;&lt;volume&gt;90&lt;/volume&gt;&lt;number&gt;6&lt;/number&gt;&lt;dates&gt;&lt;year&gt;2005&lt;/year&gt;&lt;/dates&gt;&lt;isbn&gt;1939-1854&lt;/isbn&gt;&lt;urls&gt;&lt;/urls&gt;&lt;/record&gt;&lt;/Cite&gt;&lt;Cite&gt;&lt;Author&gt;Frese&lt;/Author&gt;&lt;Year&gt;2015&lt;/Year&gt;&lt;RecNum&gt;18&lt;/RecNum&gt;&lt;record&gt;&lt;rec-number&gt;18&lt;/rec-number&gt;&lt;foreign-keys&gt;&lt;key app="EN" db-id="dtfvx5dd9wzs0re0zrmve9tj9p5fwat5spas" timestamp="1710916916"&gt;18&lt;/key&gt;&lt;/foreign-keys&gt;&lt;ref-type name="Journal Article"&gt;17&lt;/ref-type&gt;&lt;contributors&gt;&lt;authors&gt;&lt;author&gt;Frese, Michael&lt;/author&gt;&lt;author&gt;Keith, Nina&lt;/author&gt;&lt;/authors&gt;&lt;/contributors&gt;&lt;titles&gt;&lt;title&gt;Action errors, error management, and learning in organizations&lt;/title&gt;&lt;secondary-title&gt;Annual review of psychology&lt;/secondary-title&gt;&lt;/titles&gt;&lt;periodical&gt;&lt;full-title&gt;Annual Review of Psychology&lt;/full-title&gt;&lt;/periodical&gt;&lt;pages&gt;661-687&lt;/pages&gt;&lt;volume&gt;66&lt;/volume&gt;&lt;dates&gt;&lt;year&gt;2015&lt;/year&gt;&lt;/dates&gt;&lt;isbn&gt;0066-4308&lt;/isbn&gt;&lt;urls&gt;&lt;/urls&gt;&lt;/record&gt;&lt;/Cite&gt;&lt;/EndNote&gt;</w:instrText>
      </w:r>
      <w:r w:rsidR="00E616EE">
        <w:rPr>
          <w:rFonts w:eastAsia="DengXian"/>
          <w:kern w:val="2"/>
        </w:rPr>
        <w:fldChar w:fldCharType="separate"/>
      </w:r>
      <w:r w:rsidR="009F3BF6">
        <w:rPr>
          <w:rFonts w:eastAsia="DengXian"/>
          <w:noProof/>
          <w:kern w:val="2"/>
        </w:rPr>
        <w:t>(Van Dyck et al. 2005, Frese and Keith 2015)</w:t>
      </w:r>
      <w:r w:rsidR="00E616EE">
        <w:rPr>
          <w:rFonts w:eastAsia="DengXian"/>
          <w:kern w:val="2"/>
        </w:rPr>
        <w:fldChar w:fldCharType="end"/>
      </w:r>
      <w:ins w:id="1622" w:author="Hong Deng [2]" w:date="2026-05-24T15:03:00Z" w16du:dateUtc="2026-05-24T07:03:00Z">
        <w:r w:rsidR="00E616EE">
          <w:rPr>
            <w:rFonts w:eastAsia="DengXian" w:hint="eastAsia"/>
            <w:kern w:val="2"/>
          </w:rPr>
          <w:t xml:space="preserve">. </w:t>
        </w:r>
      </w:ins>
      <w:ins w:id="1623" w:author="Hong Deng [2]" w:date="2026-05-24T15:20:00Z" w16du:dateUtc="2026-05-24T07:20:00Z">
        <w:del w:id="1624" w:author="Hong Deng" w:date="2026-06-05T18:44:00Z" w16du:dateUtc="2026-06-05T10:44:00Z">
          <w:r w:rsidR="00550F13" w:rsidDel="00C859AB">
            <w:rPr>
              <w:rFonts w:eastAsia="DengXian"/>
              <w:kern w:val="2"/>
            </w:rPr>
            <w:delText>E</w:delText>
          </w:r>
          <w:r w:rsidR="00550F13" w:rsidDel="00C859AB">
            <w:rPr>
              <w:rFonts w:eastAsia="DengXian" w:hint="eastAsia"/>
              <w:kern w:val="2"/>
            </w:rPr>
            <w:delText>ach of t</w:delText>
          </w:r>
        </w:del>
      </w:ins>
      <w:ins w:id="1625" w:author="Hong Deng" w:date="2026-06-05T18:44:00Z" w16du:dateUtc="2026-06-05T10:44:00Z">
        <w:r w:rsidR="00C859AB">
          <w:rPr>
            <w:rFonts w:eastAsia="DengXian"/>
            <w:kern w:val="2"/>
          </w:rPr>
          <w:t>T</w:t>
        </w:r>
      </w:ins>
      <w:ins w:id="1626" w:author="Hong Deng [2]" w:date="2026-05-24T15:20:00Z" w16du:dateUtc="2026-05-24T07:20:00Z">
        <w:r w:rsidR="00550F13">
          <w:rPr>
            <w:rFonts w:eastAsia="DengXian" w:hint="eastAsia"/>
            <w:kern w:val="2"/>
          </w:rPr>
          <w:t>hese features</w:t>
        </w:r>
      </w:ins>
      <w:ins w:id="1627" w:author="Hong Deng" w:date="2026-06-05T14:01:00Z" w16du:dateUtc="2026-06-05T06:01:00Z">
        <w:r w:rsidR="00C044F3">
          <w:rPr>
            <w:rFonts w:eastAsia="DengXian"/>
            <w:kern w:val="2"/>
          </w:rPr>
          <w:t xml:space="preserve"> </w:t>
        </w:r>
      </w:ins>
      <w:ins w:id="1628" w:author="Hong Deng" w:date="2026-06-05T18:44:00Z" w16du:dateUtc="2026-06-05T10:44:00Z">
        <w:r w:rsidR="00C859AB">
          <w:rPr>
            <w:rFonts w:eastAsia="DengXian"/>
            <w:kern w:val="2"/>
          </w:rPr>
          <w:t xml:space="preserve">work to secure the </w:t>
        </w:r>
      </w:ins>
      <w:ins w:id="1629" w:author="Hong Deng" w:date="2026-06-05T20:09:00Z" w16du:dateUtc="2026-06-05T12:09:00Z">
        <w:r w:rsidR="00FF7F01">
          <w:rPr>
            <w:rFonts w:eastAsia="DengXian"/>
            <w:kern w:val="2"/>
          </w:rPr>
          <w:t>shift</w:t>
        </w:r>
      </w:ins>
      <w:ins w:id="1630" w:author="Hong Deng" w:date="2026-06-05T18:44:00Z" w16du:dateUtc="2026-06-05T10:44:00Z">
        <w:r w:rsidR="00C859AB">
          <w:rPr>
            <w:rFonts w:eastAsia="DengXian"/>
            <w:kern w:val="2"/>
          </w:rPr>
          <w:t xml:space="preserve"> from automatic execution to higher-order regulation</w:t>
        </w:r>
        <w:r w:rsidR="00BC68EB">
          <w:rPr>
            <w:rFonts w:eastAsia="DengXian"/>
            <w:kern w:val="2"/>
          </w:rPr>
          <w:t>, enhancing the chance</w:t>
        </w:r>
      </w:ins>
      <w:ins w:id="1631" w:author="Hong Deng" w:date="2026-06-05T18:45:00Z" w16du:dateUtc="2026-06-05T10:45:00Z">
        <w:r w:rsidR="00BC68EB">
          <w:rPr>
            <w:rFonts w:eastAsia="DengXian"/>
            <w:kern w:val="2"/>
          </w:rPr>
          <w:t xml:space="preserve">s that errors are </w:t>
        </w:r>
      </w:ins>
      <w:ins w:id="1632" w:author="Hong Deng [2]" w:date="2026-05-24T15:20:00Z" w16du:dateUtc="2026-05-24T07:20:00Z">
        <w:del w:id="1633" w:author="Hong Deng" w:date="2026-06-05T18:44:00Z" w16du:dateUtc="2026-06-05T10:44:00Z">
          <w:r w:rsidR="00550F13" w:rsidDel="00C859AB">
            <w:rPr>
              <w:rFonts w:eastAsia="DengXian" w:hint="eastAsia"/>
              <w:kern w:val="2"/>
            </w:rPr>
            <w:delText xml:space="preserve"> bears</w:delText>
          </w:r>
          <w:r w:rsidR="00550F13" w:rsidDel="00BC68EB">
            <w:rPr>
              <w:rFonts w:eastAsia="DengXian" w:hint="eastAsia"/>
              <w:kern w:val="2"/>
            </w:rPr>
            <w:delText xml:space="preserve"> on whether an error is </w:delText>
          </w:r>
        </w:del>
      </w:ins>
      <w:ins w:id="1634" w:author="Hong Deng" w:date="2026-06-05T13:58:00Z" w16du:dateUtc="2026-06-05T05:58:00Z">
        <w:r w:rsidR="00C73E3A">
          <w:rPr>
            <w:rFonts w:eastAsia="DengXian"/>
            <w:kern w:val="2"/>
          </w:rPr>
          <w:t xml:space="preserve">cognitively worked through </w:t>
        </w:r>
      </w:ins>
      <w:ins w:id="1635" w:author="Hong Deng [2]" w:date="2026-05-24T15:20:00Z" w16du:dateUtc="2026-05-24T07:20:00Z">
        <w:del w:id="1636" w:author="Hong Deng" w:date="2026-06-05T13:58:00Z" w16du:dateUtc="2026-06-05T05:58:00Z">
          <w:r w:rsidR="00550F13" w:rsidDel="000B439E">
            <w:rPr>
              <w:rFonts w:eastAsia="DengXian" w:hint="eastAsia"/>
              <w:kern w:val="2"/>
            </w:rPr>
            <w:delText xml:space="preserve">converted </w:delText>
          </w:r>
        </w:del>
        <w:r w:rsidR="00550F13">
          <w:rPr>
            <w:rFonts w:eastAsia="DengXian" w:hint="eastAsia"/>
            <w:kern w:val="2"/>
          </w:rPr>
          <w:t>into</w:t>
        </w:r>
        <w:del w:id="1637" w:author="Hong Deng" w:date="2026-06-05T18:45:00Z" w16du:dateUtc="2026-06-05T10:45:00Z">
          <w:r w:rsidR="00550F13" w:rsidDel="00BC68EB">
            <w:rPr>
              <w:rFonts w:eastAsia="DengXian" w:hint="eastAsia"/>
              <w:kern w:val="2"/>
            </w:rPr>
            <w:delText xml:space="preserve"> a</w:delText>
          </w:r>
        </w:del>
        <w:r w:rsidR="00550F13">
          <w:rPr>
            <w:rFonts w:eastAsia="DengXian" w:hint="eastAsia"/>
            <w:kern w:val="2"/>
          </w:rPr>
          <w:t xml:space="preserve"> regulatory gain</w:t>
        </w:r>
      </w:ins>
      <w:ins w:id="1638" w:author="Hong Deng" w:date="2026-06-05T18:45:00Z" w16du:dateUtc="2026-06-05T10:45:00Z">
        <w:r w:rsidR="00BC68EB">
          <w:rPr>
            <w:rFonts w:eastAsia="DengXian"/>
            <w:kern w:val="2"/>
          </w:rPr>
          <w:t>s</w:t>
        </w:r>
      </w:ins>
      <w:ins w:id="1639" w:author="Hong Deng [2]" w:date="2026-05-24T15:20:00Z" w16du:dateUtc="2026-05-24T07:20:00Z">
        <w:r w:rsidR="00550F13">
          <w:rPr>
            <w:rFonts w:eastAsia="DengXian" w:hint="eastAsia"/>
            <w:kern w:val="2"/>
          </w:rPr>
          <w:t xml:space="preserve">. </w:t>
        </w:r>
      </w:ins>
      <w:ins w:id="1640" w:author="Hong Deng" w:date="2026-06-06T14:14:00Z" w16du:dateUtc="2026-06-06T06:14:00Z">
        <w:r w:rsidR="00F878C5">
          <w:rPr>
            <w:rFonts w:eastAsia="DengXian"/>
            <w:kern w:val="2"/>
          </w:rPr>
          <w:t xml:space="preserve">Specifically, </w:t>
        </w:r>
      </w:ins>
      <w:ins w:id="1641" w:author="Hong Deng [2]" w:date="2026-05-24T15:26:00Z" w16du:dateUtc="2026-05-24T07:26:00Z">
        <w:del w:id="1642" w:author="Hong Deng" w:date="2026-06-06T14:14:00Z" w16du:dateUtc="2026-06-06T06:14:00Z">
          <w:r w:rsidR="00550F13" w:rsidDel="00F878C5">
            <w:rPr>
              <w:rFonts w:eastAsia="DengXian"/>
              <w:kern w:val="2"/>
            </w:rPr>
            <w:delText>Q</w:delText>
          </w:r>
        </w:del>
      </w:ins>
      <w:ins w:id="1643" w:author="Hong Deng" w:date="2026-06-06T14:14:00Z" w16du:dateUtc="2026-06-06T06:14:00Z">
        <w:r w:rsidR="00F878C5">
          <w:rPr>
            <w:rFonts w:eastAsia="DengXian"/>
            <w:kern w:val="2"/>
          </w:rPr>
          <w:t>q</w:t>
        </w:r>
      </w:ins>
      <w:ins w:id="1644" w:author="Hong Deng [2]" w:date="2026-05-24T15:26:00Z" w16du:dateUtc="2026-05-24T07:26:00Z">
        <w:r w:rsidR="00550F13">
          <w:rPr>
            <w:rFonts w:eastAsia="DengXian" w:hint="eastAsia"/>
            <w:kern w:val="2"/>
          </w:rPr>
          <w:t xml:space="preserve">uick detection shortens the interval in which one error compounds into further errors, </w:t>
        </w:r>
        <w:r w:rsidR="00550F13">
          <w:rPr>
            <w:rFonts w:eastAsia="DengXian"/>
            <w:kern w:val="2"/>
          </w:rPr>
          <w:t>preserving</w:t>
        </w:r>
        <w:r w:rsidR="00550F13">
          <w:rPr>
            <w:rFonts w:eastAsia="DengXian" w:hint="eastAsia"/>
            <w:kern w:val="2"/>
          </w:rPr>
          <w:t xml:space="preserve"> it as a discrete, analyzable </w:t>
        </w:r>
      </w:ins>
      <w:ins w:id="1645" w:author="Hong Deng" w:date="2026-06-05T14:02:00Z" w16du:dateUtc="2026-06-05T06:02:00Z">
        <w:r w:rsidR="006C2E65">
          <w:rPr>
            <w:rFonts w:eastAsia="DengXian"/>
            <w:kern w:val="2"/>
          </w:rPr>
          <w:t>object for regulation to act on</w:t>
        </w:r>
      </w:ins>
      <w:ins w:id="1646" w:author="Hong Deng [2]" w:date="2026-05-24T15:26:00Z" w16du:dateUtc="2026-05-24T07:26:00Z">
        <w:del w:id="1647" w:author="Hong Deng" w:date="2026-06-05T14:02:00Z" w16du:dateUtc="2026-06-05T06:02:00Z">
          <w:r w:rsidR="00550F13" w:rsidDel="00357421">
            <w:rPr>
              <w:rFonts w:eastAsia="DengXian"/>
              <w:kern w:val="2"/>
            </w:rPr>
            <w:delText>episode</w:delText>
          </w:r>
        </w:del>
        <w:r w:rsidR="00550F13">
          <w:rPr>
            <w:rFonts w:eastAsia="DengXian" w:hint="eastAsia"/>
            <w:kern w:val="2"/>
          </w:rPr>
          <w:t xml:space="preserve">. </w:t>
        </w:r>
      </w:ins>
      <w:commentRangeStart w:id="1648"/>
      <w:ins w:id="1649" w:author="Hong Deng [2]" w:date="2026-05-24T15:20:00Z" w16du:dateUtc="2026-05-24T07:20:00Z">
        <w:r w:rsidR="00550F13">
          <w:rPr>
            <w:rFonts w:eastAsia="DengXian"/>
            <w:kern w:val="2"/>
          </w:rPr>
          <w:t>O</w:t>
        </w:r>
        <w:r w:rsidR="00550F13">
          <w:rPr>
            <w:rFonts w:eastAsia="DengXian" w:hint="eastAsia"/>
            <w:kern w:val="2"/>
          </w:rPr>
          <w:t xml:space="preserve">pen communication </w:t>
        </w:r>
      </w:ins>
      <w:commentRangeEnd w:id="1648"/>
      <w:r w:rsidR="00BF7751">
        <w:rPr>
          <w:rStyle w:val="CommentReference"/>
          <w:rFonts w:eastAsia="DengXian" w:hint="eastAsia"/>
          <w:kern w:val="2"/>
          <w:sz w:val="24"/>
          <w:szCs w:val="24"/>
        </w:rPr>
        <w:commentReference w:id="1648"/>
      </w:r>
      <w:ins w:id="1650" w:author="Hong Deng [2]" w:date="2026-05-24T15:20:00Z" w16du:dateUtc="2026-05-24T07:20:00Z">
        <w:r w:rsidR="00550F13">
          <w:rPr>
            <w:rFonts w:eastAsia="DengXian" w:hint="eastAsia"/>
            <w:kern w:val="2"/>
          </w:rPr>
          <w:t>is the precondition for analy</w:t>
        </w:r>
      </w:ins>
      <w:ins w:id="1651" w:author="Hong Deng [2]" w:date="2026-05-24T15:21:00Z" w16du:dateUtc="2026-05-24T07:21:00Z">
        <w:r w:rsidR="00550F13">
          <w:rPr>
            <w:rFonts w:eastAsia="DengXian" w:hint="eastAsia"/>
            <w:kern w:val="2"/>
          </w:rPr>
          <w:t>sis</w:t>
        </w:r>
      </w:ins>
      <w:ins w:id="1652" w:author="Hong Deng [2]" w:date="2026-05-24T15:22:00Z" w16du:dateUtc="2026-05-24T07:22:00Z">
        <w:r w:rsidR="00550F13">
          <w:rPr>
            <w:rFonts w:eastAsia="DengXian"/>
            <w:kern w:val="2"/>
          </w:rPr>
          <w:t>, as only a voiced error is available to be examined,</w:t>
        </w:r>
      </w:ins>
      <w:ins w:id="1653" w:author="Hong Deng [2]" w:date="2026-05-24T15:21:00Z" w16du:dateUtc="2026-05-24T07:21:00Z">
        <w:r w:rsidR="00550F13">
          <w:rPr>
            <w:rFonts w:eastAsia="DengXian" w:hint="eastAsia"/>
            <w:kern w:val="2"/>
          </w:rPr>
          <w:t xml:space="preserve"> </w:t>
        </w:r>
      </w:ins>
      <w:ins w:id="1654" w:author="Hong Deng [2]" w:date="2026-05-24T15:22:00Z" w16du:dateUtc="2026-05-24T07:22:00Z">
        <w:r w:rsidR="00550F13">
          <w:rPr>
            <w:rFonts w:eastAsia="DengXian" w:hint="eastAsia"/>
            <w:kern w:val="2"/>
          </w:rPr>
          <w:t xml:space="preserve">but a concealed error cannot be regulated at all. </w:t>
        </w:r>
      </w:ins>
      <w:ins w:id="1655" w:author="Hong Deng [2]" w:date="2026-05-24T15:27:00Z" w16du:dateUtc="2026-05-24T07:27:00Z">
        <w:r>
          <w:rPr>
            <w:rFonts w:eastAsia="DengXian"/>
            <w:kern w:val="2"/>
          </w:rPr>
          <w:t>J</w:t>
        </w:r>
        <w:r>
          <w:rPr>
            <w:rFonts w:eastAsia="DengXian" w:hint="eastAsia"/>
            <w:kern w:val="2"/>
          </w:rPr>
          <w:t xml:space="preserve">oint diagnosis enlarges the interpretive resources such that newcomers are not confined to a still-forming individual understanding of the task but </w:t>
        </w:r>
      </w:ins>
      <w:ins w:id="1656" w:author="Hong Deng [2]" w:date="2026-05-24T15:28:00Z" w16du:dateUtc="2026-05-24T07:28:00Z">
        <w:r>
          <w:rPr>
            <w:rFonts w:eastAsia="DengXian" w:hint="eastAsia"/>
            <w:kern w:val="2"/>
          </w:rPr>
          <w:t>can draw on coworkers</w:t>
        </w:r>
        <w:r>
          <w:rPr>
            <w:rFonts w:eastAsia="DengXian"/>
            <w:kern w:val="2"/>
          </w:rPr>
          <w:t>’</w:t>
        </w:r>
        <w:r>
          <w:rPr>
            <w:rFonts w:eastAsia="DengXian" w:hint="eastAsia"/>
            <w:kern w:val="2"/>
          </w:rPr>
          <w:t xml:space="preserve"> models to locate the source of the deviation. </w:t>
        </w:r>
        <w:del w:id="1657" w:author="Hong Deng" w:date="2026-06-05T14:03:00Z" w16du:dateUtc="2026-06-05T06:03:00Z">
          <w:r w:rsidDel="007F4858">
            <w:rPr>
              <w:rFonts w:eastAsia="DengXian"/>
              <w:kern w:val="2"/>
            </w:rPr>
            <w:delText>P</w:delText>
          </w:r>
          <w:r w:rsidDel="007F4858">
            <w:rPr>
              <w:rFonts w:eastAsia="DengXian" w:hint="eastAsia"/>
              <w:kern w:val="2"/>
            </w:rPr>
            <w:delText>erhaps</w:delText>
          </w:r>
        </w:del>
      </w:ins>
      <w:ins w:id="1658" w:author="Hong Deng [2]" w:date="2026-05-24T15:29:00Z" w16du:dateUtc="2026-05-24T07:29:00Z">
        <w:del w:id="1659" w:author="Hong Deng" w:date="2026-06-05T14:03:00Z" w16du:dateUtc="2026-06-05T06:03:00Z">
          <w:r w:rsidDel="007F4858">
            <w:rPr>
              <w:rFonts w:eastAsia="DengXian" w:hint="eastAsia"/>
              <w:kern w:val="2"/>
            </w:rPr>
            <w:delText xml:space="preserve"> most consequentially, b</w:delText>
          </w:r>
        </w:del>
      </w:ins>
      <w:ins w:id="1660" w:author="Hong Deng" w:date="2026-06-05T14:03:00Z" w16du:dateUtc="2026-06-05T06:03:00Z">
        <w:r w:rsidR="007F4858">
          <w:rPr>
            <w:rFonts w:eastAsia="DengXian"/>
            <w:kern w:val="2"/>
          </w:rPr>
          <w:t>B</w:t>
        </w:r>
      </w:ins>
      <w:ins w:id="1661" w:author="Hong Deng [2]" w:date="2026-05-24T15:29:00Z" w16du:dateUtc="2026-05-24T07:29:00Z">
        <w:r>
          <w:rPr>
            <w:rFonts w:eastAsia="DengXian" w:hint="eastAsia"/>
            <w:kern w:val="2"/>
          </w:rPr>
          <w:t xml:space="preserve">y framing errors as informative </w:t>
        </w:r>
        <w:r>
          <w:rPr>
            <w:rFonts w:eastAsia="DengXian"/>
            <w:kern w:val="2"/>
          </w:rPr>
          <w:t>rather</w:t>
        </w:r>
        <w:r>
          <w:rPr>
            <w:rFonts w:eastAsia="DengXian" w:hint="eastAsia"/>
            <w:kern w:val="2"/>
          </w:rPr>
          <w:t xml:space="preserve"> than shameful, an error management culture defuses the self-evaluative threat that would otherwise divert cognitive resources inward. </w:t>
        </w:r>
        <w:del w:id="1662" w:author="Hong Deng" w:date="2026-06-05T18:45:00Z" w16du:dateUtc="2026-06-05T10:45:00Z">
          <w:r w:rsidDel="00C95C1D">
            <w:rPr>
              <w:rFonts w:eastAsia="DengXian"/>
              <w:kern w:val="2"/>
            </w:rPr>
            <w:delText>W</w:delText>
          </w:r>
          <w:r w:rsidDel="00C95C1D">
            <w:rPr>
              <w:rFonts w:eastAsia="DengXian" w:hint="eastAsia"/>
              <w:kern w:val="2"/>
            </w:rPr>
            <w:delText>ith that threat relieved</w:delText>
          </w:r>
        </w:del>
      </w:ins>
      <w:ins w:id="1663" w:author="Hong Deng" w:date="2026-06-05T18:45:00Z" w16du:dateUtc="2026-06-05T10:45:00Z">
        <w:r w:rsidR="00C95C1D">
          <w:rPr>
            <w:rFonts w:eastAsia="DengXian"/>
            <w:kern w:val="2"/>
          </w:rPr>
          <w:t>Thus</w:t>
        </w:r>
      </w:ins>
      <w:ins w:id="1664" w:author="Hong Deng [2]" w:date="2026-05-24T15:29:00Z" w16du:dateUtc="2026-05-24T07:29:00Z">
        <w:r>
          <w:rPr>
            <w:rFonts w:eastAsia="DengXian" w:hint="eastAsia"/>
            <w:kern w:val="2"/>
          </w:rPr>
          <w:t>, attention remains availabl</w:t>
        </w:r>
      </w:ins>
      <w:ins w:id="1665" w:author="Hong Deng [2]" w:date="2026-05-24T15:30:00Z" w16du:dateUtc="2026-05-24T07:30:00Z">
        <w:r>
          <w:rPr>
            <w:rFonts w:eastAsia="DengXian" w:hint="eastAsia"/>
            <w:kern w:val="2"/>
          </w:rPr>
          <w:t>e for the deliberate</w:t>
        </w:r>
      </w:ins>
      <w:ins w:id="1666" w:author="Hong Deng [2]" w:date="2026-05-24T15:32:00Z" w16du:dateUtc="2026-05-24T07:32:00Z">
        <w:r>
          <w:rPr>
            <w:rFonts w:eastAsia="DengXian" w:hint="eastAsia"/>
            <w:kern w:val="2"/>
          </w:rPr>
          <w:t xml:space="preserve"> </w:t>
        </w:r>
      </w:ins>
      <w:ins w:id="1667" w:author="Hong Deng [2]" w:date="2026-05-24T15:30:00Z" w16du:dateUtc="2026-05-24T07:30:00Z">
        <w:r>
          <w:rPr>
            <w:rFonts w:eastAsia="DengXian" w:hint="eastAsia"/>
            <w:kern w:val="2"/>
          </w:rPr>
          <w:t>analysis that produces learning, rather than being consumed by managing one</w:t>
        </w:r>
        <w:r>
          <w:rPr>
            <w:rFonts w:eastAsia="DengXian"/>
            <w:kern w:val="2"/>
          </w:rPr>
          <w:t>’</w:t>
        </w:r>
        <w:r>
          <w:rPr>
            <w:rFonts w:eastAsia="DengXian" w:hint="eastAsia"/>
            <w:kern w:val="2"/>
          </w:rPr>
          <w:t xml:space="preserve">s own distress </w:t>
        </w:r>
      </w:ins>
      <w:del w:id="1668" w:author="Hong Deng [2]" w:date="2026-05-24T13:31:00Z" w16du:dateUtc="2026-05-24T05:31:00Z">
        <w:r w:rsidR="009C0C59" w:rsidDel="00E803E0">
          <w:rPr>
            <w:rFonts w:eastAsia="DengXian"/>
            <w:kern w:val="2"/>
          </w:rPr>
          <w:delText xml:space="preserve"> encourag</w:delText>
        </w:r>
      </w:del>
      <w:del w:id="1669" w:author="Hong Deng [2]" w:date="2026-05-24T13:32:00Z" w16du:dateUtc="2026-05-24T05:32:00Z">
        <w:r w:rsidR="009C0C59" w:rsidDel="00E803E0">
          <w:rPr>
            <w:rFonts w:eastAsia="DengXian"/>
            <w:kern w:val="2"/>
          </w:rPr>
          <w:delText>ing</w:delText>
        </w:r>
      </w:del>
      <w:ins w:id="1670" w:author="Hong Deng" w:date="2026-05-06T20:18:00Z" w16du:dateUtc="2026-05-06T12:18:00Z">
        <w:del w:id="1671" w:author="Hong Deng [2]" w:date="2026-05-24T13:31:00Z" w16du:dateUtc="2026-05-24T05:31:00Z">
          <w:r w:rsidR="00ED438D" w:rsidDel="00E803E0">
            <w:rPr>
              <w:rFonts w:eastAsia="DengXian" w:hint="eastAsia"/>
              <w:kern w:val="2"/>
            </w:rPr>
            <w:delText>ing</w:delText>
          </w:r>
        </w:del>
      </w:ins>
      <w:del w:id="1672" w:author="Hong Deng [2]" w:date="2026-05-24T13:31:00Z" w16du:dateUtc="2026-05-24T05:31:00Z">
        <w:r w:rsidR="009C0C59" w:rsidDel="00E803E0">
          <w:rPr>
            <w:rFonts w:eastAsia="DengXian"/>
            <w:kern w:val="2"/>
          </w:rPr>
          <w:delText xml:space="preserve"> </w:delText>
        </w:r>
      </w:del>
      <w:del w:id="1673" w:author="Hong Deng [2]" w:date="2026-05-24T13:32:00Z" w16du:dateUtc="2026-05-24T05:32:00Z">
        <w:r w:rsidR="009C0C59" w:rsidDel="00E803E0">
          <w:rPr>
            <w:rFonts w:eastAsia="DengXian"/>
            <w:kern w:val="2"/>
          </w:rPr>
          <w:delText>open discussion</w:delText>
        </w:r>
      </w:del>
      <w:ins w:id="1674" w:author="Hong Deng" w:date="2026-05-06T20:18:00Z" w16du:dateUtc="2026-05-06T12:18:00Z">
        <w:del w:id="1675" w:author="Hong Deng [2]" w:date="2026-05-24T13:32:00Z" w16du:dateUtc="2026-05-24T05:32:00Z">
          <w:r w:rsidR="00ED438D" w:rsidDel="00E803E0">
            <w:rPr>
              <w:rFonts w:eastAsia="DengXian" w:hint="eastAsia"/>
              <w:kern w:val="2"/>
            </w:rPr>
            <w:delText xml:space="preserve">, </w:delText>
          </w:r>
        </w:del>
      </w:ins>
      <w:del w:id="1676" w:author="Hong Deng [2]" w:date="2026-05-24T13:32:00Z" w16du:dateUtc="2026-05-24T05:32:00Z">
        <w:r w:rsidR="009C0C59" w:rsidDel="00E803E0">
          <w:rPr>
            <w:rFonts w:eastAsia="DengXian"/>
            <w:kern w:val="2"/>
          </w:rPr>
          <w:delText xml:space="preserve"> and </w:delText>
        </w:r>
      </w:del>
      <w:del w:id="1677" w:author="Hong Deng [2]" w:date="2026-05-24T13:31:00Z" w16du:dateUtc="2026-05-24T05:31:00Z">
        <w:r w:rsidR="009C0C59" w:rsidDel="00E803E0">
          <w:rPr>
            <w:rFonts w:eastAsia="DengXian"/>
            <w:kern w:val="2"/>
          </w:rPr>
          <w:delText>analysis, and</w:delText>
        </w:r>
      </w:del>
      <w:ins w:id="1678" w:author="Hong Deng" w:date="2026-05-06T20:18:00Z" w16du:dateUtc="2026-05-06T12:18:00Z">
        <w:del w:id="1679" w:author="Hong Deng [2]" w:date="2026-05-24T13:31:00Z" w16du:dateUtc="2026-05-24T05:31:00Z">
          <w:r w:rsidR="00ED438D" w:rsidDel="00E803E0">
            <w:rPr>
              <w:rFonts w:eastAsia="DengXian" w:hint="eastAsia"/>
              <w:kern w:val="2"/>
            </w:rPr>
            <w:delText xml:space="preserve"> learning</w:delText>
          </w:r>
        </w:del>
      </w:ins>
      <w:del w:id="1680" w:author="Hong Deng [2]" w:date="2026-05-24T15:05:00Z" w16du:dateUtc="2026-05-24T07:05:00Z">
        <w:r w:rsidR="009C0C59" w:rsidDel="00E616EE">
          <w:rPr>
            <w:rFonts w:eastAsia="DengXian"/>
            <w:kern w:val="2"/>
          </w:rPr>
          <w:delText xml:space="preserve"> viewing them as opportunities for growth rather than failures. On the other hand</w:delText>
        </w:r>
      </w:del>
      <w:ins w:id="1681" w:author="Hong Deng" w:date="2026-05-06T20:18:00Z" w16du:dateUtc="2026-05-06T12:18:00Z">
        <w:del w:id="1682" w:author="Hong Deng [2]" w:date="2026-05-24T15:05:00Z" w16du:dateUtc="2026-05-24T07:05:00Z">
          <w:r w:rsidR="00ED438D" w:rsidDel="00E616EE">
            <w:rPr>
              <w:rFonts w:eastAsia="DengXian" w:hint="eastAsia"/>
              <w:kern w:val="2"/>
            </w:rPr>
            <w:delText>By contrast</w:delText>
          </w:r>
        </w:del>
      </w:ins>
      <w:del w:id="1683" w:author="Hong Deng [2]" w:date="2026-05-24T15:05:00Z" w16du:dateUtc="2026-05-24T07:05:00Z">
        <w:r w:rsidR="009C0C59" w:rsidDel="00E616EE">
          <w:rPr>
            <w:rFonts w:eastAsia="DengXian"/>
            <w:kern w:val="2"/>
          </w:rPr>
          <w:delText xml:space="preserve">, the </w:delText>
        </w:r>
      </w:del>
      <w:ins w:id="1684" w:author="Hong Deng" w:date="2026-05-06T20:18:00Z" w16du:dateUtc="2026-05-06T12:18:00Z">
        <w:del w:id="1685" w:author="Hong Deng [2]" w:date="2026-05-24T15:05:00Z" w16du:dateUtc="2026-05-24T07:05:00Z">
          <w:r w:rsidR="0058329C" w:rsidDel="00E616EE">
            <w:rPr>
              <w:rFonts w:eastAsia="DengXian" w:hint="eastAsia"/>
              <w:kern w:val="2"/>
            </w:rPr>
            <w:delText xml:space="preserve">an </w:delText>
          </w:r>
        </w:del>
      </w:ins>
      <w:del w:id="1686" w:author="Hong Deng [2]" w:date="2026-05-24T15:05:00Z" w16du:dateUtc="2026-05-24T07:05:00Z">
        <w:r w:rsidR="009C0C59" w:rsidDel="00E616EE">
          <w:rPr>
            <w:rFonts w:eastAsia="DengXian"/>
            <w:kern w:val="2"/>
          </w:rPr>
          <w:delText xml:space="preserve">error prevention approach </w:delText>
        </w:r>
      </w:del>
      <w:ins w:id="1687" w:author="Hong Deng" w:date="2026-05-06T20:16:00Z" w16du:dateUtc="2026-05-06T12:16:00Z">
        <w:del w:id="1688" w:author="Hong Deng [2]" w:date="2026-05-24T15:05:00Z" w16du:dateUtc="2026-05-24T07:05:00Z">
          <w:r w:rsidR="006A6283" w:rsidDel="00E616EE">
            <w:rPr>
              <w:rFonts w:eastAsia="DengXian" w:hint="eastAsia"/>
              <w:kern w:val="2"/>
            </w:rPr>
            <w:delText>culture</w:delText>
          </w:r>
          <w:r w:rsidR="006A6283" w:rsidDel="00E616EE">
            <w:rPr>
              <w:rFonts w:eastAsia="DengXian"/>
              <w:kern w:val="2"/>
            </w:rPr>
            <w:delText xml:space="preserve"> </w:delText>
          </w:r>
        </w:del>
      </w:ins>
      <w:del w:id="1689" w:author="Hong Deng [2]" w:date="2026-05-24T15:05:00Z" w16du:dateUtc="2026-05-24T07:05:00Z">
        <w:r w:rsidR="009C0C59" w:rsidDel="00E616EE">
          <w:rPr>
            <w:rFonts w:eastAsia="DengXian"/>
            <w:kern w:val="2"/>
          </w:rPr>
          <w:delText>seeks to</w:delText>
        </w:r>
      </w:del>
      <w:ins w:id="1690" w:author="Hong Deng" w:date="2026-05-06T20:19:00Z" w16du:dateUtc="2026-05-06T12:19:00Z">
        <w:del w:id="1691" w:author="Hong Deng [2]" w:date="2026-05-24T15:05:00Z" w16du:dateUtc="2026-05-24T07:05:00Z">
          <w:r w:rsidR="0058329C" w:rsidDel="00E616EE">
            <w:rPr>
              <w:rFonts w:eastAsia="DengXian" w:hint="eastAsia"/>
              <w:kern w:val="2"/>
            </w:rPr>
            <w:delText>treats errors as failures to be</w:delText>
          </w:r>
        </w:del>
      </w:ins>
      <w:del w:id="1692" w:author="Hong Deng [2]" w:date="2026-05-24T15:05:00Z" w16du:dateUtc="2026-05-24T07:05:00Z">
        <w:r w:rsidR="009C0C59" w:rsidDel="00E616EE">
          <w:rPr>
            <w:rFonts w:eastAsia="DengXian"/>
            <w:kern w:val="2"/>
          </w:rPr>
          <w:delText xml:space="preserve"> </w:delText>
        </w:r>
      </w:del>
      <w:del w:id="1693" w:author="Hong Deng [2]" w:date="2026-05-24T13:33:00Z" w16du:dateUtc="2026-05-24T05:33:00Z">
        <w:r w:rsidR="009C0C59" w:rsidDel="00E803E0">
          <w:rPr>
            <w:rFonts w:eastAsia="DengXian"/>
            <w:kern w:val="2"/>
          </w:rPr>
          <w:delText>minimize</w:delText>
        </w:r>
      </w:del>
      <w:ins w:id="1694" w:author="Hong Deng" w:date="2026-05-06T20:19:00Z" w16du:dateUtc="2026-05-06T12:19:00Z">
        <w:del w:id="1695" w:author="Hong Deng [2]" w:date="2026-05-24T13:33:00Z" w16du:dateUtc="2026-05-24T05:33:00Z">
          <w:r w:rsidR="0058329C" w:rsidDel="00E803E0">
            <w:rPr>
              <w:rFonts w:eastAsia="DengXian" w:hint="eastAsia"/>
              <w:kern w:val="2"/>
            </w:rPr>
            <w:delText>d</w:delText>
          </w:r>
        </w:del>
      </w:ins>
      <w:del w:id="1696" w:author="Hong Deng [2]" w:date="2026-05-24T13:33:00Z" w16du:dateUtc="2026-05-24T05:33:00Z">
        <w:r w:rsidR="009C0C59" w:rsidDel="00E803E0">
          <w:rPr>
            <w:rFonts w:eastAsia="DengXian"/>
            <w:kern w:val="2"/>
          </w:rPr>
          <w:delText xml:space="preserve"> </w:delText>
        </w:r>
      </w:del>
      <w:ins w:id="1697" w:author="Hong Deng" w:date="2026-05-06T20:19:00Z" w16du:dateUtc="2026-05-06T12:19:00Z">
        <w:del w:id="1698" w:author="Hong Deng [2]" w:date="2026-05-24T13:33:00Z" w16du:dateUtc="2026-05-24T05:33:00Z">
          <w:r w:rsidR="0058329C" w:rsidDel="00E803E0">
            <w:rPr>
              <w:rFonts w:eastAsia="DengXian" w:hint="eastAsia"/>
              <w:kern w:val="2"/>
            </w:rPr>
            <w:delText>and sanctioned</w:delText>
          </w:r>
        </w:del>
        <w:del w:id="1699" w:author="Hong Deng [2]" w:date="2026-05-24T15:05:00Z" w16du:dateUtc="2026-05-24T07:05:00Z">
          <w:r w:rsidR="0058329C" w:rsidDel="00E616EE">
            <w:rPr>
              <w:rFonts w:eastAsia="DengXian" w:hint="eastAsia"/>
              <w:kern w:val="2"/>
            </w:rPr>
            <w:delText xml:space="preserve"> </w:delText>
          </w:r>
        </w:del>
      </w:ins>
      <w:del w:id="1700" w:author="Hong Deng [2]" w:date="2026-05-24T15:05:00Z" w16du:dateUtc="2026-05-24T07:05:00Z">
        <w:r w:rsidR="009C0C59" w:rsidDel="00E616EE">
          <w:rPr>
            <w:rFonts w:eastAsia="DengXian"/>
            <w:kern w:val="2"/>
          </w:rPr>
          <w:delText xml:space="preserve">error occurrence, treating errors as deviations to be punished </w:delText>
        </w:r>
        <w:r w:rsidR="009C0C59" w:rsidDel="00E616EE">
          <w:rPr>
            <w:rFonts w:eastAsia="DengXian"/>
            <w:kern w:val="2"/>
          </w:rPr>
          <w:fldChar w:fldCharType="begin"/>
        </w:r>
        <w:r w:rsidR="004D4678" w:rsidDel="00E616EE">
          <w:rPr>
            <w:rFonts w:eastAsia="DengXian"/>
            <w:kern w:val="2"/>
          </w:rPr>
          <w:delInstrText xml:space="preserve"> ADDIN EN.CITE &lt;EndNote&gt;&lt;Cite&gt;&lt;Author&gt;Frese&lt;/Author&gt;&lt;Year&gt;1991&lt;/Year&gt;&lt;RecNum&gt;49&lt;/RecNum&gt;&lt;DisplayText&gt;(Frese 1991, Hofmann and Frese 2011)&lt;/DisplayText&gt;&lt;record&gt;&lt;rec-number&gt;49&lt;/rec-number&gt;&lt;foreign-keys&gt;&lt;key app="EN" db-id="dtfvx5dd9wzs0re0zrmve9tj9p5fwat5spas" timestamp="1711873481"&gt;49&lt;/key&gt;&lt;/foreign-keys&gt;&lt;ref-type name="Journal Article"&gt;17&lt;/ref-type&gt;&lt;contributors&gt;&lt;authors&gt;&lt;author&gt;Frese, Michael&lt;/author&gt;&lt;/authors&gt;&lt;/contributors&gt;&lt;titles&gt;&lt;title&gt;Error management or error prevention: Two strategies to deal with errors in software design&lt;/title&gt;&lt;/titles&gt;&lt;dates&gt;&lt;year&gt;1991&lt;/year&gt;&lt;/dates&gt;&lt;urls&gt;&lt;/urls&gt;&lt;/record&gt;&lt;/Cite&gt;&lt;Cite&gt;&lt;Author&gt;Hofmann&lt;/Author&gt;&lt;Year&gt;2011&lt;/Year&gt;&lt;RecNum&gt;57&lt;/RecNum&gt;&lt;record&gt;&lt;rec-number&gt;57&lt;/rec-number&gt;&lt;foreign-keys&gt;&lt;key app="EN" db-id="dtfvx5dd9wzs0re0zrmve9tj9p5fwat5spas" timestamp="1711973179"&gt;57&lt;/key&gt;&lt;/foreign-keys&gt;&lt;ref-type name="Book"&gt;6&lt;/ref-type&gt;&lt;contributors&gt;&lt;authors&gt;&lt;author&gt;Hofmann, David A&lt;/author&gt;&lt;author&gt;Frese, Michael&lt;/author&gt;&lt;/authors&gt;&lt;/contributors&gt;&lt;titles&gt;&lt;title&gt;Error in organizations&lt;/title&gt;&lt;/titles&gt;&lt;dates&gt;&lt;year&gt;2011&lt;/year&gt;&lt;/dates&gt;&lt;publisher&gt;Routledge&lt;/publisher&gt;&lt;isbn&gt;1136731865&lt;/isbn&gt;&lt;urls&gt;&lt;/urls&gt;&lt;/record&gt;&lt;/Cite&gt;&lt;/EndNote&gt;</w:delInstrText>
        </w:r>
        <w:r w:rsidR="009C0C59" w:rsidDel="00E616EE">
          <w:rPr>
            <w:rFonts w:eastAsia="DengXian"/>
            <w:kern w:val="2"/>
          </w:rPr>
          <w:fldChar w:fldCharType="separate"/>
        </w:r>
        <w:r w:rsidR="009C0C59" w:rsidDel="00E616EE">
          <w:rPr>
            <w:rFonts w:eastAsia="DengXian"/>
            <w:noProof/>
            <w:kern w:val="2"/>
          </w:rPr>
          <w:delText>(Frese 1991, Hofmann and Frese 2011)</w:delText>
        </w:r>
        <w:r w:rsidR="009C0C59" w:rsidDel="00E616EE">
          <w:rPr>
            <w:rFonts w:eastAsia="DengXian"/>
            <w:kern w:val="2"/>
          </w:rPr>
          <w:fldChar w:fldCharType="end"/>
        </w:r>
      </w:del>
      <w:del w:id="1701" w:author="Hong Deng [2]" w:date="2026-05-24T13:33:00Z" w16du:dateUtc="2026-05-24T05:33:00Z">
        <w:r w:rsidR="009C0C59" w:rsidDel="00E803E0">
          <w:rPr>
            <w:rFonts w:eastAsia="DengXian"/>
            <w:kern w:val="2"/>
          </w:rPr>
          <w:delText>.</w:delText>
        </w:r>
      </w:del>
      <w:del w:id="1702" w:author="Hong Deng [2]" w:date="2026-05-24T13:34:00Z" w16du:dateUtc="2026-05-24T05:34:00Z">
        <w:r w:rsidR="009C0C59" w:rsidDel="00E803E0">
          <w:rPr>
            <w:rFonts w:eastAsia="DengXian"/>
            <w:kern w:val="2"/>
          </w:rPr>
          <w:delText xml:space="preserve"> </w:delText>
        </w:r>
      </w:del>
      <w:del w:id="1703" w:author="Hong Deng [2]" w:date="2026-05-24T13:33:00Z" w16du:dateUtc="2026-05-24T05:33:00Z">
        <w:r w:rsidR="009C0C59" w:rsidDel="00E803E0">
          <w:rPr>
            <w:rFonts w:eastAsia="DengXian"/>
            <w:kern w:val="2"/>
          </w:rPr>
          <w:delText xml:space="preserve">Action regulation theory’s emphasis on errors as triggers for higher-order processing (e.g., reevaluating, reconfiguring, and learning) naturally points to the importance of these two approaches </w:delText>
        </w:r>
      </w:del>
      <w:ins w:id="1704" w:author="Hong Deng" w:date="2026-05-06T20:16:00Z" w16du:dateUtc="2026-05-06T12:16:00Z">
        <w:del w:id="1705" w:author="Hong Deng [2]" w:date="2026-05-24T13:33:00Z" w16du:dateUtc="2026-05-24T05:33:00Z">
          <w:r w:rsidR="00945A4A" w:rsidDel="00E803E0">
            <w:rPr>
              <w:rFonts w:eastAsia="DengXian" w:hint="eastAsia"/>
              <w:kern w:val="2"/>
            </w:rPr>
            <w:delText>error cultures</w:delText>
          </w:r>
          <w:r w:rsidR="00945A4A" w:rsidDel="00E803E0">
            <w:rPr>
              <w:rFonts w:eastAsia="DengXian"/>
              <w:kern w:val="2"/>
            </w:rPr>
            <w:delText xml:space="preserve"> </w:delText>
          </w:r>
        </w:del>
      </w:ins>
      <w:ins w:id="1706" w:author="Hong Deng" w:date="2026-05-06T20:17:00Z" w16du:dateUtc="2026-05-06T12:17:00Z">
        <w:del w:id="1707" w:author="Hong Deng [2]" w:date="2026-05-24T13:33:00Z" w16du:dateUtc="2026-05-24T05:33:00Z">
          <w:r w:rsidR="00AE2F21" w:rsidDel="00E803E0">
            <w:rPr>
              <w:rFonts w:eastAsia="DengXian" w:hint="eastAsia"/>
              <w:kern w:val="2"/>
            </w:rPr>
            <w:delText xml:space="preserve">for </w:delText>
          </w:r>
        </w:del>
      </w:ins>
      <w:del w:id="1708" w:author="Hong Deng [2]" w:date="2026-05-24T13:33:00Z" w16du:dateUtc="2026-05-24T05:33:00Z">
        <w:r w:rsidR="009C0C59" w:rsidDel="00E803E0">
          <w:rPr>
            <w:rFonts w:eastAsia="DengXian"/>
            <w:kern w:val="2"/>
          </w:rPr>
          <w:delText>in newcomer socialization success</w:delText>
        </w:r>
      </w:del>
      <w:del w:id="1709" w:author="Hong Deng [2]" w:date="2026-05-24T15:05:00Z" w16du:dateUtc="2026-05-24T07:05:00Z">
        <w:r w:rsidR="009C0C59" w:rsidDel="00E616EE">
          <w:rPr>
            <w:rFonts w:eastAsia="DengXian"/>
            <w:kern w:val="2"/>
          </w:rPr>
          <w:delText xml:space="preserve">.  </w:delText>
        </w:r>
      </w:del>
    </w:p>
    <w:p w14:paraId="777D3E5E" w14:textId="06F3158D" w:rsidR="009458CE" w:rsidDel="00C2272C" w:rsidRDefault="009C0C59" w:rsidP="00C2272C">
      <w:pPr>
        <w:snapToGrid w:val="0"/>
        <w:spacing w:line="480" w:lineRule="auto"/>
        <w:ind w:left="240" w:right="240"/>
        <w:rPr>
          <w:del w:id="1710" w:author="Hong Deng [2]" w:date="2026-05-24T15:31:00Z" w16du:dateUtc="2026-05-24T07:31:00Z"/>
          <w:moveFrom w:id="1711" w:author="Hong Deng [2]" w:date="2026-05-24T14:35:00Z" w16du:dateUtc="2026-05-24T06:35:00Z"/>
          <w:rFonts w:eastAsia="DengXian"/>
          <w:b/>
          <w:kern w:val="2"/>
        </w:rPr>
      </w:pPr>
      <w:moveFromRangeStart w:id="1712" w:author="Hong Deng [2]" w:date="2026-05-24T14:35:00Z" w:name="move230525772"/>
      <w:moveFrom w:id="1713" w:author="Hong Deng [2]" w:date="2026-05-24T14:35:00Z" w16du:dateUtc="2026-05-24T06:35:00Z">
        <w:del w:id="1714" w:author="Hong Deng [2]" w:date="2026-05-24T15:31:00Z" w16du:dateUtc="2026-05-24T07:31:00Z">
          <w:r w:rsidDel="00C2272C">
            <w:rPr>
              <w:rFonts w:eastAsia="DengXian"/>
              <w:b/>
              <w:kern w:val="2"/>
            </w:rPr>
            <w:delText>Newcomer Perceptions of Error-Handling Approaches and Their Error Reduction Rate</w:delText>
          </w:r>
        </w:del>
      </w:moveFrom>
    </w:p>
    <w:moveFromRangeEnd w:id="1712"/>
    <w:p w14:paraId="777D3E5F" w14:textId="53F1815A" w:rsidR="009458CE" w:rsidDel="00E616EE" w:rsidRDefault="009C0C59">
      <w:pPr>
        <w:snapToGrid w:val="0"/>
        <w:spacing w:line="480" w:lineRule="auto"/>
        <w:rPr>
          <w:del w:id="1715" w:author="Hong Deng [2]" w:date="2026-05-24T15:04:00Z" w16du:dateUtc="2026-05-24T07:04:00Z"/>
          <w:rFonts w:eastAsia="DengXian"/>
          <w:kern w:val="2"/>
        </w:rPr>
        <w:pPrChange w:id="1716" w:author="Hong Deng [2]" w:date="2026-05-24T15:31:00Z" w16du:dateUtc="2026-05-24T07:31:00Z">
          <w:pPr>
            <w:snapToGrid w:val="0"/>
            <w:spacing w:line="480" w:lineRule="auto"/>
            <w:ind w:firstLine="720"/>
          </w:pPr>
        </w:pPrChange>
      </w:pPr>
      <w:del w:id="1717" w:author="Hong Deng [2]" w:date="2026-05-24T15:04:00Z" w16du:dateUtc="2026-05-24T07:04:00Z">
        <w:r w:rsidDel="00E616EE">
          <w:rPr>
            <w:rFonts w:eastAsia="DengXian"/>
            <w:kern w:val="2"/>
          </w:rPr>
          <w:delText xml:space="preserve">Individuals can develop divergent perceptions of team climates and norms </w:delText>
        </w:r>
        <w:r w:rsidDel="00E616EE">
          <w:rPr>
            <w:rFonts w:eastAsia="DengXian"/>
            <w:kern w:val="2"/>
          </w:rPr>
          <w:fldChar w:fldCharType="begin"/>
        </w:r>
        <w:r w:rsidDel="00E616EE">
          <w:rPr>
            <w:rFonts w:eastAsia="DengXian"/>
            <w:kern w:val="2"/>
          </w:rPr>
          <w:delInstrText xml:space="preserve"> ADDIN EN.CITE &lt;EndNote&gt;&lt;Cite&gt;&lt;Author&gt;Kessler&lt;/Author&gt;&lt;Year&gt;2019&lt;/Year&gt;&lt;RecNum&gt;140&lt;/RecNum&gt;&lt;DisplayText&gt;(Kessler 2019, Perrigino et al. 2021)&lt;/DisplayText&gt;&lt;record&gt;&lt;rec-number&gt;140&lt;/rec-number&gt;&lt;foreign-keys&gt;&lt;key app="EN" db-id="dtfvx5dd9wzs0re0zrmve9tj9p5fwat5spas" timestamp="1737285235"&gt;140&lt;/key&gt;&lt;/foreign-keys&gt;&lt;ref-type name="Journal Article"&gt;17&lt;/ref-type&gt;&lt;contributors&gt;&lt;authors&gt;&lt;author&gt;Kessler, Stacey R&lt;/author&gt;&lt;/authors&gt;&lt;/contributors&gt;&lt;titles&gt;&lt;title&gt;Are the costs worth the benefits? Shared perception and the aggregation of organizational climate ratings&lt;/title&gt;&lt;secondary-title&gt;Journal of Organizational Behavior&lt;/secondary-title&gt;&lt;/titles&gt;&lt;periodical&gt;&lt;full-title&gt;Journal of Organizational Behavior&lt;/full-title&gt;&lt;/periodical&gt;&lt;pages&gt;1046-1054&lt;/pages&gt;&lt;volume&gt;40&lt;/volume&gt;&lt;number&gt;9-10&lt;/number&gt;&lt;dates&gt;&lt;year&gt;2019&lt;/year&gt;&lt;/dates&gt;&lt;isbn&gt;0894-3796&lt;/isbn&gt;&lt;urls&gt;&lt;/urls&gt;&lt;/record&gt;&lt;/Cite&gt;&lt;Cite&gt;&lt;Author&gt;Perrigino&lt;/Author&gt;&lt;Year&gt;2021&lt;/Year&gt;&lt;RecNum&gt;141&lt;/RecNum&gt;&lt;record&gt;&lt;rec-number&gt;141&lt;/rec-number&gt;&lt;foreign-keys&gt;&lt;key app="EN" db-id="dtfvx5dd9wzs0re0zrmve9tj9p5fwat5spas" timestamp="1737285296"&gt;141&lt;/key&gt;&lt;/foreign-keys&gt;&lt;ref-type name="Journal Article"&gt;17&lt;/ref-type&gt;&lt;contributors&gt;&lt;authors&gt;&lt;author&gt;Perrigino, Matthew B&lt;/author&gt;&lt;author&gt;Chen, Hongzhi&lt;/author&gt;&lt;author&gt;Dunford, Benjamin B&lt;/author&gt;&lt;author&gt;Pratt, Benjamin R&lt;/author&gt;&lt;/authors&gt;&lt;/contributors&gt;&lt;titles&gt;&lt;title&gt;If we see, will we agree? Unpacking the complex relationship between stimuli and team climate strength&lt;/title&gt;&lt;secondary-title&gt;Academy of Management Annals&lt;/secondary-title&gt;&lt;/titles&gt;&lt;periodical&gt;&lt;full-title&gt;Academy of Management Annals&lt;/full-title&gt;&lt;/periodical&gt;&lt;pages&gt;151-187&lt;/pages&gt;&lt;volume&gt;15&lt;/volume&gt;&lt;number&gt;1&lt;/number&gt;&lt;dates&gt;&lt;year&gt;2021&lt;/year&gt;&lt;/dates&gt;&lt;isbn&gt;1941-6520&lt;/isbn&gt;&lt;urls&gt;&lt;/urls&gt;&lt;/record&gt;&lt;/Cite&gt;&lt;/EndNote&gt;</w:delInstrText>
        </w:r>
        <w:r w:rsidDel="00E616EE">
          <w:rPr>
            <w:rFonts w:eastAsia="DengXian"/>
            <w:kern w:val="2"/>
          </w:rPr>
          <w:fldChar w:fldCharType="separate"/>
        </w:r>
        <w:r w:rsidDel="00E616EE">
          <w:rPr>
            <w:rFonts w:eastAsia="DengXian"/>
            <w:kern w:val="2"/>
          </w:rPr>
          <w:delText>(Kessler 2019, Perrigino et al. 2021)</w:delText>
        </w:r>
        <w:r w:rsidDel="00E616EE">
          <w:rPr>
            <w:rFonts w:eastAsia="DengXian"/>
            <w:kern w:val="2"/>
          </w:rPr>
          <w:fldChar w:fldCharType="end"/>
        </w:r>
        <w:r w:rsidDel="00E616EE">
          <w:rPr>
            <w:rFonts w:eastAsia="DengXian"/>
            <w:kern w:val="2"/>
          </w:rPr>
          <w:delText xml:space="preserve">, including how errors are handled in their teams. Such perceptions are often more proximal antecedents of behavioral outcomes </w:delText>
        </w:r>
        <w:r w:rsidDel="00E616EE">
          <w:rPr>
            <w:rFonts w:eastAsia="DengXian"/>
            <w:kern w:val="2"/>
          </w:rPr>
          <w:fldChar w:fldCharType="begin"/>
        </w:r>
        <w:r w:rsidDel="00E616EE">
          <w:rPr>
            <w:rFonts w:eastAsia="DengXian"/>
            <w:kern w:val="2"/>
          </w:rPr>
          <w:delInstrText xml:space="preserve"> ADDIN EN.CITE &lt;EndNote&gt;&lt;Cite&gt;&lt;Author&gt;Barnett&lt;/Author&gt;&lt;Year&gt;2000&lt;/Year&gt;&lt;RecNum&gt;143&lt;/RecNum&gt;&lt;DisplayText&gt;(T. Barnett and Vaicys 2000, Parker et al. 2003)&lt;/DisplayText&gt;&lt;record&gt;&lt;rec-number&gt;143&lt;/rec-number&gt;&lt;foreign-keys&gt;&lt;key app="EN" db-id="dtfvx5dd9wzs0re0zrmve9tj9p5fwat5spas" timestamp="1737285341"&gt;143&lt;/key&gt;&lt;/foreign-keys&gt;&lt;ref-type name="Journal Article"&gt;17&lt;/ref-type&gt;&lt;contributors&gt;&lt;authors&gt;&lt;author&gt;Barnett, Tim&lt;/author&gt;&lt;author&gt;Vaicys, Cheryl&lt;/author&gt;&lt;/authors&gt;&lt;/contributors&gt;&lt;titles&gt;&lt;title&gt;The moderating effect of individuals&amp;apos; perceptions of ethical work climate on ethical judgments and behavioral intentions&lt;/title&gt;&lt;secondary-title&gt;Journal of Business Ethics&lt;/secondary-title&gt;&lt;/titles&gt;&lt;periodical&gt;&lt;full-title&gt;Journal of Business Ethics&lt;/full-title&gt;&lt;/periodical&gt;&lt;pages&gt;351-362&lt;/pages&gt;&lt;volume&gt;27&lt;/volume&gt;&lt;dates&gt;&lt;year&gt;2000&lt;/year&gt;&lt;/dates&gt;&lt;isbn&gt;0167-4544&lt;/isbn&gt;&lt;urls&gt;&lt;/urls&gt;&lt;/record&gt;&lt;/Cite&gt;&lt;Cite&gt;&lt;Author&gt;Parker&lt;/Author&gt;&lt;Year&gt;2003&lt;/Year&gt;&lt;RecNum&gt;144&lt;/RecNum&gt;&lt;record&gt;&lt;rec-number&gt;144&lt;/rec-number&gt;&lt;foreign-keys&gt;&lt;key app="EN" db-id="dtfvx5dd9wzs0re0zrmve9tj9p5fwat5spas" timestamp="1737285422"&gt;144&lt;/key&gt;&lt;/foreign-keys&gt;&lt;ref-type name="Journal Article"&gt;17&lt;/ref-type&gt;&lt;contributors&gt;&lt;authors&gt;&lt;author&gt;Parker, Christopher P&lt;/author&gt;&lt;author&gt;Baltes, Boris B&lt;/author&gt;&lt;author&gt;Young, Scott A&lt;/author&gt;&lt;author&gt;Huff, Joseph W&lt;/author&gt;&lt;author&gt;Altmann, Robert A&lt;/author&gt;&lt;author&gt;Lacost, Heather A&lt;/author&gt;&lt;author&gt;Roberts, Joanne E&lt;/author&gt;&lt;/authors&gt;&lt;/contributors&gt;&lt;titles&gt;&lt;title&gt;Relationships between psychological climate perceptions and work outcom</w:delInstrText>
        </w:r>
        <w:r w:rsidDel="00E616EE">
          <w:rPr>
            <w:rFonts w:eastAsia="DengXian" w:hint="eastAsia"/>
            <w:kern w:val="2"/>
          </w:rPr>
          <w:delInstrText>es: a meta</w:delInstrText>
        </w:r>
        <w:r w:rsidDel="00E616EE">
          <w:rPr>
            <w:rFonts w:eastAsia="DengXian" w:hint="eastAsia"/>
            <w:kern w:val="2"/>
          </w:rPr>
          <w:delInstrText>‐</w:delInstrText>
        </w:r>
        <w:r w:rsidDel="00E616EE">
          <w:rPr>
            <w:rFonts w:eastAsia="DengXian" w:hint="eastAsia"/>
            <w:kern w:val="2"/>
          </w:rPr>
          <w:delInstrText>analytic review&lt;/title&gt;&lt;secondary-title&gt;Journal of Organizational Behavior&lt;/secondary-title&gt;&lt;/titles&gt;&lt;periodical&gt;&lt;full-title&gt;Journal of Organizational Behavior&lt;/full-title&gt;&lt;/periodical&gt;&lt;pages&gt;389-416&lt;/pages&gt;&lt;volume&gt;24&lt;/volume&gt;&lt;number&gt;4&lt;/number&gt;</w:delInstrText>
        </w:r>
        <w:r w:rsidDel="00E616EE">
          <w:rPr>
            <w:rFonts w:eastAsia="DengXian"/>
            <w:kern w:val="2"/>
          </w:rPr>
          <w:delInstrText>&lt;dates&gt;&lt;year&gt;2003&lt;/year&gt;&lt;/dates&gt;&lt;isbn&gt;0894-3796&lt;/isbn&gt;&lt;urls&gt;&lt;/urls&gt;&lt;/record&gt;&lt;/Cite&gt;&lt;/EndNote&gt;</w:delInstrText>
        </w:r>
        <w:r w:rsidDel="00E616EE">
          <w:rPr>
            <w:rFonts w:eastAsia="DengXian"/>
            <w:kern w:val="2"/>
          </w:rPr>
          <w:fldChar w:fldCharType="separate"/>
        </w:r>
        <w:r w:rsidDel="00E616EE">
          <w:rPr>
            <w:rFonts w:eastAsia="DengXian"/>
            <w:kern w:val="2"/>
          </w:rPr>
          <w:delText>(T. Barnett and Vaicys 2000, Parker et al. 2003)</w:delText>
        </w:r>
        <w:r w:rsidDel="00E616EE">
          <w:rPr>
            <w:rFonts w:eastAsia="DengXian"/>
            <w:kern w:val="2"/>
          </w:rPr>
          <w:fldChar w:fldCharType="end"/>
        </w:r>
        <w:r w:rsidDel="00E616EE">
          <w:rPr>
            <w:rFonts w:eastAsia="DengXian"/>
            <w:kern w:val="2"/>
          </w:rPr>
          <w:delText xml:space="preserve">. Examining how newcomers perceive error-handling norms is particularly salient in the context of newcomer socialization. As newcomers transition from being outsiders to insiders </w:delText>
        </w:r>
        <w:r w:rsidDel="00E616EE">
          <w:rPr>
            <w:rFonts w:eastAsia="DengXian"/>
            <w:kern w:val="2"/>
          </w:rPr>
          <w:fldChar w:fldCharType="begin"/>
        </w:r>
        <w:r w:rsidDel="00E616EE">
          <w:rPr>
            <w:rFonts w:eastAsia="DengXian" w:hint="eastAsia"/>
            <w:kern w:val="2"/>
          </w:rPr>
          <w:delInstrText xml:space="preserve"> ADDIN EN.CITE &lt;EndNote&gt;&lt;Cite&gt;&lt;Author&gt;Cooper</w:delInstrText>
        </w:r>
        <w:r w:rsidDel="00E616EE">
          <w:rPr>
            <w:rFonts w:eastAsia="DengXian" w:hint="eastAsia"/>
            <w:kern w:val="2"/>
          </w:rPr>
          <w:delInstrText>‐</w:delInstrText>
        </w:r>
        <w:r w:rsidDel="00E616EE">
          <w:rPr>
            <w:rFonts w:eastAsia="DengXian" w:hint="eastAsia"/>
            <w:kern w:val="2"/>
          </w:rPr>
          <w:delInstrText>Thomas&lt;/Author&gt;&lt;Year&gt;2006&lt;/Year&gt;&lt;RecNum&gt;53&lt;/RecNum&gt;&lt;DisplayText&gt;(Cooper</w:delInstrText>
        </w:r>
        <w:r w:rsidDel="00E616EE">
          <w:rPr>
            <w:rFonts w:eastAsia="DengXian" w:hint="eastAsia"/>
            <w:kern w:val="2"/>
          </w:rPr>
          <w:delInstrText>‐</w:delInstrText>
        </w:r>
        <w:r w:rsidDel="00E616EE">
          <w:rPr>
            <w:rFonts w:eastAsia="DengXian" w:hint="eastAsia"/>
            <w:kern w:val="2"/>
          </w:rPr>
          <w:delInstrText>Thomas and Anderson 2006)&lt;/DisplayText&gt;&lt;record&gt;&lt;rec-number&gt;53&lt;/rec-number&gt;&lt;foreign-keys&gt;&lt;key app="EN" db-id="dtfvx5dd9wzs0re0zrmve9tj9p5fwat5spas" timestamp="1711878050"&gt;53&lt;/key&gt;&lt;/foreign-keys&gt;&lt;ref-type name="Journal Article"&gt;17&lt;/ref-type&gt;&lt;contributors&gt;&lt;authors&gt;&lt;author&gt;Cooper</w:delInstrText>
        </w:r>
        <w:r w:rsidDel="00E616EE">
          <w:rPr>
            <w:rFonts w:eastAsia="DengXian" w:hint="eastAsia"/>
            <w:kern w:val="2"/>
          </w:rPr>
          <w:delInstrText>‐</w:delInstrText>
        </w:r>
        <w:r w:rsidDel="00E616EE">
          <w:rPr>
            <w:rFonts w:eastAsia="DengXian" w:hint="eastAsia"/>
            <w:kern w:val="2"/>
          </w:rPr>
          <w:delInstrText>Thomas, Helena D&lt;/author&gt;&lt;author&gt;Anderson, Neil&lt;/author&gt;&lt;/authors&gt;&lt;/contributors&gt;&lt;titles&gt;&lt;title&gt;Organizational socia</w:delInstrText>
        </w:r>
        <w:r w:rsidDel="00E616EE">
          <w:rPr>
            <w:rFonts w:eastAsia="DengXian"/>
            <w:kern w:val="2"/>
          </w:rPr>
          <w:delInstrText>lization: A new theoretical model and recommendations for future research and HRM practices in organizations&lt;/title&gt;&lt;secondary-title&gt;Journal of managerial psychology&lt;/secondary-title&gt;&lt;/titles&gt;&lt;periodical&gt;&lt;full-title&gt;Journal of managerial psychology&lt;/full-title&gt;&lt;/periodical&gt;&lt;pages&gt;492-516&lt;/pages&gt;&lt;volume&gt;21&lt;/volume&gt;&lt;number&gt;5&lt;/number&gt;&lt;dates&gt;&lt;year&gt;2006&lt;/year&gt;&lt;/dates&gt;&lt;isbn&gt;0268-3946&lt;/isbn&gt;&lt;urls&gt;&lt;/urls&gt;&lt;/record&gt;&lt;/Cite&gt;&lt;/EndNote&gt;</w:delInstrText>
        </w:r>
        <w:r w:rsidDel="00E616EE">
          <w:rPr>
            <w:rFonts w:eastAsia="DengXian"/>
            <w:kern w:val="2"/>
          </w:rPr>
          <w:fldChar w:fldCharType="separate"/>
        </w:r>
        <w:r w:rsidDel="00E616EE">
          <w:rPr>
            <w:rFonts w:eastAsia="DengXian" w:hint="eastAsia"/>
            <w:kern w:val="2"/>
          </w:rPr>
          <w:delText>(Cooper</w:delText>
        </w:r>
        <w:r w:rsidDel="00E616EE">
          <w:rPr>
            <w:rFonts w:eastAsia="DengXian" w:hint="eastAsia"/>
            <w:kern w:val="2"/>
          </w:rPr>
          <w:delText>‐</w:delText>
        </w:r>
        <w:r w:rsidDel="00E616EE">
          <w:rPr>
            <w:rFonts w:eastAsia="DengXian" w:hint="eastAsia"/>
            <w:kern w:val="2"/>
          </w:rPr>
          <w:delText>Thomas and Anderson 2006)</w:delText>
        </w:r>
        <w:r w:rsidDel="00E616EE">
          <w:rPr>
            <w:rFonts w:eastAsia="DengXian"/>
            <w:kern w:val="2"/>
          </w:rPr>
          <w:fldChar w:fldCharType="end"/>
        </w:r>
        <w:r w:rsidDel="00E616EE">
          <w:rPr>
            <w:rFonts w:eastAsia="DengXian"/>
            <w:kern w:val="2"/>
          </w:rPr>
          <w:delText xml:space="preserve">, their interpretations of error-handling norms may </w:delText>
        </w:r>
        <w:r w:rsidDel="00E616EE">
          <w:delText>diverge markedly from those of established team members</w:delText>
        </w:r>
        <w:r w:rsidDel="00E616EE">
          <w:rPr>
            <w:rFonts w:eastAsia="DengXian"/>
            <w:kern w:val="2"/>
          </w:rPr>
          <w:delText xml:space="preserve">. These discrepancies arise because newcomers’ </w:delText>
        </w:r>
        <w:r w:rsidDel="00E616EE">
          <w:delText xml:space="preserve">previous experiences and pre-existing schemas influence how they interpret and make sense of their new environment </w:delText>
        </w:r>
        <w:r w:rsidDel="00E616EE">
          <w:fldChar w:fldCharType="begin"/>
        </w:r>
        <w:r w:rsidDel="00E616EE">
          <w:delInstrText xml:space="preserve"> ADDIN EN.CITE &lt;EndNote&gt;&lt;Cite&gt;&lt;Author&gt;Weick&lt;/Author&gt;&lt;Year&gt;1995&lt;/Year&gt;&lt;RecNum&gt;145&lt;/RecNum&gt;&lt;DisplayText&gt;(Harris 1994, Weick 1995)&lt;/DisplayText&gt;&lt;record&gt;&lt;rec-number&gt;145&lt;/rec-number&gt;&lt;foreign-keys&gt;&lt;key app="EN" db-id="dtfvx5dd9wzs0re0zrmve9tj9p5fwat5spas" timestamp="1737285506"&gt;145&lt;/key&gt;&lt;/foreign-keys&gt;&lt;ref-type name="Book"&gt;6&lt;/ref-type&gt;&lt;contributors&gt;&lt;authors&gt;&lt;author&gt;Weick, Karl E&lt;/author&gt;&lt;/authors&gt;&lt;/contributors&gt;&lt;titles&gt;&lt;title&gt;Sensemaking in organizations&lt;/title&gt;&lt;/titles&gt;&lt;volume&gt;3&lt;/volume&gt;&lt;dates&gt;&lt;year&gt;1995&lt;/year&gt;&lt;/dates&gt;&lt;pub-location&gt;Thousand Oaks, CA&lt;/pub-location&gt;&lt;publisher&gt;Sage &lt;/publisher&gt;&lt;urls&gt;&lt;/urls&gt;&lt;/record&gt;&lt;/Cite&gt;&lt;Cite&gt;&lt;Author&gt;Harris&lt;/Author&gt;&lt;Year&gt;1994&lt;/Year&gt;&lt;RecNum&gt;146&lt;/RecNum&gt;&lt;record&gt;&lt;rec-number&gt;146&lt;/rec-number&gt;&lt;foreign-keys&gt;&lt;key app="EN" db-id="dtfvx5dd9wzs0re0zrmve9tj9p5fwat5spas" timestamp="1737285672"&gt;146&lt;/key&gt;&lt;/foreign-keys&gt;&lt;ref-type name="Journal Article"&gt;17&lt;/ref-type&gt;&lt;contributors&gt;&lt;authors&gt;&lt;author&gt;Harris, Stanley G&lt;/author&gt;&lt;/authors&gt;&lt;/contributors&gt;&lt;titles&gt;&lt;title&gt;Organizational culture and individual sensemaking: A schema-based perspective&lt;/title&gt;&lt;secondary-title&gt;Organization science&lt;/secondary-title&gt;&lt;/titles&gt;&lt;periodical&gt;&lt;full-title&gt;Organization science&lt;/full-title&gt;&lt;/periodical&gt;&lt;pages&gt;309-321&lt;/pages&gt;&lt;volume&gt;5&lt;/volume&gt;&lt;number&gt;3&lt;/number&gt;&lt;dates&gt;&lt;year&gt;1994&lt;/year&gt;&lt;/dates&gt;&lt;isbn&gt;1047-7039&lt;/isbn&gt;&lt;urls&gt;&lt;/urls&gt;&lt;/record&gt;&lt;/Cite&gt;&lt;/EndNote&gt;</w:delInstrText>
        </w:r>
        <w:r w:rsidDel="00E616EE">
          <w:fldChar w:fldCharType="separate"/>
        </w:r>
        <w:r w:rsidDel="00E616EE">
          <w:delText>(Harris 1994, Weick 1995)</w:delText>
        </w:r>
        <w:r w:rsidDel="00E616EE">
          <w:fldChar w:fldCharType="end"/>
        </w:r>
        <w:r w:rsidDel="00E616EE">
          <w:rPr>
            <w:rFonts w:eastAsia="DengXian"/>
            <w:kern w:val="2"/>
          </w:rPr>
          <w:delText xml:space="preserve">. Research has found that newcomers’ initial impressions of their work environment act as cognitive anchors, forming durable reference points that influence their behaviors throughout the onboarding stage </w:delText>
        </w:r>
        <w:r w:rsidDel="00E616EE">
          <w:rPr>
            <w:rFonts w:eastAsia="DengXian"/>
            <w:kern w:val="2"/>
          </w:rPr>
          <w:fldChar w:fldCharType="begin"/>
        </w:r>
      </w:del>
      <w:r w:rsidR="006B7593">
        <w:rPr>
          <w:rFonts w:eastAsia="DengXian"/>
          <w:kern w:val="2"/>
        </w:rPr>
        <w:instrText xml:space="preserve"> ADDIN EN.CITE &lt;EndNote&gt;&lt;Cite&gt;&lt;Author&gt;Swider&lt;/Author&gt;&lt;Year&gt;2022&lt;/Year&gt;&lt;RecNum&gt;147&lt;/RecNum&gt;&lt;DisplayText&gt;(J. Kammeyer-Mueller et al. 2013, Swider et al. 2022)&lt;/DisplayText&gt;&lt;record&gt;&lt;rec-number&gt;147&lt;/rec-number&gt;&lt;foreign-keys&gt;&lt;key app="EN" db-id="dtfvx5dd9wzs0re0zrmve9tj9p5fwat5spas" timestamp="1737285708"&gt;147&lt;/key&gt;&lt;/foreign-keys&gt;&lt;ref-type name="Journal Article"&gt;17&lt;/ref-type&gt;&lt;contributors&gt;&lt;authors&gt;&lt;author&gt;Swider, Brian W&lt;/author&gt;&lt;author&gt;Harris, T Brad&lt;/author&gt;&lt;author&gt;Gong, Qing&lt;/author&gt;&lt;/authors&gt;&lt;/contributors&gt;&lt;titles&gt;&lt;title&gt;First impression effects in organizational psychology&lt;/title&gt;&lt;secondary-title&gt;Journal of Applied Psychology&lt;/secondary-title&gt;&lt;/titles&gt;&lt;periodical&gt;&lt;full-title&gt;Journal of Applied Psychology&lt;/full-title&gt;&lt;/periodical&gt;&lt;pages&gt;346-369&lt;/pages&gt;&lt;volume&gt;107&lt;/volume&gt;&lt;number&gt;3&lt;/number&gt;&lt;dates&gt;&lt;year&gt;2022&lt;/year&gt;&lt;/dates&gt;&lt;isbn&gt;1939-1854&lt;/isbn&gt;&lt;urls&gt;&lt;/urls&gt;&lt;/record&gt;&lt;/Cite&gt;&lt;Cite&gt;&lt;Author&gt;Kammeyer-Mueller&lt;/Author&gt;&lt;Year&gt;2013&lt;/Year&gt;&lt;RecNum&gt;148&lt;/RecNum&gt;&lt;record&gt;&lt;rec-number&gt;148&lt;/rec-number&gt;&lt;foreign-keys&gt;&lt;key app="EN" db-id="dtfvx5dd9wzs0re0zrmve9tj9p5fwat5spas" timestamp="1737285778"&gt;148&lt;/key&gt;&lt;/foreign-keys&gt;&lt;ref-type name="Journal Article"&gt;17&lt;/ref-type&gt;&lt;contributors&gt;&lt;authors&gt;&lt;author&gt;Kammeyer-Mueller, John&lt;/author&gt;&lt;author&gt;Wanberg, Connie&lt;/author&gt;&lt;author&gt;Rubenstein, Alex&lt;/author&gt;&lt;author&gt;Song, Zhaoli&lt;/author&gt;&lt;/authors&gt;&lt;/contributors&gt;&lt;titles&gt;&lt;title&gt;Support, undermining, and newcomer socialization: Fitting in during the first 90 days&lt;/title&gt;&lt;secondary-title&gt;Academy of Management journal&lt;/secondary-title&gt;&lt;/titles&gt;&lt;periodical&gt;&lt;full-title&gt;Academy of Management Journal&lt;/full-title&gt;&lt;/periodical&gt;&lt;pages&gt;1104-1124&lt;/pages&gt;&lt;volume&gt;56&lt;/volume&gt;&lt;number&gt;4&lt;/number&gt;&lt;dates&gt;&lt;year&gt;2013&lt;/year&gt;&lt;/dates&gt;&lt;isbn&gt;0001-4273&lt;/isbn&gt;&lt;urls&gt;&lt;/urls&gt;&lt;/record&gt;&lt;/Cite&gt;&lt;/EndNote&gt;</w:instrText>
      </w:r>
      <w:del w:id="1718" w:author="Hong Deng [2]" w:date="2026-05-24T15:04:00Z" w16du:dateUtc="2026-05-24T07:04:00Z">
        <w:r w:rsidDel="00E616EE">
          <w:rPr>
            <w:rFonts w:eastAsia="DengXian"/>
            <w:kern w:val="2"/>
          </w:rPr>
          <w:fldChar w:fldCharType="separate"/>
        </w:r>
      </w:del>
      <w:r w:rsidR="006B7593">
        <w:rPr>
          <w:rFonts w:eastAsia="DengXian"/>
          <w:noProof/>
          <w:kern w:val="2"/>
        </w:rPr>
        <w:t>(J. Kammeyer-Mueller et al. 2013, Swider et al. 2022)</w:t>
      </w:r>
      <w:del w:id="1719" w:author="Hong Deng [2]" w:date="2026-05-24T15:04:00Z" w16du:dateUtc="2026-05-24T07:04:00Z">
        <w:r w:rsidDel="00E616EE">
          <w:rPr>
            <w:rFonts w:eastAsia="DengXian"/>
            <w:kern w:val="2"/>
          </w:rPr>
          <w:fldChar w:fldCharType="end"/>
        </w:r>
        <w:r w:rsidDel="00E616EE">
          <w:rPr>
            <w:rFonts w:eastAsia="DengXian"/>
            <w:kern w:val="2"/>
          </w:rPr>
          <w:delText xml:space="preserve">. Therefore, </w:delText>
        </w:r>
        <w:r w:rsidDel="00E616EE">
          <w:delText xml:space="preserve">newcomers’ </w:delText>
        </w:r>
        <w:r w:rsidDel="00E616EE">
          <w:rPr>
            <w:rStyle w:val="Strong"/>
            <w:b w:val="0"/>
            <w:bCs w:val="0"/>
          </w:rPr>
          <w:delText>perceptions</w:delText>
        </w:r>
        <w:r w:rsidDel="00E616EE">
          <w:delText xml:space="preserve"> of error handling within the team </w:delText>
        </w:r>
        <w:r w:rsidDel="00E616EE">
          <w:rPr>
            <w:rFonts w:eastAsia="DengXian"/>
            <w:kern w:val="2"/>
          </w:rPr>
          <w:delText>play a pivotal role in shaping their engagement with errors.</w:delText>
        </w:r>
      </w:del>
    </w:p>
    <w:p w14:paraId="777D3E60" w14:textId="2F2562A7" w:rsidR="009458CE" w:rsidDel="00C2272C" w:rsidRDefault="009C0C59">
      <w:pPr>
        <w:snapToGrid w:val="0"/>
        <w:spacing w:line="480" w:lineRule="auto"/>
        <w:rPr>
          <w:del w:id="1720" w:author="Hong Deng [2]" w:date="2026-05-24T15:31:00Z" w16du:dateUtc="2026-05-24T07:31:00Z"/>
          <w:moveFrom w:id="1721" w:author="Hong Deng [2]" w:date="2026-05-24T15:04:00Z" w16du:dateUtc="2026-05-24T07:04:00Z"/>
          <w:rFonts w:eastAsia="DengXian"/>
          <w:kern w:val="2"/>
        </w:rPr>
        <w:pPrChange w:id="1722" w:author="Hong Deng [2]" w:date="2026-05-24T15:31:00Z" w16du:dateUtc="2026-05-24T07:31:00Z">
          <w:pPr>
            <w:snapToGrid w:val="0"/>
            <w:spacing w:line="480" w:lineRule="auto"/>
            <w:ind w:firstLine="720"/>
          </w:pPr>
        </w:pPrChange>
      </w:pPr>
      <w:moveFromRangeStart w:id="1723" w:author="Hong Deng [2]" w:date="2026-05-24T15:04:00Z" w:name="move230527512"/>
      <w:moveFrom w:id="1724" w:author="Hong Deng [2]" w:date="2026-05-24T15:04:00Z" w16du:dateUtc="2026-05-24T07:04:00Z">
        <w:del w:id="1725" w:author="Hong Deng [2]" w:date="2026-05-24T15:31:00Z" w16du:dateUtc="2026-05-24T07:31:00Z">
          <w:r w:rsidDel="00C2272C">
            <w:rPr>
              <w:rFonts w:eastAsia="DengXian"/>
              <w:kern w:val="2"/>
            </w:rPr>
            <w:delText xml:space="preserve">In the current research, we posit that when newcomers perceive their team as adopting an error management approach, they are more likely to reduce errors quickly, irrespective of their initial error levels. In this context, error reduction represents a tangible </w:delText>
          </w:r>
          <w:r w:rsidDel="00C2272C">
            <w:delText xml:space="preserve">indicator </w:delText>
          </w:r>
          <w:r w:rsidDel="00C2272C">
            <w:rPr>
              <w:rFonts w:eastAsia="DengXian"/>
              <w:kern w:val="2"/>
            </w:rPr>
            <w:delText>of successful action regulations (i.e., learning and adaptation). Notably, while initial error levels may differ remarkedly among newcomers due to factors such as past experience or familiarity with the task</w:delText>
          </w:r>
          <w:r w:rsidDel="00C2272C">
            <w:delText xml:space="preserve">, </w:delText>
          </w:r>
          <w:r w:rsidDel="00C2272C">
            <w:rPr>
              <w:rFonts w:eastAsia="DengXian"/>
              <w:kern w:val="2"/>
            </w:rPr>
            <w:delText xml:space="preserve">these starting differences are unlikely to fully capture true potential or long-term learning success (Johnson et al., 2013; Keith &amp; Frese, 2008). </w:delText>
          </w:r>
          <w:r w:rsidDel="00C2272C">
            <w:delText xml:space="preserve">Instead, </w:delText>
          </w:r>
          <w:r w:rsidDel="00C2272C">
            <w:rPr>
              <w:rFonts w:eastAsia="DengXian"/>
              <w:kern w:val="2"/>
            </w:rPr>
            <w:delText xml:space="preserve">the velocity of error reduction—the rate at which newcomers learn and improve over time—serves as a more meaningful measure of adaptive success, consistent with the broader self-regulation literature </w:delText>
          </w:r>
          <w:r w:rsidDel="00C2272C">
            <w:rPr>
              <w:rFonts w:eastAsia="DengXian"/>
              <w:kern w:val="2"/>
            </w:rPr>
            <w:fldChar w:fldCharType="begin"/>
          </w:r>
          <w:r w:rsidDel="00C2272C">
            <w:rPr>
              <w:rFonts w:eastAsia="DengXian"/>
              <w:kern w:val="2"/>
            </w:rPr>
            <w:delInstrText xml:space="preserve"> ADDIN EN.CITE &lt;EndNote&gt;&lt;Cite&gt;&lt;Author&gt;Johnson&lt;/Author&gt;&lt;Year&gt;2013&lt;/Year&gt;&lt;RecNum&gt;29&lt;/RecNum&gt;&lt;DisplayText&gt;(Johnson et al. 2013)&lt;/DisplayText&gt;&lt;record&gt;&lt;rec-number&gt;29&lt;/rec-number&gt;&lt;foreign-keys&gt;&lt;key app="EN" db-id="dtfvx5dd9wzs0re0zrmve9tj9p5fwat5spas" timestamp="1711616189"&gt;29&lt;/key&gt;&lt;/foreign-keys&gt;&lt;ref-type name="Journal Article"&gt;17&lt;/ref-type&gt;&lt;contributors&gt;&lt;authors&gt;&lt;author&gt;Johnson, Russell E&lt;/author&gt;&lt;author&gt;Howe, Michael&lt;/author&gt;&lt;author&gt;Chang, Chu-Hsiang&lt;/author&gt;&lt;/authors&gt;&lt;/contributors&gt;&lt;titles&gt;&lt;title&gt;The importance of velocity, or why speed may matter more than distance&lt;/title&gt;&lt;secondary-title&gt;Organizational Psychology Review&lt;/secondary-title&gt;&lt;/titles&gt;&lt;periodical&gt;&lt;full-title&gt;Organizational Psychology Review&lt;/full-title&gt;&lt;/periodical&gt;&lt;pages&gt;62-85&lt;/pages&gt;&lt;volume&gt;3&lt;/volume&gt;&lt;number&gt;1&lt;/number&gt;&lt;dates&gt;&lt;year&gt;2013&lt;/year&gt;&lt;/dates&gt;&lt;isbn&gt;2041-3866&lt;/isbn&gt;&lt;urls&gt;&lt;/urls&gt;&lt;/record&gt;&lt;/Cite&gt;&lt;/EndNote&gt;</w:delInstrText>
          </w:r>
          <w:r w:rsidDel="00C2272C">
            <w:rPr>
              <w:rFonts w:eastAsia="DengXian"/>
              <w:kern w:val="2"/>
            </w:rPr>
            <w:fldChar w:fldCharType="separate"/>
          </w:r>
          <w:r w:rsidDel="00C2272C">
            <w:rPr>
              <w:rFonts w:eastAsia="DengXian"/>
              <w:kern w:val="2"/>
            </w:rPr>
            <w:delText>(Johnson et al. 2013)</w:delText>
          </w:r>
          <w:r w:rsidDel="00C2272C">
            <w:rPr>
              <w:rFonts w:eastAsia="DengXian"/>
              <w:kern w:val="2"/>
            </w:rPr>
            <w:fldChar w:fldCharType="end"/>
          </w:r>
          <w:r w:rsidDel="00C2272C">
            <w:rPr>
              <w:rFonts w:eastAsia="DengXian"/>
              <w:kern w:val="2"/>
            </w:rPr>
            <w:delText xml:space="preserve">. </w:delText>
          </w:r>
        </w:del>
      </w:moveFrom>
    </w:p>
    <w:moveFromRangeEnd w:id="1723"/>
    <w:p w14:paraId="6F49CD51" w14:textId="42718129" w:rsidR="00C2272C" w:rsidRDefault="009C0C59" w:rsidP="00C2272C">
      <w:pPr>
        <w:snapToGrid w:val="0"/>
        <w:spacing w:line="480" w:lineRule="auto"/>
        <w:rPr>
          <w:ins w:id="1726" w:author="Hong Deng [2]" w:date="2026-05-24T15:33:00Z" w16du:dateUtc="2026-05-24T07:33:00Z"/>
          <w:rFonts w:eastAsia="DengXian"/>
          <w:kern w:val="2"/>
        </w:rPr>
      </w:pPr>
      <w:del w:id="1727" w:author="Hong Deng [2]" w:date="2026-05-24T15:31:00Z" w16du:dateUtc="2026-05-24T07:31:00Z">
        <w:r w:rsidDel="00C2272C">
          <w:rPr>
            <w:rFonts w:eastAsia="DengXian"/>
            <w:kern w:val="2"/>
          </w:rPr>
          <w:delText xml:space="preserve">According to action regulation theory, the perception of an error management approach fosters a supportive environment where errors are accepted as part of the learning curve. Newcomers become more comfortable with the occurrence of errors, allowing them to shift their focus from self-focused negative thoughts or anxieties about personal inadequacies to a constructive interpretation of them as opportunities for learning and growth </w:delText>
        </w:r>
      </w:del>
      <w:r>
        <w:rPr>
          <w:rFonts w:eastAsia="DengXian"/>
          <w:kern w:val="2"/>
        </w:rPr>
        <w:fldChar w:fldCharType="begin"/>
      </w:r>
      <w:r>
        <w:rPr>
          <w:rFonts w:eastAsia="DengXian"/>
          <w:kern w:val="2"/>
        </w:rPr>
        <w:instrText xml:space="preserve"> ADDIN EN.CITE &lt;EndNote&gt;&lt;Cite&gt;&lt;Author&gt;Chillarege&lt;/Author&gt;&lt;Year&gt;2003&lt;/Year&gt;&lt;RecNum&gt;54&lt;/RecNum&gt;&lt;DisplayText&gt;(Chillarege et al. 2003, Bell and Kozlowski 2008)&lt;/DisplayText&gt;&lt;record&gt;&lt;rec-number&gt;54&lt;/rec-number&gt;&lt;foreign-keys&gt;&lt;key app="EN" db-id="dtfvx5dd9wzs0re0zrmve9tj9p5fwat5spas" timestamp="1711972536"&gt;54&lt;/key&gt;&lt;/foreign-keys&gt;&lt;ref-type name="Journal Article"&gt;17&lt;/ref-type&gt;&lt;contributors&gt;&lt;authors&gt;&lt;author&gt;Chillarege, Kelly A&lt;/author&gt;&lt;author&gt;Nordstrom, Cynthia R&lt;/author&gt;&lt;author&gt;Williams, Karen B&lt;/author&gt;&lt;/authors&gt;&lt;/contributors&gt;&lt;titles&gt;&lt;title&gt;Learning from our mistakes: Error management training for mature learners&lt;/title&gt;&lt;secondary-title&gt;Journal of business and psychology&lt;/secondary-title&gt;&lt;/titles&gt;&lt;periodical&gt;&lt;full-title&gt;Journal of Business and Psychology&lt;/full-title&gt;&lt;/periodical&gt;&lt;pages&gt;369-385&lt;/pages&gt;&lt;volume&gt;17&lt;/volume&gt;&lt;dates&gt;&lt;year&gt;2003&lt;/year&gt;&lt;/dates&gt;&lt;isbn&gt;0889-3268&lt;/isbn&gt;&lt;urls&gt;&lt;/urls&gt;&lt;/record&gt;&lt;/Cite&gt;&lt;Cite&gt;&lt;Author&gt;Bell&lt;/Author&gt;&lt;Year&gt;2008&lt;/Year&gt;&lt;RecNum&gt;55&lt;/RecNum&gt;&lt;record&gt;&lt;rec-number&gt;55&lt;/rec-number&gt;&lt;foreign-keys&gt;&lt;key app="EN" db-id="dtfvx5dd9wzs0re0zrmve9tj9p5fwat5spas" timestamp="1711972703"&gt;55&lt;/key&gt;&lt;/foreign-keys&gt;&lt;ref-type name="Journal Article"&gt;17&lt;/ref-type&gt;&lt;contributors&gt;&lt;authors&gt;&lt;author&gt;Bell, Bradford S&lt;/author&gt;&lt;author&gt;Kozlowski, Steve WJ&lt;/author&gt;&lt;/authors&gt;&lt;/contributors&gt;&lt;titles&gt;&lt;title&gt;Active learning: effects of core training design elements on self-regulatory processes, learning, and adaptability&lt;/title&gt;&lt;secondary-title&gt;Journal of Applied psychology&lt;/secondary-title&gt;&lt;/titles&gt;&lt;periodical&gt;&lt;full-title&gt;Journal of Applied Psychology&lt;/full-title&gt;&lt;/periodical&gt;&lt;pages&gt;296&lt;/pages&gt;&lt;volume&gt;93&lt;/volume&gt;&lt;number&gt;2&lt;/number&gt;&lt;dates&gt;&lt;year&gt;2008&lt;/year&gt;&lt;/dates&gt;&lt;isbn&gt;1939-1854&lt;/isbn&gt;&lt;urls&gt;&lt;/urls&gt;&lt;/record&gt;&lt;/Cite&gt;&lt;/EndNote&gt;</w:instrText>
      </w:r>
      <w:r>
        <w:rPr>
          <w:rFonts w:eastAsia="DengXian"/>
          <w:kern w:val="2"/>
        </w:rPr>
        <w:fldChar w:fldCharType="separate"/>
      </w:r>
      <w:r>
        <w:rPr>
          <w:rFonts w:eastAsia="DengXian"/>
          <w:kern w:val="2"/>
        </w:rPr>
        <w:t>(Chillarege et al. 2003, Bell and Kozlowski 2008)</w:t>
      </w:r>
      <w:r>
        <w:rPr>
          <w:rFonts w:eastAsia="DengXian"/>
          <w:kern w:val="2"/>
        </w:rPr>
        <w:fldChar w:fldCharType="end"/>
      </w:r>
      <w:r>
        <w:rPr>
          <w:rFonts w:eastAsia="DengXian"/>
          <w:kern w:val="2"/>
        </w:rPr>
        <w:t xml:space="preserve">. </w:t>
      </w:r>
      <w:ins w:id="1728" w:author="Hong Deng [2]" w:date="2026-05-24T15:31:00Z" w16du:dateUtc="2026-05-24T07:31:00Z">
        <w:r w:rsidR="00C2272C">
          <w:rPr>
            <w:rFonts w:eastAsia="DengXian"/>
            <w:kern w:val="2"/>
          </w:rPr>
          <w:t>I</w:t>
        </w:r>
        <w:r w:rsidR="00C2272C">
          <w:rPr>
            <w:rFonts w:eastAsia="DengXian" w:hint="eastAsia"/>
            <w:kern w:val="2"/>
          </w:rPr>
          <w:t xml:space="preserve">n such a culture, newcomers can </w:t>
        </w:r>
      </w:ins>
      <w:ins w:id="1729" w:author="Hong Deng [2]" w:date="2026-05-24T15:32:00Z" w16du:dateUtc="2026-05-24T07:32:00Z">
        <w:r w:rsidR="00C2272C">
          <w:rPr>
            <w:rFonts w:eastAsia="DengXian"/>
            <w:kern w:val="2"/>
          </w:rPr>
          <w:t>focus on</w:t>
        </w:r>
      </w:ins>
      <w:ins w:id="1730" w:author="Hong Deng [2]" w:date="2026-05-24T15:31:00Z" w16du:dateUtc="2026-05-24T07:31:00Z">
        <w:r w:rsidR="00C2272C">
          <w:rPr>
            <w:rFonts w:eastAsia="DengXian" w:hint="eastAsia"/>
            <w:kern w:val="2"/>
          </w:rPr>
          <w:t xml:space="preserve"> working through </w:t>
        </w:r>
        <w:r w:rsidR="00C2272C">
          <w:rPr>
            <w:rFonts w:eastAsia="DengXian"/>
            <w:kern w:val="2"/>
          </w:rPr>
          <w:t>their</w:t>
        </w:r>
        <w:r w:rsidR="00C2272C">
          <w:rPr>
            <w:rFonts w:eastAsia="DengXian" w:hint="eastAsia"/>
            <w:kern w:val="2"/>
          </w:rPr>
          <w:t xml:space="preserve"> </w:t>
        </w:r>
        <w:r w:rsidR="00C2272C">
          <w:rPr>
            <w:rFonts w:eastAsia="DengXian" w:hint="eastAsia"/>
            <w:kern w:val="2"/>
          </w:rPr>
          <w:lastRenderedPageBreak/>
          <w:t xml:space="preserve">errors </w:t>
        </w:r>
      </w:ins>
      <w:ins w:id="1731" w:author="Hong Deng" w:date="2026-06-06T14:15:00Z" w16du:dateUtc="2026-06-06T06:15:00Z">
        <w:r w:rsidR="00BB5B32">
          <w:rPr>
            <w:rFonts w:eastAsia="DengXian"/>
            <w:kern w:val="2"/>
          </w:rPr>
          <w:t>at an elev</w:t>
        </w:r>
        <w:r w:rsidR="0096150C">
          <w:rPr>
            <w:rFonts w:eastAsia="DengXian"/>
            <w:kern w:val="2"/>
          </w:rPr>
          <w:t xml:space="preserve">ated regulatory hierarchy, </w:t>
        </w:r>
      </w:ins>
      <w:ins w:id="1732" w:author="Hong Deng [2]" w:date="2026-05-24T15:31:00Z" w16du:dateUtc="2026-05-24T07:31:00Z">
        <w:r w:rsidR="00C2272C">
          <w:rPr>
            <w:rFonts w:eastAsia="DengXian"/>
            <w:kern w:val="2"/>
          </w:rPr>
          <w:t>rather</w:t>
        </w:r>
        <w:r w:rsidR="00C2272C">
          <w:rPr>
            <w:rFonts w:eastAsia="DengXian" w:hint="eastAsia"/>
            <w:kern w:val="2"/>
          </w:rPr>
          <w:t xml:space="preserve"> than </w:t>
        </w:r>
        <w:del w:id="1733" w:author="Hong Deng" w:date="2026-06-05T14:05:00Z" w16du:dateUtc="2026-06-05T06:05:00Z">
          <w:r w:rsidR="00C2272C" w:rsidDel="007F417F">
            <w:rPr>
              <w:rFonts w:eastAsia="DengXian" w:hint="eastAsia"/>
              <w:kern w:val="2"/>
            </w:rPr>
            <w:delText>fuss</w:delText>
          </w:r>
        </w:del>
      </w:ins>
      <w:ins w:id="1734" w:author="Hong Deng" w:date="2026-06-05T14:05:00Z" w16du:dateUtc="2026-06-05T06:05:00Z">
        <w:r w:rsidR="007F417F">
          <w:rPr>
            <w:rFonts w:eastAsia="DengXian"/>
            <w:kern w:val="2"/>
          </w:rPr>
          <w:t>fussing</w:t>
        </w:r>
      </w:ins>
      <w:ins w:id="1735" w:author="Hong Deng [2]" w:date="2026-05-24T15:31:00Z" w16du:dateUtc="2026-05-24T07:31:00Z">
        <w:r w:rsidR="00C2272C">
          <w:rPr>
            <w:rFonts w:eastAsia="DengXian" w:hint="eastAsia"/>
            <w:kern w:val="2"/>
          </w:rPr>
          <w:t xml:space="preserve"> over what the errors imply about </w:t>
        </w:r>
        <w:del w:id="1736" w:author="Hong Deng" w:date="2026-06-05T19:59:00Z" w16du:dateUtc="2026-06-05T11:59:00Z">
          <w:r w:rsidR="00C2272C" w:rsidDel="00251EE7">
            <w:rPr>
              <w:rFonts w:eastAsia="DengXian" w:hint="eastAsia"/>
              <w:kern w:val="2"/>
            </w:rPr>
            <w:delText>t</w:delText>
          </w:r>
        </w:del>
      </w:ins>
      <w:ins w:id="1737" w:author="Hong Deng" w:date="2026-06-05T19:59:00Z" w16du:dateUtc="2026-06-05T11:59:00Z">
        <w:r w:rsidR="00251EE7">
          <w:rPr>
            <w:rFonts w:eastAsia="DengXian"/>
            <w:kern w:val="2"/>
          </w:rPr>
          <w:t>their competence</w:t>
        </w:r>
      </w:ins>
      <w:ins w:id="1738" w:author="Hong Deng [2]" w:date="2026-05-24T15:31:00Z" w16du:dateUtc="2026-05-24T07:31:00Z">
        <w:del w:id="1739" w:author="Hong Deng" w:date="2026-06-05T19:59:00Z" w16du:dateUtc="2026-06-05T11:59:00Z">
          <w:r w:rsidR="00C2272C" w:rsidDel="00251EE7">
            <w:rPr>
              <w:rFonts w:eastAsia="DengXian" w:hint="eastAsia"/>
              <w:kern w:val="2"/>
            </w:rPr>
            <w:delText>hem</w:delText>
          </w:r>
        </w:del>
        <w:r w:rsidR="00C2272C">
          <w:rPr>
            <w:rFonts w:eastAsia="DengXian" w:hint="eastAsia"/>
            <w:kern w:val="2"/>
          </w:rPr>
          <w:t xml:space="preserve">. </w:t>
        </w:r>
      </w:ins>
      <w:ins w:id="1740" w:author="Hong Deng [2]" w:date="2026-05-24T15:32:00Z" w16du:dateUtc="2026-05-24T07:32:00Z">
        <w:del w:id="1741" w:author="Hong Deng" w:date="2026-06-05T18:46:00Z" w16du:dateUtc="2026-06-05T10:46:00Z">
          <w:r w:rsidR="00C2272C" w:rsidDel="002F41A0">
            <w:rPr>
              <w:rFonts w:eastAsia="DengXian"/>
              <w:kern w:val="2"/>
            </w:rPr>
            <w:delText>A</w:delText>
          </w:r>
          <w:r w:rsidR="00C2272C" w:rsidDel="002F41A0">
            <w:rPr>
              <w:rFonts w:eastAsia="DengXian" w:hint="eastAsia"/>
              <w:kern w:val="2"/>
            </w:rPr>
            <w:delText xml:space="preserve">s a result, </w:delText>
          </w:r>
        </w:del>
        <w:del w:id="1742" w:author="Hong Deng" w:date="2026-06-05T18:31:00Z" w16du:dateUtc="2026-06-05T10:31:00Z">
          <w:r w:rsidR="00C2272C" w:rsidDel="00AB70D8">
            <w:rPr>
              <w:rFonts w:eastAsia="DengXian" w:hint="eastAsia"/>
              <w:kern w:val="2"/>
            </w:rPr>
            <w:delText>each error is</w:delText>
          </w:r>
        </w:del>
        <w:del w:id="1743" w:author="Hong Deng" w:date="2026-06-05T18:46:00Z" w16du:dateUtc="2026-06-05T10:46:00Z">
          <w:r w:rsidR="00C2272C" w:rsidDel="002F41A0">
            <w:rPr>
              <w:rFonts w:eastAsia="DengXian" w:hint="eastAsia"/>
              <w:kern w:val="2"/>
            </w:rPr>
            <w:delText xml:space="preserve"> fully processed through higher-order regulation rather than left unexamined.</w:delText>
          </w:r>
        </w:del>
        <w:r w:rsidR="00C2272C">
          <w:rPr>
            <w:rFonts w:eastAsia="DengXian" w:hint="eastAsia"/>
            <w:kern w:val="2"/>
          </w:rPr>
          <w:t xml:space="preserve"> </w:t>
        </w:r>
      </w:ins>
    </w:p>
    <w:p w14:paraId="38E33E05" w14:textId="56D17DD9" w:rsidR="007E5480" w:rsidRDefault="007E5480" w:rsidP="00C2272C">
      <w:pPr>
        <w:snapToGrid w:val="0"/>
        <w:spacing w:line="480" w:lineRule="auto"/>
        <w:rPr>
          <w:ins w:id="1744" w:author="Hong Deng" w:date="2026-06-05T14:32:00Z" w16du:dateUtc="2026-06-05T06:32:00Z"/>
          <w:rFonts w:eastAsia="DengXian"/>
          <w:kern w:val="2"/>
        </w:rPr>
      </w:pPr>
      <w:ins w:id="1745" w:author="Hong Deng [2]" w:date="2026-05-24T15:33:00Z" w16du:dateUtc="2026-05-24T07:33:00Z">
        <w:r>
          <w:rPr>
            <w:rFonts w:eastAsia="DengXian"/>
            <w:kern w:val="2"/>
          </w:rPr>
          <w:tab/>
        </w:r>
      </w:ins>
      <w:ins w:id="1746" w:author="Hong Deng" w:date="2026-06-06T14:15:00Z" w16du:dateUtc="2026-06-06T06:15:00Z">
        <w:r w:rsidR="0096150C">
          <w:rPr>
            <w:rFonts w:eastAsia="DengXian"/>
            <w:kern w:val="2"/>
          </w:rPr>
          <w:t xml:space="preserve">As theorized before, </w:t>
        </w:r>
      </w:ins>
      <w:ins w:id="1747" w:author="Hong Deng [2]" w:date="2026-05-24T15:33:00Z" w16du:dateUtc="2026-05-24T07:33:00Z">
        <w:del w:id="1748" w:author="Hong Deng" w:date="2026-06-05T18:46:00Z" w16du:dateUtc="2026-06-05T10:46:00Z">
          <w:r w:rsidDel="002F41A0">
            <w:rPr>
              <w:rFonts w:eastAsia="DengXian"/>
              <w:kern w:val="2"/>
            </w:rPr>
            <w:delText>T</w:delText>
          </w:r>
          <w:r w:rsidDel="002F41A0">
            <w:rPr>
              <w:rFonts w:eastAsia="DengXian" w:hint="eastAsia"/>
              <w:kern w:val="2"/>
            </w:rPr>
            <w:delText xml:space="preserve">his fuller processing is what links an </w:delText>
          </w:r>
        </w:del>
      </w:ins>
      <w:ins w:id="1749" w:author="Hong Deng [2]" w:date="2026-05-24T15:35:00Z" w16du:dateUtc="2026-05-24T07:35:00Z">
        <w:del w:id="1750" w:author="Hong Deng" w:date="2026-06-05T18:46:00Z" w16du:dateUtc="2026-06-05T10:46:00Z">
          <w:r w:rsidDel="002F41A0">
            <w:rPr>
              <w:rFonts w:eastAsia="DengXian"/>
              <w:kern w:val="2"/>
            </w:rPr>
            <w:delText>error-management culture to accelerated</w:delText>
          </w:r>
        </w:del>
      </w:ins>
      <w:ins w:id="1751" w:author="Hong Deng [2]" w:date="2026-05-24T15:34:00Z" w16du:dateUtc="2026-05-24T07:34:00Z">
        <w:del w:id="1752" w:author="Hong Deng" w:date="2026-06-05T18:46:00Z" w16du:dateUtc="2026-06-05T10:46:00Z">
          <w:r w:rsidDel="002F41A0">
            <w:rPr>
              <w:rFonts w:eastAsia="DengXian" w:hint="eastAsia"/>
              <w:kern w:val="2"/>
            </w:rPr>
            <w:delText xml:space="preserve"> error reduction</w:delText>
          </w:r>
        </w:del>
      </w:ins>
      <w:ins w:id="1753" w:author="Hong Deng" w:date="2026-06-06T14:16:00Z" w16du:dateUtc="2026-06-06T06:16:00Z">
        <w:r w:rsidR="0096150C">
          <w:rPr>
            <w:rFonts w:eastAsia="DengXian"/>
            <w:kern w:val="2"/>
          </w:rPr>
          <w:t>t</w:t>
        </w:r>
      </w:ins>
      <w:ins w:id="1754" w:author="Hong Deng" w:date="2026-06-05T18:46:00Z" w16du:dateUtc="2026-06-05T10:46:00Z">
        <w:r w:rsidR="002F41A0">
          <w:rPr>
            <w:rFonts w:eastAsia="DengXian"/>
            <w:kern w:val="2"/>
          </w:rPr>
          <w:t>hese regulatory gains should accumulate in a self-reinforcing manner</w:t>
        </w:r>
      </w:ins>
      <w:ins w:id="1755" w:author="Hong Deng [2]" w:date="2026-05-24T15:34:00Z" w16du:dateUtc="2026-05-24T07:34:00Z">
        <w:r>
          <w:rPr>
            <w:rFonts w:eastAsia="DengXian" w:hint="eastAsia"/>
            <w:kern w:val="2"/>
          </w:rPr>
          <w:t xml:space="preserve">. </w:t>
        </w:r>
      </w:ins>
      <w:ins w:id="1756" w:author="Hong Deng" w:date="2026-06-05T18:58:00Z" w16du:dateUtc="2026-06-05T10:58:00Z">
        <w:r w:rsidR="00887668">
          <w:rPr>
            <w:rFonts w:eastAsia="DengXian"/>
            <w:kern w:val="2"/>
          </w:rPr>
          <w:t>Consistent with</w:t>
        </w:r>
      </w:ins>
      <w:ins w:id="1757" w:author="Hong Deng" w:date="2026-06-05T19:25:00Z" w16du:dateUtc="2026-06-05T11:25:00Z">
        <w:r w:rsidR="004D1411">
          <w:rPr>
            <w:rFonts w:eastAsia="DengXian"/>
            <w:kern w:val="2"/>
          </w:rPr>
          <w:t xml:space="preserve"> deviation-amplifying </w:t>
        </w:r>
      </w:ins>
      <w:ins w:id="1758" w:author="Hong Deng" w:date="2026-06-05T19:59:00Z" w16du:dateUtc="2026-06-05T11:59:00Z">
        <w:r w:rsidR="00251EE7">
          <w:rPr>
            <w:rFonts w:eastAsia="DengXian"/>
            <w:kern w:val="2"/>
          </w:rPr>
          <w:t>spiral logic</w:t>
        </w:r>
      </w:ins>
      <w:ins w:id="1759" w:author="Hong Deng" w:date="2026-06-05T19:25:00Z" w16du:dateUtc="2026-06-05T11:25:00Z">
        <w:r w:rsidR="004D1411">
          <w:rPr>
            <w:rFonts w:eastAsia="DengXian"/>
            <w:kern w:val="2"/>
          </w:rPr>
          <w:t xml:space="preserve"> </w:t>
        </w:r>
        <w:r w:rsidR="004D1411">
          <w:rPr>
            <w:rFonts w:eastAsia="DengXian"/>
            <w:kern w:val="2"/>
          </w:rPr>
          <w:fldChar w:fldCharType="begin">
            <w:fldData xml:space="preserve">PEVuZE5vdGU+PENpdGU+PEF1dGhvcj5NYXN1Y2g8L0F1dGhvcj48WWVhcj4xOTg1PC9ZZWFyPjxS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</w:fldData>
          </w:fldChar>
        </w:r>
        <w:r w:rsidR="004D1411">
          <w:rPr>
            <w:rFonts w:eastAsia="DengXian"/>
            <w:kern w:val="2"/>
          </w:rPr>
          <w:instrText xml:space="preserve"> ADDIN EN.CITE </w:instrText>
        </w:r>
        <w:r w:rsidR="004D1411">
          <w:rPr>
            <w:rFonts w:eastAsia="DengXian"/>
            <w:kern w:val="2"/>
          </w:rPr>
          <w:fldChar w:fldCharType="begin">
            <w:fldData xml:space="preserve">PEVuZE5vdGU+PENpdGU+PEF1dGhvcj5NYXN1Y2g8L0F1dGhvcj48WWVhcj4xOTg1PC9ZZWFyPjxS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</w:fldData>
          </w:fldChar>
        </w:r>
        <w:r w:rsidR="004D1411">
          <w:rPr>
            <w:rFonts w:eastAsia="DengXian"/>
            <w:kern w:val="2"/>
          </w:rPr>
          <w:instrText xml:space="preserve"> ADDIN EN.CITE.DATA </w:instrText>
        </w:r>
        <w:r w:rsidR="004D1411">
          <w:rPr>
            <w:rFonts w:eastAsia="DengXian"/>
            <w:kern w:val="2"/>
          </w:rPr>
        </w:r>
        <w:r w:rsidR="004D1411">
          <w:rPr>
            <w:rFonts w:eastAsia="DengXian"/>
            <w:kern w:val="2"/>
          </w:rPr>
          <w:fldChar w:fldCharType="end"/>
        </w:r>
        <w:r w:rsidR="004D1411">
          <w:rPr>
            <w:rFonts w:eastAsia="DengXian"/>
            <w:kern w:val="2"/>
          </w:rPr>
        </w:r>
        <w:r w:rsidR="004D1411">
          <w:rPr>
            <w:rFonts w:eastAsia="DengXian"/>
            <w:kern w:val="2"/>
          </w:rPr>
          <w:fldChar w:fldCharType="separate"/>
        </w:r>
        <w:r w:rsidR="004D1411">
          <w:rPr>
            <w:rFonts w:eastAsia="DengXian"/>
            <w:noProof/>
            <w:kern w:val="2"/>
          </w:rPr>
          <w:t>(Maruyama 1963, Masuch 1985)</w:t>
        </w:r>
        <w:r w:rsidR="004D1411">
          <w:rPr>
            <w:rFonts w:eastAsia="DengXian"/>
            <w:kern w:val="2"/>
          </w:rPr>
          <w:fldChar w:fldCharType="end"/>
        </w:r>
      </w:ins>
      <w:ins w:id="1760" w:author="Hong Deng" w:date="2026-06-05T18:58:00Z" w16du:dateUtc="2026-06-05T10:58:00Z">
        <w:r w:rsidR="00887668">
          <w:rPr>
            <w:rFonts w:eastAsia="DengXian"/>
            <w:kern w:val="2"/>
          </w:rPr>
          <w:t xml:space="preserve">, </w:t>
        </w:r>
      </w:ins>
      <w:ins w:id="1761" w:author="Hong Deng" w:date="2026-06-05T18:59:00Z" w16du:dateUtc="2026-06-05T10:59:00Z">
        <w:r w:rsidR="00D63AFA">
          <w:rPr>
            <w:rFonts w:eastAsia="DengXian"/>
            <w:kern w:val="2"/>
          </w:rPr>
          <w:t xml:space="preserve">we argue that </w:t>
        </w:r>
      </w:ins>
      <w:ins w:id="1762" w:author="Hong Deng" w:date="2026-06-05T18:58:00Z" w16du:dateUtc="2026-06-05T10:58:00Z">
        <w:r w:rsidR="00887668">
          <w:rPr>
            <w:rFonts w:eastAsia="DengXian"/>
            <w:kern w:val="2"/>
          </w:rPr>
          <w:t xml:space="preserve">early </w:t>
        </w:r>
      </w:ins>
      <w:ins w:id="1763" w:author="Hong Deng" w:date="2026-06-05T19:00:00Z" w16du:dateUtc="2026-06-05T11:00:00Z">
        <w:r w:rsidR="002C6BA8">
          <w:rPr>
            <w:rFonts w:eastAsia="DengXian"/>
            <w:kern w:val="2"/>
          </w:rPr>
          <w:t xml:space="preserve">regulatory </w:t>
        </w:r>
      </w:ins>
      <w:ins w:id="1764" w:author="Hong Deng" w:date="2026-06-05T18:58:00Z" w16du:dateUtc="2026-06-05T10:58:00Z">
        <w:r w:rsidR="00887668">
          <w:rPr>
            <w:rFonts w:eastAsia="DengXian"/>
            <w:kern w:val="2"/>
          </w:rPr>
          <w:t xml:space="preserve">gains can </w:t>
        </w:r>
      </w:ins>
      <w:ins w:id="1765" w:author="Hong Deng" w:date="2026-06-05T18:59:00Z" w16du:dateUtc="2026-06-05T10:59:00Z">
        <w:r w:rsidR="00C905C1">
          <w:rPr>
            <w:rFonts w:eastAsia="DengXian"/>
            <w:kern w:val="2"/>
          </w:rPr>
          <w:t xml:space="preserve">alter </w:t>
        </w:r>
      </w:ins>
      <w:ins w:id="1766" w:author="Hong Deng" w:date="2026-06-05T19:00:00Z" w16du:dateUtc="2026-06-05T11:00:00Z">
        <w:r w:rsidR="002C6BA8">
          <w:rPr>
            <w:rFonts w:eastAsia="DengXian"/>
            <w:kern w:val="2"/>
          </w:rPr>
          <w:t>the ba</w:t>
        </w:r>
      </w:ins>
      <w:ins w:id="1767" w:author="Hong Deng" w:date="2026-06-05T19:01:00Z" w16du:dateUtc="2026-06-05T11:01:00Z">
        <w:r w:rsidR="002C6BA8">
          <w:rPr>
            <w:rFonts w:eastAsia="DengXian"/>
            <w:kern w:val="2"/>
          </w:rPr>
          <w:t>sis for subsequent error processing</w:t>
        </w:r>
      </w:ins>
      <w:ins w:id="1768" w:author="Hong Deng" w:date="2026-06-05T18:59:00Z" w16du:dateUtc="2026-06-05T10:59:00Z">
        <w:r w:rsidR="00C905C1">
          <w:rPr>
            <w:rFonts w:eastAsia="DengXian"/>
            <w:kern w:val="2"/>
          </w:rPr>
          <w:t xml:space="preserve">, such that improvement becomes self-fueling rather than merely additive. </w:t>
        </w:r>
      </w:ins>
      <w:ins w:id="1769" w:author="Hong Deng" w:date="2026-06-05T19:00:00Z" w16du:dateUtc="2026-06-05T11:00:00Z">
        <w:r w:rsidR="00225313">
          <w:rPr>
            <w:rFonts w:eastAsia="DengXian"/>
            <w:kern w:val="2"/>
          </w:rPr>
          <w:t>Early</w:t>
        </w:r>
      </w:ins>
      <w:ins w:id="1770" w:author="Hong Deng" w:date="2026-06-05T18:47:00Z" w16du:dateUtc="2026-06-05T10:47:00Z">
        <w:r w:rsidR="00F569FA">
          <w:rPr>
            <w:rFonts w:eastAsia="DengXian"/>
            <w:kern w:val="2"/>
          </w:rPr>
          <w:t xml:space="preserve"> </w:t>
        </w:r>
      </w:ins>
      <w:ins w:id="1771" w:author="Hong Deng" w:date="2026-06-05T19:00:00Z" w16du:dateUtc="2026-06-05T11:00:00Z">
        <w:r w:rsidR="00225313">
          <w:rPr>
            <w:rFonts w:eastAsia="DengXian"/>
            <w:kern w:val="2"/>
          </w:rPr>
          <w:t xml:space="preserve">in </w:t>
        </w:r>
      </w:ins>
      <w:ins w:id="1772" w:author="Hong Deng" w:date="2026-06-05T18:47:00Z" w16du:dateUtc="2026-06-05T10:47:00Z">
        <w:r w:rsidR="00F569FA">
          <w:rPr>
            <w:rFonts w:eastAsia="DengXian"/>
            <w:kern w:val="2"/>
          </w:rPr>
          <w:t xml:space="preserve">onboarding, newcomers possess only </w:t>
        </w:r>
      </w:ins>
      <w:ins w:id="1773" w:author="Hong Deng" w:date="2026-06-05T18:48:00Z" w16du:dateUtc="2026-06-05T10:48:00Z">
        <w:r w:rsidR="004801C2">
          <w:rPr>
            <w:rFonts w:eastAsia="DengXian"/>
            <w:kern w:val="2"/>
          </w:rPr>
          <w:t>a thin understanding</w:t>
        </w:r>
        <w:r w:rsidR="00F569FA">
          <w:rPr>
            <w:rFonts w:eastAsia="DengXian"/>
            <w:kern w:val="2"/>
          </w:rPr>
          <w:t xml:space="preserve"> of </w:t>
        </w:r>
        <w:r w:rsidR="004801C2">
          <w:rPr>
            <w:rFonts w:eastAsia="DengXian"/>
            <w:kern w:val="2"/>
          </w:rPr>
          <w:t xml:space="preserve">their tasks, and their initial error corrections may be </w:t>
        </w:r>
      </w:ins>
      <w:ins w:id="1774" w:author="Hong Deng" w:date="2026-06-06T14:16:00Z" w16du:dateUtc="2026-06-06T06:16:00Z">
        <w:r w:rsidR="00D969D4">
          <w:rPr>
            <w:rFonts w:eastAsia="DengXian"/>
            <w:kern w:val="2"/>
          </w:rPr>
          <w:t>relatively slow</w:t>
        </w:r>
      </w:ins>
      <w:ins w:id="1775" w:author="Hong Deng" w:date="2026-06-05T18:48:00Z" w16du:dateUtc="2026-06-05T10:48:00Z">
        <w:r w:rsidR="004801C2">
          <w:rPr>
            <w:rFonts w:eastAsia="DengXian"/>
            <w:kern w:val="2"/>
          </w:rPr>
          <w:t xml:space="preserve">. However, </w:t>
        </w:r>
      </w:ins>
      <w:ins w:id="1776" w:author="Hong Deng [2]" w:date="2026-05-24T15:34:00Z" w16du:dateUtc="2026-05-24T07:34:00Z">
        <w:del w:id="1777" w:author="Hong Deng" w:date="2026-06-05T18:48:00Z" w16du:dateUtc="2026-06-05T10:48:00Z">
          <w:r w:rsidDel="004801C2">
            <w:rPr>
              <w:rFonts w:eastAsia="DengXian"/>
              <w:kern w:val="2"/>
            </w:rPr>
            <w:delText>R</w:delText>
          </w:r>
          <w:r w:rsidDel="004801C2">
            <w:rPr>
              <w:rFonts w:eastAsia="DengXian" w:hint="eastAsia"/>
              <w:kern w:val="2"/>
            </w:rPr>
            <w:delText xml:space="preserve">ecall that the acceleration arises because </w:delText>
          </w:r>
        </w:del>
        <w:r>
          <w:rPr>
            <w:rFonts w:eastAsia="DengXian" w:hint="eastAsia"/>
            <w:kern w:val="2"/>
          </w:rPr>
          <w:t xml:space="preserve">each </w:t>
        </w:r>
      </w:ins>
      <w:ins w:id="1778" w:author="Hong Deng" w:date="2026-06-05T18:48:00Z" w16du:dateUtc="2026-06-05T10:48:00Z">
        <w:r w:rsidR="00080C06">
          <w:rPr>
            <w:rFonts w:eastAsia="DengXian"/>
            <w:kern w:val="2"/>
          </w:rPr>
          <w:t>successful</w:t>
        </w:r>
      </w:ins>
      <w:ins w:id="1779" w:author="Hong Deng" w:date="2026-06-05T18:49:00Z" w16du:dateUtc="2026-06-05T10:49:00Z">
        <w:r w:rsidR="00080C06">
          <w:rPr>
            <w:rFonts w:eastAsia="DengXian"/>
            <w:kern w:val="2"/>
          </w:rPr>
          <w:t xml:space="preserve">ly processed </w:t>
        </w:r>
        <w:r w:rsidR="00E72D1E">
          <w:rPr>
            <w:rFonts w:eastAsia="DengXian"/>
            <w:kern w:val="2"/>
          </w:rPr>
          <w:t>error strengthens the newcomer’s diagnostic capacity, enriches their task</w:t>
        </w:r>
      </w:ins>
      <w:ins w:id="1780" w:author="Hong Deng" w:date="2026-06-05T18:50:00Z" w16du:dateUtc="2026-06-05T10:50:00Z">
        <w:r w:rsidR="00E72D1E">
          <w:rPr>
            <w:rFonts w:eastAsia="DengXian"/>
            <w:kern w:val="2"/>
          </w:rPr>
          <w:t>-related mental model, and improve</w:t>
        </w:r>
        <w:r w:rsidR="00FB2F49">
          <w:rPr>
            <w:rFonts w:eastAsia="DengXian"/>
            <w:kern w:val="2"/>
          </w:rPr>
          <w:t>s the repertoire of action strategies available for future execution</w:t>
        </w:r>
      </w:ins>
      <w:ins w:id="1781" w:author="Hong Deng [2]" w:date="2026-05-24T15:34:00Z" w16du:dateUtc="2026-05-24T07:34:00Z">
        <w:del w:id="1782" w:author="Hong Deng" w:date="2026-06-05T18:49:00Z" w16du:dateUtc="2026-06-05T10:49:00Z">
          <w:r w:rsidDel="00080C06">
            <w:rPr>
              <w:rFonts w:eastAsia="DengXian" w:hint="eastAsia"/>
              <w:kern w:val="2"/>
            </w:rPr>
            <w:delText xml:space="preserve">regulatory gain </w:delText>
          </w:r>
        </w:del>
      </w:ins>
      <w:ins w:id="1783" w:author="Hong Deng [2]" w:date="2026-05-24T15:35:00Z" w16du:dateUtc="2026-05-24T07:35:00Z">
        <w:del w:id="1784" w:author="Hong Deng" w:date="2026-06-05T18:49:00Z" w16du:dateUtc="2026-06-05T10:49:00Z">
          <w:r w:rsidDel="00080C06">
            <w:rPr>
              <w:rFonts w:eastAsia="DengXian"/>
              <w:kern w:val="2"/>
            </w:rPr>
            <w:delText>enables newcomers to resolve subsequent errors more readily, allowing</w:delText>
          </w:r>
          <w:r w:rsidDel="00080C06">
            <w:rPr>
              <w:rFonts w:eastAsia="DengXian" w:hint="eastAsia"/>
              <w:kern w:val="2"/>
            </w:rPr>
            <w:delText xml:space="preserve"> gains to compound. </w:delText>
          </w:r>
          <w:r w:rsidDel="00080C06">
            <w:rPr>
              <w:rFonts w:eastAsia="DengXian"/>
              <w:kern w:val="2"/>
            </w:rPr>
            <w:delText>A</w:delText>
          </w:r>
          <w:r w:rsidDel="00080C06">
            <w:rPr>
              <w:rFonts w:eastAsia="DengXian" w:hint="eastAsia"/>
              <w:kern w:val="2"/>
            </w:rPr>
            <w:delText xml:space="preserve"> culture that systematically enriches the gain extracted from every error streng</w:delText>
          </w:r>
        </w:del>
      </w:ins>
      <w:ins w:id="1785" w:author="Hong Deng [2]" w:date="2026-05-24T15:36:00Z" w16du:dateUtc="2026-05-24T07:36:00Z">
        <w:del w:id="1786" w:author="Hong Deng" w:date="2026-06-05T18:49:00Z" w16du:dateUtc="2026-06-05T10:49:00Z">
          <w:r w:rsidDel="00080C06">
            <w:rPr>
              <w:rFonts w:eastAsia="DengXian" w:hint="eastAsia"/>
              <w:kern w:val="2"/>
            </w:rPr>
            <w:delText>thens this accumulation</w:delText>
          </w:r>
        </w:del>
        <w:r>
          <w:rPr>
            <w:rFonts w:eastAsia="DengXian" w:hint="eastAsia"/>
            <w:kern w:val="2"/>
          </w:rPr>
          <w:t xml:space="preserve">. </w:t>
        </w:r>
      </w:ins>
      <w:ins w:id="1787" w:author="Hong Deng" w:date="2026-06-05T18:51:00Z" w16du:dateUtc="2026-06-05T10:51:00Z">
        <w:r w:rsidR="00722347">
          <w:rPr>
            <w:rFonts w:eastAsia="DengXian"/>
            <w:kern w:val="2"/>
          </w:rPr>
          <w:t xml:space="preserve">As this regulatory base grows, subsequent errors can be recognized and corrected more efficiently. Thus, </w:t>
        </w:r>
      </w:ins>
      <w:ins w:id="1788" w:author="Hong Deng [2]" w:date="2026-05-24T15:36:00Z" w16du:dateUtc="2026-05-24T07:36:00Z">
        <w:del w:id="1789" w:author="Hong Deng" w:date="2026-06-05T18:51:00Z" w16du:dateUtc="2026-06-05T10:51:00Z">
          <w:r w:rsidDel="00A153B9">
            <w:rPr>
              <w:rFonts w:eastAsia="DengXian"/>
              <w:kern w:val="2"/>
            </w:rPr>
            <w:delText>W</w:delText>
          </w:r>
          <w:r w:rsidDel="00A153B9">
            <w:rPr>
              <w:rFonts w:eastAsia="DengXian" w:hint="eastAsia"/>
              <w:kern w:val="2"/>
            </w:rPr>
            <w:delText xml:space="preserve">hen errors are surfaced, jointly diagnosed, and analyzed free of self-protective distraction, each </w:delText>
          </w:r>
        </w:del>
      </w:ins>
      <w:ins w:id="1790" w:author="Hong Deng [2]" w:date="2026-05-24T15:37:00Z" w16du:dateUtc="2026-05-24T07:37:00Z">
        <w:del w:id="1791" w:author="Hong Deng" w:date="2026-06-05T14:06:00Z" w16du:dateUtc="2026-06-05T06:06:00Z">
          <w:r w:rsidR="00A37227" w:rsidDel="0041699B">
            <w:rPr>
              <w:rFonts w:eastAsia="DengXian" w:hint="eastAsia"/>
              <w:kern w:val="2"/>
            </w:rPr>
            <w:delText xml:space="preserve">is converted </w:delText>
          </w:r>
        </w:del>
      </w:ins>
      <w:ins w:id="1792" w:author="Hong Deng [2]" w:date="2026-05-24T15:38:00Z" w16du:dateUtc="2026-05-24T07:38:00Z">
        <w:del w:id="1793" w:author="Hong Deng" w:date="2026-06-05T14:06:00Z" w16du:dateUtc="2026-06-05T06:06:00Z">
          <w:r w:rsidR="00A37227" w:rsidDel="0041699B">
            <w:rPr>
              <w:rFonts w:eastAsia="DengXian" w:hint="eastAsia"/>
              <w:kern w:val="2"/>
            </w:rPr>
            <w:delText>into</w:delText>
          </w:r>
        </w:del>
        <w:del w:id="1794" w:author="Hong Deng" w:date="2026-06-05T18:51:00Z" w16du:dateUtc="2026-06-05T10:51:00Z">
          <w:r w:rsidR="00A37227" w:rsidDel="00A153B9">
            <w:rPr>
              <w:rFonts w:eastAsia="DengXian" w:hint="eastAsia"/>
              <w:kern w:val="2"/>
            </w:rPr>
            <w:delText xml:space="preserve"> a deeper regulatory gain than it otherwise would, </w:delText>
          </w:r>
        </w:del>
        <w:del w:id="1795" w:author="Hong Deng" w:date="2026-06-05T14:07:00Z" w16du:dateUtc="2026-06-05T06:07:00Z">
          <w:r w:rsidR="00A37227" w:rsidDel="000D4220">
            <w:rPr>
              <w:rFonts w:eastAsia="DengXian" w:hint="eastAsia"/>
              <w:kern w:val="2"/>
            </w:rPr>
            <w:delText>making</w:delText>
          </w:r>
        </w:del>
        <w:del w:id="1796" w:author="Hong Deng" w:date="2026-06-05T18:51:00Z" w16du:dateUtc="2026-06-05T10:51:00Z">
          <w:r w:rsidR="00A37227" w:rsidDel="00A153B9">
            <w:rPr>
              <w:rFonts w:eastAsia="DengXian" w:hint="eastAsia"/>
              <w:kern w:val="2"/>
            </w:rPr>
            <w:delText xml:space="preserve"> the self-reinforcing spiral </w:delText>
          </w:r>
        </w:del>
      </w:ins>
      <w:ins w:id="1797" w:author="Hong Deng [2]" w:date="2026-05-24T15:39:00Z" w16du:dateUtc="2026-05-24T07:39:00Z">
        <w:del w:id="1798" w:author="Hong Deng" w:date="2026-06-05T14:07:00Z" w16du:dateUtc="2026-06-05T06:07:00Z">
          <w:r w:rsidR="00A37227" w:rsidDel="000D4220">
            <w:rPr>
              <w:rFonts w:eastAsia="DengXian" w:hint="eastAsia"/>
              <w:kern w:val="2"/>
            </w:rPr>
            <w:delText>stronger</w:delText>
          </w:r>
          <w:r w:rsidR="00A37227" w:rsidDel="00F47CD5">
            <w:rPr>
              <w:rFonts w:eastAsia="DengXian" w:hint="eastAsia"/>
              <w:kern w:val="2"/>
            </w:rPr>
            <w:delText xml:space="preserve"> </w:delText>
          </w:r>
        </w:del>
        <w:del w:id="1799" w:author="Hong Deng" w:date="2026-06-05T18:51:00Z" w16du:dateUtc="2026-06-05T10:51:00Z">
          <w:r w:rsidR="00A37227" w:rsidDel="00A153B9">
            <w:rPr>
              <w:rFonts w:eastAsia="DengXian" w:hint="eastAsia"/>
              <w:kern w:val="2"/>
            </w:rPr>
            <w:delText>at every step</w:delText>
          </w:r>
        </w:del>
        <w:del w:id="1800" w:author="Hong Deng" w:date="2026-06-06T14:17:00Z" w16du:dateUtc="2026-06-06T06:17:00Z">
          <w:r w:rsidR="00A37227" w:rsidDel="008940E1">
            <w:rPr>
              <w:rFonts w:eastAsia="DengXian" w:hint="eastAsia"/>
              <w:kern w:val="2"/>
            </w:rPr>
            <w:delText xml:space="preserve">. </w:delText>
          </w:r>
        </w:del>
        <w:del w:id="1801" w:author="Hong Deng" w:date="2026-06-05T14:07:00Z" w16du:dateUtc="2026-06-05T06:07:00Z">
          <w:r w:rsidR="00A37227" w:rsidDel="00F47CD5">
            <w:rPr>
              <w:rFonts w:eastAsia="DengXian"/>
              <w:kern w:val="2"/>
            </w:rPr>
            <w:delText>T</w:delText>
          </w:r>
          <w:r w:rsidR="00A37227" w:rsidDel="00F47CD5">
            <w:rPr>
              <w:rFonts w:eastAsia="DengXian" w:hint="eastAsia"/>
              <w:kern w:val="2"/>
            </w:rPr>
            <w:delText xml:space="preserve">herefore, an error management culture intensifies the rate at which </w:delText>
          </w:r>
        </w:del>
      </w:ins>
      <w:ins w:id="1802" w:author="Hong Deng [2]" w:date="2026-05-24T15:40:00Z" w16du:dateUtc="2026-05-24T07:40:00Z">
        <w:del w:id="1803" w:author="Hong Deng" w:date="2026-06-05T14:07:00Z" w16du:dateUtc="2026-06-05T06:07:00Z">
          <w:r w:rsidR="00A37227" w:rsidDel="00F47CD5">
            <w:rPr>
              <w:rFonts w:eastAsia="DengXian" w:hint="eastAsia"/>
              <w:kern w:val="2"/>
            </w:rPr>
            <w:delText>error reduction accelerates, deepening the downw</w:delText>
          </w:r>
        </w:del>
      </w:ins>
      <w:ins w:id="1804" w:author="Hong Deng [2]" w:date="2026-05-24T15:41:00Z" w16du:dateUtc="2026-05-24T07:41:00Z">
        <w:del w:id="1805" w:author="Hong Deng" w:date="2026-06-05T14:07:00Z" w16du:dateUtc="2026-06-05T06:07:00Z">
          <w:r w:rsidR="00A37227" w:rsidDel="00F47CD5">
            <w:rPr>
              <w:rFonts w:eastAsia="DengXian" w:hint="eastAsia"/>
              <w:kern w:val="2"/>
            </w:rPr>
            <w:delText>ard curvature of the trajectory</w:delText>
          </w:r>
        </w:del>
      </w:ins>
      <w:ins w:id="1806" w:author="Hong Deng" w:date="2026-06-06T14:17:00Z" w16du:dateUtc="2026-06-06T06:17:00Z">
        <w:r w:rsidR="008940E1">
          <w:rPr>
            <w:rFonts w:eastAsia="DengXian"/>
            <w:kern w:val="2"/>
          </w:rPr>
          <w:t>u</w:t>
        </w:r>
      </w:ins>
      <w:ins w:id="1807" w:author="Hong Deng" w:date="2026-06-05T18:53:00Z" w16du:dateUtc="2026-06-05T10:53:00Z">
        <w:r w:rsidR="00D63F97">
          <w:rPr>
            <w:rFonts w:eastAsia="DengXian"/>
            <w:kern w:val="2"/>
          </w:rPr>
          <w:t>nder a</w:t>
        </w:r>
      </w:ins>
      <w:ins w:id="1808" w:author="Hong Deng" w:date="2026-06-05T18:52:00Z" w16du:dateUtc="2026-06-05T10:52:00Z">
        <w:r w:rsidR="00D63F97">
          <w:rPr>
            <w:rFonts w:eastAsia="DengXian"/>
            <w:kern w:val="2"/>
          </w:rPr>
          <w:t xml:space="preserve"> stronger team error management culture, the learning extracted from earlier errors should make later error reduction increasingly effective, producing an acc</w:t>
        </w:r>
      </w:ins>
      <w:ins w:id="1809" w:author="Hong Deng" w:date="2026-06-05T18:53:00Z" w16du:dateUtc="2026-06-05T10:53:00Z">
        <w:r w:rsidR="00D63F97">
          <w:rPr>
            <w:rFonts w:eastAsia="DengXian"/>
            <w:kern w:val="2"/>
          </w:rPr>
          <w:t>elerating decline in action errors over time</w:t>
        </w:r>
      </w:ins>
      <w:ins w:id="1810" w:author="Hong Deng [2]" w:date="2026-05-24T15:41:00Z" w16du:dateUtc="2026-05-24T07:41:00Z">
        <w:r w:rsidR="00A37227">
          <w:rPr>
            <w:rFonts w:eastAsia="DengXian" w:hint="eastAsia"/>
            <w:kern w:val="2"/>
          </w:rPr>
          <w:t xml:space="preserve">. </w:t>
        </w:r>
      </w:ins>
    </w:p>
    <w:p w14:paraId="5C9DEC7B" w14:textId="0C539B65" w:rsidR="0027570D" w:rsidRDefault="00D136F2" w:rsidP="00C2272C">
      <w:pPr>
        <w:snapToGrid w:val="0"/>
        <w:spacing w:line="480" w:lineRule="auto"/>
        <w:rPr>
          <w:ins w:id="1811" w:author="Hong Deng [2]" w:date="2026-05-24T15:41:00Z" w16du:dateUtc="2026-05-24T07:41:00Z"/>
          <w:rFonts w:eastAsia="DengXian"/>
          <w:kern w:val="2"/>
        </w:rPr>
      </w:pPr>
      <w:ins w:id="1812" w:author="Hong Deng" w:date="2026-06-05T14:32:00Z" w16du:dateUtc="2026-06-05T06:32:00Z">
        <w:r>
          <w:rPr>
            <w:rFonts w:eastAsia="DengXian"/>
            <w:kern w:val="2"/>
          </w:rPr>
          <w:tab/>
        </w:r>
      </w:ins>
      <w:ins w:id="1813" w:author="Hong Deng" w:date="2026-06-05T18:53:00Z" w16du:dateUtc="2026-06-05T10:53:00Z">
        <w:r w:rsidR="00D63F97">
          <w:rPr>
            <w:rFonts w:eastAsia="DengXian"/>
            <w:kern w:val="2"/>
          </w:rPr>
          <w:t xml:space="preserve">Importantly, </w:t>
        </w:r>
        <w:r w:rsidR="0049103F">
          <w:rPr>
            <w:rFonts w:eastAsia="DengXian"/>
            <w:kern w:val="2"/>
          </w:rPr>
          <w:t xml:space="preserve">this argument does not </w:t>
        </w:r>
      </w:ins>
      <w:ins w:id="1814" w:author="Hong Deng" w:date="2026-06-06T14:17:00Z" w16du:dateUtc="2026-06-06T06:17:00Z">
        <w:r w:rsidR="00572CC3">
          <w:rPr>
            <w:rFonts w:eastAsia="DengXian"/>
            <w:kern w:val="2"/>
          </w:rPr>
          <w:t xml:space="preserve">necessarily </w:t>
        </w:r>
      </w:ins>
      <w:ins w:id="1815" w:author="Hong Deng" w:date="2026-06-05T18:54:00Z" w16du:dateUtc="2026-06-05T10:54:00Z">
        <w:r w:rsidR="0049103F">
          <w:rPr>
            <w:rFonts w:eastAsia="DengXian"/>
            <w:kern w:val="2"/>
          </w:rPr>
          <w:t>imply</w:t>
        </w:r>
      </w:ins>
      <w:ins w:id="1816" w:author="Hong Deng" w:date="2026-06-05T18:53:00Z" w16du:dateUtc="2026-06-05T10:53:00Z">
        <w:r w:rsidR="0049103F">
          <w:rPr>
            <w:rFonts w:eastAsia="DengXian"/>
            <w:kern w:val="2"/>
          </w:rPr>
          <w:t xml:space="preserve"> that </w:t>
        </w:r>
      </w:ins>
      <w:ins w:id="1817" w:author="Hong Deng" w:date="2026-06-05T14:56:00Z" w16du:dateUtc="2026-06-05T06:56:00Z">
        <w:r w:rsidR="001969CC">
          <w:rPr>
            <w:rFonts w:eastAsia="DengXian"/>
            <w:kern w:val="2"/>
          </w:rPr>
          <w:t xml:space="preserve">an error management culture </w:t>
        </w:r>
      </w:ins>
      <w:ins w:id="1818" w:author="Hong Deng" w:date="2026-06-05T18:53:00Z" w16du:dateUtc="2026-06-05T10:53:00Z">
        <w:r w:rsidR="0049103F">
          <w:rPr>
            <w:rFonts w:eastAsia="DengXian"/>
            <w:kern w:val="2"/>
          </w:rPr>
          <w:t>encourages careless experimentation or increa</w:t>
        </w:r>
      </w:ins>
      <w:ins w:id="1819" w:author="Hong Deng" w:date="2026-06-05T18:54:00Z" w16du:dateUtc="2026-06-05T10:54:00Z">
        <w:r w:rsidR="0049103F">
          <w:rPr>
            <w:rFonts w:eastAsia="DengXian"/>
            <w:kern w:val="2"/>
          </w:rPr>
          <w:t>ses error commission</w:t>
        </w:r>
      </w:ins>
      <w:ins w:id="1820" w:author="Hong Deng" w:date="2026-06-05T14:56:00Z" w16du:dateUtc="2026-06-05T06:56:00Z">
        <w:r w:rsidR="007A1910">
          <w:rPr>
            <w:rFonts w:eastAsia="DengXian"/>
            <w:kern w:val="2"/>
          </w:rPr>
          <w:t>. B</w:t>
        </w:r>
      </w:ins>
      <w:ins w:id="1821" w:author="Hong Deng" w:date="2026-06-05T14:34:00Z" w16du:dateUtc="2026-06-05T06:34:00Z">
        <w:r w:rsidR="0040070F">
          <w:rPr>
            <w:rFonts w:eastAsia="DengXian"/>
            <w:kern w:val="2"/>
          </w:rPr>
          <w:t xml:space="preserve">y definition, </w:t>
        </w:r>
      </w:ins>
      <w:ins w:id="1822" w:author="Hong Deng" w:date="2026-06-05T14:32:00Z" w16du:dateUtc="2026-06-05T06:32:00Z">
        <w:r>
          <w:rPr>
            <w:rFonts w:eastAsia="DengXian"/>
            <w:kern w:val="2"/>
          </w:rPr>
          <w:t>an error management culture concerns how a team responds to error</w:t>
        </w:r>
        <w:r w:rsidR="001D566E">
          <w:rPr>
            <w:rFonts w:eastAsia="DengXian"/>
            <w:kern w:val="2"/>
          </w:rPr>
          <w:t>s after they occur</w:t>
        </w:r>
      </w:ins>
      <w:ins w:id="1823" w:author="Hong Deng" w:date="2026-06-05T20:13:00Z" w16du:dateUtc="2026-06-05T12:13:00Z">
        <w:r w:rsidR="00D35A3C">
          <w:rPr>
            <w:rFonts w:eastAsia="DengXian"/>
            <w:kern w:val="2"/>
          </w:rPr>
          <w:t>:</w:t>
        </w:r>
      </w:ins>
      <w:ins w:id="1824" w:author="Hong Deng" w:date="2026-06-05T18:54:00Z" w16du:dateUtc="2026-06-05T10:54:00Z">
        <w:r w:rsidR="003E7CCA">
          <w:rPr>
            <w:rFonts w:eastAsia="DengXian"/>
            <w:kern w:val="2"/>
          </w:rPr>
          <w:t xml:space="preserve"> whether they are surfaced, analyzed, and converted into learning rather than concealed or defensively managed</w:t>
        </w:r>
      </w:ins>
      <w:ins w:id="1825" w:author="Hong Deng" w:date="2026-06-05T18:55:00Z" w16du:dateUtc="2026-06-05T10:55:00Z">
        <w:r w:rsidR="003E7CCA">
          <w:rPr>
            <w:rFonts w:eastAsia="DengXian"/>
            <w:kern w:val="2"/>
          </w:rPr>
          <w:t xml:space="preserve"> </w:t>
        </w:r>
      </w:ins>
      <w:del w:id="1826" w:author="Hong Deng" w:date="2026-06-05T14:36:00Z" w16du:dateUtc="2026-06-05T06:36:00Z">
        <w:r w:rsidR="00E8200D" w:rsidDel="00E8200D">
          <w:rPr>
            <w:rFonts w:eastAsia="DengXian"/>
            <w:kern w:val="2"/>
          </w:rPr>
          <w:fldChar w:fldCharType="begin"/>
        </w:r>
        <w:r w:rsidR="00E8200D" w:rsidDel="00E8200D">
          <w:rPr>
            <w:rFonts w:eastAsia="DengXian"/>
            <w:kern w:val="2"/>
          </w:rPr>
          <w:delInstrText xml:space="preserve"> ADDIN EN.CITE &lt;EndNote&gt;&lt;Cite&gt;&lt;Author&gt;Frese&lt;/Author&gt;&lt;Year&gt;2015&lt;/Year&gt;&lt;RecNum&gt;18&lt;/RecNum&gt;&lt;Suffix&gt;{Hofmann`, 2011 `#57&lt;/Suffix&gt;&lt;DisplayText&gt;(Frese and Keith 2015{Hofmann, 2011 #57)&lt;/DisplayText&gt;&lt;record&gt;&lt;rec-number&gt;18&lt;/rec-number&gt;&lt;foreign-keys&gt;&lt;key app="EN" db-id="dtfvx5dd9wzs0re0zrmve9tj9p5fwat5spas" timestamp="1710916916"&gt;18&lt;/key&gt;&lt;/foreign-keys&gt;&lt;ref-type name="Journal Article"&gt;17&lt;/ref-type&gt;&lt;contributors&gt;&lt;authors&gt;&lt;author&gt;Frese, Michael&lt;/author&gt;&lt;author&gt;Keith, Nina&lt;/author&gt;&lt;/authors&gt;&lt;/contributors&gt;&lt;titles&gt;&lt;title&gt;Action errors, error management, and learning in organizations&lt;/title&gt;&lt;secondary-title&gt;Annual review of psychology&lt;/secondary-title&gt;&lt;/titles&gt;&lt;periodical&gt;&lt;full-title&gt;Annual Review of Psychology&lt;/full-title&gt;&lt;/periodical&gt;&lt;pages&gt;661-687&lt;/pages&gt;&lt;volume&gt;66&lt;/volume&gt;&lt;dates&gt;&lt;year&gt;2015&lt;/year&gt;&lt;/dates&gt;&lt;isbn&gt;0066-4308&lt;/isbn&gt;&lt;urls&gt;&lt;/urls&gt;&lt;/record&gt;&lt;/Cite&gt;&lt;/EndNote&gt;</w:delInstrText>
        </w:r>
        <w:r w:rsidR="00E8200D" w:rsidDel="00E8200D">
          <w:rPr>
            <w:rFonts w:eastAsia="DengXian"/>
            <w:kern w:val="2"/>
          </w:rPr>
          <w:fldChar w:fldCharType="separate"/>
        </w:r>
        <w:r w:rsidR="00E8200D" w:rsidDel="00E8200D">
          <w:rPr>
            <w:rFonts w:eastAsia="DengXian"/>
            <w:noProof/>
            <w:kern w:val="2"/>
          </w:rPr>
          <w:delText>(Frese and Keith 2015{Hofmann, 2011 #57)</w:delText>
        </w:r>
        <w:r w:rsidR="00E8200D" w:rsidDel="00E8200D">
          <w:rPr>
            <w:rFonts w:eastAsia="DengXian"/>
            <w:kern w:val="2"/>
          </w:rPr>
          <w:fldChar w:fldCharType="end"/>
        </w:r>
        <w:r w:rsidR="00E8200D" w:rsidDel="00E8200D">
          <w:rPr>
            <w:rFonts w:eastAsia="DengXian"/>
            <w:kern w:val="2"/>
          </w:rPr>
          <w:delText>}</w:delText>
        </w:r>
      </w:del>
      <w:r w:rsidR="00E8200D">
        <w:rPr>
          <w:rFonts w:eastAsia="DengXian"/>
          <w:kern w:val="2"/>
        </w:rPr>
        <w:fldChar w:fldCharType="begin"/>
      </w:r>
      <w:r w:rsidR="00776816">
        <w:rPr>
          <w:rFonts w:eastAsia="DengXian"/>
          <w:kern w:val="2"/>
        </w:rPr>
        <w:instrText xml:space="preserve"> ADDIN EN.CITE &lt;EndNote&gt;&lt;Cite&gt;&lt;Author&gt;Hofmann&lt;/Author&gt;&lt;Year&gt;2011&lt;/Year&gt;&lt;RecNum&gt;57&lt;/RecNum&gt;&lt;DisplayText&gt;(Hofmann and Frese 2011, Frese and Keith 2015)&lt;/DisplayText&gt;&lt;record&gt;&lt;rec-number&gt;57&lt;/rec-number&gt;&lt;foreign-keys&gt;&lt;key app="EN" db-id="dtfvx5dd9wzs0re0zrmve9tj9p5fwat5spas" timestamp="1711973179"&gt;57&lt;/key&gt;&lt;/foreign-keys&gt;&lt;ref-type name="Book"&gt;6&lt;/ref-type&gt;&lt;contributors&gt;&lt;authors&gt;&lt;author&gt;Hofmann, David A&lt;/author&gt;&lt;author&gt;Frese, Michael&lt;/author&gt;&lt;/authors&gt;&lt;/contributors&gt;&lt;titles&gt;&lt;title&gt;Error in organizations&lt;/title&gt;&lt;/titles&gt;&lt;dates&gt;&lt;year&gt;2011&lt;/year&gt;&lt;/dates&gt;&lt;publisher&gt;Routledge&lt;/publisher&gt;&lt;isbn&gt;1136731865&lt;/isbn&gt;&lt;urls&gt;&lt;/urls&gt;&lt;/record&gt;&lt;/Cite&gt;&lt;Cite&gt;&lt;Author&gt;Frese&lt;/Author&gt;&lt;Year&gt;2015&lt;/Year&gt;&lt;RecNum&gt;18&lt;/RecNum&gt;&lt;record&gt;&lt;rec-number&gt;18&lt;/rec-number&gt;&lt;foreign-keys&gt;&lt;key app="EN" db-id="dtfvx5dd9wzs0re0zrmve9tj9p5fwat5spas" timestamp="1710916916"&gt;18&lt;/key&gt;&lt;/foreign-keys&gt;&lt;ref-type name="Journal Article"&gt;17&lt;/ref-type&gt;&lt;contributors&gt;&lt;authors&gt;&lt;author&gt;Frese, Michael&lt;/author&gt;&lt;author&gt;Keith, Nina&lt;/author&gt;&lt;/authors&gt;&lt;/contributors&gt;&lt;titles&gt;&lt;title&gt;Action errors, error management, and learning in organizations&lt;/title&gt;&lt;secondary-title&gt;Annual review of psychology&lt;/secondary-title&gt;&lt;/titles&gt;&lt;periodical&gt;&lt;full-title&gt;Annual Review of Psychology&lt;/full-title&gt;&lt;/periodical&gt;&lt;pages&gt;661-687&lt;/pages&gt;&lt;volume&gt;66&lt;/volume&gt;&lt;dates&gt;&lt;year&gt;2015&lt;/year&gt;&lt;/dates&gt;&lt;isbn&gt;0066-4308&lt;/isbn&gt;&lt;urls&gt;&lt;/urls&gt;&lt;/record&gt;&lt;/Cite&gt;&lt;/EndNote&gt;</w:instrText>
      </w:r>
      <w:r w:rsidR="00E8200D">
        <w:rPr>
          <w:rFonts w:eastAsia="DengXian"/>
          <w:kern w:val="2"/>
        </w:rPr>
        <w:fldChar w:fldCharType="separate"/>
      </w:r>
      <w:r w:rsidR="00776816">
        <w:rPr>
          <w:rFonts w:eastAsia="DengXian"/>
          <w:noProof/>
          <w:kern w:val="2"/>
        </w:rPr>
        <w:t>(Hofmann and Frese 2011, Frese and Keith 2015)</w:t>
      </w:r>
      <w:r w:rsidR="00E8200D">
        <w:rPr>
          <w:rFonts w:eastAsia="DengXian"/>
          <w:kern w:val="2"/>
        </w:rPr>
        <w:fldChar w:fldCharType="end"/>
      </w:r>
      <w:ins w:id="1827" w:author="Hong Deng" w:date="2026-06-05T14:36:00Z" w16du:dateUtc="2026-06-05T06:36:00Z">
        <w:r w:rsidR="00776816">
          <w:rPr>
            <w:rFonts w:eastAsia="DengXian"/>
            <w:kern w:val="2"/>
          </w:rPr>
          <w:t xml:space="preserve">. </w:t>
        </w:r>
      </w:ins>
      <w:ins w:id="1828" w:author="Hong Deng" w:date="2026-06-05T14:37:00Z" w16du:dateUtc="2026-06-05T06:37:00Z">
        <w:r w:rsidR="00776816">
          <w:rPr>
            <w:rFonts w:eastAsia="DengXian"/>
            <w:kern w:val="2"/>
          </w:rPr>
          <w:t xml:space="preserve">As </w:t>
        </w:r>
      </w:ins>
      <w:r w:rsidR="0062066B">
        <w:rPr>
          <w:rFonts w:eastAsia="DengXian"/>
          <w:kern w:val="2"/>
        </w:rPr>
        <w:fldChar w:fldCharType="begin"/>
      </w:r>
      <w:r w:rsidR="0047088F">
        <w:rPr>
          <w:rFonts w:eastAsia="DengXian"/>
          <w:kern w:val="2"/>
        </w:rPr>
        <w:instrText xml:space="preserve"> ADDIN EN.CITE &lt;EndNote&gt;&lt;Cite AuthorYear="1"&gt;&lt;Author&gt;Frese&lt;/Author&gt;&lt;Year&gt;1991&lt;/Year&gt;&lt;RecNum&gt;49&lt;/RecNum&gt;&lt;Pages&gt;778&lt;/Pages&gt;&lt;DisplayText&gt;Frese (1991, p. 778)&lt;/DisplayText&gt;&lt;record&gt;&lt;rec-number&gt;49&lt;/rec-number&gt;&lt;foreign-keys&gt;&lt;key app="EN" db-id="dtfvx5dd9wzs0re0zrmve9tj9p5fwat5spas" timestamp="1711873481"&gt;49&lt;/key&gt;&lt;/foreign-keys&gt;&lt;ref-type name="Journal Article"&gt;17&lt;/ref-type&gt;&lt;contributors&gt;&lt;authors&gt;&lt;author&gt;Frese, Michael&lt;/author&gt;&lt;/authors&gt;&lt;/contributors&gt;&lt;titles&gt;&lt;title&gt;Error management or error prevention: Two strategies to deal with errors in software design&lt;/title&gt;&lt;/titles&gt;&lt;dates&gt;&lt;year&gt;1991&lt;/year&gt;&lt;/dates&gt;&lt;urls&gt;&lt;/urls&gt;&lt;/record&gt;&lt;/Cite&gt;&lt;/EndNote&gt;</w:instrText>
      </w:r>
      <w:r w:rsidR="0062066B">
        <w:rPr>
          <w:rFonts w:eastAsia="DengXian"/>
          <w:kern w:val="2"/>
        </w:rPr>
        <w:fldChar w:fldCharType="separate"/>
      </w:r>
      <w:r w:rsidR="0047088F">
        <w:rPr>
          <w:rFonts w:eastAsia="DengXian"/>
          <w:noProof/>
          <w:kern w:val="2"/>
        </w:rPr>
        <w:t>Frese (1991, p. 778)</w:t>
      </w:r>
      <w:r w:rsidR="0062066B">
        <w:rPr>
          <w:rFonts w:eastAsia="DengXian"/>
          <w:kern w:val="2"/>
        </w:rPr>
        <w:fldChar w:fldCharType="end"/>
      </w:r>
      <w:ins w:id="1829" w:author="Hong Deng" w:date="2026-06-05T14:44:00Z" w16du:dateUtc="2026-06-05T06:44:00Z">
        <w:r w:rsidR="0062066B">
          <w:rPr>
            <w:rFonts w:eastAsia="DengXian"/>
            <w:kern w:val="2"/>
          </w:rPr>
          <w:t xml:space="preserve"> put</w:t>
        </w:r>
        <w:r w:rsidR="0047088F">
          <w:rPr>
            <w:rFonts w:eastAsia="DengXian"/>
            <w:kern w:val="2"/>
          </w:rPr>
          <w:t>s it</w:t>
        </w:r>
      </w:ins>
      <w:ins w:id="1830" w:author="Hong Deng" w:date="2026-06-05T14:37:00Z" w16du:dateUtc="2026-06-05T06:37:00Z">
        <w:r w:rsidR="0007140A">
          <w:rPr>
            <w:rFonts w:eastAsia="DengXian"/>
            <w:kern w:val="2"/>
          </w:rPr>
          <w:t xml:space="preserve">, “error management </w:t>
        </w:r>
      </w:ins>
      <w:ins w:id="1831" w:author="Hong Deng" w:date="2026-06-05T14:38:00Z" w16du:dateUtc="2026-06-05T06:38:00Z">
        <w:r w:rsidR="00A820B0">
          <w:rPr>
            <w:rFonts w:eastAsia="DengXian"/>
            <w:kern w:val="2"/>
          </w:rPr>
          <w:t>… attempts to avoid the negative error consequences altogether to reduce the amount of the negative error effects</w:t>
        </w:r>
      </w:ins>
      <w:ins w:id="1832" w:author="Hong Deng" w:date="2026-06-05T14:41:00Z" w16du:dateUtc="2026-06-05T06:41:00Z">
        <w:r w:rsidR="00287BFD">
          <w:rPr>
            <w:rFonts w:eastAsia="DengXian"/>
            <w:kern w:val="2"/>
          </w:rPr>
          <w:t>.</w:t>
        </w:r>
      </w:ins>
      <w:ins w:id="1833" w:author="Hong Deng" w:date="2026-06-05T14:48:00Z" w16du:dateUtc="2026-06-05T06:48:00Z">
        <w:r w:rsidR="00AC2628">
          <w:rPr>
            <w:rFonts w:eastAsia="DengXian"/>
            <w:kern w:val="2"/>
          </w:rPr>
          <w:t>”</w:t>
        </w:r>
      </w:ins>
      <w:ins w:id="1834" w:author="Hong Deng" w:date="2026-06-05T14:41:00Z" w16du:dateUtc="2026-06-05T06:41:00Z">
        <w:r w:rsidR="00287BFD">
          <w:rPr>
            <w:rFonts w:eastAsia="DengXian"/>
            <w:kern w:val="2"/>
          </w:rPr>
          <w:t xml:space="preserve"> </w:t>
        </w:r>
      </w:ins>
      <w:ins w:id="1835" w:author="Hong Deng" w:date="2026-06-05T14:45:00Z" w16du:dateUtc="2026-06-05T06:45:00Z">
        <w:r w:rsidR="0033095C">
          <w:rPr>
            <w:rFonts w:eastAsia="DengXian"/>
            <w:kern w:val="2"/>
          </w:rPr>
          <w:t xml:space="preserve">Moreover, </w:t>
        </w:r>
      </w:ins>
      <w:ins w:id="1836" w:author="Hong Deng" w:date="2026-06-05T14:47:00Z" w16du:dateUtc="2026-06-05T06:47:00Z">
        <w:r w:rsidR="00BB65D7">
          <w:rPr>
            <w:rFonts w:eastAsia="DengXian"/>
            <w:kern w:val="2"/>
          </w:rPr>
          <w:t xml:space="preserve">because </w:t>
        </w:r>
      </w:ins>
      <w:ins w:id="1837" w:author="Hong Deng" w:date="2026-06-05T14:45:00Z" w16du:dateUtc="2026-06-05T06:45:00Z">
        <w:r w:rsidR="0033095C">
          <w:rPr>
            <w:rFonts w:eastAsia="DengXian"/>
            <w:kern w:val="2"/>
          </w:rPr>
          <w:t xml:space="preserve">error management </w:t>
        </w:r>
      </w:ins>
      <w:ins w:id="1838" w:author="Hong Deng" w:date="2026-06-05T14:47:00Z" w16du:dateUtc="2026-06-05T06:47:00Z">
        <w:r w:rsidR="004F518B">
          <w:rPr>
            <w:rFonts w:eastAsia="DengXian"/>
            <w:kern w:val="2"/>
          </w:rPr>
          <w:t xml:space="preserve">involves </w:t>
        </w:r>
      </w:ins>
      <w:ins w:id="1839" w:author="Hong Deng" w:date="2026-06-05T14:48:00Z" w16du:dateUtc="2026-06-05T06:48:00Z">
        <w:r w:rsidR="00AC2628">
          <w:rPr>
            <w:rFonts w:eastAsia="DengXian"/>
            <w:kern w:val="2"/>
          </w:rPr>
          <w:t>“reflexive and systematic thinking and experimentation,” it is different from “</w:t>
        </w:r>
      </w:ins>
      <w:ins w:id="1840" w:author="Hong Deng" w:date="2026-06-05T14:41:00Z" w16du:dateUtc="2026-06-05T06:41:00Z">
        <w:r w:rsidR="00287BFD">
          <w:rPr>
            <w:rFonts w:eastAsia="DengXian"/>
            <w:kern w:val="2"/>
          </w:rPr>
          <w:t xml:space="preserve">a pure trial-and-error approach of </w:t>
        </w:r>
        <w:r w:rsidR="00AF5349">
          <w:rPr>
            <w:rFonts w:eastAsia="DengXian"/>
            <w:kern w:val="2"/>
          </w:rPr>
          <w:t>blindly</w:t>
        </w:r>
        <w:r w:rsidR="00287BFD">
          <w:rPr>
            <w:rFonts w:eastAsia="DengXian"/>
            <w:kern w:val="2"/>
          </w:rPr>
          <w:t xml:space="preserve"> trying things ou</w:t>
        </w:r>
      </w:ins>
      <w:ins w:id="1841" w:author="Hong Deng" w:date="2026-06-05T14:51:00Z" w16du:dateUtc="2026-06-05T06:51:00Z">
        <w:r w:rsidR="00B77414">
          <w:rPr>
            <w:rFonts w:eastAsia="DengXian"/>
            <w:kern w:val="2"/>
          </w:rPr>
          <w:t>t</w:t>
        </w:r>
      </w:ins>
      <w:ins w:id="1842" w:author="Hong Deng" w:date="2026-06-05T14:48:00Z" w16du:dateUtc="2026-06-05T06:48:00Z">
        <w:r w:rsidR="00BB65D7">
          <w:rPr>
            <w:rFonts w:eastAsia="DengXian"/>
            <w:kern w:val="2"/>
          </w:rPr>
          <w:t>”</w:t>
        </w:r>
        <w:r w:rsidR="00AC2628">
          <w:rPr>
            <w:rFonts w:eastAsia="DengXian"/>
            <w:kern w:val="2"/>
          </w:rPr>
          <w:t xml:space="preserve"> </w:t>
        </w:r>
      </w:ins>
      <w:r w:rsidR="002E5D9E">
        <w:rPr>
          <w:rFonts w:eastAsia="DengXian"/>
          <w:kern w:val="2"/>
        </w:rPr>
        <w:fldChar w:fldCharType="begin"/>
      </w:r>
      <w:r w:rsidR="00CF37F1">
        <w:rPr>
          <w:rFonts w:eastAsia="DengXian"/>
          <w:kern w:val="2"/>
        </w:rPr>
        <w:instrText xml:space="preserve"> ADDIN EN.CITE &lt;EndNote&gt;&lt;Cite&gt;&lt;Author&gt;Frese&lt;/Author&gt;&lt;Year&gt;2015&lt;/Year&gt;&lt;RecNum&gt;18&lt;/RecNum&gt;&lt;Pages&gt;671&lt;/Pages&gt;&lt;DisplayText&gt;(Frese and Keith 2015, p. 671)&lt;/DisplayText&gt;&lt;record&gt;&lt;rec-number&gt;18&lt;/rec-number&gt;&lt;foreign-keys&gt;&lt;key app="EN" db-id="dtfvx5dd9wzs0re0zrmve9tj9p5fwat5spas" timestamp="1710916916"&gt;18&lt;/key&gt;&lt;/foreign-keys&gt;&lt;ref-type name="Journal Article"&gt;17&lt;/ref-type&gt;&lt;contributors&gt;&lt;authors&gt;&lt;author&gt;Frese, Michael&lt;/author&gt;&lt;author&gt;Keith, Nina&lt;/author&gt;&lt;/authors&gt;&lt;/contributors&gt;&lt;titles&gt;&lt;title&gt;Action errors, error management, and learning in organizations&lt;/title&gt;&lt;secondary-title&gt;Annual review of psychology&lt;/secondary-title&gt;&lt;/titles&gt;&lt;periodical&gt;&lt;full-title&gt;Annual Review of Psychology&lt;/full-title&gt;&lt;/periodical&gt;&lt;pages&gt;661-687&lt;/pages&gt;&lt;volume&gt;66&lt;/volume&gt;&lt;dates&gt;&lt;year&gt;2015&lt;/year&gt;&lt;/dates&gt;&lt;isbn&gt;0066-4308&lt;/isbn&gt;&lt;urls&gt;&lt;/urls&gt;&lt;/record&gt;&lt;/Cite&gt;&lt;/EndNote&gt;</w:instrText>
      </w:r>
      <w:r w:rsidR="002E5D9E">
        <w:rPr>
          <w:rFonts w:eastAsia="DengXian"/>
          <w:kern w:val="2"/>
        </w:rPr>
        <w:fldChar w:fldCharType="separate"/>
      </w:r>
      <w:r w:rsidR="00CF37F1">
        <w:rPr>
          <w:rFonts w:eastAsia="DengXian"/>
          <w:noProof/>
          <w:kern w:val="2"/>
        </w:rPr>
        <w:t>(Frese and Keith 2015, p. 671)</w:t>
      </w:r>
      <w:r w:rsidR="002E5D9E">
        <w:rPr>
          <w:rFonts w:eastAsia="DengXian"/>
          <w:kern w:val="2"/>
        </w:rPr>
        <w:fldChar w:fldCharType="end"/>
      </w:r>
      <w:ins w:id="1843" w:author="Hong Deng" w:date="2026-06-05T14:51:00Z" w16du:dateUtc="2026-06-05T06:51:00Z">
        <w:r w:rsidR="00576455">
          <w:rPr>
            <w:rFonts w:eastAsia="DengXian"/>
            <w:kern w:val="2"/>
          </w:rPr>
          <w:t xml:space="preserve">. </w:t>
        </w:r>
        <w:r w:rsidR="00B77414">
          <w:rPr>
            <w:rFonts w:eastAsia="DengXian"/>
            <w:kern w:val="2"/>
          </w:rPr>
          <w:t xml:space="preserve">Therefore, </w:t>
        </w:r>
      </w:ins>
      <w:ins w:id="1844" w:author="Hong Deng" w:date="2026-06-05T18:55:00Z" w16du:dateUtc="2026-06-05T10:55:00Z">
        <w:r w:rsidR="00A76711">
          <w:rPr>
            <w:rFonts w:eastAsia="DengXian"/>
            <w:kern w:val="2"/>
          </w:rPr>
          <w:t xml:space="preserve">an </w:t>
        </w:r>
      </w:ins>
      <w:ins w:id="1845" w:author="Hong Deng" w:date="2026-06-05T14:51:00Z" w16du:dateUtc="2026-06-05T06:51:00Z">
        <w:r w:rsidR="00B77414">
          <w:rPr>
            <w:rFonts w:eastAsia="DengXian"/>
            <w:kern w:val="2"/>
          </w:rPr>
          <w:t xml:space="preserve">error </w:t>
        </w:r>
        <w:r w:rsidR="00B77414">
          <w:rPr>
            <w:rFonts w:eastAsia="DengXian"/>
            <w:kern w:val="2"/>
          </w:rPr>
          <w:lastRenderedPageBreak/>
          <w:t xml:space="preserve">management </w:t>
        </w:r>
      </w:ins>
      <w:ins w:id="1846" w:author="Hong Deng" w:date="2026-06-05T14:52:00Z" w16du:dateUtc="2026-06-05T06:52:00Z">
        <w:r w:rsidR="00F0540C">
          <w:rPr>
            <w:rFonts w:eastAsia="DengXian"/>
            <w:kern w:val="2"/>
          </w:rPr>
          <w:t xml:space="preserve">culture </w:t>
        </w:r>
        <w:r w:rsidR="00BB3F52">
          <w:rPr>
            <w:rFonts w:eastAsia="DengXian"/>
            <w:kern w:val="2"/>
          </w:rPr>
          <w:t xml:space="preserve">is not </w:t>
        </w:r>
      </w:ins>
      <w:ins w:id="1847" w:author="Hong Deng" w:date="2026-06-05T14:55:00Z" w16du:dateUtc="2026-06-05T06:55:00Z">
        <w:r w:rsidR="00B50BDA">
          <w:rPr>
            <w:rFonts w:eastAsia="DengXian"/>
            <w:kern w:val="2"/>
          </w:rPr>
          <w:t xml:space="preserve">a </w:t>
        </w:r>
      </w:ins>
      <w:ins w:id="1848" w:author="Hong Deng" w:date="2026-06-05T14:53:00Z" w16du:dateUtc="2026-06-05T06:53:00Z">
        <w:r w:rsidR="00EE4F5B">
          <w:rPr>
            <w:rFonts w:eastAsia="DengXian"/>
            <w:kern w:val="2"/>
          </w:rPr>
          <w:t>license to err</w:t>
        </w:r>
      </w:ins>
      <w:ins w:id="1849" w:author="Hong Deng" w:date="2026-06-05T18:55:00Z" w16du:dateUtc="2026-06-05T10:55:00Z">
        <w:r w:rsidR="00A76711">
          <w:rPr>
            <w:rFonts w:eastAsia="DengXian"/>
            <w:kern w:val="2"/>
          </w:rPr>
          <w:t xml:space="preserve"> fre</w:t>
        </w:r>
        <w:r w:rsidR="00B00995">
          <w:rPr>
            <w:rFonts w:eastAsia="DengXian"/>
            <w:kern w:val="2"/>
          </w:rPr>
          <w:t>ely</w:t>
        </w:r>
      </w:ins>
      <w:ins w:id="1850" w:author="Hong Deng" w:date="2026-06-05T14:53:00Z" w16du:dateUtc="2026-06-05T06:53:00Z">
        <w:r w:rsidR="00EE4F5B">
          <w:rPr>
            <w:rFonts w:eastAsia="DengXian"/>
            <w:kern w:val="2"/>
          </w:rPr>
          <w:t xml:space="preserve"> but </w:t>
        </w:r>
      </w:ins>
      <w:ins w:id="1851" w:author="Hong Deng" w:date="2026-06-05T18:56:00Z" w16du:dateUtc="2026-06-05T10:56:00Z">
        <w:r w:rsidR="00CF3404">
          <w:rPr>
            <w:rFonts w:eastAsia="DengXian"/>
            <w:kern w:val="2"/>
          </w:rPr>
          <w:t>rather a disciplined roadmap that guides newcomers in</w:t>
        </w:r>
      </w:ins>
      <w:ins w:id="1852" w:author="Hong Deng" w:date="2026-06-05T14:53:00Z" w16du:dateUtc="2026-06-05T06:53:00Z">
        <w:r w:rsidR="00352427">
          <w:rPr>
            <w:rFonts w:eastAsia="DengXian"/>
            <w:kern w:val="2"/>
          </w:rPr>
          <w:t xml:space="preserve"> </w:t>
        </w:r>
      </w:ins>
      <w:ins w:id="1853" w:author="Hong Deng" w:date="2026-06-05T18:56:00Z" w16du:dateUtc="2026-06-05T10:56:00Z">
        <w:r w:rsidR="00B00995">
          <w:rPr>
            <w:rFonts w:eastAsia="DengXian"/>
            <w:kern w:val="2"/>
          </w:rPr>
          <w:t xml:space="preserve">generating </w:t>
        </w:r>
        <w:r w:rsidR="00CF3404">
          <w:rPr>
            <w:rFonts w:eastAsia="DengXian"/>
            <w:kern w:val="2"/>
          </w:rPr>
          <w:t>increasingly transferable regulatory gains from errors</w:t>
        </w:r>
      </w:ins>
      <w:ins w:id="1854" w:author="Hong Deng" w:date="2026-06-05T14:52:00Z" w16du:dateUtc="2026-06-05T06:52:00Z">
        <w:r w:rsidR="00BB3F52">
          <w:rPr>
            <w:rFonts w:eastAsia="DengXian"/>
            <w:kern w:val="2"/>
          </w:rPr>
          <w:t xml:space="preserve">. </w:t>
        </w:r>
      </w:ins>
    </w:p>
    <w:p w14:paraId="47028B3D" w14:textId="30358D84" w:rsidR="00A37227" w:rsidRDefault="00A37227" w:rsidP="00A37227">
      <w:pPr>
        <w:snapToGrid w:val="0"/>
        <w:spacing w:line="480" w:lineRule="auto"/>
        <w:rPr>
          <w:ins w:id="1855" w:author="Hong Deng [2]" w:date="2026-05-24T15:41:00Z" w16du:dateUtc="2026-05-24T07:41:00Z"/>
          <w:rFonts w:eastAsia="DengXian"/>
          <w:i/>
          <w:kern w:val="2"/>
        </w:rPr>
      </w:pPr>
      <w:ins w:id="1856" w:author="Hong Deng [2]" w:date="2026-05-24T15:41:00Z" w16du:dateUtc="2026-05-24T07:41:00Z">
        <w:r>
          <w:rPr>
            <w:rFonts w:eastAsia="DengXian"/>
            <w:b/>
            <w:kern w:val="2"/>
          </w:rPr>
          <w:t xml:space="preserve">Hypothesis </w:t>
        </w:r>
      </w:ins>
      <w:ins w:id="1857" w:author="Hong Deng [2]" w:date="2026-05-24T15:42:00Z" w16du:dateUtc="2026-05-24T07:42:00Z">
        <w:del w:id="1858" w:author="Hong Deng" w:date="2026-06-05T14:08:00Z" w16du:dateUtc="2026-06-05T06:08:00Z">
          <w:r w:rsidDel="00F47CD5">
            <w:rPr>
              <w:rFonts w:eastAsia="DengXian" w:hint="eastAsia"/>
              <w:b/>
              <w:kern w:val="2"/>
            </w:rPr>
            <w:delText>2</w:delText>
          </w:r>
        </w:del>
      </w:ins>
      <w:ins w:id="1859" w:author="Hong Deng" w:date="2026-06-05T14:08:00Z" w16du:dateUtc="2026-06-05T06:08:00Z">
        <w:r w:rsidR="00F47CD5">
          <w:rPr>
            <w:rFonts w:eastAsia="DengXian"/>
            <w:b/>
            <w:kern w:val="2"/>
          </w:rPr>
          <w:t>1</w:t>
        </w:r>
      </w:ins>
      <w:ins w:id="1860" w:author="Hong Deng [2]" w:date="2026-05-24T15:41:00Z" w16du:dateUtc="2026-05-24T07:41:00Z">
        <w:r>
          <w:rPr>
            <w:rFonts w:eastAsia="DengXian"/>
            <w:b/>
            <w:kern w:val="2"/>
          </w:rPr>
          <w:t>.</w:t>
        </w:r>
        <w:r>
          <w:rPr>
            <w:rFonts w:eastAsia="DengXian"/>
            <w:i/>
            <w:kern w:val="2"/>
          </w:rPr>
          <w:t xml:space="preserve"> Team error management culture accelerates newcomers’ action error reduction or </w:t>
        </w:r>
        <w:r w:rsidRPr="006367CB">
          <w:rPr>
            <w:rFonts w:eastAsia="DengXian"/>
            <w:i/>
            <w:kern w:val="2"/>
          </w:rPr>
          <w:t xml:space="preserve">is </w:t>
        </w:r>
        <w:r>
          <w:rPr>
            <w:rFonts w:eastAsia="DengXian"/>
            <w:i/>
            <w:kern w:val="2"/>
          </w:rPr>
          <w:t xml:space="preserve">negatively </w:t>
        </w:r>
        <w:r w:rsidRPr="006367CB">
          <w:rPr>
            <w:rFonts w:eastAsia="DengXian"/>
            <w:i/>
            <w:kern w:val="2"/>
          </w:rPr>
          <w:t xml:space="preserve">associated with </w:t>
        </w:r>
        <w:r>
          <w:rPr>
            <w:rFonts w:eastAsia="DengXian"/>
            <w:i/>
            <w:kern w:val="2"/>
          </w:rPr>
          <w:t>the curvature of</w:t>
        </w:r>
        <w:r w:rsidRPr="006367CB">
          <w:rPr>
            <w:rFonts w:eastAsia="DengXian"/>
            <w:i/>
            <w:kern w:val="2"/>
          </w:rPr>
          <w:t xml:space="preserve"> newcomers</w:t>
        </w:r>
        <w:r>
          <w:rPr>
            <w:rFonts w:eastAsia="DengXian"/>
            <w:i/>
            <w:kern w:val="2"/>
          </w:rPr>
          <w:t xml:space="preserve">’ </w:t>
        </w:r>
        <w:r w:rsidRPr="006367CB">
          <w:rPr>
            <w:rFonts w:eastAsia="DengXian"/>
            <w:i/>
            <w:kern w:val="2"/>
          </w:rPr>
          <w:t>error</w:t>
        </w:r>
        <w:r>
          <w:rPr>
            <w:rFonts w:eastAsia="DengXian"/>
            <w:i/>
            <w:kern w:val="2"/>
          </w:rPr>
          <w:t xml:space="preserve"> trajectory</w:t>
        </w:r>
        <w:r w:rsidRPr="006367CB">
          <w:rPr>
            <w:rFonts w:eastAsia="DengXian"/>
            <w:i/>
            <w:kern w:val="2"/>
          </w:rPr>
          <w:t xml:space="preserve"> over the onboarding period</w:t>
        </w:r>
        <w:r>
          <w:rPr>
            <w:rFonts w:eastAsia="DengXian"/>
            <w:i/>
            <w:kern w:val="2"/>
          </w:rPr>
          <w:t xml:space="preserve">.  </w:t>
        </w:r>
      </w:ins>
    </w:p>
    <w:p w14:paraId="777D3E61" w14:textId="32776E7A" w:rsidR="009458CE" w:rsidDel="004770DC" w:rsidRDefault="003525A0">
      <w:pPr>
        <w:snapToGrid w:val="0"/>
        <w:spacing w:line="480" w:lineRule="auto"/>
        <w:ind w:firstLine="720"/>
        <w:rPr>
          <w:del w:id="1861" w:author="Hong Deng" w:date="2026-06-05T18:07:00Z" w16du:dateUtc="2026-06-05T10:07:00Z"/>
          <w:rFonts w:eastAsia="DengXian"/>
          <w:kern w:val="2"/>
        </w:rPr>
      </w:pPr>
      <w:ins w:id="1862" w:author="Hong Deng" w:date="2026-06-05T18:04:00Z" w16du:dateUtc="2026-06-05T10:04:00Z">
        <w:r>
          <w:rPr>
            <w:rFonts w:eastAsia="DengXian"/>
            <w:kern w:val="2"/>
          </w:rPr>
          <w:t>An error aversion culture works on the</w:t>
        </w:r>
      </w:ins>
      <w:ins w:id="1863" w:author="Hong Deng" w:date="2026-06-05T18:05:00Z" w16du:dateUtc="2026-06-05T10:05:00Z">
        <w:r>
          <w:rPr>
            <w:rFonts w:eastAsia="DengXian"/>
            <w:kern w:val="2"/>
          </w:rPr>
          <w:t xml:space="preserve"> same attentional </w:t>
        </w:r>
      </w:ins>
      <w:ins w:id="1864" w:author="Hong Deng" w:date="2026-06-06T14:18:00Z" w16du:dateUtc="2026-06-06T06:18:00Z">
        <w:r w:rsidR="005F2525">
          <w:rPr>
            <w:rFonts w:eastAsia="DengXian"/>
            <w:kern w:val="2"/>
          </w:rPr>
          <w:t>fork but</w:t>
        </w:r>
      </w:ins>
      <w:ins w:id="1865" w:author="Hong Deng" w:date="2026-06-05T18:05:00Z" w16du:dateUtc="2026-06-05T10:05:00Z">
        <w:r>
          <w:rPr>
            <w:rFonts w:eastAsia="DengXian"/>
            <w:kern w:val="2"/>
          </w:rPr>
          <w:t xml:space="preserve"> pushes attention the other way. </w:t>
        </w:r>
      </w:ins>
      <w:ins w:id="1866" w:author="Hong Deng" w:date="2026-06-05T18:06:00Z" w16du:dateUtc="2026-06-05T10:06:00Z">
        <w:r w:rsidR="00401D0B">
          <w:rPr>
            <w:rFonts w:eastAsia="DengXian"/>
            <w:kern w:val="2"/>
          </w:rPr>
          <w:t xml:space="preserve">Where an error management culture promotes the ascendancy to higher-order regulation, an error aversion culture obstructs it. </w:t>
        </w:r>
        <w:r w:rsidR="00B542E9">
          <w:rPr>
            <w:rFonts w:eastAsia="DengXian"/>
            <w:kern w:val="2"/>
          </w:rPr>
          <w:t>It is share</w:t>
        </w:r>
      </w:ins>
      <w:ins w:id="1867" w:author="Hong Deng" w:date="2026-06-05T18:07:00Z" w16du:dateUtc="2026-06-05T10:07:00Z">
        <w:r w:rsidR="00B542E9">
          <w:rPr>
            <w:rFonts w:eastAsia="DengXian"/>
            <w:kern w:val="2"/>
          </w:rPr>
          <w:t xml:space="preserve">d practices and beliefs in which errors are treated as </w:t>
        </w:r>
      </w:ins>
      <w:ins w:id="1868" w:author="Hong Deng [2]" w:date="2026-05-24T15:43:00Z" w16du:dateUtc="2026-05-24T07:43:00Z">
        <w:del w:id="1869" w:author="Hong Deng" w:date="2026-06-05T18:07:00Z" w16du:dateUtc="2026-06-05T10:07:00Z">
          <w:r w:rsidR="00A37227" w:rsidDel="004770DC">
            <w:rPr>
              <w:rFonts w:eastAsia="DengXian"/>
              <w:kern w:val="2"/>
            </w:rPr>
            <w:delText>I</w:delText>
          </w:r>
          <w:r w:rsidR="00A37227" w:rsidDel="004770DC">
            <w:rPr>
              <w:rFonts w:eastAsia="DengXian" w:hint="eastAsia"/>
              <w:kern w:val="2"/>
            </w:rPr>
            <w:delText xml:space="preserve">n </w:delText>
          </w:r>
        </w:del>
      </w:ins>
      <w:del w:id="1870" w:author="Hong Deng" w:date="2026-06-05T18:07:00Z" w16du:dateUtc="2026-06-05T10:07:00Z">
        <w:r w:rsidR="009C0C59" w:rsidDel="004770DC">
          <w:rPr>
            <w:rFonts w:eastAsia="DengXian"/>
            <w:kern w:val="2"/>
          </w:rPr>
          <w:delText xml:space="preserve">This shift toward a trial-and-error mindset engenders a willingness to reflect, experiment, and take corrective actions—processes essential for effective action regulation (i.e., the hierarchical progression; Zacher &amp; Frese, 2018). Along these processes, effective learning transpires as humans go from </w:delText>
        </w:r>
        <w:r w:rsidR="009C0C59" w:rsidDel="004770DC">
          <w:delText xml:space="preserve">routine-based operations </w:delText>
        </w:r>
        <w:r w:rsidR="009C0C59" w:rsidDel="004770DC">
          <w:rPr>
            <w:rFonts w:eastAsia="DengXian"/>
            <w:kern w:val="2"/>
          </w:rPr>
          <w:delText xml:space="preserve">to more </w:delText>
        </w:r>
        <w:r w:rsidR="009C0C59" w:rsidDel="004770DC">
          <w:delText>deliberate analytical thinking</w:delText>
        </w:r>
        <w:r w:rsidR="009C0C59" w:rsidDel="004770DC">
          <w:rPr>
            <w:rFonts w:eastAsia="DengXian"/>
            <w:kern w:val="2"/>
          </w:rPr>
          <w:delText xml:space="preserve">. This </w:delText>
        </w:r>
        <w:r w:rsidR="009C0C59" w:rsidDel="004770DC">
          <w:delText xml:space="preserve">progression </w:delText>
        </w:r>
        <w:r w:rsidR="009C0C59" w:rsidDel="004770DC">
          <w:rPr>
            <w:rFonts w:eastAsia="DengXian"/>
            <w:kern w:val="2"/>
          </w:rPr>
          <w:delText xml:space="preserve">allows them to systematically examine their mistakes, question their underlying assumptions, and develop more sophisticated action strategies. These reflective and adaptive mechanisms are essential for error reduction to take hold. Put differently, while the error-triggered ascendancy into the higher-order cognitive regulation explains the potential for error reduction </w:delText>
        </w:r>
        <w:r w:rsidR="009C0C59" w:rsidDel="004770DC">
          <w:rPr>
            <w:rFonts w:eastAsia="DengXian"/>
            <w:kern w:val="2"/>
          </w:rPr>
          <w:fldChar w:fldCharType="begin"/>
        </w:r>
        <w:r w:rsidR="009C0C59" w:rsidDel="004770DC">
          <w:rPr>
            <w:rFonts w:eastAsia="DengXian"/>
            <w:kern w:val="2"/>
          </w:rPr>
          <w:delInstrText xml:space="preserve"> ADDIN EN.CITE &lt;EndNote&gt;&lt;Cite&gt;&lt;Author&gt;Frese&lt;/Author&gt;&lt;Year&gt;1994&lt;/Year&gt;&lt;RecNum&gt;17&lt;/RecNum&gt;&lt;DisplayText&gt;(Frese and Zapf 1994)&lt;/DisplayText&gt;&lt;record&gt;&lt;rec-number&gt;17&lt;/rec-number&gt;&lt;foreign-keys&gt;&lt;key app="EN" db-id="dtfvx5dd9wzs0re0zrmve9tj9p5fwat5spas" timestamp="1710916874"&gt;17&lt;/key&gt;&lt;/foreign-keys&gt;&lt;ref-type name="Journal Article"&gt;17&lt;/ref-type&gt;&lt;contributors&gt;&lt;authors&gt;&lt;author&gt;Frese, Michael&lt;/author&gt;&lt;author&gt;Zapf, Dieter&lt;/author&gt;&lt;/authors&gt;&lt;/contributors&gt;&lt;titles&gt;&lt;title&gt;Action as the core of work psychology: A German approach&lt;/title&gt;&lt;secondary-title&gt;Handbook of industrial and organizational psychology&lt;/secondary-title&gt;&lt;/titles&gt;&lt;periodical&gt;&lt;full-title&gt;Handbook of industrial and organizational psychology&lt;/full-title&gt;&lt;/periodical&gt;&lt;pages&gt;271-340&lt;/pages&gt;&lt;volume&gt;4&lt;/volume&gt;&lt;number&gt;2&lt;/number&gt;&lt;dates&gt;&lt;year&gt;1994&lt;/year&gt;&lt;/dates&gt;&lt;urls&gt;&lt;/urls&gt;&lt;/record&gt;&lt;/Cite&gt;&lt;/EndNote&gt;</w:delInstrText>
        </w:r>
        <w:r w:rsidR="009C0C59" w:rsidDel="004770DC">
          <w:rPr>
            <w:rFonts w:eastAsia="DengXian"/>
            <w:kern w:val="2"/>
          </w:rPr>
          <w:fldChar w:fldCharType="separate"/>
        </w:r>
        <w:r w:rsidR="009C0C59" w:rsidDel="004770DC">
          <w:rPr>
            <w:rFonts w:eastAsia="DengXian"/>
            <w:kern w:val="2"/>
          </w:rPr>
          <w:delText>(Frese and Zapf 1994)</w:delText>
        </w:r>
        <w:r w:rsidR="009C0C59" w:rsidDel="004770DC">
          <w:rPr>
            <w:rFonts w:eastAsia="DengXian"/>
            <w:kern w:val="2"/>
          </w:rPr>
          <w:fldChar w:fldCharType="end"/>
        </w:r>
        <w:r w:rsidR="009C0C59" w:rsidDel="004770DC">
          <w:rPr>
            <w:rFonts w:eastAsia="DengXian"/>
            <w:kern w:val="2"/>
          </w:rPr>
          <w:delText xml:space="preserve">, it is the perception of an error management approach that provides the supportive ground for such potential to materialize. Overall, newcomers perceiving an error management approach may “focus” on dealing with errors constructively rather than “fuss” over them, leading to a faster error reduction rate. </w:delText>
        </w:r>
      </w:del>
    </w:p>
    <w:p w14:paraId="20B0DF18" w14:textId="615D1DFC" w:rsidR="00647E41" w:rsidRDefault="009C0C59" w:rsidP="00AA2A9F">
      <w:pPr>
        <w:snapToGrid w:val="0"/>
        <w:spacing w:line="480" w:lineRule="auto"/>
        <w:ind w:firstLine="720"/>
        <w:rPr>
          <w:ins w:id="1871" w:author="Hong Deng" w:date="2026-06-05T18:12:00Z" w16du:dateUtc="2026-06-05T10:12:00Z"/>
          <w:rFonts w:eastAsia="DengXian"/>
          <w:kern w:val="2"/>
        </w:rPr>
      </w:pPr>
      <w:del w:id="1872" w:author="Hong Deng" w:date="2026-06-05T18:07:00Z" w16du:dateUtc="2026-06-05T10:07:00Z">
        <w:r w:rsidDel="004770DC">
          <w:rPr>
            <w:rFonts w:eastAsia="DengXian"/>
            <w:kern w:val="2"/>
          </w:rPr>
          <w:delText>On the contrary, when newcomers perceive a</w:delText>
        </w:r>
      </w:del>
      <w:ins w:id="1873" w:author="Hong Deng [2]" w:date="2026-05-24T15:43:00Z" w16du:dateUtc="2026-05-24T07:43:00Z">
        <w:del w:id="1874" w:author="Hong Deng" w:date="2026-06-05T18:07:00Z" w16du:dateUtc="2026-06-05T10:07:00Z">
          <w:r w:rsidR="00A37227" w:rsidDel="004770DC">
            <w:rPr>
              <w:rFonts w:eastAsia="DengXian" w:hint="eastAsia"/>
              <w:kern w:val="2"/>
            </w:rPr>
            <w:delText>a</w:delText>
          </w:r>
        </w:del>
      </w:ins>
      <w:del w:id="1875" w:author="Hong Deng" w:date="2026-06-05T18:07:00Z" w16du:dateUtc="2026-06-05T10:07:00Z">
        <w:r w:rsidDel="004770DC">
          <w:rPr>
            <w:rFonts w:eastAsia="DengXian"/>
            <w:kern w:val="2"/>
          </w:rPr>
          <w:delText xml:space="preserve">n error prevention approach </w:delText>
        </w:r>
      </w:del>
      <w:ins w:id="1876" w:author="Hong Deng [2]" w:date="2026-05-24T15:43:00Z" w16du:dateUtc="2026-05-24T07:43:00Z">
        <w:del w:id="1877" w:author="Hong Deng" w:date="2026-06-05T18:07:00Z" w16du:dateUtc="2026-06-05T10:07:00Z">
          <w:r w:rsidR="00A37227" w:rsidDel="004770DC">
            <w:rPr>
              <w:rFonts w:eastAsia="DengXian" w:hint="eastAsia"/>
              <w:kern w:val="2"/>
            </w:rPr>
            <w:delText>culture</w:delText>
          </w:r>
        </w:del>
      </w:ins>
      <w:ins w:id="1878" w:author="Hong Deng [2]" w:date="2026-05-24T15:44:00Z" w16du:dateUtc="2026-05-24T07:44:00Z">
        <w:del w:id="1879" w:author="Hong Deng" w:date="2026-06-05T18:07:00Z" w16du:dateUtc="2026-06-05T10:07:00Z">
          <w:r w:rsidR="00A37227" w:rsidDel="004770DC">
            <w:rPr>
              <w:rFonts w:eastAsia="DengXian" w:hint="eastAsia"/>
              <w:kern w:val="2"/>
            </w:rPr>
            <w:delText xml:space="preserve">, </w:delText>
          </w:r>
        </w:del>
      </w:ins>
      <w:del w:id="1880" w:author="Hong Deng" w:date="2026-06-05T18:07:00Z" w16du:dateUtc="2026-06-05T10:07:00Z">
        <w:r w:rsidDel="004770DC">
          <w:rPr>
            <w:rFonts w:eastAsia="DengXian"/>
            <w:kern w:val="2"/>
          </w:rPr>
          <w:delText xml:space="preserve">within their teams, they are more likely to view errors </w:delText>
        </w:r>
      </w:del>
      <w:ins w:id="1881" w:author="Hong Deng [2]" w:date="2026-05-24T15:44:00Z" w16du:dateUtc="2026-05-24T07:44:00Z">
        <w:del w:id="1882" w:author="Hong Deng" w:date="2026-06-05T18:07:00Z" w16du:dateUtc="2026-06-05T10:07:00Z">
          <w:r w:rsidR="00A37227" w:rsidDel="004770DC">
            <w:rPr>
              <w:rFonts w:eastAsia="DengXian" w:hint="eastAsia"/>
              <w:kern w:val="2"/>
            </w:rPr>
            <w:delText>are</w:delText>
          </w:r>
        </w:del>
      </w:ins>
      <w:del w:id="1883" w:author="Hong Deng" w:date="2026-06-05T18:07:00Z" w16du:dateUtc="2026-06-05T10:07:00Z">
        <w:r w:rsidDel="004770DC">
          <w:rPr>
            <w:rFonts w:eastAsia="DengXian"/>
            <w:kern w:val="2"/>
          </w:rPr>
          <w:delText>as </w:delText>
        </w:r>
      </w:del>
      <w:r>
        <w:rPr>
          <w:rFonts w:eastAsia="DengXian"/>
          <w:kern w:val="2"/>
        </w:rPr>
        <w:t>failures to be avoided</w:t>
      </w:r>
      <w:ins w:id="1884" w:author="Hong Deng" w:date="2026-06-05T18:07:00Z" w16du:dateUtc="2026-06-05T10:07:00Z">
        <w:r w:rsidR="004770DC">
          <w:rPr>
            <w:rFonts w:eastAsia="DengXian"/>
            <w:kern w:val="2"/>
          </w:rPr>
          <w:t xml:space="preserve"> and,</w:t>
        </w:r>
      </w:ins>
      <w:r>
        <w:rPr>
          <w:rFonts w:eastAsia="DengXian"/>
          <w:kern w:val="2"/>
        </w:rPr>
        <w:t xml:space="preserve"> </w:t>
      </w:r>
      <w:del w:id="1885" w:author="Hong Deng" w:date="2026-06-05T18:07:00Z" w16du:dateUtc="2026-06-05T10:07:00Z">
        <w:r w:rsidDel="004770DC">
          <w:rPr>
            <w:rFonts w:eastAsia="DengXian"/>
            <w:kern w:val="2"/>
          </w:rPr>
          <w:delText>or concealed to</w:delText>
        </w:r>
      </w:del>
      <w:ins w:id="1886" w:author="Hong Deng [2]" w:date="2026-05-24T15:44:00Z" w16du:dateUtc="2026-05-24T07:44:00Z">
        <w:del w:id="1887" w:author="Hong Deng" w:date="2026-06-05T18:07:00Z" w16du:dateUtc="2026-06-05T10:07:00Z">
          <w:r w:rsidR="00A37227" w:rsidDel="004770DC">
            <w:rPr>
              <w:rFonts w:eastAsia="DengXian" w:hint="eastAsia"/>
              <w:kern w:val="2"/>
            </w:rPr>
            <w:delText xml:space="preserve"> </w:delText>
          </w:r>
        </w:del>
        <w:r w:rsidR="00A37227">
          <w:rPr>
            <w:rFonts w:eastAsia="DengXian" w:hint="eastAsia"/>
            <w:kern w:val="2"/>
          </w:rPr>
          <w:t>when they nonetheless occur</w:t>
        </w:r>
      </w:ins>
      <w:ins w:id="1888" w:author="Hong Deng" w:date="2026-06-05T18:07:00Z" w16du:dateUtc="2026-06-05T10:07:00Z">
        <w:r w:rsidR="004E17FB">
          <w:rPr>
            <w:rFonts w:eastAsia="DengXian"/>
            <w:kern w:val="2"/>
          </w:rPr>
          <w:t>, concealed</w:t>
        </w:r>
        <w:r w:rsidR="004E17FB">
          <w:rPr>
            <w:rFonts w:eastAsia="DengXian" w:hint="eastAsia"/>
            <w:kern w:val="2"/>
          </w:rPr>
          <w:t xml:space="preserve"> </w:t>
        </w:r>
      </w:ins>
      <w:ins w:id="1889" w:author="Hong Deng [2]" w:date="2026-05-24T15:44:00Z" w16du:dateUtc="2026-05-24T07:44:00Z">
        <w:r w:rsidR="00A37227">
          <w:rPr>
            <w:rFonts w:eastAsia="DengXian" w:hint="eastAsia"/>
            <w:kern w:val="2"/>
          </w:rPr>
          <w:t xml:space="preserve"> </w:t>
        </w:r>
      </w:ins>
      <w:del w:id="1890" w:author="Hong Deng [2]" w:date="2026-05-24T15:44:00Z" w16du:dateUtc="2026-05-24T07:44:00Z">
        <w:r w:rsidDel="00A37227">
          <w:rPr>
            <w:rFonts w:eastAsia="DengXian"/>
            <w:kern w:val="2"/>
          </w:rPr>
          <w:delText xml:space="preserve"> escape embarrassment or punishment </w:delText>
        </w:r>
      </w:del>
      <w:r>
        <w:rPr>
          <w:rFonts w:eastAsia="DengXian"/>
          <w:kern w:val="2"/>
        </w:rPr>
        <w:fldChar w:fldCharType="begin"/>
      </w:r>
      <w:r>
        <w:rPr>
          <w:rFonts w:eastAsia="DengXian"/>
          <w:kern w:val="2"/>
        </w:rPr>
        <w:instrText xml:space="preserve"> ADDIN EN.CITE &lt;EndNote&gt;&lt;Cite&gt;&lt;Author&gt;Dimitrova&lt;/Author&gt;&lt;Year&gt;2015&lt;/Year&gt;&lt;RecNum&gt;59&lt;/RecNum&gt;&lt;DisplayText&gt;(Dimitrova et al. 2015, Dimitrova et al. 2017)&lt;/DisplayText&gt;&lt;record&gt;&lt;rec-number&gt;59&lt;/rec-number&gt;&lt;foreign-keys&gt;&lt;key app="EN" db-id="dtfvx5dd9wzs0re0zrmve9tj9p5fwat5spas" timestamp="1711973564"&gt;59&lt;/key&gt;&lt;/foreign-keys&gt;&lt;ref-type name="Journal Article"&gt;17&lt;/ref-type&gt;&lt;contributors&gt;&lt;authors&gt;&lt;author&gt;Dimitrova, Nicoletta G&lt;/author&gt;&lt;author&gt;Van Dyck, Cathy&lt;/author&gt;&lt;author&gt;Van Hooft, Edwin AJ&lt;/author&gt;&lt;author&gt;Groenew</w:instrText>
      </w:r>
      <w:r>
        <w:rPr>
          <w:rFonts w:eastAsia="DengXian" w:hint="eastAsia"/>
          <w:kern w:val="2"/>
        </w:rPr>
        <w:instrText>egen, Peter&lt;/author&gt;&lt;/authors&gt;&lt;/contributors&gt;&lt;titles&gt;&lt;title&gt;Don&amp;apos;t fuss, focus: The mediating effect of on</w:instrText>
      </w:r>
      <w:r>
        <w:rPr>
          <w:rFonts w:eastAsia="DengXian" w:hint="eastAsia"/>
          <w:kern w:val="2"/>
        </w:rPr>
        <w:instrText>‐</w:instrText>
      </w:r>
      <w:r>
        <w:rPr>
          <w:rFonts w:eastAsia="DengXian" w:hint="eastAsia"/>
          <w:kern w:val="2"/>
        </w:rPr>
        <w:instrText>task thoughts on the relationship between error approach instructions and task performance&lt;/title&gt;&lt;secondary-title&gt;Applied Psychology&lt;/secondary</w:instrText>
      </w:r>
      <w:r>
        <w:rPr>
          <w:rFonts w:eastAsia="DengXian"/>
          <w:kern w:val="2"/>
        </w:rPr>
        <w:instrText>-title&gt;&lt;/titles&gt;&lt;periodical&gt;&lt;full-title&gt;Applied Psychology&lt;/full-title&gt;&lt;/periodical&gt;&lt;pages&gt;599-624&lt;/pages&gt;&lt;volume&gt;64&lt;/volume&gt;&lt;number&gt;3&lt;/number&gt;&lt;dates&gt;&lt;year&gt;2015&lt;/year&gt;&lt;/dates&gt;&lt;isbn&gt;0269-994X&lt;/isbn&gt;&lt;urls&gt;&lt;/urls&gt;&lt;/record&gt;&lt;/Cite&gt;&lt;Cite&gt;&lt;Author&gt;Dimitrova&lt;/Author&gt;&lt;Year&gt;2017&lt;/Year&gt;&lt;RecNum&gt;98&lt;/RecNum&gt;&lt;record&gt;&lt;rec-number&gt;98&lt;/rec-number&gt;&lt;foreign-keys&gt;&lt;key app="EN" db-id="dtfvx5dd9wzs0re0zrmve9tj9p5fwat5spas" timestamp="1715130141"&gt;98&lt;/key&gt;&lt;/foreign-keys&gt;&lt;ref-type name="Journal Article"&gt;17&lt;/ref-type&gt;&lt;contributors&gt;&lt;authors&gt;&lt;author&gt;Dimitrova, Nicoletta G&lt;/author&gt;&lt;author&gt;Van Hooft, Edwin AJ&lt;/author&gt;&lt;author&gt;Van Dyck, Cathy&lt;/author&gt;&lt;author&gt;Groenewegen, Peter&lt;/author&gt;&lt;/authors&gt;&lt;/contributors&gt;&lt;titles&gt;&lt;title&gt;Behind the wheel: what drives the effects of error handling?&lt;/title&gt;&lt;secondary-title&gt;Journal of Social Psychology&lt;/secondary-title&gt;&lt;/titles&gt;&lt;periodical&gt;&lt;full-title&gt;Journal of Social Psychology&lt;/full-title&gt;&lt;/periodical&gt;&lt;pages&gt;658-672&lt;/pages&gt;&lt;volume&gt;157&lt;/volume&gt;&lt;number&gt;6&lt;/number&gt;&lt;dates&gt;&lt;year&gt;2017&lt;/year&gt;&lt;/dates&gt;&lt;isbn&gt;0022-4545&lt;/isbn&gt;&lt;urls&gt;&lt;/urls&gt;&lt;/record&gt;&lt;/Cite&gt;&lt;/EndNote&gt;</w:instrText>
      </w:r>
      <w:r>
        <w:rPr>
          <w:rFonts w:eastAsia="DengXian"/>
          <w:kern w:val="2"/>
        </w:rPr>
        <w:fldChar w:fldCharType="separate"/>
      </w:r>
      <w:r>
        <w:rPr>
          <w:rFonts w:eastAsia="DengXian"/>
          <w:kern w:val="2"/>
        </w:rPr>
        <w:t>(Dimitrova et al. 2015, Dimitrova et al. 2017)</w:t>
      </w:r>
      <w:r>
        <w:rPr>
          <w:rFonts w:eastAsia="DengXian"/>
          <w:kern w:val="2"/>
        </w:rPr>
        <w:fldChar w:fldCharType="end"/>
      </w:r>
      <w:r>
        <w:rPr>
          <w:rFonts w:eastAsia="DengXian"/>
          <w:kern w:val="2"/>
        </w:rPr>
        <w:t xml:space="preserve">. </w:t>
      </w:r>
      <w:ins w:id="1891" w:author="Hong Deng [2]" w:date="2026-05-24T15:45:00Z" w16du:dateUtc="2026-05-24T07:45:00Z">
        <w:del w:id="1892" w:author="Hong Deng" w:date="2026-06-05T18:08:00Z" w16du:dateUtc="2026-06-05T10:08:00Z">
          <w:r w:rsidR="00A37227" w:rsidDel="00F34834">
            <w:rPr>
              <w:rFonts w:eastAsia="DengXian"/>
              <w:kern w:val="2"/>
            </w:rPr>
            <w:delText>I</w:delText>
          </w:r>
          <w:r w:rsidR="00A37227" w:rsidDel="00F34834">
            <w:rPr>
              <w:rFonts w:eastAsia="DengXian" w:hint="eastAsia"/>
              <w:kern w:val="2"/>
            </w:rPr>
            <w:delText xml:space="preserve">ts characteristics are </w:delText>
          </w:r>
        </w:del>
      </w:ins>
      <w:ins w:id="1893" w:author="Hong Deng [2]" w:date="2026-05-24T15:46:00Z" w16du:dateUtc="2026-05-24T07:46:00Z">
        <w:del w:id="1894" w:author="Hong Deng" w:date="2026-06-05T18:08:00Z" w16du:dateUtc="2026-06-05T10:08:00Z">
          <w:r w:rsidR="00A37227" w:rsidDel="00F34834">
            <w:rPr>
              <w:rFonts w:eastAsia="DengXian"/>
              <w:kern w:val="2"/>
            </w:rPr>
            <w:delText>a mirror of the practices above: e</w:delText>
          </w:r>
        </w:del>
      </w:ins>
      <w:ins w:id="1895" w:author="Hong Deng" w:date="2026-06-05T18:08:00Z" w16du:dateUtc="2026-06-05T10:08:00Z">
        <w:r w:rsidR="00F34834">
          <w:rPr>
            <w:rFonts w:eastAsia="DengXian"/>
            <w:kern w:val="2"/>
          </w:rPr>
          <w:t>E</w:t>
        </w:r>
      </w:ins>
      <w:ins w:id="1896" w:author="Hong Deng [2]" w:date="2026-05-24T15:46:00Z" w16du:dateUtc="2026-05-24T07:46:00Z">
        <w:r w:rsidR="00A37227">
          <w:rPr>
            <w:rFonts w:eastAsia="DengXian"/>
            <w:kern w:val="2"/>
          </w:rPr>
          <w:t xml:space="preserve">rrors </w:t>
        </w:r>
      </w:ins>
      <w:ins w:id="1897" w:author="Hong Deng" w:date="2026-06-05T18:08:00Z" w16du:dateUtc="2026-06-05T10:08:00Z">
        <w:r w:rsidR="00F34834">
          <w:rPr>
            <w:rFonts w:eastAsia="DengXian"/>
            <w:kern w:val="2"/>
          </w:rPr>
          <w:t xml:space="preserve">in this culture </w:t>
        </w:r>
      </w:ins>
      <w:ins w:id="1898" w:author="Hong Deng [2]" w:date="2026-05-24T15:46:00Z" w16du:dateUtc="2026-05-24T07:46:00Z">
        <w:r w:rsidR="00A37227">
          <w:rPr>
            <w:rFonts w:eastAsia="DengXian"/>
            <w:kern w:val="2"/>
          </w:rPr>
          <w:t>provoke blame and sanction rather than analysis</w:t>
        </w:r>
      </w:ins>
      <w:ins w:id="1899" w:author="Hong Deng" w:date="2026-06-05T18:08:00Z" w16du:dateUtc="2026-06-05T10:08:00Z">
        <w:r w:rsidR="003D55A8">
          <w:rPr>
            <w:rFonts w:eastAsia="DengXian"/>
            <w:kern w:val="2"/>
          </w:rPr>
          <w:t>,</w:t>
        </w:r>
      </w:ins>
      <w:ins w:id="1900" w:author="Hong Deng [2]" w:date="2026-05-24T15:46:00Z" w16du:dateUtc="2026-05-24T07:46:00Z">
        <w:del w:id="1901" w:author="Hong Deng" w:date="2026-06-05T18:08:00Z" w16du:dateUtc="2026-06-05T10:08:00Z">
          <w:r w:rsidR="00A37227" w:rsidDel="003D55A8">
            <w:rPr>
              <w:rFonts w:eastAsia="DengXian"/>
              <w:kern w:val="2"/>
            </w:rPr>
            <w:delText>; they</w:delText>
          </w:r>
        </w:del>
        <w:r w:rsidR="00A37227">
          <w:rPr>
            <w:rFonts w:eastAsia="DengXian"/>
            <w:kern w:val="2"/>
          </w:rPr>
          <w:t xml:space="preserve"> are covered up rather than communicated;</w:t>
        </w:r>
      </w:ins>
      <w:ins w:id="1902" w:author="Hong Deng [2]" w:date="2026-05-24T15:45:00Z" w16du:dateUtc="2026-05-24T07:45:00Z">
        <w:r w:rsidR="00A37227">
          <w:rPr>
            <w:rFonts w:eastAsia="DengXian" w:hint="eastAsia"/>
            <w:kern w:val="2"/>
          </w:rPr>
          <w:t xml:space="preserve"> and </w:t>
        </w:r>
      </w:ins>
      <w:ins w:id="1903" w:author="Hong Deng [2]" w:date="2026-05-24T15:46:00Z" w16du:dateUtc="2026-05-24T07:46:00Z">
        <w:del w:id="1904" w:author="Hong Deng" w:date="2026-06-05T18:08:00Z" w16du:dateUtc="2026-06-05T10:08:00Z">
          <w:r w:rsidR="00A37227" w:rsidDel="003D55A8">
            <w:rPr>
              <w:rFonts w:eastAsia="DengXian"/>
              <w:kern w:val="2"/>
            </w:rPr>
            <w:delText>their</w:delText>
          </w:r>
        </w:del>
      </w:ins>
      <w:ins w:id="1905" w:author="Hong Deng [2]" w:date="2026-05-24T15:45:00Z" w16du:dateUtc="2026-05-24T07:45:00Z">
        <w:del w:id="1906" w:author="Hong Deng" w:date="2026-06-05T18:08:00Z" w16du:dateUtc="2026-06-05T10:08:00Z">
          <w:r w:rsidR="00A37227" w:rsidDel="003D55A8">
            <w:rPr>
              <w:rFonts w:eastAsia="DengXian" w:hint="eastAsia"/>
              <w:kern w:val="2"/>
            </w:rPr>
            <w:delText xml:space="preserve"> </w:delText>
          </w:r>
        </w:del>
      </w:ins>
      <w:ins w:id="1907" w:author="Hong Deng [2]" w:date="2026-05-24T15:46:00Z" w16du:dateUtc="2026-05-24T07:46:00Z">
        <w:del w:id="1908" w:author="Hong Deng" w:date="2026-06-05T18:08:00Z" w16du:dateUtc="2026-06-05T10:08:00Z">
          <w:r w:rsidR="00A37227" w:rsidDel="003D55A8">
            <w:rPr>
              <w:rFonts w:eastAsia="DengXian" w:hint="eastAsia"/>
              <w:kern w:val="2"/>
            </w:rPr>
            <w:delText>occurrence is</w:delText>
          </w:r>
        </w:del>
      </w:ins>
      <w:ins w:id="1909" w:author="Hong Deng" w:date="2026-06-05T18:08:00Z" w16du:dateUtc="2026-06-05T10:08:00Z">
        <w:r w:rsidR="003D55A8">
          <w:rPr>
            <w:rFonts w:eastAsia="DengXian"/>
            <w:kern w:val="2"/>
          </w:rPr>
          <w:t>are</w:t>
        </w:r>
      </w:ins>
      <w:ins w:id="1910" w:author="Hong Deng [2]" w:date="2026-05-24T15:46:00Z" w16du:dateUtc="2026-05-24T07:46:00Z">
        <w:r w:rsidR="00A37227">
          <w:rPr>
            <w:rFonts w:eastAsia="DengXian" w:hint="eastAsia"/>
            <w:kern w:val="2"/>
          </w:rPr>
          <w:t xml:space="preserve"> met with defensiveness, denial, and strain rather than open diagnosis </w:t>
        </w:r>
      </w:ins>
      <w:r w:rsidR="00A37227">
        <w:rPr>
          <w:rFonts w:eastAsia="DengXian"/>
          <w:kern w:val="2"/>
        </w:rPr>
        <w:fldChar w:fldCharType="begin"/>
      </w:r>
      <w:r w:rsidR="00AA2A9F">
        <w:rPr>
          <w:rFonts w:eastAsia="DengXian"/>
          <w:kern w:val="2"/>
        </w:rPr>
        <w:instrText xml:space="preserve"> ADDIN EN.CITE &lt;EndNote&gt;&lt;Cite&gt;&lt;Author&gt;Hofmann&lt;/Author&gt;&lt;Year&gt;2011&lt;/Year&gt;&lt;RecNum&gt;57&lt;/RecNum&gt;&lt;DisplayText&gt;(Van Dyck et al. 2005, Hofmann and Frese 2011)&lt;/DisplayText&gt;&lt;record&gt;&lt;rec-number&gt;57&lt;/rec-number&gt;&lt;foreign-keys&gt;&lt;key app="EN" db-id="dtfvx5dd9wzs0re0zrmve9tj9p5fwat5spas" timestamp="1711973179"&gt;57&lt;/key&gt;&lt;/foreign-keys&gt;&lt;ref-type name="Book"&gt;6&lt;/ref-type&gt;&lt;contributors&gt;&lt;authors&gt;&lt;author&gt;Hofmann, David A&lt;/author&gt;&lt;author&gt;Frese, Michael&lt;/author&gt;&lt;/authors&gt;&lt;/contributors&gt;&lt;titles&gt;&lt;title&gt;Error in organizations&lt;/title&gt;&lt;/titles&gt;&lt;dates&gt;&lt;year&gt;2011&lt;/year&gt;&lt;/dates&gt;&lt;publisher&gt;Routledge&lt;/publisher&gt;&lt;isbn&gt;1136731865&lt;/isbn&gt;&lt;urls&gt;&lt;/urls&gt;&lt;/record&gt;&lt;/Cite&gt;&lt;Cite&gt;&lt;Author&gt;Van Dyck&lt;/Author&gt;&lt;Year&gt;2005&lt;/Year&gt;&lt;RecNum&gt;16&lt;/RecNum&gt;&lt;record&gt;&lt;rec-number&gt;16&lt;/rec-number&gt;&lt;foreign-keys&gt;&lt;key app="EN" db-id="dtfvx5dd9wzs0re0zrmve9tj9p5fwat5spas" timestamp="1710914558"&gt;16&lt;/key&gt;&lt;/foreign-keys&gt;&lt;ref-type name="Journal Article"&gt;17&lt;/ref-type&gt;&lt;contributors&gt;&lt;authors&gt;&lt;author&gt;Van Dyck, Cathy&lt;/author&gt;&lt;author&gt;Frese, Michael&lt;/author&gt;&lt;author&gt;Baer, Markus&lt;/author&gt;&lt;author&gt;Sonnentag, Sabine&lt;/author&gt;&lt;/authors&gt;&lt;/contributors&gt;&lt;titles&gt;&lt;title&gt;Organizational error management culture and its impact on performance: a two-study replication&lt;/title&gt;&lt;secondary-title&gt;Journal of applied psychology&lt;/secondary-title&gt;&lt;/titles&gt;&lt;periodical&gt;&lt;full-title&gt;Journal of Applied Psychology&lt;/full-title&gt;&lt;/periodical&gt;&lt;pages&gt;1228&lt;/pages&gt;&lt;volume&gt;90&lt;/volume&gt;&lt;number&gt;6&lt;/number&gt;&lt;dates&gt;&lt;year&gt;2005&lt;/year&gt;&lt;/dates&gt;&lt;isbn&gt;1939-1854&lt;/isbn&gt;&lt;urls&gt;&lt;/urls&gt;&lt;/record&gt;&lt;/Cite&gt;&lt;/EndNote&gt;</w:instrText>
      </w:r>
      <w:r w:rsidR="00A37227">
        <w:rPr>
          <w:rFonts w:eastAsia="DengXian"/>
          <w:kern w:val="2"/>
        </w:rPr>
        <w:fldChar w:fldCharType="separate"/>
      </w:r>
      <w:r w:rsidR="00AA2A9F">
        <w:rPr>
          <w:rFonts w:eastAsia="DengXian"/>
          <w:noProof/>
          <w:kern w:val="2"/>
        </w:rPr>
        <w:t>(Van Dyck et al. 2005, Hofmann and Frese 2011)</w:t>
      </w:r>
      <w:r w:rsidR="00A37227">
        <w:rPr>
          <w:rFonts w:eastAsia="DengXian"/>
          <w:kern w:val="2"/>
        </w:rPr>
        <w:fldChar w:fldCharType="end"/>
      </w:r>
      <w:ins w:id="1911" w:author="Hong Deng [2]" w:date="2026-05-24T15:46:00Z" w16du:dateUtc="2026-05-24T07:46:00Z">
        <w:r w:rsidR="00A37227">
          <w:rPr>
            <w:rFonts w:eastAsia="DengXian" w:hint="eastAsia"/>
            <w:kern w:val="2"/>
          </w:rPr>
          <w:t xml:space="preserve">. </w:t>
        </w:r>
      </w:ins>
      <w:ins w:id="1912" w:author="Hong Deng [2]" w:date="2026-05-24T15:47:00Z" w16du:dateUtc="2026-05-24T07:47:00Z">
        <w:r w:rsidR="00A37227">
          <w:rPr>
            <w:rFonts w:eastAsia="DengXian"/>
            <w:kern w:val="2"/>
          </w:rPr>
          <w:t>T</w:t>
        </w:r>
        <w:r w:rsidR="00A37227">
          <w:rPr>
            <w:rFonts w:eastAsia="DengXian" w:hint="eastAsia"/>
            <w:kern w:val="2"/>
          </w:rPr>
          <w:t>hese features obstruct the conversion of errors into regulatory gains</w:t>
        </w:r>
      </w:ins>
      <w:ins w:id="1913" w:author="Hong Deng [2]" w:date="2026-05-24T16:03:00Z" w16du:dateUtc="2026-05-24T08:03:00Z">
        <w:r w:rsidR="000C4700">
          <w:rPr>
            <w:rFonts w:eastAsia="DengXian" w:hint="eastAsia"/>
            <w:kern w:val="2"/>
          </w:rPr>
          <w:t>.</w:t>
        </w:r>
      </w:ins>
      <w:ins w:id="1914" w:author="Hong Deng [2]" w:date="2026-05-24T15:47:00Z" w16du:dateUtc="2026-05-24T07:47:00Z">
        <w:r w:rsidR="00A37227">
          <w:rPr>
            <w:rFonts w:eastAsia="DengXian" w:hint="eastAsia"/>
            <w:kern w:val="2"/>
          </w:rPr>
          <w:t xml:space="preserve"> </w:t>
        </w:r>
      </w:ins>
      <w:ins w:id="1915" w:author="Hong Deng [2]" w:date="2026-05-24T15:53:00Z" w16du:dateUtc="2026-05-24T07:53:00Z">
        <w:r w:rsidR="00AA11BD" w:rsidRPr="00AA11BD">
          <w:rPr>
            <w:rFonts w:eastAsia="DengXian"/>
            <w:kern w:val="2"/>
          </w:rPr>
          <w:t>Concealment is the most basic obstacle</w:t>
        </w:r>
      </w:ins>
      <w:ins w:id="1916" w:author="Hong Deng" w:date="2026-06-05T18:10:00Z" w16du:dateUtc="2026-06-05T10:10:00Z">
        <w:r w:rsidR="00AA2A9F">
          <w:rPr>
            <w:rFonts w:eastAsia="DengXian"/>
            <w:kern w:val="2"/>
          </w:rPr>
          <w:t xml:space="preserve">. </w:t>
        </w:r>
      </w:ins>
      <w:ins w:id="1917" w:author="Hong Deng [2]" w:date="2026-05-24T15:53:00Z" w16du:dateUtc="2026-05-24T07:53:00Z">
        <w:del w:id="1918" w:author="Hong Deng" w:date="2026-06-05T18:10:00Z" w16du:dateUtc="2026-06-05T10:10:00Z">
          <w:r w:rsidR="00AA11BD" w:rsidRPr="00AA11BD" w:rsidDel="00AA2A9F">
            <w:rPr>
              <w:rFonts w:eastAsia="DengXian"/>
              <w:kern w:val="2"/>
            </w:rPr>
            <w:delText>: a</w:delText>
          </w:r>
        </w:del>
      </w:ins>
      <w:ins w:id="1919" w:author="Hong Deng" w:date="2026-06-05T18:10:00Z" w16du:dateUtc="2026-06-05T10:10:00Z">
        <w:r w:rsidR="00AA2A9F">
          <w:rPr>
            <w:rFonts w:eastAsia="DengXian"/>
            <w:kern w:val="2"/>
          </w:rPr>
          <w:t>A</w:t>
        </w:r>
      </w:ins>
      <w:ins w:id="1920" w:author="Hong Deng [2]" w:date="2026-05-24T15:53:00Z" w16du:dateUtc="2026-05-24T07:53:00Z">
        <w:r w:rsidR="00AA11BD" w:rsidRPr="00AA11BD">
          <w:rPr>
            <w:rFonts w:eastAsia="DengXian"/>
            <w:kern w:val="2"/>
          </w:rPr>
          <w:t xml:space="preserve">n error that is hidden is never </w:t>
        </w:r>
        <w:r w:rsidR="00AA11BD">
          <w:rPr>
            <w:rFonts w:eastAsia="DengXian"/>
            <w:kern w:val="2"/>
          </w:rPr>
          <w:t>brought to light</w:t>
        </w:r>
        <w:r w:rsidR="00AA11BD" w:rsidRPr="00AA11BD">
          <w:rPr>
            <w:rFonts w:eastAsia="DengXian"/>
            <w:kern w:val="2"/>
          </w:rPr>
          <w:t xml:space="preserve"> for analysis, so the higher-order processing that would extract a gain from it cannot begin. The threat of blame activates the self-evaluative preoccupation </w:t>
        </w:r>
      </w:ins>
      <w:ins w:id="1921" w:author="Hong Deng [2]" w:date="2026-05-24T15:54:00Z" w16du:dateUtc="2026-05-24T07:54:00Z">
        <w:r w:rsidR="00AA11BD">
          <w:rPr>
            <w:rFonts w:eastAsia="DengXian"/>
            <w:kern w:val="2"/>
          </w:rPr>
          <w:t xml:space="preserve">that </w:t>
        </w:r>
      </w:ins>
      <w:ins w:id="1922" w:author="Hong Deng [2]" w:date="2026-05-24T15:53:00Z" w16du:dateUtc="2026-05-24T07:53:00Z">
        <w:r w:rsidR="00AA11BD" w:rsidRPr="00AA11BD">
          <w:rPr>
            <w:rFonts w:eastAsia="DengXian"/>
            <w:kern w:val="2"/>
          </w:rPr>
          <w:t xml:space="preserve">the dual-nature logic identifies as </w:t>
        </w:r>
      </w:ins>
      <w:ins w:id="1923" w:author="Hong Deng" w:date="2026-06-05T18:10:00Z" w16du:dateUtc="2026-06-05T10:10:00Z">
        <w:r w:rsidR="00694738">
          <w:rPr>
            <w:rFonts w:eastAsia="DengXian"/>
            <w:kern w:val="2"/>
          </w:rPr>
          <w:t xml:space="preserve">a </w:t>
        </w:r>
      </w:ins>
      <w:ins w:id="1924" w:author="Hong Deng [2]" w:date="2026-05-24T15:53:00Z" w16du:dateUtc="2026-05-24T07:53:00Z">
        <w:r w:rsidR="00AA11BD" w:rsidRPr="00AA11BD">
          <w:rPr>
            <w:rFonts w:eastAsia="DengXian"/>
            <w:kern w:val="2"/>
          </w:rPr>
          <w:t>compet</w:t>
        </w:r>
      </w:ins>
      <w:ins w:id="1925" w:author="Hong Deng" w:date="2026-06-05T18:10:00Z" w16du:dateUtc="2026-06-05T10:10:00Z">
        <w:r w:rsidR="00344C8D">
          <w:rPr>
            <w:rFonts w:eastAsia="DengXian"/>
            <w:kern w:val="2"/>
          </w:rPr>
          <w:t>itor</w:t>
        </w:r>
      </w:ins>
      <w:ins w:id="1926" w:author="Hong Deng [2]" w:date="2026-05-24T15:53:00Z" w16du:dateUtc="2026-05-24T07:53:00Z">
        <w:del w:id="1927" w:author="Hong Deng" w:date="2026-06-05T18:10:00Z" w16du:dateUtc="2026-06-05T10:10:00Z">
          <w:r w:rsidR="00AA11BD" w:rsidRPr="00AA11BD" w:rsidDel="00344C8D">
            <w:rPr>
              <w:rFonts w:eastAsia="DengXian"/>
              <w:kern w:val="2"/>
            </w:rPr>
            <w:delText>in</w:delText>
          </w:r>
          <w:r w:rsidR="00AA11BD" w:rsidRPr="00AA11BD" w:rsidDel="00694738">
            <w:rPr>
              <w:rFonts w:eastAsia="DengXian"/>
              <w:kern w:val="2"/>
            </w:rPr>
            <w:delText>g</w:delText>
          </w:r>
        </w:del>
        <w:r w:rsidR="00AA11BD" w:rsidRPr="00AA11BD">
          <w:rPr>
            <w:rFonts w:eastAsia="DengXian"/>
            <w:kern w:val="2"/>
          </w:rPr>
          <w:t xml:space="preserve"> for cognitive resources</w:t>
        </w:r>
        <w:r w:rsidR="00AA11BD">
          <w:rPr>
            <w:rFonts w:eastAsia="DengXian" w:hint="eastAsia"/>
            <w:kern w:val="2"/>
          </w:rPr>
          <w:t>. W</w:t>
        </w:r>
        <w:r w:rsidR="00AA11BD" w:rsidRPr="00AA11BD">
          <w:rPr>
            <w:rFonts w:eastAsia="DengXian"/>
            <w:kern w:val="2"/>
          </w:rPr>
          <w:t>hen an error signals danger to one</w:t>
        </w:r>
        <w:r w:rsidR="00AA11BD">
          <w:rPr>
            <w:rFonts w:eastAsia="DengXian"/>
            <w:kern w:val="2"/>
          </w:rPr>
          <w:t>’</w:t>
        </w:r>
        <w:r w:rsidR="00AA11BD" w:rsidRPr="00AA11BD">
          <w:rPr>
            <w:rFonts w:eastAsia="DengXian"/>
            <w:kern w:val="2"/>
          </w:rPr>
          <w:t xml:space="preserve">s standing, attention is pulled inward toward protecting the self rather than understanding the deviation, </w:t>
        </w:r>
        <w:del w:id="1928" w:author="Hong Deng" w:date="2026-06-05T18:11:00Z" w16du:dateUtc="2026-06-05T10:11:00Z">
          <w:r w:rsidR="00AA11BD" w:rsidRPr="00AA11BD" w:rsidDel="00694738">
            <w:rPr>
              <w:rFonts w:eastAsia="DengXian"/>
              <w:kern w:val="2"/>
            </w:rPr>
            <w:delText>draining</w:delText>
          </w:r>
        </w:del>
      </w:ins>
      <w:ins w:id="1929" w:author="Hong Deng" w:date="2026-06-05T20:00:00Z" w16du:dateUtc="2026-06-05T12:00:00Z">
        <w:r w:rsidR="006F7B08">
          <w:rPr>
            <w:rFonts w:eastAsia="DengXian"/>
            <w:kern w:val="2"/>
          </w:rPr>
          <w:t>diverting</w:t>
        </w:r>
      </w:ins>
      <w:ins w:id="1930" w:author="Hong Deng [2]" w:date="2026-05-24T15:53:00Z" w16du:dateUtc="2026-05-24T07:53:00Z">
        <w:r w:rsidR="00AA11BD" w:rsidRPr="00AA11BD">
          <w:rPr>
            <w:rFonts w:eastAsia="DengXian"/>
            <w:kern w:val="2"/>
          </w:rPr>
          <w:t xml:space="preserve"> </w:t>
        </w:r>
      </w:ins>
      <w:ins w:id="1931" w:author="Hong Deng" w:date="2026-06-06T14:20:00Z" w16du:dateUtc="2026-06-06T06:20:00Z">
        <w:r w:rsidR="00F86F50">
          <w:rPr>
            <w:rFonts w:eastAsia="DengXian"/>
            <w:kern w:val="2"/>
          </w:rPr>
          <w:t xml:space="preserve">cognitive </w:t>
        </w:r>
      </w:ins>
      <w:ins w:id="1932" w:author="Hong Deng [2]" w:date="2026-05-24T15:53:00Z" w16du:dateUtc="2026-05-24T07:53:00Z">
        <w:r w:rsidR="00AA11BD" w:rsidRPr="00AA11BD">
          <w:rPr>
            <w:rFonts w:eastAsia="DengXian"/>
            <w:kern w:val="2"/>
          </w:rPr>
          <w:t>resources that could otherwise support corrective action</w:t>
        </w:r>
      </w:ins>
      <w:ins w:id="1933" w:author="Hong Deng [2]" w:date="2026-05-24T15:54:00Z" w16du:dateUtc="2026-05-24T07:54:00Z">
        <w:r w:rsidR="00AA11BD">
          <w:rPr>
            <w:rFonts w:eastAsia="DengXian"/>
            <w:kern w:val="2"/>
          </w:rPr>
          <w:t xml:space="preserve"> </w:t>
        </w:r>
        <w:r w:rsidR="00AA11BD">
          <w:rPr>
            <w:rFonts w:eastAsia="DengXian"/>
            <w:kern w:val="2"/>
          </w:rPr>
          <w:fldChar w:fldCharType="begin"/>
        </w:r>
        <w:r w:rsidR="00AA11BD">
          <w:rPr>
            <w:rFonts w:eastAsia="DengXian"/>
            <w:kern w:val="2"/>
          </w:rPr>
          <w:instrText xml:space="preserve"> ADDIN EN.CITE &lt;EndNote&gt;&lt;Cite&gt;&lt;Author&gt;Van Dyck&lt;/Author&gt;&lt;Year&gt;2010&lt;/Year&gt;&lt;RecNum&gt;21&lt;/RecNum&gt;&lt;DisplayText&gt;(Van Dyck et al. 2010, Loh et al. 2013)&lt;/DisplayText&gt;&lt;record&gt;&lt;rec-number&gt;21&lt;/rec-number&gt;&lt;foreign-keys&gt;&lt;key app="EN" db-id="dtfvx5dd9wzs0re0zrmve9tj9p5fwat5spas" timestamp="1710922495"&gt;21&lt;/key&gt;&lt;/foreign-keys&gt;&lt;ref-type name="Journal Article"&gt;17&lt;/ref-type&gt;&lt;contributors&gt;&lt;authors&gt;&lt;author&gt;Van Dyck, Cathy&lt;/author&gt;&lt;author&gt;Van Hooft, Edwin&lt;/author&gt;&lt;author&gt;De Gilder, Dick&lt;/author&gt;&lt;author&gt;Liesveld, Lillian&lt;/author&gt;&lt;/authors&gt;&lt;/contributors&gt;&lt;titles&gt;&lt;title&gt;Proximal antecedents and correlates of adopted error approach: A self-regulatory perspective&lt;/title&gt;&lt;secondary-title&gt;The Journal of social psychology&lt;/secondary-title&gt;&lt;/titles&gt;&lt;periodical&gt;&lt;full-title&gt;The Journal of social psychology&lt;/full-title&gt;&lt;/periodical&gt;&lt;pages&gt;428-451&lt;/pages&gt;&lt;volume&gt;150&lt;/volume&gt;&lt;number&gt;5&lt;/number&gt;&lt;dates&gt;&lt;year&gt;2010&lt;/year&gt;&lt;/dates&gt;&lt;isbn&gt;0022-4545&lt;/isbn&gt;&lt;urls&gt;&lt;/urls&gt;&lt;/record&gt;&lt;/Cite&gt;&lt;Cite&gt;&lt;Author&gt;Loh&lt;/Author&gt;&lt;Year&gt;2013&lt;/Year&gt;&lt;RecNum&gt;56&lt;/RecNum&gt;&lt;record&gt;&lt;rec-number&gt;56&lt;/rec-number&gt;&lt;foreign-keys&gt;&lt;key app="EN" db-id="dtfvx5dd9wzs0re0zrmve9tj9p5fwat5spas" timestamp="1711973054"&gt;56&lt;/key&gt;&lt;/foreign-keys&gt;&lt;ref-type name="Journal Article"&gt;17&lt;/ref-type&gt;&lt;contributors&gt;&lt;authors&gt;&lt;author&gt;Loh, Vanessa&lt;/author&gt;&lt;author&gt;Andrews, Sally&lt;/author&gt;&lt;author&gt;Hesketh, Beryl&lt;/author&gt;&lt;author&gt;Griffin, Barbara&lt;/author&gt;&lt;/authors&gt;&lt;/contributors&gt;&lt;titles&gt;&lt;title&gt;The moderating effect of individual differences in error-management training: who learns from mistakes?&lt;/title&gt;&lt;secondary-title&gt;Human factors&lt;/secondary-title&gt;&lt;/titles&gt;&lt;periodical&gt;&lt;full-title&gt;Human factors&lt;/full-title&gt;&lt;/periodical&gt;&lt;pages&gt;435-448&lt;/pages&gt;&lt;volume&gt;55&lt;/volume&gt;&lt;number&gt;2&lt;/number&gt;&lt;dates&gt;&lt;year&gt;2013&lt;/year&gt;&lt;/dates&gt;&lt;isbn&gt;0018-7208&lt;/isbn&gt;&lt;urls&gt;&lt;/urls&gt;&lt;/record&gt;&lt;/Cite&gt;&lt;/EndNote&gt;</w:instrText>
        </w:r>
        <w:r w:rsidR="00AA11BD">
          <w:rPr>
            <w:rFonts w:eastAsia="DengXian"/>
            <w:kern w:val="2"/>
          </w:rPr>
          <w:fldChar w:fldCharType="separate"/>
        </w:r>
        <w:r w:rsidR="00AA11BD">
          <w:rPr>
            <w:rFonts w:eastAsia="DengXian"/>
            <w:kern w:val="2"/>
          </w:rPr>
          <w:t>(Van Dyck et al. 2010, Loh et al. 2013)</w:t>
        </w:r>
        <w:r w:rsidR="00AA11BD">
          <w:rPr>
            <w:rFonts w:eastAsia="DengXian"/>
            <w:kern w:val="2"/>
          </w:rPr>
          <w:fldChar w:fldCharType="end"/>
        </w:r>
      </w:ins>
      <w:ins w:id="1934" w:author="Hong Deng [2]" w:date="2026-05-24T15:53:00Z" w16du:dateUtc="2026-05-24T07:53:00Z">
        <w:r w:rsidR="00AA11BD" w:rsidRPr="00AA11BD">
          <w:rPr>
            <w:rFonts w:eastAsia="DengXian"/>
            <w:kern w:val="2"/>
          </w:rPr>
          <w:t xml:space="preserve">. </w:t>
        </w:r>
      </w:ins>
      <w:ins w:id="1935" w:author="Hong Deng [2]" w:date="2026-05-24T16:04:00Z" w16du:dateUtc="2026-05-24T08:04:00Z">
        <w:r w:rsidR="000C4700">
          <w:rPr>
            <w:rFonts w:eastAsia="DengXian" w:hint="eastAsia"/>
            <w:kern w:val="2"/>
          </w:rPr>
          <w:t>B</w:t>
        </w:r>
        <w:r w:rsidR="000C4700" w:rsidRPr="000C4700">
          <w:rPr>
            <w:rFonts w:eastAsia="DengXian"/>
            <w:kern w:val="2"/>
          </w:rPr>
          <w:t xml:space="preserve">eyond the work task itself, </w:t>
        </w:r>
        <w:del w:id="1936" w:author="Hong Deng" w:date="2026-06-05T18:11:00Z" w16du:dateUtc="2026-06-05T10:11:00Z">
          <w:r w:rsidR="000C4700" w:rsidRPr="000C4700" w:rsidDel="00647E41">
            <w:rPr>
              <w:rFonts w:eastAsia="DengXian"/>
              <w:kern w:val="2"/>
            </w:rPr>
            <w:delText xml:space="preserve">the </w:delText>
          </w:r>
        </w:del>
        <w:r w:rsidR="000C4700" w:rsidRPr="000C4700">
          <w:rPr>
            <w:rFonts w:eastAsia="DengXian"/>
            <w:kern w:val="2"/>
          </w:rPr>
          <w:t>newcomer</w:t>
        </w:r>
      </w:ins>
      <w:ins w:id="1937" w:author="Hong Deng" w:date="2026-06-05T18:11:00Z" w16du:dateUtc="2026-06-05T10:11:00Z">
        <w:r w:rsidR="00647E41">
          <w:rPr>
            <w:rFonts w:eastAsia="DengXian"/>
            <w:kern w:val="2"/>
          </w:rPr>
          <w:t>s</w:t>
        </w:r>
      </w:ins>
      <w:ins w:id="1938" w:author="Hong Deng [2]" w:date="2026-05-24T16:04:00Z" w16du:dateUtc="2026-05-24T08:04:00Z">
        <w:r w:rsidR="000C4700" w:rsidRPr="000C4700">
          <w:rPr>
            <w:rFonts w:eastAsia="DengXian"/>
            <w:kern w:val="2"/>
          </w:rPr>
          <w:t xml:space="preserve"> must manage damage control and contend with the distress the error provokes</w:t>
        </w:r>
      </w:ins>
      <w:ins w:id="1939" w:author="Hong Deng [2]" w:date="2026-05-24T16:05:00Z" w16du:dateUtc="2026-05-24T08:05:00Z">
        <w:r w:rsidR="000C4700">
          <w:rPr>
            <w:rFonts w:eastAsia="DengXian" w:hint="eastAsia"/>
            <w:kern w:val="2"/>
          </w:rPr>
          <w:t xml:space="preserve"> </w:t>
        </w:r>
      </w:ins>
      <w:r w:rsidR="000C4700">
        <w:rPr>
          <w:rFonts w:eastAsia="DengXian"/>
          <w:kern w:val="2"/>
        </w:rPr>
        <w:fldChar w:fldCharType="begin"/>
      </w:r>
      <w:r w:rsidR="000C4700">
        <w:rPr>
          <w:rFonts w:eastAsia="DengXian"/>
          <w:kern w:val="2"/>
        </w:rPr>
        <w:instrText xml:space="preserve"> ADDIN EN.CITE &lt;EndNote&gt;&lt;Cite&gt;&lt;Author&gt;Keith&lt;/Author&gt;&lt;Year&gt;2005&lt;/Year&gt;&lt;RecNum&gt;50&lt;/RecNum&gt;&lt;DisplayText&gt;(Keith and Frese 2005)&lt;/DisplayText&gt;&lt;record&gt;&lt;rec-number&gt;50&lt;/rec-number&gt;&lt;foreign-keys&gt;&lt;key app="EN" db-id="dtfvx5dd9wzs0re0zrmve9tj9p5fwat5spas" timestamp="1711874572"&gt;50&lt;/key&gt;&lt;/foreign-keys&gt;&lt;ref-type name="Journal Article"&gt;17&lt;/ref-type&gt;&lt;contributors&gt;&lt;authors&gt;&lt;author&gt;Keith, Nina&lt;/author&gt;&lt;author&gt;Frese, Michael&lt;/author&gt;&lt;/authors&gt;&lt;/contributors&gt;&lt;titles&gt;&lt;title&gt;Self-regulation in error management training: emotion control and metacognition as mediators of performance effects&lt;/title&gt;&lt;secondary-title&gt;Journal of Applied Psychology&lt;/secondary-title&gt;&lt;/titles&gt;&lt;periodical&gt;&lt;full-title&gt;Journal of Applied Psychology&lt;/full-title&gt;&lt;/periodical&gt;&lt;pages&gt;677-691&lt;/pages&gt;&lt;volume&gt;90&lt;/volume&gt;&lt;number&gt;4&lt;/number&gt;&lt;dates&gt;&lt;year&gt;2005&lt;/year&gt;&lt;/dates&gt;&lt;isbn&gt;1939-1854&lt;/isbn&gt;&lt;urls&gt;&lt;/urls&gt;&lt;/record&gt;&lt;/Cite&gt;&lt;/EndNote&gt;</w:instrText>
      </w:r>
      <w:r w:rsidR="000C4700">
        <w:rPr>
          <w:rFonts w:eastAsia="DengXian"/>
          <w:kern w:val="2"/>
        </w:rPr>
        <w:fldChar w:fldCharType="separate"/>
      </w:r>
      <w:r w:rsidR="000C4700">
        <w:rPr>
          <w:rFonts w:eastAsia="DengXian"/>
          <w:noProof/>
          <w:kern w:val="2"/>
        </w:rPr>
        <w:t>(Keith and Frese 2005)</w:t>
      </w:r>
      <w:r w:rsidR="000C4700">
        <w:rPr>
          <w:rFonts w:eastAsia="DengXian"/>
          <w:kern w:val="2"/>
        </w:rPr>
        <w:fldChar w:fldCharType="end"/>
      </w:r>
      <w:ins w:id="1940" w:author="Hong Deng" w:date="2026-06-05T18:12:00Z" w16du:dateUtc="2026-06-05T10:12:00Z">
        <w:r w:rsidR="00444B70">
          <w:rPr>
            <w:rFonts w:eastAsia="DengXian"/>
            <w:kern w:val="2"/>
          </w:rPr>
          <w:t xml:space="preserve">, </w:t>
        </w:r>
      </w:ins>
      <w:ins w:id="1941" w:author="Hong Deng" w:date="2026-06-05T19:32:00Z" w16du:dateUtc="2026-06-05T11:32:00Z">
        <w:r w:rsidR="005D594B">
          <w:rPr>
            <w:rFonts w:eastAsia="DengXian"/>
            <w:kern w:val="2"/>
          </w:rPr>
          <w:t xml:space="preserve">adding further </w:t>
        </w:r>
      </w:ins>
      <w:ins w:id="1942" w:author="Hong Deng" w:date="2026-06-05T20:00:00Z" w16du:dateUtc="2026-06-05T12:00:00Z">
        <w:r w:rsidR="009A66FC">
          <w:rPr>
            <w:rFonts w:eastAsia="DengXian"/>
            <w:kern w:val="2"/>
          </w:rPr>
          <w:t>demands that</w:t>
        </w:r>
      </w:ins>
      <w:ins w:id="1943" w:author="Hong Deng" w:date="2026-06-05T20:14:00Z" w16du:dateUtc="2026-06-05T12:14:00Z">
        <w:r w:rsidR="00AB3F2E">
          <w:rPr>
            <w:rFonts w:eastAsia="DengXian"/>
            <w:kern w:val="2"/>
          </w:rPr>
          <w:t xml:space="preserve"> </w:t>
        </w:r>
      </w:ins>
      <w:ins w:id="1944" w:author="Hong Deng" w:date="2026-06-06T14:20:00Z" w16du:dateUtc="2026-06-06T06:20:00Z">
        <w:r w:rsidR="00D3728C">
          <w:rPr>
            <w:rFonts w:eastAsia="DengXian"/>
            <w:kern w:val="2"/>
          </w:rPr>
          <w:t xml:space="preserve">distract newcomers </w:t>
        </w:r>
      </w:ins>
      <w:ins w:id="1945" w:author="Hong Deng" w:date="2026-06-05T20:14:00Z" w16du:dateUtc="2026-06-05T12:14:00Z">
        <w:r w:rsidR="00AB3F2E">
          <w:rPr>
            <w:rFonts w:eastAsia="DengXian"/>
            <w:kern w:val="2"/>
          </w:rPr>
          <w:t>from</w:t>
        </w:r>
        <w:r w:rsidR="00B13B80">
          <w:rPr>
            <w:rFonts w:eastAsia="DengXian"/>
            <w:kern w:val="2"/>
          </w:rPr>
          <w:t xml:space="preserve"> diagnosing and correcting</w:t>
        </w:r>
      </w:ins>
      <w:ins w:id="1946" w:author="Hong Deng" w:date="2026-06-05T20:15:00Z" w16du:dateUtc="2026-06-05T12:15:00Z">
        <w:r w:rsidR="00B13B80">
          <w:rPr>
            <w:rFonts w:eastAsia="DengXian"/>
            <w:kern w:val="2"/>
          </w:rPr>
          <w:t xml:space="preserve"> </w:t>
        </w:r>
      </w:ins>
      <w:ins w:id="1947" w:author="Hong Deng" w:date="2026-06-05T20:00:00Z" w16du:dateUtc="2026-06-05T12:00:00Z">
        <w:r w:rsidR="009A66FC">
          <w:rPr>
            <w:rFonts w:eastAsia="DengXian"/>
            <w:kern w:val="2"/>
          </w:rPr>
          <w:t xml:space="preserve">the source of </w:t>
        </w:r>
      </w:ins>
      <w:ins w:id="1948" w:author="Hong Deng" w:date="2026-06-05T20:01:00Z" w16du:dateUtc="2026-06-05T12:01:00Z">
        <w:r w:rsidR="009A66FC">
          <w:rPr>
            <w:rFonts w:eastAsia="DengXian"/>
            <w:kern w:val="2"/>
          </w:rPr>
          <w:t>the</w:t>
        </w:r>
      </w:ins>
      <w:ins w:id="1949" w:author="Hong Deng" w:date="2026-06-05T18:12:00Z" w16du:dateUtc="2026-06-05T10:12:00Z">
        <w:r w:rsidR="00AE7C7C">
          <w:rPr>
            <w:rFonts w:eastAsia="DengXian"/>
            <w:kern w:val="2"/>
          </w:rPr>
          <w:t xml:space="preserve"> error</w:t>
        </w:r>
      </w:ins>
      <w:ins w:id="1950" w:author="Hong Deng [2]" w:date="2026-05-24T16:05:00Z" w16du:dateUtc="2026-05-24T08:05:00Z">
        <w:r w:rsidR="000C4700">
          <w:rPr>
            <w:rFonts w:eastAsia="DengXian" w:hint="eastAsia"/>
            <w:kern w:val="2"/>
          </w:rPr>
          <w:t xml:space="preserve">. </w:t>
        </w:r>
      </w:ins>
    </w:p>
    <w:p w14:paraId="4BA33BDD" w14:textId="27EDEDA9" w:rsidR="000C4700" w:rsidDel="00910139" w:rsidRDefault="000C4700" w:rsidP="00AA2A9F">
      <w:pPr>
        <w:snapToGrid w:val="0"/>
        <w:spacing w:line="480" w:lineRule="auto"/>
        <w:ind w:firstLine="720"/>
        <w:rPr>
          <w:ins w:id="1951" w:author="Hong Deng [2]" w:date="2026-05-24T16:04:00Z" w16du:dateUtc="2026-05-24T08:04:00Z"/>
          <w:del w:id="1952" w:author="Hong Deng" w:date="2026-06-05T18:16:00Z" w16du:dateUtc="2026-06-05T10:16:00Z"/>
          <w:rFonts w:eastAsia="DengXian"/>
          <w:kern w:val="2"/>
        </w:rPr>
      </w:pPr>
      <w:ins w:id="1953" w:author="Hong Deng [2]" w:date="2026-05-24T16:05:00Z" w16du:dateUtc="2026-05-24T08:05:00Z">
        <w:del w:id="1954" w:author="Hong Deng" w:date="2026-06-05T18:13:00Z" w16du:dateUtc="2026-06-05T10:13:00Z">
          <w:r w:rsidRPr="000C4700" w:rsidDel="009A434B">
            <w:rPr>
              <w:rFonts w:eastAsia="DengXian"/>
              <w:kern w:val="2"/>
            </w:rPr>
            <w:lastRenderedPageBreak/>
            <w:delText>We further reason, from the action-regulation hierarchy, that a</w:delText>
          </w:r>
        </w:del>
      </w:ins>
      <w:ins w:id="1955" w:author="Hong Deng [2]" w:date="2026-05-24T16:06:00Z" w16du:dateUtc="2026-05-24T08:06:00Z">
        <w:del w:id="1956" w:author="Hong Deng" w:date="2026-06-05T18:13:00Z" w16du:dateUtc="2026-06-05T10:13:00Z">
          <w:r w:rsidDel="009A434B">
            <w:rPr>
              <w:rFonts w:eastAsia="DengXian" w:hint="eastAsia"/>
              <w:kern w:val="2"/>
            </w:rPr>
            <w:delText xml:space="preserve"> prevention</w:delText>
          </w:r>
        </w:del>
      </w:ins>
      <w:ins w:id="1957" w:author="Hong Deng" w:date="2026-06-05T18:13:00Z" w16du:dateUtc="2026-06-05T10:13:00Z">
        <w:r w:rsidR="009A434B">
          <w:rPr>
            <w:rFonts w:eastAsia="DengXian"/>
            <w:kern w:val="2"/>
          </w:rPr>
          <w:t>An error aversion</w:t>
        </w:r>
      </w:ins>
      <w:ins w:id="1958" w:author="Hong Deng [2]" w:date="2026-05-24T16:05:00Z" w16du:dateUtc="2026-05-24T08:05:00Z">
        <w:r w:rsidRPr="000C4700">
          <w:rPr>
            <w:rFonts w:eastAsia="DengXian"/>
            <w:kern w:val="2"/>
          </w:rPr>
          <w:t xml:space="preserve"> culture </w:t>
        </w:r>
      </w:ins>
      <w:ins w:id="1959" w:author="Hong Deng" w:date="2026-06-05T18:13:00Z" w16du:dateUtc="2026-06-05T10:13:00Z">
        <w:r w:rsidR="009A434B">
          <w:rPr>
            <w:rFonts w:eastAsia="DengXian"/>
            <w:kern w:val="2"/>
          </w:rPr>
          <w:t xml:space="preserve">also </w:t>
        </w:r>
      </w:ins>
      <w:ins w:id="1960" w:author="Hong Deng [2]" w:date="2026-05-24T16:05:00Z" w16du:dateUtc="2026-05-24T08:05:00Z">
        <w:r w:rsidRPr="000C4700">
          <w:rPr>
            <w:rFonts w:eastAsia="DengXian"/>
            <w:kern w:val="2"/>
          </w:rPr>
          <w:t>impedes learning</w:t>
        </w:r>
        <w:del w:id="1961" w:author="Hong Deng" w:date="2026-06-05T18:13:00Z" w16du:dateUtc="2026-06-05T10:13:00Z">
          <w:r w:rsidRPr="000C4700" w:rsidDel="009A434B">
            <w:rPr>
              <w:rFonts w:eastAsia="DengXian"/>
              <w:kern w:val="2"/>
            </w:rPr>
            <w:delText xml:space="preserve"> even</w:delText>
          </w:r>
        </w:del>
        <w:r w:rsidRPr="000C4700">
          <w:rPr>
            <w:rFonts w:eastAsia="DengXian"/>
            <w:kern w:val="2"/>
          </w:rPr>
          <w:t xml:space="preserve"> before an error occurs. Because</w:t>
        </w:r>
      </w:ins>
      <w:ins w:id="1962" w:author="Hong Deng" w:date="2026-06-05T19:33:00Z" w16du:dateUtc="2026-06-05T11:33:00Z">
        <w:r w:rsidR="003918E8">
          <w:rPr>
            <w:rFonts w:eastAsia="DengXian"/>
            <w:kern w:val="2"/>
          </w:rPr>
          <w:t xml:space="preserve"> errors are treated as threats, newcomers hav</w:t>
        </w:r>
      </w:ins>
      <w:ins w:id="1963" w:author="Hong Deng" w:date="2026-06-05T19:34:00Z" w16du:dateUtc="2026-06-05T11:34:00Z">
        <w:r w:rsidR="003918E8">
          <w:rPr>
            <w:rFonts w:eastAsia="DengXian"/>
            <w:kern w:val="2"/>
          </w:rPr>
          <w:t xml:space="preserve">e reason </w:t>
        </w:r>
      </w:ins>
      <w:ins w:id="1964" w:author="Hong Deng [2]" w:date="2026-05-24T16:05:00Z" w16du:dateUtc="2026-05-24T08:05:00Z">
        <w:del w:id="1965" w:author="Hong Deng" w:date="2026-06-05T19:33:00Z" w16du:dateUtc="2026-06-05T11:33:00Z">
          <w:r w:rsidRPr="000C4700" w:rsidDel="003918E8">
            <w:rPr>
              <w:rFonts w:eastAsia="DengXian"/>
              <w:kern w:val="2"/>
            </w:rPr>
            <w:delText xml:space="preserve"> higher levels of the hierarchy</w:delText>
          </w:r>
        </w:del>
      </w:ins>
      <w:ins w:id="1966" w:author="Hong Deng [2]" w:date="2026-05-24T16:06:00Z" w16du:dateUtc="2026-05-24T08:06:00Z">
        <w:del w:id="1967" w:author="Hong Deng" w:date="2026-06-05T19:33:00Z" w16du:dateUtc="2026-06-05T11:33:00Z">
          <w:r w:rsidDel="003918E8">
            <w:rPr>
              <w:rFonts w:eastAsia="DengXian" w:hint="eastAsia"/>
              <w:kern w:val="2"/>
            </w:rPr>
            <w:delText xml:space="preserve">, where </w:delText>
          </w:r>
        </w:del>
      </w:ins>
      <w:ins w:id="1968" w:author="Hong Deng [2]" w:date="2026-05-24T16:05:00Z" w16du:dateUtc="2026-05-24T08:05:00Z">
        <w:del w:id="1969" w:author="Hong Deng" w:date="2026-06-05T19:33:00Z" w16du:dateUtc="2026-06-05T11:33:00Z">
          <w:r w:rsidRPr="000C4700" w:rsidDel="003918E8">
            <w:rPr>
              <w:rFonts w:eastAsia="DengXian"/>
              <w:kern w:val="2"/>
            </w:rPr>
            <w:delText>analytical action takes place</w:delText>
          </w:r>
        </w:del>
      </w:ins>
      <w:ins w:id="1970" w:author="Hong Deng [2]" w:date="2026-05-24T16:06:00Z" w16du:dateUtc="2026-05-24T08:06:00Z">
        <w:del w:id="1971" w:author="Hong Deng" w:date="2026-06-05T19:33:00Z" w16du:dateUtc="2026-06-05T11:33:00Z">
          <w:r w:rsidDel="003918E8">
            <w:rPr>
              <w:rFonts w:eastAsia="DengXian" w:hint="eastAsia"/>
              <w:kern w:val="2"/>
            </w:rPr>
            <w:delText xml:space="preserve">, </w:delText>
          </w:r>
        </w:del>
      </w:ins>
      <w:ins w:id="1972" w:author="Hong Deng [2]" w:date="2026-05-24T16:05:00Z" w16du:dateUtc="2026-05-24T08:05:00Z">
        <w:del w:id="1973" w:author="Hong Deng" w:date="2026-06-05T19:33:00Z" w16du:dateUtc="2026-06-05T11:33:00Z">
          <w:r w:rsidRPr="000C4700" w:rsidDel="003918E8">
            <w:rPr>
              <w:rFonts w:eastAsia="DengXian"/>
              <w:kern w:val="2"/>
            </w:rPr>
            <w:delText xml:space="preserve">are also where developmentally informative errors arise, the pressure </w:delText>
          </w:r>
        </w:del>
        <w:r w:rsidRPr="000C4700">
          <w:rPr>
            <w:rFonts w:eastAsia="DengXian"/>
            <w:kern w:val="2"/>
          </w:rPr>
          <w:t xml:space="preserve">to avoid </w:t>
        </w:r>
        <w:del w:id="1974" w:author="Hong Deng" w:date="2026-06-05T19:34:00Z" w16du:dateUtc="2026-06-05T11:34:00Z">
          <w:r w:rsidRPr="000C4700" w:rsidDel="003918E8">
            <w:rPr>
              <w:rFonts w:eastAsia="DengXian"/>
              <w:kern w:val="2"/>
            </w:rPr>
            <w:delText>mistakes presses newcomers</w:delText>
          </w:r>
        </w:del>
      </w:ins>
      <w:ins w:id="1975" w:author="Hong Deng" w:date="2026-06-05T19:34:00Z" w16du:dateUtc="2026-06-05T11:34:00Z">
        <w:r w:rsidR="003918E8">
          <w:rPr>
            <w:rFonts w:eastAsia="DengXian"/>
            <w:kern w:val="2"/>
          </w:rPr>
          <w:t>actions that could expose incomplete understanding</w:t>
        </w:r>
      </w:ins>
      <w:ins w:id="1976" w:author="Hong Deng" w:date="2026-06-05T20:02:00Z" w16du:dateUtc="2026-06-05T12:02:00Z">
        <w:r w:rsidR="004502AC">
          <w:rPr>
            <w:rFonts w:eastAsia="DengXian"/>
            <w:kern w:val="2"/>
          </w:rPr>
          <w:t xml:space="preserve">, such as trying more sophisticated task approaches, asking diagnostic </w:t>
        </w:r>
      </w:ins>
      <w:ins w:id="1977" w:author="Hong Deng" w:date="2026-06-05T20:03:00Z" w16du:dateUtc="2026-06-05T12:03:00Z">
        <w:r w:rsidR="00B60774">
          <w:rPr>
            <w:rFonts w:eastAsia="DengXian"/>
            <w:kern w:val="2"/>
          </w:rPr>
          <w:t>questions</w:t>
        </w:r>
      </w:ins>
      <w:ins w:id="1978" w:author="Hong Deng" w:date="2026-06-05T20:02:00Z" w16du:dateUtc="2026-06-05T12:02:00Z">
        <w:r w:rsidR="004502AC">
          <w:rPr>
            <w:rFonts w:eastAsia="DengXian"/>
            <w:kern w:val="2"/>
          </w:rPr>
          <w:t xml:space="preserve">, or </w:t>
        </w:r>
        <w:r w:rsidR="00B60774">
          <w:rPr>
            <w:rFonts w:eastAsia="DengXian"/>
            <w:kern w:val="2"/>
          </w:rPr>
          <w:t>carefully experimenting with alternative strategies. This pressure</w:t>
        </w:r>
      </w:ins>
      <w:ins w:id="1979" w:author="Hong Deng" w:date="2026-06-05T19:34:00Z" w16du:dateUtc="2026-06-05T11:34:00Z">
        <w:r w:rsidR="004F1351">
          <w:rPr>
            <w:rFonts w:eastAsia="DengXian"/>
            <w:kern w:val="2"/>
          </w:rPr>
          <w:t xml:space="preserve"> pull</w:t>
        </w:r>
      </w:ins>
      <w:ins w:id="1980" w:author="Hong Deng" w:date="2026-06-05T20:02:00Z" w16du:dateUtc="2026-06-05T12:02:00Z">
        <w:r w:rsidR="00B60774">
          <w:rPr>
            <w:rFonts w:eastAsia="DengXian"/>
            <w:kern w:val="2"/>
          </w:rPr>
          <w:t>s newcomers</w:t>
        </w:r>
      </w:ins>
      <w:ins w:id="1981" w:author="Hong Deng [2]" w:date="2026-05-24T16:05:00Z" w16du:dateUtc="2026-05-24T08:05:00Z">
        <w:r w:rsidRPr="000C4700">
          <w:rPr>
            <w:rFonts w:eastAsia="DengXian"/>
            <w:kern w:val="2"/>
          </w:rPr>
          <w:t xml:space="preserve"> toward safe, routine-level operations and away from </w:t>
        </w:r>
        <w:del w:id="1982" w:author="Hong Deng" w:date="2026-06-05T20:02:00Z" w16du:dateUtc="2026-06-05T12:02:00Z">
          <w:r w:rsidRPr="000C4700" w:rsidDel="00B60774">
            <w:rPr>
              <w:rFonts w:eastAsia="DengXian"/>
              <w:kern w:val="2"/>
            </w:rPr>
            <w:delText>the more complex approaches that risk error</w:delText>
          </w:r>
        </w:del>
      </w:ins>
      <w:ins w:id="1983" w:author="Hong Deng" w:date="2026-06-05T20:02:00Z" w16du:dateUtc="2026-06-05T12:02:00Z">
        <w:r w:rsidR="00B60774">
          <w:rPr>
            <w:rFonts w:eastAsia="DengXian"/>
            <w:kern w:val="2"/>
          </w:rPr>
          <w:t xml:space="preserve">the </w:t>
        </w:r>
      </w:ins>
      <w:ins w:id="1984" w:author="Hong Deng" w:date="2026-06-05T20:03:00Z" w16du:dateUtc="2026-06-05T12:03:00Z">
        <w:r w:rsidR="00B60774">
          <w:rPr>
            <w:rFonts w:eastAsia="DengXian"/>
            <w:kern w:val="2"/>
          </w:rPr>
          <w:t>higher-order regulatory activities through which faulty assumptions are surfaced and revised</w:t>
        </w:r>
      </w:ins>
      <w:ins w:id="1985" w:author="Hong Deng [2]" w:date="2026-05-24T16:06:00Z" w16du:dateUtc="2026-05-24T08:06:00Z">
        <w:r>
          <w:rPr>
            <w:rFonts w:eastAsia="DengXian" w:hint="eastAsia"/>
            <w:kern w:val="2"/>
          </w:rPr>
          <w:t xml:space="preserve"> </w:t>
        </w:r>
      </w:ins>
      <w:r>
        <w:rPr>
          <w:rFonts w:eastAsia="DengXian"/>
          <w:kern w:val="2"/>
        </w:rPr>
        <w:fldChar w:fldCharType="begin"/>
      </w:r>
      <w:r>
        <w:rPr>
          <w:rFonts w:eastAsia="DengXian"/>
          <w:kern w:val="2"/>
        </w:rPr>
        <w:instrText xml:space="preserve"> ADDIN EN.CITE &lt;EndNote&gt;&lt;Cite&gt;&lt;Author&gt;Keith&lt;/Author&gt;&lt;Year&gt;2008&lt;/Year&gt;&lt;RecNum&gt;27&lt;/RecNum&gt;&lt;DisplayText&gt;(Keith and Frese 2008, Frese and Keith 2015)&lt;/DisplayText&gt;&lt;record&gt;&lt;rec-number&gt;27&lt;/rec-number&gt;&lt;foreign-keys&gt;&lt;key app="EN" db-id="dtfvx5dd9wzs0re0zrmve9tj9p5fwat5spas" timestamp="1711603800"&gt;27&lt;/key&gt;&lt;/foreign-keys&gt;&lt;ref-type name="Journal Article"&gt;17&lt;/ref-type&gt;&lt;contributors&gt;&lt;authors&gt;&lt;author&gt;Keith, Nina&lt;/author&gt;&lt;author&gt;Frese, Michael&lt;/author&gt;&lt;/authors&gt;&lt;/contributors&gt;&lt;titles&gt;&lt;title&gt;Effectiveness of error management training: a meta-analysis&lt;/title&gt;&lt;secondary-title&gt;Journal of applied psychology&lt;/secondary-title&gt;&lt;/titles&gt;&lt;periodical&gt;&lt;full-title&gt;Journal of Applied Psychology&lt;/full-title&gt;&lt;/periodical&gt;&lt;pages&gt;59&lt;/pages&gt;&lt;volume&gt;93&lt;/volume&gt;&lt;number&gt;1&lt;/number&gt;&lt;dates&gt;&lt;year&gt;2008&lt;/year&gt;&lt;/dates&gt;&lt;isbn&gt;1939-1854&lt;/isbn&gt;&lt;urls&gt;&lt;/urls&gt;&lt;/record&gt;&lt;/Cite&gt;&lt;Cite&gt;&lt;Author&gt;Frese&lt;/Author&gt;&lt;Year&gt;2015&lt;/Year&gt;&lt;RecNum&gt;18&lt;/RecNum&gt;&lt;record&gt;&lt;rec-number&gt;18&lt;/rec-number&gt;&lt;foreign-keys&gt;&lt;key app="EN" db-id="dtfvx5dd9wzs0re0zrmve9tj9p5fwat5spas" timestamp="1710916916"&gt;18&lt;/key&gt;&lt;/foreign-keys&gt;&lt;ref-type name="Journal Article"&gt;17&lt;/ref-type&gt;&lt;contributors&gt;&lt;authors&gt;&lt;author&gt;Frese, Michael&lt;/author&gt;&lt;author&gt;Keith, Nina&lt;/author&gt;&lt;/authors&gt;&lt;/contributors&gt;&lt;titles&gt;&lt;title&gt;Action errors, error management, and learning in organizations&lt;/title&gt;&lt;secondary-title&gt;Annual review of psychology&lt;/secondary-title&gt;&lt;/titles&gt;&lt;periodical&gt;&lt;full-title&gt;Annual Review of Psychology&lt;/full-title&gt;&lt;/periodical&gt;&lt;pages&gt;661-687&lt;/pages&gt;&lt;volume&gt;66&lt;/volume&gt;&lt;dates&gt;&lt;year&gt;2015&lt;/year&gt;&lt;/dates&gt;&lt;isbn&gt;0066-4308&lt;/isbn&gt;&lt;urls&gt;&lt;/urls&gt;&lt;/record&gt;&lt;/Cite&gt;&lt;/EndNote&gt;</w:instrText>
      </w:r>
      <w:r>
        <w:rPr>
          <w:rFonts w:eastAsia="DengXian"/>
          <w:kern w:val="2"/>
        </w:rPr>
        <w:fldChar w:fldCharType="separate"/>
      </w:r>
      <w:r>
        <w:rPr>
          <w:rFonts w:eastAsia="DengXian"/>
          <w:noProof/>
          <w:kern w:val="2"/>
        </w:rPr>
        <w:t>(Keith and Frese 2008, Frese and Keith 2015)</w:t>
      </w:r>
      <w:r>
        <w:rPr>
          <w:rFonts w:eastAsia="DengXian"/>
          <w:kern w:val="2"/>
        </w:rPr>
        <w:fldChar w:fldCharType="end"/>
      </w:r>
      <w:ins w:id="1986" w:author="Hong Deng [2]" w:date="2026-05-24T16:05:00Z" w16du:dateUtc="2026-05-24T08:05:00Z">
        <w:r w:rsidRPr="000C4700">
          <w:rPr>
            <w:rFonts w:eastAsia="DengXian"/>
            <w:kern w:val="2"/>
          </w:rPr>
          <w:t>. By keeping newcomers at lower, automatic levels of regulation, a</w:t>
        </w:r>
      </w:ins>
      <w:ins w:id="1987" w:author="Hong Deng" w:date="2026-06-05T18:14:00Z" w16du:dateUtc="2026-06-05T10:14:00Z">
        <w:r w:rsidR="00A97148">
          <w:rPr>
            <w:rFonts w:eastAsia="DengXian"/>
            <w:kern w:val="2"/>
          </w:rPr>
          <w:t>n error aversion</w:t>
        </w:r>
      </w:ins>
      <w:ins w:id="1988" w:author="Hong Deng [2]" w:date="2026-05-24T16:08:00Z" w16du:dateUtc="2026-05-24T08:08:00Z">
        <w:del w:id="1989" w:author="Hong Deng" w:date="2026-06-05T18:14:00Z" w16du:dateUtc="2026-06-05T10:14:00Z">
          <w:r w:rsidDel="00A97148">
            <w:rPr>
              <w:rFonts w:eastAsia="DengXian" w:hint="eastAsia"/>
              <w:kern w:val="2"/>
            </w:rPr>
            <w:delText xml:space="preserve"> prevention</w:delText>
          </w:r>
        </w:del>
      </w:ins>
      <w:ins w:id="1990" w:author="Hong Deng [2]" w:date="2026-05-24T16:05:00Z" w16du:dateUtc="2026-05-24T08:05:00Z">
        <w:r w:rsidRPr="000C4700">
          <w:rPr>
            <w:rFonts w:eastAsia="DengXian"/>
            <w:kern w:val="2"/>
          </w:rPr>
          <w:t xml:space="preserve"> culture narrows </w:t>
        </w:r>
      </w:ins>
      <w:ins w:id="1991" w:author="Hong Deng" w:date="2026-06-05T20:13:00Z" w16du:dateUtc="2026-06-05T12:13:00Z">
        <w:r w:rsidR="00055B57">
          <w:rPr>
            <w:rFonts w:eastAsia="DengXian"/>
            <w:kern w:val="2"/>
          </w:rPr>
          <w:t xml:space="preserve">the diagnostic </w:t>
        </w:r>
      </w:ins>
      <w:ins w:id="1992" w:author="Hong Deng [2]" w:date="2026-05-24T16:05:00Z" w16du:dateUtc="2026-05-24T08:05:00Z">
        <w:del w:id="1993" w:author="Hong Deng" w:date="2026-06-05T20:13:00Z" w16du:dateUtc="2026-06-05T12:13:00Z">
          <w:r w:rsidRPr="000C4700" w:rsidDel="00055B57">
            <w:rPr>
              <w:rFonts w:eastAsia="DengXian"/>
              <w:kern w:val="2"/>
            </w:rPr>
            <w:delText>the</w:delText>
          </w:r>
        </w:del>
        <w:del w:id="1994" w:author="Hong Deng" w:date="2026-06-05T18:15:00Z" w16du:dateUtc="2026-06-05T10:15:00Z">
          <w:r w:rsidRPr="000C4700" w:rsidDel="00A97148">
            <w:rPr>
              <w:rFonts w:eastAsia="DengXian"/>
              <w:kern w:val="2"/>
            </w:rPr>
            <w:delText xml:space="preserve"> very</w:delText>
          </w:r>
        </w:del>
        <w:del w:id="1995" w:author="Hong Deng" w:date="2026-06-05T20:13:00Z" w16du:dateUtc="2026-06-05T12:13:00Z">
          <w:r w:rsidRPr="000C4700" w:rsidDel="00055B57">
            <w:rPr>
              <w:rFonts w:eastAsia="DengXian"/>
              <w:kern w:val="2"/>
            </w:rPr>
            <w:delText xml:space="preserve"> </w:delText>
          </w:r>
        </w:del>
        <w:r w:rsidRPr="000C4700">
          <w:rPr>
            <w:rFonts w:eastAsia="DengXian"/>
            <w:kern w:val="2"/>
          </w:rPr>
          <w:t xml:space="preserve">engagement from which learning would arise. Errors in such a culture are thus disposed of defensively rather than worked through analytically, and the </w:t>
        </w:r>
      </w:ins>
      <w:ins w:id="1996" w:author="Hong Deng [2]" w:date="2026-05-24T16:08:00Z" w16du:dateUtc="2026-05-24T08:08:00Z">
        <w:r>
          <w:rPr>
            <w:rFonts w:eastAsia="DengXian" w:hint="eastAsia"/>
            <w:kern w:val="2"/>
          </w:rPr>
          <w:t>regulatory</w:t>
        </w:r>
      </w:ins>
      <w:ins w:id="1997" w:author="Hong Deng [2]" w:date="2026-05-24T16:05:00Z" w16du:dateUtc="2026-05-24T08:05:00Z">
        <w:r w:rsidRPr="000C4700">
          <w:rPr>
            <w:rFonts w:eastAsia="DengXian"/>
            <w:kern w:val="2"/>
          </w:rPr>
          <w:t xml:space="preserve"> action that would generate learnable errors is curtailed.</w:t>
        </w:r>
      </w:ins>
      <w:ins w:id="1998" w:author="Hong Deng" w:date="2026-06-05T18:16:00Z" w16du:dateUtc="2026-06-05T10:16:00Z">
        <w:r w:rsidR="00910139">
          <w:rPr>
            <w:rFonts w:eastAsia="DengXian"/>
            <w:kern w:val="2"/>
          </w:rPr>
          <w:t xml:space="preserve"> As a result, </w:t>
        </w:r>
      </w:ins>
    </w:p>
    <w:p w14:paraId="08801832" w14:textId="4CE7DD2B" w:rsidR="00BF3100" w:rsidRDefault="00AA11BD" w:rsidP="00910139">
      <w:pPr>
        <w:snapToGrid w:val="0"/>
        <w:spacing w:line="480" w:lineRule="auto"/>
        <w:ind w:firstLine="720"/>
        <w:rPr>
          <w:ins w:id="1999" w:author="Hong Deng" w:date="2026-06-05T18:18:00Z" w16du:dateUtc="2026-06-05T10:18:00Z"/>
          <w:rFonts w:eastAsia="DengXian"/>
          <w:kern w:val="2"/>
        </w:rPr>
      </w:pPr>
      <w:ins w:id="2000" w:author="Hong Deng [2]" w:date="2026-05-24T15:55:00Z" w16du:dateUtc="2026-05-24T07:55:00Z">
        <w:del w:id="2001" w:author="Hong Deng" w:date="2026-06-05T18:16:00Z" w16du:dateUtc="2026-06-05T10:16:00Z">
          <w:r w:rsidRPr="00AA11BD" w:rsidDel="00910139">
            <w:rPr>
              <w:rFonts w:eastAsia="DengXian"/>
              <w:kern w:val="2"/>
            </w:rPr>
            <w:delText xml:space="preserve">Because </w:delText>
          </w:r>
          <w:r w:rsidRPr="00AA11BD" w:rsidDel="00AF4053">
            <w:rPr>
              <w:rFonts w:eastAsia="DengXian"/>
              <w:kern w:val="2"/>
            </w:rPr>
            <w:delText>each error is</w:delText>
          </w:r>
          <w:r w:rsidRPr="00AA11BD" w:rsidDel="00910139">
            <w:rPr>
              <w:rFonts w:eastAsia="DengXian"/>
              <w:kern w:val="2"/>
            </w:rPr>
            <w:delText xml:space="preserve"> managed defensively rather than analyzed</w:delText>
          </w:r>
          <w:r w:rsidDel="00910139">
            <w:rPr>
              <w:rFonts w:eastAsia="DengXian" w:hint="eastAsia"/>
              <w:kern w:val="2"/>
            </w:rPr>
            <w:delText xml:space="preserve"> </w:delText>
          </w:r>
          <w:r w:rsidRPr="00AA11BD" w:rsidDel="00910139">
            <w:rPr>
              <w:rFonts w:eastAsia="DengXian"/>
              <w:kern w:val="2"/>
            </w:rPr>
            <w:delText>and because fewer learnable errors are generated in the first place</w:delText>
          </w:r>
        </w:del>
      </w:ins>
      <w:ins w:id="2002" w:author="Hong Deng [2]" w:date="2026-05-24T16:09:00Z" w16du:dateUtc="2026-05-24T08:09:00Z">
        <w:del w:id="2003" w:author="Hong Deng" w:date="2026-06-05T18:16:00Z" w16du:dateUtc="2026-06-05T10:16:00Z">
          <w:r w:rsidR="000C4700" w:rsidDel="00910139">
            <w:rPr>
              <w:rFonts w:eastAsia="DengXian" w:hint="eastAsia"/>
              <w:kern w:val="2"/>
            </w:rPr>
            <w:delText xml:space="preserve">, </w:delText>
          </w:r>
        </w:del>
      </w:ins>
      <w:ins w:id="2004" w:author="Hong Deng [2]" w:date="2026-05-24T15:55:00Z" w16du:dateUtc="2026-05-24T07:55:00Z">
        <w:r w:rsidRPr="00AA11BD">
          <w:rPr>
            <w:rFonts w:eastAsia="DengXian"/>
            <w:kern w:val="2"/>
          </w:rPr>
          <w:t>the regulatory gain</w:t>
        </w:r>
      </w:ins>
      <w:ins w:id="2005" w:author="Hong Deng" w:date="2026-06-05T19:35:00Z" w16du:dateUtc="2026-06-05T11:35:00Z">
        <w:r w:rsidR="0036292A">
          <w:rPr>
            <w:rFonts w:eastAsia="DengXian"/>
            <w:kern w:val="2"/>
          </w:rPr>
          <w:t>s</w:t>
        </w:r>
      </w:ins>
      <w:ins w:id="2006" w:author="Hong Deng [2]" w:date="2026-05-24T15:55:00Z" w16du:dateUtc="2026-05-24T07:55:00Z">
        <w:r w:rsidRPr="00AA11BD">
          <w:rPr>
            <w:rFonts w:eastAsia="DengXian"/>
            <w:kern w:val="2"/>
          </w:rPr>
          <w:t xml:space="preserve"> available from experience </w:t>
        </w:r>
      </w:ins>
      <w:ins w:id="2007" w:author="Hong Deng" w:date="2026-06-05T19:36:00Z" w16du:dateUtc="2026-06-05T11:36:00Z">
        <w:r w:rsidR="0017448C">
          <w:rPr>
            <w:rFonts w:eastAsia="DengXian"/>
            <w:kern w:val="2"/>
          </w:rPr>
          <w:t>are</w:t>
        </w:r>
      </w:ins>
      <w:ins w:id="2008" w:author="Hong Deng [2]" w:date="2026-05-24T15:55:00Z" w16du:dateUtc="2026-05-24T07:55:00Z">
        <w:del w:id="2009" w:author="Hong Deng" w:date="2026-06-05T19:36:00Z" w16du:dateUtc="2026-06-05T11:36:00Z">
          <w:r w:rsidRPr="00AA11BD" w:rsidDel="0017448C">
            <w:rPr>
              <w:rFonts w:eastAsia="DengXian"/>
              <w:kern w:val="2"/>
            </w:rPr>
            <w:delText>is</w:delText>
          </w:r>
        </w:del>
        <w:r w:rsidRPr="00AA11BD">
          <w:rPr>
            <w:rFonts w:eastAsia="DengXian"/>
            <w:kern w:val="2"/>
          </w:rPr>
          <w:t xml:space="preserve"> blunted, </w:t>
        </w:r>
        <w:del w:id="2010" w:author="Hong Deng" w:date="2026-06-05T19:36:00Z" w16du:dateUtc="2026-06-05T11:36:00Z">
          <w:r w:rsidRPr="00AA11BD" w:rsidDel="0017448C">
            <w:rPr>
              <w:rFonts w:eastAsia="DengXian"/>
              <w:kern w:val="2"/>
            </w:rPr>
            <w:delText>and the</w:delText>
          </w:r>
        </w:del>
      </w:ins>
      <w:ins w:id="2011" w:author="Hong Deng" w:date="2026-06-05T19:36:00Z" w16du:dateUtc="2026-06-05T11:36:00Z">
        <w:r w:rsidR="0017448C">
          <w:rPr>
            <w:rFonts w:eastAsia="DengXian"/>
            <w:kern w:val="2"/>
          </w:rPr>
          <w:t>leaving the</w:t>
        </w:r>
      </w:ins>
      <w:ins w:id="2012" w:author="Hong Deng [2]" w:date="2026-05-24T15:55:00Z" w16du:dateUtc="2026-05-24T07:55:00Z">
        <w:r w:rsidRPr="00AA11BD">
          <w:rPr>
            <w:rFonts w:eastAsia="DengXian"/>
            <w:kern w:val="2"/>
          </w:rPr>
          <w:t xml:space="preserve"> </w:t>
        </w:r>
      </w:ins>
      <w:ins w:id="2013" w:author="Hong Deng [2]" w:date="2026-05-24T16:09:00Z" w16du:dateUtc="2026-05-24T08:09:00Z">
        <w:r w:rsidR="000C4700">
          <w:rPr>
            <w:rFonts w:eastAsia="DengXian" w:hint="eastAsia"/>
            <w:kern w:val="2"/>
          </w:rPr>
          <w:t>accumulating</w:t>
        </w:r>
      </w:ins>
      <w:ins w:id="2014" w:author="Hong Deng [2]" w:date="2026-05-24T15:55:00Z" w16du:dateUtc="2026-05-24T07:55:00Z">
        <w:r w:rsidRPr="00AA11BD">
          <w:rPr>
            <w:rFonts w:eastAsia="DengXian"/>
            <w:kern w:val="2"/>
          </w:rPr>
          <w:t xml:space="preserve"> process that drives acceleration in </w:t>
        </w:r>
      </w:ins>
      <w:ins w:id="2015" w:author="Hong Deng [2]" w:date="2026-05-24T16:09:00Z" w16du:dateUtc="2026-05-24T08:09:00Z">
        <w:r w:rsidR="000C4700">
          <w:rPr>
            <w:rFonts w:eastAsia="DengXian" w:hint="eastAsia"/>
            <w:kern w:val="2"/>
          </w:rPr>
          <w:t>error reduction</w:t>
        </w:r>
      </w:ins>
      <w:ins w:id="2016" w:author="Hong Deng [2]" w:date="2026-05-24T15:55:00Z" w16du:dateUtc="2026-05-24T07:55:00Z">
        <w:r w:rsidRPr="00AA11BD">
          <w:rPr>
            <w:rFonts w:eastAsia="DengXian"/>
            <w:kern w:val="2"/>
          </w:rPr>
          <w:t xml:space="preserve"> </w:t>
        </w:r>
        <w:del w:id="2017" w:author="Hong Deng" w:date="2026-06-05T19:36:00Z" w16du:dateUtc="2026-06-05T11:36:00Z">
          <w:r w:rsidRPr="00AA11BD" w:rsidDel="0017448C">
            <w:rPr>
              <w:rFonts w:eastAsia="DengXian"/>
              <w:kern w:val="2"/>
            </w:rPr>
            <w:delText>has</w:delText>
          </w:r>
        </w:del>
      </w:ins>
      <w:ins w:id="2018" w:author="Hong Deng" w:date="2026-06-05T19:36:00Z" w16du:dateUtc="2026-06-05T11:36:00Z">
        <w:r w:rsidR="0017448C">
          <w:rPr>
            <w:rFonts w:eastAsia="DengXian"/>
            <w:kern w:val="2"/>
          </w:rPr>
          <w:t>with</w:t>
        </w:r>
      </w:ins>
      <w:ins w:id="2019" w:author="Hong Deng [2]" w:date="2026-05-24T15:55:00Z" w16du:dateUtc="2026-05-24T07:55:00Z">
        <w:r w:rsidRPr="00AA11BD">
          <w:rPr>
            <w:rFonts w:eastAsia="DengXian"/>
            <w:kern w:val="2"/>
          </w:rPr>
          <w:t xml:space="preserve"> little to build on. The capacities that would make later errors easier to </w:t>
        </w:r>
      </w:ins>
      <w:ins w:id="2020" w:author="Hong Deng" w:date="2026-06-05T19:36:00Z" w16du:dateUtc="2026-06-05T11:36:00Z">
        <w:r w:rsidR="0017448C">
          <w:rPr>
            <w:rFonts w:eastAsia="DengXian"/>
            <w:kern w:val="2"/>
          </w:rPr>
          <w:t>diag</w:t>
        </w:r>
        <w:r w:rsidR="00404E5E">
          <w:rPr>
            <w:rFonts w:eastAsia="DengXian"/>
            <w:kern w:val="2"/>
          </w:rPr>
          <w:t xml:space="preserve">nose and </w:t>
        </w:r>
      </w:ins>
      <w:ins w:id="2021" w:author="Hong Deng [2]" w:date="2026-05-24T15:55:00Z" w16du:dateUtc="2026-05-24T07:55:00Z">
        <w:r w:rsidRPr="00AA11BD">
          <w:rPr>
            <w:rFonts w:eastAsia="DengXian"/>
            <w:kern w:val="2"/>
          </w:rPr>
          <w:t xml:space="preserve">resolve </w:t>
        </w:r>
        <w:del w:id="2022" w:author="Hong Deng" w:date="2026-06-05T19:37:00Z" w16du:dateUtc="2026-06-05T11:37:00Z">
          <w:r w:rsidRPr="00AA11BD" w:rsidDel="00404E5E">
            <w:rPr>
              <w:rFonts w:eastAsia="DengXian"/>
              <w:kern w:val="2"/>
            </w:rPr>
            <w:delText xml:space="preserve">are never fully </w:delText>
          </w:r>
        </w:del>
        <w:r w:rsidRPr="00AA11BD">
          <w:rPr>
            <w:rFonts w:eastAsia="DengXian"/>
            <w:kern w:val="2"/>
          </w:rPr>
          <w:t>develop</w:t>
        </w:r>
      </w:ins>
      <w:ins w:id="2023" w:author="Hong Deng" w:date="2026-06-05T19:37:00Z" w16du:dateUtc="2026-06-05T11:37:00Z">
        <w:r w:rsidR="00404E5E">
          <w:rPr>
            <w:rFonts w:eastAsia="DengXian"/>
            <w:kern w:val="2"/>
          </w:rPr>
          <w:t xml:space="preserve"> more slowly</w:t>
        </w:r>
      </w:ins>
      <w:ins w:id="2024" w:author="Hong Deng [2]" w:date="2026-05-24T15:55:00Z" w16du:dateUtc="2026-05-24T07:55:00Z">
        <w:del w:id="2025" w:author="Hong Deng" w:date="2026-06-05T19:37:00Z" w16du:dateUtc="2026-06-05T11:37:00Z">
          <w:r w:rsidRPr="00AA11BD" w:rsidDel="00DC36D2">
            <w:rPr>
              <w:rFonts w:eastAsia="DengXian"/>
              <w:kern w:val="2"/>
            </w:rPr>
            <w:delText>ed</w:delText>
          </w:r>
        </w:del>
      </w:ins>
      <w:ins w:id="2026" w:author="Hong Deng" w:date="2026-06-05T18:17:00Z" w16du:dateUtc="2026-06-05T10:17:00Z">
        <w:r w:rsidR="0052799B">
          <w:rPr>
            <w:rFonts w:eastAsia="DengXian"/>
            <w:kern w:val="2"/>
          </w:rPr>
          <w:t xml:space="preserve">, so </w:t>
        </w:r>
      </w:ins>
      <w:ins w:id="2027" w:author="Hong Deng" w:date="2026-06-05T19:37:00Z" w16du:dateUtc="2026-06-05T11:37:00Z">
        <w:r w:rsidR="00DC36D2">
          <w:rPr>
            <w:rFonts w:eastAsia="DengXian"/>
            <w:kern w:val="2"/>
          </w:rPr>
          <w:t>subsequent error</w:t>
        </w:r>
      </w:ins>
      <w:ins w:id="2028" w:author="Hong Deng" w:date="2026-06-05T18:17:00Z" w16du:dateUtc="2026-06-05T10:17:00Z">
        <w:r w:rsidR="0052799B">
          <w:rPr>
            <w:rFonts w:eastAsia="DengXian"/>
            <w:kern w:val="2"/>
          </w:rPr>
          <w:t xml:space="preserve"> reduction </w:t>
        </w:r>
      </w:ins>
      <w:ins w:id="2029" w:author="Hong Deng" w:date="2026-06-05T19:37:00Z" w16du:dateUtc="2026-06-05T11:37:00Z">
        <w:r w:rsidR="00DC36D2">
          <w:rPr>
            <w:rFonts w:eastAsia="DengXian"/>
            <w:kern w:val="2"/>
          </w:rPr>
          <w:t>rests on</w:t>
        </w:r>
      </w:ins>
      <w:ins w:id="2030" w:author="Hong Deng" w:date="2026-06-05T18:18:00Z" w16du:dateUtc="2026-06-05T10:18:00Z">
        <w:r w:rsidR="00FC432B">
          <w:rPr>
            <w:rFonts w:eastAsia="DengXian"/>
            <w:kern w:val="2"/>
          </w:rPr>
          <w:t xml:space="preserve"> a thin</w:t>
        </w:r>
      </w:ins>
      <w:ins w:id="2031" w:author="Hong Deng" w:date="2026-06-05T19:37:00Z" w16du:dateUtc="2026-06-05T11:37:00Z">
        <w:r w:rsidR="00DC36D2">
          <w:rPr>
            <w:rFonts w:eastAsia="DengXian"/>
            <w:kern w:val="2"/>
          </w:rPr>
          <w:t xml:space="preserve">ner regulatory </w:t>
        </w:r>
      </w:ins>
      <w:ins w:id="2032" w:author="Hong Deng" w:date="2026-06-05T18:18:00Z" w16du:dateUtc="2026-06-05T10:18:00Z">
        <w:r w:rsidR="00FC432B">
          <w:rPr>
            <w:rFonts w:eastAsia="DengXian"/>
            <w:kern w:val="2"/>
          </w:rPr>
          <w:t>base</w:t>
        </w:r>
      </w:ins>
      <w:ins w:id="2033" w:author="Hong Deng [2]" w:date="2026-05-24T15:55:00Z" w16du:dateUtc="2026-05-24T07:55:00Z">
        <w:r w:rsidRPr="00AA11BD">
          <w:rPr>
            <w:rFonts w:eastAsia="DengXian"/>
            <w:kern w:val="2"/>
          </w:rPr>
          <w:t xml:space="preserve">. An error </w:t>
        </w:r>
      </w:ins>
      <w:ins w:id="2034" w:author="Hong Deng [2]" w:date="2026-05-24T16:10:00Z" w16du:dateUtc="2026-05-24T08:10:00Z">
        <w:del w:id="2035" w:author="Hong Deng" w:date="2026-06-05T20:03:00Z" w16du:dateUtc="2026-06-05T12:03:00Z">
          <w:r w:rsidR="000C4700" w:rsidDel="00B60774">
            <w:rPr>
              <w:rFonts w:eastAsia="DengXian" w:hint="eastAsia"/>
              <w:kern w:val="2"/>
            </w:rPr>
            <w:delText>prevention</w:delText>
          </w:r>
        </w:del>
      </w:ins>
      <w:ins w:id="2036" w:author="Hong Deng" w:date="2026-06-05T20:03:00Z" w16du:dateUtc="2026-06-05T12:03:00Z">
        <w:r w:rsidR="00B60774">
          <w:rPr>
            <w:rFonts w:eastAsia="DengXian"/>
            <w:kern w:val="2"/>
          </w:rPr>
          <w:t>aversion</w:t>
        </w:r>
      </w:ins>
      <w:ins w:id="2037" w:author="Hong Deng [2]" w:date="2026-05-24T15:55:00Z" w16du:dateUtc="2026-05-24T07:55:00Z">
        <w:r w:rsidRPr="00AA11BD">
          <w:rPr>
            <w:rFonts w:eastAsia="DengXian"/>
            <w:kern w:val="2"/>
          </w:rPr>
          <w:t xml:space="preserve"> culture</w:t>
        </w:r>
      </w:ins>
      <w:ins w:id="2038" w:author="Hong Deng [2]" w:date="2026-05-24T16:11:00Z" w16du:dateUtc="2026-05-24T08:11:00Z">
        <w:r w:rsidR="00995D5A">
          <w:rPr>
            <w:rFonts w:eastAsia="DengXian"/>
            <w:kern w:val="2"/>
          </w:rPr>
          <w:t>, therefore,</w:t>
        </w:r>
      </w:ins>
      <w:ins w:id="2039" w:author="Hong Deng [2]" w:date="2026-05-24T15:55:00Z" w16du:dateUtc="2026-05-24T07:55:00Z">
        <w:r w:rsidRPr="00AA11BD">
          <w:rPr>
            <w:rFonts w:eastAsia="DengXian"/>
            <w:kern w:val="2"/>
          </w:rPr>
          <w:t xml:space="preserve"> dampens the self-reinforcing acceleration of error reduction, flattening the downward curvature of the trajectory. </w:t>
        </w:r>
      </w:ins>
    </w:p>
    <w:p w14:paraId="15D914B5" w14:textId="147DC9B4" w:rsidR="00AA11BD" w:rsidRDefault="00AA11BD" w:rsidP="00910139">
      <w:pPr>
        <w:snapToGrid w:val="0"/>
        <w:spacing w:line="480" w:lineRule="auto"/>
        <w:ind w:firstLine="720"/>
        <w:rPr>
          <w:ins w:id="2040" w:author="Hong Deng [2]" w:date="2026-05-24T16:11:00Z" w16du:dateUtc="2026-05-24T08:11:00Z"/>
          <w:rFonts w:eastAsia="DengXian"/>
          <w:kern w:val="2"/>
        </w:rPr>
      </w:pPr>
      <w:ins w:id="2041" w:author="Hong Deng [2]" w:date="2026-05-24T15:55:00Z" w16du:dateUtc="2026-05-24T07:55:00Z">
        <w:r w:rsidRPr="00AA11BD">
          <w:rPr>
            <w:rFonts w:eastAsia="DengXian"/>
            <w:kern w:val="2"/>
          </w:rPr>
          <w:t xml:space="preserve">We </w:t>
        </w:r>
        <w:del w:id="2042" w:author="Hong Deng" w:date="2026-06-05T18:18:00Z" w16du:dateUtc="2026-06-05T10:18:00Z">
          <w:r w:rsidRPr="00AA11BD" w:rsidDel="00BF3100">
            <w:rPr>
              <w:rFonts w:eastAsia="DengXian"/>
              <w:kern w:val="2"/>
            </w:rPr>
            <w:delText>emphasize</w:delText>
          </w:r>
        </w:del>
      </w:ins>
      <w:ins w:id="2043" w:author="Hong Deng" w:date="2026-06-05T18:18:00Z" w16du:dateUtc="2026-06-05T10:18:00Z">
        <w:r w:rsidR="00BF3100">
          <w:rPr>
            <w:rFonts w:eastAsia="DengXian"/>
            <w:kern w:val="2"/>
          </w:rPr>
          <w:t>note</w:t>
        </w:r>
      </w:ins>
      <w:ins w:id="2044" w:author="Hong Deng [2]" w:date="2026-05-24T15:55:00Z" w16du:dateUtc="2026-05-24T07:55:00Z">
        <w:r w:rsidRPr="00AA11BD">
          <w:rPr>
            <w:rFonts w:eastAsia="DengXian"/>
            <w:kern w:val="2"/>
          </w:rPr>
          <w:t xml:space="preserve"> that this is a constraint on acceleration</w:t>
        </w:r>
        <w:del w:id="2045" w:author="Hong Deng" w:date="2026-06-05T18:28:00Z" w16du:dateUtc="2026-06-05T10:28:00Z">
          <w:r w:rsidRPr="00AA11BD" w:rsidDel="0050100E">
            <w:rPr>
              <w:rFonts w:eastAsia="DengXian"/>
              <w:kern w:val="2"/>
            </w:rPr>
            <w:delText xml:space="preserve"> rather than</w:delText>
          </w:r>
        </w:del>
      </w:ins>
      <w:ins w:id="2046" w:author="Hong Deng" w:date="2026-06-05T18:28:00Z" w16du:dateUtc="2026-06-05T10:28:00Z">
        <w:r w:rsidR="0050100E">
          <w:rPr>
            <w:rFonts w:eastAsia="DengXian"/>
            <w:kern w:val="2"/>
          </w:rPr>
          <w:t>, not</w:t>
        </w:r>
      </w:ins>
      <w:ins w:id="2047" w:author="Hong Deng [2]" w:date="2026-05-24T15:55:00Z" w16du:dateUtc="2026-05-24T07:55:00Z">
        <w:r w:rsidRPr="00AA11BD">
          <w:rPr>
            <w:rFonts w:eastAsia="DengXian"/>
            <w:kern w:val="2"/>
          </w:rPr>
          <w:t xml:space="preserve"> </w:t>
        </w:r>
      </w:ins>
      <w:ins w:id="2048" w:author="Hong Deng" w:date="2026-06-05T18:19:00Z" w16du:dateUtc="2026-06-05T10:19:00Z">
        <w:r w:rsidR="008A3CE6">
          <w:rPr>
            <w:rFonts w:eastAsia="DengXian"/>
            <w:kern w:val="2"/>
          </w:rPr>
          <w:t xml:space="preserve">a claim that errors fail to decline at all in this culture. Newcomers in </w:t>
        </w:r>
      </w:ins>
      <w:ins w:id="2049" w:author="Hong Deng [2]" w:date="2026-05-24T15:55:00Z" w16du:dateUtc="2026-05-24T07:55:00Z">
        <w:del w:id="2050" w:author="Hong Deng" w:date="2026-06-05T18:19:00Z" w16du:dateUtc="2026-06-05T10:19:00Z">
          <w:r w:rsidRPr="00AA11BD" w:rsidDel="00DE1796">
            <w:rPr>
              <w:rFonts w:eastAsia="DengXian"/>
              <w:kern w:val="2"/>
            </w:rPr>
            <w:delText>a reversal of decline: newcomers in such teams</w:delText>
          </w:r>
        </w:del>
      </w:ins>
      <w:ins w:id="2051" w:author="Hong Deng" w:date="2026-06-05T18:19:00Z" w16du:dateUtc="2026-06-05T10:19:00Z">
        <w:r w:rsidR="00DE1796">
          <w:rPr>
            <w:rFonts w:eastAsia="DengXian"/>
            <w:kern w:val="2"/>
          </w:rPr>
          <w:t>an error aversion culture</w:t>
        </w:r>
      </w:ins>
      <w:ins w:id="2052" w:author="Hong Deng [2]" w:date="2026-05-24T15:55:00Z" w16du:dateUtc="2026-05-24T07:55:00Z">
        <w:r w:rsidRPr="00AA11BD">
          <w:rPr>
            <w:rFonts w:eastAsia="DengXian"/>
            <w:kern w:val="2"/>
          </w:rPr>
          <w:t xml:space="preserve"> may still reduce their errors over time</w:t>
        </w:r>
      </w:ins>
      <w:ins w:id="2053" w:author="Hong Deng" w:date="2026-06-05T18:19:00Z" w16du:dateUtc="2026-06-05T10:19:00Z">
        <w:r w:rsidR="00DE1796">
          <w:rPr>
            <w:rFonts w:eastAsia="DengXian"/>
            <w:kern w:val="2"/>
          </w:rPr>
          <w:t xml:space="preserve"> through ordinary </w:t>
        </w:r>
      </w:ins>
      <w:ins w:id="2054" w:author="Hong Deng" w:date="2026-06-05T18:20:00Z" w16du:dateUtc="2026-06-05T10:20:00Z">
        <w:r w:rsidR="00DE1796">
          <w:rPr>
            <w:rFonts w:eastAsia="DengXian"/>
            <w:kern w:val="2"/>
          </w:rPr>
          <w:t>repetition</w:t>
        </w:r>
      </w:ins>
      <w:ins w:id="2055" w:author="Hong Deng" w:date="2026-06-05T18:19:00Z" w16du:dateUtc="2026-06-05T10:19:00Z">
        <w:r w:rsidR="00DE1796">
          <w:rPr>
            <w:rFonts w:eastAsia="DengXian"/>
            <w:kern w:val="2"/>
          </w:rPr>
          <w:t xml:space="preserve"> and external cor</w:t>
        </w:r>
      </w:ins>
      <w:ins w:id="2056" w:author="Hong Deng" w:date="2026-06-05T18:20:00Z" w16du:dateUtc="2026-06-05T10:20:00Z">
        <w:r w:rsidR="00DE1796">
          <w:rPr>
            <w:rFonts w:eastAsia="DengXian"/>
            <w:kern w:val="2"/>
          </w:rPr>
          <w:t>rection</w:t>
        </w:r>
        <w:r w:rsidR="005F4B89">
          <w:rPr>
            <w:rFonts w:eastAsia="DengXian"/>
            <w:kern w:val="2"/>
          </w:rPr>
          <w:t xml:space="preserve">. What this culture withholds is the momentum that turns early gains into progressively faster ones. </w:t>
        </w:r>
      </w:ins>
      <w:ins w:id="2057" w:author="Hong Deng [2]" w:date="2026-05-24T15:55:00Z" w16du:dateUtc="2026-05-24T07:55:00Z">
        <w:del w:id="2058" w:author="Hong Deng" w:date="2026-06-05T18:20:00Z" w16du:dateUtc="2026-06-05T10:20:00Z">
          <w:r w:rsidRPr="00AA11BD" w:rsidDel="005F4B89">
            <w:rPr>
              <w:rFonts w:eastAsia="DengXian"/>
              <w:kern w:val="2"/>
            </w:rPr>
            <w:delText>,</w:delText>
          </w:r>
        </w:del>
      </w:ins>
      <w:ins w:id="2059" w:author="Hong Deng" w:date="2026-06-05T18:27:00Z" w16du:dateUtc="2026-06-05T10:27:00Z">
        <w:r w:rsidR="0050100E">
          <w:rPr>
            <w:rFonts w:eastAsia="DengXian"/>
            <w:kern w:val="2"/>
          </w:rPr>
          <w:t>Therefore, team error aversion culture weak</w:t>
        </w:r>
      </w:ins>
      <w:ins w:id="2060" w:author="Hong Deng" w:date="2026-06-05T18:28:00Z" w16du:dateUtc="2026-06-05T10:28:00Z">
        <w:r w:rsidR="0050100E">
          <w:rPr>
            <w:rFonts w:eastAsia="DengXian"/>
            <w:kern w:val="2"/>
          </w:rPr>
          <w:t>ens the acceleration of newcomers’ action error reduction</w:t>
        </w:r>
      </w:ins>
      <w:ins w:id="2061" w:author="Hong Deng [2]" w:date="2026-05-24T15:55:00Z" w16du:dateUtc="2026-05-24T07:55:00Z">
        <w:del w:id="2062" w:author="Hong Deng" w:date="2026-06-05T18:27:00Z" w16du:dateUtc="2026-06-05T10:27:00Z">
          <w:r w:rsidRPr="00AA11BD" w:rsidDel="00D70FCB">
            <w:rPr>
              <w:rFonts w:eastAsia="DengXian"/>
              <w:kern w:val="2"/>
            </w:rPr>
            <w:delText xml:space="preserve"> but that reduction fails to </w:delText>
          </w:r>
        </w:del>
      </w:ins>
      <w:ins w:id="2063" w:author="Hong Deng [2]" w:date="2026-05-24T16:10:00Z" w16du:dateUtc="2026-05-24T08:10:00Z">
        <w:del w:id="2064" w:author="Hong Deng" w:date="2026-06-05T18:27:00Z" w16du:dateUtc="2026-06-05T10:27:00Z">
          <w:r w:rsidR="00995D5A" w:rsidDel="00D70FCB">
            <w:rPr>
              <w:rFonts w:eastAsia="DengXian"/>
              <w:kern w:val="2"/>
            </w:rPr>
            <w:delText>build the anticipated momentum</w:delText>
          </w:r>
        </w:del>
      </w:ins>
      <w:ins w:id="2065" w:author="Hong Deng [2]" w:date="2026-05-24T15:55:00Z" w16du:dateUtc="2026-05-24T07:55:00Z">
        <w:r w:rsidRPr="00AA11BD">
          <w:rPr>
            <w:rFonts w:eastAsia="DengXian"/>
            <w:kern w:val="2"/>
          </w:rPr>
          <w:t>.</w:t>
        </w:r>
      </w:ins>
    </w:p>
    <w:p w14:paraId="049BF2F9" w14:textId="30854089" w:rsidR="00995D5A" w:rsidRDefault="00995D5A" w:rsidP="00995D5A">
      <w:pPr>
        <w:snapToGrid w:val="0"/>
        <w:spacing w:line="480" w:lineRule="auto"/>
        <w:rPr>
          <w:ins w:id="2066" w:author="Hong Deng [2]" w:date="2026-05-24T16:11:00Z" w16du:dateUtc="2026-05-24T08:11:00Z"/>
          <w:rFonts w:eastAsia="DengXian"/>
          <w:i/>
          <w:kern w:val="2"/>
        </w:rPr>
      </w:pPr>
      <w:ins w:id="2067" w:author="Hong Deng [2]" w:date="2026-05-24T16:11:00Z" w16du:dateUtc="2026-05-24T08:11:00Z">
        <w:r>
          <w:rPr>
            <w:rFonts w:eastAsia="DengXian"/>
            <w:b/>
            <w:kern w:val="2"/>
          </w:rPr>
          <w:t xml:space="preserve">Hypothesis </w:t>
        </w:r>
        <w:del w:id="2068" w:author="Haiyang Liu" w:date="2026-05-24T23:24:00Z" w16du:dateUtc="2026-05-24T16:24:00Z">
          <w:r w:rsidDel="00182C81">
            <w:rPr>
              <w:rFonts w:eastAsia="DengXian"/>
              <w:b/>
              <w:kern w:val="2"/>
            </w:rPr>
            <w:delText>2</w:delText>
          </w:r>
        </w:del>
      </w:ins>
      <w:ins w:id="2069" w:author="Haiyang Liu" w:date="2026-05-24T23:24:00Z" w16du:dateUtc="2026-05-24T16:24:00Z">
        <w:del w:id="2070" w:author="Hong Deng" w:date="2026-06-05T18:29:00Z" w16du:dateUtc="2026-06-05T10:29:00Z">
          <w:r w:rsidR="00182C81" w:rsidDel="00A51724">
            <w:rPr>
              <w:rFonts w:eastAsia="DengXian"/>
              <w:b/>
              <w:kern w:val="2"/>
            </w:rPr>
            <w:delText>3</w:delText>
          </w:r>
        </w:del>
      </w:ins>
      <w:ins w:id="2071" w:author="Hong Deng" w:date="2026-06-05T18:29:00Z" w16du:dateUtc="2026-06-05T10:29:00Z">
        <w:r w:rsidR="00A51724">
          <w:rPr>
            <w:rFonts w:eastAsia="DengXian"/>
            <w:b/>
            <w:kern w:val="2"/>
          </w:rPr>
          <w:t>2</w:t>
        </w:r>
      </w:ins>
      <w:ins w:id="2072" w:author="Hong Deng [2]" w:date="2026-05-24T16:11:00Z" w16du:dateUtc="2026-05-24T08:11:00Z">
        <w:r>
          <w:rPr>
            <w:rFonts w:eastAsia="DengXian"/>
            <w:b/>
            <w:kern w:val="2"/>
          </w:rPr>
          <w:t>.</w:t>
        </w:r>
        <w:r>
          <w:rPr>
            <w:rFonts w:eastAsia="DengXian"/>
            <w:i/>
            <w:kern w:val="2"/>
          </w:rPr>
          <w:t xml:space="preserve"> Team error </w:t>
        </w:r>
        <w:r>
          <w:rPr>
            <w:rFonts w:eastAsia="DengXian" w:hint="eastAsia"/>
            <w:i/>
            <w:kern w:val="2"/>
          </w:rPr>
          <w:t>prevention</w:t>
        </w:r>
        <w:r>
          <w:rPr>
            <w:rFonts w:eastAsia="DengXian"/>
            <w:i/>
            <w:kern w:val="2"/>
          </w:rPr>
          <w:t xml:space="preserve"> culture </w:t>
        </w:r>
        <w:r w:rsidRPr="006367CB">
          <w:rPr>
            <w:rFonts w:eastAsia="DengXian"/>
            <w:i/>
            <w:kern w:val="2"/>
          </w:rPr>
          <w:t>decelerate</w:t>
        </w:r>
        <w:r>
          <w:rPr>
            <w:rFonts w:eastAsia="DengXian"/>
            <w:i/>
            <w:kern w:val="2"/>
          </w:rPr>
          <w:t xml:space="preserve">s newcomers’ action error reduction or is positively </w:t>
        </w:r>
        <w:r w:rsidRPr="006367CB">
          <w:rPr>
            <w:rFonts w:eastAsia="DengXian"/>
            <w:i/>
            <w:kern w:val="2"/>
          </w:rPr>
          <w:t xml:space="preserve">associated with </w:t>
        </w:r>
        <w:r>
          <w:rPr>
            <w:rFonts w:eastAsia="DengXian"/>
            <w:i/>
            <w:kern w:val="2"/>
          </w:rPr>
          <w:t>the curvature of</w:t>
        </w:r>
        <w:r w:rsidRPr="006367CB">
          <w:rPr>
            <w:rFonts w:eastAsia="DengXian"/>
            <w:i/>
            <w:kern w:val="2"/>
          </w:rPr>
          <w:t xml:space="preserve"> newcomers</w:t>
        </w:r>
        <w:r>
          <w:rPr>
            <w:rFonts w:eastAsia="DengXian"/>
            <w:i/>
            <w:kern w:val="2"/>
          </w:rPr>
          <w:t>’</w:t>
        </w:r>
        <w:r w:rsidRPr="006367CB">
          <w:rPr>
            <w:rFonts w:eastAsia="DengXian"/>
            <w:i/>
            <w:kern w:val="2"/>
          </w:rPr>
          <w:t xml:space="preserve"> error</w:t>
        </w:r>
        <w:r>
          <w:rPr>
            <w:rFonts w:eastAsia="DengXian"/>
            <w:i/>
            <w:kern w:val="2"/>
          </w:rPr>
          <w:t xml:space="preserve"> trajectory</w:t>
        </w:r>
        <w:r w:rsidRPr="006367CB">
          <w:rPr>
            <w:rFonts w:eastAsia="DengXian"/>
            <w:i/>
            <w:kern w:val="2"/>
          </w:rPr>
          <w:t xml:space="preserve"> over the onboarding period</w:t>
        </w:r>
        <w:r>
          <w:rPr>
            <w:rFonts w:eastAsia="DengXian"/>
            <w:i/>
            <w:kern w:val="2"/>
          </w:rPr>
          <w:t>.</w:t>
        </w:r>
      </w:ins>
    </w:p>
    <w:p w14:paraId="2E703284" w14:textId="38AAB7A1" w:rsidR="00E616EE" w:rsidRPr="00C27706" w:rsidDel="00995D5A" w:rsidRDefault="009C0C59" w:rsidP="00E616EE">
      <w:pPr>
        <w:snapToGrid w:val="0"/>
        <w:spacing w:line="480" w:lineRule="auto"/>
        <w:ind w:firstLine="720"/>
        <w:rPr>
          <w:del w:id="2073" w:author="Hong Deng [2]" w:date="2026-05-24T16:11:00Z" w16du:dateUtc="2026-05-24T08:11:00Z"/>
          <w:moveTo w:id="2074" w:author="Hong Deng [2]" w:date="2026-05-24T15:04:00Z" w16du:dateUtc="2026-05-24T07:04:00Z"/>
          <w:rFonts w:eastAsia="DengXian"/>
          <w:b/>
          <w:bCs/>
          <w:kern w:val="2"/>
          <w:rPrChange w:id="2075" w:author="Hong Deng" w:date="2026-06-05T20:04:00Z" w16du:dateUtc="2026-06-05T12:04:00Z">
            <w:rPr>
              <w:del w:id="2076" w:author="Hong Deng [2]" w:date="2026-05-24T16:11:00Z" w16du:dateUtc="2026-05-24T08:11:00Z"/>
              <w:moveTo w:id="2077" w:author="Hong Deng [2]" w:date="2026-05-24T15:04:00Z" w16du:dateUtc="2026-05-24T07:04:00Z"/>
              <w:rFonts w:eastAsia="DengXian"/>
              <w:kern w:val="2"/>
            </w:rPr>
          </w:rPrChange>
        </w:rPr>
      </w:pPr>
      <w:del w:id="2078" w:author="Hong Deng [2]" w:date="2026-05-24T15:51:00Z" w16du:dateUtc="2026-05-24T07:51:00Z">
        <w:r w:rsidRPr="00C27706" w:rsidDel="00AA11BD">
          <w:rPr>
            <w:rFonts w:eastAsia="DengXian"/>
            <w:b/>
            <w:bCs/>
            <w:kern w:val="2"/>
            <w:rPrChange w:id="2079" w:author="Hong Deng" w:date="2026-06-05T20:04:00Z" w16du:dateUtc="2026-06-05T12:04:00Z">
              <w:rPr>
                <w:rFonts w:eastAsia="DengXian"/>
                <w:kern w:val="2"/>
              </w:rPr>
            </w:rPrChange>
          </w:rPr>
          <w:lastRenderedPageBreak/>
          <w:delText xml:space="preserve">This mindset triggers deep-level changes in individuals, influencing not </w:delText>
        </w:r>
        <w:r w:rsidRPr="00C27706" w:rsidDel="00AA11BD">
          <w:rPr>
            <w:b/>
            <w:bCs/>
            <w:rPrChange w:id="2080" w:author="Hong Deng" w:date="2026-06-05T20:04:00Z" w16du:dateUtc="2026-06-05T12:04:00Z">
              <w:rPr/>
            </w:rPrChange>
          </w:rPr>
          <w:delText xml:space="preserve">just overt behavior but also cognitive responses to errors. </w:delText>
        </w:r>
        <w:r w:rsidRPr="00C27706" w:rsidDel="00AA11BD">
          <w:rPr>
            <w:rFonts w:eastAsia="DengXian"/>
            <w:b/>
            <w:bCs/>
            <w:kern w:val="2"/>
            <w:rPrChange w:id="2081" w:author="Hong Deng" w:date="2026-06-05T20:04:00Z" w16du:dateUtc="2026-06-05T12:04:00Z">
              <w:rPr>
                <w:rFonts w:eastAsia="DengXian"/>
                <w:kern w:val="2"/>
              </w:rPr>
            </w:rPrChange>
          </w:rPr>
          <w:delText xml:space="preserve">In an attempt to minimize errors, newcomers often constrain themselves to routine-level operations, deliberately avoiding more complex or novel approaches that might lead to mistakes. This self-imposed limitation to lower-level action regulation prevents the cognitive progression necessary for developing more sophisticated work strategies. </w:delText>
        </w:r>
      </w:del>
      <w:del w:id="2082" w:author="Hong Deng [2]" w:date="2026-05-24T16:11:00Z" w16du:dateUtc="2026-05-24T08:11:00Z">
        <w:r w:rsidRPr="00C27706" w:rsidDel="00995D5A">
          <w:rPr>
            <w:rFonts w:eastAsia="DengXian"/>
            <w:b/>
            <w:bCs/>
            <w:kern w:val="2"/>
            <w:rPrChange w:id="2083" w:author="Hong Deng" w:date="2026-06-05T20:04:00Z" w16du:dateUtc="2026-06-05T12:04:00Z">
              <w:rPr>
                <w:rFonts w:eastAsia="DengXian"/>
                <w:kern w:val="2"/>
              </w:rPr>
            </w:rPrChange>
          </w:rPr>
          <w:delText xml:space="preserve">Moreover, when errors inevitably occur, their prevention-focused mindset further inhibits learning and growth. Activities such as reflections, exploration, and experimentation, which could have followed the occurrence of errors in theory and result in error reduction, are in direct conflict with such an approach </w:delText>
        </w:r>
        <w:r w:rsidRPr="00C27706" w:rsidDel="00995D5A">
          <w:rPr>
            <w:rFonts w:eastAsia="DengXian"/>
            <w:b/>
            <w:bCs/>
            <w:kern w:val="2"/>
            <w:rPrChange w:id="2084" w:author="Hong Deng" w:date="2026-06-05T20:04:00Z" w16du:dateUtc="2026-06-05T12:04:00Z">
              <w:rPr>
                <w:rFonts w:eastAsia="DengXian"/>
                <w:kern w:val="2"/>
              </w:rPr>
            </w:rPrChange>
          </w:rPr>
          <w:fldChar w:fldCharType="begin"/>
        </w:r>
        <w:r w:rsidR="004D4678" w:rsidRPr="00C27706" w:rsidDel="00995D5A">
          <w:rPr>
            <w:rFonts w:eastAsia="DengXian"/>
            <w:b/>
            <w:bCs/>
            <w:kern w:val="2"/>
            <w:rPrChange w:id="2085" w:author="Hong Deng" w:date="2026-06-05T20:04:00Z" w16du:dateUtc="2026-06-05T12:04:00Z">
              <w:rPr>
                <w:rFonts w:eastAsia="DengXian"/>
                <w:kern w:val="2"/>
              </w:rPr>
            </w:rPrChange>
          </w:rPr>
          <w:delInstrText xml:space="preserve"> ADDIN EN.CITE &lt;EndNote&gt;&lt;Cite&gt;&lt;Author&gt;Van Dyck&lt;/Author&gt;&lt;Year&gt;2005&lt;/Year&gt;&lt;RecNum&gt;16&lt;/RecNum&gt;&lt;DisplayText&gt;(Van Dyck et al. 2005, Van Dyck et al. 2010)&lt;/DisplayText&gt;&lt;record&gt;&lt;rec-number&gt;16&lt;/rec-number&gt;&lt;foreign-keys&gt;&lt;key app="EN" db-id="dtfvx5dd9wzs0re0zrmve9tj9p5fwat5spas" timestamp="1710914558"&gt;16&lt;/key&gt;&lt;/foreign-keys&gt;&lt;ref-type name="Journal Article"&gt;17&lt;/ref-type&gt;&lt;contributors&gt;&lt;authors&gt;&lt;author&gt;Van Dyck, Cathy&lt;/author&gt;&lt;author&gt;Frese, Michael&lt;/author&gt;&lt;author&gt;Baer, Markus&lt;/author&gt;&lt;author&gt;Sonnentag, Sabine&lt;/author&gt;&lt;/authors&gt;&lt;/contributors&gt;&lt;titles&gt;&lt;title&gt;Organizational error management culture and its impact on performance: a two-study replication&lt;/title&gt;&lt;secondary-title&gt;Journal of applied psychology&lt;/secondary-title&gt;&lt;/titles&gt;&lt;periodical&gt;&lt;full-title&gt;Journal of Applied Psychology&lt;/full-title&gt;&lt;/periodical&gt;&lt;pages&gt;1228&lt;/pages&gt;&lt;volume&gt;90&lt;/volume&gt;&lt;number&gt;6&lt;/number&gt;&lt;dates&gt;&lt;year&gt;2005&lt;/year&gt;&lt;/dates&gt;&lt;isbn&gt;1939-1854&lt;/isbn&gt;&lt;urls&gt;&lt;/urls&gt;&lt;/record&gt;&lt;/Cite&gt;&lt;Cite&gt;&lt;Author&gt;Van Dyck&lt;/Author&gt;&lt;Year&gt;2010&lt;/Year&gt;&lt;RecNum&gt;21&lt;/RecNum&gt;&lt;record&gt;&lt;rec-number&gt;21&lt;/rec-number&gt;&lt;foreign-keys&gt;&lt;key app="EN" db-id="dtfvx5dd9wzs0re0zrmve9tj9p5fwat5spas" timestamp="1710922495"&gt;21&lt;/key&gt;&lt;/foreign-keys&gt;&lt;ref-type name="Journal Article"&gt;17&lt;/ref-type&gt;&lt;contributors&gt;&lt;authors&gt;&lt;author&gt;Van Dyck, Cathy&lt;/author&gt;&lt;author&gt;Van Hooft, Edwin&lt;/author&gt;&lt;author&gt;De Gilder, Dick&lt;/author&gt;&lt;author&gt;Liesveld, Lillian&lt;/author&gt;&lt;/authors&gt;&lt;/contributors&gt;&lt;titles&gt;&lt;title&gt;Proximal antecedents and correlates of adopted error approach: A self-regulatory perspective&lt;/title&gt;&lt;secondary-title&gt;The Journal of social psychology&lt;/secondary-title&gt;&lt;/titles&gt;&lt;periodical&gt;&lt;full-title&gt;The Journal of social psychology&lt;/full-title&gt;&lt;/periodical&gt;&lt;pages&gt;428-451&lt;/pages&gt;&lt;volume&gt;150&lt;/volume&gt;&lt;number&gt;5&lt;/number&gt;&lt;dates&gt;&lt;year&gt;2010&lt;/year&gt;&lt;/dates&gt;&lt;isbn&gt;0022-4545&lt;/isbn&gt;&lt;urls&gt;&lt;/urls&gt;&lt;/record&gt;&lt;/Cite&gt;&lt;/EndNote&gt;</w:delInstrText>
        </w:r>
        <w:r w:rsidRPr="00C27706" w:rsidDel="00995D5A">
          <w:rPr>
            <w:rFonts w:eastAsia="DengXian"/>
            <w:b/>
            <w:bCs/>
            <w:kern w:val="2"/>
            <w:rPrChange w:id="2086" w:author="Hong Deng" w:date="2026-06-05T20:04:00Z" w16du:dateUtc="2026-06-05T12:04:00Z">
              <w:rPr>
                <w:rFonts w:eastAsia="DengXian"/>
                <w:kern w:val="2"/>
              </w:rPr>
            </w:rPrChange>
          </w:rPr>
          <w:fldChar w:fldCharType="separate"/>
        </w:r>
        <w:r w:rsidRPr="00C27706" w:rsidDel="00995D5A">
          <w:rPr>
            <w:rFonts w:eastAsia="DengXian"/>
            <w:b/>
            <w:bCs/>
            <w:noProof/>
            <w:kern w:val="2"/>
            <w:rPrChange w:id="2087" w:author="Hong Deng" w:date="2026-06-05T20:04:00Z" w16du:dateUtc="2026-06-05T12:04:00Z">
              <w:rPr>
                <w:rFonts w:eastAsia="DengXian"/>
                <w:noProof/>
                <w:kern w:val="2"/>
              </w:rPr>
            </w:rPrChange>
          </w:rPr>
          <w:delText>(Van Dyck et al. 2005, Van Dyck et al. 2010)</w:delText>
        </w:r>
        <w:r w:rsidRPr="00C27706" w:rsidDel="00995D5A">
          <w:rPr>
            <w:rFonts w:eastAsia="DengXian"/>
            <w:b/>
            <w:bCs/>
            <w:kern w:val="2"/>
            <w:rPrChange w:id="2088" w:author="Hong Deng" w:date="2026-06-05T20:04:00Z" w16du:dateUtc="2026-06-05T12:04:00Z">
              <w:rPr>
                <w:rFonts w:eastAsia="DengXian"/>
                <w:kern w:val="2"/>
              </w:rPr>
            </w:rPrChange>
          </w:rPr>
          <w:fldChar w:fldCharType="end"/>
        </w:r>
        <w:r w:rsidRPr="00C27706" w:rsidDel="00995D5A">
          <w:rPr>
            <w:rFonts w:eastAsia="DengXian"/>
            <w:b/>
            <w:bCs/>
            <w:kern w:val="2"/>
            <w:rPrChange w:id="2089" w:author="Hong Deng" w:date="2026-06-05T20:04:00Z" w16du:dateUtc="2026-06-05T12:04:00Z">
              <w:rPr>
                <w:rFonts w:eastAsia="DengXian"/>
                <w:kern w:val="2"/>
              </w:rPr>
            </w:rPrChange>
          </w:rPr>
          <w:delText xml:space="preserve">. Instead of addressing errors directly, newcomers holding this mindset tend to adopt an overly cautious and conservative approach, focusing on avoiding or covering mistakes rather than learning from them. This defensive posture shifts newcomers’ attention inward, causing newcomers to dwell on self-consciousness and distress, draining cognitive resources that could otherwise be used for corrective actions to reduce future errors </w:delText>
        </w:r>
        <w:r w:rsidRPr="00C27706" w:rsidDel="00995D5A">
          <w:rPr>
            <w:rFonts w:eastAsia="DengXian"/>
            <w:b/>
            <w:bCs/>
            <w:kern w:val="2"/>
            <w:rPrChange w:id="2090" w:author="Hong Deng" w:date="2026-06-05T20:04:00Z" w16du:dateUtc="2026-06-05T12:04:00Z">
              <w:rPr>
                <w:rFonts w:eastAsia="DengXian"/>
                <w:kern w:val="2"/>
              </w:rPr>
            </w:rPrChange>
          </w:rPr>
          <w:fldChar w:fldCharType="begin"/>
        </w:r>
        <w:r w:rsidRPr="00C27706" w:rsidDel="00995D5A">
          <w:rPr>
            <w:rFonts w:eastAsia="DengXian"/>
            <w:b/>
            <w:bCs/>
            <w:kern w:val="2"/>
            <w:rPrChange w:id="2091" w:author="Hong Deng" w:date="2026-06-05T20:04:00Z" w16du:dateUtc="2026-06-05T12:04:00Z">
              <w:rPr>
                <w:rFonts w:eastAsia="DengXian"/>
                <w:kern w:val="2"/>
              </w:rPr>
            </w:rPrChange>
          </w:rPr>
          <w:delInstrText xml:space="preserve"> ADDIN EN.CITE &lt;EndNote&gt;&lt;Cite&gt;&lt;Author&gt;Van Dyck&lt;/Author&gt;&lt;Year&gt;2010&lt;/Year&gt;&lt;RecNum&gt;21&lt;/RecNum&gt;&lt;DisplayText&gt;(Van Dyck et al. 2010, Loh et al. 2013)&lt;/DisplayText&gt;&lt;record&gt;&lt;rec-number&gt;21&lt;/rec-number&gt;&lt;foreign-keys&gt;&lt;key app="EN" db-id="dtfvx5dd9wzs0re0zrmve9tj9p5fwat5spas" timestamp="1710922495"&gt;21&lt;/key&gt;&lt;/foreign-keys&gt;&lt;ref-type name="Journal Article"&gt;17&lt;/ref-type&gt;&lt;contributors&gt;&lt;authors&gt;&lt;author&gt;Van Dyck, Cathy&lt;/author&gt;&lt;author&gt;Van Hooft, Edwin&lt;/author&gt;&lt;author&gt;De Gilder, Dick&lt;/author&gt;&lt;author&gt;Liesveld, Lillian&lt;/author&gt;&lt;/authors&gt;&lt;/contributors&gt;&lt;titles&gt;&lt;title&gt;Proximal antecedents and correlates of adopted error approach: A self-regulatory perspective&lt;/title&gt;&lt;secondary-title&gt;The Journal of social psychology&lt;/secondary-title&gt;&lt;/titles&gt;&lt;periodical&gt;&lt;full-title&gt;The Journal of social psychology&lt;/full-title&gt;&lt;/periodical&gt;&lt;pages&gt;428-451&lt;/pages&gt;&lt;volume&gt;150&lt;/volume&gt;&lt;number&gt;5&lt;/number&gt;&lt;dates&gt;&lt;year&gt;2010&lt;/year&gt;&lt;/dates&gt;&lt;isbn&gt;0022-4545&lt;/isbn&gt;&lt;urls&gt;&lt;/urls&gt;&lt;/record&gt;&lt;/Cite&gt;&lt;Cite&gt;&lt;Author&gt;Loh&lt;/Author&gt;&lt;Year&gt;2013&lt;/Year&gt;&lt;RecNum&gt;56&lt;/RecNum&gt;&lt;record&gt;&lt;rec-number&gt;56&lt;/rec-number&gt;&lt;foreign-keys&gt;&lt;key app="EN" db-id="dtfvx5dd9wzs0re0zrmve9tj9p5fwat5spas" timestamp="1711973054"&gt;56&lt;/key&gt;&lt;/foreign-keys&gt;&lt;ref-type name="Journal Article"&gt;17&lt;/ref-type&gt;&lt;contributors&gt;&lt;authors&gt;&lt;author&gt;Loh, Vanessa&lt;/author&gt;&lt;author&gt;Andrews, Sally&lt;/author&gt;&lt;author&gt;Hesketh, Beryl&lt;/author&gt;&lt;author&gt;Griffin, Barbara&lt;/author&gt;&lt;/authors&gt;&lt;/contributors&gt;&lt;titles&gt;&lt;title&gt;The moderating effect of individual differences in error-management training: who learns from mistakes?&lt;/title&gt;&lt;secondary-title&gt;Human factors&lt;/secondary-title&gt;&lt;/titles&gt;&lt;periodical&gt;&lt;full-title&gt;Human factors&lt;/full-title&gt;&lt;/periodical&gt;&lt;pages&gt;435-448&lt;/pages&gt;&lt;volume&gt;55&lt;/volume&gt;&lt;number&gt;2&lt;/number&gt;&lt;dates&gt;&lt;year&gt;2013&lt;/year&gt;&lt;/dates&gt;&lt;isbn&gt;0018-7208&lt;/isbn&gt;&lt;urls&gt;&lt;/urls&gt;&lt;/record&gt;&lt;/Cite&gt;&lt;/EndNote&gt;</w:delInstrText>
        </w:r>
        <w:r w:rsidRPr="00C27706" w:rsidDel="00995D5A">
          <w:rPr>
            <w:rFonts w:eastAsia="DengXian"/>
            <w:b/>
            <w:bCs/>
            <w:kern w:val="2"/>
            <w:rPrChange w:id="2092" w:author="Hong Deng" w:date="2026-06-05T20:04:00Z" w16du:dateUtc="2026-06-05T12:04:00Z">
              <w:rPr>
                <w:rFonts w:eastAsia="DengXian"/>
                <w:kern w:val="2"/>
              </w:rPr>
            </w:rPrChange>
          </w:rPr>
          <w:fldChar w:fldCharType="separate"/>
        </w:r>
        <w:r w:rsidRPr="00C27706" w:rsidDel="00995D5A">
          <w:rPr>
            <w:rFonts w:eastAsia="DengXian"/>
            <w:b/>
            <w:bCs/>
            <w:kern w:val="2"/>
            <w:rPrChange w:id="2093" w:author="Hong Deng" w:date="2026-06-05T20:04:00Z" w16du:dateUtc="2026-06-05T12:04:00Z">
              <w:rPr>
                <w:rFonts w:eastAsia="DengXian"/>
                <w:kern w:val="2"/>
              </w:rPr>
            </w:rPrChange>
          </w:rPr>
          <w:delText>(Van Dyck et al. 2010, Loh et al. 2013)</w:delText>
        </w:r>
        <w:r w:rsidRPr="00C27706" w:rsidDel="00995D5A">
          <w:rPr>
            <w:rFonts w:eastAsia="DengXian"/>
            <w:b/>
            <w:bCs/>
            <w:kern w:val="2"/>
            <w:rPrChange w:id="2094" w:author="Hong Deng" w:date="2026-06-05T20:04:00Z" w16du:dateUtc="2026-06-05T12:04:00Z">
              <w:rPr>
                <w:rFonts w:eastAsia="DengXian"/>
                <w:kern w:val="2"/>
              </w:rPr>
            </w:rPrChange>
          </w:rPr>
          <w:fldChar w:fldCharType="end"/>
        </w:r>
        <w:r w:rsidRPr="00C27706" w:rsidDel="00995D5A">
          <w:rPr>
            <w:rFonts w:eastAsia="DengXian"/>
            <w:b/>
            <w:bCs/>
            <w:kern w:val="2"/>
            <w:rPrChange w:id="2095" w:author="Hong Deng" w:date="2026-06-05T20:04:00Z" w16du:dateUtc="2026-06-05T12:04:00Z">
              <w:rPr>
                <w:rFonts w:eastAsia="DengXian"/>
                <w:kern w:val="2"/>
              </w:rPr>
            </w:rPrChange>
          </w:rPr>
          <w:delText xml:space="preserve">. Without these essential developmental processes, newcomers perceiving an error prevention approach are often unable to learn and trial enough during the onboarding stages. Unlike those perceiving an error management approach, these newcomers may “fuss” over errors but not “focus” on learning, resulting in a slower error reduction rate. Based on these arguments, we hypothesize: </w:delText>
        </w:r>
      </w:del>
      <w:moveToRangeStart w:id="2096" w:author="Hong Deng [2]" w:date="2026-05-24T15:04:00Z" w:name="move230527512"/>
      <w:moveTo w:id="2097" w:author="Hong Deng [2]" w:date="2026-05-24T15:04:00Z" w16du:dateUtc="2026-05-24T07:04:00Z">
        <w:del w:id="2098" w:author="Hong Deng [2]" w:date="2026-05-24T16:11:00Z" w16du:dateUtc="2026-05-24T08:11:00Z">
          <w:r w:rsidR="00E616EE" w:rsidRPr="00C27706" w:rsidDel="00995D5A">
            <w:rPr>
              <w:rFonts w:eastAsia="DengXian"/>
              <w:b/>
              <w:bCs/>
              <w:kern w:val="2"/>
              <w:rPrChange w:id="2099" w:author="Hong Deng" w:date="2026-06-05T20:04:00Z" w16du:dateUtc="2026-06-05T12:04:00Z">
                <w:rPr>
                  <w:rFonts w:eastAsia="DengXian"/>
                  <w:kern w:val="2"/>
                </w:rPr>
              </w:rPrChange>
            </w:rPr>
            <w:delText xml:space="preserve">In the current research, we posit that when newcomers perceive their team as adopting an error management approach, they are more likely to reduce errors quickly, irrespective of their initial error levels. In this context, error reduction represents a tangible </w:delText>
          </w:r>
          <w:r w:rsidR="00E616EE" w:rsidRPr="00C27706" w:rsidDel="00995D5A">
            <w:rPr>
              <w:b/>
              <w:bCs/>
              <w:rPrChange w:id="2100" w:author="Hong Deng" w:date="2026-06-05T20:04:00Z" w16du:dateUtc="2026-06-05T12:04:00Z">
                <w:rPr/>
              </w:rPrChange>
            </w:rPr>
            <w:delText xml:space="preserve">indicator </w:delText>
          </w:r>
          <w:r w:rsidR="00E616EE" w:rsidRPr="00C27706" w:rsidDel="00995D5A">
            <w:rPr>
              <w:rFonts w:eastAsia="DengXian"/>
              <w:b/>
              <w:bCs/>
              <w:kern w:val="2"/>
              <w:rPrChange w:id="2101" w:author="Hong Deng" w:date="2026-06-05T20:04:00Z" w16du:dateUtc="2026-06-05T12:04:00Z">
                <w:rPr>
                  <w:rFonts w:eastAsia="DengXian"/>
                  <w:kern w:val="2"/>
                </w:rPr>
              </w:rPrChange>
            </w:rPr>
            <w:delText>of successful action regulations (i.e., learning and adaptation). Notably, while initial error levels may differ remarkedly among newcomers due to factors such as past experience or familiarity with the task</w:delText>
          </w:r>
          <w:r w:rsidR="00E616EE" w:rsidRPr="00C27706" w:rsidDel="00995D5A">
            <w:rPr>
              <w:b/>
              <w:bCs/>
              <w:rPrChange w:id="2102" w:author="Hong Deng" w:date="2026-06-05T20:04:00Z" w16du:dateUtc="2026-06-05T12:04:00Z">
                <w:rPr/>
              </w:rPrChange>
            </w:rPr>
            <w:delText xml:space="preserve">, </w:delText>
          </w:r>
          <w:r w:rsidR="00E616EE" w:rsidRPr="00C27706" w:rsidDel="00995D5A">
            <w:rPr>
              <w:rFonts w:eastAsia="DengXian"/>
              <w:b/>
              <w:bCs/>
              <w:kern w:val="2"/>
              <w:rPrChange w:id="2103" w:author="Hong Deng" w:date="2026-06-05T20:04:00Z" w16du:dateUtc="2026-06-05T12:04:00Z">
                <w:rPr>
                  <w:rFonts w:eastAsia="DengXian"/>
                  <w:kern w:val="2"/>
                </w:rPr>
              </w:rPrChange>
            </w:rPr>
            <w:delText xml:space="preserve">these starting differences are unlikely to fully capture true potential or long-term learning success (Johnson et al., 2013; Keith &amp; Frese, 2008). </w:delText>
          </w:r>
          <w:r w:rsidR="00E616EE" w:rsidRPr="00C27706" w:rsidDel="00995D5A">
            <w:rPr>
              <w:b/>
              <w:bCs/>
              <w:rPrChange w:id="2104" w:author="Hong Deng" w:date="2026-06-05T20:04:00Z" w16du:dateUtc="2026-06-05T12:04:00Z">
                <w:rPr/>
              </w:rPrChange>
            </w:rPr>
            <w:delText xml:space="preserve">Instead, </w:delText>
          </w:r>
          <w:r w:rsidR="00E616EE" w:rsidRPr="00C27706" w:rsidDel="00995D5A">
            <w:rPr>
              <w:rFonts w:eastAsia="DengXian"/>
              <w:b/>
              <w:bCs/>
              <w:kern w:val="2"/>
              <w:rPrChange w:id="2105" w:author="Hong Deng" w:date="2026-06-05T20:04:00Z" w16du:dateUtc="2026-06-05T12:04:00Z">
                <w:rPr>
                  <w:rFonts w:eastAsia="DengXian"/>
                  <w:kern w:val="2"/>
                </w:rPr>
              </w:rPrChange>
            </w:rPr>
            <w:delText xml:space="preserve">the velocity of error reduction—the rate at which newcomers learn and improve over time—serves as a more meaningful measure of adaptive success, consistent with the broader self-regulation literature </w:delText>
          </w:r>
          <w:r w:rsidR="00E616EE" w:rsidRPr="00C27706" w:rsidDel="00995D5A">
            <w:rPr>
              <w:rFonts w:eastAsia="DengXian"/>
              <w:b/>
              <w:bCs/>
              <w:kern w:val="2"/>
              <w:rPrChange w:id="2106" w:author="Hong Deng" w:date="2026-06-05T20:04:00Z" w16du:dateUtc="2026-06-05T12:04:00Z">
                <w:rPr>
                  <w:rFonts w:eastAsia="DengXian"/>
                  <w:kern w:val="2"/>
                </w:rPr>
              </w:rPrChange>
            </w:rPr>
            <w:fldChar w:fldCharType="begin"/>
          </w:r>
          <w:r w:rsidR="00E616EE" w:rsidRPr="00C27706" w:rsidDel="00995D5A">
            <w:rPr>
              <w:rFonts w:eastAsia="DengXian"/>
              <w:b/>
              <w:bCs/>
              <w:kern w:val="2"/>
              <w:rPrChange w:id="2107" w:author="Hong Deng" w:date="2026-06-05T20:04:00Z" w16du:dateUtc="2026-06-05T12:04:00Z">
                <w:rPr>
                  <w:rFonts w:eastAsia="DengXian"/>
                  <w:kern w:val="2"/>
                </w:rPr>
              </w:rPrChange>
            </w:rPr>
            <w:delInstrText xml:space="preserve"> ADDIN EN.CITE &lt;EndNote&gt;&lt;Cite&gt;&lt;Author&gt;Johnson&lt;/Author&gt;&lt;Year&gt;2013&lt;/Year&gt;&lt;RecNum&gt;29&lt;/RecNum&gt;&lt;DisplayText&gt;(Johnson et al. 2013)&lt;/DisplayText&gt;&lt;record&gt;&lt;rec-number&gt;29&lt;/rec-number&gt;&lt;foreign-keys&gt;&lt;key app="EN" db-id="dtfvx5dd9wzs0re0zrmve9tj9p5fwat5spas" timestamp="1711616189"&gt;29&lt;/key&gt;&lt;/foreign-keys&gt;&lt;ref-type name="Journal Article"&gt;17&lt;/ref-type&gt;&lt;contributors&gt;&lt;authors&gt;&lt;author&gt;Johnson, Russell E&lt;/author&gt;&lt;author&gt;Howe, Michael&lt;/author&gt;&lt;author&gt;Chang, Chu-Hsiang&lt;/author&gt;&lt;/authors&gt;&lt;/contributors&gt;&lt;titles&gt;&lt;title&gt;The importance of velocity, or why speed may matter more than distance&lt;/title&gt;&lt;secondary-title&gt;Organizational Psychology Review&lt;/secondary-title&gt;&lt;/titles&gt;&lt;periodical&gt;&lt;full-title&gt;Organizational Psychology Review&lt;/full-title&gt;&lt;/periodical&gt;&lt;pages&gt;62-85&lt;/pages&gt;&lt;volume&gt;3&lt;/volume&gt;&lt;number&gt;1&lt;/number&gt;&lt;dates&gt;&lt;year&gt;2013&lt;/year&gt;&lt;/dates&gt;&lt;isbn&gt;2041-3866&lt;/isbn&gt;&lt;urls&gt;&lt;/urls&gt;&lt;/record&gt;&lt;/Cite&gt;&lt;/EndNote&gt;</w:delInstrText>
          </w:r>
          <w:r w:rsidR="00E616EE" w:rsidRPr="00C27706" w:rsidDel="00995D5A">
            <w:rPr>
              <w:rFonts w:eastAsia="DengXian"/>
              <w:b/>
              <w:bCs/>
              <w:kern w:val="2"/>
              <w:rPrChange w:id="2108" w:author="Hong Deng" w:date="2026-06-05T20:04:00Z" w16du:dateUtc="2026-06-05T12:04:00Z">
                <w:rPr>
                  <w:rFonts w:eastAsia="DengXian"/>
                  <w:kern w:val="2"/>
                </w:rPr>
              </w:rPrChange>
            </w:rPr>
            <w:fldChar w:fldCharType="separate"/>
          </w:r>
          <w:r w:rsidR="00E616EE" w:rsidRPr="00C27706" w:rsidDel="00995D5A">
            <w:rPr>
              <w:rFonts w:eastAsia="DengXian"/>
              <w:b/>
              <w:bCs/>
              <w:kern w:val="2"/>
              <w:rPrChange w:id="2109" w:author="Hong Deng" w:date="2026-06-05T20:04:00Z" w16du:dateUtc="2026-06-05T12:04:00Z">
                <w:rPr>
                  <w:rFonts w:eastAsia="DengXian"/>
                  <w:kern w:val="2"/>
                </w:rPr>
              </w:rPrChange>
            </w:rPr>
            <w:delText>(Johnson et al. 2013)</w:delText>
          </w:r>
          <w:r w:rsidR="00E616EE" w:rsidRPr="00C27706" w:rsidDel="00995D5A">
            <w:rPr>
              <w:rFonts w:eastAsia="DengXian"/>
              <w:b/>
              <w:bCs/>
              <w:kern w:val="2"/>
              <w:rPrChange w:id="2110" w:author="Hong Deng" w:date="2026-06-05T20:04:00Z" w16du:dateUtc="2026-06-05T12:04:00Z">
                <w:rPr>
                  <w:rFonts w:eastAsia="DengXian"/>
                  <w:kern w:val="2"/>
                </w:rPr>
              </w:rPrChange>
            </w:rPr>
            <w:fldChar w:fldCharType="end"/>
          </w:r>
          <w:r w:rsidR="00E616EE" w:rsidRPr="00C27706" w:rsidDel="00995D5A">
            <w:rPr>
              <w:rFonts w:eastAsia="DengXian"/>
              <w:b/>
              <w:bCs/>
              <w:kern w:val="2"/>
              <w:rPrChange w:id="2111" w:author="Hong Deng" w:date="2026-06-05T20:04:00Z" w16du:dateUtc="2026-06-05T12:04:00Z">
                <w:rPr>
                  <w:rFonts w:eastAsia="DengXian"/>
                  <w:kern w:val="2"/>
                </w:rPr>
              </w:rPrChange>
            </w:rPr>
            <w:delText xml:space="preserve">. </w:delText>
          </w:r>
        </w:del>
      </w:moveTo>
    </w:p>
    <w:moveToRangeEnd w:id="2096"/>
    <w:p w14:paraId="62B75622" w14:textId="39C128FF" w:rsidR="00E616EE" w:rsidRPr="00C27706" w:rsidDel="00FE5C8B" w:rsidRDefault="00E616EE">
      <w:pPr>
        <w:snapToGrid w:val="0"/>
        <w:spacing w:line="480" w:lineRule="auto"/>
        <w:ind w:firstLine="720"/>
        <w:rPr>
          <w:del w:id="2112" w:author="Hong Deng [2]" w:date="2026-05-24T16:21:00Z" w16du:dateUtc="2026-05-24T08:21:00Z"/>
          <w:rFonts w:eastAsia="DengXian"/>
          <w:b/>
          <w:bCs/>
          <w:kern w:val="2"/>
          <w:rPrChange w:id="2113" w:author="Hong Deng" w:date="2026-06-05T20:04:00Z" w16du:dateUtc="2026-06-05T12:04:00Z">
            <w:rPr>
              <w:del w:id="2114" w:author="Hong Deng [2]" w:date="2026-05-24T16:21:00Z" w16du:dateUtc="2026-05-24T08:21:00Z"/>
              <w:rFonts w:eastAsia="DengXian"/>
              <w:kern w:val="2"/>
            </w:rPr>
          </w:rPrChange>
        </w:rPr>
      </w:pPr>
    </w:p>
    <w:p w14:paraId="777D3E63" w14:textId="131EBCCE" w:rsidR="009458CE" w:rsidRPr="00C27706" w:rsidDel="00A37227" w:rsidRDefault="009C0C59" w:rsidP="006367CB">
      <w:pPr>
        <w:snapToGrid w:val="0"/>
        <w:spacing w:line="480" w:lineRule="auto"/>
        <w:rPr>
          <w:del w:id="2115" w:author="Hong Deng [2]" w:date="2026-05-24T15:41:00Z" w16du:dateUtc="2026-05-24T07:41:00Z"/>
          <w:rFonts w:eastAsia="DengXian"/>
          <w:b/>
          <w:bCs/>
          <w:i/>
          <w:kern w:val="2"/>
          <w:rPrChange w:id="2116" w:author="Hong Deng" w:date="2026-06-05T20:04:00Z" w16du:dateUtc="2026-06-05T12:04:00Z">
            <w:rPr>
              <w:del w:id="2117" w:author="Hong Deng [2]" w:date="2026-05-24T15:41:00Z" w16du:dateUtc="2026-05-24T07:41:00Z"/>
              <w:rFonts w:eastAsia="DengXian"/>
              <w:i/>
              <w:kern w:val="2"/>
            </w:rPr>
          </w:rPrChange>
        </w:rPr>
      </w:pPr>
      <w:commentRangeStart w:id="2118"/>
      <w:del w:id="2119" w:author="Hong Deng [2]" w:date="2026-05-24T15:41:00Z" w16du:dateUtc="2026-05-24T07:41:00Z">
        <w:r w:rsidRPr="00C27706" w:rsidDel="00A37227">
          <w:rPr>
            <w:rFonts w:eastAsia="DengXian"/>
            <w:b/>
            <w:bCs/>
            <w:kern w:val="2"/>
          </w:rPr>
          <w:delText>Hypothesis 1.</w:delText>
        </w:r>
        <w:r w:rsidRPr="00C27706" w:rsidDel="00A37227">
          <w:rPr>
            <w:rFonts w:eastAsia="DengXian"/>
            <w:b/>
            <w:bCs/>
            <w:i/>
            <w:kern w:val="2"/>
            <w:rPrChange w:id="2120" w:author="Hong Deng" w:date="2026-06-05T20:04:00Z" w16du:dateUtc="2026-06-05T12:04:00Z">
              <w:rPr>
                <w:rFonts w:eastAsia="DengXian"/>
                <w:i/>
                <w:kern w:val="2"/>
              </w:rPr>
            </w:rPrChange>
          </w:rPr>
          <w:delText xml:space="preserve"> </w:delText>
        </w:r>
        <w:commentRangeEnd w:id="2118"/>
        <w:r w:rsidR="00937844" w:rsidRPr="00C27706" w:rsidDel="00A37227">
          <w:rPr>
            <w:rStyle w:val="CommentReference"/>
            <w:rFonts w:eastAsia="DengXian"/>
            <w:b/>
            <w:bCs/>
            <w:i/>
            <w:kern w:val="2"/>
            <w:sz w:val="24"/>
            <w:szCs w:val="24"/>
            <w:rPrChange w:id="2121" w:author="Hong Deng" w:date="2026-06-05T20:04:00Z" w16du:dateUtc="2026-06-05T12:04:00Z">
              <w:rPr>
                <w:rStyle w:val="CommentReference"/>
                <w:rFonts w:eastAsia="DengXian"/>
                <w:i/>
                <w:kern w:val="2"/>
                <w:sz w:val="24"/>
                <w:szCs w:val="24"/>
              </w:rPr>
            </w:rPrChange>
          </w:rPr>
          <w:commentReference w:id="2118"/>
        </w:r>
        <w:r w:rsidRPr="00C27706" w:rsidDel="00A37227">
          <w:rPr>
            <w:rFonts w:eastAsia="DengXian"/>
            <w:b/>
            <w:bCs/>
            <w:i/>
            <w:kern w:val="2"/>
            <w:rPrChange w:id="2122" w:author="Hong Deng" w:date="2026-06-05T20:04:00Z" w16du:dateUtc="2026-06-05T12:04:00Z">
              <w:rPr>
                <w:rFonts w:eastAsia="DengXian"/>
                <w:i/>
                <w:kern w:val="2"/>
              </w:rPr>
            </w:rPrChange>
          </w:rPr>
          <w:delText>Newcomer perceived</w:delText>
        </w:r>
      </w:del>
      <w:ins w:id="2123" w:author="Haiyang Liu" w:date="2026-05-20T22:42:00Z" w16du:dateUtc="2026-05-20T15:42:00Z">
        <w:del w:id="2124" w:author="Hong Deng [2]" w:date="2026-05-24T15:41:00Z" w16du:dateUtc="2026-05-24T07:41:00Z">
          <w:r w:rsidR="006367CB" w:rsidRPr="00C27706" w:rsidDel="00A37227">
            <w:rPr>
              <w:rFonts w:eastAsia="DengXian"/>
              <w:b/>
              <w:bCs/>
              <w:i/>
              <w:kern w:val="2"/>
              <w:rPrChange w:id="2125" w:author="Hong Deng" w:date="2026-06-05T20:04:00Z" w16du:dateUtc="2026-06-05T12:04:00Z">
                <w:rPr>
                  <w:rFonts w:eastAsia="DengXian"/>
                  <w:i/>
                  <w:kern w:val="2"/>
                </w:rPr>
              </w:rPrChange>
            </w:rPr>
            <w:delText>Team</w:delText>
          </w:r>
        </w:del>
      </w:ins>
      <w:del w:id="2126" w:author="Hong Deng [2]" w:date="2026-05-24T15:41:00Z" w16du:dateUtc="2026-05-24T07:41:00Z">
        <w:r w:rsidRPr="00C27706" w:rsidDel="00A37227">
          <w:rPr>
            <w:rFonts w:eastAsia="DengXian"/>
            <w:b/>
            <w:bCs/>
            <w:i/>
            <w:kern w:val="2"/>
            <w:rPrChange w:id="2127" w:author="Hong Deng" w:date="2026-06-05T20:04:00Z" w16du:dateUtc="2026-06-05T12:04:00Z">
              <w:rPr>
                <w:rFonts w:eastAsia="DengXian"/>
                <w:i/>
                <w:kern w:val="2"/>
              </w:rPr>
            </w:rPrChange>
          </w:rPr>
          <w:delText xml:space="preserve"> error management approach </w:delText>
        </w:r>
      </w:del>
      <w:ins w:id="2128" w:author="Haiyang Liu" w:date="2026-05-20T22:42:00Z" w16du:dateUtc="2026-05-20T15:42:00Z">
        <w:del w:id="2129" w:author="Hong Deng [2]" w:date="2026-05-24T15:41:00Z" w16du:dateUtc="2026-05-24T07:41:00Z">
          <w:r w:rsidR="006367CB" w:rsidRPr="00C27706" w:rsidDel="00A37227">
            <w:rPr>
              <w:rFonts w:eastAsia="DengXian"/>
              <w:b/>
              <w:bCs/>
              <w:i/>
              <w:kern w:val="2"/>
              <w:rPrChange w:id="2130" w:author="Hong Deng" w:date="2026-06-05T20:04:00Z" w16du:dateUtc="2026-06-05T12:04:00Z">
                <w:rPr>
                  <w:rFonts w:eastAsia="DengXian"/>
                  <w:i/>
                  <w:kern w:val="2"/>
                </w:rPr>
              </w:rPrChange>
            </w:rPr>
            <w:delText xml:space="preserve">culture </w:delText>
          </w:r>
        </w:del>
      </w:ins>
      <w:del w:id="2131" w:author="Hong Deng [2]" w:date="2026-05-24T15:41:00Z" w16du:dateUtc="2026-05-24T07:41:00Z">
        <w:r w:rsidRPr="00C27706" w:rsidDel="00A37227">
          <w:rPr>
            <w:rFonts w:eastAsia="DengXian"/>
            <w:b/>
            <w:bCs/>
            <w:i/>
            <w:kern w:val="2"/>
            <w:rPrChange w:id="2132" w:author="Hong Deng" w:date="2026-06-05T20:04:00Z" w16du:dateUtc="2026-06-05T12:04:00Z">
              <w:rPr>
                <w:rFonts w:eastAsia="DengXian"/>
                <w:i/>
                <w:kern w:val="2"/>
              </w:rPr>
            </w:rPrChange>
          </w:rPr>
          <w:delText>facilitates</w:delText>
        </w:r>
      </w:del>
      <w:ins w:id="2133" w:author="Haiyang Liu" w:date="2026-05-20T23:00:00Z" w16du:dateUtc="2026-05-20T16:00:00Z">
        <w:del w:id="2134" w:author="Hong Deng [2]" w:date="2026-05-24T15:41:00Z" w16du:dateUtc="2026-05-24T07:41:00Z">
          <w:r w:rsidR="007924A1" w:rsidRPr="00C27706" w:rsidDel="00A37227">
            <w:rPr>
              <w:rFonts w:eastAsia="DengXian"/>
              <w:b/>
              <w:bCs/>
              <w:i/>
              <w:kern w:val="2"/>
              <w:rPrChange w:id="2135" w:author="Hong Deng" w:date="2026-06-05T20:04:00Z" w16du:dateUtc="2026-06-05T12:04:00Z">
                <w:rPr>
                  <w:rFonts w:eastAsia="DengXian"/>
                  <w:i/>
                  <w:kern w:val="2"/>
                </w:rPr>
              </w:rPrChange>
            </w:rPr>
            <w:delText>accelerates</w:delText>
          </w:r>
        </w:del>
      </w:ins>
      <w:del w:id="2136" w:author="Hong Deng [2]" w:date="2026-05-24T15:41:00Z" w16du:dateUtc="2026-05-24T07:41:00Z">
        <w:r w:rsidRPr="00C27706" w:rsidDel="00A37227">
          <w:rPr>
            <w:rFonts w:eastAsia="DengXian"/>
            <w:b/>
            <w:bCs/>
            <w:i/>
            <w:kern w:val="2"/>
            <w:rPrChange w:id="2137" w:author="Hong Deng" w:date="2026-06-05T20:04:00Z" w16du:dateUtc="2026-06-05T12:04:00Z">
              <w:rPr>
                <w:rFonts w:eastAsia="DengXian"/>
                <w:i/>
                <w:kern w:val="2"/>
              </w:rPr>
            </w:rPrChange>
          </w:rPr>
          <w:delText xml:space="preserve"> newcomers’ </w:delText>
        </w:r>
      </w:del>
      <w:ins w:id="2138" w:author="Haiyang Liu" w:date="2026-05-20T22:42:00Z" w16du:dateUtc="2026-05-20T15:42:00Z">
        <w:del w:id="2139" w:author="Hong Deng [2]" w:date="2026-05-24T15:41:00Z" w16du:dateUtc="2026-05-24T07:41:00Z">
          <w:r w:rsidR="006367CB" w:rsidRPr="00C27706" w:rsidDel="00A37227">
            <w:rPr>
              <w:rFonts w:eastAsia="DengXian"/>
              <w:b/>
              <w:bCs/>
              <w:i/>
              <w:kern w:val="2"/>
              <w:rPrChange w:id="2140" w:author="Hong Deng" w:date="2026-06-05T20:04:00Z" w16du:dateUtc="2026-06-05T12:04:00Z">
                <w:rPr>
                  <w:rFonts w:eastAsia="DengXian"/>
                  <w:i/>
                  <w:kern w:val="2"/>
                </w:rPr>
              </w:rPrChange>
            </w:rPr>
            <w:delText xml:space="preserve">action </w:delText>
          </w:r>
        </w:del>
      </w:ins>
      <w:del w:id="2141" w:author="Hong Deng [2]" w:date="2026-05-24T15:41:00Z" w16du:dateUtc="2026-05-24T07:41:00Z">
        <w:r w:rsidRPr="00C27706" w:rsidDel="00A37227">
          <w:rPr>
            <w:rFonts w:eastAsia="DengXian"/>
            <w:b/>
            <w:bCs/>
            <w:i/>
            <w:kern w:val="2"/>
            <w:rPrChange w:id="2142" w:author="Hong Deng" w:date="2026-06-05T20:04:00Z" w16du:dateUtc="2026-06-05T12:04:00Z">
              <w:rPr>
                <w:rFonts w:eastAsia="DengXian"/>
                <w:i/>
                <w:kern w:val="2"/>
              </w:rPr>
            </w:rPrChange>
          </w:rPr>
          <w:delText>error reduction</w:delText>
        </w:r>
      </w:del>
      <w:ins w:id="2143" w:author="Haiyang Liu" w:date="2026-05-20T22:42:00Z" w16du:dateUtc="2026-05-20T15:42:00Z">
        <w:del w:id="2144" w:author="Hong Deng [2]" w:date="2026-05-24T15:41:00Z" w16du:dateUtc="2026-05-24T07:41:00Z">
          <w:r w:rsidR="006367CB" w:rsidRPr="00C27706" w:rsidDel="00A37227">
            <w:rPr>
              <w:rFonts w:eastAsia="DengXian"/>
              <w:b/>
              <w:bCs/>
              <w:i/>
              <w:kern w:val="2"/>
              <w:rPrChange w:id="2145" w:author="Hong Deng" w:date="2026-06-05T20:04:00Z" w16du:dateUtc="2026-06-05T12:04:00Z">
                <w:rPr>
                  <w:rFonts w:eastAsia="DengXian"/>
                  <w:i/>
                  <w:kern w:val="2"/>
                </w:rPr>
              </w:rPrChange>
            </w:rPr>
            <w:delText xml:space="preserve"> </w:delText>
          </w:r>
        </w:del>
      </w:ins>
      <w:ins w:id="2146" w:author="Haiyang Liu" w:date="2026-05-20T22:43:00Z" w16du:dateUtc="2026-05-20T15:43:00Z">
        <w:del w:id="2147" w:author="Hong Deng [2]" w:date="2026-05-24T15:41:00Z" w16du:dateUtc="2026-05-24T07:41:00Z">
          <w:r w:rsidR="006367CB" w:rsidRPr="00C27706" w:rsidDel="00A37227">
            <w:rPr>
              <w:rFonts w:eastAsia="DengXian"/>
              <w:b/>
              <w:bCs/>
              <w:i/>
              <w:kern w:val="2"/>
              <w:rPrChange w:id="2148" w:author="Hong Deng" w:date="2026-06-05T20:04:00Z" w16du:dateUtc="2026-06-05T12:04:00Z">
                <w:rPr>
                  <w:rFonts w:eastAsia="DengXian"/>
                  <w:i/>
                  <w:kern w:val="2"/>
                </w:rPr>
              </w:rPrChange>
            </w:rPr>
            <w:delText xml:space="preserve">or </w:delText>
          </w:r>
        </w:del>
      </w:ins>
      <w:ins w:id="2149" w:author="Haiyang Liu" w:date="2026-05-20T22:44:00Z" w16du:dateUtc="2026-05-20T15:44:00Z">
        <w:del w:id="2150" w:author="Hong Deng [2]" w:date="2026-05-24T15:41:00Z" w16du:dateUtc="2026-05-24T07:41:00Z">
          <w:r w:rsidR="006367CB" w:rsidRPr="00C27706" w:rsidDel="00A37227">
            <w:rPr>
              <w:rFonts w:eastAsia="DengXian"/>
              <w:b/>
              <w:bCs/>
              <w:i/>
              <w:kern w:val="2"/>
              <w:rPrChange w:id="2151" w:author="Hong Deng" w:date="2026-06-05T20:04:00Z" w16du:dateUtc="2026-06-05T12:04:00Z">
                <w:rPr>
                  <w:rFonts w:eastAsia="DengXian"/>
                  <w:i/>
                  <w:kern w:val="2"/>
                </w:rPr>
              </w:rPrChange>
            </w:rPr>
            <w:delText xml:space="preserve">is </w:delText>
          </w:r>
        </w:del>
      </w:ins>
      <w:ins w:id="2152" w:author="Haiyang Liu" w:date="2026-05-20T22:53:00Z" w16du:dateUtc="2026-05-20T15:53:00Z">
        <w:del w:id="2153" w:author="Hong Deng [2]" w:date="2026-05-24T15:41:00Z" w16du:dateUtc="2026-05-24T07:41:00Z">
          <w:r w:rsidR="007924A1" w:rsidRPr="00C27706" w:rsidDel="00A37227">
            <w:rPr>
              <w:rFonts w:eastAsia="DengXian"/>
              <w:b/>
              <w:bCs/>
              <w:i/>
              <w:kern w:val="2"/>
              <w:rPrChange w:id="2154" w:author="Hong Deng" w:date="2026-06-05T20:04:00Z" w16du:dateUtc="2026-06-05T12:04:00Z">
                <w:rPr>
                  <w:rFonts w:eastAsia="DengXian"/>
                  <w:i/>
                  <w:kern w:val="2"/>
                </w:rPr>
              </w:rPrChange>
            </w:rPr>
            <w:delText xml:space="preserve">negatively </w:delText>
          </w:r>
        </w:del>
      </w:ins>
      <w:ins w:id="2155" w:author="Haiyang Liu" w:date="2026-05-20T22:44:00Z" w16du:dateUtc="2026-05-20T15:44:00Z">
        <w:del w:id="2156" w:author="Hong Deng [2]" w:date="2026-05-24T15:41:00Z" w16du:dateUtc="2026-05-24T07:41:00Z">
          <w:r w:rsidR="006367CB" w:rsidRPr="00C27706" w:rsidDel="00A37227">
            <w:rPr>
              <w:rFonts w:eastAsia="DengXian"/>
              <w:b/>
              <w:bCs/>
              <w:i/>
              <w:kern w:val="2"/>
              <w:rPrChange w:id="2157" w:author="Hong Deng" w:date="2026-06-05T20:04:00Z" w16du:dateUtc="2026-06-05T12:04:00Z">
                <w:rPr>
                  <w:rFonts w:eastAsia="DengXian"/>
                  <w:i/>
                  <w:kern w:val="2"/>
                </w:rPr>
              </w:rPrChange>
            </w:rPr>
            <w:delText xml:space="preserve">associated with </w:delText>
          </w:r>
        </w:del>
      </w:ins>
      <w:ins w:id="2158" w:author="Haiyang Liu" w:date="2026-05-20T22:59:00Z" w16du:dateUtc="2026-05-20T15:59:00Z">
        <w:del w:id="2159" w:author="Hong Deng [2]" w:date="2026-05-24T15:41:00Z" w16du:dateUtc="2026-05-24T07:41:00Z">
          <w:r w:rsidR="007924A1" w:rsidRPr="00C27706" w:rsidDel="00A37227">
            <w:rPr>
              <w:rFonts w:eastAsia="DengXian"/>
              <w:b/>
              <w:bCs/>
              <w:i/>
              <w:kern w:val="2"/>
              <w:rPrChange w:id="2160" w:author="Hong Deng" w:date="2026-06-05T20:04:00Z" w16du:dateUtc="2026-06-05T12:04:00Z">
                <w:rPr>
                  <w:rFonts w:eastAsia="DengXian"/>
                  <w:i/>
                  <w:kern w:val="2"/>
                </w:rPr>
              </w:rPrChange>
            </w:rPr>
            <w:delText>the curvature of</w:delText>
          </w:r>
        </w:del>
      </w:ins>
      <w:ins w:id="2161" w:author="Haiyang Liu" w:date="2026-05-20T22:44:00Z" w16du:dateUtc="2026-05-20T15:44:00Z">
        <w:del w:id="2162" w:author="Hong Deng [2]" w:date="2026-05-24T15:41:00Z" w16du:dateUtc="2026-05-24T07:41:00Z">
          <w:r w:rsidR="006367CB" w:rsidRPr="00C27706" w:rsidDel="00A37227">
            <w:rPr>
              <w:rFonts w:eastAsia="DengXian"/>
              <w:b/>
              <w:bCs/>
              <w:i/>
              <w:kern w:val="2"/>
              <w:rPrChange w:id="2163" w:author="Hong Deng" w:date="2026-06-05T20:04:00Z" w16du:dateUtc="2026-06-05T12:04:00Z">
                <w:rPr>
                  <w:rFonts w:eastAsia="DengXian"/>
                  <w:i/>
                  <w:kern w:val="2"/>
                </w:rPr>
              </w:rPrChange>
            </w:rPr>
            <w:delText xml:space="preserve"> newcomers</w:delText>
          </w:r>
        </w:del>
      </w:ins>
      <w:ins w:id="2164" w:author="Haiyang Liu" w:date="2026-05-20T22:48:00Z" w16du:dateUtc="2026-05-20T15:48:00Z">
        <w:del w:id="2165" w:author="Hong Deng [2]" w:date="2026-05-24T15:41:00Z" w16du:dateUtc="2026-05-24T07:41:00Z">
          <w:r w:rsidR="006367CB" w:rsidRPr="00C27706" w:rsidDel="00A37227">
            <w:rPr>
              <w:rFonts w:eastAsia="DengXian"/>
              <w:b/>
              <w:bCs/>
              <w:i/>
              <w:kern w:val="2"/>
              <w:rPrChange w:id="2166" w:author="Hong Deng" w:date="2026-06-05T20:04:00Z" w16du:dateUtc="2026-06-05T12:04:00Z">
                <w:rPr>
                  <w:rFonts w:eastAsia="DengXian"/>
                  <w:i/>
                  <w:kern w:val="2"/>
                </w:rPr>
              </w:rPrChange>
            </w:rPr>
            <w:delText xml:space="preserve">’ </w:delText>
          </w:r>
        </w:del>
      </w:ins>
      <w:ins w:id="2167" w:author="Haiyang Liu" w:date="2026-05-20T22:44:00Z" w16du:dateUtc="2026-05-20T15:44:00Z">
        <w:del w:id="2168" w:author="Hong Deng [2]" w:date="2026-05-24T15:41:00Z" w16du:dateUtc="2026-05-24T07:41:00Z">
          <w:r w:rsidR="006367CB" w:rsidRPr="00C27706" w:rsidDel="00A37227">
            <w:rPr>
              <w:rFonts w:eastAsia="DengXian"/>
              <w:b/>
              <w:bCs/>
              <w:i/>
              <w:kern w:val="2"/>
              <w:rPrChange w:id="2169" w:author="Hong Deng" w:date="2026-06-05T20:04:00Z" w16du:dateUtc="2026-06-05T12:04:00Z">
                <w:rPr>
                  <w:rFonts w:eastAsia="DengXian"/>
                  <w:i/>
                  <w:kern w:val="2"/>
                </w:rPr>
              </w:rPrChange>
            </w:rPr>
            <w:delText>error</w:delText>
          </w:r>
        </w:del>
      </w:ins>
      <w:ins w:id="2170" w:author="Haiyang Liu" w:date="2026-05-20T23:00:00Z" w16du:dateUtc="2026-05-20T16:00:00Z">
        <w:del w:id="2171" w:author="Hong Deng [2]" w:date="2026-05-24T15:41:00Z" w16du:dateUtc="2026-05-24T07:41:00Z">
          <w:r w:rsidR="007924A1" w:rsidRPr="00C27706" w:rsidDel="00A37227">
            <w:rPr>
              <w:rFonts w:eastAsia="DengXian"/>
              <w:b/>
              <w:bCs/>
              <w:i/>
              <w:kern w:val="2"/>
              <w:rPrChange w:id="2172" w:author="Hong Deng" w:date="2026-06-05T20:04:00Z" w16du:dateUtc="2026-06-05T12:04:00Z">
                <w:rPr>
                  <w:rFonts w:eastAsia="DengXian"/>
                  <w:i/>
                  <w:kern w:val="2"/>
                </w:rPr>
              </w:rPrChange>
            </w:rPr>
            <w:delText xml:space="preserve"> </w:delText>
          </w:r>
        </w:del>
      </w:ins>
      <w:ins w:id="2173" w:author="Haiyang Liu" w:date="2026-05-20T23:01:00Z" w16du:dateUtc="2026-05-20T16:01:00Z">
        <w:del w:id="2174" w:author="Hong Deng [2]" w:date="2026-05-24T15:41:00Z" w16du:dateUtc="2026-05-24T07:41:00Z">
          <w:r w:rsidR="007924A1" w:rsidRPr="00C27706" w:rsidDel="00A37227">
            <w:rPr>
              <w:rFonts w:eastAsia="DengXian"/>
              <w:b/>
              <w:bCs/>
              <w:i/>
              <w:kern w:val="2"/>
              <w:rPrChange w:id="2175" w:author="Hong Deng" w:date="2026-06-05T20:04:00Z" w16du:dateUtc="2026-06-05T12:04:00Z">
                <w:rPr>
                  <w:rFonts w:eastAsia="DengXian"/>
                  <w:i/>
                  <w:kern w:val="2"/>
                </w:rPr>
              </w:rPrChange>
            </w:rPr>
            <w:delText>trajectory</w:delText>
          </w:r>
        </w:del>
      </w:ins>
      <w:ins w:id="2176" w:author="Haiyang Liu" w:date="2026-05-20T22:44:00Z" w16du:dateUtc="2026-05-20T15:44:00Z">
        <w:del w:id="2177" w:author="Hong Deng [2]" w:date="2026-05-24T15:41:00Z" w16du:dateUtc="2026-05-24T07:41:00Z">
          <w:r w:rsidR="006367CB" w:rsidRPr="00C27706" w:rsidDel="00A37227">
            <w:rPr>
              <w:rFonts w:eastAsia="DengXian"/>
              <w:b/>
              <w:bCs/>
              <w:i/>
              <w:kern w:val="2"/>
              <w:rPrChange w:id="2178" w:author="Hong Deng" w:date="2026-06-05T20:04:00Z" w16du:dateUtc="2026-06-05T12:04:00Z">
                <w:rPr>
                  <w:rFonts w:eastAsia="DengXian"/>
                  <w:i/>
                  <w:kern w:val="2"/>
                </w:rPr>
              </w:rPrChange>
            </w:rPr>
            <w:delText xml:space="preserve"> over the onboarding period. </w:delText>
          </w:r>
        </w:del>
      </w:ins>
      <w:del w:id="2179" w:author="Hong Deng [2]" w:date="2026-05-24T15:41:00Z" w16du:dateUtc="2026-05-24T07:41:00Z">
        <w:r w:rsidRPr="00C27706" w:rsidDel="00A37227">
          <w:rPr>
            <w:rFonts w:eastAsia="DengXian"/>
            <w:b/>
            <w:bCs/>
            <w:i/>
            <w:kern w:val="2"/>
            <w:rPrChange w:id="2180" w:author="Hong Deng" w:date="2026-06-05T20:04:00Z" w16du:dateUtc="2026-06-05T12:04:00Z">
              <w:rPr>
                <w:rFonts w:eastAsia="DengXian"/>
                <w:i/>
                <w:kern w:val="2"/>
              </w:rPr>
            </w:rPrChange>
          </w:rPr>
          <w:delText xml:space="preserve"> rate or is negatively associated with error change trajectories.</w:delText>
        </w:r>
      </w:del>
    </w:p>
    <w:p w14:paraId="777D3E64" w14:textId="2FB289A5" w:rsidR="009458CE" w:rsidRPr="00C27706" w:rsidDel="00995D5A" w:rsidRDefault="009C0C59">
      <w:pPr>
        <w:snapToGrid w:val="0"/>
        <w:spacing w:line="480" w:lineRule="auto"/>
        <w:rPr>
          <w:del w:id="2181" w:author="Hong Deng [2]" w:date="2026-05-24T16:11:00Z" w16du:dateUtc="2026-05-24T08:11:00Z"/>
          <w:rFonts w:eastAsia="DengXian"/>
          <w:b/>
          <w:bCs/>
          <w:i/>
          <w:kern w:val="2"/>
          <w:rPrChange w:id="2182" w:author="Hong Deng" w:date="2026-06-05T20:04:00Z" w16du:dateUtc="2026-06-05T12:04:00Z">
            <w:rPr>
              <w:del w:id="2183" w:author="Hong Deng [2]" w:date="2026-05-24T16:11:00Z" w16du:dateUtc="2026-05-24T08:11:00Z"/>
              <w:rFonts w:eastAsia="DengXian"/>
              <w:i/>
              <w:kern w:val="2"/>
            </w:rPr>
          </w:rPrChange>
        </w:rPr>
      </w:pPr>
      <w:del w:id="2184" w:author="Hong Deng [2]" w:date="2026-05-24T16:11:00Z" w16du:dateUtc="2026-05-24T08:11:00Z">
        <w:r w:rsidRPr="00C27706" w:rsidDel="00995D5A">
          <w:rPr>
            <w:rFonts w:eastAsia="DengXian"/>
            <w:b/>
            <w:bCs/>
            <w:kern w:val="2"/>
          </w:rPr>
          <w:delText>Hypothesis 2.</w:delText>
        </w:r>
        <w:r w:rsidRPr="00C27706" w:rsidDel="00995D5A">
          <w:rPr>
            <w:rFonts w:eastAsia="DengXian"/>
            <w:b/>
            <w:bCs/>
            <w:i/>
            <w:kern w:val="2"/>
            <w:rPrChange w:id="2185" w:author="Hong Deng" w:date="2026-06-05T20:04:00Z" w16du:dateUtc="2026-06-05T12:04:00Z">
              <w:rPr>
                <w:rFonts w:eastAsia="DengXian"/>
                <w:i/>
                <w:kern w:val="2"/>
              </w:rPr>
            </w:rPrChange>
          </w:rPr>
          <w:delText xml:space="preserve"> Newcomer </w:delText>
        </w:r>
      </w:del>
      <w:ins w:id="2186" w:author="Haiyang Liu" w:date="2026-05-20T22:45:00Z" w16du:dateUtc="2026-05-20T15:45:00Z">
        <w:del w:id="2187" w:author="Hong Deng [2]" w:date="2026-05-24T16:11:00Z" w16du:dateUtc="2026-05-24T08:11:00Z">
          <w:r w:rsidR="006367CB" w:rsidRPr="00C27706" w:rsidDel="00995D5A">
            <w:rPr>
              <w:rFonts w:eastAsia="DengXian"/>
              <w:b/>
              <w:bCs/>
              <w:i/>
              <w:kern w:val="2"/>
              <w:rPrChange w:id="2188" w:author="Hong Deng" w:date="2026-06-05T20:04:00Z" w16du:dateUtc="2026-06-05T12:04:00Z">
                <w:rPr>
                  <w:rFonts w:eastAsia="DengXian"/>
                  <w:i/>
                  <w:kern w:val="2"/>
                </w:rPr>
              </w:rPrChange>
            </w:rPr>
            <w:delText xml:space="preserve">Team </w:delText>
          </w:r>
        </w:del>
      </w:ins>
      <w:del w:id="2189" w:author="Hong Deng [2]" w:date="2026-05-24T16:11:00Z" w16du:dateUtc="2026-05-24T08:11:00Z">
        <w:r w:rsidRPr="00C27706" w:rsidDel="00995D5A">
          <w:rPr>
            <w:rFonts w:eastAsia="DengXian"/>
            <w:b/>
            <w:bCs/>
            <w:i/>
            <w:kern w:val="2"/>
            <w:rPrChange w:id="2190" w:author="Hong Deng" w:date="2026-06-05T20:04:00Z" w16du:dateUtc="2026-06-05T12:04:00Z">
              <w:rPr>
                <w:rFonts w:eastAsia="DengXian"/>
                <w:i/>
                <w:kern w:val="2"/>
              </w:rPr>
            </w:rPrChange>
          </w:rPr>
          <w:delText>perceived error prevention approach</w:delText>
        </w:r>
      </w:del>
      <w:ins w:id="2191" w:author="Haiyang Liu" w:date="2026-05-20T22:45:00Z" w16du:dateUtc="2026-05-20T15:45:00Z">
        <w:del w:id="2192" w:author="Hong Deng [2]" w:date="2026-05-24T16:11:00Z" w16du:dateUtc="2026-05-24T08:11:00Z">
          <w:r w:rsidR="006367CB" w:rsidRPr="00C27706" w:rsidDel="00995D5A">
            <w:rPr>
              <w:rFonts w:eastAsia="DengXian"/>
              <w:b/>
              <w:bCs/>
              <w:i/>
              <w:kern w:val="2"/>
              <w:rPrChange w:id="2193" w:author="Hong Deng" w:date="2026-06-05T20:04:00Z" w16du:dateUtc="2026-06-05T12:04:00Z">
                <w:rPr>
                  <w:rFonts w:eastAsia="DengXian"/>
                  <w:i/>
                  <w:kern w:val="2"/>
                </w:rPr>
              </w:rPrChange>
            </w:rPr>
            <w:delText>aversion culture</w:delText>
          </w:r>
        </w:del>
      </w:ins>
      <w:del w:id="2194" w:author="Hong Deng [2]" w:date="2026-05-24T16:11:00Z" w16du:dateUtc="2026-05-24T08:11:00Z">
        <w:r w:rsidRPr="00C27706" w:rsidDel="00995D5A">
          <w:rPr>
            <w:rFonts w:eastAsia="DengXian"/>
            <w:b/>
            <w:bCs/>
            <w:i/>
            <w:kern w:val="2"/>
            <w:rPrChange w:id="2195" w:author="Hong Deng" w:date="2026-06-05T20:04:00Z" w16du:dateUtc="2026-06-05T12:04:00Z">
              <w:rPr>
                <w:rFonts w:eastAsia="DengXian"/>
                <w:i/>
                <w:kern w:val="2"/>
              </w:rPr>
            </w:rPrChange>
          </w:rPr>
          <w:delText xml:space="preserve"> </w:delText>
        </w:r>
      </w:del>
      <w:ins w:id="2196" w:author="Haiyang Liu" w:date="2026-05-20T23:01:00Z" w16du:dateUtc="2026-05-20T16:01:00Z">
        <w:del w:id="2197" w:author="Hong Deng [2]" w:date="2026-05-24T16:11:00Z" w16du:dateUtc="2026-05-24T08:11:00Z">
          <w:r w:rsidR="007924A1" w:rsidRPr="00C27706" w:rsidDel="00995D5A">
            <w:rPr>
              <w:rFonts w:eastAsia="DengXian"/>
              <w:b/>
              <w:bCs/>
              <w:i/>
              <w:kern w:val="2"/>
              <w:rPrChange w:id="2198" w:author="Hong Deng" w:date="2026-06-05T20:04:00Z" w16du:dateUtc="2026-06-05T12:04:00Z">
                <w:rPr>
                  <w:rFonts w:eastAsia="DengXian"/>
                  <w:i/>
                  <w:kern w:val="2"/>
                </w:rPr>
              </w:rPrChange>
            </w:rPr>
            <w:delText xml:space="preserve">decelerates </w:delText>
          </w:r>
        </w:del>
      </w:ins>
      <w:del w:id="2199" w:author="Hong Deng [2]" w:date="2026-05-24T16:11:00Z" w16du:dateUtc="2026-05-24T08:11:00Z">
        <w:r w:rsidRPr="00C27706" w:rsidDel="00995D5A">
          <w:rPr>
            <w:rFonts w:eastAsia="DengXian"/>
            <w:b/>
            <w:bCs/>
            <w:i/>
            <w:kern w:val="2"/>
            <w:rPrChange w:id="2200" w:author="Hong Deng" w:date="2026-06-05T20:04:00Z" w16du:dateUtc="2026-06-05T12:04:00Z">
              <w:rPr>
                <w:rFonts w:eastAsia="DengXian"/>
                <w:i/>
                <w:kern w:val="2"/>
              </w:rPr>
            </w:rPrChange>
          </w:rPr>
          <w:delText>hinders newcomers’</w:delText>
        </w:r>
      </w:del>
      <w:ins w:id="2201" w:author="Haiyang Liu" w:date="2026-05-20T22:46:00Z" w16du:dateUtc="2026-05-20T15:46:00Z">
        <w:del w:id="2202" w:author="Hong Deng [2]" w:date="2026-05-24T16:11:00Z" w16du:dateUtc="2026-05-24T08:11:00Z">
          <w:r w:rsidR="006367CB" w:rsidRPr="00C27706" w:rsidDel="00995D5A">
            <w:rPr>
              <w:rFonts w:eastAsia="DengXian"/>
              <w:b/>
              <w:bCs/>
              <w:i/>
              <w:kern w:val="2"/>
              <w:rPrChange w:id="2203" w:author="Hong Deng" w:date="2026-06-05T20:04:00Z" w16du:dateUtc="2026-06-05T12:04:00Z">
                <w:rPr>
                  <w:rFonts w:eastAsia="DengXian"/>
                  <w:i/>
                  <w:kern w:val="2"/>
                </w:rPr>
              </w:rPrChange>
            </w:rPr>
            <w:delText xml:space="preserve"> action</w:delText>
          </w:r>
        </w:del>
      </w:ins>
      <w:del w:id="2204" w:author="Hong Deng [2]" w:date="2026-05-24T16:11:00Z" w16du:dateUtc="2026-05-24T08:11:00Z">
        <w:r w:rsidRPr="00C27706" w:rsidDel="00995D5A">
          <w:rPr>
            <w:rFonts w:eastAsia="DengXian"/>
            <w:b/>
            <w:bCs/>
            <w:i/>
            <w:kern w:val="2"/>
            <w:rPrChange w:id="2205" w:author="Hong Deng" w:date="2026-06-05T20:04:00Z" w16du:dateUtc="2026-06-05T12:04:00Z">
              <w:rPr>
                <w:rFonts w:eastAsia="DengXian"/>
                <w:i/>
                <w:kern w:val="2"/>
              </w:rPr>
            </w:rPrChange>
          </w:rPr>
          <w:delText xml:space="preserve"> error reduction rate or is </w:delText>
        </w:r>
      </w:del>
      <w:ins w:id="2206" w:author="Haiyang Liu" w:date="2026-05-20T23:01:00Z" w16du:dateUtc="2026-05-20T16:01:00Z">
        <w:del w:id="2207" w:author="Hong Deng [2]" w:date="2026-05-24T16:11:00Z" w16du:dateUtc="2026-05-24T08:11:00Z">
          <w:r w:rsidR="007924A1" w:rsidRPr="00C27706" w:rsidDel="00995D5A">
            <w:rPr>
              <w:rFonts w:eastAsia="DengXian"/>
              <w:b/>
              <w:bCs/>
              <w:i/>
              <w:kern w:val="2"/>
              <w:rPrChange w:id="2208" w:author="Hong Deng" w:date="2026-06-05T20:04:00Z" w16du:dateUtc="2026-06-05T12:04:00Z">
                <w:rPr>
                  <w:rFonts w:eastAsia="DengXian"/>
                  <w:i/>
                  <w:kern w:val="2"/>
                </w:rPr>
              </w:rPrChange>
            </w:rPr>
            <w:delText xml:space="preserve">positively </w:delText>
          </w:r>
        </w:del>
      </w:ins>
      <w:ins w:id="2209" w:author="Haiyang Liu" w:date="2026-05-20T22:46:00Z" w16du:dateUtc="2026-05-20T15:46:00Z">
        <w:del w:id="2210" w:author="Hong Deng [2]" w:date="2026-05-24T16:11:00Z" w16du:dateUtc="2026-05-24T08:11:00Z">
          <w:r w:rsidR="006367CB" w:rsidRPr="00C27706" w:rsidDel="00995D5A">
            <w:rPr>
              <w:rFonts w:eastAsia="DengXian"/>
              <w:b/>
              <w:bCs/>
              <w:i/>
              <w:kern w:val="2"/>
              <w:rPrChange w:id="2211" w:author="Hong Deng" w:date="2026-06-05T20:04:00Z" w16du:dateUtc="2026-06-05T12:04:00Z">
                <w:rPr>
                  <w:rFonts w:eastAsia="DengXian"/>
                  <w:i/>
                  <w:kern w:val="2"/>
                </w:rPr>
              </w:rPrChange>
            </w:rPr>
            <w:delText xml:space="preserve">associated with </w:delText>
          </w:r>
        </w:del>
      </w:ins>
      <w:ins w:id="2212" w:author="Haiyang Liu" w:date="2026-05-20T23:01:00Z" w16du:dateUtc="2026-05-20T16:01:00Z">
        <w:del w:id="2213" w:author="Hong Deng [2]" w:date="2026-05-24T16:11:00Z" w16du:dateUtc="2026-05-24T08:11:00Z">
          <w:r w:rsidR="007924A1" w:rsidRPr="00C27706" w:rsidDel="00995D5A">
            <w:rPr>
              <w:rFonts w:eastAsia="DengXian"/>
              <w:b/>
              <w:bCs/>
              <w:i/>
              <w:kern w:val="2"/>
              <w:rPrChange w:id="2214" w:author="Hong Deng" w:date="2026-06-05T20:04:00Z" w16du:dateUtc="2026-06-05T12:04:00Z">
                <w:rPr>
                  <w:rFonts w:eastAsia="DengXian"/>
                  <w:i/>
                  <w:kern w:val="2"/>
                </w:rPr>
              </w:rPrChange>
            </w:rPr>
            <w:delText>the curvature of</w:delText>
          </w:r>
        </w:del>
      </w:ins>
      <w:ins w:id="2215" w:author="Haiyang Liu" w:date="2026-05-20T22:46:00Z" w16du:dateUtc="2026-05-20T15:46:00Z">
        <w:del w:id="2216" w:author="Hong Deng [2]" w:date="2026-05-24T16:11:00Z" w16du:dateUtc="2026-05-24T08:11:00Z">
          <w:r w:rsidR="006367CB" w:rsidRPr="00C27706" w:rsidDel="00995D5A">
            <w:rPr>
              <w:rFonts w:eastAsia="DengXian"/>
              <w:b/>
              <w:bCs/>
              <w:i/>
              <w:kern w:val="2"/>
              <w:rPrChange w:id="2217" w:author="Hong Deng" w:date="2026-06-05T20:04:00Z" w16du:dateUtc="2026-06-05T12:04:00Z">
                <w:rPr>
                  <w:rFonts w:eastAsia="DengXian"/>
                  <w:i/>
                  <w:kern w:val="2"/>
                </w:rPr>
              </w:rPrChange>
            </w:rPr>
            <w:delText xml:space="preserve"> newcomers</w:delText>
          </w:r>
        </w:del>
      </w:ins>
      <w:ins w:id="2218" w:author="Haiyang Liu" w:date="2026-05-20T22:48:00Z" w16du:dateUtc="2026-05-20T15:48:00Z">
        <w:del w:id="2219" w:author="Hong Deng [2]" w:date="2026-05-24T16:11:00Z" w16du:dateUtc="2026-05-24T08:11:00Z">
          <w:r w:rsidR="006367CB" w:rsidRPr="00C27706" w:rsidDel="00995D5A">
            <w:rPr>
              <w:rFonts w:eastAsia="DengXian"/>
              <w:b/>
              <w:bCs/>
              <w:i/>
              <w:kern w:val="2"/>
              <w:rPrChange w:id="2220" w:author="Hong Deng" w:date="2026-06-05T20:04:00Z" w16du:dateUtc="2026-06-05T12:04:00Z">
                <w:rPr>
                  <w:rFonts w:eastAsia="DengXian"/>
                  <w:i/>
                  <w:kern w:val="2"/>
                </w:rPr>
              </w:rPrChange>
            </w:rPr>
            <w:delText>’</w:delText>
          </w:r>
        </w:del>
      </w:ins>
      <w:ins w:id="2221" w:author="Haiyang Liu" w:date="2026-05-20T22:46:00Z" w16du:dateUtc="2026-05-20T15:46:00Z">
        <w:del w:id="2222" w:author="Hong Deng [2]" w:date="2026-05-24T16:11:00Z" w16du:dateUtc="2026-05-24T08:11:00Z">
          <w:r w:rsidR="006367CB" w:rsidRPr="00C27706" w:rsidDel="00995D5A">
            <w:rPr>
              <w:rFonts w:eastAsia="DengXian"/>
              <w:b/>
              <w:bCs/>
              <w:i/>
              <w:kern w:val="2"/>
              <w:rPrChange w:id="2223" w:author="Hong Deng" w:date="2026-06-05T20:04:00Z" w16du:dateUtc="2026-06-05T12:04:00Z">
                <w:rPr>
                  <w:rFonts w:eastAsia="DengXian"/>
                  <w:i/>
                  <w:kern w:val="2"/>
                </w:rPr>
              </w:rPrChange>
            </w:rPr>
            <w:delText xml:space="preserve"> </w:delText>
          </w:r>
        </w:del>
      </w:ins>
      <w:ins w:id="2224" w:author="Haiyang Liu" w:date="2026-05-20T23:01:00Z" w16du:dateUtc="2026-05-20T16:01:00Z">
        <w:del w:id="2225" w:author="Hong Deng [2]" w:date="2026-05-24T16:11:00Z" w16du:dateUtc="2026-05-24T08:11:00Z">
          <w:r w:rsidR="007924A1" w:rsidRPr="00C27706" w:rsidDel="00995D5A">
            <w:rPr>
              <w:rFonts w:eastAsia="DengXian"/>
              <w:b/>
              <w:bCs/>
              <w:i/>
              <w:kern w:val="2"/>
              <w:rPrChange w:id="2226" w:author="Hong Deng" w:date="2026-06-05T20:04:00Z" w16du:dateUtc="2026-06-05T12:04:00Z">
                <w:rPr>
                  <w:rFonts w:eastAsia="DengXian"/>
                  <w:i/>
                  <w:kern w:val="2"/>
                </w:rPr>
              </w:rPrChange>
            </w:rPr>
            <w:delText xml:space="preserve">error trajectory </w:delText>
          </w:r>
        </w:del>
      </w:ins>
      <w:ins w:id="2227" w:author="Haiyang Liu" w:date="2026-05-20T22:46:00Z" w16du:dateUtc="2026-05-20T15:46:00Z">
        <w:del w:id="2228" w:author="Hong Deng [2]" w:date="2026-05-24T16:11:00Z" w16du:dateUtc="2026-05-24T08:11:00Z">
          <w:r w:rsidR="006367CB" w:rsidRPr="00C27706" w:rsidDel="00995D5A">
            <w:rPr>
              <w:rFonts w:eastAsia="DengXian"/>
              <w:b/>
              <w:bCs/>
              <w:i/>
              <w:kern w:val="2"/>
              <w:rPrChange w:id="2229" w:author="Hong Deng" w:date="2026-06-05T20:04:00Z" w16du:dateUtc="2026-06-05T12:04:00Z">
                <w:rPr>
                  <w:rFonts w:eastAsia="DengXian"/>
                  <w:i/>
                  <w:kern w:val="2"/>
                </w:rPr>
              </w:rPrChange>
            </w:rPr>
            <w:delText>over the onboarding period</w:delText>
          </w:r>
        </w:del>
      </w:ins>
      <w:del w:id="2230" w:author="Hong Deng [2]" w:date="2026-05-24T16:11:00Z" w16du:dateUtc="2026-05-24T08:11:00Z">
        <w:r w:rsidRPr="00C27706" w:rsidDel="00995D5A">
          <w:rPr>
            <w:rFonts w:eastAsia="DengXian"/>
            <w:b/>
            <w:bCs/>
            <w:i/>
            <w:kern w:val="2"/>
            <w:rPrChange w:id="2231" w:author="Hong Deng" w:date="2026-06-05T20:04:00Z" w16du:dateUtc="2026-06-05T12:04:00Z">
              <w:rPr>
                <w:rFonts w:eastAsia="DengXian"/>
                <w:i/>
                <w:kern w:val="2"/>
              </w:rPr>
            </w:rPrChange>
          </w:rPr>
          <w:delText>positively associated with error change trajectories.</w:delText>
        </w:r>
      </w:del>
    </w:p>
    <w:p w14:paraId="777D3E65" w14:textId="2F9C50FC" w:rsidR="009458CE" w:rsidRDefault="009C0C59">
      <w:pPr>
        <w:snapToGrid w:val="0"/>
        <w:spacing w:line="480" w:lineRule="auto"/>
        <w:rPr>
          <w:rFonts w:eastAsia="DengXian"/>
          <w:b/>
          <w:kern w:val="2"/>
        </w:rPr>
      </w:pPr>
      <w:del w:id="2232" w:author="Hong Deng" w:date="2026-06-05T20:03:00Z" w16du:dateUtc="2026-06-05T12:03:00Z">
        <w:r w:rsidRPr="00C27706" w:rsidDel="00C27706">
          <w:rPr>
            <w:rFonts w:eastAsia="DengXian"/>
            <w:b/>
            <w:bCs/>
            <w:kern w:val="2"/>
          </w:rPr>
          <w:delText xml:space="preserve">Implications </w:delText>
        </w:r>
      </w:del>
      <w:ins w:id="2233" w:author="Hong Deng" w:date="2026-06-05T20:03:00Z" w16du:dateUtc="2026-06-05T12:03:00Z">
        <w:r w:rsidR="00C27706" w:rsidRPr="00C27706">
          <w:rPr>
            <w:rFonts w:eastAsia="DengXian"/>
            <w:b/>
            <w:bCs/>
            <w:kern w:val="2"/>
            <w:rPrChange w:id="2234" w:author="Hong Deng" w:date="2026-06-05T20:04:00Z" w16du:dateUtc="2026-06-05T12:04:00Z">
              <w:rPr>
                <w:rFonts w:eastAsia="DengXian"/>
                <w:kern w:val="2"/>
              </w:rPr>
            </w:rPrChange>
          </w:rPr>
          <w:t>Error Trajectories and</w:t>
        </w:r>
        <w:r w:rsidR="00C27706">
          <w:rPr>
            <w:rFonts w:eastAsia="DengXian"/>
            <w:kern w:val="2"/>
          </w:rPr>
          <w:t xml:space="preserve"> </w:t>
        </w:r>
      </w:ins>
      <w:del w:id="2235" w:author="Hong Deng" w:date="2026-06-05T20:03:00Z" w16du:dateUtc="2026-06-05T12:03:00Z">
        <w:r w:rsidDel="00C27706">
          <w:rPr>
            <w:rFonts w:eastAsia="DengXian"/>
            <w:b/>
            <w:kern w:val="2"/>
          </w:rPr>
          <w:delText>for</w:delText>
        </w:r>
      </w:del>
      <w:del w:id="2236" w:author="Hong Deng" w:date="2026-06-05T20:04:00Z" w16du:dateUtc="2026-06-05T12:04:00Z">
        <w:r w:rsidDel="00C27706">
          <w:rPr>
            <w:rFonts w:eastAsia="DengXian"/>
            <w:b/>
            <w:kern w:val="2"/>
          </w:rPr>
          <w:delText xml:space="preserve"> </w:delText>
        </w:r>
      </w:del>
      <w:r>
        <w:rPr>
          <w:rFonts w:eastAsia="DengXian"/>
          <w:b/>
          <w:kern w:val="2"/>
        </w:rPr>
        <w:t>Newcomer Performance</w:t>
      </w:r>
    </w:p>
    <w:p w14:paraId="7F8FB132" w14:textId="06A9B937" w:rsidR="00FE5C8B" w:rsidRPr="00FE5C8B" w:rsidRDefault="00FE5C8B" w:rsidP="003E0623">
      <w:pPr>
        <w:snapToGrid w:val="0"/>
        <w:spacing w:line="480" w:lineRule="auto"/>
        <w:ind w:firstLine="720"/>
        <w:rPr>
          <w:ins w:id="2237" w:author="Hong Deng [2]" w:date="2026-05-24T16:23:00Z" w16du:dateUtc="2026-05-24T08:23:00Z"/>
          <w:rFonts w:eastAsia="DengXian"/>
          <w:kern w:val="2"/>
        </w:rPr>
      </w:pPr>
      <w:ins w:id="2238" w:author="Hong Deng [2]" w:date="2026-05-24T16:23:00Z" w16du:dateUtc="2026-05-24T08:23:00Z">
        <w:r w:rsidRPr="00FE5C8B">
          <w:rPr>
            <w:rFonts w:eastAsia="DengXian"/>
            <w:kern w:val="2"/>
          </w:rPr>
          <w:t xml:space="preserve">The accelerating decline in errors established above </w:t>
        </w:r>
      </w:ins>
      <w:ins w:id="2239" w:author="Hong Deng" w:date="2026-06-06T14:33:00Z" w16du:dateUtc="2026-06-06T06:33:00Z">
        <w:r w:rsidR="00131890">
          <w:rPr>
            <w:rFonts w:eastAsia="DengXian"/>
            <w:kern w:val="2"/>
          </w:rPr>
          <w:t xml:space="preserve">represents </w:t>
        </w:r>
      </w:ins>
      <w:ins w:id="2240" w:author="Hong Deng [2]" w:date="2026-05-24T16:23:00Z" w16du:dateUtc="2026-05-24T08:23:00Z">
        <w:del w:id="2241" w:author="Hong Deng" w:date="2026-06-06T14:33:00Z" w16du:dateUtc="2026-06-06T06:33:00Z">
          <w:r w:rsidRPr="00FE5C8B" w:rsidDel="00131890">
            <w:rPr>
              <w:rFonts w:eastAsia="DengXian"/>
              <w:kern w:val="2"/>
            </w:rPr>
            <w:delText>is more than a record of improvement</w:delText>
          </w:r>
          <w:r w:rsidDel="00131890">
            <w:rPr>
              <w:rFonts w:eastAsia="DengXian" w:hint="eastAsia"/>
              <w:kern w:val="2"/>
            </w:rPr>
            <w:delText>. I</w:delText>
          </w:r>
          <w:r w:rsidRPr="00FE5C8B" w:rsidDel="00131890">
            <w:rPr>
              <w:rFonts w:eastAsia="DengXian"/>
              <w:kern w:val="2"/>
            </w:rPr>
            <w:delText xml:space="preserve">ts form is </w:delText>
          </w:r>
        </w:del>
        <w:r w:rsidRPr="00FE5C8B">
          <w:rPr>
            <w:rFonts w:eastAsia="DengXian"/>
            <w:kern w:val="2"/>
          </w:rPr>
          <w:t xml:space="preserve">a signature of the kind of learning underway. Action regulation theory holds that errors drive development by forcing a shift from routine processing to higher-order regulation, through which newcomers build metacognitive capacity to plan, monitor, and revise their own task strategies </w:t>
        </w:r>
      </w:ins>
      <w:r>
        <w:rPr>
          <w:rFonts w:eastAsia="DengXian"/>
          <w:kern w:val="2"/>
        </w:rPr>
        <w:fldChar w:fldCharType="begin"/>
      </w:r>
      <w:r>
        <w:rPr>
          <w:rFonts w:eastAsia="DengXian"/>
          <w:kern w:val="2"/>
        </w:rPr>
        <w:instrText xml:space="preserve"> ADDIN EN.CITE &lt;EndNote&gt;&lt;Cite&gt;&lt;Author&gt;Frese&lt;/Author&gt;&lt;Year&gt;1994&lt;/Year&gt;&lt;RecNum&gt;17&lt;/RecNum&gt;&lt;DisplayText&gt;(Frese and Zapf 1994, Keith and Frese 2005)&lt;/DisplayText&gt;&lt;record&gt;&lt;rec-number&gt;17&lt;/rec-number&gt;&lt;foreign-keys&gt;&lt;key app="EN" db-id="dtfvx5dd9wzs0re0zrmve9tj9p5fwat5spas" timestamp="1710916874"&gt;17&lt;/key&gt;&lt;/foreign-keys&gt;&lt;ref-type name="Journal Article"&gt;17&lt;/ref-type&gt;&lt;contributors&gt;&lt;authors&gt;&lt;author&gt;Frese, Michael&lt;/author&gt;&lt;author&gt;Zapf, Dieter&lt;/author&gt;&lt;/authors&gt;&lt;/contributors&gt;&lt;titles&gt;&lt;title&gt;Action as the core of work psychology: A German approach&lt;/title&gt;&lt;secondary-title&gt;Handbook of industrial and organizational psychology&lt;/secondary-title&gt;&lt;/titles&gt;&lt;periodical&gt;&lt;full-title&gt;Handbook of industrial and organizational psychology&lt;/full-title&gt;&lt;/periodical&gt;&lt;pages&gt;271-340&lt;/pages&gt;&lt;volume&gt;4&lt;/volume&gt;&lt;number&gt;2&lt;/number&gt;&lt;dates&gt;&lt;year&gt;1994&lt;/year&gt;&lt;/dates&gt;&lt;urls&gt;&lt;/urls&gt;&lt;/record&gt;&lt;/Cite&gt;&lt;Cite&gt;&lt;Author&gt;Keith&lt;/Author&gt;&lt;Year&gt;2005&lt;/Year&gt;&lt;RecNum&gt;50&lt;/RecNum&gt;&lt;record&gt;&lt;rec-number&gt;50&lt;/rec-number&gt;&lt;foreign-keys&gt;&lt;key app="EN" db-id="dtfvx5dd9wzs0re0zrmve9tj9p5fwat5spas" timestamp="1711874572"&gt;50&lt;/key&gt;&lt;/foreign-keys&gt;&lt;ref-type name="Journal Article"&gt;17&lt;/ref-type&gt;&lt;contributors&gt;&lt;authors&gt;&lt;author&gt;Keith, Nina&lt;/author&gt;&lt;author&gt;Frese, Michael&lt;/author&gt;&lt;/authors&gt;&lt;/contributors&gt;&lt;titles&gt;&lt;title&gt;Self-regulation in error management training: emotion control and metacognition as mediators of performance effects&lt;/title&gt;&lt;secondary-title&gt;Journal of Applied Psychology&lt;/secondary-title&gt;&lt;/titles&gt;&lt;periodical&gt;&lt;full-title&gt;Journal of Applied Psychology&lt;/full-title&gt;&lt;/periodical&gt;&lt;pages&gt;677-691&lt;/pages&gt;&lt;volume&gt;90&lt;/volume&gt;&lt;number&gt;4&lt;/number&gt;&lt;dates&gt;&lt;year&gt;2005&lt;/year&gt;&lt;/dates&gt;&lt;isbn&gt;1939-1854&lt;/isbn&gt;&lt;urls&gt;&lt;/urls&gt;&lt;/record&gt;&lt;/Cite&gt;&lt;/EndNote&gt;</w:instrText>
      </w:r>
      <w:r>
        <w:rPr>
          <w:rFonts w:eastAsia="DengXian"/>
          <w:kern w:val="2"/>
        </w:rPr>
        <w:fldChar w:fldCharType="separate"/>
      </w:r>
      <w:r>
        <w:rPr>
          <w:rFonts w:eastAsia="DengXian"/>
          <w:noProof/>
          <w:kern w:val="2"/>
        </w:rPr>
        <w:t>(Frese and Zapf 1994, Keith and Frese 2005)</w:t>
      </w:r>
      <w:r>
        <w:rPr>
          <w:rFonts w:eastAsia="DengXian"/>
          <w:kern w:val="2"/>
        </w:rPr>
        <w:fldChar w:fldCharType="end"/>
      </w:r>
      <w:ins w:id="2242" w:author="Hong Deng [2]" w:date="2026-05-24T16:23:00Z" w16du:dateUtc="2026-05-24T08:23:00Z">
        <w:r w:rsidRPr="00FE5C8B">
          <w:rPr>
            <w:rFonts w:eastAsia="DengXian"/>
            <w:kern w:val="2"/>
          </w:rPr>
          <w:t xml:space="preserve">. </w:t>
        </w:r>
      </w:ins>
      <w:ins w:id="2243" w:author="Hong Deng [2]" w:date="2026-05-24T16:25:00Z" w16du:dateUtc="2026-05-24T08:25:00Z">
        <w:r>
          <w:rPr>
            <w:rFonts w:eastAsia="DengXian" w:hint="eastAsia"/>
            <w:kern w:val="2"/>
          </w:rPr>
          <w:t xml:space="preserve">In this process, </w:t>
        </w:r>
      </w:ins>
      <w:ins w:id="2244" w:author="Hong Deng [2]" w:date="2026-05-24T16:23:00Z" w16du:dateUtc="2026-05-24T08:23:00Z">
        <w:r w:rsidRPr="00FE5C8B">
          <w:rPr>
            <w:rFonts w:eastAsia="DengXian"/>
            <w:kern w:val="2"/>
          </w:rPr>
          <w:t xml:space="preserve">newcomers are not merely correcting isolated mistakes but progressively reorganizing their </w:t>
        </w:r>
      </w:ins>
      <w:ins w:id="2245" w:author="Hong Deng [2]" w:date="2026-05-24T16:25:00Z" w16du:dateUtc="2026-05-24T08:25:00Z">
        <w:r>
          <w:rPr>
            <w:rFonts w:eastAsia="DengXian" w:hint="eastAsia"/>
            <w:kern w:val="2"/>
          </w:rPr>
          <w:t xml:space="preserve">general </w:t>
        </w:r>
      </w:ins>
      <w:ins w:id="2246" w:author="Hong Deng [2]" w:date="2026-05-24T16:23:00Z" w16du:dateUtc="2026-05-24T08:23:00Z">
        <w:r w:rsidRPr="00FE5C8B">
          <w:rPr>
            <w:rFonts w:eastAsia="DengXian"/>
            <w:kern w:val="2"/>
          </w:rPr>
          <w:t>understanding of the task. They move from treating errors as discrete incidents to recognizing the systemic assumptions that generate them, abstracting broader principles that apply beyond the specific situations in which errors arose. This is what Barnett and Ceci (2002) term far transfer</w:t>
        </w:r>
      </w:ins>
      <w:ins w:id="2247" w:author="Hong Deng" w:date="2026-06-06T14:35:00Z" w16du:dateUtc="2026-06-06T06:35:00Z">
        <w:r w:rsidR="00C66DD3">
          <w:rPr>
            <w:rFonts w:eastAsia="DengXian"/>
            <w:kern w:val="2"/>
          </w:rPr>
          <w:t>, which is</w:t>
        </w:r>
      </w:ins>
      <w:ins w:id="2248" w:author="Hong Deng [2]" w:date="2026-05-24T16:23:00Z" w16du:dateUtc="2026-05-24T08:23:00Z">
        <w:del w:id="2249" w:author="Hong Deng" w:date="2026-06-06T14:36:00Z" w16du:dateUtc="2026-06-06T06:36:00Z">
          <w:r w:rsidRPr="00FE5C8B" w:rsidDel="00C66DD3">
            <w:rPr>
              <w:rFonts w:eastAsia="DengXian"/>
              <w:kern w:val="2"/>
            </w:rPr>
            <w:delText>:</w:delText>
          </w:r>
        </w:del>
        <w:r w:rsidRPr="00FE5C8B">
          <w:rPr>
            <w:rFonts w:eastAsia="DengXian"/>
            <w:kern w:val="2"/>
          </w:rPr>
          <w:t xml:space="preserve"> the capacity to carry learning across tasks rather than patching errors one at a time. An accelerating trajectory</w:t>
        </w:r>
        <w:del w:id="2250" w:author="Hong Deng" w:date="2026-06-06T14:36:00Z" w16du:dateUtc="2026-06-06T06:36:00Z">
          <w:r w:rsidRPr="00FE5C8B" w:rsidDel="00E838DA">
            <w:rPr>
              <w:rFonts w:eastAsia="DengXian"/>
              <w:kern w:val="2"/>
            </w:rPr>
            <w:delText>, then,</w:delText>
          </w:r>
        </w:del>
        <w:r w:rsidRPr="00FE5C8B">
          <w:rPr>
            <w:rFonts w:eastAsia="DengXian"/>
            <w:kern w:val="2"/>
          </w:rPr>
          <w:t xml:space="preserve"> indicates that a newcomer has been building generalizable regulatory capacity</w:t>
        </w:r>
      </w:ins>
      <w:ins w:id="2251" w:author="Hong Deng [2]" w:date="2026-05-24T16:30:00Z" w16du:dateUtc="2026-05-24T08:30:00Z">
        <w:r>
          <w:rPr>
            <w:rFonts w:eastAsia="DengXian"/>
            <w:kern w:val="2"/>
          </w:rPr>
          <w:t xml:space="preserve"> rather than</w:t>
        </w:r>
      </w:ins>
      <w:ins w:id="2252" w:author="Hong Deng [2]" w:date="2026-05-24T16:23:00Z" w16du:dateUtc="2026-05-24T08:23:00Z">
        <w:r w:rsidRPr="00FE5C8B">
          <w:rPr>
            <w:rFonts w:eastAsia="DengXian"/>
            <w:kern w:val="2"/>
          </w:rPr>
          <w:t xml:space="preserve"> simply accumulating local fixes</w:t>
        </w:r>
      </w:ins>
      <w:ins w:id="2253" w:author="Hong Deng [2]" w:date="2026-05-24T16:30:00Z" w16du:dateUtc="2026-05-24T08:30:00Z">
        <w:r>
          <w:rPr>
            <w:rFonts w:eastAsia="DengXian" w:hint="eastAsia"/>
            <w:kern w:val="2"/>
          </w:rPr>
          <w:t xml:space="preserve">. </w:t>
        </w:r>
      </w:ins>
      <w:ins w:id="2254" w:author="Hong Deng" w:date="2026-06-06T14:38:00Z" w16du:dateUtc="2026-06-06T06:38:00Z">
        <w:r w:rsidR="00655EF7">
          <w:rPr>
            <w:rFonts w:eastAsia="DengXian"/>
            <w:kern w:val="2"/>
          </w:rPr>
          <w:t xml:space="preserve">It marks </w:t>
        </w:r>
        <w:r w:rsidR="0061508A">
          <w:rPr>
            <w:rFonts w:eastAsia="DengXian"/>
            <w:kern w:val="2"/>
          </w:rPr>
          <w:t>a highly developmentally complete way of learning. A flat or erratic path is consistent with errors being patched in isolation</w:t>
        </w:r>
      </w:ins>
      <w:ins w:id="2255" w:author="Hong Deng" w:date="2026-06-06T14:39:00Z" w16du:dateUtc="2026-06-06T06:39:00Z">
        <w:r w:rsidR="008272B2">
          <w:rPr>
            <w:rFonts w:eastAsia="DengXian"/>
            <w:kern w:val="2"/>
          </w:rPr>
          <w:t xml:space="preserve">. A steadily decelerating path is the signature of a bounded skill being refined toward a ceiling </w:t>
        </w:r>
        <w:r w:rsidR="008272B2">
          <w:rPr>
            <w:rFonts w:eastAsia="DengXian" w:hint="eastAsia"/>
            <w:kern w:val="2"/>
          </w:rPr>
          <w:t>realized</w:t>
        </w:r>
        <w:r w:rsidR="008272B2">
          <w:rPr>
            <w:rFonts w:eastAsia="DengXian"/>
            <w:kern w:val="2"/>
          </w:rPr>
          <w:t xml:space="preserve"> </w:t>
        </w:r>
        <w:r w:rsidR="008272B2">
          <w:rPr>
            <w:rFonts w:eastAsia="DengXian"/>
            <w:kern w:val="2"/>
          </w:rPr>
          <w:fldChar w:fldCharType="begin">
            <w:fldData xml:space="preserve">PEVuZE5vdGU+PENpdGU+PEF1dGhvcj5OZXdlbGw8L0F1dGhvcj48WWVhcj4xOTgxPC9ZZWFyPjxS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</w:fldData>
          </w:fldChar>
        </w:r>
        <w:r w:rsidR="008272B2">
          <w:rPr>
            <w:rFonts w:eastAsia="DengXian"/>
            <w:kern w:val="2"/>
          </w:rPr>
          <w:instrText xml:space="preserve"> ADDIN EN.CITE </w:instrText>
        </w:r>
        <w:r w:rsidR="008272B2">
          <w:rPr>
            <w:rFonts w:eastAsia="DengXian"/>
            <w:kern w:val="2"/>
          </w:rPr>
          <w:fldChar w:fldCharType="begin">
            <w:fldData xml:space="preserve">PEVuZE5vdGU+PENpdGU+PEF1dGhvcj5OZXdlbGw8L0F1dGhvcj48WWVhcj4xOTgxPC9ZZWFyPjxS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</w:fldData>
          </w:fldChar>
        </w:r>
        <w:r w:rsidR="008272B2">
          <w:rPr>
            <w:rFonts w:eastAsia="DengXian"/>
            <w:kern w:val="2"/>
          </w:rPr>
          <w:instrText xml:space="preserve"> ADDIN EN.CITE.DATA </w:instrText>
        </w:r>
        <w:r w:rsidR="008272B2">
          <w:rPr>
            <w:rFonts w:eastAsia="DengXian"/>
            <w:kern w:val="2"/>
          </w:rPr>
        </w:r>
        <w:r w:rsidR="008272B2">
          <w:rPr>
            <w:rFonts w:eastAsia="DengXian"/>
            <w:kern w:val="2"/>
          </w:rPr>
          <w:fldChar w:fldCharType="end"/>
        </w:r>
        <w:r w:rsidR="008272B2">
          <w:rPr>
            <w:rFonts w:eastAsia="DengXian"/>
            <w:kern w:val="2"/>
          </w:rPr>
        </w:r>
        <w:r w:rsidR="008272B2">
          <w:rPr>
            <w:rFonts w:eastAsia="DengXian"/>
            <w:kern w:val="2"/>
          </w:rPr>
          <w:fldChar w:fldCharType="separate"/>
        </w:r>
        <w:r w:rsidR="008272B2">
          <w:rPr>
            <w:rFonts w:eastAsia="DengXian"/>
            <w:noProof/>
            <w:kern w:val="2"/>
          </w:rPr>
          <w:t>(Newell and Rosenbloom 1981, Argote and Epple 1990, Argote et al. 2021)</w:t>
        </w:r>
        <w:r w:rsidR="008272B2">
          <w:rPr>
            <w:rFonts w:eastAsia="DengXian"/>
            <w:kern w:val="2"/>
          </w:rPr>
          <w:fldChar w:fldCharType="end"/>
        </w:r>
        <w:r w:rsidR="008272B2">
          <w:rPr>
            <w:rFonts w:eastAsia="DengXian"/>
            <w:kern w:val="2"/>
          </w:rPr>
          <w:t xml:space="preserve">. </w:t>
        </w:r>
      </w:ins>
      <w:ins w:id="2256" w:author="Hong Deng" w:date="2026-06-06T14:40:00Z" w16du:dateUtc="2026-06-06T06:40:00Z">
        <w:r w:rsidR="008E4042">
          <w:rPr>
            <w:rFonts w:eastAsia="DengXian"/>
            <w:kern w:val="2"/>
          </w:rPr>
          <w:t xml:space="preserve">An accelerating decline, on the other hand, arises only when early gains </w:t>
        </w:r>
        <w:r w:rsidR="00631394">
          <w:rPr>
            <w:rFonts w:eastAsia="DengXian"/>
            <w:kern w:val="2"/>
          </w:rPr>
          <w:t>are general enough to make later errors easier to resolve</w:t>
        </w:r>
      </w:ins>
      <w:ins w:id="2257" w:author="Hong Deng" w:date="2026-06-06T14:41:00Z" w16du:dateUtc="2026-06-06T06:41:00Z">
        <w:r w:rsidR="005050AC">
          <w:rPr>
            <w:rFonts w:eastAsia="DengXian"/>
            <w:kern w:val="2"/>
          </w:rPr>
          <w:t>, capturing transferable capacity that distinguishes deep from surface lea</w:t>
        </w:r>
        <w:r w:rsidR="00D84675">
          <w:rPr>
            <w:rFonts w:eastAsia="DengXian"/>
            <w:kern w:val="2"/>
          </w:rPr>
          <w:t>r</w:t>
        </w:r>
      </w:ins>
      <w:ins w:id="2258" w:author="Hong Deng" w:date="2026-06-06T14:42:00Z" w16du:dateUtc="2026-06-06T06:42:00Z">
        <w:r w:rsidR="00D84675">
          <w:rPr>
            <w:rFonts w:eastAsia="DengXian"/>
            <w:kern w:val="2"/>
          </w:rPr>
          <w:t xml:space="preserve">ning. </w:t>
        </w:r>
      </w:ins>
      <w:ins w:id="2259" w:author="Hong Deng [2]" w:date="2026-05-24T16:30:00Z" w16du:dateUtc="2026-05-24T08:30:00Z">
        <w:del w:id="2260" w:author="Hong Deng" w:date="2026-06-06T14:43:00Z" w16du:dateUtc="2026-06-06T06:43:00Z">
          <w:r w:rsidDel="003E0623">
            <w:rPr>
              <w:rFonts w:eastAsia="DengXian" w:hint="eastAsia"/>
              <w:kern w:val="2"/>
            </w:rPr>
            <w:delText>I</w:delText>
          </w:r>
        </w:del>
      </w:ins>
      <w:ins w:id="2261" w:author="Hong Deng [2]" w:date="2026-05-24T16:23:00Z" w16du:dateUtc="2026-05-24T08:23:00Z">
        <w:del w:id="2262" w:author="Hong Deng" w:date="2026-06-06T14:43:00Z" w16du:dateUtc="2026-06-06T06:43:00Z">
          <w:r w:rsidRPr="00FE5C8B" w:rsidDel="003E0623">
            <w:rPr>
              <w:rFonts w:eastAsia="DengXian"/>
              <w:kern w:val="2"/>
            </w:rPr>
            <w:delText>t is this distinction between deep and surface learning that the curvature of the trajectory captures.</w:delText>
          </w:r>
        </w:del>
      </w:ins>
      <w:ins w:id="2263" w:author="Hong Deng [2]" w:date="2026-05-24T16:30:00Z" w16du:dateUtc="2026-05-24T08:30:00Z">
        <w:del w:id="2264" w:author="Hong Deng" w:date="2026-06-06T14:43:00Z" w16du:dateUtc="2026-06-06T06:43:00Z">
          <w:r w:rsidR="001F1A4B" w:rsidDel="003E0623">
            <w:rPr>
              <w:rFonts w:eastAsia="DengXian" w:hint="eastAsia"/>
              <w:kern w:val="2"/>
            </w:rPr>
            <w:delText xml:space="preserve"> </w:delText>
          </w:r>
          <w:r w:rsidR="001F1A4B" w:rsidRPr="001F1A4B" w:rsidDel="003E0623">
            <w:rPr>
              <w:rFonts w:eastAsia="DengXian"/>
              <w:kern w:val="2"/>
            </w:rPr>
            <w:delText>In this sense</w:delText>
          </w:r>
          <w:r w:rsidR="001F1A4B" w:rsidDel="003E0623">
            <w:rPr>
              <w:rFonts w:eastAsia="DengXian"/>
              <w:kern w:val="2"/>
            </w:rPr>
            <w:delText>,</w:delText>
          </w:r>
          <w:r w:rsidR="001F1A4B" w:rsidRPr="001F1A4B" w:rsidDel="003E0623">
            <w:rPr>
              <w:rFonts w:eastAsia="DengXian"/>
              <w:kern w:val="2"/>
            </w:rPr>
            <w:delText xml:space="preserve"> the curvature is the developmental signature of becoming competent during onboarding</w:delText>
          </w:r>
        </w:del>
      </w:ins>
      <w:ins w:id="2265" w:author="Hong Deng [2]" w:date="2026-05-24T16:31:00Z" w16du:dateUtc="2026-05-24T08:31:00Z">
        <w:del w:id="2266" w:author="Hong Deng" w:date="2026-06-06T14:43:00Z" w16du:dateUtc="2026-06-06T06:43:00Z">
          <w:r w:rsidR="001F1A4B" w:rsidDel="003E0623">
            <w:rPr>
              <w:rFonts w:eastAsia="DengXian" w:hint="eastAsia"/>
              <w:kern w:val="2"/>
            </w:rPr>
            <w:delText xml:space="preserve">. </w:delText>
          </w:r>
        </w:del>
        <w:r w:rsidR="001F1A4B">
          <w:rPr>
            <w:rFonts w:eastAsia="DengXian" w:hint="eastAsia"/>
            <w:kern w:val="2"/>
          </w:rPr>
          <w:t>C</w:t>
        </w:r>
      </w:ins>
      <w:ins w:id="2267" w:author="Hong Deng [2]" w:date="2026-05-24T16:30:00Z" w16du:dateUtc="2026-05-24T08:30:00Z">
        <w:r w:rsidR="001F1A4B" w:rsidRPr="001F1A4B">
          <w:rPr>
            <w:rFonts w:eastAsia="DengXian"/>
            <w:kern w:val="2"/>
          </w:rPr>
          <w:t>ompetence is not a low-error state reached by any route, but the product of a self-reinforcing regulatory process taking hold</w:t>
        </w:r>
      </w:ins>
      <w:ins w:id="2268" w:author="Hong Deng [2]" w:date="2026-05-24T16:31:00Z" w16du:dateUtc="2026-05-24T08:31:00Z">
        <w:r w:rsidR="001F1A4B">
          <w:rPr>
            <w:rFonts w:eastAsia="DengXian" w:hint="eastAsia"/>
            <w:kern w:val="2"/>
          </w:rPr>
          <w:t xml:space="preserve">. </w:t>
        </w:r>
        <w:del w:id="2269" w:author="Hong Deng" w:date="2026-06-06T14:43:00Z" w16du:dateUtc="2026-06-06T06:43:00Z">
          <w:r w:rsidR="001F1A4B" w:rsidDel="0058413D">
            <w:rPr>
              <w:rFonts w:eastAsia="DengXian"/>
              <w:kern w:val="2"/>
            </w:rPr>
            <w:delText>I</w:delText>
          </w:r>
          <w:r w:rsidR="001F1A4B" w:rsidDel="0058413D">
            <w:rPr>
              <w:rFonts w:eastAsia="DengXian" w:hint="eastAsia"/>
              <w:kern w:val="2"/>
            </w:rPr>
            <w:delText xml:space="preserve">n other words, </w:delText>
          </w:r>
        </w:del>
      </w:ins>
      <w:ins w:id="2270" w:author="Hong Deng [2]" w:date="2026-05-24T16:30:00Z" w16du:dateUtc="2026-05-24T08:30:00Z">
        <w:del w:id="2271" w:author="Hong Deng" w:date="2026-06-06T14:43:00Z" w16du:dateUtc="2026-06-06T06:43:00Z">
          <w:r w:rsidR="001F1A4B" w:rsidRPr="001F1A4B" w:rsidDel="0058413D">
            <w:rPr>
              <w:rFonts w:eastAsia="DengXian"/>
              <w:kern w:val="2"/>
            </w:rPr>
            <w:delText>it</w:delText>
          </w:r>
        </w:del>
      </w:ins>
      <w:ins w:id="2272" w:author="Hong Deng" w:date="2026-06-06T14:43:00Z" w16du:dateUtc="2026-06-06T06:43:00Z">
        <w:r w:rsidR="0058413D">
          <w:rPr>
            <w:rFonts w:eastAsia="DengXian"/>
            <w:kern w:val="2"/>
          </w:rPr>
          <w:t>It</w:t>
        </w:r>
      </w:ins>
      <w:ins w:id="2273" w:author="Hong Deng [2]" w:date="2026-05-24T16:30:00Z" w16du:dateUtc="2026-05-24T08:30:00Z">
        <w:r w:rsidR="001F1A4B" w:rsidRPr="001F1A4B">
          <w:rPr>
            <w:rFonts w:eastAsia="DengXian"/>
            <w:kern w:val="2"/>
          </w:rPr>
          <w:t xml:space="preserve"> is </w:t>
        </w:r>
        <w:del w:id="2274" w:author="Hong Deng" w:date="2026-06-06T14:36:00Z" w16du:dateUtc="2026-06-06T06:36:00Z">
          <w:r w:rsidR="001F1A4B" w:rsidRPr="001F1A4B" w:rsidDel="008E48B8">
            <w:rPr>
              <w:rFonts w:eastAsia="DengXian"/>
              <w:kern w:val="2"/>
            </w:rPr>
            <w:delText xml:space="preserve">that process, </w:delText>
          </w:r>
        </w:del>
      </w:ins>
      <w:ins w:id="2275" w:author="Hong Deng [2]" w:date="2026-05-24T16:32:00Z" w16du:dateUtc="2026-05-24T08:32:00Z">
        <w:del w:id="2276" w:author="Hong Deng" w:date="2026-06-06T14:36:00Z" w16du:dateUtc="2026-06-06T06:36:00Z">
          <w:r w:rsidR="001F1A4B" w:rsidDel="008E48B8">
            <w:rPr>
              <w:rFonts w:eastAsia="DengXian" w:hint="eastAsia"/>
              <w:kern w:val="2"/>
            </w:rPr>
            <w:delText>instead of</w:delText>
          </w:r>
        </w:del>
      </w:ins>
      <w:ins w:id="2277" w:author="Hong Deng" w:date="2026-06-06T14:36:00Z" w16du:dateUtc="2026-06-06T06:36:00Z">
        <w:r w:rsidR="008E48B8">
          <w:rPr>
            <w:rFonts w:eastAsia="DengXian"/>
            <w:kern w:val="2"/>
          </w:rPr>
          <w:t>the process, rather than</w:t>
        </w:r>
      </w:ins>
      <w:ins w:id="2278" w:author="Hong Deng [2]" w:date="2026-05-24T16:32:00Z" w16du:dateUtc="2026-05-24T08:32:00Z">
        <w:r w:rsidR="001F1A4B">
          <w:rPr>
            <w:rFonts w:eastAsia="DengXian" w:hint="eastAsia"/>
            <w:kern w:val="2"/>
          </w:rPr>
          <w:t xml:space="preserve"> just</w:t>
        </w:r>
      </w:ins>
      <w:ins w:id="2279" w:author="Hong Deng [2]" w:date="2026-05-24T16:30:00Z" w16du:dateUtc="2026-05-24T08:30:00Z">
        <w:r w:rsidR="001F1A4B" w:rsidRPr="001F1A4B">
          <w:rPr>
            <w:rFonts w:eastAsia="DengXian"/>
            <w:kern w:val="2"/>
          </w:rPr>
          <w:t xml:space="preserve"> its current output</w:t>
        </w:r>
      </w:ins>
      <w:ins w:id="2280" w:author="Hong Deng" w:date="2026-06-06T14:43:00Z" w16du:dateUtc="2026-06-06T06:43:00Z">
        <w:r w:rsidR="0058413D">
          <w:rPr>
            <w:rFonts w:eastAsia="DengXian"/>
            <w:kern w:val="2"/>
          </w:rPr>
          <w:t xml:space="preserve"> alone</w:t>
        </w:r>
      </w:ins>
      <w:ins w:id="2281" w:author="Hong Deng [2]" w:date="2026-05-24T16:30:00Z" w16du:dateUtc="2026-05-24T08:30:00Z">
        <w:r w:rsidR="001F1A4B" w:rsidRPr="001F1A4B">
          <w:rPr>
            <w:rFonts w:eastAsia="DengXian"/>
            <w:kern w:val="2"/>
          </w:rPr>
          <w:t>, that an accelerating trajectory reveals.</w:t>
        </w:r>
      </w:ins>
    </w:p>
    <w:p w14:paraId="2D978427" w14:textId="171C1EE9" w:rsidR="00B10FFE" w:rsidRDefault="00FE5C8B" w:rsidP="00FE5C8B">
      <w:pPr>
        <w:snapToGrid w:val="0"/>
        <w:spacing w:line="480" w:lineRule="auto"/>
        <w:ind w:firstLine="720"/>
        <w:rPr>
          <w:ins w:id="2282" w:author="Hong Deng" w:date="2026-06-06T14:51:00Z" w16du:dateUtc="2026-06-06T06:51:00Z"/>
          <w:rFonts w:eastAsia="DengXian"/>
          <w:kern w:val="2"/>
        </w:rPr>
      </w:pPr>
      <w:ins w:id="2283" w:author="Hong Deng [2]" w:date="2026-05-24T16:23:00Z" w16du:dateUtc="2026-05-24T08:23:00Z">
        <w:r w:rsidRPr="00FE5C8B">
          <w:rPr>
            <w:rFonts w:eastAsia="DengXian"/>
            <w:kern w:val="2"/>
          </w:rPr>
          <w:t xml:space="preserve">This generalizable capacity </w:t>
        </w:r>
      </w:ins>
      <w:ins w:id="2284" w:author="Hong Deng [2]" w:date="2026-05-24T16:32:00Z" w16du:dateUtc="2026-05-24T08:32:00Z">
        <w:r w:rsidR="001F1A4B">
          <w:rPr>
            <w:rFonts w:eastAsia="DengXian"/>
            <w:kern w:val="2"/>
          </w:rPr>
          <w:t>links the error trajectory to overall performance</w:t>
        </w:r>
      </w:ins>
      <w:ins w:id="2285" w:author="Hong Deng [2]" w:date="2026-05-24T16:23:00Z" w16du:dateUtc="2026-05-24T08:23:00Z">
        <w:r w:rsidRPr="00FE5C8B">
          <w:rPr>
            <w:rFonts w:eastAsia="DengXian"/>
            <w:kern w:val="2"/>
          </w:rPr>
          <w:t xml:space="preserve"> as an upstream cause rather than as a restatement of the outcome. </w:t>
        </w:r>
      </w:ins>
      <w:ins w:id="2286" w:author="Hong Deng" w:date="2026-06-06T14:44:00Z" w16du:dateUtc="2026-06-06T06:44:00Z">
        <w:r w:rsidR="00427F8A">
          <w:rPr>
            <w:rFonts w:eastAsia="DengXian"/>
            <w:kern w:val="2"/>
          </w:rPr>
          <w:t xml:space="preserve">As explained earlier, </w:t>
        </w:r>
      </w:ins>
      <w:ins w:id="2287" w:author="Hong Deng [2]" w:date="2026-05-24T16:23:00Z" w16du:dateUtc="2026-05-24T08:23:00Z">
        <w:del w:id="2288" w:author="Hong Deng" w:date="2026-06-06T14:44:00Z" w16du:dateUtc="2026-06-06T06:44:00Z">
          <w:r w:rsidRPr="00FE5C8B" w:rsidDel="00427F8A">
            <w:rPr>
              <w:rFonts w:eastAsia="DengXian"/>
              <w:kern w:val="2"/>
            </w:rPr>
            <w:delText>A</w:delText>
          </w:r>
        </w:del>
      </w:ins>
      <w:ins w:id="2289" w:author="Hong Deng" w:date="2026-06-06T14:44:00Z" w16du:dateUtc="2026-06-06T06:44:00Z">
        <w:r w:rsidR="00427F8A">
          <w:rPr>
            <w:rFonts w:eastAsia="DengXian"/>
            <w:kern w:val="2"/>
          </w:rPr>
          <w:t>a</w:t>
        </w:r>
      </w:ins>
      <w:ins w:id="2290" w:author="Hong Deng [2]" w:date="2026-05-24T16:23:00Z" w16du:dateUtc="2026-05-24T08:23:00Z">
        <w:r w:rsidRPr="00FE5C8B">
          <w:rPr>
            <w:rFonts w:eastAsia="DengXian"/>
            <w:kern w:val="2"/>
          </w:rPr>
          <w:t>ction errors are unintended deviations in task execution</w:t>
        </w:r>
      </w:ins>
      <w:ins w:id="2291" w:author="Hong Deng [2]" w:date="2026-05-24T16:33:00Z" w16du:dateUtc="2026-05-24T08:33:00Z">
        <w:r w:rsidR="001F1A4B">
          <w:rPr>
            <w:rFonts w:eastAsia="DengXian" w:hint="eastAsia"/>
            <w:kern w:val="2"/>
          </w:rPr>
          <w:t>, wh</w:t>
        </w:r>
      </w:ins>
      <w:ins w:id="2292" w:author="Hong Deng" w:date="2026-06-06T14:44:00Z" w16du:dateUtc="2026-06-06T06:44:00Z">
        <w:r w:rsidR="00427F8A">
          <w:rPr>
            <w:rFonts w:eastAsia="DengXian"/>
            <w:kern w:val="2"/>
          </w:rPr>
          <w:t>ereas</w:t>
        </w:r>
      </w:ins>
      <w:ins w:id="2293" w:author="Hong Deng [2]" w:date="2026-05-24T16:33:00Z" w16du:dateUtc="2026-05-24T08:33:00Z">
        <w:del w:id="2294" w:author="Hong Deng" w:date="2026-06-06T14:44:00Z" w16du:dateUtc="2026-06-06T06:44:00Z">
          <w:r w:rsidR="001F1A4B" w:rsidDel="00427F8A">
            <w:rPr>
              <w:rFonts w:eastAsia="DengXian" w:hint="eastAsia"/>
              <w:kern w:val="2"/>
            </w:rPr>
            <w:delText>ile</w:delText>
          </w:r>
        </w:del>
        <w:r w:rsidR="001F1A4B">
          <w:rPr>
            <w:rFonts w:eastAsia="DengXian" w:hint="eastAsia"/>
            <w:kern w:val="2"/>
          </w:rPr>
          <w:t xml:space="preserve"> </w:t>
        </w:r>
      </w:ins>
      <w:ins w:id="2295" w:author="Hong Deng [2]" w:date="2026-05-24T16:23:00Z" w16du:dateUtc="2026-05-24T08:23:00Z">
        <w:r w:rsidRPr="00FE5C8B">
          <w:rPr>
            <w:rFonts w:eastAsia="DengXian"/>
            <w:kern w:val="2"/>
          </w:rPr>
          <w:t xml:space="preserve">overall performance is </w:t>
        </w:r>
      </w:ins>
      <w:ins w:id="2296" w:author="Hong Deng [2]" w:date="2026-05-24T16:33:00Z" w16du:dateUtc="2026-05-24T08:33:00Z">
        <w:r w:rsidR="001F1A4B">
          <w:rPr>
            <w:rFonts w:eastAsia="DengXian"/>
            <w:kern w:val="2"/>
          </w:rPr>
          <w:t>a</w:t>
        </w:r>
      </w:ins>
      <w:ins w:id="2297" w:author="Hong Deng [2]" w:date="2026-05-24T16:23:00Z" w16du:dateUtc="2026-05-24T08:23:00Z">
        <w:r w:rsidRPr="00FE5C8B">
          <w:rPr>
            <w:rFonts w:eastAsia="DengXian"/>
            <w:kern w:val="2"/>
          </w:rPr>
          <w:t xml:space="preserve"> holistic judgment </w:t>
        </w:r>
        <w:r w:rsidRPr="00FE5C8B">
          <w:rPr>
            <w:rFonts w:eastAsia="DengXian"/>
            <w:kern w:val="2"/>
          </w:rPr>
          <w:lastRenderedPageBreak/>
          <w:t>of a newcomer</w:t>
        </w:r>
      </w:ins>
      <w:ins w:id="2298" w:author="Hong Deng [2]" w:date="2026-05-24T16:33:00Z" w16du:dateUtc="2026-05-24T08:33:00Z">
        <w:r w:rsidR="001F1A4B">
          <w:rPr>
            <w:rFonts w:eastAsia="DengXian"/>
            <w:kern w:val="2"/>
          </w:rPr>
          <w:t>’</w:t>
        </w:r>
      </w:ins>
      <w:ins w:id="2299" w:author="Hong Deng [2]" w:date="2026-05-24T16:23:00Z" w16du:dateUtc="2026-05-24T08:23:00Z">
        <w:r w:rsidRPr="00FE5C8B">
          <w:rPr>
            <w:rFonts w:eastAsia="DengXian"/>
            <w:kern w:val="2"/>
          </w:rPr>
          <w:t xml:space="preserve">s effectiveness across the role. </w:t>
        </w:r>
      </w:ins>
      <w:ins w:id="2300" w:author="Hong Deng [2]" w:date="2026-05-24T16:34:00Z" w16du:dateUtc="2026-05-24T08:34:00Z">
        <w:r w:rsidR="001F1A4B">
          <w:rPr>
            <w:rFonts w:eastAsia="DengXian" w:hint="eastAsia"/>
            <w:kern w:val="2"/>
          </w:rPr>
          <w:t>T</w:t>
        </w:r>
      </w:ins>
      <w:ins w:id="2301" w:author="Hong Deng [2]" w:date="2026-05-24T16:23:00Z" w16du:dateUtc="2026-05-24T08:23:00Z">
        <w:r w:rsidRPr="00FE5C8B">
          <w:rPr>
            <w:rFonts w:eastAsia="DengXian"/>
            <w:kern w:val="2"/>
          </w:rPr>
          <w:t xml:space="preserve">he regulatory capacity revealed by an accelerating error trajectory equips newcomers to </w:t>
        </w:r>
      </w:ins>
      <w:ins w:id="2302" w:author="Hong Deng" w:date="2026-06-06T14:45:00Z" w16du:dateUtc="2026-06-06T06:45:00Z">
        <w:r w:rsidR="00986E94">
          <w:rPr>
            <w:rFonts w:eastAsia="DengXian"/>
            <w:kern w:val="2"/>
          </w:rPr>
          <w:t>carry out that broader role well</w:t>
        </w:r>
        <w:r w:rsidR="000731A8">
          <w:rPr>
            <w:rFonts w:eastAsia="DengXian"/>
            <w:kern w:val="2"/>
          </w:rPr>
          <w:t>, so an accelerating decline should predict higher overall performance. Deviation</w:t>
        </w:r>
      </w:ins>
      <w:ins w:id="2303" w:author="Hong Deng" w:date="2026-06-06T14:46:00Z" w16du:dateUtc="2026-06-06T06:46:00Z">
        <w:r w:rsidR="000731A8">
          <w:rPr>
            <w:rFonts w:eastAsia="DengXian"/>
            <w:kern w:val="2"/>
          </w:rPr>
          <w:t>-ampl</w:t>
        </w:r>
        <w:r w:rsidR="00AC7F84">
          <w:rPr>
            <w:rFonts w:eastAsia="DengXian"/>
            <w:kern w:val="2"/>
          </w:rPr>
          <w:t xml:space="preserve">ifying spiral logic </w:t>
        </w:r>
      </w:ins>
      <w:ins w:id="2304" w:author="Hong Deng [2]" w:date="2026-05-24T16:23:00Z" w16du:dateUtc="2026-05-24T08:23:00Z">
        <w:del w:id="2305" w:author="Hong Deng" w:date="2026-06-06T14:45:00Z" w16du:dateUtc="2026-06-06T06:45:00Z">
          <w:r w:rsidRPr="00FE5C8B" w:rsidDel="000731A8">
            <w:rPr>
              <w:rFonts w:eastAsia="DengXian"/>
              <w:kern w:val="2"/>
            </w:rPr>
            <w:delText xml:space="preserve">perform the broader job well. </w:delText>
          </w:r>
        </w:del>
        <w:del w:id="2306" w:author="Hong Deng" w:date="2026-06-06T14:46:00Z" w16du:dateUtc="2026-06-06T06:46:00Z">
          <w:r w:rsidRPr="00FE5C8B" w:rsidDel="00AC7F84">
            <w:rPr>
              <w:rFonts w:eastAsia="DengXian"/>
              <w:kern w:val="2"/>
            </w:rPr>
            <w:delText xml:space="preserve">Spiraling theory </w:delText>
          </w:r>
        </w:del>
        <w:r w:rsidRPr="00FE5C8B">
          <w:rPr>
            <w:rFonts w:eastAsia="DengXian"/>
            <w:kern w:val="2"/>
          </w:rPr>
          <w:t xml:space="preserve">clarifies why the </w:t>
        </w:r>
      </w:ins>
      <w:ins w:id="2307" w:author="Hong Deng [2]" w:date="2026-05-24T16:35:00Z" w16du:dateUtc="2026-05-24T08:35:00Z">
        <w:r w:rsidR="001F1A4B">
          <w:rPr>
            <w:rFonts w:eastAsia="DengXian"/>
            <w:kern w:val="2"/>
          </w:rPr>
          <w:t>trajectory</w:t>
        </w:r>
        <w:del w:id="2308" w:author="Hong Deng" w:date="2026-06-06T14:46:00Z" w16du:dateUtc="2026-06-06T06:46:00Z">
          <w:r w:rsidR="001F1A4B" w:rsidDel="00AC7F84">
            <w:rPr>
              <w:rFonts w:eastAsia="DengXian"/>
              <w:kern w:val="2"/>
            </w:rPr>
            <w:delText>'</w:delText>
          </w:r>
        </w:del>
      </w:ins>
      <w:ins w:id="2309" w:author="Hong Deng" w:date="2026-06-06T14:46:00Z" w16du:dateUtc="2026-06-06T06:46:00Z">
        <w:r w:rsidR="00AC7F84">
          <w:rPr>
            <w:rFonts w:eastAsia="DengXian"/>
            <w:kern w:val="2"/>
          </w:rPr>
          <w:t>’</w:t>
        </w:r>
      </w:ins>
      <w:ins w:id="2310" w:author="Hong Deng [2]" w:date="2026-05-24T16:35:00Z" w16du:dateUtc="2026-05-24T08:35:00Z">
        <w:r w:rsidR="001F1A4B">
          <w:rPr>
            <w:rFonts w:eastAsia="DengXian"/>
            <w:kern w:val="2"/>
          </w:rPr>
          <w:t>s form,</w:t>
        </w:r>
      </w:ins>
      <w:ins w:id="2311" w:author="Hong Deng [2]" w:date="2026-05-24T16:23:00Z" w16du:dateUtc="2026-05-24T08:23:00Z">
        <w:r w:rsidRPr="00FE5C8B">
          <w:rPr>
            <w:rFonts w:eastAsia="DengXian"/>
            <w:kern w:val="2"/>
          </w:rPr>
          <w:t xml:space="preserve"> not only its endpoint, carries this information</w:t>
        </w:r>
      </w:ins>
      <w:ins w:id="2312" w:author="Hong Deng" w:date="2026-06-06T14:47:00Z" w16du:dateUtc="2026-06-06T06:47:00Z">
        <w:r w:rsidR="003148D1">
          <w:rPr>
            <w:rFonts w:eastAsia="DengXian"/>
            <w:kern w:val="2"/>
          </w:rPr>
          <w:t xml:space="preserve"> by suggesting that the rate at which an outcome c</w:t>
        </w:r>
      </w:ins>
      <w:ins w:id="2313" w:author="Hong Deng" w:date="2026-06-06T14:48:00Z" w16du:dateUtc="2026-06-06T06:48:00Z">
        <w:r w:rsidR="003148D1">
          <w:rPr>
            <w:rFonts w:eastAsia="DengXian"/>
            <w:kern w:val="2"/>
          </w:rPr>
          <w:t xml:space="preserve">hanges is itself informative, </w:t>
        </w:r>
      </w:ins>
      <w:ins w:id="2314" w:author="Hong Deng" w:date="2026-06-06T14:49:00Z" w16du:dateUtc="2026-06-06T06:49:00Z">
        <w:r w:rsidR="00E4231F">
          <w:rPr>
            <w:rFonts w:eastAsia="DengXian"/>
            <w:kern w:val="2"/>
          </w:rPr>
          <w:t>and t</w:t>
        </w:r>
        <w:r w:rsidR="00E4231F" w:rsidRPr="00FE5C8B">
          <w:rPr>
            <w:rFonts w:eastAsia="DengXian"/>
            <w:kern w:val="2"/>
          </w:rPr>
          <w:t xml:space="preserve">his momentum </w:t>
        </w:r>
        <w:r w:rsidR="00E4231F">
          <w:rPr>
            <w:rFonts w:eastAsia="DengXian" w:hint="eastAsia"/>
            <w:kern w:val="2"/>
          </w:rPr>
          <w:t xml:space="preserve">cannot be conveyed by </w:t>
        </w:r>
        <w:r w:rsidR="00E4231F" w:rsidRPr="00FE5C8B">
          <w:rPr>
            <w:rFonts w:eastAsia="DengXian"/>
            <w:kern w:val="2"/>
          </w:rPr>
          <w:t>the end-of-onboarding error level</w:t>
        </w:r>
      </w:ins>
      <w:ins w:id="2315" w:author="Hong Deng" w:date="2026-06-06T14:48:00Z" w16du:dateUtc="2026-06-06T06:48:00Z">
        <w:r w:rsidR="008E38CC">
          <w:rPr>
            <w:rFonts w:eastAsia="DengXian"/>
            <w:kern w:val="2"/>
          </w:rPr>
          <w:t xml:space="preserve"> </w:t>
        </w:r>
      </w:ins>
      <w:ins w:id="2316" w:author="Hong Deng [2]" w:date="2026-05-24T16:23:00Z" w16du:dateUtc="2026-05-24T08:23:00Z">
        <w:del w:id="2317" w:author="Hong Deng" w:date="2026-06-06T14:47:00Z" w16du:dateUtc="2026-06-06T06:47:00Z">
          <w:r w:rsidRPr="00FE5C8B" w:rsidDel="003148D1">
            <w:rPr>
              <w:rFonts w:eastAsia="DengXian"/>
              <w:kern w:val="2"/>
            </w:rPr>
            <w:delText xml:space="preserve">. </w:delText>
          </w:r>
        </w:del>
      </w:ins>
      <w:ins w:id="2318" w:author="Hong Deng [2]" w:date="2026-05-24T16:37:00Z" w16du:dateUtc="2026-05-24T08:37:00Z">
        <w:del w:id="2319" w:author="Hong Deng" w:date="2026-06-06T14:47:00Z" w16du:dateUtc="2026-06-06T06:47:00Z">
          <w:r w:rsidR="001F1A4B" w:rsidDel="00D51E53">
            <w:rPr>
              <w:rFonts w:eastAsia="DengXian"/>
              <w:kern w:val="2"/>
            </w:rPr>
            <w:delText>I</w:delText>
          </w:r>
          <w:r w:rsidR="001F1A4B" w:rsidDel="00D51E53">
            <w:rPr>
              <w:rFonts w:eastAsia="DengXian" w:hint="eastAsia"/>
              <w:kern w:val="2"/>
            </w:rPr>
            <w:delText xml:space="preserve">t holds that </w:delText>
          </w:r>
        </w:del>
      </w:ins>
      <w:ins w:id="2320" w:author="Hong Deng [2]" w:date="2026-05-24T16:23:00Z" w16du:dateUtc="2026-05-24T08:23:00Z">
        <w:del w:id="2321" w:author="Hong Deng" w:date="2026-06-06T14:48:00Z" w16du:dateUtc="2026-06-06T06:48:00Z">
          <w:r w:rsidRPr="00FE5C8B" w:rsidDel="008E38CC">
            <w:rPr>
              <w:rFonts w:eastAsia="DengXian"/>
              <w:kern w:val="2"/>
            </w:rPr>
            <w:delText>self-reinforcing learning patter</w:delText>
          </w:r>
        </w:del>
      </w:ins>
      <w:ins w:id="2322" w:author="Hong Deng [2]" w:date="2026-05-24T16:37:00Z" w16du:dateUtc="2026-05-24T08:37:00Z">
        <w:del w:id="2323" w:author="Hong Deng" w:date="2026-06-06T14:48:00Z" w16du:dateUtc="2026-06-06T06:48:00Z">
          <w:r w:rsidR="001F1A4B" w:rsidDel="008E38CC">
            <w:rPr>
              <w:rFonts w:eastAsia="DengXian" w:hint="eastAsia"/>
              <w:kern w:val="2"/>
            </w:rPr>
            <w:delText>s are tied to superior performance</w:delText>
          </w:r>
        </w:del>
      </w:ins>
      <w:ins w:id="2324" w:author="Hong Deng [2]" w:date="2026-05-24T16:23:00Z" w16du:dateUtc="2026-05-24T08:23:00Z">
        <w:del w:id="2325" w:author="Hong Deng" w:date="2026-06-06T14:48:00Z" w16du:dateUtc="2026-06-06T06:48:00Z">
          <w:r w:rsidRPr="00FE5C8B" w:rsidDel="008E38CC">
            <w:rPr>
              <w:rFonts w:eastAsia="DengXian"/>
              <w:kern w:val="2"/>
            </w:rPr>
            <w:delText xml:space="preserve">, such that </w:delText>
          </w:r>
        </w:del>
      </w:ins>
      <w:ins w:id="2326" w:author="Hong Deng [2]" w:date="2026-05-24T16:37:00Z" w16du:dateUtc="2026-05-24T08:37:00Z">
        <w:del w:id="2327" w:author="Hong Deng" w:date="2026-06-06T14:48:00Z" w16du:dateUtc="2026-06-06T06:48:00Z">
          <w:r w:rsidR="001F1A4B" w:rsidDel="008E38CC">
            <w:rPr>
              <w:rFonts w:eastAsia="DengXian"/>
              <w:kern w:val="2"/>
            </w:rPr>
            <w:delText>“</w:delText>
          </w:r>
        </w:del>
      </w:ins>
      <w:ins w:id="2328" w:author="Hong Deng [2]" w:date="2026-05-24T16:23:00Z" w16du:dateUtc="2026-05-24T08:23:00Z">
        <w:del w:id="2329" w:author="Hong Deng" w:date="2026-06-06T14:48:00Z" w16du:dateUtc="2026-06-06T06:48:00Z">
          <w:r w:rsidRPr="00FE5C8B" w:rsidDel="008E38CC">
            <w:rPr>
              <w:rFonts w:eastAsia="DengXian"/>
              <w:kern w:val="2"/>
            </w:rPr>
            <w:delText>maximum, long-term learning and high performance result when failures are encountered and adjustments are made</w:delText>
          </w:r>
        </w:del>
      </w:ins>
      <w:ins w:id="2330" w:author="Hong Deng [2]" w:date="2026-05-24T16:38:00Z" w16du:dateUtc="2026-05-24T08:38:00Z">
        <w:del w:id="2331" w:author="Hong Deng" w:date="2026-06-06T14:48:00Z" w16du:dateUtc="2026-06-06T06:48:00Z">
          <w:r w:rsidR="001F1A4B" w:rsidDel="008E38CC">
            <w:rPr>
              <w:rFonts w:eastAsia="DengXian"/>
              <w:kern w:val="2"/>
            </w:rPr>
            <w:delText>”</w:delText>
          </w:r>
        </w:del>
      </w:ins>
      <w:ins w:id="2332" w:author="Hong Deng [2]" w:date="2026-05-24T16:23:00Z" w16du:dateUtc="2026-05-24T08:23:00Z">
        <w:del w:id="2333" w:author="Hong Deng" w:date="2026-06-06T14:48:00Z" w16du:dateUtc="2026-06-06T06:48:00Z">
          <w:r w:rsidRPr="00FE5C8B" w:rsidDel="008E38CC">
            <w:rPr>
              <w:rFonts w:eastAsia="DengXian"/>
              <w:kern w:val="2"/>
            </w:rPr>
            <w:delText xml:space="preserve"> </w:delText>
          </w:r>
        </w:del>
      </w:ins>
      <w:ins w:id="2334" w:author="Hong Deng [2]" w:date="2026-05-24T16:38:00Z" w16du:dateUtc="2026-05-24T08:38:00Z">
        <w:r w:rsidR="001F1A4B">
          <w:rPr>
            <w:rFonts w:eastAsia="DengXian"/>
            <w:kern w:val="2"/>
          </w:rPr>
          <w:fldChar w:fldCharType="begin"/>
        </w:r>
      </w:ins>
      <w:r w:rsidR="001A60E1">
        <w:rPr>
          <w:rFonts w:eastAsia="DengXian"/>
          <w:kern w:val="2"/>
        </w:rPr>
        <w:instrText xml:space="preserve"> ADDIN EN.CITE &lt;EndNote&gt;&lt;Cite&gt;&lt;Author&gt;Lindsley&lt;/Author&gt;&lt;Year&gt;1995&lt;/Year&gt;&lt;RecNum&gt;120&lt;/RecNum&gt;&lt;DisplayText&gt;(Masuch 1985, Lindsley et al. 1995)&lt;/DisplayText&gt;&lt;record&gt;&lt;rec-number&gt;120&lt;/rec-number&gt;&lt;foreign-keys&gt;&lt;key app="EN" db-id="dtfvx5dd9wzs0re0zrmve9tj9p5fwat5spas" timestamp="1728284249"&gt;120&lt;/key&gt;&lt;/foreign-keys&gt;&lt;ref-type name="Journal Article"&gt;17&lt;/ref-type&gt;&lt;contributors&gt;&lt;authors&gt;&lt;author&gt;Lindsley, D&lt;/author&gt;&lt;author&gt;Brass, D&lt;/author&gt;&lt;author&gt;Thomas, J&lt;/author&gt;&lt;/authors&gt;&lt;/contributors&gt;&lt;titles&gt;&lt;title&gt;Efficacy-Performance Spirals: A Multilevel Perspective&lt;/title&gt;&lt;secondary-title&gt;Academy of Management Review&lt;/secondary-title&gt;&lt;/titles&gt;&lt;periodical&gt;&lt;full-title&gt;Academy of Management Review&lt;/full-title&gt;&lt;/periodical&gt;&lt;pages&gt;645-678&lt;/pages&gt;&lt;volume&gt;20&lt;/volume&gt;&lt;number&gt;3&lt;/number&gt;&lt;dates&gt;&lt;year&gt;1995&lt;/year&gt;&lt;/dates&gt;&lt;urls&gt;&lt;/urls&gt;&lt;/record&gt;&lt;/Cite&gt;&lt;Cite&gt;&lt;Author&gt;Masuch&lt;/Author&gt;&lt;Year&gt;1985&lt;/Year&gt;&lt;RecNum&gt;386&lt;/RecNum&gt;&lt;record&gt;&lt;rec-number&gt;386&lt;/rec-number&gt;&lt;foreign-keys&gt;&lt;key app="EN" db-id="dtfvx5dd9wzs0re0zrmve9tj9p5fwat5spas" timestamp="1780574601"&gt;386&lt;/key&gt;&lt;/foreign-keys&gt;&lt;ref-type name="Journal Article"&gt;17&lt;/ref-type&gt;&lt;contributors&gt;&lt;authors&gt;&lt;author&gt;Masuch, Michael&lt;/author&gt;&lt;/authors&gt;&lt;/contributors&gt;&lt;titles&gt;&lt;title&gt;Vicious circles in organizations&lt;/title&gt;&lt;secondary-title&gt;Administrative science quarterly&lt;/secondary-title&gt;&lt;/titles&gt;&lt;periodical&gt;&lt;full-title&gt;Administrative Science Quarterly&lt;/full-title&gt;&lt;/periodical&gt;&lt;pages&gt;14-33&lt;/pages&gt;&lt;dates&gt;&lt;year&gt;1985&lt;/year&gt;&lt;/dates&gt;&lt;isbn&gt;0001-8392&lt;/isbn&gt;&lt;urls&gt;&lt;/urls&gt;&lt;/record&gt;&lt;/Cite&gt;&lt;/EndNote&gt;</w:instrText>
      </w:r>
      <w:ins w:id="2335" w:author="Hong Deng [2]" w:date="2026-05-24T16:38:00Z" w16du:dateUtc="2026-05-24T08:38:00Z">
        <w:r w:rsidR="001F1A4B">
          <w:rPr>
            <w:rFonts w:eastAsia="DengXian"/>
            <w:kern w:val="2"/>
          </w:rPr>
          <w:fldChar w:fldCharType="separate"/>
        </w:r>
      </w:ins>
      <w:r w:rsidR="001A60E1">
        <w:rPr>
          <w:rFonts w:eastAsia="DengXian"/>
          <w:noProof/>
          <w:kern w:val="2"/>
        </w:rPr>
        <w:t>(Masuch 1985, Lindsley et al. 1995)</w:t>
      </w:r>
      <w:ins w:id="2336" w:author="Hong Deng [2]" w:date="2026-05-24T16:38:00Z" w16du:dateUtc="2026-05-24T08:38:00Z">
        <w:r w:rsidR="001F1A4B">
          <w:rPr>
            <w:rFonts w:eastAsia="DengXian"/>
            <w:kern w:val="2"/>
          </w:rPr>
          <w:fldChar w:fldCharType="end"/>
        </w:r>
      </w:ins>
      <w:ins w:id="2337" w:author="Hong Deng [2]" w:date="2026-05-24T16:23:00Z" w16du:dateUtc="2026-05-24T08:23:00Z">
        <w:r w:rsidRPr="00FE5C8B">
          <w:rPr>
            <w:rFonts w:eastAsia="DengXian"/>
            <w:kern w:val="2"/>
          </w:rPr>
          <w:t xml:space="preserve">. </w:t>
        </w:r>
      </w:ins>
      <w:ins w:id="2338" w:author="Hong Deng [2]" w:date="2026-05-24T16:38:00Z" w16du:dateUtc="2026-05-24T08:38:00Z">
        <w:del w:id="2339" w:author="Hong Deng" w:date="2026-06-06T14:49:00Z" w16du:dateUtc="2026-06-06T06:49:00Z">
          <w:r w:rsidR="001F1A4B" w:rsidDel="00E4231F">
            <w:rPr>
              <w:rFonts w:eastAsia="DengXian" w:hint="eastAsia"/>
              <w:kern w:val="2"/>
            </w:rPr>
            <w:delText>T</w:delText>
          </w:r>
        </w:del>
      </w:ins>
      <w:ins w:id="2340" w:author="Hong Deng [2]" w:date="2026-05-24T16:23:00Z" w16du:dateUtc="2026-05-24T08:23:00Z">
        <w:del w:id="2341" w:author="Hong Deng" w:date="2026-06-06T14:49:00Z" w16du:dateUtc="2026-06-06T06:49:00Z">
          <w:r w:rsidRPr="00FE5C8B" w:rsidDel="00E4231F">
            <w:rPr>
              <w:rFonts w:eastAsia="DengXian"/>
              <w:kern w:val="2"/>
            </w:rPr>
            <w:delText xml:space="preserve">his momentum </w:delText>
          </w:r>
        </w:del>
      </w:ins>
      <w:ins w:id="2342" w:author="Hong Deng [2]" w:date="2026-05-24T16:39:00Z" w16du:dateUtc="2026-05-24T08:39:00Z">
        <w:del w:id="2343" w:author="Hong Deng" w:date="2026-06-06T14:49:00Z" w16du:dateUtc="2026-06-06T06:49:00Z">
          <w:r w:rsidR="001F1A4B" w:rsidDel="00E4231F">
            <w:rPr>
              <w:rFonts w:eastAsia="DengXian" w:hint="eastAsia"/>
              <w:kern w:val="2"/>
            </w:rPr>
            <w:delText xml:space="preserve">cannot be conveyed by </w:delText>
          </w:r>
        </w:del>
      </w:ins>
      <w:ins w:id="2344" w:author="Hong Deng [2]" w:date="2026-05-24T16:23:00Z" w16du:dateUtc="2026-05-24T08:23:00Z">
        <w:del w:id="2345" w:author="Hong Deng" w:date="2026-06-06T14:49:00Z" w16du:dateUtc="2026-06-06T06:49:00Z">
          <w:r w:rsidRPr="00FE5C8B" w:rsidDel="00E4231F">
            <w:rPr>
              <w:rFonts w:eastAsia="DengXian"/>
              <w:kern w:val="2"/>
            </w:rPr>
            <w:delText xml:space="preserve">the end-of-onboarding error level. </w:delText>
          </w:r>
        </w:del>
        <w:r w:rsidRPr="00FE5C8B">
          <w:rPr>
            <w:rFonts w:eastAsia="DengXian"/>
            <w:kern w:val="2"/>
          </w:rPr>
          <w:t xml:space="preserve">Two newcomers may </w:t>
        </w:r>
        <w:del w:id="2346" w:author="Hong Deng" w:date="2026-06-06T14:49:00Z" w16du:dateUtc="2026-06-06T06:49:00Z">
          <w:r w:rsidRPr="00FE5C8B" w:rsidDel="00E4231F">
            <w:rPr>
              <w:rFonts w:eastAsia="DengXian"/>
              <w:kern w:val="2"/>
            </w:rPr>
            <w:delText>arrive at</w:delText>
          </w:r>
        </w:del>
      </w:ins>
      <w:ins w:id="2347" w:author="Hong Deng" w:date="2026-06-06T14:49:00Z" w16du:dateUtc="2026-06-06T06:49:00Z">
        <w:r w:rsidR="00E4231F">
          <w:rPr>
            <w:rFonts w:eastAsia="DengXian"/>
            <w:kern w:val="2"/>
          </w:rPr>
          <w:t>reach</w:t>
        </w:r>
      </w:ins>
      <w:ins w:id="2348" w:author="Hong Deng [2]" w:date="2026-05-24T16:23:00Z" w16du:dateUtc="2026-05-24T08:23:00Z">
        <w:r w:rsidRPr="00FE5C8B">
          <w:rPr>
            <w:rFonts w:eastAsia="DengXian"/>
            <w:kern w:val="2"/>
          </w:rPr>
          <w:t xml:space="preserve"> the same error level by the close of onboarding, yet one whose reduction accelerated has demonstrated a compounding regulatory capacity</w:t>
        </w:r>
      </w:ins>
      <w:ins w:id="2349" w:author="Hong Deng" w:date="2026-06-06T14:50:00Z" w16du:dateUtc="2026-06-06T06:50:00Z">
        <w:r w:rsidR="004274DE">
          <w:rPr>
            <w:rFonts w:eastAsia="DengXian"/>
            <w:kern w:val="2"/>
          </w:rPr>
          <w:t xml:space="preserve"> that the other, at a static level, has not</w:t>
        </w:r>
      </w:ins>
      <w:ins w:id="2350" w:author="Hong Deng [2]" w:date="2026-05-24T16:39:00Z" w16du:dateUtc="2026-05-24T08:39:00Z">
        <w:del w:id="2351" w:author="Hong Deng" w:date="2026-06-06T14:50:00Z" w16du:dateUtc="2026-06-06T06:50:00Z">
          <w:r w:rsidR="001F1A4B" w:rsidDel="004274DE">
            <w:rPr>
              <w:rFonts w:eastAsia="DengXian" w:hint="eastAsia"/>
              <w:kern w:val="2"/>
            </w:rPr>
            <w:delText xml:space="preserve"> </w:delText>
          </w:r>
        </w:del>
      </w:ins>
      <w:ins w:id="2352" w:author="Hong Deng [2]" w:date="2026-05-24T16:23:00Z" w16du:dateUtc="2026-05-24T08:23:00Z">
        <w:del w:id="2353" w:author="Hong Deng" w:date="2026-06-06T14:50:00Z" w16du:dateUtc="2026-06-06T06:50:00Z">
          <w:r w:rsidRPr="00FE5C8B" w:rsidDel="004274DE">
            <w:rPr>
              <w:rFonts w:eastAsia="DengXian"/>
              <w:kern w:val="2"/>
            </w:rPr>
            <w:delText>and the developmental trajectory that produced it</w:delText>
          </w:r>
        </w:del>
      </w:ins>
      <w:ins w:id="2354" w:author="Hong Deng [2]" w:date="2026-05-24T16:39:00Z" w16du:dateUtc="2026-05-24T08:39:00Z">
        <w:del w:id="2355" w:author="Hong Deng" w:date="2026-06-06T14:50:00Z" w16du:dateUtc="2026-06-06T06:50:00Z">
          <w:r w:rsidR="001F1A4B" w:rsidDel="004274DE">
            <w:rPr>
              <w:rFonts w:eastAsia="DengXian" w:hint="eastAsia"/>
              <w:kern w:val="2"/>
            </w:rPr>
            <w:delText xml:space="preserve">, </w:delText>
          </w:r>
        </w:del>
      </w:ins>
      <w:ins w:id="2356" w:author="Hong Deng [2]" w:date="2026-05-24T16:23:00Z" w16du:dateUtc="2026-05-24T08:23:00Z">
        <w:del w:id="2357" w:author="Hong Deng" w:date="2026-06-06T14:50:00Z" w16du:dateUtc="2026-06-06T06:50:00Z">
          <w:r w:rsidRPr="00FE5C8B" w:rsidDel="004274DE">
            <w:rPr>
              <w:rFonts w:eastAsia="DengXian"/>
              <w:kern w:val="2"/>
            </w:rPr>
            <w:delText>whereas one at a static level has not</w:delText>
          </w:r>
        </w:del>
        <w:r w:rsidRPr="00FE5C8B">
          <w:rPr>
            <w:rFonts w:eastAsia="DengXian"/>
            <w:kern w:val="2"/>
          </w:rPr>
          <w:t xml:space="preserve">. As </w:t>
        </w:r>
      </w:ins>
      <w:ins w:id="2358" w:author="Hong Deng [2]" w:date="2026-05-24T16:40:00Z" w16du:dateUtc="2026-05-24T08:40:00Z">
        <w:r w:rsidR="001F1A4B">
          <w:rPr>
            <w:rFonts w:eastAsia="DengXian"/>
            <w:kern w:val="2"/>
          </w:rPr>
          <w:fldChar w:fldCharType="begin"/>
        </w:r>
        <w:r w:rsidR="001F1A4B">
          <w:rPr>
            <w:rFonts w:eastAsia="DengXian"/>
            <w:kern w:val="2"/>
          </w:rPr>
          <w:instrText xml:space="preserve"> ADDIN EN.CITE &lt;EndNote&gt;&lt;Cite AuthorYear="1"&gt;&lt;Author&gt;Johnson&lt;/Author&gt;&lt;Year&gt;2013&lt;/Year&gt;&lt;RecNum&gt;29&lt;/RecNum&gt;&lt;DisplayText&gt;Johnson et al. (2013)&lt;/DisplayText&gt;&lt;record&gt;&lt;rec-number&gt;29&lt;/rec-number&gt;&lt;foreign-keys&gt;&lt;key app="EN" db-id="dtfvx5dd9wzs0re0zrmve9tj9p5fwat5spas" timestamp="1711616189"&gt;29&lt;/key&gt;&lt;/foreign-keys&gt;&lt;ref-type name="Journal Article"&gt;17&lt;/ref-type&gt;&lt;contributors&gt;&lt;authors&gt;&lt;author&gt;Johnson, Russell E&lt;/author&gt;&lt;author&gt;Howe, Michael&lt;/author&gt;&lt;author&gt;Chang, Chu-Hsiang&lt;/author&gt;&lt;/authors&gt;&lt;/contributors&gt;&lt;titles&gt;&lt;title&gt;The importance of velocity, or why speed may matter more than distance&lt;/title&gt;&lt;secondary-title&gt;Organizational Psychology Review&lt;/secondary-title&gt;&lt;/titles&gt;&lt;periodical&gt;&lt;full-title&gt;Organizational Psychology Review&lt;/full-title&gt;&lt;/periodical&gt;&lt;pages&gt;62-85&lt;/pages&gt;&lt;volume&gt;3&lt;/volume&gt;&lt;number&gt;1&lt;/number&gt;&lt;dates&gt;&lt;year&gt;2013&lt;/year&gt;&lt;/dates&gt;&lt;isbn&gt;2041-3866&lt;/isbn&gt;&lt;urls&gt;&lt;/urls&gt;&lt;/record&gt;&lt;/Cite&gt;&lt;/EndNote&gt;</w:instrText>
        </w:r>
        <w:r w:rsidR="001F1A4B">
          <w:rPr>
            <w:rFonts w:eastAsia="DengXian"/>
            <w:kern w:val="2"/>
          </w:rPr>
          <w:fldChar w:fldCharType="separate"/>
        </w:r>
        <w:r w:rsidR="001F1A4B">
          <w:rPr>
            <w:rFonts w:eastAsia="DengXian"/>
            <w:kern w:val="2"/>
          </w:rPr>
          <w:t>Johnson et al. (2013)</w:t>
        </w:r>
        <w:r w:rsidR="001F1A4B">
          <w:rPr>
            <w:rFonts w:eastAsia="DengXian"/>
            <w:kern w:val="2"/>
          </w:rPr>
          <w:fldChar w:fldCharType="end"/>
        </w:r>
        <w:r w:rsidR="001F1A4B">
          <w:rPr>
            <w:rFonts w:eastAsia="DengXian"/>
            <w:kern w:val="2"/>
          </w:rPr>
          <w:t xml:space="preserve"> </w:t>
        </w:r>
      </w:ins>
      <w:ins w:id="2359" w:author="Hong Deng [2]" w:date="2026-05-24T16:23:00Z" w16du:dateUtc="2026-05-24T08:23:00Z">
        <w:r w:rsidRPr="00FE5C8B">
          <w:rPr>
            <w:rFonts w:eastAsia="DengXian"/>
            <w:kern w:val="2"/>
          </w:rPr>
          <w:t>argue, the velocity of progress carries predictive information distinct from the size of the remaining gap</w:t>
        </w:r>
      </w:ins>
      <w:ins w:id="2360" w:author="Hong Deng [2]" w:date="2026-05-24T16:41:00Z" w16du:dateUtc="2026-05-24T08:41:00Z">
        <w:r w:rsidR="001F1A4B">
          <w:rPr>
            <w:rFonts w:eastAsia="DengXian" w:hint="eastAsia"/>
            <w:kern w:val="2"/>
          </w:rPr>
          <w:t xml:space="preserve">. </w:t>
        </w:r>
      </w:ins>
    </w:p>
    <w:p w14:paraId="596FB040" w14:textId="18CD6392" w:rsidR="00FE5C8B" w:rsidRDefault="005E2886" w:rsidP="00FE5C8B">
      <w:pPr>
        <w:snapToGrid w:val="0"/>
        <w:spacing w:line="480" w:lineRule="auto"/>
        <w:ind w:firstLine="720"/>
        <w:rPr>
          <w:ins w:id="2361" w:author="Hong Deng [2]" w:date="2026-05-24T16:23:00Z" w16du:dateUtc="2026-05-24T08:23:00Z"/>
          <w:rFonts w:eastAsia="DengXian"/>
          <w:kern w:val="2"/>
        </w:rPr>
      </w:pPr>
      <w:ins w:id="2362" w:author="Hong Deng" w:date="2026-06-06T14:51:00Z" w16du:dateUtc="2026-06-06T06:51:00Z">
        <w:r>
          <w:rPr>
            <w:rFonts w:eastAsia="DengXian"/>
            <w:kern w:val="2"/>
          </w:rPr>
          <w:t>There is a further</w:t>
        </w:r>
      </w:ins>
      <w:ins w:id="2363" w:author="Hong Deng" w:date="2026-06-06T14:52:00Z" w16du:dateUtc="2026-06-06T06:52:00Z">
        <w:r w:rsidR="003530E5">
          <w:rPr>
            <w:rFonts w:eastAsia="DengXian"/>
            <w:kern w:val="2"/>
          </w:rPr>
          <w:t>, related reason why the accelerating trajectory translates</w:t>
        </w:r>
      </w:ins>
      <w:ins w:id="2364" w:author="Hong Deng" w:date="2026-06-06T14:51:00Z" w16du:dateUtc="2026-06-06T06:51:00Z">
        <w:r w:rsidR="003530E5">
          <w:rPr>
            <w:rFonts w:eastAsia="DengXian"/>
            <w:kern w:val="2"/>
          </w:rPr>
          <w:t xml:space="preserve"> into higher performance</w:t>
        </w:r>
      </w:ins>
      <w:ins w:id="2365" w:author="Hong Deng" w:date="2026-06-06T14:52:00Z" w16du:dateUtc="2026-06-06T06:52:00Z">
        <w:r w:rsidR="003530E5">
          <w:rPr>
            <w:rFonts w:eastAsia="DengXian"/>
            <w:kern w:val="2"/>
          </w:rPr>
          <w:t xml:space="preserve">. </w:t>
        </w:r>
        <w:r w:rsidR="004D1A37">
          <w:rPr>
            <w:rFonts w:eastAsia="DengXian"/>
            <w:kern w:val="2"/>
          </w:rPr>
          <w:t xml:space="preserve">Because end-of-onboarding performance is often judged by supervisors, the trajectory </w:t>
        </w:r>
        <w:r w:rsidR="002E03ED">
          <w:rPr>
            <w:rFonts w:eastAsia="DengXian"/>
            <w:kern w:val="2"/>
          </w:rPr>
          <w:t xml:space="preserve">influences performance </w:t>
        </w:r>
      </w:ins>
      <w:ins w:id="2366" w:author="Hong Deng" w:date="2026-06-06T14:53:00Z" w16du:dateUtc="2026-06-06T06:53:00Z">
        <w:r w:rsidR="002E03ED">
          <w:rPr>
            <w:rFonts w:eastAsia="DengXian"/>
            <w:kern w:val="2"/>
          </w:rPr>
          <w:t xml:space="preserve">not only by building competence but </w:t>
        </w:r>
        <w:r w:rsidR="00D0047D">
          <w:rPr>
            <w:rFonts w:eastAsia="DengXian"/>
            <w:kern w:val="2"/>
          </w:rPr>
          <w:t>also by making that competence more legible to the evaluator</w:t>
        </w:r>
        <w:r w:rsidR="002E03ED">
          <w:rPr>
            <w:rFonts w:eastAsia="DengXian"/>
            <w:kern w:val="2"/>
          </w:rPr>
          <w:t xml:space="preserve">. </w:t>
        </w:r>
        <w:r w:rsidR="00D0047D">
          <w:rPr>
            <w:rFonts w:eastAsia="DengXian"/>
            <w:kern w:val="2"/>
          </w:rPr>
          <w:t xml:space="preserve">Supervisors engage in sensemaking about the newcomers </w:t>
        </w:r>
      </w:ins>
      <w:ins w:id="2367" w:author="Hong Deng" w:date="2026-06-06T14:54:00Z" w16du:dateUtc="2026-06-06T06:54:00Z">
        <w:r w:rsidR="00B11ED9">
          <w:rPr>
            <w:rFonts w:eastAsia="DengXian"/>
            <w:kern w:val="2"/>
          </w:rPr>
          <w:t xml:space="preserve">they assess </w:t>
        </w:r>
      </w:ins>
      <w:r w:rsidR="00EF1747">
        <w:rPr>
          <w:rFonts w:eastAsia="DengXian"/>
          <w:kern w:val="2"/>
        </w:rPr>
        <w:fldChar w:fldCharType="begin"/>
      </w:r>
      <w:r w:rsidR="006445A9">
        <w:rPr>
          <w:rFonts w:eastAsia="DengXian"/>
          <w:kern w:val="2"/>
        </w:rPr>
        <w:instrText xml:space="preserve"> ADDIN EN.CITE &lt;EndNote&gt;&lt;Cite&gt;&lt;Author&gt;Weick&lt;/Author&gt;&lt;Year&gt;1995&lt;/Year&gt;&lt;RecNum&gt;145&lt;/RecNum&gt;&lt;DisplayText&gt;(Weick 1995, Maitlis and Christianson 2014)&lt;/DisplayText&gt;&lt;record&gt;&lt;rec-number&gt;145&lt;/rec-number&gt;&lt;foreign-keys&gt;&lt;key app="EN" db-id="dtfvx5dd9wzs0re0zrmve9tj9p5fwat5spas" timestamp="1737285506"&gt;145&lt;/key&gt;&lt;/foreign-keys&gt;&lt;ref-type name="Book"&gt;6&lt;/ref-type&gt;&lt;contributors&gt;&lt;authors&gt;&lt;author&gt;Weick, Karl E&lt;/author&gt;&lt;/authors&gt;&lt;/contributors&gt;&lt;titles&gt;&lt;title&gt;Sensemaking in organizations&lt;/title&gt;&lt;/titles&gt;&lt;volume&gt;3&lt;/volume&gt;&lt;dates&gt;&lt;year&gt;1995&lt;/year&gt;&lt;/dates&gt;&lt;pub-location&gt;Thousand Oaks, CA&lt;/pub-location&gt;&lt;publisher&gt;Sage &lt;/publisher&gt;&lt;urls&gt;&lt;/urls&gt;&lt;/record&gt;&lt;/Cite&gt;&lt;Cite&gt;&lt;Author&gt;Maitlis&lt;/Author&gt;&lt;Year&gt;2014&lt;/Year&gt;&lt;RecNum&gt;385&lt;/RecNum&gt;&lt;record&gt;&lt;rec-number&gt;385&lt;/rec-number&gt;&lt;foreign-keys&gt;&lt;key app="EN" db-id="dtfvx5dd9wzs0re0zrmve9tj9p5fwat5spas" timestamp="1779614467"&gt;385&lt;/key&gt;&lt;/foreign-keys&gt;&lt;ref-type name="Journal Article"&gt;17&lt;/ref-type&gt;&lt;contributors&gt;&lt;authors&gt;&lt;author&gt;Maitlis, Sally&lt;/author&gt;&lt;author&gt;Christianson, Marlys&lt;/author&gt;&lt;/authors&gt;&lt;/contributors&gt;&lt;titles&gt;&lt;title&gt;Sensemaking in organizations: Taking stock and moving forward&lt;/title&gt;&lt;secondary-title&gt;Academy of management annals&lt;/secondary-title&gt;&lt;/titles&gt;&lt;periodical&gt;&lt;full-title&gt;Academy of Management Annals&lt;/full-title&gt;&lt;/periodical&gt;&lt;pages&gt;57-125&lt;/pages&gt;&lt;volume&gt;8&lt;/volume&gt;&lt;number&gt;1&lt;/number&gt;&lt;dates&gt;&lt;year&gt;2014&lt;/year&gt;&lt;/dates&gt;&lt;isbn&gt;1941-6520&lt;/isbn&gt;&lt;urls&gt;&lt;/urls&gt;&lt;/record&gt;&lt;/Cite&gt;&lt;/EndNote&gt;</w:instrText>
      </w:r>
      <w:r w:rsidR="00EF1747">
        <w:rPr>
          <w:rFonts w:eastAsia="DengXian"/>
          <w:kern w:val="2"/>
        </w:rPr>
        <w:fldChar w:fldCharType="separate"/>
      </w:r>
      <w:r w:rsidR="006445A9">
        <w:rPr>
          <w:rFonts w:eastAsia="DengXian"/>
          <w:noProof/>
          <w:kern w:val="2"/>
        </w:rPr>
        <w:t>(Weick 1995, Maitlis and Christianson 2014)</w:t>
      </w:r>
      <w:r w:rsidR="00EF1747">
        <w:rPr>
          <w:rFonts w:eastAsia="DengXian"/>
          <w:kern w:val="2"/>
        </w:rPr>
        <w:fldChar w:fldCharType="end"/>
      </w:r>
      <w:ins w:id="2368" w:author="Hong Deng" w:date="2026-06-06T14:55:00Z" w16du:dateUtc="2026-06-06T06:55:00Z">
        <w:r w:rsidR="00DE48A6">
          <w:rPr>
            <w:rFonts w:eastAsia="DengXian"/>
            <w:kern w:val="2"/>
          </w:rPr>
          <w:t xml:space="preserve">, and an </w:t>
        </w:r>
      </w:ins>
      <w:ins w:id="2369" w:author="Hong Deng" w:date="2026-06-06T14:56:00Z" w16du:dateUtc="2026-06-06T06:56:00Z">
        <w:r w:rsidR="00DE48A6">
          <w:rPr>
            <w:rFonts w:eastAsia="DengXian"/>
            <w:kern w:val="2"/>
          </w:rPr>
          <w:t xml:space="preserve">accelerating decline </w:t>
        </w:r>
        <w:r w:rsidR="000D7548">
          <w:rPr>
            <w:rFonts w:eastAsia="DengXian"/>
            <w:kern w:val="2"/>
          </w:rPr>
          <w:t>in</w:t>
        </w:r>
        <w:r w:rsidR="00DE48A6">
          <w:rPr>
            <w:rFonts w:eastAsia="DengXian"/>
            <w:kern w:val="2"/>
          </w:rPr>
          <w:t xml:space="preserve"> errors </w:t>
        </w:r>
        <w:r w:rsidR="000D7548">
          <w:rPr>
            <w:rFonts w:eastAsia="DengXian"/>
            <w:kern w:val="2"/>
          </w:rPr>
          <w:t>comes across as a highly</w:t>
        </w:r>
        <w:r w:rsidR="00DE48A6">
          <w:rPr>
            <w:rFonts w:eastAsia="DengXian"/>
            <w:kern w:val="2"/>
          </w:rPr>
          <w:t xml:space="preserve"> interpretable cue of development</w:t>
        </w:r>
        <w:r w:rsidR="00CB4C70">
          <w:rPr>
            <w:rFonts w:eastAsia="DengXian"/>
            <w:kern w:val="2"/>
          </w:rPr>
          <w:t xml:space="preserve">. It </w:t>
        </w:r>
      </w:ins>
      <w:ins w:id="2370" w:author="Hong Deng" w:date="2026-06-06T14:57:00Z" w16du:dateUtc="2026-06-06T06:57:00Z">
        <w:r w:rsidR="00CB4C70">
          <w:rPr>
            <w:rFonts w:eastAsia="DengXian"/>
            <w:kern w:val="2"/>
          </w:rPr>
          <w:t>shows not just that newcomer</w:t>
        </w:r>
      </w:ins>
      <w:ins w:id="2371" w:author="Hong Deng" w:date="2026-06-06T14:58:00Z" w16du:dateUtc="2026-06-06T06:58:00Z">
        <w:r w:rsidR="000579F4">
          <w:rPr>
            <w:rFonts w:eastAsia="DengXian"/>
            <w:kern w:val="2"/>
          </w:rPr>
          <w:t>s</w:t>
        </w:r>
      </w:ins>
      <w:ins w:id="2372" w:author="Hong Deng" w:date="2026-06-06T14:57:00Z" w16du:dateUtc="2026-06-06T06:57:00Z">
        <w:r w:rsidR="00CB4C70">
          <w:rPr>
            <w:rFonts w:eastAsia="DengXian"/>
            <w:kern w:val="2"/>
          </w:rPr>
          <w:t xml:space="preserve"> err less but that they are improving at improving. </w:t>
        </w:r>
      </w:ins>
      <w:ins w:id="2373" w:author="Hong Deng" w:date="2026-06-06T14:59:00Z" w16du:dateUtc="2026-06-06T06:59:00Z">
        <w:r w:rsidR="00245888" w:rsidRPr="00245888">
          <w:rPr>
            <w:rFonts w:eastAsia="DengXian"/>
            <w:kern w:val="2"/>
          </w:rPr>
          <w:t>Crucially, this observer-side route is a consequence of the capacity account, not an alternative to it. A supervisor reads an accelerating curve as evidence of promise only because such a curve is hard to produce without genuine regulatory gain behind it</w:t>
        </w:r>
      </w:ins>
      <w:ins w:id="2374" w:author="Hong Deng" w:date="2026-06-06T15:00:00Z" w16du:dateUtc="2026-06-06T07:00:00Z">
        <w:r w:rsidR="000B76E7">
          <w:rPr>
            <w:rFonts w:eastAsia="DengXian"/>
            <w:kern w:val="2"/>
          </w:rPr>
          <w:t>.</w:t>
        </w:r>
      </w:ins>
      <w:ins w:id="2375" w:author="Hong Deng" w:date="2026-06-06T14:59:00Z" w16du:dateUtc="2026-06-06T06:59:00Z">
        <w:r w:rsidR="00245888" w:rsidRPr="00245888">
          <w:rPr>
            <w:rFonts w:eastAsia="DengXian"/>
            <w:kern w:val="2"/>
          </w:rPr>
          <w:t xml:space="preserve"> </w:t>
        </w:r>
      </w:ins>
      <w:ins w:id="2376" w:author="Hong Deng" w:date="2026-06-06T15:00:00Z" w16du:dateUtc="2026-06-06T07:00:00Z">
        <w:r w:rsidR="0069053D">
          <w:rPr>
            <w:rFonts w:eastAsia="DengXian"/>
            <w:kern w:val="2"/>
          </w:rPr>
          <w:t xml:space="preserve">Based on the above reasoning, </w:t>
        </w:r>
      </w:ins>
      <w:ins w:id="2377" w:author="Hong Deng [2]" w:date="2026-05-24T16:23:00Z" w16du:dateUtc="2026-05-24T08:23:00Z">
        <w:del w:id="2378" w:author="Hong Deng" w:date="2026-06-06T15:00:00Z" w16du:dateUtc="2026-06-06T07:00:00Z">
          <w:r w:rsidR="00FE5C8B" w:rsidRPr="00FE5C8B" w:rsidDel="0069053D">
            <w:rPr>
              <w:rFonts w:eastAsia="DengXian"/>
              <w:kern w:val="2"/>
            </w:rPr>
            <w:delText>W</w:delText>
          </w:r>
        </w:del>
      </w:ins>
      <w:ins w:id="2379" w:author="Hong Deng" w:date="2026-06-06T15:00:00Z" w16du:dateUtc="2026-06-06T07:00:00Z">
        <w:r w:rsidR="0069053D">
          <w:rPr>
            <w:rFonts w:eastAsia="DengXian"/>
            <w:kern w:val="2"/>
          </w:rPr>
          <w:t>w</w:t>
        </w:r>
      </w:ins>
      <w:ins w:id="2380" w:author="Hong Deng [2]" w:date="2026-05-24T16:23:00Z" w16du:dateUtc="2026-05-24T08:23:00Z">
        <w:r w:rsidR="00FE5C8B" w:rsidRPr="00FE5C8B">
          <w:rPr>
            <w:rFonts w:eastAsia="DengXian"/>
            <w:kern w:val="2"/>
          </w:rPr>
          <w:t>e</w:t>
        </w:r>
        <w:del w:id="2381" w:author="Hong Deng" w:date="2026-06-06T15:00:00Z" w16du:dateUtc="2026-06-06T07:00:00Z">
          <w:r w:rsidR="00FE5C8B" w:rsidRPr="00FE5C8B" w:rsidDel="0069053D">
            <w:rPr>
              <w:rFonts w:eastAsia="DengXian"/>
              <w:kern w:val="2"/>
            </w:rPr>
            <w:delText xml:space="preserve"> therefore</w:delText>
          </w:r>
        </w:del>
        <w:r w:rsidR="00FE5C8B" w:rsidRPr="00FE5C8B">
          <w:rPr>
            <w:rFonts w:eastAsia="DengXian"/>
            <w:kern w:val="2"/>
          </w:rPr>
          <w:t xml:space="preserve"> expect the curvature of the error trajectory to predict overall performance above and beyond the end-of-onboarding error level.</w:t>
        </w:r>
      </w:ins>
    </w:p>
    <w:p w14:paraId="777D3E66" w14:textId="0802F690" w:rsidR="009458CE" w:rsidDel="00E85DF0" w:rsidRDefault="009C0C59" w:rsidP="00FE5C8B">
      <w:pPr>
        <w:snapToGrid w:val="0"/>
        <w:spacing w:line="480" w:lineRule="auto"/>
        <w:ind w:firstLine="720"/>
        <w:rPr>
          <w:del w:id="2382" w:author="Hong Deng [2]" w:date="2026-05-24T16:42:00Z" w16du:dateUtc="2026-05-24T08:42:00Z"/>
          <w:rFonts w:eastAsia="DengXian"/>
          <w:kern w:val="2"/>
        </w:rPr>
      </w:pPr>
      <w:del w:id="2383" w:author="Hong Deng [2]" w:date="2026-05-24T16:42:00Z" w16du:dateUtc="2026-05-24T08:42:00Z">
        <w:r w:rsidDel="00E85DF0">
          <w:rPr>
            <w:rFonts w:eastAsia="DengXian"/>
            <w:kern w:val="2"/>
          </w:rPr>
          <w:lastRenderedPageBreak/>
          <w:delText>The error reduction rate represents a dynamic indicator that captures how effectively newcomers learn from their mistakes and develop momentum toward improved performance. This aligns with spiraling theory’s concept of deviation-amplifying loops </w:delText>
        </w:r>
        <w:r w:rsidDel="00E85DF0">
          <w:rPr>
            <w:rFonts w:eastAsia="DengXian"/>
            <w:kern w:val="2"/>
          </w:rPr>
          <w:fldChar w:fldCharType="begin"/>
        </w:r>
        <w:r w:rsidDel="00E85DF0">
          <w:rPr>
            <w:rFonts w:eastAsia="DengXian"/>
            <w:kern w:val="2"/>
          </w:rPr>
          <w:delInstrText xml:space="preserve"> ADDIN EN.CITE &lt;EndNote&gt;&lt;Cite&gt;&lt;Author&gt;Lindsley&lt;/Author&gt;&lt;Year&gt;1995&lt;/Year&gt;&lt;RecNum&gt;120&lt;/RecNum&gt;&lt;DisplayText&gt;(Lindsley et al. 1995)&lt;/DisplayText&gt;&lt;record&gt;&lt;rec-number&gt;120&lt;/rec-number&gt;&lt;foreign-keys&gt;&lt;key app="EN" db-id="dtfvx5dd9wzs0re0zrmve9tj9p5fwat5spas" timestamp="1728284249"&gt;120&lt;/key&gt;&lt;/foreign-keys&gt;&lt;ref-type name="Journal Article"&gt;17&lt;/ref-type&gt;&lt;contributors&gt;&lt;authors&gt;&lt;author&gt;Lindsley, D&lt;/author&gt;&lt;author&gt;Brass, D&lt;/author&gt;&lt;author&gt;Thomas, J&lt;/author&gt;&lt;/authors&gt;&lt;/contributors&gt;&lt;titles&gt;&lt;title&gt;Efficacy-Performance Spirals: A Multilevel Perspective&lt;/title&gt;&lt;secondary-title&gt;Academy of Management Review&lt;/secondary-title&gt;&lt;/titles&gt;&lt;periodical&gt;&lt;full-title&gt;Academy of Management Review&lt;/full-title&gt;&lt;/periodical&gt;&lt;pages&gt;645-678&lt;/pages&gt;&lt;volume&gt;20&lt;/volume&gt;&lt;number&gt;3&lt;/number&gt;&lt;dates&gt;&lt;year&gt;1995&lt;/year&gt;&lt;/dates&gt;&lt;urls&gt;&lt;/urls&gt;&lt;/record&gt;&lt;/Cite&gt;&lt;/EndNote&gt;</w:delInstrText>
        </w:r>
        <w:r w:rsidDel="00E85DF0">
          <w:rPr>
            <w:rFonts w:eastAsia="DengXian"/>
            <w:kern w:val="2"/>
          </w:rPr>
          <w:fldChar w:fldCharType="separate"/>
        </w:r>
        <w:r w:rsidDel="00E85DF0">
          <w:rPr>
            <w:rFonts w:eastAsia="DengXian"/>
            <w:kern w:val="2"/>
          </w:rPr>
          <w:delText>(Lindsley et al. 1995)</w:delText>
        </w:r>
        <w:r w:rsidDel="00E85DF0">
          <w:rPr>
            <w:rFonts w:eastAsia="DengXian"/>
            <w:kern w:val="2"/>
          </w:rPr>
          <w:fldChar w:fldCharType="end"/>
        </w:r>
        <w:r w:rsidDel="00E85DF0">
          <w:rPr>
            <w:rFonts w:eastAsia="DengXian"/>
            <w:kern w:val="2"/>
          </w:rPr>
          <w:delText xml:space="preserve">, which suggests that an initial positive learning trajectory creates conditions that facilitate further advances, leading to self-reinforcing cycles of learning and development. As </w:delText>
        </w:r>
        <w:r w:rsidDel="00E85DF0">
          <w:rPr>
            <w:rFonts w:eastAsia="DengXian"/>
            <w:kern w:val="2"/>
          </w:rPr>
          <w:fldChar w:fldCharType="begin"/>
        </w:r>
        <w:r w:rsidDel="00E85DF0">
          <w:rPr>
            <w:rFonts w:eastAsia="DengXian"/>
            <w:kern w:val="2"/>
          </w:rPr>
          <w:delInstrText xml:space="preserve"> ADDIN EN.CITE &lt;EndNote&gt;&lt;Cite AuthorYear="1"&gt;&lt;Author&gt;Lindsley&lt;/Author&gt;&lt;Year&gt;1995&lt;/Year&gt;&lt;RecNum&gt;120&lt;/RecNum&gt;&lt;Pages&gt;651&lt;/Pages&gt;&lt;DisplayText&gt;Lindsley et al. (1995, p. 651)&lt;/DisplayText&gt;&lt;record&gt;&lt;rec-number&gt;120&lt;/rec-number&gt;&lt;foreign-keys&gt;&lt;key app="EN" db-id="dtfvx5dd9wzs0re0zrmve9tj9p5fwat5spas" timestamp="1728284249"&gt;120&lt;/key&gt;&lt;/foreign-keys&gt;&lt;ref-type name="Journal Article"&gt;17&lt;/ref-type&gt;&lt;contributors&gt;&lt;authors&gt;&lt;author&gt;Lindsley, D&lt;/author&gt;&lt;author&gt;Brass, D&lt;/author&gt;&lt;author&gt;Thomas, J&lt;/author&gt;&lt;/authors&gt;&lt;/contributors&gt;&lt;titles&gt;&lt;title&gt;Efficacy-Performance Spirals: A Multilevel Perspective&lt;/title&gt;&lt;secondary-title&gt;Academy of Management Review&lt;/secondary-title&gt;&lt;/titles&gt;&lt;periodical&gt;&lt;full-title&gt;Academy of Management Review&lt;/full-title&gt;&lt;/periodical&gt;&lt;pages&gt;645-678&lt;/pages&gt;&lt;volume&gt;20&lt;/volume&gt;&lt;number&gt;3&lt;/number&gt;&lt;dates&gt;&lt;year&gt;1995&lt;/year&gt;&lt;/dates&gt;&lt;urls&gt;&lt;/urls&gt;&lt;/record&gt;&lt;/Cite&gt;&lt;/EndNote&gt;</w:delInstrText>
        </w:r>
        <w:r w:rsidDel="00E85DF0">
          <w:rPr>
            <w:rFonts w:eastAsia="DengXian"/>
            <w:kern w:val="2"/>
          </w:rPr>
          <w:fldChar w:fldCharType="separate"/>
        </w:r>
        <w:r w:rsidDel="00E85DF0">
          <w:rPr>
            <w:rFonts w:eastAsia="DengXian"/>
            <w:kern w:val="2"/>
          </w:rPr>
          <w:delText>Lindsley et al. (1995, p. 651)</w:delText>
        </w:r>
        <w:r w:rsidDel="00E85DF0">
          <w:rPr>
            <w:rFonts w:eastAsia="DengXian"/>
            <w:kern w:val="2"/>
          </w:rPr>
          <w:fldChar w:fldCharType="end"/>
        </w:r>
        <w:r w:rsidDel="00E85DF0">
          <w:rPr>
            <w:rFonts w:eastAsia="DengXian"/>
            <w:kern w:val="2"/>
          </w:rPr>
          <w:delText xml:space="preserve"> argue, </w:delText>
        </w:r>
        <w:r w:rsidDel="00E85DF0">
          <w:rPr>
            <w:rFonts w:eastAsia="DengXian"/>
            <w:kern w:val="2"/>
          </w:rPr>
          <w:fldChar w:fldCharType="begin"/>
        </w:r>
        <w:r w:rsidDel="00E85DF0">
          <w:rPr>
            <w:rFonts w:eastAsia="DengXian"/>
            <w:kern w:val="2"/>
          </w:rPr>
          <w:delInstrText xml:space="preserve"> ADDIN EN.CITE &lt;EndNote&gt;&lt;Cite Hidden="1"&gt;&lt;Author&gt;Lindsley&lt;/Author&gt;&lt;Year&gt;1995&lt;/Year&gt;&lt;RecNum&gt;120&lt;/RecNum&gt;&lt;record&gt;&lt;rec-number&gt;120&lt;/rec-number&gt;&lt;foreign-keys&gt;&lt;key app="EN" db-id="dtfvx5dd9wzs0re0zrmve9tj9p5fwat5spas" timestamp="1728284249"&gt;120&lt;/key&gt;&lt;/foreign-keys&gt;&lt;ref-type name="Journal Article"&gt;17&lt;/ref-type&gt;&lt;contributors&gt;&lt;authors&gt;&lt;author&gt;Lindsley, D&lt;/author&gt;&lt;author&gt;Brass, D&lt;/author&gt;&lt;author&gt;Thomas, J&lt;/author&gt;&lt;/authors&gt;&lt;/contributors&gt;&lt;titles&gt;&lt;title&gt;Efficacy-Performance Spirals: A Multilevel Perspective&lt;/title&gt;&lt;secondary-title&gt;Academy of Management Review&lt;/secondary-title&gt;&lt;/titles&gt;&lt;periodical&gt;&lt;full-title&gt;Academy of Management Review&lt;/full-title&gt;&lt;/periodical&gt;&lt;pages&gt;645-678&lt;/pages&gt;&lt;volume&gt;20&lt;/volume&gt;&lt;number&gt;3&lt;/number&gt;&lt;dates&gt;&lt;year&gt;1995&lt;/year&gt;&lt;/dates&gt;&lt;urls&gt;&lt;/urls&gt;&lt;/record&gt;&lt;/Cite&gt;&lt;Cite&gt;&lt;Author&gt;Lindsley&lt;/Author&gt;&lt;Year&gt;1995&lt;/Year&gt;&lt;RecNum&gt;120&lt;/RecNum&gt;&lt;record&gt;&lt;rec-number&gt;120&lt;/rec-number&gt;&lt;foreign-keys&gt;&lt;key app="EN" db-id="dtfvx5dd9wzs0re0zrmve9tj9p5fwat5spas" timestamp="1728284249"&gt;120&lt;/key&gt;&lt;/foreign-keys&gt;&lt;ref-type name="Journal Article"&gt;17&lt;/ref-type&gt;&lt;contributors&gt;&lt;authors&gt;&lt;author&gt;Lindsley, D&lt;/author&gt;&lt;author&gt;Brass, D&lt;/author&gt;&lt;author&gt;Thomas, J&lt;/author&gt;&lt;/authors&gt;&lt;/contributors&gt;&lt;titles&gt;&lt;title&gt;Efficacy-Performance Spirals: A Multilevel Perspective&lt;/title&gt;&lt;secondary-title&gt;Academy of Management Review&lt;/secondary-title&gt;&lt;/titles&gt;&lt;periodical&gt;&lt;full-title&gt;Academy of Management Review&lt;/full-title&gt;&lt;/periodical&gt;&lt;pages&gt;645-678&lt;/pages&gt;&lt;volume&gt;20&lt;/volume&gt;&lt;number&gt;3&lt;/number&gt;&lt;dates&gt;&lt;year&gt;1995&lt;/year&gt;&lt;/dates&gt;&lt;urls&gt;&lt;/urls&gt;&lt;/record&gt;&lt;/Cite&gt;&lt;/EndNote&gt;</w:delInstrText>
        </w:r>
        <w:r w:rsidDel="00E85DF0">
          <w:rPr>
            <w:rFonts w:eastAsia="DengXian"/>
            <w:kern w:val="2"/>
          </w:rPr>
          <w:fldChar w:fldCharType="end"/>
        </w:r>
        <w:r w:rsidDel="00E85DF0">
          <w:rPr>
            <w:rFonts w:eastAsia="DengXian"/>
            <w:kern w:val="2"/>
          </w:rPr>
          <w:delText xml:space="preserve">“maximum, long-term learning and high performance result when failures are encountered and adjustments are made (i.e., one learns from one’s mistakes).” Unlike the static calculation of the number of errors in a snapshot, this dynamic trajectory, even when observed during the </w:delText>
        </w:r>
        <w:r w:rsidDel="00E85DF0">
          <w:delText>early stages of organizational entry</w:delText>
        </w:r>
        <w:r w:rsidDel="00E85DF0">
          <w:rPr>
            <w:rFonts w:eastAsia="DengXian"/>
            <w:kern w:val="2"/>
          </w:rPr>
          <w:delText xml:space="preserve">, reveals a self-reinforcing pattern that predicts both immediate and longer-term performance outcomes. When newcomers demonstrate rapid error reduction, they develop </w:delText>
        </w:r>
        <w:r w:rsidDel="00E85DF0">
          <w:delText xml:space="preserve">sophisticated </w:delText>
        </w:r>
        <w:r w:rsidDel="00E85DF0">
          <w:rPr>
            <w:rFonts w:eastAsia="DengXian"/>
            <w:kern w:val="2"/>
          </w:rPr>
          <w:delText xml:space="preserve">metacognitive capabilities to plan, monitor, and regulate their own task processes, core aspects of the higher-order cognitive regulation based on action regulation theory </w:delText>
        </w:r>
        <w:r w:rsidDel="00E85DF0">
          <w:rPr>
            <w:rFonts w:eastAsia="DengXian"/>
            <w:kern w:val="2"/>
          </w:rPr>
          <w:fldChar w:fldCharType="begin"/>
        </w:r>
        <w:r w:rsidDel="00E85DF0">
          <w:rPr>
            <w:rFonts w:eastAsia="DengXian"/>
            <w:kern w:val="2"/>
          </w:rPr>
          <w:delInstrText xml:space="preserve"> ADDIN EN.CITE &lt;EndNote&gt;&lt;Cite&gt;&lt;Author&gt;Frese&lt;/Author&gt;&lt;Year&gt;2015&lt;/Year&gt;&lt;RecNum&gt;18&lt;/RecNum&gt;&lt;DisplayText&gt;(Frese and Zapf 1994, Frese and Keith 2015)&lt;/DisplayText&gt;&lt;record&gt;&lt;rec-number&gt;18&lt;/rec-number&gt;&lt;foreign-keys&gt;&lt;key app="EN" db-id="dtfvx5dd9wzs0re0zrmve9tj9p5fwat5spas" timestamp="1710916916"&gt;18&lt;/key&gt;&lt;/foreign-keys&gt;&lt;ref-type name="Journal Article"&gt;17&lt;/ref-type&gt;&lt;contributors&gt;&lt;authors&gt;&lt;author&gt;Frese, Michael&lt;/author&gt;&lt;author&gt;Keith, Nina&lt;/author&gt;&lt;/authors&gt;&lt;/contributors&gt;&lt;titles&gt;&lt;title&gt;Action errors, error management, and learning in organizations&lt;/title&gt;&lt;secondary-title&gt;Annual review of psychology&lt;/secondary-title&gt;&lt;/titles&gt;&lt;periodical&gt;&lt;full-title&gt;Annual Review of Psychology&lt;/full-title&gt;&lt;/periodical&gt;&lt;pages&gt;661-687&lt;/pages&gt;&lt;volume&gt;66&lt;/volume&gt;&lt;dates&gt;&lt;year&gt;2015&lt;/year&gt;&lt;/dates&gt;&lt;isbn&gt;0066-4308&lt;/isbn&gt;&lt;urls&gt;&lt;/urls&gt;&lt;/record&gt;&lt;/Cite&gt;&lt;Cite&gt;&lt;Author&gt;Frese&lt;/Author&gt;&lt;Year&gt;1994&lt;/Year&gt;&lt;RecNum&gt;17&lt;/RecNum&gt;&lt;record&gt;&lt;rec-number&gt;17&lt;/rec-number&gt;&lt;foreign-keys&gt;&lt;key app="EN" db-id="dtfvx5dd9wzs0re0zrmve9tj9p5fwat5spas" timestamp="1710916874"&gt;17&lt;/key&gt;&lt;/foreign-keys&gt;&lt;ref-type name="Journal Article"&gt;17&lt;/ref-type&gt;&lt;contributors&gt;&lt;authors&gt;&lt;author&gt;Frese, Michael&lt;/author&gt;&lt;author&gt;Zapf, Dieter&lt;/author&gt;&lt;/authors&gt;&lt;/contributors&gt;&lt;titles&gt;&lt;title&gt;Action as the core of work psychology: A German approach&lt;/title&gt;&lt;secondary-title&gt;Handbook of industrial and organizational psychology&lt;/secondary-title&gt;&lt;/titles&gt;&lt;periodical&gt;&lt;full-title&gt;Handbook of industrial and organizational psychology&lt;/full-title&gt;&lt;/periodical&gt;&lt;pages&gt;271-340&lt;/pages&gt;&lt;volume&gt;4&lt;/volume&gt;&lt;number&gt;2&lt;/number&gt;&lt;dates&gt;&lt;year&gt;1994&lt;/year&gt;&lt;/dates&gt;&lt;urls&gt;&lt;/urls&gt;&lt;/record&gt;&lt;/Cite&gt;&lt;/EndNote&gt;</w:delInstrText>
        </w:r>
        <w:r w:rsidDel="00E85DF0">
          <w:rPr>
            <w:rFonts w:eastAsia="DengXian"/>
            <w:kern w:val="2"/>
          </w:rPr>
          <w:fldChar w:fldCharType="separate"/>
        </w:r>
        <w:r w:rsidDel="00E85DF0">
          <w:rPr>
            <w:rFonts w:eastAsia="DengXian"/>
            <w:kern w:val="2"/>
          </w:rPr>
          <w:delText>(Frese and Zapf 1994, Frese and Keith 2015)</w:delText>
        </w:r>
        <w:r w:rsidDel="00E85DF0">
          <w:rPr>
            <w:rFonts w:eastAsia="DengXian"/>
            <w:kern w:val="2"/>
          </w:rPr>
          <w:fldChar w:fldCharType="end"/>
        </w:r>
        <w:r w:rsidDel="00E85DF0">
          <w:rPr>
            <w:rFonts w:eastAsia="DengXian"/>
            <w:kern w:val="2"/>
          </w:rPr>
          <w:delText>. This enhanced cognitive regulation leads them to recognize patterns in their mistakes, question underlying assumptions, and modify strategies more effectively. A</w:delText>
        </w:r>
        <w:r w:rsidDel="00E85DF0">
          <w:delText xml:space="preserve">s newcomers progress from viewing errors as isolated incidents to recognizing them as indicators of systemic issues that require more deliberate intervention, they develop deeper insights that enable what </w:delText>
        </w:r>
        <w:r w:rsidDel="00E85DF0">
          <w:fldChar w:fldCharType="begin"/>
        </w:r>
      </w:del>
      <w:r w:rsidR="006B7593">
        <w:instrText xml:space="preserve"> ADDIN EN.CITE &lt;EndNote&gt;&lt;Cite AuthorYear="1"&gt;&lt;Author&gt;Barnett&lt;/Author&gt;&lt;Year&gt;2002&lt;/Year&gt;&lt;RecNum&gt;149&lt;/RecNum&gt;&lt;DisplayText&gt;S.M. Barnett and Ceci (2002)&lt;/DisplayText&gt;&lt;record&gt;&lt;rec-number&gt;149&lt;/rec-number&gt;&lt;foreign-keys&gt;&lt;key app="EN" db-id="dtfvx5dd9wzs0re0zrmve9tj9p5fwat5spas" timestamp="1737285851"&gt;149&lt;/key&gt;&lt;/foreign-keys&gt;&lt;ref-type name="Journal Article"&gt;17&lt;/ref-type&gt;&lt;contributors&gt;&lt;authors&gt;&lt;author&gt;Barnett, Susan M&lt;/author&gt;&lt;author&gt;Ceci, Stephen J&lt;/author&gt;&lt;/authors&gt;&lt;/contributors&gt;&lt;titles&gt;&lt;title&gt;When and where do we apply what we learn?: A taxonomy for far transfer&lt;/title&gt;&lt;secondary-title&gt;Psychological bulletin&lt;/secondary-title&gt;&lt;/titles&gt;&lt;periodical&gt;&lt;full-title&gt;Psychological Bulletin&lt;/full-title&gt;&lt;/periodical&gt;&lt;pages&gt;612-637&lt;/pages&gt;&lt;volume&gt;128&lt;/volume&gt;&lt;number&gt;4&lt;/number&gt;&lt;dates&gt;&lt;year&gt;2002&lt;/year&gt;&lt;/dates&gt;&lt;isbn&gt;1939-1455&lt;/isbn&gt;&lt;urls&gt;&lt;/urls&gt;&lt;/record&gt;&lt;/Cite&gt;&lt;/EndNote&gt;</w:instrText>
      </w:r>
      <w:del w:id="2384" w:author="Hong Deng [2]" w:date="2026-05-24T16:42:00Z" w16du:dateUtc="2026-05-24T08:42:00Z">
        <w:r w:rsidDel="00E85DF0">
          <w:fldChar w:fldCharType="separate"/>
        </w:r>
      </w:del>
      <w:r w:rsidR="006B7593">
        <w:rPr>
          <w:noProof/>
        </w:rPr>
        <w:t>S.M. Barnett and Ceci (2002)</w:t>
      </w:r>
      <w:del w:id="2385" w:author="Hong Deng [2]" w:date="2026-05-24T16:42:00Z" w16du:dateUtc="2026-05-24T08:42:00Z">
        <w:r w:rsidDel="00E85DF0">
          <w:fldChar w:fldCharType="end"/>
        </w:r>
        <w:r w:rsidDel="00E85DF0">
          <w:rPr>
            <w:rFonts w:eastAsia="DengXian"/>
            <w:kern w:val="2"/>
          </w:rPr>
          <w:delText xml:space="preserve"> term “far transfer” of knowledge—the ability t</w:delText>
        </w:r>
        <w:r w:rsidDel="00E85DF0">
          <w:delText>o</w:delText>
        </w:r>
        <w:r w:rsidDel="00E85DF0">
          <w:rPr>
            <w:rFonts w:eastAsia="DengXian"/>
            <w:kern w:val="2"/>
          </w:rPr>
          <w:delText xml:space="preserve"> abstract broader principles from specific errors and apply them across tasks, thereby achieving sustainable task mastery beyond simple error correction. </w:delText>
        </w:r>
      </w:del>
    </w:p>
    <w:p w14:paraId="777D3E67" w14:textId="1BBD7882" w:rsidR="009458CE" w:rsidDel="00E85DF0" w:rsidRDefault="009C0C59">
      <w:pPr>
        <w:snapToGrid w:val="0"/>
        <w:spacing w:line="480" w:lineRule="auto"/>
        <w:ind w:firstLine="720"/>
        <w:rPr>
          <w:del w:id="2386" w:author="Hong Deng [2]" w:date="2026-05-24T16:42:00Z" w16du:dateUtc="2026-05-24T08:42:00Z"/>
          <w:rFonts w:eastAsia="DengXian"/>
          <w:kern w:val="2"/>
        </w:rPr>
      </w:pPr>
      <w:del w:id="2387" w:author="Hong Deng [2]" w:date="2026-05-24T16:42:00Z" w16du:dateUtc="2026-05-24T08:42:00Z">
        <w:r w:rsidDel="00E85DF0">
          <w:rPr>
            <w:rFonts w:eastAsia="DengXian"/>
            <w:kern w:val="2"/>
          </w:rPr>
          <w:delText xml:space="preserve">This cognitive momentum naturally creates what </w:delText>
        </w:r>
        <w:r w:rsidDel="00E85DF0">
          <w:rPr>
            <w:rFonts w:eastAsia="DengXian"/>
            <w:kern w:val="2"/>
          </w:rPr>
          <w:fldChar w:fldCharType="begin"/>
        </w:r>
        <w:r w:rsidDel="00E85DF0">
          <w:rPr>
            <w:rFonts w:eastAsia="DengXian"/>
            <w:kern w:val="2"/>
          </w:rPr>
          <w:delInstrText xml:space="preserve"> ADDIN EN.CITE &lt;EndNote&gt;&lt;Cite AuthorYear="1"&gt;&lt;Author&gt;Lindsley&lt;/Author&gt;&lt;Year&gt;1995&lt;/Year&gt;&lt;RecNum&gt;120&lt;/RecNum&gt;&lt;DisplayText&gt;Lindsley et al. (1995)&lt;/DisplayText&gt;&lt;record&gt;&lt;rec-number&gt;120&lt;/rec-number&gt;&lt;foreign-keys&gt;&lt;key app="EN" db-id="dtfvx5dd9wzs0re0zrmve9tj9p5fwat5spas" timestamp="1728284249"&gt;120&lt;/key&gt;&lt;/foreign-keys&gt;&lt;ref-type name="Journal Article"&gt;17&lt;/ref-type&gt;&lt;contributors&gt;&lt;authors&gt;&lt;author&gt;Lindsley, D&lt;/author&gt;&lt;author&gt;Brass, D&lt;/author&gt;&lt;author&gt;Thomas, J&lt;/author&gt;&lt;/authors&gt;&lt;/contributors&gt;&lt;titles&gt;&lt;title&gt;Efficacy-Performance Spirals: A Multilevel Perspective&lt;/title&gt;&lt;secondary-title&gt;Academy of Management Review&lt;/secondary-title&gt;&lt;/titles&gt;&lt;periodical&gt;&lt;full-title&gt;Academy of Management Review&lt;/full-title&gt;&lt;/periodical&gt;&lt;pages&gt;645-678&lt;/pages&gt;&lt;volume&gt;20&lt;/volume&gt;&lt;number&gt;3&lt;/number&gt;&lt;dates&gt;&lt;year&gt;1995&lt;/year&gt;&lt;/dates&gt;&lt;urls&gt;&lt;/urls&gt;&lt;/record&gt;&lt;/Cite&gt;&lt;/EndNote&gt;</w:delInstrText>
        </w:r>
        <w:r w:rsidDel="00E85DF0">
          <w:rPr>
            <w:rFonts w:eastAsia="DengXian"/>
            <w:kern w:val="2"/>
          </w:rPr>
          <w:fldChar w:fldCharType="separate"/>
        </w:r>
        <w:r w:rsidDel="00E85DF0">
          <w:rPr>
            <w:rFonts w:eastAsia="DengXian"/>
            <w:kern w:val="2"/>
          </w:rPr>
          <w:delText>Lindsley et al. (1995)</w:delText>
        </w:r>
        <w:r w:rsidDel="00E85DF0">
          <w:rPr>
            <w:rFonts w:eastAsia="DengXian"/>
            <w:kern w:val="2"/>
          </w:rPr>
          <w:fldChar w:fldCharType="end"/>
        </w:r>
        <w:r w:rsidDel="00E85DF0">
          <w:rPr>
            <w:rFonts w:eastAsia="DengXian"/>
            <w:kern w:val="2"/>
          </w:rPr>
          <w:delText xml:space="preserve"> describe as a self-perpetuating upward spiral where success breeds further success. As newcomers experience success in reducing errors, they become increasingly attuned to learning opportunities </w:delText>
        </w:r>
        <w:r w:rsidDel="00E85DF0">
          <w:rPr>
            <w:rFonts w:eastAsia="DengXian"/>
            <w:kern w:val="2"/>
          </w:rPr>
          <w:fldChar w:fldCharType="begin"/>
        </w:r>
        <w:r w:rsidDel="00E85DF0">
          <w:rPr>
            <w:rFonts w:eastAsia="DengXian"/>
            <w:kern w:val="2"/>
          </w:rPr>
          <w:delInstrText xml:space="preserve"> ADDIN EN.CITE &lt;EndNote&gt;&lt;Cite&gt;&lt;Author&gt;Zacher&lt;/Author&gt;&lt;Year&gt;2018&lt;/Year&gt;&lt;RecNum&gt;33&lt;/RecNum&gt;&lt;DisplayText&gt;(Zacher and Frese 2018)&lt;/DisplayText&gt;&lt;record&gt;&lt;rec-number&gt;33&lt;/rec-number&gt;&lt;foreign-keys&gt;&lt;key app="EN" db-id="dtfvx5dd9wzs0re0zrmve9tj9p5fwat5spas" timestamp="1711620011"&gt;33&lt;/key&gt;&lt;/foreign-keys&gt;&lt;ref-type name="Journal Article"&gt;17&lt;/ref-type&gt;&lt;contributors&gt;&lt;authors&gt;&lt;author&gt;Zacher, Hannes&lt;/author&gt;&lt;author&gt;Frese, Michael&lt;/author&gt;&lt;/authors&gt;&lt;/contributors&gt;&lt;titles&gt;&lt;title&gt;Action regulation theory: Foundations, current knowledge, and future directions&lt;/title&gt;&lt;secondary-title&gt;The SAGE handbook of industrial, work and organizational psychology&lt;/secondary-title&gt;&lt;/titles&gt;&lt;periodical&gt;&lt;full-title&gt;The SAGE handbook of industrial, work and organizational psychology&lt;/full-title&gt;&lt;/periodical&gt;&lt;pages&gt;80-102&lt;/pages&gt;&lt;volume&gt;2&lt;/volume&gt;&lt;dates&gt;&lt;year&gt;2018&lt;/year&gt;&lt;/dates&gt;&lt;urls&gt;&lt;/urls&gt;&lt;/record&gt;&lt;/Cite&gt;&lt;/EndNote&gt;</w:delInstrText>
        </w:r>
        <w:r w:rsidDel="00E85DF0">
          <w:rPr>
            <w:rFonts w:eastAsia="DengXian"/>
            <w:kern w:val="2"/>
          </w:rPr>
          <w:fldChar w:fldCharType="separate"/>
        </w:r>
        <w:r w:rsidDel="00E85DF0">
          <w:rPr>
            <w:rFonts w:eastAsia="DengXian"/>
            <w:kern w:val="2"/>
          </w:rPr>
          <w:delText>(Zacher and Frese 2018)</w:delText>
        </w:r>
        <w:r w:rsidDel="00E85DF0">
          <w:rPr>
            <w:rFonts w:eastAsia="DengXian"/>
            <w:kern w:val="2"/>
          </w:rPr>
          <w:fldChar w:fldCharType="end"/>
        </w:r>
        <w:r w:rsidDel="00E85DF0">
          <w:rPr>
            <w:rFonts w:eastAsia="DengXian"/>
            <w:kern w:val="2"/>
          </w:rPr>
          <w:delText xml:space="preserve">, demonstrating what spiraling theory terms “efficacy-performance spirals.” Their initial achievements in error reduction strengthen their commitment to improvement, leading them to set more ambitious goals and maintain sustained effort </w:delText>
        </w:r>
        <w:r w:rsidDel="00E85DF0">
          <w:rPr>
            <w:rFonts w:eastAsia="DengXian"/>
            <w:kern w:val="2"/>
          </w:rPr>
          <w:fldChar w:fldCharType="begin"/>
        </w:r>
        <w:r w:rsidDel="00E85DF0">
          <w:rPr>
            <w:rFonts w:eastAsia="DengXian"/>
            <w:kern w:val="2"/>
          </w:rPr>
          <w:delInstrText xml:space="preserve"> ADDIN EN.CITE &lt;EndNote&gt;&lt;Cite&gt;&lt;Author&gt;Chen&lt;/Author&gt;&lt;Year&gt;2011&lt;/Year&gt;&lt;RecNum&gt;125&lt;/RecNum&gt;&lt;DisplayText&gt;(Chen et al. 2011)&lt;/DisplayText&gt;&lt;record&gt;&lt;rec-number&gt;125&lt;/rec-number&gt;&lt;foreign-keys&gt;&lt;key app="EN" db-id="dtfvx5dd9wzs0re0zrmve9tj9p5fwat5spas" timestamp="1732607649"&gt;125&lt;/key&gt;&lt;/foreign-keys&gt;&lt;ref-type name="Journal Article"&gt;17&lt;/ref-type&gt;&lt;contributors&gt;&lt;authors&gt;&lt;author&gt;Chen, Gilad&lt;/author&gt;&lt;author&gt;Ployhart, Robert E&lt;/author&gt;&lt;author&gt;Thomas, Helena Cooper&lt;/author&gt;&lt;author&gt;Anderson, Neil&lt;/author&gt;&lt;author&gt;Bliese, Paul D&lt;/author&gt;&lt;/authors&gt;&lt;/contributors&gt;&lt;titles&gt;&lt;title&gt;The power of momentum: A new model of dynamic relationships between job satisfaction change and turnover intentions&lt;/title&gt;&lt;secondary-title&gt;Academy of Management Journal&lt;/secondary-title&gt;&lt;/titles&gt;&lt;periodical&gt;&lt;full-title&gt;Academy of Management Journal&lt;/full-title&gt;&lt;/periodical&gt;&lt;pages&gt;159-181&lt;/pages&gt;&lt;volume&gt;54&lt;/volume&gt;&lt;number&gt;1&lt;/number&gt;&lt;dates&gt;&lt;year&gt;2011&lt;/year&gt;&lt;/dates&gt;&lt;isbn&gt;0001-4273&lt;/isbn&gt;&lt;urls&gt;&lt;/urls&gt;&lt;/record&gt;&lt;/Cite&gt;&lt;/EndNote&gt;</w:delInstrText>
        </w:r>
        <w:r w:rsidDel="00E85DF0">
          <w:rPr>
            <w:rFonts w:eastAsia="DengXian"/>
            <w:kern w:val="2"/>
          </w:rPr>
          <w:fldChar w:fldCharType="separate"/>
        </w:r>
        <w:r w:rsidDel="00E85DF0">
          <w:rPr>
            <w:rFonts w:eastAsia="DengXian"/>
            <w:kern w:val="2"/>
          </w:rPr>
          <w:delText>(Chen et al. 2011)</w:delText>
        </w:r>
        <w:r w:rsidDel="00E85DF0">
          <w:rPr>
            <w:rFonts w:eastAsia="DengXian"/>
            <w:kern w:val="2"/>
          </w:rPr>
          <w:fldChar w:fldCharType="end"/>
        </w:r>
        <w:r w:rsidDel="00E85DF0">
          <w:rPr>
            <w:rFonts w:eastAsia="DengXian"/>
            <w:kern w:val="2"/>
          </w:rPr>
          <w:delText xml:space="preserve">. In these self-fueling upward spirals, cognitive mastery and positive psychological experiences reinforce each other and drive continuous improvement for newcomers. The self-reinforcing nature of these spirals means that newcomers’ early error reduction can be a reliable predictor of their immediate socialization success and sustained performance improvements, as each successful adaptation strengthens the upward momentum of the spiral. </w:delText>
        </w:r>
      </w:del>
    </w:p>
    <w:p w14:paraId="777D3E68" w14:textId="7D03A171" w:rsidR="009458CE" w:rsidDel="00E85DF0" w:rsidRDefault="009C0C59">
      <w:pPr>
        <w:snapToGrid w:val="0"/>
        <w:spacing w:line="480" w:lineRule="auto"/>
        <w:ind w:firstLine="720"/>
        <w:rPr>
          <w:del w:id="2388" w:author="Hong Deng [2]" w:date="2026-05-24T16:42:00Z" w16du:dateUtc="2026-05-24T08:42:00Z"/>
          <w:rFonts w:eastAsia="DengXian"/>
          <w:kern w:val="2"/>
        </w:rPr>
      </w:pPr>
      <w:del w:id="2389" w:author="Hong Deng [2]" w:date="2026-05-24T16:42:00Z" w16du:dateUtc="2026-05-24T08:42:00Z">
        <w:r w:rsidDel="00E85DF0">
          <w:delText xml:space="preserve">To test these arguments, </w:delText>
        </w:r>
        <w:r w:rsidDel="00E85DF0">
          <w:rPr>
            <w:rFonts w:eastAsia="DengXian"/>
            <w:kern w:val="2"/>
          </w:rPr>
          <w:delText xml:space="preserve">we examine two distinct performance metrics. The first is short-term supervisor-rated task performance, assessed three months post-entry at the end of the probation period. The second is annual merit pay, which is an objective, longer-term performance indicator. Annual merit pay captures employees’ contributions and achievements over an extended period by acknowledging their sustained performance levels </w:delText>
        </w:r>
        <w:r w:rsidDel="00E85DF0">
          <w:rPr>
            <w:rFonts w:eastAsia="DengXian"/>
            <w:kern w:val="2"/>
          </w:rPr>
          <w:fldChar w:fldCharType="begin"/>
        </w:r>
        <w:r w:rsidDel="00E85DF0">
          <w:rPr>
            <w:rFonts w:eastAsia="DengXian"/>
            <w:kern w:val="2"/>
          </w:rPr>
          <w:delInstrText xml:space="preserve"> ADDIN EN.CITE &lt;EndNote&gt;&lt;Cite&gt;&lt;Author&gt;Park&lt;/Author&gt;&lt;Year&gt;2016&lt;/Year&gt;&lt;RecNum&gt;45&lt;/RecNum&gt;&lt;DisplayText&gt;(Park and Sturman 2016)&lt;/DisplayText&gt;&lt;record&gt;&lt;rec-number&gt;45&lt;/rec-number&gt;&lt;foreign-keys&gt;&lt;key app="EN" db-id="dtfvx5dd9wzs0re0zrmve9tj9p5fwat5spas" timestamp=</w:delInstrText>
        </w:r>
        <w:r w:rsidDel="00E85DF0">
          <w:rPr>
            <w:rFonts w:eastAsia="DengXian" w:hint="eastAsia"/>
            <w:kern w:val="2"/>
          </w:rPr>
          <w:delInstrText>"1711787103"&gt;45&lt;/key&gt;&lt;/foreign-keys&gt;&lt;ref-type name="Journal Article"&gt;17&lt;/ref-type&gt;&lt;contributors&gt;&lt;authors&gt;&lt;author&gt;Park, Sanghee&lt;/author&gt;&lt;author&gt;Sturman, Michael C&lt;/author&gt;&lt;/authors&gt;&lt;/contributors&gt;&lt;titles&gt;&lt;title&gt;Evaluating form and functionality of pay</w:delInstrText>
        </w:r>
        <w:r w:rsidDel="00E85DF0">
          <w:rPr>
            <w:rFonts w:eastAsia="DengXian" w:hint="eastAsia"/>
            <w:kern w:val="2"/>
          </w:rPr>
          <w:delInstrText>‐</w:delInstrText>
        </w:r>
        <w:r w:rsidDel="00E85DF0">
          <w:rPr>
            <w:rFonts w:eastAsia="DengXian" w:hint="eastAsia"/>
            <w:kern w:val="2"/>
          </w:rPr>
          <w:delInstrText>for</w:delInstrText>
        </w:r>
        <w:r w:rsidDel="00E85DF0">
          <w:rPr>
            <w:rFonts w:eastAsia="DengXian" w:hint="eastAsia"/>
            <w:kern w:val="2"/>
          </w:rPr>
          <w:delInstrText>‐</w:delInstrText>
        </w:r>
        <w:r w:rsidDel="00E85DF0">
          <w:rPr>
            <w:rFonts w:eastAsia="DengXian" w:hint="eastAsia"/>
            <w:kern w:val="2"/>
          </w:rPr>
          <w:delInstrText>performance plans: The relative incentive and sorting effects of merit pay, bonuses, and long</w:delInstrText>
        </w:r>
        <w:r w:rsidDel="00E85DF0">
          <w:rPr>
            <w:rFonts w:eastAsia="DengXian" w:hint="eastAsia"/>
            <w:kern w:val="2"/>
          </w:rPr>
          <w:delInstrText>‐</w:delInstrText>
        </w:r>
        <w:r w:rsidDel="00E85DF0">
          <w:rPr>
            <w:rFonts w:eastAsia="DengXian" w:hint="eastAsia"/>
            <w:kern w:val="2"/>
          </w:rPr>
          <w:delInstrText>term incentives&lt;/title&gt;&lt;secondary-title&gt;Human Resource Management&lt;/secondary-title&gt;&lt;/titles&gt;&lt;periodical&gt;&lt;full-title&gt;Human Resource Management&lt;/full-title&gt;&lt;/perio</w:delInstrText>
        </w:r>
        <w:r w:rsidDel="00E85DF0">
          <w:rPr>
            <w:rFonts w:eastAsia="DengXian"/>
            <w:kern w:val="2"/>
          </w:rPr>
          <w:delInstrText>dical&gt;&lt;pages&gt;697-719&lt;/pages&gt;&lt;volume&gt;55&lt;/volume&gt;&lt;number&gt;4&lt;/number&gt;&lt;dates&gt;&lt;year&gt;2016&lt;/year&gt;&lt;/dates&gt;&lt;isbn&gt;0090-4848&lt;/isbn&gt;&lt;urls&gt;&lt;/urls&gt;&lt;/record&gt;&lt;/Cite&gt;&lt;/EndNote&gt;</w:delInstrText>
        </w:r>
        <w:r w:rsidDel="00E85DF0">
          <w:rPr>
            <w:rFonts w:eastAsia="DengXian"/>
            <w:kern w:val="2"/>
          </w:rPr>
          <w:fldChar w:fldCharType="separate"/>
        </w:r>
        <w:r w:rsidDel="00E85DF0">
          <w:rPr>
            <w:rFonts w:eastAsia="DengXian"/>
            <w:kern w:val="2"/>
          </w:rPr>
          <w:delText>(Park and Sturman 2016)</w:delText>
        </w:r>
        <w:r w:rsidDel="00E85DF0">
          <w:rPr>
            <w:rFonts w:eastAsia="DengXian"/>
            <w:kern w:val="2"/>
          </w:rPr>
          <w:fldChar w:fldCharType="end"/>
        </w:r>
        <w:r w:rsidDel="00E85DF0">
          <w:rPr>
            <w:rFonts w:eastAsia="DengXian"/>
            <w:kern w:val="2"/>
          </w:rPr>
          <w:delText xml:space="preserve">. </w:delText>
        </w:r>
      </w:del>
    </w:p>
    <w:p w14:paraId="777D3E69" w14:textId="1D17D027" w:rsidR="009458CE" w:rsidRDefault="009C0C59">
      <w:pPr>
        <w:snapToGrid w:val="0"/>
        <w:spacing w:line="480" w:lineRule="auto"/>
        <w:rPr>
          <w:rFonts w:eastAsia="DengXian"/>
          <w:i/>
          <w:kern w:val="2"/>
        </w:rPr>
      </w:pPr>
      <w:r>
        <w:rPr>
          <w:rFonts w:eastAsia="DengXian"/>
          <w:b/>
          <w:kern w:val="2"/>
        </w:rPr>
        <w:t xml:space="preserve">Hypothesis </w:t>
      </w:r>
      <w:del w:id="2390" w:author="Hong Deng [2]" w:date="2026-05-24T16:52:00Z" w16du:dateUtc="2026-05-24T08:52:00Z">
        <w:r w:rsidDel="0010362F">
          <w:rPr>
            <w:rFonts w:eastAsia="DengXian"/>
            <w:b/>
            <w:kern w:val="2"/>
          </w:rPr>
          <w:delText>3</w:delText>
        </w:r>
      </w:del>
      <w:ins w:id="2391" w:author="Hong Deng [2]" w:date="2026-05-24T16:52:00Z" w16du:dateUtc="2026-05-24T08:52:00Z">
        <w:del w:id="2392" w:author="Hong Deng" w:date="2026-06-06T14:23:00Z" w16du:dateUtc="2026-06-06T06:23:00Z">
          <w:r w:rsidR="0010362F" w:rsidDel="00F4163A">
            <w:rPr>
              <w:rFonts w:eastAsia="DengXian" w:hint="eastAsia"/>
              <w:b/>
              <w:kern w:val="2"/>
            </w:rPr>
            <w:delText>4</w:delText>
          </w:r>
        </w:del>
      </w:ins>
      <w:ins w:id="2393" w:author="Hong Deng" w:date="2026-06-06T14:23:00Z" w16du:dateUtc="2026-06-06T06:23:00Z">
        <w:r w:rsidR="00F4163A">
          <w:rPr>
            <w:rFonts w:eastAsia="DengXian"/>
            <w:b/>
            <w:kern w:val="2"/>
          </w:rPr>
          <w:t>3</w:t>
        </w:r>
      </w:ins>
      <w:r>
        <w:rPr>
          <w:rFonts w:eastAsia="DengXian"/>
          <w:b/>
          <w:kern w:val="2"/>
        </w:rPr>
        <w:t>.</w:t>
      </w:r>
      <w:r>
        <w:rPr>
          <w:rFonts w:eastAsia="DengXian"/>
          <w:i/>
          <w:kern w:val="2"/>
        </w:rPr>
        <w:t xml:space="preserve"> The</w:t>
      </w:r>
      <w:del w:id="2394" w:author="Haiyang Liu" w:date="2026-05-18T17:32:00Z" w16du:dateUtc="2026-05-18T10:32:00Z">
        <w:r w:rsidDel="0025563E">
          <w:rPr>
            <w:rFonts w:eastAsia="DengXian"/>
            <w:i/>
            <w:kern w:val="2"/>
          </w:rPr>
          <w:delText> error</w:delText>
        </w:r>
      </w:del>
      <w:r>
        <w:rPr>
          <w:rFonts w:eastAsia="DengXian"/>
          <w:i/>
          <w:kern w:val="2"/>
        </w:rPr>
        <w:t xml:space="preserve"> </w:t>
      </w:r>
      <w:ins w:id="2395" w:author="Haiyang Liu" w:date="2026-05-20T22:49:00Z" w16du:dateUtc="2026-05-20T15:49:00Z">
        <w:r w:rsidR="006A19DE" w:rsidRPr="006A19DE">
          <w:rPr>
            <w:rFonts w:eastAsia="DengXian"/>
            <w:i/>
            <w:kern w:val="2"/>
          </w:rPr>
          <w:t>acceleration of error reduction</w:t>
        </w:r>
      </w:ins>
      <w:ins w:id="2396" w:author="Haiyang Liu" w:date="2026-05-20T23:05:00Z" w16du:dateUtc="2026-05-20T16:05:00Z">
        <w:r w:rsidR="004778EE">
          <w:rPr>
            <w:rFonts w:eastAsia="DengXian"/>
            <w:i/>
            <w:kern w:val="2"/>
          </w:rPr>
          <w:t xml:space="preserve"> (</w:t>
        </w:r>
      </w:ins>
      <w:ins w:id="2397" w:author="Haiyang Liu" w:date="2026-05-20T23:06:00Z" w16du:dateUtc="2026-05-20T16:06:00Z">
        <w:r w:rsidR="004778EE">
          <w:rPr>
            <w:rFonts w:eastAsia="DengXian"/>
            <w:i/>
            <w:kern w:val="2"/>
          </w:rPr>
          <w:t>or</w:t>
        </w:r>
        <w:r w:rsidR="004778EE" w:rsidRPr="004778EE">
          <w:rPr>
            <w:rFonts w:eastAsia="DengXian"/>
            <w:i/>
            <w:kern w:val="2"/>
          </w:rPr>
          <w:t xml:space="preserve"> </w:t>
        </w:r>
        <w:r w:rsidR="004778EE">
          <w:rPr>
            <w:rFonts w:eastAsia="DengXian"/>
            <w:i/>
            <w:kern w:val="2"/>
          </w:rPr>
          <w:t>the curvature of the error trajectory)</w:t>
        </w:r>
      </w:ins>
      <w:ins w:id="2398" w:author="Haiyang Liu" w:date="2026-05-20T22:49:00Z" w16du:dateUtc="2026-05-20T15:49:00Z">
        <w:r w:rsidR="006A19DE" w:rsidRPr="006A19DE">
          <w:rPr>
            <w:rFonts w:eastAsia="DengXian"/>
            <w:i/>
            <w:kern w:val="2"/>
          </w:rPr>
          <w:t xml:space="preserve"> is positively</w:t>
        </w:r>
        <w:del w:id="2399" w:author="Hong Deng" w:date="2026-06-06T15:16:00Z" w16du:dateUtc="2026-06-06T07:16:00Z">
          <w:r w:rsidR="006A19DE" w:rsidRPr="006A19DE" w:rsidDel="00E777CD">
            <w:rPr>
              <w:rFonts w:eastAsia="DengXian"/>
              <w:i/>
              <w:kern w:val="2"/>
            </w:rPr>
            <w:delText xml:space="preserve"> </w:delText>
          </w:r>
        </w:del>
      </w:ins>
      <w:ins w:id="2400" w:author="Haiyang Liu" w:date="2026-05-20T23:06:00Z" w16du:dateUtc="2026-05-20T16:06:00Z">
        <w:del w:id="2401" w:author="Hong Deng" w:date="2026-06-06T15:16:00Z" w16du:dateUtc="2026-06-06T07:16:00Z">
          <w:r w:rsidR="004778EE" w:rsidDel="00E777CD">
            <w:rPr>
              <w:rFonts w:eastAsia="DengXian"/>
              <w:i/>
              <w:kern w:val="2"/>
            </w:rPr>
            <w:delText>(</w:delText>
          </w:r>
        </w:del>
      </w:ins>
      <w:ins w:id="2402" w:author="Haiyang Liu" w:date="2026-05-20T23:37:00Z" w16du:dateUtc="2026-05-20T16:37:00Z">
        <w:del w:id="2403" w:author="Hong Deng" w:date="2026-06-06T15:16:00Z" w16du:dateUtc="2026-06-06T07:16:00Z">
          <w:r w:rsidR="003C165C" w:rsidDel="00E777CD">
            <w:rPr>
              <w:rFonts w:eastAsia="DengXian"/>
              <w:i/>
              <w:kern w:val="2"/>
            </w:rPr>
            <w:delText xml:space="preserve">or </w:delText>
          </w:r>
        </w:del>
      </w:ins>
      <w:ins w:id="2404" w:author="Haiyang Liu" w:date="2026-05-20T23:06:00Z" w16du:dateUtc="2026-05-20T16:06:00Z">
        <w:del w:id="2405" w:author="Hong Deng" w:date="2026-06-06T15:16:00Z" w16du:dateUtc="2026-06-06T07:16:00Z">
          <w:r w:rsidR="004778EE" w:rsidDel="00E777CD">
            <w:rPr>
              <w:rFonts w:eastAsia="DengXian"/>
              <w:i/>
              <w:kern w:val="2"/>
            </w:rPr>
            <w:delText>negatively)</w:delText>
          </w:r>
        </w:del>
        <w:r w:rsidR="004778EE">
          <w:rPr>
            <w:rFonts w:eastAsia="DengXian"/>
            <w:i/>
            <w:kern w:val="2"/>
          </w:rPr>
          <w:t xml:space="preserve"> </w:t>
        </w:r>
      </w:ins>
      <w:ins w:id="2406" w:author="Haiyang Liu" w:date="2026-05-20T22:49:00Z" w16du:dateUtc="2026-05-20T15:49:00Z">
        <w:r w:rsidR="006A19DE" w:rsidRPr="006A19DE">
          <w:rPr>
            <w:rFonts w:eastAsia="DengXian"/>
            <w:i/>
            <w:kern w:val="2"/>
          </w:rPr>
          <w:t>associated with newcomers</w:t>
        </w:r>
      </w:ins>
      <w:ins w:id="2407" w:author="Haiyang Liu" w:date="2026-05-20T22:50:00Z" w16du:dateUtc="2026-05-20T15:50:00Z">
        <w:r w:rsidR="006A19DE">
          <w:rPr>
            <w:rFonts w:eastAsia="DengXian"/>
            <w:i/>
            <w:kern w:val="2"/>
          </w:rPr>
          <w:t>’</w:t>
        </w:r>
      </w:ins>
      <w:ins w:id="2408" w:author="Haiyang Liu" w:date="2026-05-20T22:49:00Z" w16du:dateUtc="2026-05-20T15:49:00Z">
        <w:r w:rsidR="006A19DE" w:rsidRPr="006A19DE">
          <w:rPr>
            <w:rFonts w:eastAsia="DengXian"/>
            <w:i/>
            <w:kern w:val="2"/>
          </w:rPr>
          <w:t xml:space="preserve"> end-of-onboarding</w:t>
        </w:r>
      </w:ins>
      <w:ins w:id="2409" w:author="Haiyang Liu" w:date="2026-05-20T22:50:00Z" w16du:dateUtc="2026-05-20T15:50:00Z">
        <w:r w:rsidR="006A19DE">
          <w:rPr>
            <w:rFonts w:eastAsia="DengXian"/>
            <w:i/>
            <w:kern w:val="2"/>
          </w:rPr>
          <w:t xml:space="preserve"> overall</w:t>
        </w:r>
      </w:ins>
      <w:ins w:id="2410" w:author="Haiyang Liu" w:date="2026-05-20T22:49:00Z" w16du:dateUtc="2026-05-20T15:49:00Z">
        <w:r w:rsidR="006A19DE" w:rsidRPr="006A19DE">
          <w:rPr>
            <w:rFonts w:eastAsia="DengXian"/>
            <w:i/>
            <w:kern w:val="2"/>
          </w:rPr>
          <w:t xml:space="preserve"> performance, above and beyond the end-of-onboarding error level</w:t>
        </w:r>
      </w:ins>
      <w:del w:id="2411" w:author="Haiyang Liu" w:date="2026-05-20T22:49:00Z" w16du:dateUtc="2026-05-20T15:49:00Z">
        <w:r w:rsidDel="006A19DE">
          <w:rPr>
            <w:rFonts w:eastAsia="DengXian"/>
            <w:i/>
            <w:kern w:val="2"/>
          </w:rPr>
          <w:delText xml:space="preserve">reduction rate is </w:delText>
        </w:r>
      </w:del>
      <w:del w:id="2412" w:author="Haiyang Liu" w:date="2026-05-18T17:32:00Z" w16du:dateUtc="2026-05-18T10:32:00Z">
        <w:r w:rsidDel="0025563E">
          <w:rPr>
            <w:rFonts w:eastAsia="DengXian"/>
            <w:i/>
            <w:kern w:val="2"/>
          </w:rPr>
          <w:delText xml:space="preserve">positively </w:delText>
        </w:r>
      </w:del>
      <w:del w:id="2413" w:author="Haiyang Liu" w:date="2026-05-20T22:49:00Z" w16du:dateUtc="2026-05-20T15:49:00Z">
        <w:r w:rsidDel="006A19DE">
          <w:rPr>
            <w:rFonts w:eastAsia="DengXian"/>
            <w:i/>
            <w:kern w:val="2"/>
          </w:rPr>
          <w:delText xml:space="preserve">associated with </w:delText>
        </w:r>
      </w:del>
      <w:del w:id="2414" w:author="Haiyang Liu" w:date="2026-05-18T17:33:00Z" w16du:dateUtc="2026-05-18T10:33:00Z">
        <w:r w:rsidDel="0025563E">
          <w:rPr>
            <w:rFonts w:eastAsia="DengXian"/>
            <w:i/>
            <w:kern w:val="2"/>
          </w:rPr>
          <w:delText xml:space="preserve">newcomers’ </w:delText>
        </w:r>
      </w:del>
      <w:del w:id="2415" w:author="Haiyang Liu" w:date="2026-05-20T22:49:00Z" w16du:dateUtc="2026-05-20T15:49:00Z">
        <w:r w:rsidDel="006A19DE">
          <w:rPr>
            <w:rFonts w:eastAsia="DengXian"/>
            <w:i/>
            <w:kern w:val="2"/>
          </w:rPr>
          <w:delText>end-of-</w:delText>
        </w:r>
      </w:del>
      <w:del w:id="2416" w:author="Haiyang Liu" w:date="2026-05-18T17:33:00Z" w16du:dateUtc="2026-05-18T10:33:00Z">
        <w:r w:rsidDel="0025563E">
          <w:rPr>
            <w:rFonts w:eastAsia="DengXian"/>
            <w:i/>
            <w:kern w:val="2"/>
          </w:rPr>
          <w:delText xml:space="preserve">probation task </w:delText>
        </w:r>
      </w:del>
      <w:del w:id="2417" w:author="Haiyang Liu" w:date="2026-05-20T22:49:00Z" w16du:dateUtc="2026-05-20T15:49:00Z">
        <w:r w:rsidDel="006A19DE">
          <w:rPr>
            <w:rFonts w:eastAsia="DengXian"/>
            <w:i/>
            <w:kern w:val="2"/>
          </w:rPr>
          <w:delText>performance</w:delText>
        </w:r>
      </w:del>
      <w:del w:id="2418" w:author="Haiyang Liu" w:date="2026-05-18T17:33:00Z" w16du:dateUtc="2026-05-18T10:33:00Z">
        <w:r w:rsidDel="0025563E">
          <w:rPr>
            <w:rFonts w:eastAsia="DengXian"/>
            <w:i/>
            <w:kern w:val="2"/>
          </w:rPr>
          <w:delText xml:space="preserve"> (1a) and annual merit pay (1b)</w:delText>
        </w:r>
      </w:del>
      <w:del w:id="2419" w:author="Haiyang Liu" w:date="2026-05-20T22:49:00Z" w16du:dateUtc="2026-05-20T15:49:00Z">
        <w:r w:rsidDel="006A19DE">
          <w:rPr>
            <w:rFonts w:eastAsia="DengXian"/>
            <w:i/>
            <w:kern w:val="2"/>
          </w:rPr>
          <w:delText xml:space="preserve">, above and beyond the </w:delText>
        </w:r>
      </w:del>
      <w:del w:id="2420" w:author="Haiyang Liu" w:date="2026-05-18T17:34:00Z" w16du:dateUtc="2026-05-18T10:34:00Z">
        <w:r w:rsidDel="0025563E">
          <w:rPr>
            <w:rFonts w:eastAsia="DengXian"/>
            <w:i/>
            <w:kern w:val="2"/>
          </w:rPr>
          <w:delText>initial error level</w:delText>
        </w:r>
      </w:del>
      <w:r>
        <w:rPr>
          <w:rFonts w:eastAsia="DengXian"/>
          <w:i/>
          <w:kern w:val="2"/>
        </w:rPr>
        <w:t>.</w:t>
      </w:r>
    </w:p>
    <w:p w14:paraId="777D3E6A" w14:textId="77777777" w:rsidR="009458CE" w:rsidRDefault="009C0C59">
      <w:pPr>
        <w:snapToGrid w:val="0"/>
        <w:spacing w:line="480" w:lineRule="auto"/>
        <w:rPr>
          <w:rFonts w:eastAsia="DengXian"/>
          <w:b/>
          <w:kern w:val="2"/>
        </w:rPr>
      </w:pPr>
      <w:r>
        <w:rPr>
          <w:rFonts w:eastAsia="DengXian"/>
          <w:b/>
          <w:kern w:val="2"/>
        </w:rPr>
        <w:t xml:space="preserve">The Moderating </w:t>
      </w:r>
      <w:commentRangeStart w:id="2421"/>
      <w:r>
        <w:rPr>
          <w:rFonts w:eastAsia="DengXian"/>
          <w:b/>
          <w:kern w:val="2"/>
        </w:rPr>
        <w:t>Role of Newcomer Error Attribution</w:t>
      </w:r>
      <w:commentRangeEnd w:id="2421"/>
      <w:r w:rsidR="0099773F">
        <w:rPr>
          <w:rStyle w:val="CommentReference"/>
          <w:rFonts w:eastAsia="DengXian"/>
          <w:b/>
          <w:kern w:val="2"/>
          <w:sz w:val="24"/>
          <w:szCs w:val="24"/>
        </w:rPr>
        <w:commentReference w:id="2421"/>
      </w:r>
    </w:p>
    <w:p w14:paraId="0156C6FB" w14:textId="63F56BE0" w:rsidR="004542A3" w:rsidRDefault="009C0C59">
      <w:pPr>
        <w:snapToGrid w:val="0"/>
        <w:spacing w:line="480" w:lineRule="auto"/>
        <w:ind w:firstLine="720"/>
        <w:rPr>
          <w:ins w:id="2422" w:author="Hong Deng" w:date="2026-06-06T16:08:00Z" w16du:dateUtc="2026-06-06T08:08:00Z"/>
          <w:rFonts w:eastAsia="DengXian"/>
          <w:kern w:val="2"/>
        </w:rPr>
      </w:pPr>
      <w:r>
        <w:rPr>
          <w:rFonts w:eastAsia="DengXian"/>
          <w:kern w:val="2"/>
        </w:rPr>
        <w:t xml:space="preserve"> </w:t>
      </w:r>
      <w:del w:id="2423" w:author="Hong Deng [2]" w:date="2026-05-24T16:57:00Z" w16du:dateUtc="2026-05-24T08:57:00Z">
        <w:r w:rsidDel="002B4658">
          <w:rPr>
            <w:rFonts w:eastAsia="DengXian"/>
            <w:kern w:val="2"/>
          </w:rPr>
          <w:delText xml:space="preserve">Individuals’ attributions, or how they appraise and make sense of their behaviors and outcomes, play a fundamental role in their self-regulation </w:delText>
        </w:r>
      </w:del>
      <w:del w:id="2424" w:author="Hong Deng [2]" w:date="2026-05-24T16:58:00Z" w16du:dateUtc="2026-05-24T08:58:00Z">
        <w:r w:rsidDel="002B4658">
          <w:rPr>
            <w:rFonts w:eastAsia="DengXian"/>
            <w:kern w:val="2"/>
          </w:rPr>
          <w:fldChar w:fldCharType="begin">
            <w:fldData xml:space="preserve">PEVuZE5vdGU+PENpdGU+PEF1dGhvcj5Eb25vdmFuPC9BdXRob3I+PFllYXI+MjAwMzwvWWVhcj48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</w:fldData>
          </w:fldChar>
        </w:r>
      </w:del>
      <w:r w:rsidR="006B7593">
        <w:rPr>
          <w:rFonts w:eastAsia="DengXian"/>
          <w:kern w:val="2"/>
        </w:rPr>
        <w:instrText xml:space="preserve"> ADDIN EN.CITE </w:instrText>
      </w:r>
      <w:r w:rsidR="006B7593">
        <w:rPr>
          <w:rFonts w:eastAsia="DengXian"/>
          <w:kern w:val="2"/>
        </w:rPr>
        <w:fldChar w:fldCharType="begin">
          <w:fldData xml:space="preserve">PEVuZE5vdGU+PENpdGU+PEF1dGhvcj5Eb25vdmFuPC9BdXRob3I+PFllYXI+MjAwMzwvWWVhcj48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</w:fldData>
        </w:fldChar>
      </w:r>
      <w:r w:rsidR="006B7593">
        <w:rPr>
          <w:rFonts w:eastAsia="DengXian"/>
          <w:kern w:val="2"/>
        </w:rPr>
        <w:instrText xml:space="preserve"> ADDIN EN.CITE.DATA </w:instrText>
      </w:r>
      <w:r w:rsidR="006B7593">
        <w:rPr>
          <w:rFonts w:eastAsia="DengXian"/>
          <w:kern w:val="2"/>
        </w:rPr>
      </w:r>
      <w:r w:rsidR="006B7593">
        <w:rPr>
          <w:rFonts w:eastAsia="DengXian"/>
          <w:kern w:val="2"/>
        </w:rPr>
        <w:fldChar w:fldCharType="end"/>
      </w:r>
      <w:del w:id="2425" w:author="Hong Deng [2]" w:date="2026-05-24T16:58:00Z" w16du:dateUtc="2026-05-24T08:58:00Z">
        <w:r w:rsidDel="002B4658">
          <w:rPr>
            <w:rFonts w:eastAsia="DengXian"/>
            <w:kern w:val="2"/>
          </w:rPr>
        </w:r>
        <w:r w:rsidDel="002B4658">
          <w:rPr>
            <w:rFonts w:eastAsia="DengXian"/>
            <w:kern w:val="2"/>
          </w:rPr>
          <w:fldChar w:fldCharType="separate"/>
        </w:r>
      </w:del>
      <w:r w:rsidR="006B7593">
        <w:rPr>
          <w:rFonts w:eastAsia="DengXian"/>
          <w:noProof/>
          <w:kern w:val="2"/>
        </w:rPr>
        <w:t>(Weiner 1985, K.J. Williams et al. 2000, Donovan and Williams 2003)</w:t>
      </w:r>
      <w:del w:id="2426" w:author="Hong Deng [2]" w:date="2026-05-24T16:58:00Z" w16du:dateUtc="2026-05-24T08:58:00Z">
        <w:r w:rsidDel="002B4658">
          <w:rPr>
            <w:rFonts w:eastAsia="DengXian"/>
            <w:kern w:val="2"/>
          </w:rPr>
          <w:fldChar w:fldCharType="end"/>
        </w:r>
        <w:r w:rsidDel="002B4658">
          <w:rPr>
            <w:rFonts w:eastAsia="DengXian"/>
            <w:kern w:val="2"/>
          </w:rPr>
          <w:delText xml:space="preserve">. </w:delText>
        </w:r>
        <w:r w:rsidDel="002B4658">
          <w:delText xml:space="preserve">These appraisal tendencies also significantly influence </w:delText>
        </w:r>
        <w:r w:rsidDel="002B4658">
          <w:rPr>
            <w:rFonts w:eastAsia="DengXian"/>
            <w:kern w:val="2"/>
          </w:rPr>
          <w:delText xml:space="preserve">individuals’ action regulation process in response to errors </w:delText>
        </w:r>
        <w:r w:rsidDel="002B4658">
          <w:rPr>
            <w:rFonts w:eastAsia="DengXian"/>
            <w:kern w:val="2"/>
          </w:rPr>
          <w:fldChar w:fldCharType="begin"/>
        </w:r>
        <w:r w:rsidDel="002B4658">
          <w:rPr>
            <w:rFonts w:eastAsia="DengXian"/>
            <w:kern w:val="2"/>
          </w:rPr>
          <w:delInstrText xml:space="preserve"> ADDIN EN.CITE &lt;EndNote&gt;&lt;Cite&gt;&lt;Author&gt;Van Dyck&lt;/Author&gt;&lt;Year&gt;2010&lt;/Year&gt;&lt;RecNum&gt;21&lt;/RecNum&gt;&lt;DisplayText&gt;(Frese and Zapf 1994, Van Dyck et al. 2010)&lt;/DisplayText&gt;&lt;record&gt;&lt;rec-number&gt;21&lt;/rec-number&gt;&lt;foreign-keys&gt;&lt;key app="EN" db-id="dtfvx5dd9wzs0re0zrmve9tj9p5fwat5spas" timestamp="1710922495"&gt;21&lt;/key&gt;&lt;/foreign-keys&gt;&lt;ref-type name="Journal Article"&gt;17&lt;/ref-type&gt;&lt;contributors&gt;&lt;authors&gt;&lt;author&gt;Van Dyck, Cathy&lt;/author&gt;&lt;author&gt;Van Hooft, Edwin&lt;/author&gt;&lt;author&gt;De Gilder, Dick&lt;/author&gt;&lt;author&gt;Liesveld, Lillian&lt;/author&gt;&lt;/authors&gt;&lt;/contributors&gt;&lt;titles&gt;&lt;title&gt;Proximal antecedents and correlates of adopted error approach: A self-regulatory perspective&lt;/title&gt;&lt;secondary-title&gt;The Journal of social psychology&lt;/secondary-title&gt;&lt;/titles&gt;&lt;periodical&gt;&lt;full-title&gt;The Journal of social psychology&lt;/full-title&gt;&lt;/periodical&gt;&lt;pages&gt;428-451&lt;/pages&gt;&lt;volume&gt;150&lt;/volume&gt;&lt;number&gt;5&lt;/number&gt;&lt;dates&gt;&lt;year&gt;2010&lt;/year&gt;&lt;/dates&gt;&lt;isbn&gt;0022-4545&lt;/isbn&gt;&lt;urls&gt;&lt;/urls&gt;&lt;/record&gt;&lt;/Cite&gt;&lt;Cite&gt;&lt;Author&gt;Frese&lt;/Author&gt;&lt;Year&gt;1994&lt;/Year&gt;&lt;RecNum&gt;17&lt;/RecNum&gt;&lt;record&gt;&lt;rec-number&gt;17&lt;/rec-number&gt;&lt;foreign-keys&gt;&lt;key app="EN" db-id="dtfvx5dd9wzs0re0zrmve9tj9p5fwat5spas" timestamp="1710916874"&gt;17&lt;/key&gt;&lt;/foreign-keys&gt;&lt;ref-type name="Journal Article"&gt;17&lt;/ref-type&gt;&lt;contributors&gt;&lt;authors&gt;&lt;author&gt;Frese, Michael&lt;/author&gt;&lt;author&gt;Zapf, Dieter&lt;/author&gt;&lt;/authors&gt;&lt;/contributors&gt;&lt;titles&gt;&lt;title&gt;Action as the core of work psychology: A German approach&lt;/title&gt;&lt;secondary-title&gt;Handbook of industrial and organizational psychology&lt;/secondary-title&gt;&lt;/titles&gt;&lt;periodical&gt;&lt;full-title&gt;Handbook of industrial and organizational psychology&lt;/full-title&gt;&lt;/periodical&gt;&lt;pages&gt;271-340&lt;/pages&gt;&lt;volume&gt;4&lt;/volume&gt;&lt;number&gt;2&lt;/number&gt;&lt;dates&gt;&lt;year&gt;1994&lt;/year&gt;&lt;/dates&gt;&lt;urls&gt;&lt;/urls&gt;&lt;/record&gt;&lt;/Cite&gt;&lt;/EndNote&gt;</w:delInstrText>
        </w:r>
        <w:r w:rsidDel="002B4658">
          <w:rPr>
            <w:rFonts w:eastAsia="DengXian"/>
            <w:kern w:val="2"/>
          </w:rPr>
          <w:fldChar w:fldCharType="separate"/>
        </w:r>
        <w:r w:rsidDel="002B4658">
          <w:rPr>
            <w:rFonts w:eastAsia="DengXian"/>
            <w:kern w:val="2"/>
          </w:rPr>
          <w:delText>(Frese and Zapf 1994, Van Dyck et al. 2010)</w:delText>
        </w:r>
        <w:r w:rsidDel="002B4658">
          <w:rPr>
            <w:rFonts w:eastAsia="DengXian"/>
            <w:kern w:val="2"/>
          </w:rPr>
          <w:fldChar w:fldCharType="end"/>
        </w:r>
        <w:r w:rsidDel="002B4658">
          <w:rPr>
            <w:rFonts w:eastAsia="DengXian"/>
            <w:kern w:val="2"/>
          </w:rPr>
          <w:delText xml:space="preserve">. </w:delText>
        </w:r>
      </w:del>
      <w:ins w:id="2427" w:author="Hong Deng [2]" w:date="2026-05-24T16:56:00Z" w16du:dateUtc="2026-05-24T08:56:00Z">
        <w:r w:rsidR="002B4658">
          <w:rPr>
            <w:rFonts w:eastAsia="DengXian"/>
            <w:kern w:val="2"/>
          </w:rPr>
          <w:t>E</w:t>
        </w:r>
        <w:r w:rsidR="002B4658">
          <w:rPr>
            <w:rFonts w:eastAsia="DengXian" w:hint="eastAsia"/>
            <w:kern w:val="2"/>
          </w:rPr>
          <w:t>rrors do not regulate themselves</w:t>
        </w:r>
      </w:ins>
      <w:ins w:id="2428" w:author="Hong Deng" w:date="2026-06-06T16:08:00Z" w16du:dateUtc="2026-06-06T08:08:00Z">
        <w:r w:rsidR="005F2AB5">
          <w:rPr>
            <w:rFonts w:eastAsia="DengXian"/>
            <w:kern w:val="2"/>
          </w:rPr>
          <w:t xml:space="preserve"> but </w:t>
        </w:r>
      </w:ins>
      <w:ins w:id="2429" w:author="Hong Deng [2]" w:date="2026-05-24T16:56:00Z" w16du:dateUtc="2026-05-24T08:56:00Z">
        <w:del w:id="2430" w:author="Hong Deng" w:date="2026-06-06T16:08:00Z" w16du:dateUtc="2026-06-06T08:08:00Z">
          <w:r w:rsidR="002B4658" w:rsidDel="00AF7149">
            <w:rPr>
              <w:rFonts w:eastAsia="DengXian" w:hint="eastAsia"/>
              <w:kern w:val="2"/>
            </w:rPr>
            <w:delText>;</w:delText>
          </w:r>
          <w:r w:rsidR="002B4658" w:rsidDel="005F2AB5">
            <w:rPr>
              <w:rFonts w:eastAsia="DengXian" w:hint="eastAsia"/>
              <w:kern w:val="2"/>
            </w:rPr>
            <w:delText xml:space="preserve"> instead, they </w:delText>
          </w:r>
        </w:del>
        <w:r w:rsidR="002B4658">
          <w:rPr>
            <w:rFonts w:eastAsia="DengXian" w:hint="eastAsia"/>
            <w:kern w:val="2"/>
          </w:rPr>
          <w:t xml:space="preserve">prompt the person who made them to stop and think about </w:t>
        </w:r>
        <w:r w:rsidR="002B4658">
          <w:rPr>
            <w:rFonts w:eastAsia="DengXian"/>
            <w:kern w:val="2"/>
          </w:rPr>
          <w:t>their causes</w:t>
        </w:r>
      </w:ins>
      <w:del w:id="2431" w:author="Hong Deng [2]" w:date="2026-05-24T16:57:00Z" w16du:dateUtc="2026-05-24T08:57:00Z">
        <w:r w:rsidDel="002B4658">
          <w:rPr>
            <w:rFonts w:eastAsia="DengXian"/>
            <w:kern w:val="2"/>
          </w:rPr>
          <w:delText>As noted in</w:delText>
        </w:r>
      </w:del>
      <w:r>
        <w:rPr>
          <w:rFonts w:eastAsia="DengXian"/>
          <w:kern w:val="2"/>
        </w:rPr>
        <w:t xml:space="preserve"> </w:t>
      </w:r>
      <w:r>
        <w:rPr>
          <w:rFonts w:eastAsia="DengXian"/>
          <w:kern w:val="2"/>
        </w:rPr>
        <w:fldChar w:fldCharType="begin"/>
      </w:r>
      <w:r w:rsidR="002B4658">
        <w:rPr>
          <w:rFonts w:eastAsia="DengXian"/>
          <w:kern w:val="2"/>
        </w:rPr>
        <w:instrText xml:space="preserve"> ADDIN EN.CITE &lt;EndNote&gt;&lt;Cite&gt;&lt;Author&gt;Ivancic IV&lt;/Author&gt;&lt;Year&gt;2000&lt;/Year&gt;&lt;RecNum&gt;35&lt;/RecNum&gt;&lt;DisplayText&gt;(Ivancic IV and Hesketh 2000)&lt;/DisplayText&gt;&lt;record&gt;&lt;rec-number&gt;35&lt;/rec-number&gt;&lt;foreign-keys&gt;&lt;key app="EN" db-id="dtfvx5dd9wzs0re0zrmve9tj9p5fwat5spas" timestamp="1711620366"&gt;35&lt;/key&gt;&lt;/foreign-keys&gt;&lt;ref-type name="Journal Article"&gt;17&lt;/ref-type&gt;&lt;contributors&gt;&lt;authors&gt;&lt;author&gt;Ivancic IV, Karolina&lt;/author&gt;&lt;author&gt;Hesketh, Beryl&lt;/author&gt;&lt;/authors&gt;&lt;/contributors&gt;&lt;titles&gt;&lt;title&gt;Learning from errors in a driving simulation: Effects on driving skill and self-confidence&lt;/title&gt;&lt;secondary-title&gt;Ergonomics&lt;/secondary-title&gt;&lt;/titles&gt;&lt;periodical&gt;&lt;full-title&gt;Ergonomics&lt;/full-title&gt;&lt;/periodical&gt;&lt;pages&gt;1966-1984&lt;/pages&gt;&lt;volume&gt;43&lt;/volume&gt;&lt;number&gt;12&lt;/number&gt;&lt;dates&gt;&lt;year&gt;2000&lt;/year&gt;&lt;/dates&gt;&lt;isbn&gt;0014-0139&lt;/isbn&gt;&lt;urls&gt;&lt;/urls&gt;&lt;/record&gt;&lt;/Cite&gt;&lt;/EndNote&gt;</w:instrText>
      </w:r>
      <w:r>
        <w:rPr>
          <w:rFonts w:eastAsia="DengXian"/>
          <w:kern w:val="2"/>
        </w:rPr>
        <w:fldChar w:fldCharType="separate"/>
      </w:r>
      <w:r w:rsidR="002B4658">
        <w:rPr>
          <w:rFonts w:eastAsia="DengXian"/>
          <w:noProof/>
          <w:kern w:val="2"/>
        </w:rPr>
        <w:t>(Ivancic IV and Hesketh 2000)</w:t>
      </w:r>
      <w:r>
        <w:rPr>
          <w:rFonts w:eastAsia="DengXian"/>
          <w:kern w:val="2"/>
        </w:rPr>
        <w:fldChar w:fldCharType="end"/>
      </w:r>
      <w:ins w:id="2432" w:author="Hong Deng [2]" w:date="2026-05-24T16:59:00Z" w16du:dateUtc="2026-05-24T08:59:00Z">
        <w:r w:rsidR="002B4658">
          <w:rPr>
            <w:rFonts w:eastAsia="DengXian" w:hint="eastAsia"/>
            <w:kern w:val="2"/>
          </w:rPr>
          <w:t xml:space="preserve">. </w:t>
        </w:r>
      </w:ins>
      <w:ins w:id="2433" w:author="Hong Deng" w:date="2026-06-06T16:09:00Z" w16du:dateUtc="2026-06-06T08:09:00Z">
        <w:r w:rsidR="00330A57">
          <w:rPr>
            <w:rFonts w:eastAsia="DengXian"/>
            <w:kern w:val="2"/>
          </w:rPr>
          <w:t>As an ambiguous event</w:t>
        </w:r>
      </w:ins>
      <w:ins w:id="2434" w:author="Hong Deng" w:date="2026-06-06T16:10:00Z" w16du:dateUtc="2026-06-06T08:10:00Z">
        <w:r w:rsidR="00905F92">
          <w:rPr>
            <w:rFonts w:eastAsia="DengXian"/>
            <w:kern w:val="2"/>
          </w:rPr>
          <w:t xml:space="preserve"> whose significance is construed but not given</w:t>
        </w:r>
      </w:ins>
      <w:ins w:id="2435" w:author="Hong Deng" w:date="2026-06-06T16:09:00Z" w16du:dateUtc="2026-06-06T08:09:00Z">
        <w:r w:rsidR="00330A57">
          <w:rPr>
            <w:rFonts w:eastAsia="DengXian"/>
            <w:kern w:val="2"/>
          </w:rPr>
          <w:t xml:space="preserve">, </w:t>
        </w:r>
      </w:ins>
      <w:ins w:id="2436" w:author="Hong Deng" w:date="2026-06-06T16:10:00Z" w16du:dateUtc="2026-06-06T08:10:00Z">
        <w:r w:rsidR="00905F92">
          <w:rPr>
            <w:rFonts w:eastAsia="DengXian"/>
            <w:kern w:val="2"/>
          </w:rPr>
          <w:t>an error</w:t>
        </w:r>
      </w:ins>
      <w:ins w:id="2437" w:author="Hong Deng" w:date="2026-06-06T16:09:00Z" w16du:dateUtc="2026-06-06T08:09:00Z">
        <w:r w:rsidR="004542A3">
          <w:rPr>
            <w:rFonts w:eastAsia="DengXian"/>
            <w:kern w:val="2"/>
          </w:rPr>
          <w:t xml:space="preserve"> must be interpreted </w:t>
        </w:r>
      </w:ins>
      <w:ins w:id="2438" w:author="Hong Deng" w:date="2026-06-06T16:10:00Z" w16du:dateUtc="2026-06-06T08:10:00Z">
        <w:r w:rsidR="00905F92">
          <w:rPr>
            <w:rFonts w:eastAsia="DengXian"/>
            <w:kern w:val="2"/>
          </w:rPr>
          <w:t>before triggering the theorized higher-order regulation through which learning occurs.</w:t>
        </w:r>
      </w:ins>
      <w:ins w:id="2439" w:author="Hong Deng" w:date="2026-06-06T16:12:00Z" w16du:dateUtc="2026-06-06T08:12:00Z">
        <w:r w:rsidR="00335794">
          <w:rPr>
            <w:rFonts w:eastAsia="DengXian"/>
            <w:kern w:val="2"/>
          </w:rPr>
          <w:t xml:space="preserve"> </w:t>
        </w:r>
        <w:r w:rsidR="00E94307">
          <w:rPr>
            <w:rFonts w:eastAsia="DengXian"/>
            <w:kern w:val="2"/>
          </w:rPr>
          <w:t>To reiterate, action regulation theory holds that high-order regulation</w:t>
        </w:r>
      </w:ins>
      <w:ins w:id="2440" w:author="Hong Deng" w:date="2026-06-06T16:13:00Z" w16du:dateUtc="2026-06-06T08:13:00Z">
        <w:r w:rsidR="00E94307">
          <w:rPr>
            <w:rFonts w:eastAsia="DengXian"/>
            <w:kern w:val="2"/>
          </w:rPr>
          <w:t xml:space="preserve"> occurs only when cognitive resources are directed </w:t>
        </w:r>
        <w:r w:rsidR="00886CAC">
          <w:rPr>
            <w:rFonts w:eastAsia="DengXian"/>
            <w:kern w:val="2"/>
          </w:rPr>
          <w:t xml:space="preserve">toward analyzing the error </w:t>
        </w:r>
      </w:ins>
      <w:r w:rsidR="00886CAC">
        <w:rPr>
          <w:rFonts w:eastAsia="DengXian"/>
          <w:kern w:val="2"/>
        </w:rPr>
        <w:fldChar w:fldCharType="begin"/>
      </w:r>
      <w:r w:rsidR="009024BF">
        <w:rPr>
          <w:rFonts w:eastAsia="DengXian"/>
          <w:kern w:val="2"/>
        </w:rPr>
        <w:instrText xml:space="preserve"> ADDIN EN.CITE &lt;EndNote&gt;&lt;Cite&gt;&lt;Author&gt;Frese&lt;/Author&gt;&lt;Year&gt;1994&lt;/Year&gt;&lt;RecNum&gt;17&lt;/RecNum&gt;&lt;DisplayText&gt;(Frese and Zapf 1994, Van Dyck et al. 2010)&lt;/DisplayText&gt;&lt;record&gt;&lt;rec-number&gt;17&lt;/rec-number&gt;&lt;foreign-keys&gt;&lt;key app="EN" db-id="dtfvx5dd9wzs0re0zrmve9tj9p5fwat5spas" timestamp="1710916874"&gt;17&lt;/key&gt;&lt;/foreign-keys&gt;&lt;ref-type name="Journal Article"&gt;17&lt;/ref-type&gt;&lt;contributors&gt;&lt;authors&gt;&lt;author&gt;Frese, Michael&lt;/author&gt;&lt;author&gt;Zapf, Dieter&lt;/author&gt;&lt;/authors&gt;&lt;/contributors&gt;&lt;titles&gt;&lt;title&gt;Action as the core of work psychology: A German approach&lt;/title&gt;&lt;secondary-title&gt;Handbook of industrial and organizational psychology&lt;/secondary-title&gt;&lt;/titles&gt;&lt;periodical&gt;&lt;full-title&gt;Handbook of industrial and organizational psychology&lt;/full-title&gt;&lt;/periodical&gt;&lt;pages&gt;271-340&lt;/pages&gt;&lt;volume&gt;4&lt;/volume&gt;&lt;number&gt;2&lt;/number&gt;&lt;dates&gt;&lt;year&gt;1994&lt;/year&gt;&lt;/dates&gt;&lt;urls&gt;&lt;/urls&gt;&lt;/record&gt;&lt;/Cite&gt;&lt;Cite&gt;&lt;Author&gt;Van Dyck&lt;/Author&gt;&lt;Year&gt;2010&lt;/Year&gt;&lt;RecNum&gt;21&lt;/RecNum&gt;&lt;record&gt;&lt;rec-number&gt;21&lt;/rec-number&gt;&lt;foreign-keys&gt;&lt;key app="EN" db-id="dtfvx5dd9wzs0re0zrmve9tj9p5fwat5spas" timestamp="1710922495"&gt;21&lt;/key&gt;&lt;/foreign-keys&gt;&lt;ref-type name="Journal Article"&gt;17&lt;/ref-type&gt;&lt;contributors&gt;&lt;authors&gt;&lt;author&gt;Van Dyck, Cathy&lt;/author&gt;&lt;author&gt;Van Hooft, Edwin&lt;/author&gt;&lt;author&gt;De Gilder, Dick&lt;/author&gt;&lt;author&gt;Liesveld, Lillian&lt;/author&gt;&lt;/authors&gt;&lt;/contributors&gt;&lt;titles&gt;&lt;title&gt;Proximal antecedents and correlates of adopted error approach: A self-regulatory perspective&lt;/title&gt;&lt;secondary-title&gt;The Journal of social psychology&lt;/secondary-title&gt;&lt;/titles&gt;&lt;periodical&gt;&lt;full-title&gt;The Journal of social psychology&lt;/full-title&gt;&lt;/periodical&gt;&lt;pages&gt;428-451&lt;/pages&gt;&lt;volume&gt;150&lt;/volume&gt;&lt;number&gt;5&lt;/number&gt;&lt;dates&gt;&lt;year&gt;2010&lt;/year&gt;&lt;/dates&gt;&lt;isbn&gt;0022-4545&lt;/isbn&gt;&lt;urls&gt;&lt;/urls&gt;&lt;/record&gt;&lt;/Cite&gt;&lt;/EndNote&gt;</w:instrText>
      </w:r>
      <w:r w:rsidR="00886CAC">
        <w:rPr>
          <w:rFonts w:eastAsia="DengXian"/>
          <w:kern w:val="2"/>
        </w:rPr>
        <w:fldChar w:fldCharType="separate"/>
      </w:r>
      <w:r w:rsidR="009024BF">
        <w:rPr>
          <w:rFonts w:eastAsia="DengXian"/>
          <w:noProof/>
          <w:kern w:val="2"/>
        </w:rPr>
        <w:t>(Frese and Zapf 1994, Van Dyck et al. 2010)</w:t>
      </w:r>
      <w:r w:rsidR="00886CAC">
        <w:rPr>
          <w:rFonts w:eastAsia="DengXian"/>
          <w:kern w:val="2"/>
        </w:rPr>
        <w:fldChar w:fldCharType="end"/>
      </w:r>
      <w:ins w:id="2441" w:author="Hong Deng" w:date="2026-06-06T16:14:00Z" w16du:dateUtc="2026-06-06T08:14:00Z">
        <w:r w:rsidR="009024BF">
          <w:rPr>
            <w:rFonts w:eastAsia="DengXian"/>
            <w:kern w:val="2"/>
          </w:rPr>
          <w:t>. How people constru</w:t>
        </w:r>
      </w:ins>
      <w:ins w:id="2442" w:author="Hong Deng" w:date="2026-06-06T16:16:00Z" w16du:dateUtc="2026-06-06T08:16:00Z">
        <w:r w:rsidR="007403A3">
          <w:rPr>
            <w:rFonts w:eastAsia="DengXian"/>
            <w:kern w:val="2"/>
          </w:rPr>
          <w:t>e</w:t>
        </w:r>
      </w:ins>
      <w:ins w:id="2443" w:author="Hong Deng" w:date="2026-06-06T16:14:00Z" w16du:dateUtc="2026-06-06T08:14:00Z">
        <w:r w:rsidR="009024BF">
          <w:rPr>
            <w:rFonts w:eastAsia="DengXian"/>
            <w:kern w:val="2"/>
          </w:rPr>
          <w:t xml:space="preserve"> the causes of their outcomes is well established as fundamental to self-regulation </w:t>
        </w:r>
      </w:ins>
      <w:r w:rsidR="00274209">
        <w:rPr>
          <w:rFonts w:eastAsia="DengXian"/>
          <w:kern w:val="2"/>
        </w:rPr>
        <w:fldChar w:fldCharType="begin"/>
      </w:r>
      <w:r w:rsidR="007403A3">
        <w:rPr>
          <w:rFonts w:eastAsia="DengXian"/>
          <w:kern w:val="2"/>
        </w:rPr>
        <w:instrText xml:space="preserve"> ADDIN EN.CITE &lt;EndNote&gt;&lt;Cite&gt;&lt;Author&gt;Weiner&lt;/Author&gt;&lt;Year&gt;1985&lt;/Year&gt;&lt;RecNum&gt;61&lt;/RecNum&gt;&lt;DisplayText&gt;(Weiner 1985, Donovan and Williams 2003)&lt;/DisplayText&gt;&lt;record&gt;&lt;rec-number&gt;61&lt;/rec-number&gt;&lt;foreign-keys&gt;&lt;key app="EN" db-id="dtfvx5dd9wzs0re0zrmve9tj9p5fwat5spas" timestamp="1712040792"&gt;61&lt;/key&gt;&lt;/foreign-keys&gt;&lt;ref-type name="Journal Article"&gt;17&lt;/ref-type&gt;&lt;contributors&gt;&lt;authors&gt;&lt;author&gt;Weiner, Bernard&lt;/author&gt;&lt;/authors&gt;&lt;/contributors&gt;&lt;titles&gt;&lt;title&gt;An attributional theory of achievement motivation and emotion&lt;/title&gt;&lt;secondary-title&gt;Psychological review&lt;/secondary-title&gt;&lt;/titles&gt;&lt;periodical&gt;&lt;full-title&gt;Psychological Review&lt;/full-title&gt;&lt;/periodical&gt;&lt;pages&gt;548&lt;/pages&gt;&lt;volume&gt;92&lt;/volume&gt;&lt;number&gt;4&lt;/number&gt;&lt;dates&gt;&lt;year&gt;1985&lt;/year&gt;&lt;/dates&gt;&lt;isbn&gt;1939-1471&lt;/isbn&gt;&lt;urls&gt;&lt;/urls&gt;&lt;/record&gt;&lt;/Cite&gt;&lt;Cite&gt;&lt;Author&gt;Donovan&lt;/Author&gt;&lt;Year&gt;2003&lt;/Year&gt;&lt;RecNum&gt;41&lt;/RecNum&gt;&lt;record&gt;&lt;rec-number&gt;41&lt;/rec-number&gt;&lt;foreign-keys&gt;&lt;key app="EN" db-id="dtfvx5dd9wzs0re0zrmve9tj9p5fwat5spas" timestamp="1711691201"&gt;41&lt;/key&gt;&lt;/foreign-keys&gt;&lt;ref-type name="Journal Article"&gt;17&lt;/ref-type&gt;&lt;contributors&gt;&lt;authors&gt;&lt;author&gt;Donovan, John J&lt;/author&gt;&lt;author&gt;Williams, Kevin J&lt;/author&gt;&lt;/authors&gt;&lt;/contributors&gt;&lt;titles&gt;&lt;title&gt;Missing the mark: Effects of time and causal attributions on goal revision in response to goal-performance discrepancies&lt;/title&gt;&lt;secondary-title&gt;Journal of Applied Psychology&lt;/secondary-title&gt;&lt;/titles&gt;&lt;periodical&gt;&lt;full-title&gt;Journal of Applied Psychology&lt;/full-title&gt;&lt;/periodical&gt;&lt;pages&gt;379&lt;/pages&gt;&lt;volume&gt;88&lt;/volume&gt;&lt;number&gt;3&lt;/number&gt;&lt;dates&gt;&lt;year&gt;2003&lt;/year&gt;&lt;/dates&gt;&lt;isbn&gt;1939-1854&lt;/isbn&gt;&lt;urls&gt;&lt;/urls&gt;&lt;/record&gt;&lt;/Cite&gt;&lt;/EndNote&gt;</w:instrText>
      </w:r>
      <w:r w:rsidR="00274209">
        <w:rPr>
          <w:rFonts w:eastAsia="DengXian"/>
          <w:kern w:val="2"/>
        </w:rPr>
        <w:fldChar w:fldCharType="separate"/>
      </w:r>
      <w:r w:rsidR="007403A3">
        <w:rPr>
          <w:rFonts w:eastAsia="DengXian"/>
          <w:noProof/>
          <w:kern w:val="2"/>
        </w:rPr>
        <w:t>(Weiner 1985, Donovan and Williams 2003)</w:t>
      </w:r>
      <w:r w:rsidR="00274209">
        <w:rPr>
          <w:rFonts w:eastAsia="DengXian"/>
          <w:kern w:val="2"/>
        </w:rPr>
        <w:fldChar w:fldCharType="end"/>
      </w:r>
      <w:ins w:id="2444" w:author="Hong Deng" w:date="2026-06-06T16:16:00Z" w16du:dateUtc="2026-06-06T08:16:00Z">
        <w:r w:rsidR="007403A3">
          <w:rPr>
            <w:rFonts w:eastAsia="DengXian"/>
            <w:kern w:val="2"/>
          </w:rPr>
          <w:t xml:space="preserve">. While team error culture </w:t>
        </w:r>
        <w:r w:rsidR="001E5E9A">
          <w:rPr>
            <w:rFonts w:eastAsia="DengXian"/>
            <w:kern w:val="2"/>
          </w:rPr>
          <w:t xml:space="preserve">is one input to the meaning of error given by a newcomer’s team, a second input is </w:t>
        </w:r>
      </w:ins>
      <w:ins w:id="2445" w:author="Hong Deng" w:date="2026-06-06T16:17:00Z" w16du:dateUtc="2026-06-06T08:17:00Z">
        <w:r w:rsidR="005B04AF">
          <w:rPr>
            <w:rFonts w:eastAsia="DengXian"/>
            <w:kern w:val="2"/>
          </w:rPr>
          <w:t>the newcomer’s own generalized schema for where the causes of outcomes lie</w:t>
        </w:r>
      </w:ins>
      <w:ins w:id="2446" w:author="Hong Deng" w:date="2026-06-06T16:18:00Z" w16du:dateUtc="2026-06-06T08:18:00Z">
        <w:r w:rsidR="00DC6D40">
          <w:rPr>
            <w:rFonts w:eastAsia="DengXian"/>
            <w:kern w:val="2"/>
          </w:rPr>
          <w:t xml:space="preserve"> </w:t>
        </w:r>
      </w:ins>
      <w:r w:rsidR="00DC6D40">
        <w:rPr>
          <w:rFonts w:eastAsia="DengXian"/>
          <w:kern w:val="2"/>
        </w:rPr>
        <w:fldChar w:fldCharType="begin"/>
      </w:r>
      <w:r w:rsidR="00DC6D40">
        <w:rPr>
          <w:rFonts w:eastAsia="DengXian"/>
          <w:kern w:val="2"/>
        </w:rPr>
        <w:instrText xml:space="preserve"> ADDIN EN.CITE &lt;EndNote&gt;&lt;Cite&gt;&lt;Author&gt;Harris&lt;/Author&gt;&lt;Year&gt;1994&lt;/Year&gt;&lt;RecNum&gt;146&lt;/RecNum&gt;&lt;DisplayText&gt;(Harris 1994)&lt;/DisplayText&gt;&lt;record&gt;&lt;rec-number&gt;146&lt;/rec-number&gt;&lt;foreign-keys&gt;&lt;key app="EN" db-id="dtfvx5dd9wzs0re0zrmve9tj9p5fwat5spas" timestamp="1737285672"&gt;146&lt;/key&gt;&lt;/foreign-keys&gt;&lt;ref-type name="Journal Article"&gt;17&lt;/ref-type&gt;&lt;contributors&gt;&lt;authors&gt;&lt;author&gt;Harris, Stanley G&lt;/author&gt;&lt;/authors&gt;&lt;/contributors&gt;&lt;titles&gt;&lt;title&gt;Organizational culture and individual sensemaking: A schema-based perspective&lt;/title&gt;&lt;secondary-title&gt;Organization science&lt;/secondary-title&gt;&lt;/titles&gt;&lt;periodical&gt;&lt;full-title&gt;Organization science&lt;/full-title&gt;&lt;/periodical&gt;&lt;pages&gt;309-321&lt;/pages&gt;&lt;volume&gt;5&lt;/volume&gt;&lt;number&gt;3&lt;/number&gt;&lt;dates&gt;&lt;year&gt;1994&lt;/year&gt;&lt;/dates&gt;&lt;isbn&gt;1047-7039&lt;/isbn&gt;&lt;urls&gt;&lt;/urls&gt;&lt;/record&gt;&lt;/Cite&gt;&lt;/EndNote&gt;</w:instrText>
      </w:r>
      <w:r w:rsidR="00DC6D40">
        <w:rPr>
          <w:rFonts w:eastAsia="DengXian"/>
          <w:kern w:val="2"/>
        </w:rPr>
        <w:fldChar w:fldCharType="separate"/>
      </w:r>
      <w:r w:rsidR="00DC6D40">
        <w:rPr>
          <w:rFonts w:eastAsia="DengXian"/>
          <w:noProof/>
          <w:kern w:val="2"/>
        </w:rPr>
        <w:t>(Harris 1994)</w:t>
      </w:r>
      <w:r w:rsidR="00DC6D40">
        <w:rPr>
          <w:rFonts w:eastAsia="DengXian"/>
          <w:kern w:val="2"/>
        </w:rPr>
        <w:fldChar w:fldCharType="end"/>
      </w:r>
      <w:ins w:id="2447" w:author="Hong Deng" w:date="2026-06-06T16:19:00Z" w16du:dateUtc="2026-06-06T08:19:00Z">
        <w:r w:rsidR="007A2D7E">
          <w:rPr>
            <w:rFonts w:eastAsia="DengXian"/>
            <w:kern w:val="2"/>
          </w:rPr>
          <w:t>, which conditions whether an error reads as their to act on</w:t>
        </w:r>
      </w:ins>
      <w:ins w:id="2448" w:author="Hong Deng" w:date="2026-06-06T16:18:00Z" w16du:dateUtc="2026-06-06T08:18:00Z">
        <w:r w:rsidR="0096140D">
          <w:rPr>
            <w:rFonts w:eastAsia="DengXian"/>
            <w:kern w:val="2"/>
          </w:rPr>
          <w:t xml:space="preserve">. </w:t>
        </w:r>
      </w:ins>
      <w:ins w:id="2449" w:author="Hong Deng" w:date="2026-06-06T16:19:00Z" w16du:dateUtc="2026-06-06T08:19:00Z">
        <w:r w:rsidR="0096140D">
          <w:rPr>
            <w:rFonts w:eastAsia="DengXian" w:hint="eastAsia"/>
            <w:kern w:val="2"/>
          </w:rPr>
          <w:t xml:space="preserve">This </w:t>
        </w:r>
        <w:r w:rsidR="0096140D">
          <w:rPr>
            <w:rFonts w:eastAsia="DengXian"/>
            <w:kern w:val="2"/>
          </w:rPr>
          <w:t>schema</w:t>
        </w:r>
        <w:r w:rsidR="0096140D">
          <w:rPr>
            <w:rFonts w:eastAsia="DengXian" w:hint="eastAsia"/>
            <w:kern w:val="2"/>
          </w:rPr>
          <w:t xml:space="preserve"> is captured by</w:t>
        </w:r>
        <w:r w:rsidR="0096140D" w:rsidRPr="00742C72">
          <w:rPr>
            <w:rFonts w:eastAsia="DengXian"/>
            <w:kern w:val="2"/>
          </w:rPr>
          <w:t xml:space="preserve"> external </w:t>
        </w:r>
        <w:r w:rsidR="0096140D">
          <w:rPr>
            <w:rFonts w:eastAsia="DengXian" w:hint="eastAsia"/>
            <w:kern w:val="2"/>
          </w:rPr>
          <w:t xml:space="preserve">locus of control, a </w:t>
        </w:r>
        <w:r w:rsidR="0096140D">
          <w:rPr>
            <w:rFonts w:eastAsia="DengXian"/>
            <w:kern w:val="2"/>
          </w:rPr>
          <w:t>generalized</w:t>
        </w:r>
        <w:r w:rsidR="0096140D">
          <w:rPr>
            <w:rFonts w:eastAsia="DengXian" w:hint="eastAsia"/>
            <w:kern w:val="2"/>
          </w:rPr>
          <w:t xml:space="preserve"> </w:t>
        </w:r>
        <w:r w:rsidR="0096140D">
          <w:rPr>
            <w:rFonts w:eastAsia="DengXian"/>
            <w:kern w:val="2"/>
          </w:rPr>
          <w:t>expectancy that the outcomes one experiences are caused by forces outside oneself (e.g., chance, circumstance, or powerful others) rather than by one’s own effort</w:t>
        </w:r>
        <w:r w:rsidR="0096140D" w:rsidRPr="00742C72">
          <w:rPr>
            <w:rFonts w:eastAsia="DengXian"/>
            <w:kern w:val="2"/>
          </w:rPr>
          <w:t xml:space="preserve"> </w:t>
        </w:r>
        <w:r w:rsidR="0096140D">
          <w:rPr>
            <w:rFonts w:eastAsia="DengXian"/>
            <w:kern w:val="2"/>
          </w:rPr>
          <w:fldChar w:fldCharType="begin"/>
        </w:r>
        <w:r w:rsidR="0096140D">
          <w:rPr>
            <w:rFonts w:eastAsia="DengXian"/>
            <w:kern w:val="2"/>
          </w:rPr>
          <w:instrText xml:space="preserve"> ADDIN EN.CITE &lt;EndNote&gt;&lt;Cite&gt;&lt;Author&gt;Rotter&lt;/Author&gt;&lt;Year&gt;1966&lt;/Year&gt;&lt;RecNum&gt;368&lt;/RecNum&gt;&lt;DisplayText&gt;(Rotter 1966)&lt;/DisplayText&gt;&lt;record&gt;&lt;rec-number&gt;368&lt;/rec-number&gt;&lt;foreign-keys&gt;&lt;key app="EN" db-id="dtfvx5dd9wzs0re0zrmve9tj9p5fwat5spas" timestamp="1775371295"&gt;368&lt;/key&gt;&lt;/foreign-keys&gt;&lt;ref-type name="Journal Article"&gt;17&lt;/ref-type&gt;&lt;contributors&gt;&lt;authors&gt;&lt;author&gt;Rotter, Julian B&lt;/author&gt;&lt;/authors&gt;&lt;/contributors&gt;&lt;titles&gt;&lt;title&gt;Generalized expectancies for internal versus external control of reinforcement&lt;/title&gt;&lt;secondary-title&gt;Psychological monographs: General and applied&lt;/secondary-title&gt;&lt;/titles&gt;&lt;periodical&gt;&lt;full-title&gt;Psychological monographs: General and applied&lt;/full-title&gt;&lt;/periodical&gt;&lt;pages&gt;1&lt;/pages&gt;&lt;volume&gt;80&lt;/volume&gt;&lt;number&gt;1&lt;/number&gt;&lt;dates&gt;&lt;year&gt;1966&lt;/year&gt;&lt;/dates&gt;&lt;isbn&gt;0096-9753&lt;/isbn&gt;&lt;urls&gt;&lt;/urls&gt;&lt;/record&gt;&lt;/Cite&gt;&lt;/EndNote&gt;</w:instrText>
        </w:r>
        <w:r w:rsidR="0096140D">
          <w:rPr>
            <w:rFonts w:eastAsia="DengXian"/>
            <w:kern w:val="2"/>
          </w:rPr>
          <w:fldChar w:fldCharType="separate"/>
        </w:r>
        <w:r w:rsidR="0096140D">
          <w:rPr>
            <w:rFonts w:eastAsia="DengXian"/>
            <w:noProof/>
            <w:kern w:val="2"/>
          </w:rPr>
          <w:t>(Rotter 1966)</w:t>
        </w:r>
        <w:r w:rsidR="0096140D">
          <w:rPr>
            <w:rFonts w:eastAsia="DengXian"/>
            <w:kern w:val="2"/>
          </w:rPr>
          <w:fldChar w:fldCharType="end"/>
        </w:r>
        <w:r w:rsidR="0096140D" w:rsidRPr="00742C72">
          <w:rPr>
            <w:rFonts w:eastAsia="DengXian"/>
            <w:kern w:val="2"/>
          </w:rPr>
          <w:t xml:space="preserve">. </w:t>
        </w:r>
      </w:ins>
    </w:p>
    <w:p w14:paraId="777D3E6B" w14:textId="57136479" w:rsidR="009458CE" w:rsidDel="00021D73" w:rsidRDefault="00742C72">
      <w:pPr>
        <w:snapToGrid w:val="0"/>
        <w:spacing w:line="480" w:lineRule="auto"/>
        <w:ind w:firstLine="720"/>
        <w:rPr>
          <w:del w:id="2450" w:author="Hong Deng" w:date="2026-06-06T16:18:00Z" w16du:dateUtc="2026-06-06T08:18:00Z"/>
          <w:rFonts w:eastAsia="DengXian"/>
          <w:kern w:val="2"/>
        </w:rPr>
      </w:pPr>
      <w:ins w:id="2451" w:author="Hong Deng [2]" w:date="2026-05-24T16:59:00Z" w16du:dateUtc="2026-05-24T08:59:00Z">
        <w:del w:id="2452" w:author="Hong Deng" w:date="2026-06-06T16:20:00Z" w16du:dateUtc="2026-06-06T08:20:00Z">
          <w:r w:rsidRPr="002B4658" w:rsidDel="000343A0">
            <w:rPr>
              <w:rFonts w:eastAsia="DengXian"/>
              <w:kern w:val="2"/>
            </w:rPr>
            <w:delText>Causal appraisals</w:delText>
          </w:r>
          <w:r w:rsidDel="000343A0">
            <w:rPr>
              <w:rFonts w:eastAsia="DengXian" w:hint="eastAsia"/>
              <w:kern w:val="2"/>
            </w:rPr>
            <w:delText xml:space="preserve">, or </w:delText>
          </w:r>
          <w:r w:rsidRPr="002B4658" w:rsidDel="000343A0">
            <w:rPr>
              <w:rFonts w:eastAsia="DengXian"/>
              <w:kern w:val="2"/>
            </w:rPr>
            <w:delText>how people make sense of the sources of their outcomes</w:delText>
          </w:r>
          <w:r w:rsidDel="000343A0">
            <w:rPr>
              <w:rFonts w:eastAsia="DengXian" w:hint="eastAsia"/>
              <w:kern w:val="2"/>
            </w:rPr>
            <w:delText xml:space="preserve">, </w:delText>
          </w:r>
          <w:r w:rsidRPr="002B4658" w:rsidDel="000343A0">
            <w:rPr>
              <w:rFonts w:eastAsia="DengXian"/>
              <w:kern w:val="2"/>
            </w:rPr>
            <w:delText>are well established as fundamental to self-regulation</w:delText>
          </w:r>
          <w:r w:rsidDel="000343A0">
            <w:rPr>
              <w:rFonts w:eastAsia="DengXian" w:hint="eastAsia"/>
              <w:kern w:val="2"/>
            </w:rPr>
            <w:delText xml:space="preserve"> </w:delText>
          </w:r>
          <w:r w:rsidDel="000343A0">
            <w:rPr>
              <w:rFonts w:eastAsia="DengXian"/>
              <w:kern w:val="2"/>
            </w:rPr>
            <w:fldChar w:fldCharType="begin">
              <w:fldData xml:space="preserve">PEVuZE5vdGU+PENpdGU+PEF1dGhvcj5Eb25vdmFuPC9BdXRob3I+PFllYXI+MjAwMzwvWWVhcj48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</w:fldData>
            </w:fldChar>
          </w:r>
        </w:del>
      </w:ins>
      <w:del w:id="2453" w:author="Hong Deng" w:date="2026-06-06T16:20:00Z" w16du:dateUtc="2026-06-06T08:20:00Z">
        <w:r w:rsidR="00A94C56" w:rsidDel="000343A0">
          <w:rPr>
            <w:rFonts w:eastAsia="DengXian"/>
            <w:kern w:val="2"/>
          </w:rPr>
          <w:delInstrText xml:space="preserve"> ADDIN EN.CITE </w:delInstrText>
        </w:r>
        <w:r w:rsidR="00A94C56" w:rsidDel="000343A0">
          <w:rPr>
            <w:rFonts w:eastAsia="DengXian"/>
            <w:kern w:val="2"/>
          </w:rPr>
          <w:fldChar w:fldCharType="begin">
            <w:fldData xml:space="preserve">PEVuZE5vdGU+PENpdGU+PEF1dGhvcj5Eb25vdmFuPC9BdXRob3I+PFllYXI+MjAwMzwvWWVhcj48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</w:fldData>
          </w:fldChar>
        </w:r>
        <w:r w:rsidR="00A94C56" w:rsidDel="000343A0">
          <w:rPr>
            <w:rFonts w:eastAsia="DengXian"/>
            <w:kern w:val="2"/>
          </w:rPr>
          <w:delInstrText xml:space="preserve"> ADDIN EN.CITE.DATA </w:delInstrText>
        </w:r>
        <w:r w:rsidR="00A94C56" w:rsidDel="000343A0">
          <w:rPr>
            <w:rFonts w:eastAsia="DengXian"/>
            <w:kern w:val="2"/>
          </w:rPr>
        </w:r>
        <w:r w:rsidR="00A94C56" w:rsidDel="000343A0">
          <w:rPr>
            <w:rFonts w:eastAsia="DengXian"/>
            <w:kern w:val="2"/>
          </w:rPr>
          <w:fldChar w:fldCharType="end"/>
        </w:r>
      </w:del>
      <w:ins w:id="2454" w:author="Hong Deng [2]" w:date="2026-05-24T16:59:00Z" w16du:dateUtc="2026-05-24T08:59:00Z">
        <w:del w:id="2455" w:author="Hong Deng" w:date="2026-06-06T16:20:00Z" w16du:dateUtc="2026-06-06T08:20:00Z">
          <w:r w:rsidDel="000343A0">
            <w:rPr>
              <w:rFonts w:eastAsia="DengXian"/>
              <w:kern w:val="2"/>
            </w:rPr>
          </w:r>
          <w:r w:rsidDel="000343A0">
            <w:rPr>
              <w:rFonts w:eastAsia="DengXian"/>
              <w:kern w:val="2"/>
            </w:rPr>
            <w:fldChar w:fldCharType="separate"/>
          </w:r>
        </w:del>
      </w:ins>
      <w:del w:id="2456" w:author="Hong Deng" w:date="2026-06-06T16:20:00Z" w16du:dateUtc="2026-06-06T08:20:00Z">
        <w:r w:rsidR="00A94C56" w:rsidDel="000343A0">
          <w:rPr>
            <w:rFonts w:eastAsia="DengXian"/>
            <w:noProof/>
            <w:kern w:val="2"/>
          </w:rPr>
          <w:delText>(Weiner 1985, Williams et al. 2000, Donovan and Williams 2003)</w:delText>
        </w:r>
      </w:del>
      <w:ins w:id="2457" w:author="Hong Deng [2]" w:date="2026-05-24T16:59:00Z" w16du:dateUtc="2026-05-24T08:59:00Z">
        <w:del w:id="2458" w:author="Hong Deng" w:date="2026-06-06T16:20:00Z" w16du:dateUtc="2026-06-06T08:20:00Z">
          <w:r w:rsidDel="000343A0">
            <w:rPr>
              <w:rFonts w:eastAsia="DengXian"/>
              <w:kern w:val="2"/>
            </w:rPr>
            <w:fldChar w:fldCharType="end"/>
          </w:r>
          <w:r w:rsidDel="000343A0">
            <w:rPr>
              <w:rFonts w:eastAsia="DengXian" w:hint="eastAsia"/>
              <w:kern w:val="2"/>
            </w:rPr>
            <w:delText xml:space="preserve">, and they </w:delText>
          </w:r>
          <w:r w:rsidDel="000343A0">
            <w:delText>also significantly influence</w:delText>
          </w:r>
          <w:r w:rsidDel="000343A0">
            <w:rPr>
              <w:rFonts w:eastAsia="DengXian"/>
              <w:kern w:val="2"/>
            </w:rPr>
            <w:delText xml:space="preserve"> the action regulation process in response to errors </w:delText>
          </w:r>
          <w:r w:rsidDel="000343A0">
            <w:rPr>
              <w:rFonts w:eastAsia="DengXian"/>
              <w:kern w:val="2"/>
            </w:rPr>
            <w:fldChar w:fldCharType="begin"/>
          </w:r>
          <w:r w:rsidDel="000343A0">
            <w:rPr>
              <w:rFonts w:eastAsia="DengXian"/>
              <w:kern w:val="2"/>
            </w:rPr>
            <w:delInstrText xml:space="preserve"> ADDIN EN.CITE &lt;EndNote&gt;&lt;Cite&gt;&lt;Author&gt;Van Dyck&lt;/Author&gt;&lt;Year&gt;2010&lt;/Year&gt;&lt;RecNum&gt;21&lt;/RecNum&gt;&lt;DisplayText&gt;(Frese and Zapf 1994, Van Dyck et al. 2010)&lt;/DisplayText&gt;&lt;record&gt;&lt;rec-number&gt;21&lt;/rec-number&gt;&lt;foreign-keys&gt;&lt;key app="EN" db-id="dtfvx5dd9wzs0re0zrmve9tj9p5fwat5spas" timestamp="1710922495"&gt;21&lt;/key&gt;&lt;/foreign-keys&gt;&lt;ref-type name="Journal Article"&gt;17&lt;/ref-type&gt;&lt;contributors&gt;&lt;authors&gt;&lt;author&gt;Van Dyck, Cathy&lt;/author&gt;&lt;author&gt;Van Hooft, Edwin&lt;/author&gt;&lt;author&gt;De Gilder, Dick&lt;/author&gt;&lt;author&gt;Liesveld, Lillian&lt;/author&gt;&lt;/authors&gt;&lt;/contributors&gt;&lt;titles&gt;&lt;title&gt;Proximal antecedents and correlates of adopted error approach: A self-regulatory perspective&lt;/title&gt;&lt;secondary-title&gt;The Journal of social psychology&lt;/secondary-title&gt;&lt;/titles&gt;&lt;periodical&gt;&lt;full-title&gt;The Journal of social psychology&lt;/full-title&gt;&lt;/periodical&gt;&lt;pages&gt;428-451&lt;/pages&gt;&lt;volume&gt;150&lt;/volume&gt;&lt;number&gt;5&lt;/number&gt;&lt;dates&gt;&lt;year&gt;2010&lt;/year&gt;&lt;/dates&gt;&lt;isbn&gt;0022-4545&lt;/isbn&gt;&lt;urls&gt;&lt;/urls&gt;&lt;/record&gt;&lt;/Cite&gt;&lt;Cite&gt;&lt;Author&gt;Frese&lt;/Author&gt;&lt;Year&gt;1994&lt;/Year&gt;&lt;RecNum&gt;17&lt;/RecNum&gt;&lt;record&gt;&lt;rec-number&gt;17&lt;/rec-number&gt;&lt;foreign-keys&gt;&lt;key app="EN" db-id="dtfvx5dd9wzs0re0zrmve9tj9p5fwat5spas" timestamp="1710916874"&gt;17&lt;/key&gt;&lt;/foreign-keys&gt;&lt;ref-type name="Journal Article"&gt;17&lt;/ref-type&gt;&lt;contributors&gt;&lt;authors&gt;&lt;author&gt;Frese, Michael&lt;/author&gt;&lt;author&gt;Zapf, Dieter&lt;/author&gt;&lt;/authors&gt;&lt;/contributors&gt;&lt;titles&gt;&lt;title&gt;Action as the core of work psychology: A German approach&lt;/title&gt;&lt;secondary-title&gt;Handbook of industrial and organizational psychology&lt;/secondary-title&gt;&lt;/titles&gt;&lt;periodical&gt;&lt;full-title&gt;Handbook of industrial and organizational psychology&lt;/full-title&gt;&lt;/periodical&gt;&lt;pages&gt;271-340&lt;/pages&gt;&lt;volume&gt;4&lt;/volume&gt;&lt;number&gt;2&lt;/number&gt;&lt;dates&gt;&lt;year&gt;1994&lt;/year&gt;&lt;/dates&gt;&lt;urls&gt;&lt;/urls&gt;&lt;/record&gt;&lt;/Cite&gt;&lt;/EndNote&gt;</w:delInstrText>
          </w:r>
          <w:r w:rsidDel="000343A0">
            <w:rPr>
              <w:rFonts w:eastAsia="DengXian"/>
              <w:kern w:val="2"/>
            </w:rPr>
            <w:fldChar w:fldCharType="separate"/>
          </w:r>
          <w:r w:rsidDel="000343A0">
            <w:rPr>
              <w:rFonts w:eastAsia="DengXian"/>
              <w:kern w:val="2"/>
            </w:rPr>
            <w:delText>(Frese and Zapf 1994, Van Dyck et al. 2010)</w:delText>
          </w:r>
          <w:r w:rsidDel="000343A0">
            <w:rPr>
              <w:rFonts w:eastAsia="DengXian"/>
              <w:kern w:val="2"/>
            </w:rPr>
            <w:fldChar w:fldCharType="end"/>
          </w:r>
          <w:r w:rsidDel="000343A0">
            <w:rPr>
              <w:rFonts w:eastAsia="DengXian"/>
              <w:kern w:val="2"/>
            </w:rPr>
            <w:delText xml:space="preserve">. </w:delText>
          </w:r>
        </w:del>
      </w:ins>
      <w:ins w:id="2459" w:author="Hong Deng [2]" w:date="2026-05-24T17:00:00Z" w16du:dateUtc="2026-05-24T09:00:00Z">
        <w:del w:id="2460" w:author="Hong Deng" w:date="2026-06-06T16:20:00Z" w16du:dateUtc="2026-06-06T08:20:00Z">
          <w:r w:rsidRPr="00742C72" w:rsidDel="000343A0">
            <w:rPr>
              <w:rFonts w:eastAsia="DengXian"/>
              <w:kern w:val="2"/>
            </w:rPr>
            <w:delText>This places a newcomer</w:delText>
          </w:r>
        </w:del>
      </w:ins>
      <w:ins w:id="2461" w:author="Hong Deng [2]" w:date="2026-05-24T17:01:00Z" w16du:dateUtc="2026-05-24T09:01:00Z">
        <w:del w:id="2462" w:author="Hong Deng" w:date="2026-06-06T16:20:00Z" w16du:dateUtc="2026-06-06T08:20:00Z">
          <w:r w:rsidDel="000343A0">
            <w:rPr>
              <w:rFonts w:eastAsia="DengXian"/>
              <w:kern w:val="2"/>
            </w:rPr>
            <w:delText>’</w:delText>
          </w:r>
        </w:del>
      </w:ins>
      <w:ins w:id="2463" w:author="Hong Deng [2]" w:date="2026-05-24T17:00:00Z" w16du:dateUtc="2026-05-24T09:00:00Z">
        <w:del w:id="2464" w:author="Hong Deng" w:date="2026-06-06T16:20:00Z" w16du:dateUtc="2026-06-06T08:20:00Z">
          <w:r w:rsidRPr="00742C72" w:rsidDel="000343A0">
            <w:rPr>
              <w:rFonts w:eastAsia="DengXian"/>
              <w:kern w:val="2"/>
            </w:rPr>
            <w:delText>s generalized beliefs about the causes of outcomes at the center of how fully a team</w:delText>
          </w:r>
        </w:del>
      </w:ins>
      <w:ins w:id="2465" w:author="Hong Deng [2]" w:date="2026-05-24T17:01:00Z" w16du:dateUtc="2026-05-24T09:01:00Z">
        <w:del w:id="2466" w:author="Hong Deng" w:date="2026-06-06T16:20:00Z" w16du:dateUtc="2026-06-06T08:20:00Z">
          <w:r w:rsidDel="000343A0">
            <w:rPr>
              <w:rFonts w:eastAsia="DengXian"/>
              <w:kern w:val="2"/>
            </w:rPr>
            <w:delText>’</w:delText>
          </w:r>
        </w:del>
      </w:ins>
      <w:ins w:id="2467" w:author="Hong Deng [2]" w:date="2026-05-24T17:00:00Z" w16du:dateUtc="2026-05-24T09:00:00Z">
        <w:del w:id="2468" w:author="Hong Deng" w:date="2026-06-06T16:20:00Z" w16du:dateUtc="2026-06-06T08:20:00Z">
          <w:r w:rsidRPr="00742C72" w:rsidDel="000343A0">
            <w:rPr>
              <w:rFonts w:eastAsia="DengXian"/>
              <w:kern w:val="2"/>
            </w:rPr>
            <w:delText xml:space="preserve">s error culture translates into the acceleration of error reduction. </w:delText>
          </w:r>
          <w:r w:rsidRPr="00742C72" w:rsidDel="007C3D1F">
            <w:rPr>
              <w:rFonts w:eastAsia="DengXian"/>
              <w:kern w:val="2"/>
            </w:rPr>
            <w:delText>The team culture shapes whether errors are processed through higher-order regulation; but that processing</w:delText>
          </w:r>
        </w:del>
      </w:ins>
      <w:ins w:id="2469" w:author="Hong Deng [2]" w:date="2026-05-24T17:01:00Z" w16du:dateUtc="2026-05-24T09:01:00Z">
        <w:del w:id="2470" w:author="Hong Deng" w:date="2026-06-06T16:20:00Z" w16du:dateUtc="2026-06-06T08:20:00Z">
          <w:r w:rsidDel="007C3D1F">
            <w:rPr>
              <w:rFonts w:eastAsia="DengXian" w:hint="eastAsia"/>
              <w:kern w:val="2"/>
            </w:rPr>
            <w:delText xml:space="preserve"> (e.g., </w:delText>
          </w:r>
        </w:del>
      </w:ins>
      <w:ins w:id="2471" w:author="Hong Deng [2]" w:date="2026-05-24T17:00:00Z" w16du:dateUtc="2026-05-24T09:00:00Z">
        <w:del w:id="2472" w:author="Hong Deng" w:date="2026-06-06T16:20:00Z" w16du:dateUtc="2026-06-06T08:20:00Z">
          <w:r w:rsidRPr="00742C72" w:rsidDel="007C3D1F">
            <w:rPr>
              <w:rFonts w:eastAsia="DengXian"/>
              <w:kern w:val="2"/>
            </w:rPr>
            <w:delText>reevaluating assumptions, testing alternatives, reconfiguring one</w:delText>
          </w:r>
        </w:del>
      </w:ins>
      <w:ins w:id="2473" w:author="Hong Deng [2]" w:date="2026-05-24T17:01:00Z" w16du:dateUtc="2026-05-24T09:01:00Z">
        <w:del w:id="2474" w:author="Hong Deng" w:date="2026-06-06T16:20:00Z" w16du:dateUtc="2026-06-06T08:20:00Z">
          <w:r w:rsidDel="007C3D1F">
            <w:rPr>
              <w:rFonts w:eastAsia="DengXian"/>
              <w:kern w:val="2"/>
            </w:rPr>
            <w:delText>’</w:delText>
          </w:r>
        </w:del>
      </w:ins>
      <w:ins w:id="2475" w:author="Hong Deng [2]" w:date="2026-05-24T17:00:00Z" w16du:dateUtc="2026-05-24T09:00:00Z">
        <w:del w:id="2476" w:author="Hong Deng" w:date="2026-06-06T16:20:00Z" w16du:dateUtc="2026-06-06T08:20:00Z">
          <w:r w:rsidRPr="00742C72" w:rsidDel="007C3D1F">
            <w:rPr>
              <w:rFonts w:eastAsia="DengXian"/>
              <w:kern w:val="2"/>
            </w:rPr>
            <w:delText>s action strategy</w:delText>
          </w:r>
        </w:del>
      </w:ins>
      <w:ins w:id="2477" w:author="Hong Deng [2]" w:date="2026-05-24T17:01:00Z" w16du:dateUtc="2026-05-24T09:01:00Z">
        <w:del w:id="2478" w:author="Hong Deng" w:date="2026-06-06T16:20:00Z" w16du:dateUtc="2026-06-06T08:20:00Z">
          <w:r w:rsidDel="007C3D1F">
            <w:rPr>
              <w:rFonts w:eastAsia="DengXian" w:hint="eastAsia"/>
              <w:kern w:val="2"/>
            </w:rPr>
            <w:delText xml:space="preserve">) </w:delText>
          </w:r>
        </w:del>
      </w:ins>
      <w:ins w:id="2479" w:author="Hong Deng [2]" w:date="2026-05-24T17:00:00Z" w16du:dateUtc="2026-05-24T09:00:00Z">
        <w:del w:id="2480" w:author="Hong Deng" w:date="2026-06-06T16:20:00Z" w16du:dateUtc="2026-06-06T08:20:00Z">
          <w:r w:rsidRPr="00742C72" w:rsidDel="007C3D1F">
            <w:rPr>
              <w:rFonts w:eastAsia="DengXian"/>
              <w:kern w:val="2"/>
            </w:rPr>
            <w:delText xml:space="preserve">is self-directed regulatory action, and whether a newcomer engages it turns on a generalized expectancy that their own action governs outcomes. </w:delText>
          </w:r>
        </w:del>
      </w:ins>
      <w:ins w:id="2481" w:author="Hong Deng [2]" w:date="2026-05-24T17:09:00Z" w16du:dateUtc="2026-05-24T09:09:00Z">
        <w:del w:id="2482" w:author="Hong Deng" w:date="2026-06-06T16:18:00Z" w16du:dateUtc="2026-06-06T08:18:00Z">
          <w:r w:rsidR="0075249A" w:rsidDel="00021D73">
            <w:rPr>
              <w:rFonts w:eastAsia="DengXian" w:hint="eastAsia"/>
              <w:kern w:val="2"/>
            </w:rPr>
            <w:delText>This expectancy is captured by</w:delText>
          </w:r>
        </w:del>
      </w:ins>
      <w:ins w:id="2483" w:author="Hong Deng [2]" w:date="2026-05-24T17:08:00Z" w16du:dateUtc="2026-05-24T09:08:00Z">
        <w:del w:id="2484" w:author="Hong Deng" w:date="2026-06-06T16:18:00Z" w16du:dateUtc="2026-06-06T08:18:00Z">
          <w:r w:rsidR="0075249A" w:rsidRPr="00742C72" w:rsidDel="00021D73">
            <w:rPr>
              <w:rFonts w:eastAsia="DengXian"/>
              <w:kern w:val="2"/>
            </w:rPr>
            <w:delText xml:space="preserve"> external </w:delText>
          </w:r>
          <w:r w:rsidR="0075249A" w:rsidDel="00021D73">
            <w:rPr>
              <w:rFonts w:eastAsia="DengXian" w:hint="eastAsia"/>
              <w:kern w:val="2"/>
            </w:rPr>
            <w:delText xml:space="preserve">locus of control, a </w:delText>
          </w:r>
          <w:r w:rsidR="0075249A" w:rsidDel="00021D73">
            <w:rPr>
              <w:rFonts w:eastAsia="DengXian"/>
              <w:kern w:val="2"/>
            </w:rPr>
            <w:delText>generalized</w:delText>
          </w:r>
          <w:r w:rsidR="0075249A" w:rsidDel="00021D73">
            <w:rPr>
              <w:rFonts w:eastAsia="DengXian" w:hint="eastAsia"/>
              <w:kern w:val="2"/>
            </w:rPr>
            <w:delText xml:space="preserve"> </w:delText>
          </w:r>
        </w:del>
      </w:ins>
      <w:ins w:id="2485" w:author="Hong Deng [2]" w:date="2026-05-24T17:09:00Z" w16du:dateUtc="2026-05-24T09:09:00Z">
        <w:del w:id="2486" w:author="Hong Deng" w:date="2026-06-06T16:18:00Z" w16du:dateUtc="2026-06-06T08:18:00Z">
          <w:r w:rsidR="0075249A" w:rsidDel="00021D73">
            <w:rPr>
              <w:rFonts w:eastAsia="DengXian"/>
              <w:kern w:val="2"/>
            </w:rPr>
            <w:delText>expectancy that the outcomes one experiences are caused by forces outside oneself (e.g., chance, circumstance, or powerful others) rather than by one’s own effort</w:delText>
          </w:r>
        </w:del>
      </w:ins>
      <w:ins w:id="2487" w:author="Hong Deng [2]" w:date="2026-05-24T17:00:00Z" w16du:dateUtc="2026-05-24T09:00:00Z">
        <w:del w:id="2488" w:author="Hong Deng" w:date="2026-06-06T16:18:00Z" w16du:dateUtc="2026-06-06T08:18:00Z">
          <w:r w:rsidRPr="00742C72" w:rsidDel="00021D73">
            <w:rPr>
              <w:rFonts w:eastAsia="DengXian"/>
              <w:kern w:val="2"/>
            </w:rPr>
            <w:delText xml:space="preserve"> </w:delText>
          </w:r>
        </w:del>
      </w:ins>
      <w:del w:id="2489" w:author="Hong Deng" w:date="2026-06-06T16:18:00Z" w16du:dateUtc="2026-06-06T08:18:00Z">
        <w:r w:rsidDel="00021D73">
          <w:rPr>
            <w:rFonts w:eastAsia="DengXian"/>
            <w:kern w:val="2"/>
          </w:rPr>
          <w:fldChar w:fldCharType="begin"/>
        </w:r>
        <w:r w:rsidDel="00021D73">
          <w:rPr>
            <w:rFonts w:eastAsia="DengXian"/>
            <w:kern w:val="2"/>
          </w:rPr>
          <w:delInstrText xml:space="preserve"> ADDIN EN.CITE &lt;EndNote&gt;&lt;Cite&gt;&lt;Author&gt;Rotter&lt;/Author&gt;&lt;Year&gt;1966&lt;/Year&gt;&lt;RecNum&gt;368&lt;/RecNum&gt;&lt;DisplayText&gt;(Rotter 1966)&lt;/DisplayText&gt;&lt;record&gt;&lt;rec-number&gt;368&lt;/rec-number&gt;&lt;foreign-keys&gt;&lt;key app="EN" db-id="dtfvx5dd9wzs0re0zrmve9tj9p5fwat5spas" timestamp="1775371295"&gt;368&lt;/key&gt;&lt;/foreign-keys&gt;&lt;ref-type name="Journal Article"&gt;17&lt;/ref-type&gt;&lt;contributors&gt;&lt;authors&gt;&lt;author&gt;Rotter, Julian B&lt;/author&gt;&lt;/authors&gt;&lt;/contributors&gt;&lt;titles&gt;&lt;title&gt;Generalized expectancies for internal versus external control of reinforcement&lt;/title&gt;&lt;secondary-title&gt;Psychological monographs: General and applied&lt;/secondary-title&gt;&lt;/titles&gt;&lt;periodical&gt;&lt;full-title&gt;Psychological monographs: General and applied&lt;/full-title&gt;&lt;/periodical&gt;&lt;pages&gt;1&lt;/pages&gt;&lt;volume&gt;80&lt;/volume&gt;&lt;number&gt;1&lt;/number&gt;&lt;dates&gt;&lt;year&gt;1966&lt;/year&gt;&lt;/dates&gt;&lt;isbn&gt;0096-9753&lt;/isbn&gt;&lt;urls&gt;&lt;/urls&gt;&lt;/record&gt;&lt;/Cite&gt;&lt;/EndNote&gt;</w:delInstrText>
        </w:r>
        <w:r w:rsidDel="00021D73">
          <w:rPr>
            <w:rFonts w:eastAsia="DengXian"/>
            <w:kern w:val="2"/>
          </w:rPr>
          <w:fldChar w:fldCharType="separate"/>
        </w:r>
        <w:r w:rsidDel="00021D73">
          <w:rPr>
            <w:rFonts w:eastAsia="DengXian"/>
            <w:noProof/>
            <w:kern w:val="2"/>
          </w:rPr>
          <w:delText>(Rotter 1966)</w:delText>
        </w:r>
        <w:r w:rsidDel="00021D73">
          <w:rPr>
            <w:rFonts w:eastAsia="DengXian"/>
            <w:kern w:val="2"/>
          </w:rPr>
          <w:fldChar w:fldCharType="end"/>
        </w:r>
      </w:del>
      <w:ins w:id="2490" w:author="Hong Deng [2]" w:date="2026-05-24T17:00:00Z" w16du:dateUtc="2026-05-24T09:00:00Z">
        <w:del w:id="2491" w:author="Hong Deng" w:date="2026-06-06T16:18:00Z" w16du:dateUtc="2026-06-06T08:18:00Z">
          <w:r w:rsidRPr="00742C72" w:rsidDel="00021D73">
            <w:rPr>
              <w:rFonts w:eastAsia="DengXian"/>
              <w:kern w:val="2"/>
            </w:rPr>
            <w:delText xml:space="preserve">. </w:delText>
          </w:r>
        </w:del>
      </w:ins>
      <w:del w:id="2492" w:author="Hong Deng" w:date="2026-06-06T16:18:00Z" w16du:dateUtc="2026-06-06T08:18:00Z">
        <w:r w:rsidR="009C0C59" w:rsidDel="00021D73">
          <w:rPr>
            <w:rFonts w:eastAsia="DengXian"/>
            <w:kern w:val="2"/>
          </w:rPr>
          <w:delText xml:space="preserve">, “Errors prompt learners to stop and think about the causes of the error.” Of particular relevance to newcomers’ error responses is their global (as opposed to local) appraisal tendency. Global error attribution refers to an individual’s tendency to make broad, correspondent, dispositional inferences about their own core characteristics when encountering errors or failures (Han et al., 2014). It involves abstract, overarching inferences about the cause of negative outcomes, which focuses on general characteristics rather than specific </w:delText>
        </w:r>
        <w:r w:rsidR="009C0C59" w:rsidDel="00021D73">
          <w:delText xml:space="preserve">circumstances </w:delText>
        </w:r>
        <w:r w:rsidR="009C0C59" w:rsidDel="00021D73">
          <w:rPr>
            <w:rFonts w:eastAsia="DengXian"/>
            <w:kern w:val="2"/>
          </w:rPr>
          <w:fldChar w:fldCharType="begin"/>
        </w:r>
        <w:r w:rsidR="009C0C59" w:rsidDel="00021D73">
          <w:rPr>
            <w:rFonts w:eastAsia="DengXian"/>
            <w:kern w:val="2"/>
          </w:rPr>
          <w:delInstrText xml:space="preserve"> ADDIN EN.CITE &lt;EndNote&gt;&lt;Cite&gt;&lt;Author&gt;Han&lt;/Author&gt;&lt;Year&gt;2014&lt;/Year&gt;&lt;RecNum&gt;65&lt;/RecNum&gt;&lt;DisplayText&gt;(Tangney et al. 1989, D. Han et al. 2014)&lt;/DisplayText&gt;&lt;record&gt;&lt;rec-number&gt;65&lt;/rec-number&gt;&lt;foreign-keys&gt;&lt;key app="EN" db-id="dtfvx5dd9wzs0re0zrmve9tj9p5fwat5spas" timestamp="1712059069"&gt;65&lt;/key&gt;&lt;/foreign-keys&gt;&lt;ref-type name="Journal Article"&gt;17&lt;/ref-type&gt;&lt;contributors&gt;&lt;authors&gt;&lt;author&gt;Han, DaHee&lt;/author&gt;&lt;author&gt;Duhachek, Adam&lt;/author&gt;&lt;author&gt;Agrawal, Nidhi&lt;/author&gt;&lt;/authors&gt;&lt;/contributors&gt;&lt;titles&gt;&lt;title&gt;Emotions shape decisions through construal level: The case of guilt and shame&lt;/title&gt;&lt;secondary-title&gt;Journal of Consumer Research&lt;/secondary-title&gt;&lt;/titles&gt;&lt;periodical&gt;&lt;full-title&gt;Journal of Consumer Research&lt;/full-title&gt;&lt;/periodical&gt;&lt;pages&gt;1047-1064&lt;/pages&gt;&lt;volume&gt;41&lt;/volume&gt;&lt;number&gt;4&lt;/number&gt;&lt;dates&gt;&lt;year&gt;2014&lt;/year&gt;&lt;/dates&gt;&lt;isbn&gt;0093-5301&lt;/isbn&gt;&lt;urls&gt;&lt;/urls&gt;&lt;/record&gt;&lt;/Cite&gt;&lt;Cite&gt;&lt;Author&gt;Tangney&lt;/Author&gt;&lt;Year&gt;1989&lt;/Year&gt;&lt;RecNum&gt;68&lt;/RecNum&gt;&lt;record&gt;&lt;rec-number&gt;68&lt;/rec-number&gt;&lt;foreign-keys&gt;&lt;key app="EN" db-id="dtfvx5dd9wzs0re0zrmve9tj9p5fwat5spas" timestamp="1712215139"&gt;68&lt;/key&gt;&lt;/foreign-keys&gt;&lt;ref-type name="Journal Article"&gt;17&lt;/ref-type&gt;&lt;contributors&gt;&lt;authors&gt;&lt;author&gt;Tangney, June Price&lt;/author&gt;&lt;author&gt;Dearing, Rhonda L&lt;/author&gt;&lt;author&gt;Wagner, Patricia E&lt;/author&gt;&lt;author&gt;Gramzow, Richard&lt;/author&gt;&lt;/authors&gt;&lt;/contributors&gt;&lt;titles&gt;&lt;title&gt;Test of self-conscious affect–3&lt;/title&gt;&lt;/titles&gt;&lt;dates&gt;&lt;year&gt;1989&lt;/year&gt;&lt;/dates&gt;&lt;urls&gt;&lt;/urls&gt;&lt;/record&gt;&lt;/Cite&gt;&lt;/EndNote&gt;</w:delInstrText>
        </w:r>
        <w:r w:rsidR="009C0C59" w:rsidDel="00021D73">
          <w:rPr>
            <w:rFonts w:eastAsia="DengXian"/>
            <w:kern w:val="2"/>
          </w:rPr>
          <w:fldChar w:fldCharType="separate"/>
        </w:r>
        <w:r w:rsidR="009C0C59" w:rsidDel="00021D73">
          <w:rPr>
            <w:rFonts w:eastAsia="DengXian"/>
            <w:kern w:val="2"/>
          </w:rPr>
          <w:delText>(Tangney et al. 1989, D. Han et al. 2014)</w:delText>
        </w:r>
        <w:r w:rsidR="009C0C59" w:rsidDel="00021D73">
          <w:rPr>
            <w:rFonts w:eastAsia="DengXian"/>
            <w:kern w:val="2"/>
          </w:rPr>
          <w:fldChar w:fldCharType="end"/>
        </w:r>
        <w:r w:rsidR="009C0C59" w:rsidDel="00021D73">
          <w:rPr>
            <w:rFonts w:eastAsia="DengXian"/>
            <w:kern w:val="2"/>
          </w:rPr>
          <w:delText xml:space="preserve">. Individuals with this attribution style tend to attribute mistakes holistically to themselves rather than to specific behaviors or situations </w:delText>
        </w:r>
        <w:r w:rsidR="009C0C59" w:rsidDel="00021D73">
          <w:rPr>
            <w:rFonts w:eastAsia="DengXian"/>
            <w:kern w:val="2"/>
          </w:rPr>
          <w:fldChar w:fldCharType="begin"/>
        </w:r>
        <w:r w:rsidR="009C0C59" w:rsidDel="00021D73">
          <w:rPr>
            <w:rFonts w:eastAsia="DengXian"/>
            <w:kern w:val="2"/>
          </w:rPr>
          <w:delInstrText xml:space="preserve"> ADDIN EN.CITE &lt;EndNote&gt;&lt;Cite&gt;&lt;Author&gt;Han&lt;/Author&gt;&lt;Year&gt;2007&lt;/Year&gt;&lt;RecNum&gt;64&lt;/RecNum&gt;&lt;DisplayText&gt;(S. Han et al. 2007, D. Han et al. 2014)&lt;/DisplayText&gt;&lt;record&gt;&lt;rec-number&gt;64&lt;/rec-number&gt;&lt;foreign-keys&gt;&lt;key app="EN" db-id="dtfvx5dd9wzs0re0zrmve9tj9p5fwat5spas" timestamp="1712059027"&gt;64&lt;/key&gt;&lt;/foreign-keys&gt;&lt;ref-type name="Journal Article"&gt;17&lt;/ref-type&gt;&lt;contributors&gt;&lt;authors&gt;&lt;author&gt;Han, Seunghee&lt;/author&gt;&lt;author&gt;Lerner, Jennifer S&lt;/author&gt;&lt;author&gt;Keltner, Dacher&lt;/author&gt;&lt;/authors&gt;&lt;/contributors&gt;&lt;titles&gt;&lt;title&gt;Feelings and consumer decision making: The appraisal-tendency framework&lt;/title&gt;&lt;secondary-title&gt;Journal of consumer psychology&lt;/secondary-title&gt;&lt;/titles&gt;&lt;periodical&gt;&lt;full-title&gt;Journal of Consumer Psychology&lt;/full-title&gt;&lt;/periodical&gt;&lt;pages&gt;158-168&lt;/pages&gt;&lt;volume&gt;17&lt;/volume&gt;&lt;number&gt;3&lt;/number&gt;&lt;dates&gt;&lt;year&gt;2007&lt;/year&gt;&lt;/dates&gt;&lt;isbn&gt;1057-7408&lt;/isbn&gt;&lt;urls&gt;&lt;/urls&gt;&lt;/record&gt;&lt;/Cite&gt;&lt;Cite&gt;&lt;Author&gt;Han&lt;/Author&gt;&lt;Year&gt;2014&lt;/Year&gt;&lt;RecNum&gt;65&lt;/RecNum&gt;&lt;record&gt;&lt;rec-number&gt;65&lt;/rec-number&gt;&lt;foreign-keys&gt;&lt;key app="EN" db-id="dtfvx5dd9wzs0re0zrmve9tj9p5fwat5spas" timestamp="1712059069"&gt;65&lt;/key&gt;&lt;/foreign-keys&gt;&lt;ref-type name="Journal Article"&gt;17&lt;/ref-type&gt;&lt;contributors&gt;&lt;authors&gt;&lt;author&gt;Han, DaHee&lt;/author&gt;&lt;author&gt;Duhachek, Adam&lt;/author&gt;&lt;author&gt;Agrawal, Nidhi&lt;/author&gt;&lt;/authors&gt;&lt;/contributors&gt;&lt;titles&gt;&lt;title&gt;Emotions shape decisions through construal level: The case of guilt and shame&lt;/title&gt;&lt;secondary-title&gt;Journal of Consumer Research&lt;/secondary-title&gt;&lt;/titles&gt;&lt;periodical&gt;&lt;full-title&gt;Journal of Consumer Research&lt;/full-title&gt;&lt;/periodical&gt;&lt;pages&gt;1047-1064&lt;/pages&gt;&lt;volume&gt;41&lt;/volume&gt;&lt;number&gt;4&lt;/number&gt;&lt;dates&gt;&lt;year&gt;2014&lt;/year&gt;&lt;/dates&gt;&lt;isbn&gt;0093-5301&lt;/isbn&gt;&lt;urls&gt;&lt;/urls&gt;&lt;/record&gt;&lt;/Cite&gt;&lt;/EndNote&gt;</w:delInstrText>
        </w:r>
        <w:r w:rsidR="009C0C59" w:rsidDel="00021D73">
          <w:rPr>
            <w:rFonts w:eastAsia="DengXian"/>
            <w:kern w:val="2"/>
          </w:rPr>
          <w:fldChar w:fldCharType="separate"/>
        </w:r>
        <w:r w:rsidR="009C0C59" w:rsidDel="00021D73">
          <w:rPr>
            <w:rFonts w:eastAsia="DengXian"/>
            <w:kern w:val="2"/>
          </w:rPr>
          <w:delText>(S. Han et al. 2007, D. Han et al. 2014)</w:delText>
        </w:r>
        <w:r w:rsidR="009C0C59" w:rsidDel="00021D73">
          <w:rPr>
            <w:rFonts w:eastAsia="DengXian"/>
            <w:kern w:val="2"/>
          </w:rPr>
          <w:fldChar w:fldCharType="end"/>
        </w:r>
        <w:r w:rsidR="009C0C59" w:rsidDel="00021D73">
          <w:rPr>
            <w:rFonts w:eastAsia="DengXian"/>
            <w:kern w:val="2"/>
          </w:rPr>
          <w:delText>. For example, when negative outcomes occur (e.g., a failed exam or hurting someone’s feelings), these individuals often conclude, “This happened because I’m a stupid or terrible person.”</w:delText>
        </w:r>
      </w:del>
    </w:p>
    <w:p w14:paraId="3047573D" w14:textId="3046CAB6" w:rsidR="00742C72" w:rsidDel="00021D73" w:rsidRDefault="00742C72">
      <w:pPr>
        <w:snapToGrid w:val="0"/>
        <w:spacing w:line="480" w:lineRule="auto"/>
        <w:ind w:firstLine="720"/>
        <w:rPr>
          <w:ins w:id="2493" w:author="Hong Deng [2]" w:date="2026-05-24T17:00:00Z" w16du:dateUtc="2026-05-24T09:00:00Z"/>
          <w:del w:id="2494" w:author="Hong Deng" w:date="2026-06-06T16:18:00Z" w16du:dateUtc="2026-06-06T08:18:00Z"/>
          <w:rFonts w:eastAsia="DengXian"/>
          <w:kern w:val="2"/>
        </w:rPr>
      </w:pPr>
    </w:p>
    <w:p w14:paraId="72819052" w14:textId="0B756822" w:rsidR="00DC6BE2" w:rsidRDefault="00DC6BE2">
      <w:pPr>
        <w:snapToGrid w:val="0"/>
        <w:spacing w:line="480" w:lineRule="auto"/>
        <w:ind w:firstLine="720"/>
        <w:rPr>
          <w:ins w:id="2495" w:author="Hong Deng [2]" w:date="2026-05-24T17:32:00Z" w16du:dateUtc="2026-05-24T09:32:00Z"/>
          <w:rFonts w:eastAsia="DengXian"/>
          <w:kern w:val="2"/>
        </w:rPr>
      </w:pPr>
      <w:ins w:id="2496" w:author="Hong Deng [2]" w:date="2026-05-24T17:11:00Z" w16du:dateUtc="2026-05-24T09:11:00Z">
        <w:r w:rsidRPr="00DC6BE2">
          <w:rPr>
            <w:rFonts w:eastAsia="DengXian"/>
            <w:kern w:val="2"/>
          </w:rPr>
          <w:t>An error management culture benefits newcomers by affording higher-order processing</w:t>
        </w:r>
        <w:r>
          <w:rPr>
            <w:rFonts w:eastAsia="DengXian" w:hint="eastAsia"/>
            <w:kern w:val="2"/>
          </w:rPr>
          <w:t xml:space="preserve">, </w:t>
        </w:r>
        <w:r w:rsidRPr="00DC6BE2">
          <w:rPr>
            <w:rFonts w:eastAsia="DengXian"/>
            <w:kern w:val="2"/>
          </w:rPr>
          <w:t>relieving threat</w:t>
        </w:r>
        <w:r>
          <w:rPr>
            <w:rFonts w:eastAsia="DengXian"/>
            <w:kern w:val="2"/>
          </w:rPr>
          <w:t>,</w:t>
        </w:r>
        <w:r w:rsidRPr="00DC6BE2">
          <w:rPr>
            <w:rFonts w:eastAsia="DengXian"/>
            <w:kern w:val="2"/>
          </w:rPr>
          <w:t xml:space="preserve"> and making errors available for analysis. </w:t>
        </w:r>
      </w:ins>
      <w:ins w:id="2497" w:author="Hong Deng [2]" w:date="2026-05-24T17:19:00Z" w16du:dateUtc="2026-05-24T09:19:00Z">
        <w:r w:rsidR="00886F4B" w:rsidRPr="00886F4B">
          <w:rPr>
            <w:rFonts w:eastAsia="DengXian"/>
            <w:kern w:val="2"/>
          </w:rPr>
          <w:t xml:space="preserve">Whether a newcomer takes up that affordance, however, depends on </w:t>
        </w:r>
      </w:ins>
      <w:ins w:id="2498" w:author="Hong Deng" w:date="2026-06-06T16:21:00Z" w16du:dateUtc="2026-06-06T08:21:00Z">
        <w:r w:rsidR="003222F8">
          <w:rPr>
            <w:rFonts w:eastAsia="DengXian"/>
            <w:kern w:val="2"/>
          </w:rPr>
          <w:t>the meaning they assign to their own erros, which can be shaped by external locus of control.</w:t>
        </w:r>
      </w:ins>
      <w:ins w:id="2499" w:author="Hong Deng [2]" w:date="2026-05-24T17:19:00Z" w16du:dateUtc="2026-05-24T09:19:00Z">
        <w:del w:id="2500" w:author="Hong Deng" w:date="2026-06-06T16:21:00Z" w16du:dateUtc="2026-06-06T08:21:00Z">
          <w:r w:rsidR="00886F4B" w:rsidDel="003222F8">
            <w:rPr>
              <w:rFonts w:eastAsia="DengXian"/>
              <w:kern w:val="2"/>
            </w:rPr>
            <w:delText xml:space="preserve">how they make sense </w:delText>
          </w:r>
          <w:r w:rsidR="00886F4B" w:rsidRPr="00886F4B" w:rsidDel="003222F8">
            <w:rPr>
              <w:rFonts w:eastAsia="DengXian"/>
              <w:kern w:val="2"/>
            </w:rPr>
            <w:delText>of their errors</w:delText>
          </w:r>
          <w:r w:rsidR="00886F4B" w:rsidRPr="00886F4B" w:rsidDel="007D48D1">
            <w:rPr>
              <w:rFonts w:eastAsia="DengXian"/>
              <w:kern w:val="2"/>
            </w:rPr>
            <w:delText>.</w:delText>
          </w:r>
        </w:del>
        <w:r w:rsidR="00886F4B" w:rsidRPr="00886F4B">
          <w:rPr>
            <w:rFonts w:eastAsia="DengXian"/>
            <w:kern w:val="2"/>
          </w:rPr>
          <w:t xml:space="preserve"> </w:t>
        </w:r>
        <w:del w:id="2501" w:author="Hong Deng" w:date="2026-06-06T16:22:00Z" w16du:dateUtc="2026-06-06T08:22:00Z">
          <w:r w:rsidR="00886F4B" w:rsidRPr="00886F4B" w:rsidDel="00AF2D0C">
            <w:rPr>
              <w:rFonts w:eastAsia="DengXian"/>
              <w:kern w:val="2"/>
            </w:rPr>
            <w:delText>An error is a quintessential sensemaking trigger</w:delText>
          </w:r>
          <w:r w:rsidR="00886F4B" w:rsidDel="00AF2D0C">
            <w:rPr>
              <w:rFonts w:eastAsia="DengXian" w:hint="eastAsia"/>
              <w:kern w:val="2"/>
            </w:rPr>
            <w:delText xml:space="preserve"> as</w:delText>
          </w:r>
          <w:r w:rsidR="00886F4B" w:rsidRPr="00886F4B" w:rsidDel="00AF2D0C">
            <w:rPr>
              <w:rFonts w:eastAsia="DengXian"/>
              <w:kern w:val="2"/>
            </w:rPr>
            <w:delText xml:space="preserve"> an ambiguous, expectation-violating event whose meaning is not given but</w:delText>
          </w:r>
          <w:r w:rsidR="00886F4B" w:rsidDel="00AF2D0C">
            <w:rPr>
              <w:rFonts w:eastAsia="DengXian" w:hint="eastAsia"/>
              <w:kern w:val="2"/>
            </w:rPr>
            <w:delText xml:space="preserve"> </w:delText>
          </w:r>
          <w:r w:rsidR="00886F4B" w:rsidRPr="00886F4B" w:rsidDel="00AF2D0C">
            <w:rPr>
              <w:rFonts w:eastAsia="DengXian"/>
              <w:kern w:val="2"/>
            </w:rPr>
            <w:delText>construed</w:delText>
          </w:r>
        </w:del>
      </w:ins>
      <w:ins w:id="2502" w:author="Hong Deng [2]" w:date="2026-05-24T17:20:00Z" w16du:dateUtc="2026-05-24T09:20:00Z">
        <w:del w:id="2503" w:author="Hong Deng" w:date="2026-06-06T16:22:00Z" w16du:dateUtc="2026-06-06T08:22:00Z">
          <w:r w:rsidR="00886F4B" w:rsidDel="00AF2D0C">
            <w:rPr>
              <w:rFonts w:eastAsia="DengXian" w:hint="eastAsia"/>
              <w:kern w:val="2"/>
            </w:rPr>
            <w:delText xml:space="preserve"> </w:delText>
          </w:r>
        </w:del>
      </w:ins>
      <w:del w:id="2504" w:author="Hong Deng" w:date="2026-06-06T16:22:00Z" w16du:dateUtc="2026-06-06T08:22:00Z">
        <w:r w:rsidR="00886F4B" w:rsidDel="00AF2D0C">
          <w:rPr>
            <w:rFonts w:eastAsia="DengXian"/>
            <w:kern w:val="2"/>
          </w:rPr>
          <w:fldChar w:fldCharType="begin"/>
        </w:r>
        <w:r w:rsidR="00886F4B" w:rsidDel="00AF2D0C">
          <w:rPr>
            <w:rFonts w:eastAsia="DengXian"/>
            <w:kern w:val="2"/>
          </w:rPr>
          <w:delInstrText xml:space="preserve"> ADDIN EN.CITE &lt;EndNote&gt;&lt;Cite&gt;&lt;Author&gt;Weick&lt;/Author&gt;&lt;Year&gt;1995&lt;/Year&gt;&lt;RecNum&gt;145&lt;/RecNum&gt;&lt;DisplayText&gt;(Weick 1995, Maitlis and Christianson 2014)&lt;/DisplayText&gt;&lt;record&gt;&lt;rec-number&gt;145&lt;/rec-number&gt;&lt;foreign-keys&gt;&lt;key app="EN" db-id="dtfvx5dd9wzs0re0zrmve9tj9p5fwat5spas" timestamp="1737285506"&gt;145&lt;/key&gt;&lt;/foreign-keys&gt;&lt;ref-type name="Book"&gt;6&lt;/ref-type&gt;&lt;contributors&gt;&lt;authors&gt;&lt;author&gt;Weick, Karl E&lt;/author&gt;&lt;/authors&gt;&lt;/contributors&gt;&lt;titles&gt;&lt;title&gt;Sensemaking in organizations&lt;/title&gt;&lt;/titles&gt;&lt;volume&gt;3&lt;/volume&gt;&lt;dates&gt;&lt;year&gt;1995&lt;/year&gt;&lt;/dates&gt;&lt;pub-location&gt;Thousand Oaks, CA&lt;/pub-location&gt;&lt;publisher&gt;Sage &lt;/publisher&gt;&lt;urls&gt;&lt;/urls&gt;&lt;/record&gt;&lt;/Cite&gt;&lt;Cite&gt;&lt;Author&gt;Maitlis&lt;/Author&gt;&lt;Year&gt;2014&lt;/Year&gt;&lt;RecNum&gt;385&lt;/RecNum&gt;&lt;record&gt;&lt;rec-number&gt;385&lt;/rec-number&gt;&lt;foreign-keys&gt;&lt;key app="EN" db-id="dtfvx5dd9wzs0re0zrmve9tj9p5fwat5spas" timestamp="1779614467"&gt;385&lt;/key&gt;&lt;/foreign-keys&gt;&lt;ref-type name="Journal Article"&gt;17&lt;/ref-type&gt;&lt;contributors&gt;&lt;authors&gt;&lt;author&gt;Maitlis, Sally&lt;/author&gt;&lt;author&gt;Christianson, Marlys&lt;/author&gt;&lt;/authors&gt;&lt;/contributors&gt;&lt;titles&gt;&lt;title&gt;Sensemaking in organizations: Taking stock and moving forward&lt;/title&gt;&lt;secondary-title&gt;Academy of management annals&lt;/secondary-title&gt;&lt;/titles&gt;&lt;periodical&gt;&lt;full-title&gt;Academy of Management Annals&lt;/full-title&gt;&lt;/periodical&gt;&lt;pages&gt;57-125&lt;/pages&gt;&lt;volume&gt;8&lt;/volume&gt;&lt;number&gt;1&lt;/number&gt;&lt;dates&gt;&lt;year&gt;2014&lt;/year&gt;&lt;/dates&gt;&lt;isbn&gt;1941-6520&lt;/isbn&gt;&lt;urls&gt;&lt;/urls&gt;&lt;/record&gt;&lt;/Cite&gt;&lt;/EndNote&gt;</w:delInstrText>
        </w:r>
        <w:r w:rsidR="00886F4B" w:rsidDel="00AF2D0C">
          <w:rPr>
            <w:rFonts w:eastAsia="DengXian"/>
            <w:kern w:val="2"/>
          </w:rPr>
          <w:fldChar w:fldCharType="separate"/>
        </w:r>
        <w:r w:rsidR="00886F4B" w:rsidDel="00AF2D0C">
          <w:rPr>
            <w:rFonts w:eastAsia="DengXian"/>
            <w:noProof/>
            <w:kern w:val="2"/>
          </w:rPr>
          <w:delText>(Weick 1995, Maitlis and Christianson 2014)</w:delText>
        </w:r>
        <w:r w:rsidR="00886F4B" w:rsidDel="00AF2D0C">
          <w:rPr>
            <w:rFonts w:eastAsia="DengXian"/>
            <w:kern w:val="2"/>
          </w:rPr>
          <w:fldChar w:fldCharType="end"/>
        </w:r>
      </w:del>
      <w:ins w:id="2505" w:author="Hong Deng [2]" w:date="2026-05-24T17:11:00Z" w16du:dateUtc="2026-05-24T09:11:00Z">
        <w:del w:id="2506" w:author="Hong Deng" w:date="2026-06-06T16:22:00Z" w16du:dateUtc="2026-06-06T08:22:00Z">
          <w:r w:rsidRPr="00DC6BE2" w:rsidDel="00AF2D0C">
            <w:rPr>
              <w:rFonts w:eastAsia="DengXian"/>
              <w:kern w:val="2"/>
            </w:rPr>
            <w:delText xml:space="preserve">. </w:delText>
          </w:r>
        </w:del>
      </w:ins>
      <w:ins w:id="2507" w:author="Hong Deng [2]" w:date="2026-05-24T17:22:00Z" w16du:dateUtc="2026-05-24T09:22:00Z">
        <w:del w:id="2508" w:author="Hong Deng" w:date="2026-06-06T16:22:00Z" w16du:dateUtc="2026-06-06T08:22:00Z">
          <w:r w:rsidR="00886F4B" w:rsidDel="00AF2D0C">
            <w:rPr>
              <w:rFonts w:eastAsia="DengXian" w:hint="eastAsia"/>
              <w:kern w:val="2"/>
            </w:rPr>
            <w:delText xml:space="preserve">As </w:delText>
          </w:r>
          <w:r w:rsidR="00886F4B" w:rsidRPr="00886F4B" w:rsidDel="00AF2D0C">
            <w:rPr>
              <w:rFonts w:eastAsia="DengXian"/>
              <w:kern w:val="2"/>
            </w:rPr>
            <w:delText>a generalized schema for understanding where the causes of outcomes lie (Harris 1994)</w:delText>
          </w:r>
          <w:r w:rsidR="00886F4B" w:rsidDel="00AF2D0C">
            <w:rPr>
              <w:rFonts w:eastAsia="DengXian" w:hint="eastAsia"/>
              <w:kern w:val="2"/>
            </w:rPr>
            <w:delText>, e</w:delText>
          </w:r>
          <w:r w:rsidR="00886F4B" w:rsidRPr="00886F4B" w:rsidDel="00AF2D0C">
            <w:rPr>
              <w:rFonts w:eastAsia="DengXian"/>
              <w:kern w:val="2"/>
            </w:rPr>
            <w:delText xml:space="preserve">xternal locus of control </w:delText>
          </w:r>
        </w:del>
      </w:ins>
      <w:ins w:id="2509" w:author="Hong Deng [2]" w:date="2026-05-24T17:23:00Z" w16du:dateUtc="2026-05-24T09:23:00Z">
        <w:del w:id="2510" w:author="Hong Deng" w:date="2026-06-06T16:22:00Z" w16du:dateUtc="2026-06-06T08:22:00Z">
          <w:r w:rsidR="00886F4B" w:rsidDel="00AF2D0C">
            <w:rPr>
              <w:rFonts w:eastAsia="DengXian" w:hint="eastAsia"/>
              <w:kern w:val="2"/>
            </w:rPr>
            <w:delText>influences</w:delText>
          </w:r>
        </w:del>
      </w:ins>
      <w:ins w:id="2511" w:author="Hong Deng [2]" w:date="2026-05-24T17:22:00Z" w16du:dateUtc="2026-05-24T09:22:00Z">
        <w:del w:id="2512" w:author="Hong Deng" w:date="2026-06-06T16:22:00Z" w16du:dateUtc="2026-06-06T08:22:00Z">
          <w:r w:rsidR="00886F4B" w:rsidRPr="00886F4B" w:rsidDel="00AF2D0C">
            <w:rPr>
              <w:rFonts w:eastAsia="DengXian"/>
              <w:kern w:val="2"/>
            </w:rPr>
            <w:delText xml:space="preserve"> the meaning an error is assigned</w:delText>
          </w:r>
        </w:del>
      </w:ins>
      <w:ins w:id="2513" w:author="Hong Deng [2]" w:date="2026-05-24T17:23:00Z" w16du:dateUtc="2026-05-24T09:23:00Z">
        <w:del w:id="2514" w:author="Hong Deng" w:date="2026-06-06T16:22:00Z" w16du:dateUtc="2026-06-06T08:22:00Z">
          <w:r w:rsidR="00886F4B" w:rsidDel="00AF2D0C">
            <w:rPr>
              <w:rFonts w:eastAsia="DengXian" w:hint="eastAsia"/>
              <w:kern w:val="2"/>
            </w:rPr>
            <w:delText xml:space="preserve"> and </w:delText>
          </w:r>
        </w:del>
      </w:ins>
      <w:ins w:id="2515" w:author="Hong Deng [2]" w:date="2026-05-24T17:22:00Z" w16du:dateUtc="2026-05-24T09:22:00Z">
        <w:del w:id="2516" w:author="Hong Deng" w:date="2026-06-06T16:22:00Z" w16du:dateUtc="2026-06-06T08:22:00Z">
          <w:r w:rsidR="00886F4B" w:rsidRPr="00886F4B" w:rsidDel="00AF2D0C">
            <w:rPr>
              <w:rFonts w:eastAsia="DengXian"/>
              <w:kern w:val="2"/>
            </w:rPr>
            <w:delText xml:space="preserve">where attention is directed. </w:delText>
          </w:r>
        </w:del>
      </w:ins>
      <w:ins w:id="2517" w:author="Hong Deng [2]" w:date="2026-05-24T17:24:00Z" w16du:dateUtc="2026-05-24T09:24:00Z">
        <w:r w:rsidR="00886F4B">
          <w:rPr>
            <w:rFonts w:eastAsia="DengXian" w:hint="eastAsia"/>
            <w:kern w:val="2"/>
          </w:rPr>
          <w:t>Recall that error cultures</w:t>
        </w:r>
      </w:ins>
      <w:ins w:id="2518" w:author="Hong Deng [2]" w:date="2026-05-24T17:22:00Z" w16du:dateUtc="2026-05-24T09:22:00Z">
        <w:r w:rsidR="00886F4B" w:rsidRPr="00886F4B">
          <w:rPr>
            <w:rFonts w:eastAsia="DengXian"/>
            <w:kern w:val="2"/>
          </w:rPr>
          <w:t xml:space="preserve"> shape error reduction by determining whether attention is allocated to analyzing the error or pulled away from it</w:t>
        </w:r>
      </w:ins>
      <w:ins w:id="2519" w:author="Hong Deng [2]" w:date="2026-05-24T17:24:00Z" w16du:dateUtc="2026-05-24T09:24:00Z">
        <w:r w:rsidR="00886F4B">
          <w:rPr>
            <w:rFonts w:eastAsia="DengXian" w:hint="eastAsia"/>
            <w:kern w:val="2"/>
          </w:rPr>
          <w:t>. E</w:t>
        </w:r>
      </w:ins>
      <w:ins w:id="2520" w:author="Hong Deng [2]" w:date="2026-05-24T17:22:00Z" w16du:dateUtc="2026-05-24T09:22:00Z">
        <w:r w:rsidR="00886F4B" w:rsidRPr="00886F4B">
          <w:rPr>
            <w:rFonts w:eastAsia="DengXian"/>
            <w:kern w:val="2"/>
          </w:rPr>
          <w:t xml:space="preserve">xternal locus of control conditions this same allocation from the side of the newcomer. </w:t>
        </w:r>
      </w:ins>
      <w:ins w:id="2521" w:author="Hong Deng [2]" w:date="2026-05-24T17:25:00Z" w16du:dateUtc="2026-05-24T09:25:00Z">
        <w:r w:rsidR="0048282E" w:rsidRPr="0048282E">
          <w:rPr>
            <w:rFonts w:eastAsia="DengXian"/>
            <w:kern w:val="2"/>
          </w:rPr>
          <w:t xml:space="preserve">For a newcomer </w:t>
        </w:r>
      </w:ins>
      <w:ins w:id="2522" w:author="Hong Deng [2]" w:date="2026-05-24T17:26:00Z" w16du:dateUtc="2026-05-24T09:26:00Z">
        <w:r w:rsidR="0048282E">
          <w:rPr>
            <w:rFonts w:eastAsia="DengXian"/>
            <w:kern w:val="2"/>
          </w:rPr>
          <w:lastRenderedPageBreak/>
          <w:t>with a lower external locus of control, an error makes</w:t>
        </w:r>
      </w:ins>
      <w:ins w:id="2523" w:author="Hong Deng [2]" w:date="2026-05-24T17:25:00Z" w16du:dateUtc="2026-05-24T09:25:00Z">
        <w:r w:rsidR="0048282E" w:rsidRPr="0048282E">
          <w:rPr>
            <w:rFonts w:eastAsia="DengXian"/>
            <w:kern w:val="2"/>
          </w:rPr>
          <w:t xml:space="preserve"> sense </w:t>
        </w:r>
      </w:ins>
      <w:ins w:id="2524" w:author="Hong Deng [2]" w:date="2026-05-24T17:26:00Z" w16du:dateUtc="2026-05-24T09:26:00Z">
        <w:r w:rsidR="0048282E" w:rsidRPr="0048282E">
          <w:rPr>
            <w:rFonts w:eastAsia="DengXian"/>
            <w:kern w:val="2"/>
          </w:rPr>
          <w:t>because of</w:t>
        </w:r>
      </w:ins>
      <w:ins w:id="2525" w:author="Hong Deng [2]" w:date="2026-05-24T17:25:00Z" w16du:dateUtc="2026-05-24T09:25:00Z">
        <w:r w:rsidR="0048282E" w:rsidRPr="0048282E">
          <w:rPr>
            <w:rFonts w:eastAsia="DengXian"/>
            <w:kern w:val="2"/>
          </w:rPr>
          <w:t xml:space="preserve"> their own action and therefore as actionable</w:t>
        </w:r>
      </w:ins>
      <w:ins w:id="2526" w:author="Hong Deng [2]" w:date="2026-05-24T17:26:00Z" w16du:dateUtc="2026-05-24T09:26:00Z">
        <w:r w:rsidR="0048282E">
          <w:rPr>
            <w:rFonts w:eastAsia="DengXian" w:hint="eastAsia"/>
            <w:kern w:val="2"/>
          </w:rPr>
          <w:t>. T</w:t>
        </w:r>
      </w:ins>
      <w:ins w:id="2527" w:author="Hong Deng [2]" w:date="2026-05-24T17:25:00Z" w16du:dateUtc="2026-05-24T09:25:00Z">
        <w:r w:rsidR="0048282E" w:rsidRPr="0048282E">
          <w:rPr>
            <w:rFonts w:eastAsia="DengXian"/>
            <w:kern w:val="2"/>
          </w:rPr>
          <w:t xml:space="preserve">he error reads as something their analysis can resolve, so attention is directed into the higher-order processing the culture affords, and that processing is activated. For a newcomer </w:t>
        </w:r>
      </w:ins>
      <w:ins w:id="2528" w:author="Hong Deng [2]" w:date="2026-05-24T17:27:00Z" w16du:dateUtc="2026-05-24T09:27:00Z">
        <w:r w:rsidR="0048282E">
          <w:rPr>
            <w:rFonts w:eastAsia="DengXian"/>
            <w:kern w:val="2"/>
          </w:rPr>
          <w:t xml:space="preserve">with a higher </w:t>
        </w:r>
      </w:ins>
      <w:ins w:id="2529" w:author="Hong Deng [2]" w:date="2026-05-24T17:25:00Z" w16du:dateUtc="2026-05-24T09:25:00Z">
        <w:r w:rsidR="0048282E" w:rsidRPr="0048282E">
          <w:rPr>
            <w:rFonts w:eastAsia="DengXian"/>
            <w:kern w:val="2"/>
          </w:rPr>
          <w:t xml:space="preserve">external locus of control, the same error is construed as the product of forces beyond their </w:t>
        </w:r>
      </w:ins>
      <w:ins w:id="2530" w:author="Hong Deng [2]" w:date="2026-05-24T17:26:00Z" w16du:dateUtc="2026-05-24T09:26:00Z">
        <w:r w:rsidR="0048282E" w:rsidRPr="0048282E">
          <w:rPr>
            <w:rFonts w:eastAsia="DengXian"/>
            <w:kern w:val="2"/>
          </w:rPr>
          <w:t>control and</w:t>
        </w:r>
      </w:ins>
      <w:ins w:id="2531" w:author="Hong Deng [2]" w:date="2026-05-24T17:25:00Z" w16du:dateUtc="2026-05-24T09:25:00Z">
        <w:r w:rsidR="0048282E" w:rsidRPr="0048282E">
          <w:rPr>
            <w:rFonts w:eastAsia="DengXian"/>
            <w:kern w:val="2"/>
          </w:rPr>
          <w:t xml:space="preserve"> is thereby rendered cognitively inert</w:t>
        </w:r>
      </w:ins>
      <w:ins w:id="2532" w:author="Hong Deng [2]" w:date="2026-05-24T17:26:00Z" w16du:dateUtc="2026-05-24T09:26:00Z">
        <w:r w:rsidR="0048282E">
          <w:rPr>
            <w:rFonts w:eastAsia="DengXian" w:hint="eastAsia"/>
            <w:kern w:val="2"/>
          </w:rPr>
          <w:t>. I</w:t>
        </w:r>
      </w:ins>
      <w:ins w:id="2533" w:author="Hong Deng [2]" w:date="2026-05-24T17:25:00Z" w16du:dateUtc="2026-05-24T09:25:00Z">
        <w:r w:rsidR="0048282E" w:rsidRPr="0048282E">
          <w:rPr>
            <w:rFonts w:eastAsia="DengXian"/>
            <w:kern w:val="2"/>
          </w:rPr>
          <w:t>f outcomes are seen as ungoverned by one</w:t>
        </w:r>
      </w:ins>
      <w:ins w:id="2534" w:author="Hong Deng [2]" w:date="2026-05-24T17:27:00Z" w16du:dateUtc="2026-05-24T09:27:00Z">
        <w:r w:rsidR="0048282E">
          <w:rPr>
            <w:rFonts w:eastAsia="DengXian"/>
            <w:kern w:val="2"/>
          </w:rPr>
          <w:t>’</w:t>
        </w:r>
      </w:ins>
      <w:ins w:id="2535" w:author="Hong Deng [2]" w:date="2026-05-24T17:25:00Z" w16du:dateUtc="2026-05-24T09:25:00Z">
        <w:r w:rsidR="0048282E" w:rsidRPr="0048282E">
          <w:rPr>
            <w:rFonts w:eastAsia="DengXian"/>
            <w:kern w:val="2"/>
          </w:rPr>
          <w:t>s own effort, analyzing this error promises little, and attention is withheld from the very work the culture invites. The affordance goes underused not because the culture fails to offer it but because the newcomer</w:t>
        </w:r>
      </w:ins>
      <w:ins w:id="2536" w:author="Hong Deng [2]" w:date="2026-05-24T17:27:00Z" w16du:dateUtc="2026-05-24T09:27:00Z">
        <w:r w:rsidR="0048282E">
          <w:rPr>
            <w:rFonts w:eastAsia="DengXian"/>
            <w:kern w:val="2"/>
          </w:rPr>
          <w:t>’</w:t>
        </w:r>
      </w:ins>
      <w:ins w:id="2537" w:author="Hong Deng [2]" w:date="2026-05-24T17:25:00Z" w16du:dateUtc="2026-05-24T09:25:00Z">
        <w:r w:rsidR="0048282E" w:rsidRPr="0048282E">
          <w:rPr>
            <w:rFonts w:eastAsia="DengXian"/>
            <w:kern w:val="2"/>
          </w:rPr>
          <w:t xml:space="preserve">s sensemaking does not direct attention toward it. </w:t>
        </w:r>
      </w:ins>
      <w:ins w:id="2538" w:author="Hong Deng [2]" w:date="2026-05-24T17:14:00Z" w16du:dateUtc="2026-05-24T09:14:00Z">
        <w:r>
          <w:rPr>
            <w:rFonts w:eastAsia="DengXian" w:hint="eastAsia"/>
            <w:kern w:val="2"/>
          </w:rPr>
          <w:t>C</w:t>
        </w:r>
      </w:ins>
      <w:ins w:id="2539" w:author="Hong Deng [2]" w:date="2026-05-24T17:11:00Z" w16du:dateUtc="2026-05-24T09:11:00Z">
        <w:r w:rsidRPr="00DC6BE2">
          <w:rPr>
            <w:rFonts w:eastAsia="DengXian"/>
            <w:kern w:val="2"/>
          </w:rPr>
          <w:t xml:space="preserve">onsistent with this, external locus of control is meta-analytically associated with lower motivation and a more passive orientation </w:t>
        </w:r>
      </w:ins>
      <w:r w:rsidR="00886F4B">
        <w:rPr>
          <w:rFonts w:eastAsia="DengXian"/>
          <w:kern w:val="2"/>
        </w:rPr>
        <w:fldChar w:fldCharType="begin"/>
      </w:r>
      <w:r w:rsidR="00886F4B">
        <w:rPr>
          <w:rFonts w:eastAsia="DengXian"/>
          <w:kern w:val="2"/>
        </w:rPr>
        <w:instrText xml:space="preserve"> ADDIN EN.CITE &lt;EndNote&gt;&lt;Cite&gt;&lt;Author&gt;Ng&lt;/Author&gt;&lt;Year&gt;2006&lt;/Year&gt;&lt;RecNum&gt;384&lt;/RecNum&gt;&lt;DisplayText&gt;(Ng et al. 2006)&lt;/DisplayText&gt;&lt;record&gt;&lt;rec-number&gt;384&lt;/rec-number&gt;&lt;foreign-keys&gt;&lt;key app="EN" db-id="dtfvx5dd9wzs0re0zrmve9tj9p5fwat5spas" timestamp="1779614131"&gt;384&lt;/key&gt;&lt;/foreign-keys&gt;&lt;ref-type name="Journal Article"&gt;17&lt;/ref-type&gt;&lt;contributors&gt;&lt;authors&gt;&lt;author&gt;Ng, Thomas WH&lt;/author&gt;&lt;author&gt;Sorensen, Kelly L&lt;/author&gt;&lt;author&gt;Eby, Lillian T&lt;/author&gt;&lt;/authors&gt;&lt;/contributors&gt;&lt;titles&gt;&lt;title&gt;Locus of control at w</w:instrText>
      </w:r>
      <w:r w:rsidR="00886F4B">
        <w:rPr>
          <w:rFonts w:eastAsia="DengXian" w:hint="eastAsia"/>
          <w:kern w:val="2"/>
        </w:rPr>
        <w:instrText>ork: a meta</w:instrText>
      </w:r>
      <w:r w:rsidR="00886F4B">
        <w:rPr>
          <w:rFonts w:eastAsia="DengXian" w:hint="eastAsia"/>
          <w:kern w:val="2"/>
        </w:rPr>
        <w:instrText>‐</w:instrText>
      </w:r>
      <w:r w:rsidR="00886F4B">
        <w:rPr>
          <w:rFonts w:eastAsia="DengXian" w:hint="eastAsia"/>
          <w:kern w:val="2"/>
        </w:rPr>
        <w:instrText>analysis&lt;/title&gt;&lt;secondary-title&gt;Journal of Organizational Behavior: The International Journal of Industrial, Occupational and Organizational Psychology and Behavior&lt;/secondary-title&gt;&lt;/titles&gt;&lt;periodical&gt;&lt;full-title&gt;Journal of Organizational B</w:instrText>
      </w:r>
      <w:r w:rsidR="00886F4B">
        <w:rPr>
          <w:rFonts w:eastAsia="DengXian"/>
          <w:kern w:val="2"/>
        </w:rPr>
        <w:instrText>ehavior: The International Journal of Industrial, Occupational and Organizational Psychology and Behavior&lt;/full-title&gt;&lt;/periodical&gt;&lt;pages&gt;1057-1087&lt;/pages&gt;&lt;volume&gt;27&lt;/volume&gt;&lt;number&gt;8&lt;/number&gt;&lt;dates&gt;&lt;year&gt;2006&lt;/year&gt;&lt;/dates&gt;&lt;isbn&gt;0894-3796&lt;/isbn&gt;&lt;urls&gt;&lt;/urls&gt;&lt;/record&gt;&lt;/Cite&gt;&lt;/EndNote&gt;</w:instrText>
      </w:r>
      <w:r w:rsidR="00886F4B">
        <w:rPr>
          <w:rFonts w:eastAsia="DengXian"/>
          <w:kern w:val="2"/>
        </w:rPr>
        <w:fldChar w:fldCharType="separate"/>
      </w:r>
      <w:r w:rsidR="00886F4B">
        <w:rPr>
          <w:rFonts w:eastAsia="DengXian"/>
          <w:noProof/>
          <w:kern w:val="2"/>
        </w:rPr>
        <w:t>(Ng et al. 2006)</w:t>
      </w:r>
      <w:r w:rsidR="00886F4B">
        <w:rPr>
          <w:rFonts w:eastAsia="DengXian"/>
          <w:kern w:val="2"/>
        </w:rPr>
        <w:fldChar w:fldCharType="end"/>
      </w:r>
      <w:ins w:id="2540" w:author="Hong Deng [2]" w:date="2026-05-24T17:11:00Z" w16du:dateUtc="2026-05-24T09:11:00Z">
        <w:r w:rsidRPr="00DC6BE2">
          <w:rPr>
            <w:rFonts w:eastAsia="DengXian"/>
            <w:kern w:val="2"/>
          </w:rPr>
          <w:t xml:space="preserve">. </w:t>
        </w:r>
      </w:ins>
      <w:ins w:id="2541" w:author="Hong Deng [2]" w:date="2026-05-24T17:29:00Z" w16du:dateUtc="2026-05-24T09:29:00Z">
        <w:r w:rsidR="0048282E">
          <w:rPr>
            <w:rFonts w:eastAsia="DengXian" w:hint="eastAsia"/>
            <w:kern w:val="2"/>
          </w:rPr>
          <w:t>Therefore, a</w:t>
        </w:r>
        <w:r w:rsidR="0048282E" w:rsidRPr="0048282E">
          <w:rPr>
            <w:rFonts w:eastAsia="DengXian"/>
            <w:kern w:val="2"/>
          </w:rPr>
          <w:t xml:space="preserve">n error management culture accelerates error reduction most among newcomers </w:t>
        </w:r>
      </w:ins>
      <w:ins w:id="2542" w:author="Hong Deng [2]" w:date="2026-05-24T17:30:00Z" w16du:dateUtc="2026-05-24T09:30:00Z">
        <w:r w:rsidR="0048282E">
          <w:rPr>
            <w:rFonts w:eastAsia="DengXian" w:hint="eastAsia"/>
            <w:kern w:val="2"/>
          </w:rPr>
          <w:t>with a lower (rather than higher) external locus of control</w:t>
        </w:r>
      </w:ins>
      <w:ins w:id="2543" w:author="Hong Deng [2]" w:date="2026-05-24T17:29:00Z" w16du:dateUtc="2026-05-24T09:29:00Z">
        <w:r w:rsidR="0048282E" w:rsidRPr="0048282E">
          <w:rPr>
            <w:rFonts w:eastAsia="DengXian"/>
            <w:kern w:val="2"/>
          </w:rPr>
          <w:t>.</w:t>
        </w:r>
      </w:ins>
    </w:p>
    <w:p w14:paraId="116151E8" w14:textId="5E771C57" w:rsidR="0048282E" w:rsidRDefault="0048282E" w:rsidP="0048282E">
      <w:pPr>
        <w:snapToGrid w:val="0"/>
        <w:spacing w:line="480" w:lineRule="auto"/>
        <w:rPr>
          <w:ins w:id="2544" w:author="Hong Deng [2]" w:date="2026-05-24T17:29:00Z" w16du:dateUtc="2026-05-24T09:29:00Z"/>
          <w:rFonts w:eastAsia="DengXian"/>
          <w:i/>
          <w:kern w:val="2"/>
        </w:rPr>
      </w:pPr>
      <w:ins w:id="2545" w:author="Hong Deng [2]" w:date="2026-05-24T17:29:00Z" w16du:dateUtc="2026-05-24T09:29:00Z">
        <w:r>
          <w:rPr>
            <w:rFonts w:eastAsia="DengXian"/>
            <w:b/>
            <w:kern w:val="2"/>
          </w:rPr>
          <w:t xml:space="preserve">Hypothesis </w:t>
        </w:r>
      </w:ins>
      <w:ins w:id="2546" w:author="Hong Deng [2]" w:date="2026-05-24T17:31:00Z" w16du:dateUtc="2026-05-24T09:31:00Z">
        <w:del w:id="2547" w:author="Hong Deng" w:date="2026-06-06T15:21:00Z" w16du:dateUtc="2026-06-06T07:21:00Z">
          <w:r w:rsidR="00855B45" w:rsidDel="001A60E1">
            <w:rPr>
              <w:rFonts w:eastAsia="DengXian" w:hint="eastAsia"/>
              <w:b/>
              <w:kern w:val="2"/>
            </w:rPr>
            <w:delText>5</w:delText>
          </w:r>
        </w:del>
      </w:ins>
      <w:ins w:id="2548" w:author="Hong Deng" w:date="2026-06-06T15:21:00Z" w16du:dateUtc="2026-06-06T07:21:00Z">
        <w:r w:rsidR="001A60E1">
          <w:rPr>
            <w:rFonts w:eastAsia="DengXian"/>
            <w:b/>
            <w:kern w:val="2"/>
          </w:rPr>
          <w:t>4</w:t>
        </w:r>
      </w:ins>
      <w:ins w:id="2549" w:author="Hong Deng [2]" w:date="2026-05-24T17:29:00Z" w16du:dateUtc="2026-05-24T09:29:00Z">
        <w:r>
          <w:rPr>
            <w:rFonts w:eastAsia="DengXian"/>
            <w:b/>
            <w:kern w:val="2"/>
          </w:rPr>
          <w:t>.</w:t>
        </w:r>
        <w:r>
          <w:rPr>
            <w:rFonts w:eastAsia="DengXian"/>
            <w:i/>
            <w:kern w:val="2"/>
          </w:rPr>
          <w:t xml:space="preserve"> </w:t>
        </w:r>
        <w:r w:rsidRPr="001E1535">
          <w:rPr>
            <w:rFonts w:eastAsia="DengXian"/>
            <w:i/>
            <w:kern w:val="2"/>
          </w:rPr>
          <w:t>Newcomer external locus of control weakens the positive</w:t>
        </w:r>
        <w:r>
          <w:rPr>
            <w:rFonts w:eastAsia="DengXian"/>
            <w:i/>
            <w:kern w:val="2"/>
          </w:rPr>
          <w:t xml:space="preserve"> (or negative)</w:t>
        </w:r>
        <w:r w:rsidRPr="001E1535">
          <w:rPr>
            <w:rFonts w:eastAsia="DengXian"/>
            <w:i/>
            <w:kern w:val="2"/>
          </w:rPr>
          <w:t xml:space="preserve"> relationship between team error management culture and error-reduction acceleration</w:t>
        </w:r>
        <w:r>
          <w:rPr>
            <w:rFonts w:eastAsia="DengXian"/>
            <w:i/>
            <w:kern w:val="2"/>
          </w:rPr>
          <w:t xml:space="preserve"> (or the curvature of error trajectory)</w:t>
        </w:r>
        <w:r w:rsidRPr="001E1535">
          <w:rPr>
            <w:rFonts w:eastAsia="DengXian"/>
            <w:i/>
            <w:kern w:val="2"/>
          </w:rPr>
          <w:t>,</w:t>
        </w:r>
        <w:r>
          <w:rPr>
            <w:rFonts w:eastAsia="DengXian"/>
            <w:i/>
            <w:kern w:val="2"/>
          </w:rPr>
          <w:t xml:space="preserve"> such that</w:t>
        </w:r>
        <w:r w:rsidRPr="001E1535">
          <w:rPr>
            <w:rFonts w:eastAsia="DengXian"/>
            <w:i/>
            <w:kern w:val="2"/>
          </w:rPr>
          <w:t xml:space="preserve"> the relationship is stronger for newcomers with lower external locus of control.</w:t>
        </w:r>
        <w:r w:rsidRPr="001E1535" w:rsidDel="001E1535">
          <w:rPr>
            <w:rFonts w:eastAsia="DengXian"/>
            <w:i/>
            <w:kern w:val="2"/>
          </w:rPr>
          <w:t xml:space="preserve"> </w:t>
        </w:r>
        <w:r>
          <w:rPr>
            <w:rFonts w:eastAsia="DengXian"/>
            <w:i/>
            <w:kern w:val="2"/>
          </w:rPr>
          <w:t xml:space="preserve"> </w:t>
        </w:r>
      </w:ins>
    </w:p>
    <w:p w14:paraId="34452C76" w14:textId="0677125A" w:rsidR="006B7593" w:rsidRPr="00855B45" w:rsidDel="00AA078E" w:rsidRDefault="006B7593" w:rsidP="006B7593">
      <w:pPr>
        <w:snapToGrid w:val="0"/>
        <w:spacing w:line="480" w:lineRule="auto"/>
        <w:ind w:firstLine="720"/>
        <w:rPr>
          <w:ins w:id="2550" w:author="Hong Deng [2]" w:date="2026-05-24T17:35:00Z" w16du:dateUtc="2026-05-24T09:35:00Z"/>
          <w:del w:id="2551" w:author="Hong Deng" w:date="2026-06-06T16:23:00Z" w16du:dateUtc="2026-06-06T08:23:00Z"/>
          <w:rFonts w:eastAsia="DengXian"/>
          <w:kern w:val="2"/>
        </w:rPr>
      </w:pPr>
      <w:ins w:id="2552" w:author="Hong Deng [2]" w:date="2026-05-24T17:35:00Z" w16du:dateUtc="2026-05-24T09:35:00Z">
        <w:r w:rsidRPr="00855B45">
          <w:rPr>
            <w:rFonts w:eastAsia="DengXian"/>
            <w:kern w:val="2"/>
          </w:rPr>
          <w:t xml:space="preserve">An error </w:t>
        </w:r>
        <w:del w:id="2553" w:author="Hong Deng" w:date="2026-06-06T16:23:00Z" w16du:dateUtc="2026-06-06T08:23:00Z">
          <w:r w:rsidDel="00807734">
            <w:rPr>
              <w:rFonts w:eastAsia="DengXian" w:hint="eastAsia"/>
              <w:kern w:val="2"/>
            </w:rPr>
            <w:delText>prevention</w:delText>
          </w:r>
        </w:del>
      </w:ins>
      <w:ins w:id="2554" w:author="Hong Deng" w:date="2026-06-06T16:23:00Z" w16du:dateUtc="2026-06-06T08:23:00Z">
        <w:r w:rsidR="00807734">
          <w:rPr>
            <w:rFonts w:eastAsia="DengXian"/>
            <w:kern w:val="2"/>
          </w:rPr>
          <w:t>aversion</w:t>
        </w:r>
      </w:ins>
      <w:ins w:id="2555" w:author="Hong Deng [2]" w:date="2026-05-24T17:35:00Z" w16du:dateUtc="2026-05-24T09:35:00Z">
        <w:r w:rsidRPr="00855B45">
          <w:rPr>
            <w:rFonts w:eastAsia="DengXian"/>
            <w:kern w:val="2"/>
          </w:rPr>
          <w:t xml:space="preserve"> culture works in the opposite direction, impeding higher-order processing by attaching threat to errors and pressing newcomers toward concealment and defensive routine</w:t>
        </w:r>
        <w:r>
          <w:rPr>
            <w:rFonts w:eastAsia="DengXian" w:hint="eastAsia"/>
            <w:kern w:val="2"/>
          </w:rPr>
          <w:t>s</w:t>
        </w:r>
        <w:r w:rsidRPr="00855B45">
          <w:rPr>
            <w:rFonts w:eastAsia="DengXian"/>
            <w:kern w:val="2"/>
          </w:rPr>
          <w:t>. Here</w:t>
        </w:r>
        <w:r>
          <w:rPr>
            <w:rFonts w:eastAsia="DengXian"/>
            <w:kern w:val="2"/>
          </w:rPr>
          <w:t>,</w:t>
        </w:r>
        <w:r w:rsidRPr="00855B45">
          <w:rPr>
            <w:rFonts w:eastAsia="DengXian"/>
            <w:kern w:val="2"/>
          </w:rPr>
          <w:t xml:space="preserve"> a newcomer</w:t>
        </w:r>
        <w:r>
          <w:rPr>
            <w:rFonts w:eastAsia="DengXian"/>
            <w:kern w:val="2"/>
          </w:rPr>
          <w:t>’</w:t>
        </w:r>
        <w:r w:rsidRPr="00855B45">
          <w:rPr>
            <w:rFonts w:eastAsia="DengXian"/>
            <w:kern w:val="2"/>
          </w:rPr>
          <w:t>s sensemaking aligns with the culture rather than against it. The culture already pulls attention away from analyzing the error and toward self-protection</w:t>
        </w:r>
        <w:r>
          <w:rPr>
            <w:rFonts w:eastAsia="DengXian" w:hint="eastAsia"/>
            <w:kern w:val="2"/>
          </w:rPr>
          <w:t>. F</w:t>
        </w:r>
        <w:r w:rsidRPr="00855B45">
          <w:rPr>
            <w:rFonts w:eastAsia="DengXian"/>
            <w:kern w:val="2"/>
          </w:rPr>
          <w:t xml:space="preserve">or a newcomer </w:t>
        </w:r>
        <w:r>
          <w:rPr>
            <w:rFonts w:eastAsia="DengXian"/>
            <w:kern w:val="2"/>
          </w:rPr>
          <w:t xml:space="preserve">with a higher </w:t>
        </w:r>
        <w:r w:rsidRPr="00855B45">
          <w:rPr>
            <w:rFonts w:eastAsia="DengXian"/>
            <w:kern w:val="2"/>
          </w:rPr>
          <w:t>external locus of control, the sense made of the error pulls in the same direction. Construing the error as the product of forces beyond their own control, such a newcomer finds no reason in their own reading of the event to resist the culture</w:t>
        </w:r>
        <w:r>
          <w:rPr>
            <w:rFonts w:eastAsia="DengXian"/>
            <w:kern w:val="2"/>
          </w:rPr>
          <w:t>’</w:t>
        </w:r>
        <w:r w:rsidRPr="00855B45">
          <w:rPr>
            <w:rFonts w:eastAsia="DengXian"/>
            <w:kern w:val="2"/>
          </w:rPr>
          <w:t xml:space="preserve">s suppressive </w:t>
        </w:r>
        <w:r w:rsidRPr="00855B45">
          <w:rPr>
            <w:rFonts w:eastAsia="DengXian"/>
            <w:kern w:val="2"/>
          </w:rPr>
          <w:lastRenderedPageBreak/>
          <w:t>pressure</w:t>
        </w:r>
        <w:r>
          <w:rPr>
            <w:rFonts w:eastAsia="DengXian" w:hint="eastAsia"/>
            <w:kern w:val="2"/>
          </w:rPr>
          <w:t>. T</w:t>
        </w:r>
        <w:r w:rsidRPr="00855B45">
          <w:rPr>
            <w:rFonts w:eastAsia="DengXian"/>
            <w:kern w:val="2"/>
          </w:rPr>
          <w:t xml:space="preserve">he error is interpreted as not theirs to resolve, and the culture confirms that it is safer </w:t>
        </w:r>
        <w:r>
          <w:rPr>
            <w:rFonts w:eastAsia="DengXian"/>
            <w:kern w:val="2"/>
          </w:rPr>
          <w:t>to leave it</w:t>
        </w:r>
        <w:r w:rsidRPr="00855B45">
          <w:rPr>
            <w:rFonts w:eastAsia="DengXian"/>
            <w:kern w:val="2"/>
          </w:rPr>
          <w:t xml:space="preserve"> alone, so attention is withheld from corrective analysis on both counts. For a newcomer </w:t>
        </w:r>
        <w:r>
          <w:rPr>
            <w:rFonts w:eastAsia="DengXian"/>
            <w:kern w:val="2"/>
          </w:rPr>
          <w:t xml:space="preserve">with a lower </w:t>
        </w:r>
        <w:r w:rsidRPr="00855B45">
          <w:rPr>
            <w:rFonts w:eastAsia="DengXian"/>
            <w:kern w:val="2"/>
          </w:rPr>
          <w:t>external locus of control, the construal runs counter to the culture</w:t>
        </w:r>
        <w:r>
          <w:rPr>
            <w:rFonts w:eastAsia="DengXian" w:hint="eastAsia"/>
            <w:kern w:val="2"/>
          </w:rPr>
          <w:t>. By</w:t>
        </w:r>
        <w:r w:rsidRPr="00855B45">
          <w:rPr>
            <w:rFonts w:eastAsia="DengXian"/>
            <w:kern w:val="2"/>
          </w:rPr>
          <w:t xml:space="preserve"> making sense of the error as a consequence of their own action, they retain a reason to attend to it, which supplies some resistance to the culture</w:t>
        </w:r>
        <w:r>
          <w:rPr>
            <w:rFonts w:eastAsia="DengXian"/>
            <w:kern w:val="2"/>
          </w:rPr>
          <w:t>’</w:t>
        </w:r>
        <w:r w:rsidRPr="00855B45">
          <w:rPr>
            <w:rFonts w:eastAsia="DengXian"/>
            <w:kern w:val="2"/>
          </w:rPr>
          <w:t xml:space="preserve">s pressure and a residual impulse toward corrective engagement despite the threat. The harmful effect of an error </w:t>
        </w:r>
        <w:del w:id="2556" w:author="Hong Deng" w:date="2026-06-06T16:23:00Z" w16du:dateUtc="2026-06-06T08:23:00Z">
          <w:r w:rsidDel="00AA078E">
            <w:rPr>
              <w:rFonts w:eastAsia="DengXian" w:hint="eastAsia"/>
              <w:kern w:val="2"/>
            </w:rPr>
            <w:delText>prevention</w:delText>
          </w:r>
        </w:del>
      </w:ins>
      <w:ins w:id="2557" w:author="Hong Deng" w:date="2026-06-06T16:23:00Z" w16du:dateUtc="2026-06-06T08:23:00Z">
        <w:r w:rsidR="00AA078E">
          <w:rPr>
            <w:rFonts w:eastAsia="DengXian"/>
            <w:kern w:val="2"/>
          </w:rPr>
          <w:t>aversion</w:t>
        </w:r>
      </w:ins>
      <w:ins w:id="2558" w:author="Hong Deng [2]" w:date="2026-05-24T17:35:00Z" w16du:dateUtc="2026-05-24T09:35:00Z">
        <w:r w:rsidRPr="00855B45">
          <w:rPr>
            <w:rFonts w:eastAsia="DengXian"/>
            <w:kern w:val="2"/>
          </w:rPr>
          <w:t xml:space="preserve"> culture on the acceleration of error reduction should therefore be most pronounced among newcomers </w:t>
        </w:r>
        <w:r>
          <w:rPr>
            <w:rFonts w:eastAsia="DengXian"/>
            <w:kern w:val="2"/>
          </w:rPr>
          <w:t xml:space="preserve">with a higher </w:t>
        </w:r>
        <w:r w:rsidRPr="00855B45">
          <w:rPr>
            <w:rFonts w:eastAsia="DengXian"/>
            <w:kern w:val="2"/>
          </w:rPr>
          <w:t>external locus of control, in whom cultural suppression and the newcomer</w:t>
        </w:r>
        <w:r>
          <w:rPr>
            <w:rFonts w:eastAsia="DengXian"/>
            <w:kern w:val="2"/>
          </w:rPr>
          <w:t>’</w:t>
        </w:r>
        <w:r w:rsidRPr="00855B45">
          <w:rPr>
            <w:rFonts w:eastAsia="DengXian"/>
            <w:kern w:val="2"/>
          </w:rPr>
          <w:t>s own construal direct attention away from the error in concert.</w:t>
        </w:r>
      </w:ins>
    </w:p>
    <w:p w14:paraId="43B05D45" w14:textId="51F96E0F" w:rsidR="0048282E" w:rsidDel="00AA078E" w:rsidRDefault="0048282E" w:rsidP="00AA078E">
      <w:pPr>
        <w:snapToGrid w:val="0"/>
        <w:spacing w:line="480" w:lineRule="auto"/>
        <w:ind w:firstLine="720"/>
        <w:rPr>
          <w:ins w:id="2559" w:author="Hong Deng [2]" w:date="2026-05-24T17:11:00Z" w16du:dateUtc="2026-05-24T09:11:00Z"/>
          <w:del w:id="2560" w:author="Hong Deng" w:date="2026-06-06T16:23:00Z" w16du:dateUtc="2026-06-06T08:23:00Z"/>
          <w:rFonts w:eastAsia="DengXian"/>
          <w:kern w:val="2"/>
        </w:rPr>
      </w:pPr>
    </w:p>
    <w:p w14:paraId="191E85FA" w14:textId="77777777" w:rsidR="00DC6BE2" w:rsidRDefault="00DC6BE2">
      <w:pPr>
        <w:snapToGrid w:val="0"/>
        <w:spacing w:line="480" w:lineRule="auto"/>
        <w:ind w:firstLine="720"/>
        <w:rPr>
          <w:ins w:id="2561" w:author="Hong Deng [2]" w:date="2026-05-24T17:11:00Z" w16du:dateUtc="2026-05-24T09:11:00Z"/>
          <w:rFonts w:eastAsia="DengXian"/>
          <w:kern w:val="2"/>
        </w:rPr>
      </w:pPr>
    </w:p>
    <w:p w14:paraId="777D3E6C" w14:textId="06FA4FEA" w:rsidR="009458CE" w:rsidDel="00855B45" w:rsidRDefault="009C0C59">
      <w:pPr>
        <w:snapToGrid w:val="0"/>
        <w:spacing w:line="480" w:lineRule="auto"/>
        <w:ind w:firstLine="720"/>
        <w:rPr>
          <w:del w:id="2562" w:author="Hong Deng [2]" w:date="2026-05-24T17:31:00Z" w16du:dateUtc="2026-05-24T09:31:00Z"/>
          <w:rFonts w:eastAsia="DengXian"/>
          <w:kern w:val="2"/>
        </w:rPr>
      </w:pPr>
      <w:del w:id="2563" w:author="Hong Deng [2]" w:date="2026-05-24T17:31:00Z" w16du:dateUtc="2026-05-24T09:31:00Z">
        <w:r w:rsidDel="00855B45">
          <w:rPr>
            <w:rFonts w:eastAsia="DengXian"/>
            <w:kern w:val="2"/>
          </w:rPr>
          <w:delText xml:space="preserve">Recall that perceived error management and error prevention approaches differentially affect newcomers’ error reduction rate because these perceptions of how their team handles errors decide if their attention can be effectively allocated to deep cognitive engagement with errors or to negative thoughts about the self. Global error attribution significantly influences how deeply individuals implicate themselves globally when encountering adverse outcomes </w:delText>
        </w:r>
        <w:r w:rsidDel="00855B45">
          <w:rPr>
            <w:rFonts w:eastAsia="DengXian"/>
            <w:kern w:val="2"/>
          </w:rPr>
          <w:fldChar w:fldCharType="begin"/>
        </w:r>
        <w:r w:rsidDel="00855B45">
          <w:rPr>
            <w:rFonts w:eastAsia="DengXian"/>
            <w:kern w:val="2"/>
          </w:rPr>
          <w:delInstrText xml:space="preserve"> ADDIN EN.CITE &lt;EndNote&gt;&lt;Cite&gt;&lt;Author&gt;So&lt;/Author&gt;&lt;Year&gt;2015&lt;/Year&gt;&lt;RecNum&gt;66&lt;/RecNum&gt;&lt;DisplayText&gt;(So et al. 2015)&lt;/DisplayText&gt;&lt;record&gt;&lt;rec-number&gt;66&lt;/rec-number&gt;&lt;foreign-keys&gt;&lt;key app="EN" db-id="dtfvx5dd9wzs0re0zrmve9tj9p5fwat5spas" timestamp="1712060132"&gt;66&lt;/key&gt;&lt;/foreign-keys&gt;&lt;ref-type name="Journal Article"&gt;17&lt;/ref-type&gt;&lt;contributors&gt;&lt;authors&gt;&lt;author&gt;So, Jane&lt;/author&gt;&lt;author&gt;Achar, Chethana&lt;/author&gt;&lt;author&gt;Han, DaHee&lt;/author&gt;&lt;author&gt;Agrawal, Nidhi&lt;/author&gt;&lt;author&gt;Duhachek, Adam&lt;/author&gt;&lt;author&gt;Maheswaran, Durairaj&lt;/author&gt;&lt;/authors&gt;&lt;/contributors&gt;&lt;titles&gt;&lt;title&gt;The psychology of appraisal: Specific emotions and decision-making&lt;/title&gt;&lt;secondary-title&gt;Journal of Consumer Psychology&lt;/secondary-title&gt;&lt;/titles&gt;&lt;periodical&gt;&lt;full-title&gt;Journal of Consumer Psychology&lt;/full-title&gt;&lt;/periodical&gt;&lt;pages&gt;359-371&lt;/pages&gt;&lt;volume&gt;25&lt;/volume&gt;&lt;number&gt;3&lt;/number&gt;&lt;dates&gt;&lt;year&gt;2015&lt;/year&gt;&lt;/dates&gt;&lt;isbn&gt;1057-7408&lt;/isbn&gt;&lt;urls&gt;&lt;/urls&gt;&lt;/record&gt;&lt;/Cite&gt;&lt;/EndNote&gt;</w:delInstrText>
        </w:r>
        <w:r w:rsidDel="00855B45">
          <w:rPr>
            <w:rFonts w:eastAsia="DengXian"/>
            <w:kern w:val="2"/>
          </w:rPr>
          <w:fldChar w:fldCharType="separate"/>
        </w:r>
        <w:r w:rsidDel="00855B45">
          <w:rPr>
            <w:rFonts w:eastAsia="DengXian"/>
            <w:kern w:val="2"/>
          </w:rPr>
          <w:delText>(So et al. 2015)</w:delText>
        </w:r>
        <w:r w:rsidDel="00855B45">
          <w:rPr>
            <w:rFonts w:eastAsia="DengXian"/>
            <w:kern w:val="2"/>
          </w:rPr>
          <w:fldChar w:fldCharType="end"/>
        </w:r>
        <w:r w:rsidDel="00855B45">
          <w:rPr>
            <w:rFonts w:eastAsia="DengXian"/>
            <w:kern w:val="2"/>
          </w:rPr>
          <w:delText xml:space="preserve">, making it crucial to our understanding of the effectiveness of perceived error-handling approaches. In other words, the efficacy of perceived error management or prevention approaches may vary, depending on whether newcomers appraise errors in a way that reinforces or counteracts these perceptions. </w:delText>
        </w:r>
      </w:del>
    </w:p>
    <w:p w14:paraId="777D3E6D" w14:textId="52D92D02" w:rsidR="009458CE" w:rsidDel="00855B45" w:rsidRDefault="009C0C59">
      <w:pPr>
        <w:snapToGrid w:val="0"/>
        <w:spacing w:line="480" w:lineRule="auto"/>
        <w:ind w:firstLine="720"/>
        <w:rPr>
          <w:del w:id="2564" w:author="Hong Deng [2]" w:date="2026-05-24T17:31:00Z" w16du:dateUtc="2026-05-24T09:31:00Z"/>
          <w:rFonts w:eastAsia="DengXian"/>
          <w:kern w:val="2"/>
        </w:rPr>
      </w:pPr>
      <w:del w:id="2565" w:author="Hong Deng [2]" w:date="2026-05-24T17:31:00Z" w16du:dateUtc="2026-05-24T09:31:00Z">
        <w:r w:rsidDel="00855B45">
          <w:rPr>
            <w:rFonts w:eastAsia="DengXian"/>
            <w:kern w:val="2"/>
          </w:rPr>
          <w:delText xml:space="preserve">Specifically, newcomers who have a high global error attribution are inherently prone to self-blame. When encountering errors, they tend to believe these mistakes are due to their self-deficiencies, rather than processing them as individual, occasional, unassociated incidents (Han et al., 2007; Tangney et al., 1989). As we articulated above, individuals’ attention to errors may not be necessarily directed to higher-level cognitive processes, as it can be consumed by self-conscious concerns about their adequacy and image. Although an error management environment may reduce newcomers’ concerns about self and facilitate the cognitive progression towards higher-level functioning, their disposition to interpret errors as indicators of negative, global self-inference and a sense of generalized inadequacy </w:delText>
        </w:r>
        <w:r w:rsidDel="00855B45">
          <w:rPr>
            <w:rFonts w:eastAsia="DengXian"/>
            <w:kern w:val="2"/>
          </w:rPr>
          <w:fldChar w:fldCharType="begin"/>
        </w:r>
      </w:del>
      <w:r w:rsidR="006B7593">
        <w:rPr>
          <w:rFonts w:eastAsia="DengXian"/>
          <w:kern w:val="2"/>
        </w:rPr>
        <w:instrText xml:space="preserve"> ADDIN EN.CITE &lt;EndNote&gt;&lt;Cite&gt;&lt;Author&gt;Han&lt;/Author&gt;&lt;Year&gt;2014&lt;/Year&gt;&lt;RecNum&gt;65&lt;/RecNum&gt;&lt;DisplayText&gt;(D. Han et al. 2014)&lt;/DisplayText&gt;&lt;record&gt;&lt;rec-number&gt;65&lt;/rec-number&gt;&lt;foreign-keys&gt;&lt;key app="EN" db-id="dtfvx5dd9wzs0re0zrmve9tj9p5fwat5spas" timestamp="1712059069"&gt;65&lt;/key&gt;&lt;/foreign-keys&gt;&lt;ref-type name="Journal Article"&gt;17&lt;/ref-type&gt;&lt;contributors&gt;&lt;authors&gt;&lt;author&gt;Han, DaHee&lt;/author&gt;&lt;author&gt;Duhachek, Adam&lt;/author&gt;&lt;author&gt;Agrawal, Nidhi&lt;/author&gt;&lt;/authors&gt;&lt;/contributors&gt;&lt;titles&gt;&lt;title&gt;Emotions shape decisions through construal level: The case of guilt and shame&lt;/title&gt;&lt;secondary-title&gt;Journal of Consumer Research&lt;/secondary-title&gt;&lt;/titles&gt;&lt;periodical&gt;&lt;full-title&gt;Journal of Consumer Research&lt;/full-title&gt;&lt;/periodical&gt;&lt;pages&gt;1047-1064&lt;/pages&gt;&lt;volume&gt;41&lt;/volume&gt;&lt;number&gt;4&lt;/number&gt;&lt;dates&gt;&lt;year&gt;2014&lt;/year&gt;&lt;/dates&gt;&lt;isbn&gt;0093-5301&lt;/isbn&gt;&lt;urls&gt;&lt;/urls&gt;&lt;/record&gt;&lt;/Cite&gt;&lt;/EndNote&gt;</w:instrText>
      </w:r>
      <w:del w:id="2566" w:author="Hong Deng [2]" w:date="2026-05-24T17:31:00Z" w16du:dateUtc="2026-05-24T09:31:00Z">
        <w:r w:rsidDel="00855B45">
          <w:rPr>
            <w:rFonts w:eastAsia="DengXian"/>
            <w:kern w:val="2"/>
          </w:rPr>
          <w:fldChar w:fldCharType="separate"/>
        </w:r>
      </w:del>
      <w:r w:rsidR="006B7593">
        <w:rPr>
          <w:rFonts w:eastAsia="DengXian"/>
          <w:noProof/>
          <w:kern w:val="2"/>
        </w:rPr>
        <w:t>(D. Han et al. 2014)</w:t>
      </w:r>
      <w:del w:id="2567" w:author="Hong Deng [2]" w:date="2026-05-24T17:31:00Z" w16du:dateUtc="2026-05-24T09:31:00Z">
        <w:r w:rsidDel="00855B45">
          <w:rPr>
            <w:rFonts w:eastAsia="DengXian"/>
            <w:kern w:val="2"/>
          </w:rPr>
          <w:fldChar w:fldCharType="end"/>
        </w:r>
        <w:r w:rsidDel="00855B45">
          <w:rPr>
            <w:rFonts w:eastAsia="DengXian"/>
            <w:kern w:val="2"/>
          </w:rPr>
          <w:delText xml:space="preserve"> may divert a large amount of their attention to processing these negative self-related cognition and not be able to reap the full benefit of an error management approach. Despite in an error-tolerant environment (i.e., high perceived error management approach) where higher-level action regulation processes, such as evaluating, exploring, and learning from mistakes are highly encouraged, these individuals may still struggle to do so </w:delText>
        </w:r>
        <w:r w:rsidDel="00855B45">
          <w:rPr>
            <w:rFonts w:eastAsia="DengXian"/>
            <w:kern w:val="2"/>
          </w:rPr>
          <w:fldChar w:fldCharType="begin"/>
        </w:r>
        <w:r w:rsidDel="00855B45">
          <w:rPr>
            <w:rFonts w:eastAsia="DengXian"/>
            <w:kern w:val="2"/>
          </w:rPr>
          <w:delInstrText xml:space="preserve"> ADDIN EN.CITE &lt;EndNote&gt;&lt;Cite&gt;&lt;Author&gt;Zacher&lt;/Author&gt;&lt;Year&gt;2018&lt;/Year&gt;&lt;RecNum&gt;33&lt;/RecNum&gt;&lt;DisplayText&gt;(Zacher and Frese 2018)&lt;/DisplayText&gt;&lt;record&gt;&lt;rec-number&gt;33&lt;/rec-number&gt;&lt;foreign-keys&gt;&lt;key app="EN" db-id="dtfvx5dd9wzs0re0zrmve9tj9p5fwat5spas" timestamp="1711620011"&gt;33&lt;/key&gt;&lt;/foreign-keys&gt;&lt;ref-type name="Journal Article"&gt;17&lt;/ref-type&gt;&lt;contributors&gt;&lt;authors&gt;&lt;author&gt;Zacher, Hannes&lt;/author&gt;&lt;author&gt;Frese, Michael&lt;/author&gt;&lt;/authors&gt;&lt;/contributors&gt;&lt;titles&gt;&lt;title&gt;Action regulation theory: Foundations, current knowledge, and future directions&lt;/title&gt;&lt;secondary-title&gt;The SAGE handbook of industrial, work and organizational psychology&lt;/secondary-title&gt;&lt;/titles&gt;&lt;periodical&gt;&lt;full-title&gt;The SAGE handbook of industrial, work and organizational psychology&lt;/full-title&gt;&lt;/periodical&gt;&lt;pages&gt;80-102&lt;/pages&gt;&lt;volume&gt;2&lt;/volume&gt;&lt;dates&gt;&lt;year&gt;2018&lt;/year&gt;&lt;/dates&gt;&lt;urls&gt;&lt;/urls&gt;&lt;/record&gt;&lt;/Cite&gt;&lt;/EndNote&gt;</w:delInstrText>
        </w:r>
        <w:r w:rsidDel="00855B45">
          <w:rPr>
            <w:rFonts w:eastAsia="DengXian"/>
            <w:kern w:val="2"/>
          </w:rPr>
          <w:fldChar w:fldCharType="separate"/>
        </w:r>
        <w:r w:rsidDel="00855B45">
          <w:rPr>
            <w:rFonts w:eastAsia="DengXian"/>
            <w:kern w:val="2"/>
          </w:rPr>
          <w:delText>(Zacher and Frese 2018)</w:delText>
        </w:r>
        <w:r w:rsidDel="00855B45">
          <w:rPr>
            <w:rFonts w:eastAsia="DengXian"/>
            <w:kern w:val="2"/>
          </w:rPr>
          <w:fldChar w:fldCharType="end"/>
        </w:r>
        <w:r w:rsidDel="00855B45">
          <w:rPr>
            <w:rFonts w:eastAsia="DengXian"/>
            <w:kern w:val="2"/>
          </w:rPr>
          <w:delText xml:space="preserve">. </w:delText>
        </w:r>
      </w:del>
    </w:p>
    <w:p w14:paraId="777D3E6E" w14:textId="366D4301" w:rsidR="009458CE" w:rsidDel="00855B45" w:rsidRDefault="009C0C59">
      <w:pPr>
        <w:snapToGrid w:val="0"/>
        <w:spacing w:line="480" w:lineRule="auto"/>
        <w:ind w:firstLine="720"/>
        <w:rPr>
          <w:del w:id="2568" w:author="Hong Deng [2]" w:date="2026-05-24T17:31:00Z" w16du:dateUtc="2026-05-24T09:31:00Z"/>
          <w:rFonts w:eastAsia="DengXian"/>
          <w:kern w:val="2"/>
        </w:rPr>
      </w:pPr>
      <w:del w:id="2569" w:author="Hong Deng [2]" w:date="2026-05-24T17:31:00Z" w16du:dateUtc="2026-05-24T09:31:00Z">
        <w:r w:rsidDel="00855B45">
          <w:rPr>
            <w:rFonts w:eastAsia="DengXian"/>
            <w:kern w:val="2"/>
          </w:rPr>
          <w:delText xml:space="preserve">On the other hand, newcomers with a low global error attribution, who view errors as specific, isolated incidents rather than reflection of their overall self-worth, are more likely to engage constructively with an error management approach. Such a detail-focused mindset enables them to pay attention to the concrete aspects of errors and interpret them as opportunities for learning and growth, through which they are better positioned to utilize the environmental advantage without being burdened by a sense of personal inadequacy. Consequently, they are more likely to benefit from the team’s error-tolerant environment by actively participating in action regulation processes and deep engagement with errors </w:delText>
        </w:r>
        <w:r w:rsidDel="00855B45">
          <w:delText>without being encumbered by excessive self-criticism</w:delText>
        </w:r>
        <w:r w:rsidDel="00855B45">
          <w:rPr>
            <w:rFonts w:eastAsia="DengXian"/>
            <w:kern w:val="2"/>
          </w:rPr>
          <w:delText>. Therefore, we propose that the positive effect of perceived error management approaches on error reduction rates is amplified among newcomers with lower global attribution tendencies.</w:delText>
        </w:r>
      </w:del>
    </w:p>
    <w:p w14:paraId="777D3E6F" w14:textId="63E69004" w:rsidR="009458CE" w:rsidDel="0048282E" w:rsidRDefault="009C0C59">
      <w:pPr>
        <w:snapToGrid w:val="0"/>
        <w:spacing w:line="480" w:lineRule="auto"/>
        <w:rPr>
          <w:del w:id="2570" w:author="Hong Deng [2]" w:date="2026-05-24T17:29:00Z" w16du:dateUtc="2026-05-24T09:29:00Z"/>
          <w:rFonts w:eastAsia="DengXian"/>
          <w:i/>
          <w:kern w:val="2"/>
        </w:rPr>
      </w:pPr>
      <w:del w:id="2571" w:author="Hong Deng [2]" w:date="2026-05-24T17:29:00Z" w16du:dateUtc="2026-05-24T09:29:00Z">
        <w:r w:rsidDel="0048282E">
          <w:rPr>
            <w:rFonts w:eastAsia="DengXian"/>
            <w:b/>
            <w:kern w:val="2"/>
          </w:rPr>
          <w:delText>Hypothesis 4.</w:delText>
        </w:r>
        <w:r w:rsidDel="0048282E">
          <w:rPr>
            <w:rFonts w:eastAsia="DengXian"/>
            <w:i/>
            <w:kern w:val="2"/>
          </w:rPr>
          <w:delText xml:space="preserve"> </w:delText>
        </w:r>
      </w:del>
      <w:ins w:id="2572" w:author="Haiyang Liu" w:date="2026-05-20T23:29:00Z" w16du:dateUtc="2026-05-20T16:29:00Z">
        <w:del w:id="2573" w:author="Hong Deng [2]" w:date="2026-05-24T17:29:00Z" w16du:dateUtc="2026-05-24T09:29:00Z">
          <w:r w:rsidR="001E1535" w:rsidRPr="001E1535" w:rsidDel="0048282E">
            <w:rPr>
              <w:rFonts w:eastAsia="DengXian"/>
              <w:i/>
              <w:kern w:val="2"/>
            </w:rPr>
            <w:delText>Newcomer external locus of control weakens the positive</w:delText>
          </w:r>
        </w:del>
      </w:ins>
      <w:ins w:id="2574" w:author="Haiyang Liu" w:date="2026-05-20T23:30:00Z" w16du:dateUtc="2026-05-20T16:30:00Z">
        <w:del w:id="2575" w:author="Hong Deng [2]" w:date="2026-05-24T17:29:00Z" w16du:dateUtc="2026-05-24T09:29:00Z">
          <w:r w:rsidR="001E1535" w:rsidDel="0048282E">
            <w:rPr>
              <w:rFonts w:eastAsia="DengXian"/>
              <w:i/>
              <w:kern w:val="2"/>
            </w:rPr>
            <w:delText xml:space="preserve"> (</w:delText>
          </w:r>
        </w:del>
      </w:ins>
      <w:ins w:id="2576" w:author="Haiyang Liu" w:date="2026-05-20T23:37:00Z" w16du:dateUtc="2026-05-20T16:37:00Z">
        <w:del w:id="2577" w:author="Hong Deng [2]" w:date="2026-05-24T17:29:00Z" w16du:dateUtc="2026-05-24T09:29:00Z">
          <w:r w:rsidR="007C4ED2" w:rsidDel="0048282E">
            <w:rPr>
              <w:rFonts w:eastAsia="DengXian"/>
              <w:i/>
              <w:kern w:val="2"/>
            </w:rPr>
            <w:delText xml:space="preserve">or </w:delText>
          </w:r>
        </w:del>
      </w:ins>
      <w:ins w:id="2578" w:author="Haiyang Liu" w:date="2026-05-20T23:30:00Z" w16du:dateUtc="2026-05-20T16:30:00Z">
        <w:del w:id="2579" w:author="Hong Deng [2]" w:date="2026-05-24T17:29:00Z" w16du:dateUtc="2026-05-24T09:29:00Z">
          <w:r w:rsidR="001E1535" w:rsidDel="0048282E">
            <w:rPr>
              <w:rFonts w:eastAsia="DengXian"/>
              <w:i/>
              <w:kern w:val="2"/>
            </w:rPr>
            <w:delText>negative)</w:delText>
          </w:r>
        </w:del>
      </w:ins>
      <w:ins w:id="2580" w:author="Haiyang Liu" w:date="2026-05-20T23:29:00Z" w16du:dateUtc="2026-05-20T16:29:00Z">
        <w:del w:id="2581" w:author="Hong Deng [2]" w:date="2026-05-24T17:29:00Z" w16du:dateUtc="2026-05-24T09:29:00Z">
          <w:r w:rsidR="001E1535" w:rsidRPr="001E1535" w:rsidDel="0048282E">
            <w:rPr>
              <w:rFonts w:eastAsia="DengXian"/>
              <w:i/>
              <w:kern w:val="2"/>
            </w:rPr>
            <w:delText xml:space="preserve"> relationship between team error management culture and error-reduction acceleration</w:delText>
          </w:r>
        </w:del>
      </w:ins>
      <w:ins w:id="2582" w:author="Haiyang Liu" w:date="2026-05-20T23:30:00Z" w16du:dateUtc="2026-05-20T16:30:00Z">
        <w:del w:id="2583" w:author="Hong Deng [2]" w:date="2026-05-24T17:29:00Z" w16du:dateUtc="2026-05-24T09:29:00Z">
          <w:r w:rsidR="001E1535" w:rsidDel="0048282E">
            <w:rPr>
              <w:rFonts w:eastAsia="DengXian"/>
              <w:i/>
              <w:kern w:val="2"/>
            </w:rPr>
            <w:delText xml:space="preserve"> (</w:delText>
          </w:r>
        </w:del>
      </w:ins>
      <w:ins w:id="2584" w:author="Haiyang Liu" w:date="2026-05-20T23:37:00Z" w16du:dateUtc="2026-05-20T16:37:00Z">
        <w:del w:id="2585" w:author="Hong Deng [2]" w:date="2026-05-24T17:29:00Z" w16du:dateUtc="2026-05-24T09:29:00Z">
          <w:r w:rsidR="007C4ED2" w:rsidDel="0048282E">
            <w:rPr>
              <w:rFonts w:eastAsia="DengXian"/>
              <w:i/>
              <w:kern w:val="2"/>
            </w:rPr>
            <w:delText xml:space="preserve">or </w:delText>
          </w:r>
        </w:del>
      </w:ins>
      <w:ins w:id="2586" w:author="Haiyang Liu" w:date="2026-05-20T23:30:00Z" w16du:dateUtc="2026-05-20T16:30:00Z">
        <w:del w:id="2587" w:author="Hong Deng [2]" w:date="2026-05-24T17:29:00Z" w16du:dateUtc="2026-05-24T09:29:00Z">
          <w:r w:rsidR="001E1535" w:rsidDel="0048282E">
            <w:rPr>
              <w:rFonts w:eastAsia="DengXian"/>
              <w:i/>
              <w:kern w:val="2"/>
            </w:rPr>
            <w:delText>the curvature of error trajectory)</w:delText>
          </w:r>
        </w:del>
      </w:ins>
      <w:ins w:id="2588" w:author="Haiyang Liu" w:date="2026-05-20T23:29:00Z" w16du:dateUtc="2026-05-20T16:29:00Z">
        <w:del w:id="2589" w:author="Hong Deng [2]" w:date="2026-05-24T17:29:00Z" w16du:dateUtc="2026-05-24T09:29:00Z">
          <w:r w:rsidR="001E1535" w:rsidRPr="001E1535" w:rsidDel="0048282E">
            <w:rPr>
              <w:rFonts w:eastAsia="DengXian"/>
              <w:i/>
              <w:kern w:val="2"/>
            </w:rPr>
            <w:delText>,</w:delText>
          </w:r>
        </w:del>
      </w:ins>
      <w:ins w:id="2590" w:author="Haiyang Liu" w:date="2026-05-20T23:30:00Z" w16du:dateUtc="2026-05-20T16:30:00Z">
        <w:del w:id="2591" w:author="Hong Deng [2]" w:date="2026-05-24T17:29:00Z" w16du:dateUtc="2026-05-24T09:29:00Z">
          <w:r w:rsidR="001E1535" w:rsidDel="0048282E">
            <w:rPr>
              <w:rFonts w:eastAsia="DengXian"/>
              <w:i/>
              <w:kern w:val="2"/>
            </w:rPr>
            <w:delText xml:space="preserve"> such that</w:delText>
          </w:r>
        </w:del>
      </w:ins>
      <w:ins w:id="2592" w:author="Haiyang Liu" w:date="2026-05-20T23:29:00Z" w16du:dateUtc="2026-05-20T16:29:00Z">
        <w:del w:id="2593" w:author="Hong Deng [2]" w:date="2026-05-24T17:29:00Z" w16du:dateUtc="2026-05-24T09:29:00Z">
          <w:r w:rsidR="001E1535" w:rsidRPr="001E1535" w:rsidDel="0048282E">
            <w:rPr>
              <w:rFonts w:eastAsia="DengXian"/>
              <w:i/>
              <w:kern w:val="2"/>
            </w:rPr>
            <w:delText xml:space="preserve"> the relationship is stronger for newcomers with lower external locus of control. </w:delText>
          </w:r>
        </w:del>
      </w:ins>
      <w:del w:id="2594" w:author="Hong Deng [2]" w:date="2026-05-24T17:29:00Z" w16du:dateUtc="2026-05-24T09:29:00Z">
        <w:r w:rsidDel="0048282E">
          <w:rPr>
            <w:rFonts w:eastAsia="DengXian"/>
            <w:i/>
            <w:kern w:val="2"/>
          </w:rPr>
          <w:delText>Newcomers’ global error attribution moderates the relationship between newcomer perceived error management approach and their error reduction rate, such that this negative relationship (beneficial error reduction effect</w:delText>
        </w:r>
        <w:r w:rsidR="00812082" w:rsidDel="0048282E">
          <w:rPr>
            <w:rFonts w:eastAsia="Times New Roman"/>
            <w:snapToGrid w:val="0"/>
            <w:color w:val="000000"/>
            <w:w w:val="0"/>
            <w:sz w:val="0"/>
            <w:szCs w:val="0"/>
            <w:u w:color="000000"/>
            <w:bdr w:val="none" w:sz="0" w:space="0" w:color="000000"/>
            <w:shd w:val="clear" w:color="000000" w:fill="000000"/>
            <w:lang w:val="x-none" w:eastAsia="x-none" w:bidi="x-none"/>
          </w:rPr>
          <w:delText>Steadier</w:delText>
        </w:r>
        <w:r w:rsidDel="0048282E">
          <w:rPr>
            <w:rFonts w:eastAsia="DengXian"/>
            <w:i/>
            <w:kern w:val="2"/>
          </w:rPr>
          <w:delText xml:space="preserve">) is stronger when global error attribution is lower. </w:delText>
        </w:r>
      </w:del>
    </w:p>
    <w:p w14:paraId="777D3E70" w14:textId="3E1ECB01" w:rsidR="009458CE" w:rsidDel="00855B45" w:rsidRDefault="009C0C59">
      <w:pPr>
        <w:snapToGrid w:val="0"/>
        <w:spacing w:line="480" w:lineRule="auto"/>
        <w:ind w:firstLine="720"/>
        <w:rPr>
          <w:del w:id="2595" w:author="Hong Deng [2]" w:date="2026-05-24T17:31:00Z" w16du:dateUtc="2026-05-24T09:31:00Z"/>
          <w:rFonts w:eastAsia="DengXian"/>
          <w:kern w:val="2"/>
        </w:rPr>
      </w:pPr>
      <w:del w:id="2596" w:author="Hong Deng [2]" w:date="2026-05-24T17:31:00Z" w16du:dateUtc="2026-05-24T09:31:00Z">
        <w:r w:rsidDel="00855B45">
          <w:rPr>
            <w:rFonts w:eastAsia="DengXian"/>
            <w:kern w:val="2"/>
          </w:rPr>
          <w:delText xml:space="preserve">So far, we have theorized that newcomer perceived error prevention approach, which makes them prioritize error minimization to avoid error punishment, is detrimental to error reduction rates </w:delText>
        </w:r>
        <w:r w:rsidDel="00855B45">
          <w:rPr>
            <w:rFonts w:eastAsia="DengXian"/>
            <w:kern w:val="2"/>
          </w:rPr>
          <w:fldChar w:fldCharType="begin"/>
        </w:r>
        <w:r w:rsidDel="00855B45">
          <w:rPr>
            <w:rFonts w:eastAsia="DengXian"/>
            <w:kern w:val="2"/>
          </w:rPr>
          <w:delInstrText xml:space="preserve"> ADDIN EN.CITE &lt;EndNote&gt;&lt;Cite&gt;&lt;Author&gt;Dimitrova&lt;/Author&gt;&lt;Year&gt;2015&lt;/Year&gt;&lt;RecNum&gt;59&lt;/RecNum&gt;&lt;DisplayText&gt;(Dimitrova et al. 2015, Dimitrova et al. 2017)&lt;/DisplayText&gt;&lt;record&gt;&lt;rec-number&gt;59&lt;/rec-number&gt;&lt;foreign-keys&gt;&lt;key app="EN" db-id="dtfvx5dd9wzs0re0zrmve9tj9p5fwat5spas" timestamp="1711973564"&gt;59&lt;/key&gt;&lt;/foreign-keys&gt;&lt;ref-type name="Journal Article"&gt;17&lt;/ref-type&gt;&lt;contributors&gt;&lt;authors&gt;&lt;author&gt;Dimitrova, Nicoletta G&lt;/author&gt;&lt;author&gt;Van Dyck, Cathy&lt;/author&gt;&lt;author&gt;Van Hooft, Edwin AJ&lt;/author&gt;&lt;author&gt;Groenew</w:delInstrText>
        </w:r>
        <w:r w:rsidDel="00855B45">
          <w:rPr>
            <w:rFonts w:eastAsia="DengXian" w:hint="eastAsia"/>
            <w:kern w:val="2"/>
          </w:rPr>
          <w:delInstrText>egen, Peter&lt;/author&gt;&lt;/authors&gt;&lt;/contributors&gt;&lt;titles&gt;&lt;title&gt;Don&amp;apos;t fuss, focus: The mediating effect of on</w:delInstrText>
        </w:r>
        <w:r w:rsidDel="00855B45">
          <w:rPr>
            <w:rFonts w:eastAsia="DengXian" w:hint="eastAsia"/>
            <w:kern w:val="2"/>
          </w:rPr>
          <w:delInstrText>‐</w:delInstrText>
        </w:r>
        <w:r w:rsidDel="00855B45">
          <w:rPr>
            <w:rFonts w:eastAsia="DengXian" w:hint="eastAsia"/>
            <w:kern w:val="2"/>
          </w:rPr>
          <w:delInstrText>task thoughts on the relationship between error approach instructions and task performance&lt;/title&gt;&lt;secondary-title&gt;Applied Psychology&lt;/secondary</w:delInstrText>
        </w:r>
        <w:r w:rsidDel="00855B45">
          <w:rPr>
            <w:rFonts w:eastAsia="DengXian"/>
            <w:kern w:val="2"/>
          </w:rPr>
          <w:delInstrText>-title&gt;&lt;/titles&gt;&lt;periodical&gt;&lt;full-title&gt;Applied Psychology&lt;/full-title&gt;&lt;/periodical&gt;&lt;pages&gt;599-624&lt;/pages&gt;&lt;volume&gt;64&lt;/volume&gt;&lt;number&gt;3&lt;/number&gt;&lt;dates&gt;&lt;year&gt;2015&lt;/year&gt;&lt;/dates&gt;&lt;isbn&gt;0269-994X&lt;/isbn&gt;&lt;urls&gt;&lt;/urls&gt;&lt;/record&gt;&lt;/Cite&gt;&lt;Cite&gt;&lt;Author&gt;Dimitrova&lt;/Author&gt;&lt;Year&gt;2017&lt;/Year&gt;&lt;RecNum&gt;98&lt;/RecNum&gt;&lt;record&gt;&lt;rec-number&gt;98&lt;/rec-number&gt;&lt;foreign-keys&gt;&lt;key app="EN" db-id="dtfvx5dd9wzs0re0zrmve9tj9p5fwat5spas" timestamp="1715130141"&gt;98&lt;/key&gt;&lt;/foreign-keys&gt;&lt;ref-type name="Journal Article"&gt;17&lt;/ref-type&gt;&lt;contributors&gt;&lt;authors&gt;&lt;author&gt;Dimitrova, Nicoletta G&lt;/author&gt;&lt;author&gt;Van Hooft, Edwin AJ&lt;/author&gt;&lt;author&gt;Van Dyck, Cathy&lt;/author&gt;&lt;author&gt;Groenewegen, Peter&lt;/author&gt;&lt;/authors&gt;&lt;/contributors&gt;&lt;titles&gt;&lt;title&gt;Behind the wheel: what drives the effects of error handling?&lt;/title&gt;&lt;secondary-title&gt;Journal of Social Psychology&lt;/secondary-title&gt;&lt;/titles&gt;&lt;periodical&gt;&lt;full-title&gt;Journal of Social Psychology&lt;/full-title&gt;&lt;/periodical&gt;&lt;pages&gt;658-672&lt;/pages&gt;&lt;volume&gt;157&lt;/volume&gt;&lt;number&gt;6&lt;/number&gt;&lt;dates&gt;&lt;year&gt;2017&lt;/year&gt;&lt;/dates&gt;&lt;isbn&gt;0022-4545&lt;/isbn&gt;&lt;urls&gt;&lt;/urls&gt;&lt;/record&gt;&lt;/Cite&gt;&lt;/EndNote&gt;</w:delInstrText>
        </w:r>
        <w:r w:rsidDel="00855B45">
          <w:rPr>
            <w:rFonts w:eastAsia="DengXian"/>
            <w:kern w:val="2"/>
          </w:rPr>
          <w:fldChar w:fldCharType="separate"/>
        </w:r>
        <w:r w:rsidDel="00855B45">
          <w:rPr>
            <w:rFonts w:eastAsia="DengXian"/>
            <w:kern w:val="2"/>
          </w:rPr>
          <w:delText>(Dimitrova et al. 2015, Dimitrova et al. 2017)</w:delText>
        </w:r>
        <w:r w:rsidDel="00855B45">
          <w:rPr>
            <w:rFonts w:eastAsia="DengXian"/>
            <w:kern w:val="2"/>
          </w:rPr>
          <w:fldChar w:fldCharType="end"/>
        </w:r>
        <w:r w:rsidDel="00855B45">
          <w:rPr>
            <w:rFonts w:eastAsia="DengXian"/>
            <w:kern w:val="2"/>
          </w:rPr>
          <w:delText xml:space="preserve">. This approach, by its nature, can instill a cautious, self-conscious mindset that can inhibit the deep thinking and risk-taking necessary for learning. Newcomers’ global error attribution will likely amplify this harmful impact of perceived error prevention approach. This is because their tendency to internalize errors as personal failings intensifies the counterproductive regulation process elicited by punitive error prevention environments. The juxtaposition of perceived error prevention approach and a high global error attribution can </w:delText>
        </w:r>
        <w:r w:rsidDel="00855B45">
          <w:delText xml:space="preserve">create a particularly toxic synergy, where </w:delText>
        </w:r>
        <w:r w:rsidDel="00855B45">
          <w:rPr>
            <w:rFonts w:eastAsia="DengXian"/>
            <w:kern w:val="2"/>
          </w:rPr>
          <w:delText xml:space="preserve">the overwhelming focus on negative self-evaluation and avoidance behaviors paradoxically results in less effective learning from the errors that do occur and the new environment. Conversely, for newcomers with low global error attribution, the detrimental impact of error prevention approaches on error reduction rate is mitigated. These individuals tend to view errors as specific, detachable incidents that do not define their self-worth </w:delText>
        </w:r>
        <w:r w:rsidDel="00855B45">
          <w:rPr>
            <w:rFonts w:eastAsia="DengXian"/>
            <w:kern w:val="2"/>
          </w:rPr>
          <w:fldChar w:fldCharType="begin"/>
        </w:r>
      </w:del>
      <w:r w:rsidR="006B7593">
        <w:rPr>
          <w:rFonts w:eastAsia="DengXian"/>
          <w:kern w:val="2"/>
        </w:rPr>
        <w:instrText xml:space="preserve"> ADDIN EN.CITE &lt;EndNote&gt;&lt;Cite&gt;&lt;Author&gt;Han&lt;/Author&gt;&lt;Year&gt;2014&lt;/Year&gt;&lt;RecNum&gt;65&lt;/RecNum&gt;&lt;DisplayText&gt;(D. Han et al. 2014, Yang and Zhang 2018)&lt;/DisplayText&gt;&lt;record&gt;&lt;rec-number&gt;65&lt;/rec-number&gt;&lt;foreign-keys&gt;&lt;key app="EN" db-id="dtfvx5dd9wzs0re0zrmve9tj9p5fwat5spas" timestamp="1712059069"&gt;65&lt;/key&gt;&lt;/foreign-keys&gt;&lt;ref-type name="Journal Article"&gt;17&lt;/ref-type&gt;&lt;contributors&gt;&lt;authors&gt;&lt;author&gt;Han, DaHee&lt;/author&gt;&lt;author&gt;Duhachek, Adam&lt;/author&gt;&lt;author&gt;Agrawal, Nidhi&lt;/author&gt;&lt;/authors&gt;&lt;/contributors&gt;&lt;titles&gt;&lt;title&gt;Emotions shape decisions through construal level: The case of guilt and shame&lt;/title&gt;&lt;secondary-title&gt;Journal of Consumer Research&lt;/secondary-title&gt;&lt;/titles&gt;&lt;periodical&gt;&lt;full-title&gt;Journal of Consumer Research&lt;/full-title&gt;&lt;/periodical&gt;&lt;pages&gt;1047-1064&lt;/pages&gt;&lt;volume&gt;41&lt;/volume&gt;&lt;number&gt;4&lt;/number&gt;&lt;dates&gt;&lt;year&gt;2014&lt;/year&gt;&lt;/dates&gt;&lt;isbn&gt;0093-5301&lt;/isbn&gt;&lt;urls&gt;&lt;/urls&gt;&lt;/record&gt;&lt;/Cite&gt;&lt;Cite&gt;&lt;Author&gt;Yang&lt;/Author&gt;&lt;Year&gt;2018&lt;/Year&gt;&lt;RecNum&gt;67&lt;/RecNum&gt;&lt;record&gt;&lt;rec-number&gt;67&lt;/rec-number&gt;&lt;foreign-keys&gt;&lt;key app="EN" db-id="dtfvx5dd9wzs0re0zrmve9tj9p5fwat5spas" timestamp="1712214732"&gt;67&lt;/key&gt;&lt;/foreign-keys&gt;&lt;ref-type name="Journal Article"&gt;17&lt;/ref-type&gt;&lt;contributors&gt;&lt;authors&gt;&lt;author&gt;Yang, Pianpian&lt;/author&gt;&lt;author&gt;Zhang, Qingyu&lt;/author&gt;&lt;/authors&gt;&lt;/contributors&gt;&lt;titles&gt;&lt;title&gt;How pride influences product evaluation through construal level&lt;/title&gt;&lt;secondary-title&gt;European Journal of Marketing&lt;/secondary-title&gt;&lt;/titles&gt;&lt;periodical&gt;&lt;full-title&gt;European Journal of Marketing&lt;/full-title&gt;&lt;/periodical&gt;&lt;pages&gt;1750-1775&lt;/pages&gt;&lt;volume&gt;52&lt;/volume&gt;&lt;number&gt;7/8&lt;/number&gt;&lt;dates&gt;&lt;year&gt;2018&lt;/year&gt;&lt;/dates&gt;&lt;isbn&gt;0309-0566&lt;/isbn&gt;&lt;urls&gt;&lt;/urls&gt;&lt;/record&gt;&lt;/Cite&gt;&lt;/EndNote&gt;</w:instrText>
      </w:r>
      <w:del w:id="2597" w:author="Hong Deng [2]" w:date="2026-05-24T17:31:00Z" w16du:dateUtc="2026-05-24T09:31:00Z">
        <w:r w:rsidDel="00855B45">
          <w:rPr>
            <w:rFonts w:eastAsia="DengXian"/>
            <w:kern w:val="2"/>
          </w:rPr>
          <w:fldChar w:fldCharType="separate"/>
        </w:r>
      </w:del>
      <w:r w:rsidR="006B7593">
        <w:rPr>
          <w:rFonts w:eastAsia="DengXian"/>
          <w:noProof/>
          <w:kern w:val="2"/>
        </w:rPr>
        <w:t>(D. Han et al. 2014, Yang and Zhang 2018)</w:t>
      </w:r>
      <w:del w:id="2598" w:author="Hong Deng [2]" w:date="2026-05-24T17:31:00Z" w16du:dateUtc="2026-05-24T09:31:00Z">
        <w:r w:rsidDel="00855B45">
          <w:rPr>
            <w:rFonts w:eastAsia="DengXian"/>
            <w:kern w:val="2"/>
          </w:rPr>
          <w:fldChar w:fldCharType="end"/>
        </w:r>
        <w:r w:rsidDel="00855B45">
          <w:rPr>
            <w:rFonts w:eastAsia="DengXian"/>
            <w:kern w:val="2"/>
          </w:rPr>
          <w:delText>. Thus, while error prevention perception might still impose a cautious and restraining mindset, newcomers with a low global error attribution can navigate this environment more effectively. They are better equipped to balance caution with constructive engagement, allowing for some degree of learning and adaptation despite the environment’s overarching emphasis on preventing errors. As a result, the negative impact of error prevention on error reduction rates is less pronounced for these newcomers, compared to their high global error attribution counterparts.</w:delText>
        </w:r>
      </w:del>
    </w:p>
    <w:p w14:paraId="777D3E71" w14:textId="653FC1A9" w:rsidR="009458CE" w:rsidRDefault="009C0C59">
      <w:pPr>
        <w:snapToGrid w:val="0"/>
        <w:spacing w:line="480" w:lineRule="auto"/>
        <w:rPr>
          <w:rFonts w:eastAsia="DengXian"/>
          <w:i/>
          <w:kern w:val="2"/>
        </w:rPr>
      </w:pPr>
      <w:r>
        <w:rPr>
          <w:rFonts w:eastAsia="DengXian"/>
          <w:b/>
          <w:kern w:val="2"/>
        </w:rPr>
        <w:t xml:space="preserve">Hypothesis </w:t>
      </w:r>
      <w:del w:id="2599" w:author="Hong Deng [2]" w:date="2026-05-24T17:36:00Z" w16du:dateUtc="2026-05-24T09:36:00Z">
        <w:r w:rsidDel="006B7593">
          <w:rPr>
            <w:rFonts w:eastAsia="DengXian"/>
            <w:b/>
            <w:kern w:val="2"/>
          </w:rPr>
          <w:delText>5</w:delText>
        </w:r>
      </w:del>
      <w:ins w:id="2600" w:author="Hong Deng [2]" w:date="2026-05-24T17:36:00Z" w16du:dateUtc="2026-05-24T09:36:00Z">
        <w:del w:id="2601" w:author="Hong Deng" w:date="2026-06-06T15:21:00Z" w16du:dateUtc="2026-06-06T07:21:00Z">
          <w:r w:rsidR="006B7593" w:rsidDel="009D666D">
            <w:rPr>
              <w:rFonts w:eastAsia="DengXian" w:hint="eastAsia"/>
              <w:b/>
              <w:kern w:val="2"/>
            </w:rPr>
            <w:delText>6</w:delText>
          </w:r>
        </w:del>
      </w:ins>
      <w:ins w:id="2602" w:author="Hong Deng" w:date="2026-06-06T15:21:00Z" w16du:dateUtc="2026-06-06T07:21:00Z">
        <w:r w:rsidR="009D666D">
          <w:rPr>
            <w:rFonts w:eastAsia="DengXian"/>
            <w:b/>
            <w:kern w:val="2"/>
          </w:rPr>
          <w:t>5</w:t>
        </w:r>
      </w:ins>
      <w:r>
        <w:rPr>
          <w:rFonts w:eastAsia="DengXian"/>
          <w:b/>
          <w:kern w:val="2"/>
        </w:rPr>
        <w:t>.</w:t>
      </w:r>
      <w:r>
        <w:rPr>
          <w:rFonts w:eastAsia="DengXian"/>
          <w:i/>
          <w:kern w:val="2"/>
        </w:rPr>
        <w:t xml:space="preserve"> </w:t>
      </w:r>
      <w:ins w:id="2603" w:author="Haiyang Liu" w:date="2026-05-20T23:31:00Z" w16du:dateUtc="2026-05-20T16:31:00Z">
        <w:r w:rsidR="007C4ED2" w:rsidRPr="001E1535">
          <w:rPr>
            <w:rFonts w:eastAsia="DengXian"/>
            <w:i/>
            <w:kern w:val="2"/>
          </w:rPr>
          <w:t xml:space="preserve">Newcomer external locus of control </w:t>
        </w:r>
        <w:r w:rsidR="007C4ED2">
          <w:rPr>
            <w:rFonts w:eastAsia="DengXian"/>
            <w:i/>
            <w:kern w:val="2"/>
          </w:rPr>
          <w:t>strengthens</w:t>
        </w:r>
        <w:r w:rsidR="007C4ED2" w:rsidRPr="001E1535">
          <w:rPr>
            <w:rFonts w:eastAsia="DengXian"/>
            <w:i/>
            <w:kern w:val="2"/>
          </w:rPr>
          <w:t xml:space="preserve"> the </w:t>
        </w:r>
        <w:r w:rsidR="007C4ED2">
          <w:rPr>
            <w:rFonts w:eastAsia="DengXian"/>
            <w:i/>
            <w:kern w:val="2"/>
          </w:rPr>
          <w:t>negative (</w:t>
        </w:r>
      </w:ins>
      <w:ins w:id="2604" w:author="Haiyang Liu" w:date="2026-05-20T23:37:00Z" w16du:dateUtc="2026-05-20T16:37:00Z">
        <w:r w:rsidR="007C4ED2">
          <w:rPr>
            <w:rFonts w:eastAsia="DengXian"/>
            <w:i/>
            <w:kern w:val="2"/>
          </w:rPr>
          <w:t xml:space="preserve">or </w:t>
        </w:r>
      </w:ins>
      <w:ins w:id="2605" w:author="Haiyang Liu" w:date="2026-05-20T23:31:00Z" w16du:dateUtc="2026-05-20T16:31:00Z">
        <w:r w:rsidR="007C4ED2">
          <w:rPr>
            <w:rFonts w:eastAsia="DengXian"/>
            <w:i/>
            <w:kern w:val="2"/>
          </w:rPr>
          <w:t>positive)</w:t>
        </w:r>
        <w:r w:rsidR="007C4ED2" w:rsidRPr="001E1535">
          <w:rPr>
            <w:rFonts w:eastAsia="DengXian"/>
            <w:i/>
            <w:kern w:val="2"/>
          </w:rPr>
          <w:t xml:space="preserve"> relationship between team error </w:t>
        </w:r>
      </w:ins>
      <w:ins w:id="2606" w:author="Haiyang Liu" w:date="2026-05-20T23:36:00Z" w16du:dateUtc="2026-05-20T16:36:00Z">
        <w:r w:rsidR="007C4ED2">
          <w:rPr>
            <w:rFonts w:eastAsia="DengXian"/>
            <w:i/>
            <w:kern w:val="2"/>
          </w:rPr>
          <w:t>aversion</w:t>
        </w:r>
      </w:ins>
      <w:ins w:id="2607" w:author="Haiyang Liu" w:date="2026-05-20T23:31:00Z" w16du:dateUtc="2026-05-20T16:31:00Z">
        <w:r w:rsidR="007C4ED2" w:rsidRPr="001E1535">
          <w:rPr>
            <w:rFonts w:eastAsia="DengXian"/>
            <w:i/>
            <w:kern w:val="2"/>
          </w:rPr>
          <w:t xml:space="preserve"> culture and error-reduction acceleration</w:t>
        </w:r>
        <w:r w:rsidR="007C4ED2">
          <w:rPr>
            <w:rFonts w:eastAsia="DengXian"/>
            <w:i/>
            <w:kern w:val="2"/>
          </w:rPr>
          <w:t xml:space="preserve"> (</w:t>
        </w:r>
      </w:ins>
      <w:ins w:id="2608" w:author="Haiyang Liu" w:date="2026-05-20T23:37:00Z" w16du:dateUtc="2026-05-20T16:37:00Z">
        <w:r w:rsidR="007C4ED2">
          <w:rPr>
            <w:rFonts w:eastAsia="DengXian"/>
            <w:i/>
            <w:kern w:val="2"/>
          </w:rPr>
          <w:t xml:space="preserve">or </w:t>
        </w:r>
      </w:ins>
      <w:ins w:id="2609" w:author="Haiyang Liu" w:date="2026-05-20T23:31:00Z" w16du:dateUtc="2026-05-20T16:31:00Z">
        <w:r w:rsidR="007C4ED2">
          <w:rPr>
            <w:rFonts w:eastAsia="DengXian"/>
            <w:i/>
            <w:kern w:val="2"/>
          </w:rPr>
          <w:t>the curvature of error trajectory)</w:t>
        </w:r>
        <w:r w:rsidR="007C4ED2" w:rsidRPr="001E1535">
          <w:rPr>
            <w:rFonts w:eastAsia="DengXian"/>
            <w:i/>
            <w:kern w:val="2"/>
          </w:rPr>
          <w:t>,</w:t>
        </w:r>
        <w:r w:rsidR="007C4ED2">
          <w:rPr>
            <w:rFonts w:eastAsia="DengXian"/>
            <w:i/>
            <w:kern w:val="2"/>
          </w:rPr>
          <w:t xml:space="preserve"> such that</w:t>
        </w:r>
        <w:r w:rsidR="007C4ED2" w:rsidRPr="001E1535">
          <w:rPr>
            <w:rFonts w:eastAsia="DengXian"/>
            <w:i/>
            <w:kern w:val="2"/>
          </w:rPr>
          <w:t xml:space="preserve"> the relationship is stronger for newcomers with </w:t>
        </w:r>
      </w:ins>
      <w:ins w:id="2610" w:author="Haiyang Liu" w:date="2026-05-24T23:25:00Z" w16du:dateUtc="2026-05-24T16:25:00Z">
        <w:r w:rsidR="008F385F">
          <w:rPr>
            <w:rFonts w:eastAsia="DengXian"/>
            <w:i/>
            <w:kern w:val="2"/>
          </w:rPr>
          <w:t>higher</w:t>
        </w:r>
      </w:ins>
      <w:ins w:id="2611" w:author="Haiyang Liu" w:date="2026-05-20T23:31:00Z" w16du:dateUtc="2026-05-20T16:31:00Z">
        <w:r w:rsidR="007C4ED2" w:rsidRPr="001E1535">
          <w:rPr>
            <w:rFonts w:eastAsia="DengXian"/>
            <w:i/>
            <w:kern w:val="2"/>
          </w:rPr>
          <w:t xml:space="preserve"> external locus of control</w:t>
        </w:r>
      </w:ins>
      <w:ins w:id="2612" w:author="Haiyang Liu" w:date="2026-05-18T17:38:00Z" w16du:dateUtc="2026-05-18T10:38:00Z">
        <w:r w:rsidR="00812082">
          <w:rPr>
            <w:rFonts w:eastAsia="Times New Roman"/>
            <w:i/>
            <w:iCs/>
          </w:rPr>
          <w:t>.</w:t>
        </w:r>
      </w:ins>
      <w:del w:id="2613" w:author="Haiyang Liu" w:date="2026-05-18T17:38:00Z" w16du:dateUtc="2026-05-18T10:38:00Z">
        <w:r w:rsidDel="00812082">
          <w:rPr>
            <w:rFonts w:eastAsia="DengXian"/>
            <w:i/>
            <w:kern w:val="2"/>
          </w:rPr>
          <w:delText>Newcomers’ global error attribution moderates the relationship between newcomer perceived error prevention approach and their error reduction rate, such that this positive relationship (harmful error reduction effect) is stronger when global error attribution is higher.</w:delText>
        </w:r>
      </w:del>
    </w:p>
    <w:p w14:paraId="777D3E72" w14:textId="50921A50" w:rsidR="009458CE" w:rsidRDefault="009C0C59">
      <w:pPr>
        <w:snapToGrid w:val="0"/>
        <w:spacing w:line="480" w:lineRule="auto"/>
        <w:ind w:firstLine="720"/>
        <w:rPr>
          <w:rFonts w:eastAsia="DengXian"/>
          <w:kern w:val="2"/>
        </w:rPr>
      </w:pPr>
      <w:r>
        <w:rPr>
          <w:rFonts w:eastAsia="DengXian"/>
          <w:kern w:val="2"/>
        </w:rPr>
        <w:t xml:space="preserve">Building on action regulation theory and </w:t>
      </w:r>
      <w:ins w:id="2614" w:author="Hong Deng [2]" w:date="2026-05-24T17:38:00Z" w16du:dateUtc="2026-05-24T09:38:00Z">
        <w:del w:id="2615" w:author="Hong Deng" w:date="2026-06-06T16:24:00Z" w16du:dateUtc="2026-06-06T08:24:00Z">
          <w:r w:rsidR="006B7593" w:rsidDel="00C50CB2">
            <w:rPr>
              <w:rFonts w:eastAsia="DengXian" w:hint="eastAsia"/>
              <w:kern w:val="2"/>
            </w:rPr>
            <w:delText>spiraling theory</w:delText>
          </w:r>
        </w:del>
      </w:ins>
      <w:ins w:id="2616" w:author="Hong Deng" w:date="2026-06-06T16:24:00Z" w16du:dateUtc="2026-06-06T08:24:00Z">
        <w:r w:rsidR="00C50CB2">
          <w:rPr>
            <w:rFonts w:eastAsia="DengXian"/>
            <w:kern w:val="2"/>
          </w:rPr>
          <w:t>deviation-amplifying spiral logic</w:t>
        </w:r>
      </w:ins>
      <w:del w:id="2617" w:author="Hong Deng [2]" w:date="2026-05-24T17:38:00Z" w16du:dateUtc="2026-05-24T09:38:00Z">
        <w:r w:rsidDel="006B7593">
          <w:rPr>
            <w:rFonts w:eastAsia="DengXian"/>
            <w:kern w:val="2"/>
          </w:rPr>
          <w:delText xml:space="preserve">insights from the error-handling literature </w:delText>
        </w:r>
        <w:r w:rsidDel="006B7593">
          <w:rPr>
            <w:rFonts w:eastAsia="DengXian"/>
            <w:kern w:val="2"/>
          </w:rPr>
          <w:fldChar w:fldCharType="begin">
            <w:fldData xml:space="preserve">PEVuZE5vdGU+PENpdGU+PEF1dGhvcj5GcmVzZTwvQXV0aG9yPjxZZWFyPjIwMTU8L1llYXI+PFJl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</w:fldData>
          </w:fldChar>
        </w:r>
        <w:r w:rsidDel="006B7593">
          <w:rPr>
            <w:rFonts w:eastAsia="DengXian"/>
            <w:kern w:val="2"/>
          </w:rPr>
          <w:delInstrText xml:space="preserve"> ADDIN EN.CITE </w:delInstrText>
        </w:r>
        <w:r w:rsidDel="006B7593">
          <w:rPr>
            <w:rFonts w:eastAsia="DengXian"/>
            <w:kern w:val="2"/>
          </w:rPr>
          <w:fldChar w:fldCharType="begin">
            <w:fldData xml:space="preserve">PEVuZE5vdGU+PENpdGU+PEF1dGhvcj5GcmVzZTwvQXV0aG9yPjxZZWFyPjIwMTU8L1llYXI+PFJl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</w:fldData>
          </w:fldChar>
        </w:r>
        <w:r w:rsidDel="006B7593">
          <w:rPr>
            <w:rFonts w:eastAsia="DengXian"/>
            <w:kern w:val="2"/>
          </w:rPr>
          <w:delInstrText xml:space="preserve"> ADDIN EN.CITE.DATA </w:delInstrText>
        </w:r>
        <w:r w:rsidDel="006B7593">
          <w:rPr>
            <w:rFonts w:eastAsia="DengXian"/>
            <w:kern w:val="2"/>
          </w:rPr>
        </w:r>
        <w:r w:rsidDel="006B7593">
          <w:rPr>
            <w:rFonts w:eastAsia="DengXian"/>
            <w:kern w:val="2"/>
          </w:rPr>
          <w:fldChar w:fldCharType="end"/>
        </w:r>
        <w:r w:rsidDel="006B7593">
          <w:rPr>
            <w:rFonts w:eastAsia="DengXian"/>
            <w:kern w:val="2"/>
          </w:rPr>
        </w:r>
        <w:r w:rsidDel="006B7593">
          <w:rPr>
            <w:rFonts w:eastAsia="DengXian"/>
            <w:kern w:val="2"/>
          </w:rPr>
          <w:fldChar w:fldCharType="separate"/>
        </w:r>
        <w:r w:rsidDel="006B7593">
          <w:rPr>
            <w:rFonts w:eastAsia="DengXian"/>
            <w:kern w:val="2"/>
          </w:rPr>
          <w:delText>(Frese and Zapf 1994, Keith and Frese 2005, Frese and Keith 2015)</w:delText>
        </w:r>
        <w:r w:rsidDel="006B7593">
          <w:rPr>
            <w:rFonts w:eastAsia="DengXian"/>
            <w:kern w:val="2"/>
          </w:rPr>
          <w:fldChar w:fldCharType="end"/>
        </w:r>
      </w:del>
      <w:r>
        <w:rPr>
          <w:rFonts w:eastAsia="DengXian"/>
          <w:kern w:val="2"/>
        </w:rPr>
        <w:t xml:space="preserve">, </w:t>
      </w:r>
      <w:ins w:id="2618" w:author="Hong Deng [2]" w:date="2026-05-24T17:38:00Z" w16du:dateUtc="2026-05-24T09:38:00Z">
        <w:r w:rsidR="006B7593" w:rsidRPr="006B7593">
          <w:rPr>
            <w:rFonts w:eastAsia="DengXian"/>
            <w:kern w:val="2"/>
          </w:rPr>
          <w:t>We have argued that team error culture shapes the curvature of newcomers</w:t>
        </w:r>
        <w:r w:rsidR="006B7593">
          <w:rPr>
            <w:rFonts w:eastAsia="DengXian"/>
            <w:kern w:val="2"/>
          </w:rPr>
          <w:t>’</w:t>
        </w:r>
        <w:r w:rsidR="006B7593" w:rsidRPr="006B7593">
          <w:rPr>
            <w:rFonts w:eastAsia="DengXian"/>
            <w:kern w:val="2"/>
          </w:rPr>
          <w:t xml:space="preserve"> error trajectories</w:t>
        </w:r>
        <w:del w:id="2619" w:author="Hong Deng" w:date="2026-06-06T16:27:00Z" w16du:dateUtc="2026-06-06T08:27:00Z">
          <w:r w:rsidR="006B7593" w:rsidDel="00316DE3">
            <w:rPr>
              <w:rFonts w:eastAsia="DengXian" w:hint="eastAsia"/>
              <w:kern w:val="2"/>
            </w:rPr>
            <w:delText xml:space="preserve"> (Hypothesis 1)</w:delText>
          </w:r>
        </w:del>
        <w:r w:rsidR="006B7593">
          <w:rPr>
            <w:rFonts w:eastAsia="DengXian" w:hint="eastAsia"/>
            <w:kern w:val="2"/>
          </w:rPr>
          <w:t xml:space="preserve"> with </w:t>
        </w:r>
        <w:r w:rsidR="006B7593" w:rsidRPr="006B7593">
          <w:rPr>
            <w:rFonts w:eastAsia="DengXian"/>
            <w:kern w:val="2"/>
          </w:rPr>
          <w:t xml:space="preserve">an error management culture sharpening the acceleration of error reduction and an error aversion culture dampening it (Hypotheses </w:t>
        </w:r>
        <w:del w:id="2620" w:author="Hong Deng" w:date="2026-06-06T16:27:00Z" w16du:dateUtc="2026-06-06T08:27:00Z">
          <w:r w:rsidR="006B7593" w:rsidRPr="006B7593" w:rsidDel="001F5128">
            <w:rPr>
              <w:rFonts w:eastAsia="DengXian"/>
              <w:kern w:val="2"/>
            </w:rPr>
            <w:delText>2</w:delText>
          </w:r>
        </w:del>
      </w:ins>
      <w:ins w:id="2621" w:author="Hong Deng" w:date="2026-06-06T16:27:00Z" w16du:dateUtc="2026-06-06T08:27:00Z">
        <w:r w:rsidR="001F5128">
          <w:rPr>
            <w:rFonts w:eastAsia="DengXian"/>
            <w:kern w:val="2"/>
          </w:rPr>
          <w:t>1</w:t>
        </w:r>
      </w:ins>
      <w:ins w:id="2622" w:author="Hong Deng [2]" w:date="2026-05-24T17:38:00Z" w16du:dateUtc="2026-05-24T09:38:00Z">
        <w:r w:rsidR="006B7593" w:rsidRPr="006B7593">
          <w:rPr>
            <w:rFonts w:eastAsia="DengXian"/>
            <w:kern w:val="2"/>
          </w:rPr>
          <w:t xml:space="preserve"> and </w:t>
        </w:r>
        <w:del w:id="2623" w:author="Hong Deng" w:date="2026-06-06T16:27:00Z" w16du:dateUtc="2026-06-06T08:27:00Z">
          <w:r w:rsidR="006B7593" w:rsidRPr="006B7593" w:rsidDel="001F5128">
            <w:rPr>
              <w:rFonts w:eastAsia="DengXian"/>
              <w:kern w:val="2"/>
            </w:rPr>
            <w:delText>3</w:delText>
          </w:r>
        </w:del>
      </w:ins>
      <w:ins w:id="2624" w:author="Hong Deng" w:date="2026-06-06T16:27:00Z" w16du:dateUtc="2026-06-06T08:27:00Z">
        <w:r w:rsidR="001F5128">
          <w:rPr>
            <w:rFonts w:eastAsia="DengXian"/>
            <w:kern w:val="2"/>
          </w:rPr>
          <w:t>2</w:t>
        </w:r>
      </w:ins>
      <w:ins w:id="2625" w:author="Hong Deng [2]" w:date="2026-05-24T17:38:00Z" w16du:dateUtc="2026-05-24T09:38:00Z">
        <w:r w:rsidR="006B7593" w:rsidRPr="006B7593">
          <w:rPr>
            <w:rFonts w:eastAsia="DengXian"/>
            <w:kern w:val="2"/>
          </w:rPr>
          <w:t>)</w:t>
        </w:r>
      </w:ins>
      <w:ins w:id="2626" w:author="Hong Deng [2]" w:date="2026-05-24T17:39:00Z" w16du:dateUtc="2026-05-24T09:39:00Z">
        <w:r w:rsidR="006B7593">
          <w:rPr>
            <w:rFonts w:eastAsia="DengXian" w:hint="eastAsia"/>
            <w:kern w:val="2"/>
          </w:rPr>
          <w:t xml:space="preserve">, </w:t>
        </w:r>
      </w:ins>
      <w:ins w:id="2627" w:author="Hong Deng [2]" w:date="2026-05-24T17:38:00Z" w16du:dateUtc="2026-05-24T09:38:00Z">
        <w:r w:rsidR="006B7593" w:rsidRPr="006B7593">
          <w:rPr>
            <w:rFonts w:eastAsia="DengXian"/>
            <w:kern w:val="2"/>
          </w:rPr>
          <w:t xml:space="preserve">that this curvature in turn predicts overall performance above and beyond the end-of-onboarding error level (Hypothesis </w:t>
        </w:r>
        <w:del w:id="2628" w:author="Hong Deng" w:date="2026-06-06T16:27:00Z" w16du:dateUtc="2026-06-06T08:27:00Z">
          <w:r w:rsidR="006B7593" w:rsidRPr="006B7593" w:rsidDel="001F5128">
            <w:rPr>
              <w:rFonts w:eastAsia="DengXian"/>
              <w:kern w:val="2"/>
            </w:rPr>
            <w:delText>4</w:delText>
          </w:r>
        </w:del>
      </w:ins>
      <w:ins w:id="2629" w:author="Hong Deng" w:date="2026-06-06T16:27:00Z" w16du:dateUtc="2026-06-06T08:27:00Z">
        <w:r w:rsidR="001F5128">
          <w:rPr>
            <w:rFonts w:eastAsia="DengXian"/>
            <w:kern w:val="2"/>
          </w:rPr>
          <w:t>3</w:t>
        </w:r>
      </w:ins>
      <w:ins w:id="2630" w:author="Hong Deng [2]" w:date="2026-05-24T17:38:00Z" w16du:dateUtc="2026-05-24T09:38:00Z">
        <w:r w:rsidR="006B7593" w:rsidRPr="006B7593">
          <w:rPr>
            <w:rFonts w:eastAsia="DengXian"/>
            <w:kern w:val="2"/>
          </w:rPr>
          <w:t>), and that a newcomer</w:t>
        </w:r>
      </w:ins>
      <w:ins w:id="2631" w:author="Hong Deng [2]" w:date="2026-05-24T17:39:00Z" w16du:dateUtc="2026-05-24T09:39:00Z">
        <w:r w:rsidR="006B7593">
          <w:rPr>
            <w:rFonts w:eastAsia="DengXian"/>
            <w:kern w:val="2"/>
          </w:rPr>
          <w:t>’</w:t>
        </w:r>
      </w:ins>
      <w:ins w:id="2632" w:author="Hong Deng [2]" w:date="2026-05-24T17:38:00Z" w16du:dateUtc="2026-05-24T09:38:00Z">
        <w:r w:rsidR="006B7593" w:rsidRPr="006B7593">
          <w:rPr>
            <w:rFonts w:eastAsia="DengXian"/>
            <w:kern w:val="2"/>
          </w:rPr>
          <w:t xml:space="preserve">s external locus of control conditions how strongly each culture shapes the trajectory (Hypotheses </w:t>
        </w:r>
        <w:del w:id="2633" w:author="Hong Deng" w:date="2026-06-06T16:27:00Z" w16du:dateUtc="2026-06-06T08:27:00Z">
          <w:r w:rsidR="006B7593" w:rsidRPr="006B7593" w:rsidDel="001F5128">
            <w:rPr>
              <w:rFonts w:eastAsia="DengXian"/>
              <w:kern w:val="2"/>
            </w:rPr>
            <w:delText>5</w:delText>
          </w:r>
        </w:del>
      </w:ins>
      <w:ins w:id="2634" w:author="Hong Deng" w:date="2026-06-06T16:27:00Z" w16du:dateUtc="2026-06-06T08:27:00Z">
        <w:r w:rsidR="001F5128">
          <w:rPr>
            <w:rFonts w:eastAsia="DengXian"/>
            <w:kern w:val="2"/>
          </w:rPr>
          <w:t>4</w:t>
        </w:r>
      </w:ins>
      <w:ins w:id="2635" w:author="Hong Deng [2]" w:date="2026-05-24T17:38:00Z" w16du:dateUtc="2026-05-24T09:38:00Z">
        <w:r w:rsidR="006B7593" w:rsidRPr="006B7593">
          <w:rPr>
            <w:rFonts w:eastAsia="DengXian"/>
            <w:kern w:val="2"/>
          </w:rPr>
          <w:t xml:space="preserve"> and </w:t>
        </w:r>
        <w:del w:id="2636" w:author="Hong Deng" w:date="2026-06-06T16:27:00Z" w16du:dateUtc="2026-06-06T08:27:00Z">
          <w:r w:rsidR="006B7593" w:rsidRPr="006B7593" w:rsidDel="001F5128">
            <w:rPr>
              <w:rFonts w:eastAsia="DengXian"/>
              <w:kern w:val="2"/>
            </w:rPr>
            <w:delText>6</w:delText>
          </w:r>
        </w:del>
      </w:ins>
      <w:ins w:id="2637" w:author="Hong Deng" w:date="2026-06-06T16:27:00Z" w16du:dateUtc="2026-06-06T08:27:00Z">
        <w:r w:rsidR="001F5128">
          <w:rPr>
            <w:rFonts w:eastAsia="DengXian"/>
            <w:kern w:val="2"/>
          </w:rPr>
          <w:t>5</w:t>
        </w:r>
      </w:ins>
      <w:ins w:id="2638" w:author="Hong Deng [2]" w:date="2026-05-24T17:38:00Z" w16du:dateUtc="2026-05-24T09:38:00Z">
        <w:r w:rsidR="006B7593" w:rsidRPr="006B7593">
          <w:rPr>
            <w:rFonts w:eastAsia="DengXian"/>
            <w:kern w:val="2"/>
          </w:rPr>
          <w:t>). Joined together, these arguments imply a moderated-mediation structure: each culture</w:t>
        </w:r>
      </w:ins>
      <w:ins w:id="2639" w:author="Hong Deng [2]" w:date="2026-05-24T17:39:00Z" w16du:dateUtc="2026-05-24T09:39:00Z">
        <w:r w:rsidR="006B7593">
          <w:rPr>
            <w:rFonts w:eastAsia="DengXian"/>
            <w:kern w:val="2"/>
          </w:rPr>
          <w:t>’</w:t>
        </w:r>
      </w:ins>
      <w:ins w:id="2640" w:author="Hong Deng [2]" w:date="2026-05-24T17:38:00Z" w16du:dateUtc="2026-05-24T09:38:00Z">
        <w:r w:rsidR="006B7593" w:rsidRPr="006B7593">
          <w:rPr>
            <w:rFonts w:eastAsia="DengXian"/>
            <w:kern w:val="2"/>
          </w:rPr>
          <w:t xml:space="preserve">s effect on performance operates through the acceleration of error reduction, and because external locus of control </w:t>
        </w:r>
      </w:ins>
      <w:ins w:id="2641" w:author="Hong Deng [2]" w:date="2026-05-24T17:40:00Z" w16du:dateUtc="2026-05-24T09:40:00Z">
        <w:r w:rsidR="006B7593">
          <w:rPr>
            <w:rFonts w:eastAsia="DengXian" w:hint="eastAsia"/>
            <w:kern w:val="2"/>
          </w:rPr>
          <w:t>shapes</w:t>
        </w:r>
      </w:ins>
      <w:ins w:id="2642" w:author="Hong Deng [2]" w:date="2026-05-24T17:38:00Z" w16du:dateUtc="2026-05-24T09:38:00Z">
        <w:r w:rsidR="006B7593" w:rsidRPr="006B7593">
          <w:rPr>
            <w:rFonts w:eastAsia="DengXian"/>
            <w:kern w:val="2"/>
          </w:rPr>
          <w:t xml:space="preserve"> the strength of the culture-to-curvature path, it also </w:t>
        </w:r>
      </w:ins>
      <w:ins w:id="2643" w:author="Hong Deng [2]" w:date="2026-05-24T17:40:00Z" w16du:dateUtc="2026-05-24T09:40:00Z">
        <w:r w:rsidR="006B7593">
          <w:rPr>
            <w:rFonts w:eastAsia="DengXian" w:hint="eastAsia"/>
            <w:kern w:val="2"/>
          </w:rPr>
          <w:t>shapes</w:t>
        </w:r>
      </w:ins>
      <w:ins w:id="2644" w:author="Hong Deng [2]" w:date="2026-05-24T17:38:00Z" w16du:dateUtc="2026-05-24T09:38:00Z">
        <w:r w:rsidR="006B7593" w:rsidRPr="006B7593">
          <w:rPr>
            <w:rFonts w:eastAsia="DengXian"/>
            <w:kern w:val="2"/>
          </w:rPr>
          <w:t xml:space="preserve"> the strength of the full indirect path from culture to performance. We therefore expect the indirect effect of each </w:t>
        </w:r>
        <w:r w:rsidR="006B7593" w:rsidRPr="006B7593">
          <w:rPr>
            <w:rFonts w:eastAsia="DengXian"/>
            <w:kern w:val="2"/>
          </w:rPr>
          <w:lastRenderedPageBreak/>
          <w:t>error culture on overall performance, transmitted through the curvature of the error trajectory, to be conditional on newcomers</w:t>
        </w:r>
      </w:ins>
      <w:ins w:id="2645" w:author="Hong Deng [2]" w:date="2026-05-24T17:40:00Z" w16du:dateUtc="2026-05-24T09:40:00Z">
        <w:r w:rsidR="006B7593">
          <w:rPr>
            <w:rFonts w:eastAsia="DengXian"/>
            <w:kern w:val="2"/>
          </w:rPr>
          <w:t>’</w:t>
        </w:r>
      </w:ins>
      <w:ins w:id="2646" w:author="Hong Deng [2]" w:date="2026-05-24T17:38:00Z" w16du:dateUtc="2026-05-24T09:38:00Z">
        <w:r w:rsidR="006B7593" w:rsidRPr="006B7593">
          <w:rPr>
            <w:rFonts w:eastAsia="DengXian"/>
            <w:kern w:val="2"/>
          </w:rPr>
          <w:t xml:space="preserve"> external locus of control.</w:t>
        </w:r>
      </w:ins>
      <w:del w:id="2647" w:author="Hong Deng [2]" w:date="2026-05-24T17:38:00Z" w16du:dateUtc="2026-05-24T09:38:00Z">
        <w:r w:rsidDel="006B7593">
          <w:rPr>
            <w:rFonts w:eastAsia="DengXian"/>
            <w:kern w:val="2"/>
          </w:rPr>
          <w:delText>we discuss why newcomers’ error reduction rate supersedes their initial errors in predicting performance (H1a and H1b) as well as why newcomers perceiving an error management approach experience a faster error reduction rate whereas newcomers perceiving an error prevention approach experience a slower error reduction rate (H2 and H3). Furthermore, as guided by general principles in action regulation theory, we turn to newcomers’ global error attribution as it may shape the effects of the two error-handling approaches (H4 and H5). This package of theoretical groundwork culminates in two moderated mediation hypotheses, proposing an integrative model encapsulating the interplay between perceived error handling approaches and global error attribution on newcomers’ error reduction rate and, subsequently, their performance outcomes</w:delText>
        </w:r>
      </w:del>
      <w:del w:id="2648" w:author="Hong Deng" w:date="2026-06-06T16:24:00Z" w16du:dateUtc="2026-06-06T08:24:00Z">
        <w:r w:rsidDel="00C50CB2">
          <w:rPr>
            <w:rFonts w:eastAsia="DengXian"/>
            <w:kern w:val="2"/>
          </w:rPr>
          <w:delText>.</w:delText>
        </w:r>
      </w:del>
      <w:del w:id="2649" w:author="Hong Deng [2]" w:date="2026-05-24T17:40:00Z" w16du:dateUtc="2026-05-24T09:40:00Z">
        <w:r w:rsidDel="006B7593">
          <w:rPr>
            <w:rFonts w:eastAsia="DengXian"/>
            <w:kern w:val="2"/>
          </w:rPr>
          <w:delText xml:space="preserve"> </w:delText>
        </w:r>
      </w:del>
    </w:p>
    <w:p w14:paraId="777D3E73" w14:textId="3E1385AB" w:rsidR="009458CE" w:rsidRDefault="009C0C59">
      <w:pPr>
        <w:snapToGrid w:val="0"/>
        <w:spacing w:line="480" w:lineRule="auto"/>
        <w:rPr>
          <w:rFonts w:eastAsia="DengXian"/>
          <w:i/>
          <w:kern w:val="2"/>
        </w:rPr>
      </w:pPr>
      <w:r>
        <w:rPr>
          <w:rFonts w:eastAsia="DengXian"/>
          <w:b/>
          <w:kern w:val="2"/>
        </w:rPr>
        <w:t xml:space="preserve">Hypothesis </w:t>
      </w:r>
      <w:del w:id="2650" w:author="Hong Deng [2]" w:date="2026-05-24T17:40:00Z" w16du:dateUtc="2026-05-24T09:40:00Z">
        <w:r w:rsidDel="006B7593">
          <w:rPr>
            <w:rFonts w:eastAsia="DengXian"/>
            <w:b/>
            <w:kern w:val="2"/>
          </w:rPr>
          <w:delText>6</w:delText>
        </w:r>
      </w:del>
      <w:ins w:id="2651" w:author="Hong Deng" w:date="2026-06-06T16:25:00Z" w16du:dateUtc="2026-06-06T08:25:00Z">
        <w:r w:rsidR="00481ABD">
          <w:rPr>
            <w:rFonts w:eastAsia="DengXian"/>
            <w:b/>
            <w:kern w:val="2"/>
          </w:rPr>
          <w:t>6</w:t>
        </w:r>
      </w:ins>
      <w:ins w:id="2652" w:author="Hong Deng [2]" w:date="2026-05-24T17:40:00Z" w16du:dateUtc="2026-05-24T09:40:00Z">
        <w:del w:id="2653" w:author="Hong Deng" w:date="2026-06-06T16:25:00Z" w16du:dateUtc="2026-06-06T08:25:00Z">
          <w:r w:rsidR="006B7593" w:rsidDel="00481ABD">
            <w:rPr>
              <w:rFonts w:eastAsia="DengXian" w:hint="eastAsia"/>
              <w:b/>
              <w:kern w:val="2"/>
            </w:rPr>
            <w:delText>7</w:delText>
          </w:r>
        </w:del>
      </w:ins>
      <w:r>
        <w:rPr>
          <w:rFonts w:eastAsia="DengXian"/>
          <w:b/>
          <w:kern w:val="2"/>
        </w:rPr>
        <w:t>.</w:t>
      </w:r>
      <w:r>
        <w:rPr>
          <w:rFonts w:eastAsia="DengXian"/>
          <w:i/>
          <w:kern w:val="2"/>
        </w:rPr>
        <w:t xml:space="preserve"> </w:t>
      </w:r>
      <w:ins w:id="2654" w:author="Haiyang Liu" w:date="2026-05-18T17:40:00Z" w16du:dateUtc="2026-05-18T10:40:00Z">
        <w:r w:rsidR="002E0275">
          <w:rPr>
            <w:rFonts w:eastAsia="Times New Roman"/>
            <w:i/>
            <w:iCs/>
          </w:rPr>
          <w:t xml:space="preserve">The association between team error management culture and newcomers’ overall performance is mediated by </w:t>
        </w:r>
      </w:ins>
      <w:ins w:id="2655" w:author="Haiyang Liu" w:date="2026-05-20T23:38:00Z" w16du:dateUtc="2026-05-20T16:38:00Z">
        <w:r w:rsidR="00090496" w:rsidRPr="00090496">
          <w:rPr>
            <w:rFonts w:eastAsia="Times New Roman"/>
            <w:i/>
            <w:iCs/>
          </w:rPr>
          <w:t>the acceleration of error reduction</w:t>
        </w:r>
        <w:r w:rsidR="00090496">
          <w:rPr>
            <w:rFonts w:eastAsia="Times New Roman"/>
            <w:i/>
            <w:iCs/>
          </w:rPr>
          <w:t xml:space="preserve"> (or the curvature of the error trajectory)</w:t>
        </w:r>
      </w:ins>
      <w:ins w:id="2656" w:author="Haiyang Liu" w:date="2026-05-18T17:40:00Z" w16du:dateUtc="2026-05-18T10:40:00Z">
        <w:r w:rsidR="002E0275">
          <w:rPr>
            <w:rFonts w:eastAsia="Times New Roman"/>
            <w:i/>
            <w:iCs/>
          </w:rPr>
          <w:t xml:space="preserve">, with this indirect effect being stronger for newcomers with </w:t>
        </w:r>
      </w:ins>
      <w:ins w:id="2657" w:author="Hong Deng [2]" w:date="2026-05-24T17:40:00Z" w16du:dateUtc="2026-05-24T09:40:00Z">
        <w:r w:rsidR="006B7593">
          <w:rPr>
            <w:rFonts w:eastAsia="Times New Roman"/>
            <w:i/>
            <w:iCs/>
          </w:rPr>
          <w:t xml:space="preserve">a </w:t>
        </w:r>
      </w:ins>
      <w:ins w:id="2658" w:author="Haiyang Liu" w:date="2026-05-18T17:40:00Z" w16du:dateUtc="2026-05-18T10:40:00Z">
        <w:r w:rsidR="002E0275">
          <w:rPr>
            <w:rFonts w:eastAsia="Times New Roman"/>
            <w:i/>
            <w:iCs/>
          </w:rPr>
          <w:t>lower external locus of control</w:t>
        </w:r>
      </w:ins>
      <w:del w:id="2659" w:author="Haiyang Liu" w:date="2026-05-18T17:40:00Z" w16du:dateUtc="2026-05-18T10:40:00Z">
        <w:r w:rsidDel="002E0275">
          <w:rPr>
            <w:rFonts w:eastAsia="DengXian"/>
            <w:i/>
            <w:kern w:val="2"/>
          </w:rPr>
          <w:delText>The associations of newcomer perceived error management approach with task performance (a) and annual merit pay (b) are mediated by error change trajectories, with these mediations being stronger for newcomers with lower global error attribution</w:delText>
        </w:r>
      </w:del>
      <w:r>
        <w:rPr>
          <w:rFonts w:eastAsia="DengXian"/>
          <w:i/>
          <w:kern w:val="2"/>
        </w:rPr>
        <w:t xml:space="preserve">. </w:t>
      </w:r>
    </w:p>
    <w:p w14:paraId="777D3E74" w14:textId="03753ABF" w:rsidR="009458CE" w:rsidRDefault="009C0C59" w:rsidP="001F5128">
      <w:pPr>
        <w:snapToGrid w:val="0"/>
        <w:spacing w:line="480" w:lineRule="auto"/>
        <w:rPr>
          <w:rFonts w:eastAsia="DengXian"/>
          <w:b/>
          <w:i/>
          <w:kern w:val="2"/>
        </w:rPr>
      </w:pPr>
      <w:r>
        <w:rPr>
          <w:rFonts w:eastAsia="DengXian"/>
          <w:b/>
          <w:kern w:val="2"/>
        </w:rPr>
        <w:t xml:space="preserve">Hypothesis </w:t>
      </w:r>
      <w:del w:id="2660" w:author="Hong Deng [2]" w:date="2026-05-24T17:40:00Z" w16du:dateUtc="2026-05-24T09:40:00Z">
        <w:r w:rsidDel="006B7593">
          <w:rPr>
            <w:rFonts w:eastAsia="DengXian"/>
            <w:b/>
            <w:kern w:val="2"/>
          </w:rPr>
          <w:delText>7</w:delText>
        </w:r>
      </w:del>
      <w:ins w:id="2661" w:author="Hong Deng [2]" w:date="2026-05-24T17:40:00Z" w16du:dateUtc="2026-05-24T09:40:00Z">
        <w:del w:id="2662" w:author="Hong Deng" w:date="2026-06-06T16:28:00Z" w16du:dateUtc="2026-06-06T08:28:00Z">
          <w:r w:rsidR="006B7593" w:rsidDel="001F5128">
            <w:rPr>
              <w:rFonts w:eastAsia="DengXian" w:hint="eastAsia"/>
              <w:b/>
              <w:kern w:val="2"/>
            </w:rPr>
            <w:delText>8</w:delText>
          </w:r>
        </w:del>
      </w:ins>
      <w:ins w:id="2663" w:author="Hong Deng" w:date="2026-06-06T16:28:00Z" w16du:dateUtc="2026-06-06T08:28:00Z">
        <w:r w:rsidR="001F5128">
          <w:rPr>
            <w:rFonts w:eastAsia="DengXian"/>
            <w:b/>
            <w:kern w:val="2"/>
          </w:rPr>
          <w:t>7</w:t>
        </w:r>
      </w:ins>
      <w:r>
        <w:rPr>
          <w:rFonts w:eastAsia="DengXian"/>
          <w:b/>
          <w:kern w:val="2"/>
        </w:rPr>
        <w:t>.</w:t>
      </w:r>
      <w:r>
        <w:rPr>
          <w:rFonts w:eastAsia="DengXian"/>
          <w:i/>
          <w:kern w:val="2"/>
        </w:rPr>
        <w:t xml:space="preserve"> </w:t>
      </w:r>
      <w:ins w:id="2664" w:author="Haiyang Liu" w:date="2026-05-18T17:40:00Z" w16du:dateUtc="2026-05-18T10:40:00Z">
        <w:r w:rsidR="002E0275">
          <w:rPr>
            <w:rFonts w:eastAsia="Times New Roman"/>
            <w:i/>
            <w:iCs/>
          </w:rPr>
          <w:t xml:space="preserve">The association between team error aversion culture and newcomers’ overall performance is mediated by </w:t>
        </w:r>
      </w:ins>
      <w:ins w:id="2665" w:author="Haiyang Liu" w:date="2026-05-20T23:38:00Z" w16du:dateUtc="2026-05-20T16:38:00Z">
        <w:r w:rsidR="00090496" w:rsidRPr="00090496">
          <w:rPr>
            <w:rFonts w:eastAsia="Times New Roman"/>
            <w:i/>
            <w:iCs/>
          </w:rPr>
          <w:t>the acceleration of error reduction</w:t>
        </w:r>
        <w:r w:rsidR="00090496">
          <w:rPr>
            <w:rFonts w:eastAsia="Times New Roman"/>
            <w:i/>
            <w:iCs/>
          </w:rPr>
          <w:t xml:space="preserve"> (or the curvature of the error trajectory)</w:t>
        </w:r>
      </w:ins>
      <w:ins w:id="2666" w:author="Haiyang Liu" w:date="2026-05-18T17:40:00Z" w16du:dateUtc="2026-05-18T10:40:00Z">
        <w:r w:rsidR="002E0275">
          <w:rPr>
            <w:rFonts w:eastAsia="Times New Roman"/>
            <w:i/>
            <w:iCs/>
          </w:rPr>
          <w:t xml:space="preserve">, with this indirect effect being stronger for newcomers with </w:t>
        </w:r>
      </w:ins>
      <w:ins w:id="2667" w:author="Hong Deng [2]" w:date="2026-05-24T17:40:00Z" w16du:dateUtc="2026-05-24T09:40:00Z">
        <w:r w:rsidR="006B7593">
          <w:rPr>
            <w:rFonts w:eastAsia="Times New Roman"/>
            <w:i/>
            <w:iCs/>
          </w:rPr>
          <w:t xml:space="preserve">a </w:t>
        </w:r>
      </w:ins>
      <w:ins w:id="2668" w:author="Haiyang Liu" w:date="2026-05-18T17:40:00Z" w16du:dateUtc="2026-05-18T10:40:00Z">
        <w:r w:rsidR="002E0275">
          <w:rPr>
            <w:rFonts w:eastAsia="Times New Roman"/>
            <w:i/>
            <w:iCs/>
          </w:rPr>
          <w:t>higher external locus of control</w:t>
        </w:r>
      </w:ins>
      <w:del w:id="2669" w:author="Haiyang Liu" w:date="2026-05-18T17:40:00Z" w16du:dateUtc="2026-05-18T10:40:00Z">
        <w:r w:rsidDel="002E0275">
          <w:rPr>
            <w:rFonts w:eastAsia="DengXian"/>
            <w:i/>
            <w:kern w:val="2"/>
          </w:rPr>
          <w:delText>The associations of newcomer perceived error prevention approach with task performance (a) and annual merit pay (b) are mediated by error change trajectories, with these mediations being stronger for newcomers with higher global error attribution</w:delText>
        </w:r>
      </w:del>
      <w:r>
        <w:rPr>
          <w:rFonts w:eastAsia="DengXian"/>
          <w:i/>
          <w:kern w:val="2"/>
        </w:rPr>
        <w:t xml:space="preserve">. </w:t>
      </w:r>
    </w:p>
    <w:p w14:paraId="360DD2CE" w14:textId="08D056D7" w:rsidR="00E55028" w:rsidRPr="00DC503A" w:rsidRDefault="00DC08F2">
      <w:pPr>
        <w:widowControl w:val="0"/>
        <w:adjustRightInd w:val="0"/>
        <w:snapToGrid w:val="0"/>
        <w:spacing w:line="480" w:lineRule="auto"/>
        <w:jc w:val="center"/>
        <w:rPr>
          <w:ins w:id="2670" w:author="Haiyang Liu" w:date="2026-05-18T18:16:00Z" w16du:dateUtc="2026-05-18T11:16:00Z"/>
          <w:rFonts w:eastAsia="SimSun"/>
          <w:bCs/>
        </w:rPr>
        <w:pPrChange w:id="2671" w:author="Hong Deng" w:date="2026-06-06T16:28:00Z" w16du:dateUtc="2026-06-06T08:28:00Z">
          <w:pPr>
            <w:widowControl w:val="0"/>
            <w:adjustRightInd w:val="0"/>
            <w:snapToGrid w:val="0"/>
            <w:spacing w:line="500" w:lineRule="exact"/>
            <w:jc w:val="center"/>
          </w:pPr>
        </w:pPrChange>
      </w:pPr>
      <w:ins w:id="2672" w:author="Haiyang Liu" w:date="2026-05-18T22:48:00Z" w16du:dateUtc="2026-05-18T15:48:00Z">
        <w:r>
          <w:rPr>
            <w:rFonts w:eastAsia="SimSun"/>
            <w:b/>
          </w:rPr>
          <w:t>Overview of Studies</w:t>
        </w:r>
      </w:ins>
    </w:p>
    <w:p w14:paraId="777D3E75" w14:textId="78A6E78C" w:rsidR="009458CE" w:rsidDel="00E55028" w:rsidRDefault="009C0C59" w:rsidP="003018F4">
      <w:pPr>
        <w:widowControl w:val="0"/>
        <w:snapToGrid w:val="0"/>
        <w:spacing w:line="480" w:lineRule="auto"/>
        <w:jc w:val="center"/>
        <w:rPr>
          <w:del w:id="2673" w:author="Haiyang Liu" w:date="2026-05-18T18:16:00Z" w16du:dateUtc="2026-05-18T11:16:00Z"/>
          <w:rFonts w:eastAsia="DengXian"/>
          <w:b/>
          <w:kern w:val="2"/>
        </w:rPr>
      </w:pPr>
      <w:del w:id="2674" w:author="Haiyang Liu" w:date="2026-05-18T18:16:00Z" w16du:dateUtc="2026-05-18T11:16:00Z">
        <w:r w:rsidDel="00E55028">
          <w:rPr>
            <w:rFonts w:eastAsia="DengXian"/>
            <w:b/>
            <w:kern w:val="2"/>
          </w:rPr>
          <w:delText>Method</w:delText>
        </w:r>
      </w:del>
    </w:p>
    <w:p w14:paraId="63319673" w14:textId="67BF02BB" w:rsidR="00E55028" w:rsidRDefault="00E55028" w:rsidP="001F5128">
      <w:pPr>
        <w:spacing w:line="480" w:lineRule="auto"/>
        <w:ind w:firstLine="720"/>
        <w:rPr>
          <w:ins w:id="2675" w:author="Haiyang Liu" w:date="2026-05-18T22:26:00Z" w16du:dateUtc="2026-05-18T15:26:00Z"/>
          <w:rFonts w:eastAsia="SimSun"/>
          <w:bCs/>
        </w:rPr>
      </w:pPr>
      <w:ins w:id="2676" w:author="Haiyang Liu" w:date="2026-05-18T18:14:00Z" w16du:dateUtc="2026-05-18T11:14:00Z">
        <w:r>
          <w:rPr>
            <w:rFonts w:eastAsia="Times New Roman"/>
          </w:rPr>
          <w:t xml:space="preserve">Our </w:t>
        </w:r>
      </w:ins>
      <w:ins w:id="2677" w:author="Haiyang Liu" w:date="2026-05-18T18:17:00Z" w16du:dateUtc="2026-05-18T11:17:00Z">
        <w:r>
          <w:rPr>
            <w:rFonts w:eastAsia="Times New Roman"/>
          </w:rPr>
          <w:t>research</w:t>
        </w:r>
      </w:ins>
      <w:ins w:id="2678" w:author="Haiyang Liu" w:date="2026-05-18T18:14:00Z" w16du:dateUtc="2026-05-18T11:14:00Z">
        <w:r>
          <w:rPr>
            <w:rFonts w:eastAsia="Times New Roman"/>
          </w:rPr>
          <w:t xml:space="preserve"> comprises two studies. </w:t>
        </w:r>
      </w:ins>
      <w:ins w:id="2679" w:author="Haiyang Liu" w:date="2026-05-18T18:17:00Z" w16du:dateUtc="2026-05-18T11:17:00Z">
        <w:r>
          <w:rPr>
            <w:rFonts w:eastAsia="Times New Roman"/>
          </w:rPr>
          <w:t xml:space="preserve">In Study 1, we </w:t>
        </w:r>
      </w:ins>
      <w:ins w:id="2680" w:author="Hong Deng" w:date="2026-06-06T16:28:00Z" w16du:dateUtc="2026-06-06T08:28:00Z">
        <w:r w:rsidR="001F5128">
          <w:rPr>
            <w:rFonts w:eastAsia="Times New Roman"/>
          </w:rPr>
          <w:t xml:space="preserve">first </w:t>
        </w:r>
      </w:ins>
      <w:ins w:id="2681" w:author="Haiyang Liu" w:date="2026-05-19T10:27:00Z" w16du:dateUtc="2026-05-19T03:27:00Z">
        <w:r w:rsidR="00CB3CD1">
          <w:rPr>
            <w:rFonts w:eastAsia="Times New Roman"/>
          </w:rPr>
          <w:t>conducted a qualitative online survey of</w:t>
        </w:r>
      </w:ins>
      <w:ins w:id="2682" w:author="Haiyang Liu" w:date="2026-05-18T18:17:00Z" w16du:dateUtc="2026-05-18T11:17:00Z">
        <w:r>
          <w:rPr>
            <w:rFonts w:eastAsia="Times New Roman"/>
          </w:rPr>
          <w:t xml:space="preserve"> </w:t>
        </w:r>
      </w:ins>
      <w:ins w:id="2683" w:author="Haiyang Liu" w:date="2026-05-18T22:11:00Z" w16du:dateUtc="2026-05-18T15:11:00Z">
        <w:r w:rsidR="006B1467">
          <w:rPr>
            <w:rFonts w:eastAsia="Times New Roman"/>
          </w:rPr>
          <w:t xml:space="preserve">XXX managers </w:t>
        </w:r>
      </w:ins>
      <w:ins w:id="2684" w:author="Haiyang Liu" w:date="2026-05-18T22:12:00Z" w16du:dateUtc="2026-05-18T15:12:00Z">
        <w:r w:rsidR="006B1467">
          <w:rPr>
            <w:rFonts w:eastAsia="Times New Roman"/>
          </w:rPr>
          <w:t xml:space="preserve">to </w:t>
        </w:r>
      </w:ins>
      <w:ins w:id="2685" w:author="Haiyang Liu" w:date="2026-05-18T22:13:00Z" w16du:dateUtc="2026-05-18T15:13:00Z">
        <w:r w:rsidR="006B1467">
          <w:rPr>
            <w:rFonts w:eastAsia="Times New Roman"/>
          </w:rPr>
          <w:t>develop a measure of newcomer action error. Then, in a</w:t>
        </w:r>
      </w:ins>
      <w:ins w:id="2686" w:author="Haiyang Liu" w:date="2026-05-18T22:14:00Z" w16du:dateUtc="2026-05-18T15:14:00Z">
        <w:r w:rsidR="006B1467">
          <w:rPr>
            <w:rFonts w:eastAsia="Times New Roman"/>
          </w:rPr>
          <w:t>nother independent online sample</w:t>
        </w:r>
      </w:ins>
      <w:ins w:id="2687" w:author="Haiyang Liu" w:date="2026-05-18T22:17:00Z" w16du:dateUtc="2026-05-18T15:17:00Z">
        <w:r w:rsidR="00670E57">
          <w:rPr>
            <w:rFonts w:eastAsia="Times New Roman"/>
          </w:rPr>
          <w:t xml:space="preserve"> (</w:t>
        </w:r>
        <w:r w:rsidR="00670E57" w:rsidRPr="00670E57">
          <w:rPr>
            <w:rFonts w:eastAsia="Times New Roman"/>
            <w:i/>
            <w:iCs/>
            <w:rPrChange w:id="2688" w:author="Haiyang Liu" w:date="2026-05-18T22:17:00Z" w16du:dateUtc="2026-05-18T15:17:00Z">
              <w:rPr>
                <w:rFonts w:eastAsia="Times New Roman"/>
              </w:rPr>
            </w:rPrChange>
          </w:rPr>
          <w:t>N</w:t>
        </w:r>
        <w:r w:rsidR="00670E57">
          <w:rPr>
            <w:rFonts w:eastAsia="Times New Roman"/>
          </w:rPr>
          <w:t xml:space="preserve"> = 250)</w:t>
        </w:r>
      </w:ins>
      <w:ins w:id="2689" w:author="Haiyang Liu" w:date="2026-05-18T22:14:00Z" w16du:dateUtc="2026-05-18T15:14:00Z">
        <w:r w:rsidR="006B1467">
          <w:rPr>
            <w:rFonts w:eastAsia="Times New Roman"/>
          </w:rPr>
          <w:t>, we tested the content validity of our measure against severa</w:t>
        </w:r>
      </w:ins>
      <w:ins w:id="2690" w:author="Haiyang Liu" w:date="2026-05-18T22:16:00Z" w16du:dateUtc="2026-05-18T15:16:00Z">
        <w:r w:rsidR="00670E57">
          <w:rPr>
            <w:rFonts w:eastAsia="Times New Roman"/>
          </w:rPr>
          <w:t>l similar concepts</w:t>
        </w:r>
      </w:ins>
      <w:ins w:id="2691" w:author="Haiyang Liu" w:date="2026-05-18T22:17:00Z" w16du:dateUtc="2026-05-18T15:17:00Z">
        <w:r w:rsidR="00670E57">
          <w:rPr>
            <w:rFonts w:eastAsia="Times New Roman"/>
          </w:rPr>
          <w:t xml:space="preserve">. </w:t>
        </w:r>
      </w:ins>
      <w:ins w:id="2692" w:author="Haiyang Liu" w:date="2026-05-18T22:18:00Z" w16du:dateUtc="2026-05-18T15:18:00Z">
        <w:r w:rsidR="00C86161">
          <w:rPr>
            <w:rFonts w:eastAsia="Times New Roman"/>
          </w:rPr>
          <w:t>In Study 2, we conducted a five-wave</w:t>
        </w:r>
      </w:ins>
      <w:ins w:id="2693" w:author="Haiyang Liu" w:date="2026-05-19T10:27:00Z" w16du:dateUtc="2026-05-19T03:27:00Z">
        <w:r w:rsidR="00CB3CD1">
          <w:rPr>
            <w:rFonts w:eastAsia="Times New Roman"/>
          </w:rPr>
          <w:t>, multi-source</w:t>
        </w:r>
      </w:ins>
      <w:ins w:id="2694" w:author="Haiyang Liu" w:date="2026-05-18T22:18:00Z" w16du:dateUtc="2026-05-18T15:18:00Z">
        <w:r w:rsidR="00C86161">
          <w:rPr>
            <w:rFonts w:eastAsia="Times New Roman"/>
          </w:rPr>
          <w:t xml:space="preserve"> field study in a pharmace</w:t>
        </w:r>
      </w:ins>
      <w:ins w:id="2695" w:author="Haiyang Liu" w:date="2026-05-18T22:19:00Z" w16du:dateUtc="2026-05-18T15:19:00Z">
        <w:r w:rsidR="00C86161">
          <w:rPr>
            <w:rFonts w:eastAsia="Times New Roman"/>
          </w:rPr>
          <w:t>utical organization over 5 months</w:t>
        </w:r>
      </w:ins>
      <w:ins w:id="2696" w:author="Haiyang Liu" w:date="2026-05-18T22:25:00Z" w16du:dateUtc="2026-05-18T15:25:00Z">
        <w:r w:rsidR="0001444F">
          <w:rPr>
            <w:rFonts w:eastAsia="Times New Roman"/>
          </w:rPr>
          <w:t xml:space="preserve"> (</w:t>
        </w:r>
        <w:r w:rsidR="0001444F" w:rsidRPr="0001444F">
          <w:rPr>
            <w:rFonts w:eastAsia="Times New Roman"/>
            <w:i/>
            <w:iCs/>
            <w:rPrChange w:id="2697" w:author="Haiyang Liu" w:date="2026-05-18T22:25:00Z" w16du:dateUtc="2026-05-18T15:25:00Z">
              <w:rPr>
                <w:rFonts w:eastAsia="Times New Roman"/>
              </w:rPr>
            </w:rPrChange>
          </w:rPr>
          <w:t>N</w:t>
        </w:r>
        <w:r w:rsidR="0001444F">
          <w:rPr>
            <w:rFonts w:eastAsia="Times New Roman"/>
          </w:rPr>
          <w:t xml:space="preserve"> = </w:t>
        </w:r>
      </w:ins>
      <w:ins w:id="2698" w:author="Haiyang Liu" w:date="2026-05-21T08:41:00Z" w16du:dateUtc="2026-05-21T01:41:00Z">
        <w:r w:rsidR="00B40ABB">
          <w:rPr>
            <w:rFonts w:eastAsia="Times New Roman"/>
          </w:rPr>
          <w:t>294</w:t>
        </w:r>
      </w:ins>
      <w:ins w:id="2699" w:author="Haiyang Liu" w:date="2026-05-18T22:25:00Z" w16du:dateUtc="2026-05-18T15:25:00Z">
        <w:r w:rsidR="0001444F">
          <w:rPr>
            <w:rFonts w:eastAsia="Times New Roman"/>
          </w:rPr>
          <w:t xml:space="preserve"> teams)</w:t>
        </w:r>
      </w:ins>
      <w:ins w:id="2700" w:author="Haiyang Liu" w:date="2026-05-18T22:21:00Z" w16du:dateUtc="2026-05-18T15:21:00Z">
        <w:r w:rsidR="00C86161">
          <w:rPr>
            <w:rFonts w:eastAsia="Times New Roman"/>
          </w:rPr>
          <w:t>, in which (a) team error</w:t>
        </w:r>
        <w:del w:id="2701" w:author="Hong Deng" w:date="2026-06-06T16:29:00Z" w16du:dateUtc="2026-06-06T08:29:00Z">
          <w:r w:rsidR="00C86161" w:rsidDel="005D456E">
            <w:rPr>
              <w:rFonts w:eastAsia="Times New Roman"/>
            </w:rPr>
            <w:delText>-</w:delText>
          </w:r>
        </w:del>
        <w:del w:id="2702" w:author="Hong Deng" w:date="2026-06-06T16:28:00Z" w16du:dateUtc="2026-06-06T08:28:00Z">
          <w:r w:rsidR="00C86161" w:rsidDel="005D456E">
            <w:rPr>
              <w:rFonts w:eastAsia="Times New Roman"/>
            </w:rPr>
            <w:delText>handling</w:delText>
          </w:r>
        </w:del>
        <w:r w:rsidR="00C86161">
          <w:rPr>
            <w:rFonts w:eastAsia="Times New Roman"/>
          </w:rPr>
          <w:t xml:space="preserve"> cultures are assessed at the team level via coworker ratings collected </w:t>
        </w:r>
        <w:r w:rsidR="00C86161">
          <w:rPr>
            <w:rFonts w:eastAsia="Times New Roman"/>
            <w:i/>
            <w:iCs/>
          </w:rPr>
          <w:t>one month before</w:t>
        </w:r>
        <w:r w:rsidR="00C86161">
          <w:rPr>
            <w:rFonts w:eastAsia="Times New Roman"/>
          </w:rPr>
          <w:t xml:space="preserve"> newcomer entry</w:t>
        </w:r>
      </w:ins>
      <w:ins w:id="2703" w:author="Haiyang Liu" w:date="2026-05-18T22:23:00Z" w16du:dateUtc="2026-05-18T15:23:00Z">
        <w:r w:rsidR="00794221">
          <w:rPr>
            <w:rFonts w:eastAsia="Times New Roman"/>
          </w:rPr>
          <w:t xml:space="preserve"> (Time 0)</w:t>
        </w:r>
      </w:ins>
      <w:ins w:id="2704" w:author="Haiyang Liu" w:date="2026-05-18T22:21:00Z" w16du:dateUtc="2026-05-18T15:21:00Z">
        <w:r w:rsidR="00C86161">
          <w:rPr>
            <w:rFonts w:eastAsia="Times New Roman"/>
          </w:rPr>
          <w:t>, (b) newcomer action errors are rated by the assigned mentor at four monthly time points after entry</w:t>
        </w:r>
      </w:ins>
      <w:ins w:id="2705" w:author="Haiyang Liu" w:date="2026-05-18T22:23:00Z" w16du:dateUtc="2026-05-18T15:23:00Z">
        <w:r w:rsidR="000670F6">
          <w:rPr>
            <w:rFonts w:eastAsia="Times New Roman"/>
          </w:rPr>
          <w:t xml:space="preserve"> (Time 1-Time 4)</w:t>
        </w:r>
      </w:ins>
      <w:ins w:id="2706" w:author="Haiyang Liu" w:date="2026-05-18T22:21:00Z" w16du:dateUtc="2026-05-18T15:21:00Z">
        <w:r w:rsidR="00C86161">
          <w:rPr>
            <w:rFonts w:eastAsia="Times New Roman"/>
          </w:rPr>
          <w:t>, and (c) overall performance is rated by the team leader at the end of the onboarding period</w:t>
        </w:r>
      </w:ins>
      <w:ins w:id="2707" w:author="Haiyang Liu" w:date="2026-05-18T22:22:00Z" w16du:dateUtc="2026-05-18T15:22:00Z">
        <w:r w:rsidR="000670F6">
          <w:rPr>
            <w:rFonts w:eastAsia="Times New Roman"/>
          </w:rPr>
          <w:t xml:space="preserve"> (Time 4)</w:t>
        </w:r>
      </w:ins>
      <w:ins w:id="2708" w:author="Haiyang Liu" w:date="2026-05-18T22:21:00Z" w16du:dateUtc="2026-05-18T15:21:00Z">
        <w:r w:rsidR="00C86161">
          <w:rPr>
            <w:rFonts w:eastAsia="Times New Roman"/>
          </w:rPr>
          <w:t xml:space="preserve">. </w:t>
        </w:r>
      </w:ins>
      <w:ins w:id="2709" w:author="Haiyang Liu" w:date="2026-05-18T22:25:00Z" w16du:dateUtc="2026-05-18T15:25:00Z">
        <w:r w:rsidR="0001444F" w:rsidRPr="00DC503A">
          <w:rPr>
            <w:rFonts w:eastAsia="SimSun"/>
            <w:bCs/>
          </w:rPr>
          <w:t>Please refer to Online Supplements (</w:t>
        </w:r>
      </w:ins>
      <w:ins w:id="2710" w:author="Haiyang Liu" w:date="2026-05-18T22:26:00Z" w16du:dateUtc="2026-05-18T15:26:00Z">
        <w:r w:rsidR="0001444F">
          <w:t>xxxxxxx</w:t>
        </w:r>
      </w:ins>
      <w:ins w:id="2711" w:author="Haiyang Liu" w:date="2026-05-18T22:25:00Z" w16du:dateUtc="2026-05-18T15:25:00Z">
        <w:r w:rsidR="0001444F" w:rsidRPr="00DC503A">
          <w:rPr>
            <w:rFonts w:eastAsia="SimSun" w:hint="eastAsia"/>
            <w:bCs/>
          </w:rPr>
          <w:t>)</w:t>
        </w:r>
        <w:r w:rsidR="0001444F" w:rsidRPr="00DC503A">
          <w:rPr>
            <w:rFonts w:eastAsia="SimSun"/>
            <w:bCs/>
          </w:rPr>
          <w:t xml:space="preserve"> for additional materials</w:t>
        </w:r>
        <w:r w:rsidR="0001444F" w:rsidRPr="00DC503A">
          <w:rPr>
            <w:rFonts w:eastAsia="SimSun" w:hint="eastAsia"/>
            <w:bCs/>
          </w:rPr>
          <w:t xml:space="preserve">, including content validation </w:t>
        </w:r>
        <w:r w:rsidR="0001444F" w:rsidRPr="00DC503A">
          <w:rPr>
            <w:rFonts w:eastAsia="SimSun"/>
            <w:bCs/>
          </w:rPr>
          <w:t>details</w:t>
        </w:r>
        <w:r w:rsidR="0001444F" w:rsidRPr="00DC503A">
          <w:rPr>
            <w:rFonts w:eastAsia="SimSun" w:hint="eastAsia"/>
            <w:bCs/>
          </w:rPr>
          <w:t>, supplemental analyses, and survey items.</w:t>
        </w:r>
      </w:ins>
    </w:p>
    <w:p w14:paraId="6880F3C5" w14:textId="0F33DD0D" w:rsidR="0001444F" w:rsidRPr="0001444F" w:rsidRDefault="0001444F">
      <w:pPr>
        <w:spacing w:line="480" w:lineRule="auto"/>
        <w:jc w:val="center"/>
        <w:rPr>
          <w:ins w:id="2712" w:author="Haiyang Liu" w:date="2026-05-18T18:17:00Z" w16du:dateUtc="2026-05-18T11:17:00Z"/>
          <w:rFonts w:eastAsia="Times New Roman"/>
          <w:b/>
          <w:rPrChange w:id="2713" w:author="Haiyang Liu" w:date="2026-05-18T22:26:00Z" w16du:dateUtc="2026-05-18T15:26:00Z">
            <w:rPr>
              <w:ins w:id="2714" w:author="Haiyang Liu" w:date="2026-05-18T18:17:00Z" w16du:dateUtc="2026-05-18T11:17:00Z"/>
              <w:rFonts w:eastAsia="Times New Roman"/>
            </w:rPr>
          </w:rPrChange>
        </w:rPr>
        <w:pPrChange w:id="2715" w:author="Haiyang Liu" w:date="2026-05-18T22:26:00Z" w16du:dateUtc="2026-05-18T15:26:00Z">
          <w:pPr>
            <w:spacing w:line="480" w:lineRule="auto"/>
            <w:ind w:firstLine="720"/>
          </w:pPr>
        </w:pPrChange>
      </w:pPr>
      <w:ins w:id="2716" w:author="Haiyang Liu" w:date="2026-05-18T22:26:00Z" w16du:dateUtc="2026-05-18T15:26:00Z">
        <w:r w:rsidRPr="0001444F">
          <w:rPr>
            <w:rFonts w:eastAsia="SimSun"/>
            <w:b/>
            <w:rPrChange w:id="2717" w:author="Haiyang Liu" w:date="2026-05-18T22:26:00Z" w16du:dateUtc="2026-05-18T15:26:00Z">
              <w:rPr>
                <w:rFonts w:eastAsia="SimSun"/>
                <w:bCs/>
              </w:rPr>
            </w:rPrChange>
          </w:rPr>
          <w:t>Study 1</w:t>
        </w:r>
      </w:ins>
    </w:p>
    <w:p w14:paraId="793B85A5" w14:textId="5918FFBA" w:rsidR="0001444F" w:rsidRDefault="0001444F">
      <w:pPr>
        <w:widowControl w:val="0"/>
        <w:snapToGrid w:val="0"/>
        <w:spacing w:line="480" w:lineRule="auto"/>
        <w:rPr>
          <w:ins w:id="2718" w:author="Haiyang Liu" w:date="2026-05-18T22:26:00Z" w16du:dateUtc="2026-05-18T15:26:00Z"/>
          <w:rFonts w:eastAsia="Times New Roman"/>
        </w:rPr>
      </w:pPr>
      <w:ins w:id="2719" w:author="Haiyang Liu" w:date="2026-05-18T22:27:00Z" w16du:dateUtc="2026-05-18T15:27:00Z">
        <w:r>
          <w:rPr>
            <w:rFonts w:eastAsia="Times New Roman"/>
          </w:rPr>
          <w:lastRenderedPageBreak/>
          <w:tab/>
        </w:r>
      </w:ins>
      <w:ins w:id="2720" w:author="Haiyang Liu" w:date="2026-05-19T11:00:00Z" w16du:dateUtc="2026-05-19T04:00:00Z">
        <w:r w:rsidR="00E33042">
          <w:t xml:space="preserve">Because prior work often operationalized errors with behavioral indicators or broad single-item measures </w:t>
        </w:r>
        <w:r w:rsidR="00E33042">
          <w:rPr>
            <w:rFonts w:eastAsia="Times New Roman"/>
          </w:rPr>
          <w:t>(e.g., “How frequently did you make mistakes?”)</w:t>
        </w:r>
        <w:r w:rsidR="00E33042">
          <w:t>, t</w:t>
        </w:r>
      </w:ins>
      <w:ins w:id="2721" w:author="Haiyang Liu" w:date="2026-05-18T22:28:00Z" w16du:dateUtc="2026-05-18T15:28:00Z">
        <w:r>
          <w:rPr>
            <w:rFonts w:eastAsia="Times New Roman"/>
          </w:rPr>
          <w:t xml:space="preserve">he primary </w:t>
        </w:r>
      </w:ins>
      <w:ins w:id="2722" w:author="Haiyang Liu" w:date="2026-05-18T22:29:00Z" w16du:dateUtc="2026-05-18T15:29:00Z">
        <w:r>
          <w:rPr>
            <w:rFonts w:eastAsia="Times New Roman"/>
          </w:rPr>
          <w:t xml:space="preserve">goal of Study </w:t>
        </w:r>
      </w:ins>
      <w:ins w:id="2723" w:author="Haiyang Liu" w:date="2026-05-18T22:30:00Z" w16du:dateUtc="2026-05-18T15:30:00Z">
        <w:r w:rsidR="0008761D">
          <w:rPr>
            <w:rFonts w:eastAsia="Times New Roman"/>
          </w:rPr>
          <w:t>1</w:t>
        </w:r>
      </w:ins>
      <w:ins w:id="2724" w:author="Haiyang Liu" w:date="2026-05-18T22:29:00Z" w16du:dateUtc="2026-05-18T15:29:00Z">
        <w:r>
          <w:rPr>
            <w:rFonts w:eastAsia="Times New Roman"/>
          </w:rPr>
          <w:t xml:space="preserve"> is to develop and validate a brief, generalizable measure for action errors</w:t>
        </w:r>
      </w:ins>
      <w:ins w:id="2725" w:author="Haiyang Liu" w:date="2026-05-18T22:30:00Z" w16du:dateUtc="2026-05-18T15:30:00Z">
        <w:r w:rsidR="0008761D">
          <w:rPr>
            <w:rFonts w:eastAsia="Times New Roman"/>
          </w:rPr>
          <w:t xml:space="preserve">. </w:t>
        </w:r>
      </w:ins>
      <w:ins w:id="2726" w:author="Haiyang Liu" w:date="2026-05-18T22:32:00Z" w16du:dateUtc="2026-05-18T15:32:00Z">
        <w:r w:rsidR="0008761D">
          <w:rPr>
            <w:rFonts w:eastAsia="Times New Roman"/>
          </w:rPr>
          <w:t xml:space="preserve">To develop such a scale, we followed </w:t>
        </w:r>
      </w:ins>
      <w:ins w:id="2727" w:author="Haiyang Liu" w:date="2026-05-18T22:30:00Z" w16du:dateUtc="2026-05-18T15:30:00Z">
        <w:r w:rsidR="0008761D">
          <w:rPr>
            <w:rFonts w:eastAsia="Times New Roman"/>
          </w:rPr>
          <w:t>Van Dyck et al.</w:t>
        </w:r>
      </w:ins>
      <w:ins w:id="2728" w:author="Haiyang Liu" w:date="2026-05-18T22:33:00Z" w16du:dateUtc="2026-05-18T15:33:00Z">
        <w:r w:rsidR="0008761D">
          <w:rPr>
            <w:rFonts w:eastAsia="Times New Roman"/>
          </w:rPr>
          <w:t>’s</w:t>
        </w:r>
      </w:ins>
      <w:ins w:id="2729" w:author="Haiyang Liu" w:date="2026-05-18T22:30:00Z" w16du:dateUtc="2026-05-18T15:30:00Z">
        <w:r w:rsidR="0008761D">
          <w:rPr>
            <w:rFonts w:eastAsia="Times New Roman"/>
          </w:rPr>
          <w:t xml:space="preserve"> (2005)</w:t>
        </w:r>
      </w:ins>
      <w:ins w:id="2730" w:author="Haiyang Liu" w:date="2026-05-18T22:33:00Z" w16du:dateUtc="2026-05-18T15:33:00Z">
        <w:r w:rsidR="0008761D">
          <w:rPr>
            <w:rFonts w:eastAsia="Times New Roman"/>
          </w:rPr>
          <w:t xml:space="preserve"> definition of</w:t>
        </w:r>
      </w:ins>
      <w:ins w:id="2731" w:author="Haiyang Liu" w:date="2026-05-18T22:30:00Z" w16du:dateUtc="2026-05-18T15:30:00Z">
        <w:r w:rsidR="0008761D">
          <w:rPr>
            <w:rFonts w:eastAsia="Times New Roman"/>
          </w:rPr>
          <w:t xml:space="preserve"> action errors as </w:t>
        </w:r>
      </w:ins>
      <w:ins w:id="2732" w:author="Haiyang Liu" w:date="2026-05-18T22:32:00Z" w16du:dateUtc="2026-05-18T15:32:00Z">
        <w:r w:rsidR="0008761D">
          <w:rPr>
            <w:rFonts w:eastAsia="Times New Roman"/>
          </w:rPr>
          <w:t>“</w:t>
        </w:r>
      </w:ins>
      <w:ins w:id="2733" w:author="Haiyang Liu" w:date="2026-05-18T22:30:00Z" w16du:dateUtc="2026-05-18T15:30:00Z">
        <w:r w:rsidR="0008761D">
          <w:rPr>
            <w:rFonts w:eastAsia="Times New Roman"/>
            <w:i/>
            <w:iCs/>
          </w:rPr>
          <w:t>unintended deviations from plans, goals, or adequate feedback processing, as well as incorrect actions that result from a lack of knowledge</w:t>
        </w:r>
      </w:ins>
      <w:ins w:id="2734" w:author="Haiyang Liu" w:date="2026-05-18T22:32:00Z" w16du:dateUtc="2026-05-18T15:32:00Z">
        <w:r w:rsidR="0008761D" w:rsidRPr="0008761D">
          <w:rPr>
            <w:rFonts w:eastAsia="Times New Roman"/>
            <w:rPrChange w:id="2735" w:author="Haiyang Liu" w:date="2026-05-18T22:32:00Z" w16du:dateUtc="2026-05-18T15:32:00Z">
              <w:rPr>
                <w:rFonts w:eastAsia="Times New Roman"/>
                <w:i/>
                <w:iCs/>
              </w:rPr>
            </w:rPrChange>
          </w:rPr>
          <w:t>”</w:t>
        </w:r>
      </w:ins>
      <w:ins w:id="2736" w:author="Haiyang Liu" w:date="2026-05-18T22:33:00Z" w16du:dateUtc="2026-05-18T15:33:00Z">
        <w:r w:rsidR="0008761D">
          <w:rPr>
            <w:rFonts w:eastAsia="Times New Roman"/>
          </w:rPr>
          <w:t xml:space="preserve"> (p. 1229)</w:t>
        </w:r>
      </w:ins>
      <w:ins w:id="2737" w:author="Haiyang Liu" w:date="2026-05-18T22:30:00Z" w16du:dateUtc="2026-05-18T15:30:00Z">
        <w:r w:rsidR="0008761D">
          <w:rPr>
            <w:rFonts w:eastAsia="Times New Roman"/>
          </w:rPr>
          <w:t xml:space="preserve">. </w:t>
        </w:r>
      </w:ins>
    </w:p>
    <w:p w14:paraId="53CA890B" w14:textId="77777777" w:rsidR="000A17FA" w:rsidRPr="002B7621" w:rsidRDefault="000A17FA">
      <w:pPr>
        <w:spacing w:line="480" w:lineRule="auto"/>
        <w:rPr>
          <w:ins w:id="2738" w:author="Haiyang Liu" w:date="2026-05-18T22:34:00Z" w16du:dateUtc="2026-05-18T15:34:00Z"/>
        </w:rPr>
        <w:pPrChange w:id="2739" w:author="Hong Deng" w:date="2026-06-06T16:34:00Z" w16du:dateUtc="2026-06-06T08:34:00Z">
          <w:pPr>
            <w:spacing w:before="240" w:line="480" w:lineRule="auto"/>
          </w:pPr>
        </w:pPrChange>
      </w:pPr>
      <w:ins w:id="2740" w:author="Haiyang Liu" w:date="2026-05-18T22:34:00Z" w16du:dateUtc="2026-05-18T15:34:00Z">
        <w:r w:rsidRPr="002B7621">
          <w:rPr>
            <w:rFonts w:eastAsia="Times New Roman"/>
            <w:b/>
            <w:bCs/>
            <w:i/>
            <w:iCs/>
          </w:rPr>
          <w:t>Phase 1: Item Generation</w:t>
        </w:r>
      </w:ins>
    </w:p>
    <w:p w14:paraId="71AC7424" w14:textId="605D2EEF" w:rsidR="00F13D81" w:rsidRPr="00F13D81" w:rsidRDefault="00F13D81">
      <w:pPr>
        <w:spacing w:line="480" w:lineRule="auto"/>
        <w:ind w:firstLine="720"/>
        <w:rPr>
          <w:ins w:id="2741" w:author="Haiyang Liu" w:date="2026-06-11T04:44:00Z" w16du:dateUtc="2026-06-10T20:44:00Z"/>
          <w:rFonts w:eastAsia="Times New Roman"/>
        </w:rPr>
        <w:pPrChange w:id="2742" w:author="Haiyang Liu" w:date="2026-06-11T04:44:00Z" w16du:dateUtc="2026-06-10T20:44:00Z">
          <w:pPr>
            <w:spacing w:line="480" w:lineRule="auto"/>
          </w:pPr>
        </w:pPrChange>
      </w:pPr>
      <w:ins w:id="2743" w:author="Haiyang Liu" w:date="2026-06-11T04:44:00Z" w16du:dateUtc="2026-06-10T20:44:00Z">
        <w:r w:rsidRPr="00F13D81">
          <w:rPr>
            <w:rFonts w:eastAsia="Times New Roman"/>
          </w:rPr>
          <w:t>Item generation followed established procedures for construct measure development (DP, 1980; Hinkin, 1998). We first surveyed 118 managers across multiple knowledge-work occupations with open-ended questionnaires to identify the surface manifestations of newcomers’ action errors at work. Participants received £4.00 for completing the survey and provided 236 candidate incidents</w:t>
        </w:r>
        <w:r w:rsidR="0034329A">
          <w:rPr>
            <w:rFonts w:eastAsia="Times New Roman"/>
          </w:rPr>
          <w:t xml:space="preserve"> in total</w:t>
        </w:r>
        <w:r w:rsidRPr="00F13D81">
          <w:rPr>
            <w:rFonts w:eastAsia="Times New Roman"/>
          </w:rPr>
          <w:t>. We screened these incidents for relevance, retaining only descriptions that involved a concrete workplace task, an identifiable task goal or rule, a wrong or deviated action, and an unintentional or knowledge-based error. Fifty-four incidents were removed as irrelevant or non-qualifying, resulting in 182 retained incidents from 100 respondents. In the retained respondent sample, participants averaged 37.87 years old (</w:t>
        </w:r>
        <w:r w:rsidRPr="00807A25">
          <w:rPr>
            <w:rFonts w:eastAsia="Times New Roman"/>
            <w:i/>
            <w:iCs/>
            <w:rPrChange w:id="2744" w:author="Haiyang Liu" w:date="2026-06-11T04:45:00Z" w16du:dateUtc="2026-06-10T20:45:00Z">
              <w:rPr>
                <w:rFonts w:eastAsia="Times New Roman"/>
              </w:rPr>
            </w:rPrChange>
          </w:rPr>
          <w:t>SD</w:t>
        </w:r>
        <w:r w:rsidRPr="00F13D81">
          <w:rPr>
            <w:rFonts w:eastAsia="Times New Roman"/>
          </w:rPr>
          <w:t xml:space="preserve"> = 11.35); 56% were male and 44% female. Retained respondents were full-time, English-speaking employees from diverse knowledge-work industries.</w:t>
        </w:r>
      </w:ins>
    </w:p>
    <w:p w14:paraId="203161E4" w14:textId="19186A1B" w:rsidR="00F13D81" w:rsidRDefault="00F13D81">
      <w:pPr>
        <w:spacing w:line="480" w:lineRule="auto"/>
        <w:ind w:firstLine="720"/>
        <w:rPr>
          <w:ins w:id="2745" w:author="Haiyang Liu" w:date="2026-06-11T04:44:00Z" w16du:dateUtc="2026-06-10T20:44:00Z"/>
          <w:rFonts w:eastAsia="Times New Roman"/>
        </w:rPr>
        <w:pPrChange w:id="2746" w:author="Haiyang Liu" w:date="2026-06-11T04:45:00Z" w16du:dateUtc="2026-06-10T20:45:00Z">
          <w:pPr>
            <w:spacing w:line="480" w:lineRule="auto"/>
          </w:pPr>
        </w:pPrChange>
      </w:pPr>
      <w:ins w:id="2747" w:author="Haiyang Liu" w:date="2026-06-11T04:44:00Z" w16du:dateUtc="2026-06-10T20:44:00Z">
        <w:r w:rsidRPr="00F13D81">
          <w:rPr>
            <w:rFonts w:eastAsia="Times New Roman"/>
          </w:rPr>
          <w:t xml:space="preserve">We then coded the retained incidents using a staged qualitative procedure conducted by two </w:t>
        </w:r>
      </w:ins>
      <w:ins w:id="2748" w:author="Haiyang Liu" w:date="2026-06-11T04:45:00Z" w16du:dateUtc="2026-06-10T20:45:00Z">
        <w:r w:rsidR="002B0FD5">
          <w:rPr>
            <w:rFonts w:eastAsia="Times New Roman"/>
          </w:rPr>
          <w:t>independ</w:t>
        </w:r>
      </w:ins>
      <w:ins w:id="2749" w:author="Haiyang Liu" w:date="2026-06-11T04:46:00Z" w16du:dateUtc="2026-06-10T20:46:00Z">
        <w:r w:rsidR="002B0FD5">
          <w:rPr>
            <w:rFonts w:eastAsia="Times New Roman"/>
          </w:rPr>
          <w:t xml:space="preserve">ent </w:t>
        </w:r>
      </w:ins>
      <w:ins w:id="2750" w:author="Haiyang Liu" w:date="2026-06-11T04:44:00Z" w16du:dateUtc="2026-06-10T20:44:00Z">
        <w:r w:rsidRPr="00F13D81">
          <w:rPr>
            <w:rFonts w:eastAsia="Times New Roman"/>
          </w:rPr>
          <w:t>coders. Incidents were segmented into meaning units and analyzed through open, axial, and selective coding. This process yielded six recurring themes of unintended action: procedural mistakes, omitted steps, sequencing errors, information-entry errors, action based on incorrect assumptions, and reversible actions requiring rework.</w:t>
        </w:r>
      </w:ins>
      <w:ins w:id="2751" w:author="Haiyang Liu" w:date="2026-06-11T06:06:00Z" w16du:dateUtc="2026-06-10T22:06:00Z">
        <w:r w:rsidR="00EE249A">
          <w:rPr>
            <w:rFonts w:eastAsia="Times New Roman"/>
          </w:rPr>
          <w:t xml:space="preserve"> Frequencies and quotes are </w:t>
        </w:r>
        <w:r w:rsidR="00EE249A">
          <w:rPr>
            <w:rFonts w:eastAsia="Times New Roman"/>
          </w:rPr>
          <w:lastRenderedPageBreak/>
          <w:t>presented in Table 1.</w:t>
        </w:r>
      </w:ins>
      <w:ins w:id="2752" w:author="Haiyang Liu" w:date="2026-06-11T04:45:00Z" w16du:dateUtc="2026-06-10T20:45:00Z">
        <w:r w:rsidR="002B0FD5">
          <w:rPr>
            <w:rFonts w:eastAsia="Times New Roman"/>
          </w:rPr>
          <w:t xml:space="preserve"> </w:t>
        </w:r>
      </w:ins>
      <w:ins w:id="2753" w:author="Haiyang Liu" w:date="2026-06-11T04:44:00Z" w16du:dateUtc="2026-06-10T20:44:00Z">
        <w:r w:rsidRPr="00F13D81">
          <w:rPr>
            <w:rFonts w:eastAsia="Times New Roman"/>
          </w:rPr>
          <w:t>After the six themes had been established, two coders classified each meaning unit into one primary theme and coded each incident for the presence or absence of each theme</w:t>
        </w:r>
      </w:ins>
      <w:ins w:id="2754" w:author="Haiyang Liu" w:date="2026-06-11T04:47:00Z" w16du:dateUtc="2026-06-10T20:47:00Z">
        <w:r w:rsidR="00E838DC">
          <w:rPr>
            <w:rFonts w:eastAsia="Times New Roman"/>
          </w:rPr>
          <w:t xml:space="preserve"> independently</w:t>
        </w:r>
      </w:ins>
      <w:ins w:id="2755" w:author="Haiyang Liu" w:date="2026-06-11T04:44:00Z" w16du:dateUtc="2026-06-10T20:44:00Z">
        <w:r w:rsidRPr="00F13D81">
          <w:rPr>
            <w:rFonts w:eastAsia="Times New Roman"/>
          </w:rPr>
          <w:t xml:space="preserve">. Inter-rater reliability was </w:t>
        </w:r>
      </w:ins>
      <w:ins w:id="2756" w:author="Haiyang Liu" w:date="2026-06-11T04:47:00Z" w16du:dateUtc="2026-06-10T20:47:00Z">
        <w:r w:rsidR="000265BE">
          <w:rPr>
            <w:rFonts w:eastAsia="Times New Roman"/>
          </w:rPr>
          <w:t>acceptable</w:t>
        </w:r>
      </w:ins>
      <w:ins w:id="2757" w:author="Haiyang Liu" w:date="2026-06-11T04:44:00Z" w16du:dateUtc="2026-06-10T20:44:00Z">
        <w:r w:rsidRPr="00F13D81">
          <w:rPr>
            <w:rFonts w:eastAsia="Times New Roman"/>
          </w:rPr>
          <w:t>: Cohen’s κ = .847. We then drafted one item to represent each theme, with wording calibrated to the conceptual definition.</w:t>
        </w:r>
      </w:ins>
    </w:p>
    <w:p w14:paraId="1E309A85" w14:textId="4C7E312D" w:rsidR="000A17FA" w:rsidRPr="002B7621" w:rsidRDefault="00E8459A">
      <w:pPr>
        <w:spacing w:line="480" w:lineRule="auto"/>
        <w:rPr>
          <w:ins w:id="2758" w:author="Haiyang Liu" w:date="2026-05-18T22:34:00Z" w16du:dateUtc="2026-05-18T15:34:00Z"/>
        </w:rPr>
        <w:pPrChange w:id="2759" w:author="Hong Deng" w:date="2026-06-06T16:34:00Z" w16du:dateUtc="2026-06-06T08:34:00Z">
          <w:pPr>
            <w:spacing w:before="240" w:line="480" w:lineRule="auto"/>
          </w:pPr>
        </w:pPrChange>
      </w:pPr>
      <w:del w:id="2760" w:author="Haiyang Liu" w:date="2026-06-11T04:44:00Z" w16du:dateUtc="2026-06-10T20:44:00Z">
        <w:r w:rsidRPr="002B7621" w:rsidDel="00F13D81">
          <w:rPr>
            <w:rFonts w:eastAsia="Times New Roman"/>
          </w:rPr>
          <w:fldChar w:fldCharType="begin"/>
        </w:r>
        <w:r w:rsidR="00854327" w:rsidRPr="002B7621" w:rsidDel="00F13D81">
          <w:rPr>
            <w:rFonts w:eastAsia="Times New Roman"/>
          </w:rPr>
          <w:delInstrText xml:space="preserve"> ADDIN EN.CITE &lt;EndNote&gt;&lt;Cite&gt;&lt;Author&gt;Hinkin&lt;/Author&gt;&lt;Year&gt;1998&lt;/Year&gt;&lt;RecNum&gt;388&lt;/RecNum&gt;&lt;DisplayText&gt;(DP 1980, Hinkin 1998)&lt;/DisplayText&gt;&lt;record&gt;&lt;rec-number&gt;388&lt;/rec-number&gt;&lt;foreign-keys&gt;&lt;key app="EN" db-id="dtfvx5dd9wzs0re0zrmve9tj9p5fwat5spas" timestamp="1780734648"&gt;388&lt;/key&gt;&lt;/foreign-keys&gt;&lt;ref-type name="Journal Article"&gt;17&lt;/ref-type&gt;&lt;contributors&gt;&lt;authors&gt;&lt;author&gt;Hinkin, Timothy R&lt;/author&gt;&lt;/authors&gt;&lt;/contributors&gt;&lt;titles&gt;&lt;title&gt;A brief tutorial on the development of measures for use in survey questionnaires&lt;/title&gt;&lt;secondary-title&gt;Organizational research methods&lt;/secondary-title&gt;&lt;/titles&gt;&lt;periodical&gt;&lt;full-title&gt;Organizational Research Methods&lt;/full-title&gt;&lt;/periodical&gt;&lt;pages&gt;104-121&lt;/pages&gt;&lt;volume&gt;1&lt;/volume&gt;&lt;number&gt;1&lt;/number&gt;&lt;dates&gt;&lt;year&gt;1998&lt;/year&gt;&lt;/dates&gt;&lt;isbn&gt;1094-4281&lt;/isbn&gt;&lt;urls&gt;&lt;/urls&gt;&lt;/record&gt;&lt;/Cite&gt;&lt;Cite&gt;&lt;Author&gt;DP&lt;/Author&gt;&lt;Year&gt;1980&lt;/Year&gt;&lt;RecNum&gt;389&lt;/RecNum&gt;&lt;record&gt;&lt;rec-number&gt;389&lt;/rec-number&gt;&lt;foreign-keys&gt;&lt;key app="EN" db-id="dtfvx5dd9wzs0re0zrmve9tj9p5fwat5spas" timestamp="1780734773"&gt;389&lt;/key&gt;&lt;/foreign-keys&gt;&lt;ref-type name="Journal Article"&gt;17&lt;/ref-type&gt;&lt;contributors&gt;&lt;authors&gt;&lt;author&gt;DP, SCHWAB&lt;/author&gt;&lt;/authors&gt;&lt;/contributors&gt;&lt;titles&gt;&lt;title&gt;Construct validity in organizational behavior&lt;/title&gt;&lt;secondary-title&gt;Research in Organization Behavior&lt;/secondary-title&gt;&lt;/titles&gt;&lt;periodical&gt;&lt;full-title&gt;Research in Organization Behavior&lt;/full-title&gt;&lt;/periodical&gt;&lt;pages&gt;3-43&lt;/pages&gt;&lt;volume&gt;2&lt;/volume&gt;&lt;dates&gt;&lt;year&gt;1980&lt;/year&gt;&lt;/dates&gt;&lt;urls&gt;&lt;/urls&gt;&lt;/record&gt;&lt;/Cite&gt;&lt;/EndNote&gt;</w:delInstrText>
        </w:r>
        <w:r w:rsidRPr="002B7621" w:rsidDel="00F13D81">
          <w:rPr>
            <w:rFonts w:eastAsia="Times New Roman"/>
          </w:rPr>
          <w:fldChar w:fldCharType="separate"/>
        </w:r>
        <w:r w:rsidR="00854327" w:rsidRPr="002B7621" w:rsidDel="00F13D81">
          <w:rPr>
            <w:rFonts w:eastAsia="Times New Roman"/>
            <w:noProof/>
          </w:rPr>
          <w:delText>(DP 1980, Hinkin 1998)</w:delText>
        </w:r>
        <w:r w:rsidRPr="002B7621" w:rsidDel="00F13D81">
          <w:rPr>
            <w:rFonts w:eastAsia="Times New Roman"/>
          </w:rPr>
          <w:fldChar w:fldCharType="end"/>
        </w:r>
      </w:del>
      <w:ins w:id="2761" w:author="Haiyang Liu" w:date="2026-05-18T22:34:00Z" w16du:dateUtc="2026-05-18T15:34:00Z">
        <w:r w:rsidR="000A17FA" w:rsidRPr="002B7621">
          <w:rPr>
            <w:rFonts w:eastAsia="Times New Roman"/>
            <w:b/>
            <w:bCs/>
            <w:i/>
            <w:iCs/>
          </w:rPr>
          <w:t>Phase 2: Content Validity Study</w:t>
        </w:r>
      </w:ins>
    </w:p>
    <w:p w14:paraId="49A4A985" w14:textId="22A4AF36" w:rsidR="000A17FA" w:rsidRPr="002B7621" w:rsidRDefault="000A17FA" w:rsidP="002B7621">
      <w:pPr>
        <w:spacing w:line="480" w:lineRule="auto"/>
        <w:ind w:firstLine="720"/>
        <w:rPr>
          <w:ins w:id="2762" w:author="Haiyang Liu" w:date="2026-05-18T22:34:00Z" w16du:dateUtc="2026-05-18T15:34:00Z"/>
        </w:rPr>
      </w:pPr>
      <w:ins w:id="2763" w:author="Haiyang Liu" w:date="2026-05-18T22:34:00Z" w16du:dateUtc="2026-05-18T15:34:00Z">
        <w:r w:rsidRPr="002B7621">
          <w:rPr>
            <w:rFonts w:eastAsia="Times New Roman"/>
            <w:b/>
            <w:bCs/>
            <w:i/>
            <w:iCs/>
          </w:rPr>
          <w:t>Sample and Procedure.</w:t>
        </w:r>
        <w:r w:rsidRPr="002B7621">
          <w:rPr>
            <w:rFonts w:eastAsia="Times New Roman"/>
          </w:rPr>
          <w:t xml:space="preserve"> To formally evaluate the substantive validity of the six candidate items </w:t>
        </w:r>
      </w:ins>
      <w:r w:rsidR="00510BB6">
        <w:rPr>
          <w:rFonts w:eastAsia="Times New Roman"/>
        </w:rPr>
        <w:fldChar w:fldCharType="begin"/>
      </w:r>
      <w:r w:rsidR="00510BB6">
        <w:rPr>
          <w:rFonts w:eastAsia="Times New Roman"/>
        </w:rPr>
        <w:instrText xml:space="preserve"> ADDIN EN.CITE &lt;EndNote&gt;&lt;Cite&gt;&lt;Author&gt;Anderson&lt;/Author&gt;&lt;Year&gt;1991&lt;/Year&gt;&lt;RecNum&gt;390&lt;/RecNum&gt;&lt;DisplayText&gt;(Anderson and Gerbing 1991)&lt;/DisplayText&gt;&lt;record&gt;&lt;rec-number&gt;390&lt;/rec-number&gt;&lt;foreign-keys&gt;&lt;key app="EN" db-id="dtfvx5dd9wzs0re0zrmve9tj9p5fwat5spas" timestamp="1780734913"&gt;390&lt;/key&gt;&lt;/foreign-keys&gt;&lt;ref-type name="Journal Article"&gt;17&lt;/ref-type&gt;&lt;contributors&gt;&lt;authors&gt;&lt;author&gt;Anderson, James C&lt;/author&gt;&lt;author&gt;Gerbing, David W&lt;/author&gt;&lt;/authors&gt;&lt;/contributors&gt;&lt;titles&gt;&lt;title&gt;Predicting the performance of measures in a confirmatory factor analysis with a pretest assessment of their substantive validities&lt;/title&gt;&lt;secondary-title&gt;Journal of applied psychology&lt;/secondary-title&gt;&lt;/titles&gt;&lt;periodical&gt;&lt;full-title&gt;Journal of Applied Psychology&lt;/full-title&gt;&lt;/periodical&gt;&lt;pages&gt;732-740&lt;/pages&gt;&lt;volume&gt;76&lt;/volume&gt;&lt;number&gt;5&lt;/number&gt;&lt;dates&gt;&lt;year&gt;1991&lt;/year&gt;&lt;/dates&gt;&lt;isbn&gt;1939-1854&lt;/isbn&gt;&lt;urls&gt;&lt;/urls&gt;&lt;/record&gt;&lt;/Cite&gt;&lt;/EndNote&gt;</w:instrText>
      </w:r>
      <w:r w:rsidR="00510BB6">
        <w:rPr>
          <w:rFonts w:eastAsia="Times New Roman"/>
        </w:rPr>
        <w:fldChar w:fldCharType="separate"/>
      </w:r>
      <w:r w:rsidR="00510BB6">
        <w:rPr>
          <w:rFonts w:eastAsia="Times New Roman"/>
          <w:noProof/>
        </w:rPr>
        <w:t>(Anderson and Gerbing 1991)</w:t>
      </w:r>
      <w:r w:rsidR="00510BB6">
        <w:rPr>
          <w:rFonts w:eastAsia="Times New Roman"/>
        </w:rPr>
        <w:fldChar w:fldCharType="end"/>
      </w:r>
      <w:ins w:id="2764" w:author="Haiyang Liu" w:date="2026-05-18T22:34:00Z" w16du:dateUtc="2026-05-18T15:34:00Z">
        <w:del w:id="2765" w:author="Hong Deng" w:date="2026-06-06T16:35:00Z" w16du:dateUtc="2026-06-06T08:35:00Z">
          <w:r w:rsidRPr="002B7621" w:rsidDel="00510BB6">
            <w:rPr>
              <w:rFonts w:eastAsia="Times New Roman"/>
            </w:rPr>
            <w:delText>(Anderson &amp; Gerbing, 1991)</w:delText>
          </w:r>
        </w:del>
        <w:r w:rsidRPr="002B7621">
          <w:rPr>
            <w:rFonts w:eastAsia="Times New Roman"/>
          </w:rPr>
          <w:t xml:space="preserve">, we recruited 250 full-time employed adults from Prolific (53.6% female; </w:t>
        </w:r>
        <w:r w:rsidRPr="002B7621">
          <w:rPr>
            <w:rFonts w:eastAsia="Times New Roman"/>
            <w:i/>
            <w:iCs/>
          </w:rPr>
          <w:t>M</w:t>
        </w:r>
        <w:r w:rsidRPr="002B7621">
          <w:rPr>
            <w:rFonts w:eastAsia="Times New Roman"/>
          </w:rPr>
          <w:t xml:space="preserve"> age = 38.2 years, </w:t>
        </w:r>
        <w:r w:rsidRPr="002B7621">
          <w:rPr>
            <w:rFonts w:eastAsia="Times New Roman"/>
            <w:i/>
            <w:iCs/>
          </w:rPr>
          <w:t>SD</w:t>
        </w:r>
        <w:r w:rsidRPr="002B7621">
          <w:rPr>
            <w:rFonts w:eastAsia="Times New Roman"/>
          </w:rPr>
          <w:t xml:space="preserve"> = 11.9). Participants were native or fluent English speakers and </w:t>
        </w:r>
      </w:ins>
      <w:ins w:id="2766" w:author="Haiyang Liu" w:date="2026-05-18T22:36:00Z" w16du:dateUtc="2026-05-18T15:36:00Z">
        <w:r w:rsidRPr="002B7621">
          <w:rPr>
            <w:rFonts w:eastAsia="Times New Roman"/>
          </w:rPr>
          <w:t xml:space="preserve">were </w:t>
        </w:r>
      </w:ins>
      <w:ins w:id="2767" w:author="Haiyang Liu" w:date="2026-05-18T22:34:00Z" w16du:dateUtc="2026-05-18T15:34:00Z">
        <w:r w:rsidRPr="002B7621">
          <w:rPr>
            <w:rFonts w:eastAsia="Times New Roman"/>
          </w:rPr>
          <w:t>currently employed full</w:t>
        </w:r>
      </w:ins>
      <w:ins w:id="2768" w:author="Haiyang Liu" w:date="2026-05-18T22:36:00Z" w16du:dateUtc="2026-05-18T15:36:00Z">
        <w:r w:rsidRPr="002B7621">
          <w:rPr>
            <w:rFonts w:eastAsia="Times New Roman"/>
          </w:rPr>
          <w:t>-</w:t>
        </w:r>
      </w:ins>
      <w:ins w:id="2769" w:author="Haiyang Liu" w:date="2026-05-18T22:34:00Z" w16du:dateUtc="2026-05-18T15:34:00Z">
        <w:r w:rsidRPr="002B7621">
          <w:rPr>
            <w:rFonts w:eastAsia="Times New Roman"/>
          </w:rPr>
          <w:t>time. Following</w:t>
        </w:r>
      </w:ins>
      <w:ins w:id="2770" w:author="Hong Deng" w:date="2026-06-06T16:36:00Z" w16du:dateUtc="2026-06-06T08:36:00Z">
        <w:r w:rsidR="00FE4EF4">
          <w:rPr>
            <w:rFonts w:eastAsia="Times New Roman"/>
          </w:rPr>
          <w:t xml:space="preserve"> the</w:t>
        </w:r>
      </w:ins>
      <w:ins w:id="2771" w:author="Haiyang Liu" w:date="2026-05-18T22:34:00Z" w16du:dateUtc="2026-05-18T15:34:00Z">
        <w:r w:rsidRPr="002B7621">
          <w:rPr>
            <w:rFonts w:eastAsia="Times New Roman"/>
          </w:rPr>
          <w:t xml:space="preserve"> </w:t>
        </w:r>
      </w:ins>
      <w:ins w:id="2772" w:author="Hong Deng" w:date="2026-06-06T16:36:00Z" w16du:dateUtc="2026-06-06T08:36:00Z">
        <w:r w:rsidR="00FE4EF4" w:rsidRPr="002B7621">
          <w:rPr>
            <w:rFonts w:eastAsia="Times New Roman"/>
          </w:rPr>
          <w:t>item-sorting procedure</w:t>
        </w:r>
        <w:r w:rsidR="00FE4EF4">
          <w:rPr>
            <w:rFonts w:eastAsia="Times New Roman"/>
          </w:rPr>
          <w:t xml:space="preserve"> of </w:t>
        </w:r>
      </w:ins>
      <w:r w:rsidR="00FE4EF4">
        <w:rPr>
          <w:rFonts w:eastAsia="Times New Roman"/>
        </w:rPr>
        <w:fldChar w:fldCharType="begin"/>
      </w:r>
      <w:r w:rsidR="00FE4EF4">
        <w:rPr>
          <w:rFonts w:eastAsia="Times New Roman"/>
        </w:rPr>
        <w:instrText xml:space="preserve"> ADDIN EN.CITE &lt;EndNote&gt;&lt;Cite AuthorYear="1"&gt;&lt;Author&gt;Anderson&lt;/Author&gt;&lt;Year&gt;1991&lt;/Year&gt;&lt;RecNum&gt;390&lt;/RecNum&gt;&lt;DisplayText&gt;Anderson and Gerbing (1991)&lt;/DisplayText&gt;&lt;record&gt;&lt;rec-number&gt;390&lt;/rec-number&gt;&lt;foreign-keys&gt;&lt;key app="EN" db-id="dtfvx5dd9wzs0re0zrmve9tj9p5fwat5spas" timestamp="1780734913"&gt;390&lt;/key&gt;&lt;/foreign-keys&gt;&lt;ref-type name="Journal Article"&gt;17&lt;/ref-type&gt;&lt;contributors&gt;&lt;authors&gt;&lt;author&gt;Anderson, James C&lt;/author&gt;&lt;author&gt;Gerbing, David W&lt;/author&gt;&lt;/authors&gt;&lt;/contributors&gt;&lt;titles&gt;&lt;title&gt;Predicting the performance of measures in a confirmatory factor analysis with a pretest assessment of their substantive validities&lt;/title&gt;&lt;secondary-title&gt;Journal of applied psychology&lt;/secondary-title&gt;&lt;/titles&gt;&lt;periodical&gt;&lt;full-title&gt;Journal of Applied Psychology&lt;/full-title&gt;&lt;/periodical&gt;&lt;pages&gt;732-740&lt;/pages&gt;&lt;volume&gt;76&lt;/volume&gt;&lt;number&gt;5&lt;/number&gt;&lt;dates&gt;&lt;year&gt;1991&lt;/year&gt;&lt;/dates&gt;&lt;isbn&gt;1939-1854&lt;/isbn&gt;&lt;urls&gt;&lt;/urls&gt;&lt;/record&gt;&lt;/Cite&gt;&lt;/EndNote&gt;</w:instrText>
      </w:r>
      <w:r w:rsidR="00FE4EF4">
        <w:rPr>
          <w:rFonts w:eastAsia="Times New Roman"/>
        </w:rPr>
        <w:fldChar w:fldCharType="separate"/>
      </w:r>
      <w:r w:rsidR="00FE4EF4">
        <w:rPr>
          <w:rFonts w:eastAsia="Times New Roman"/>
          <w:noProof/>
        </w:rPr>
        <w:t>Anderson and Gerbing (1991)</w:t>
      </w:r>
      <w:r w:rsidR="00FE4EF4">
        <w:rPr>
          <w:rFonts w:eastAsia="Times New Roman"/>
        </w:rPr>
        <w:fldChar w:fldCharType="end"/>
      </w:r>
      <w:ins w:id="2773" w:author="Haiyang Liu" w:date="2026-05-18T22:34:00Z" w16du:dateUtc="2026-05-18T15:34:00Z">
        <w:del w:id="2774" w:author="Hong Deng" w:date="2026-06-06T16:36:00Z" w16du:dateUtc="2026-06-06T08:36:00Z">
          <w:r w:rsidRPr="002B7621" w:rsidDel="00FE4EF4">
            <w:rPr>
              <w:rFonts w:eastAsia="Times New Roman"/>
            </w:rPr>
            <w:delText>Anderson and Gerbing’s (1991) item-sorting procedure</w:delText>
          </w:r>
        </w:del>
        <w:r w:rsidRPr="002B7621">
          <w:rPr>
            <w:rFonts w:eastAsia="Times New Roman"/>
          </w:rPr>
          <w:t>, participants read short definitions of seven workplace constructs and then classified each of 33 items according to the construct it most clearly reflected. The seven construct definitions were: action error (focal construct), work mastery (Spreitzer, 1995), overall performance (Chen &amp; Aryee, 2007), organizational deviance (Bennett &amp; Robinson, 2000), task proficiency, task adaptivity, and task proactivity (Griffin et al., 2007). The six action error items were embedded among 27 items from existing scales for these comparison constructs. Items were presented in a random order, and the construct labels in the response matrix were also randomized across participants. Participants were paid £</w:t>
        </w:r>
      </w:ins>
      <w:ins w:id="2775" w:author="Haiyang Liu" w:date="2026-05-18T22:38:00Z" w16du:dateUtc="2026-05-18T15:38:00Z">
        <w:r w:rsidRPr="002B7621">
          <w:rPr>
            <w:rFonts w:eastAsia="Times New Roman"/>
          </w:rPr>
          <w:t>XX</w:t>
        </w:r>
      </w:ins>
      <w:ins w:id="2776" w:author="Haiyang Liu" w:date="2026-05-18T22:34:00Z" w16du:dateUtc="2026-05-18T15:34:00Z">
        <w:r w:rsidRPr="002B7621">
          <w:rPr>
            <w:rFonts w:eastAsia="Times New Roman"/>
          </w:rPr>
          <w:t>.00 for a survey taking 8–12 minutes.</w:t>
        </w:r>
      </w:ins>
    </w:p>
    <w:p w14:paraId="50626A8D" w14:textId="76D3AABE" w:rsidR="000A17FA" w:rsidRPr="002B7621" w:rsidRDefault="000A17FA" w:rsidP="002B7621">
      <w:pPr>
        <w:spacing w:line="480" w:lineRule="auto"/>
        <w:ind w:firstLine="720"/>
        <w:rPr>
          <w:ins w:id="2777" w:author="Haiyang Liu" w:date="2026-05-18T22:34:00Z" w16du:dateUtc="2026-05-18T15:34:00Z"/>
        </w:rPr>
      </w:pPr>
      <w:ins w:id="2778" w:author="Haiyang Liu" w:date="2026-05-18T22:34:00Z" w16du:dateUtc="2026-05-18T15:34:00Z">
        <w:r w:rsidRPr="002B7621">
          <w:rPr>
            <w:rFonts w:eastAsia="Times New Roman"/>
            <w:b/>
            <w:bCs/>
            <w:i/>
            <w:iCs/>
          </w:rPr>
          <w:t>Results.</w:t>
        </w:r>
        <w:r w:rsidRPr="002B7621">
          <w:rPr>
            <w:rFonts w:eastAsia="Times New Roman"/>
          </w:rPr>
          <w:t xml:space="preserve"> For each item, we computed the proportion of substantive agreement, </w:t>
        </w:r>
        <w:r w:rsidRPr="002B7621">
          <w:rPr>
            <w:rFonts w:eastAsia="Times New Roman"/>
            <w:i/>
            <w:iCs/>
          </w:rPr>
          <w:t>psa</w:t>
        </w:r>
        <w:r w:rsidRPr="002B7621">
          <w:rPr>
            <w:rFonts w:eastAsia="Times New Roman"/>
          </w:rPr>
          <w:t xml:space="preserve">, and the coefficient of substantive validity, </w:t>
        </w:r>
        <w:r w:rsidRPr="002B7621">
          <w:rPr>
            <w:rFonts w:eastAsia="Times New Roman"/>
            <w:i/>
            <w:iCs/>
          </w:rPr>
          <w:t>csv</w:t>
        </w:r>
      </w:ins>
      <w:ins w:id="2779" w:author="Haiyang Liu" w:date="2026-05-19T10:30:00Z" w16du:dateUtc="2026-05-19T03:30:00Z">
        <w:r w:rsidR="00156028" w:rsidRPr="002B7621">
          <w:rPr>
            <w:rFonts w:eastAsia="Times New Roman"/>
          </w:rPr>
          <w:t>.</w:t>
        </w:r>
      </w:ins>
      <w:ins w:id="2780" w:author="Haiyang Liu" w:date="2026-05-18T22:34:00Z" w16du:dateUtc="2026-05-18T15:34:00Z">
        <w:r w:rsidRPr="002B7621">
          <w:rPr>
            <w:rFonts w:eastAsia="Times New Roman"/>
          </w:rPr>
          <w:t xml:space="preserve"> The </w:t>
        </w:r>
        <w:r w:rsidRPr="002B7621">
          <w:rPr>
            <w:rFonts w:eastAsia="Times New Roman"/>
            <w:i/>
            <w:iCs/>
          </w:rPr>
          <w:t>csv</w:t>
        </w:r>
        <w:r w:rsidRPr="002B7621">
          <w:rPr>
            <w:rFonts w:eastAsia="Times New Roman"/>
          </w:rPr>
          <w:t xml:space="preserve"> index ranges from –1 to +1; positive values indicate that the item is more often classified as reflecting the intended construct than any other construct. We evaluated each </w:t>
        </w:r>
        <w:r w:rsidRPr="002B7621">
          <w:rPr>
            <w:rFonts w:eastAsia="Times New Roman"/>
            <w:i/>
            <w:iCs/>
          </w:rPr>
          <w:t>csv</w:t>
        </w:r>
        <w:r w:rsidRPr="002B7621">
          <w:rPr>
            <w:rFonts w:eastAsia="Times New Roman"/>
          </w:rPr>
          <w:t xml:space="preserve"> against the one-sided binomial critical value at .05 (Colquitt et al., 2019).</w:t>
        </w:r>
      </w:ins>
      <w:ins w:id="2781" w:author="Haiyang Liu" w:date="2026-05-18T22:39:00Z" w16du:dateUtc="2026-05-18T15:39:00Z">
        <w:r w:rsidR="002C7082" w:rsidRPr="002B7621">
          <w:t xml:space="preserve"> </w:t>
        </w:r>
      </w:ins>
      <w:ins w:id="2782" w:author="Haiyang Liu" w:date="2026-05-19T11:03:00Z" w16du:dateUtc="2026-05-19T04:03:00Z">
        <w:r w:rsidR="00E33042" w:rsidRPr="002B7621">
          <w:rPr>
            <w:rFonts w:eastAsia="Times New Roman"/>
          </w:rPr>
          <w:t>The</w:t>
        </w:r>
      </w:ins>
      <w:ins w:id="2783" w:author="Haiyang Liu" w:date="2026-05-18T22:34:00Z" w16du:dateUtc="2026-05-18T15:34:00Z">
        <w:r w:rsidRPr="002B7621">
          <w:rPr>
            <w:rFonts w:eastAsia="Times New Roman"/>
          </w:rPr>
          <w:t xml:space="preserve"> action-error items </w:t>
        </w:r>
      </w:ins>
      <w:ins w:id="2784" w:author="Haiyang Liu" w:date="2026-05-19T11:03:00Z" w16du:dateUtc="2026-05-19T04:03:00Z">
        <w:r w:rsidR="00E33042" w:rsidRPr="002B7621">
          <w:t xml:space="preserve">showed strong content validity. Across the six action-error items, mean </w:t>
        </w:r>
        <w:r w:rsidR="00E33042" w:rsidRPr="002B7621">
          <w:rPr>
            <w:i/>
            <w:iCs/>
            <w:rPrChange w:id="2785" w:author="Hong Deng" w:date="2026-06-06T16:34:00Z" w16du:dateUtc="2026-06-06T08:34:00Z">
              <w:rPr/>
            </w:rPrChange>
          </w:rPr>
          <w:t>psa</w:t>
        </w:r>
        <w:r w:rsidR="00E33042" w:rsidRPr="002B7621">
          <w:t xml:space="preserve"> was .779, and mean </w:t>
        </w:r>
        <w:r w:rsidR="00E33042" w:rsidRPr="002B7621">
          <w:rPr>
            <w:i/>
            <w:iCs/>
            <w:rPrChange w:id="2786" w:author="Hong Deng" w:date="2026-06-06T16:34:00Z" w16du:dateUtc="2026-06-06T08:34:00Z">
              <w:rPr/>
            </w:rPrChange>
          </w:rPr>
          <w:t>csv</w:t>
        </w:r>
        <w:r w:rsidR="00E33042" w:rsidRPr="002B7621">
          <w:t xml:space="preserve"> was .697 </w:t>
        </w:r>
        <w:r w:rsidR="00E33042" w:rsidRPr="002B7621">
          <w:rPr>
            <w:rFonts w:eastAsia="Times New Roman"/>
          </w:rPr>
          <w:t xml:space="preserve">(range </w:t>
        </w:r>
        <w:r w:rsidR="00E33042" w:rsidRPr="002B7621">
          <w:rPr>
            <w:rFonts w:eastAsia="Times New Roman"/>
            <w:i/>
            <w:iCs/>
          </w:rPr>
          <w:t>csv</w:t>
        </w:r>
        <w:r w:rsidR="00E33042" w:rsidRPr="002B7621">
          <w:rPr>
            <w:rFonts w:eastAsia="Times New Roman"/>
          </w:rPr>
          <w:t xml:space="preserve"> = .576 to .796)</w:t>
        </w:r>
        <w:r w:rsidR="00E33042" w:rsidRPr="002B7621">
          <w:t xml:space="preserve">. Each action-error </w:t>
        </w:r>
        <w:r w:rsidR="00E33042" w:rsidRPr="002B7621">
          <w:lastRenderedPageBreak/>
          <w:t xml:space="preserve">item exceeded the .05 critical </w:t>
        </w:r>
        <w:r w:rsidR="00E33042" w:rsidRPr="002B7621">
          <w:rPr>
            <w:i/>
            <w:iCs/>
          </w:rPr>
          <w:t>csv</w:t>
        </w:r>
        <w:r w:rsidR="00E33042" w:rsidRPr="002B7621">
          <w:t xml:space="preserve"> threshold and was classified significantly more often into action error than into any competing construct. These results indicate that the new items capture a distinct action-error construct rather than general task proficiency, global performance, work mastery, organizational deviance, task adaptivity, or task proactivity.</w:t>
        </w:r>
      </w:ins>
      <w:ins w:id="2787" w:author="Haiyang Liu" w:date="2026-05-19T11:04:00Z" w16du:dateUtc="2026-05-19T04:04:00Z">
        <w:r w:rsidR="00E33042" w:rsidRPr="002B7621">
          <w:rPr>
            <w:rFonts w:eastAsia="Times New Roman"/>
          </w:rPr>
          <w:t xml:space="preserve"> In particular, t</w:t>
        </w:r>
      </w:ins>
      <w:ins w:id="2788" w:author="Haiyang Liu" w:date="2026-05-18T22:34:00Z" w16du:dateUtc="2026-05-18T15:34:00Z">
        <w:r w:rsidRPr="002B7621">
          <w:rPr>
            <w:rFonts w:eastAsia="Times New Roman"/>
          </w:rPr>
          <w:t>he least-correlated comparison constructs across items were work mastery and overall performance.</w:t>
        </w:r>
      </w:ins>
      <w:ins w:id="2789" w:author="Haiyang Liu" w:date="2026-05-19T11:04:00Z" w16du:dateUtc="2026-05-19T04:04:00Z">
        <w:r w:rsidR="00E33042" w:rsidRPr="002B7621">
          <w:rPr>
            <w:rFonts w:eastAsia="Times New Roman"/>
          </w:rPr>
          <w:t xml:space="preserve"> Details of the results can be fo</w:t>
        </w:r>
      </w:ins>
      <w:ins w:id="2790" w:author="Haiyang Liu" w:date="2026-05-19T11:05:00Z" w16du:dateUtc="2026-05-19T04:05:00Z">
        <w:r w:rsidR="00E33042" w:rsidRPr="002B7621">
          <w:rPr>
            <w:rFonts w:eastAsia="Times New Roman"/>
          </w:rPr>
          <w:t xml:space="preserve">und in the online OSF appendix. </w:t>
        </w:r>
      </w:ins>
    </w:p>
    <w:p w14:paraId="6A77B48E" w14:textId="44A1268F" w:rsidR="0001444F" w:rsidRPr="002B7621" w:rsidRDefault="002C7082">
      <w:pPr>
        <w:widowControl w:val="0"/>
        <w:snapToGrid w:val="0"/>
        <w:spacing w:line="480" w:lineRule="auto"/>
        <w:jc w:val="center"/>
        <w:rPr>
          <w:ins w:id="2791" w:author="Haiyang Liu" w:date="2026-05-18T22:26:00Z" w16du:dateUtc="2026-05-18T15:26:00Z"/>
          <w:rFonts w:eastAsia="Times New Roman"/>
          <w:b/>
          <w:bCs/>
          <w:rPrChange w:id="2792" w:author="Hong Deng" w:date="2026-06-06T16:34:00Z" w16du:dateUtc="2026-06-06T08:34:00Z">
            <w:rPr>
              <w:ins w:id="2793" w:author="Haiyang Liu" w:date="2026-05-18T22:26:00Z" w16du:dateUtc="2026-05-18T15:26:00Z"/>
              <w:rFonts w:eastAsia="Times New Roman"/>
            </w:rPr>
          </w:rPrChange>
        </w:rPr>
        <w:pPrChange w:id="2794" w:author="Hong Deng" w:date="2026-06-06T16:34:00Z" w16du:dateUtc="2026-06-06T08:34:00Z">
          <w:pPr>
            <w:widowControl w:val="0"/>
            <w:snapToGrid w:val="0"/>
            <w:spacing w:line="480" w:lineRule="auto"/>
          </w:pPr>
        </w:pPrChange>
      </w:pPr>
      <w:ins w:id="2795" w:author="Haiyang Liu" w:date="2026-05-18T22:42:00Z" w16du:dateUtc="2026-05-18T15:42:00Z">
        <w:r w:rsidRPr="002B7621">
          <w:rPr>
            <w:rFonts w:eastAsia="Times New Roman"/>
            <w:b/>
            <w:bCs/>
            <w:rPrChange w:id="2796" w:author="Hong Deng" w:date="2026-06-06T16:34:00Z" w16du:dateUtc="2026-06-06T08:34:00Z">
              <w:rPr>
                <w:rFonts w:eastAsia="Times New Roman"/>
              </w:rPr>
            </w:rPrChange>
          </w:rPr>
          <w:t>Study 2</w:t>
        </w:r>
      </w:ins>
    </w:p>
    <w:p w14:paraId="777D3E76" w14:textId="297E39AF" w:rsidR="009458CE" w:rsidRPr="002B7621" w:rsidRDefault="009C0C59" w:rsidP="002B7621">
      <w:pPr>
        <w:widowControl w:val="0"/>
        <w:snapToGrid w:val="0"/>
        <w:spacing w:line="480" w:lineRule="auto"/>
        <w:rPr>
          <w:rFonts w:eastAsia="DengXian"/>
          <w:b/>
          <w:kern w:val="2"/>
        </w:rPr>
      </w:pPr>
      <w:r w:rsidRPr="002B7621">
        <w:rPr>
          <w:rFonts w:eastAsia="DengXian"/>
          <w:b/>
          <w:kern w:val="2"/>
        </w:rPr>
        <w:t>Sample and Procedure</w:t>
      </w:r>
    </w:p>
    <w:p w14:paraId="72F9BB83" w14:textId="5A45EAC1" w:rsidR="00DC08F2" w:rsidRPr="002B7621" w:rsidRDefault="00DC08F2" w:rsidP="002B7621">
      <w:pPr>
        <w:widowControl w:val="0"/>
        <w:snapToGrid w:val="0"/>
        <w:spacing w:line="480" w:lineRule="auto"/>
        <w:ind w:firstLine="709"/>
        <w:rPr>
          <w:ins w:id="2797" w:author="Haiyang Liu" w:date="2026-05-18T22:52:00Z" w16du:dateUtc="2026-05-18T15:52:00Z"/>
          <w:rFonts w:eastAsia="Times New Roman"/>
        </w:rPr>
      </w:pPr>
      <w:ins w:id="2798" w:author="Haiyang Liu" w:date="2026-05-18T22:50:00Z" w16du:dateUtc="2026-05-18T15:50:00Z">
        <w:r w:rsidRPr="002B7621">
          <w:t xml:space="preserve">We conducted a </w:t>
        </w:r>
        <w:del w:id="2799" w:author="Hong Deng" w:date="2026-06-06T16:42:00Z" w16du:dateUtc="2026-06-06T08:42:00Z">
          <w:r w:rsidRPr="002B7621" w:rsidDel="001A5EAC">
            <w:delText>four</w:delText>
          </w:r>
        </w:del>
      </w:ins>
      <w:ins w:id="2800" w:author="Hong Deng" w:date="2026-06-06T16:42:00Z" w16du:dateUtc="2026-06-06T08:42:00Z">
        <w:r w:rsidR="001A5EAC">
          <w:t>five</w:t>
        </w:r>
      </w:ins>
      <w:ins w:id="2801" w:author="Haiyang Liu" w:date="2026-05-18T22:50:00Z" w16du:dateUtc="2026-05-18T15:50:00Z">
        <w:r w:rsidRPr="002B7621">
          <w:t>-month longitudinal field study in a large pharmaceutical company in China</w:t>
        </w:r>
      </w:ins>
      <w:ins w:id="2802" w:author="Haiyang Liu" w:date="2026-05-18T22:51:00Z" w16du:dateUtc="2026-05-18T15:51:00Z">
        <w:r w:rsidRPr="002B7621">
          <w:t xml:space="preserve">, </w:t>
        </w:r>
        <w:r w:rsidRPr="002B7621">
          <w:rPr>
            <w:rFonts w:eastAsia="Times New Roman"/>
          </w:rPr>
          <w:t>with branches across the country</w:t>
        </w:r>
      </w:ins>
      <w:ins w:id="2803" w:author="Haiyang Liu" w:date="2026-05-18T22:50:00Z" w16du:dateUtc="2026-05-18T15:50:00Z">
        <w:r w:rsidRPr="002B7621">
          <w:t xml:space="preserve">. </w:t>
        </w:r>
      </w:ins>
      <w:ins w:id="2804" w:author="Haiyang Liu" w:date="2026-05-18T22:52:00Z" w16du:dateUtc="2026-05-18T15:52:00Z">
        <w:r w:rsidRPr="002B7621">
          <w:rPr>
            <w:rFonts w:eastAsia="Times New Roman"/>
          </w:rPr>
          <w:t xml:space="preserve">We surveyed </w:t>
        </w:r>
        <w:del w:id="2805" w:author="Hong Deng" w:date="2026-06-06T16:40:00Z" w16du:dateUtc="2026-06-06T08:40:00Z">
          <w:r w:rsidRPr="002B7621" w:rsidDel="003018F4">
            <w:rPr>
              <w:rFonts w:eastAsia="Times New Roman"/>
            </w:rPr>
            <w:delText>research-and-development (R&amp;D) and production teams</w:delText>
          </w:r>
        </w:del>
      </w:ins>
      <w:ins w:id="2806" w:author="Haiyang Liu" w:date="2026-05-19T10:35:00Z" w16du:dateUtc="2026-05-19T03:35:00Z">
        <w:del w:id="2807" w:author="Hong Deng" w:date="2026-06-06T16:40:00Z" w16du:dateUtc="2026-06-06T08:40:00Z">
          <w:r w:rsidR="00575977" w:rsidRPr="002B7621" w:rsidDel="003018F4">
            <w:rPr>
              <w:rFonts w:eastAsia="Times New Roman"/>
            </w:rPr>
            <w:delText>, as their jobs</w:delText>
          </w:r>
        </w:del>
      </w:ins>
      <w:ins w:id="2808" w:author="Hong Deng" w:date="2026-06-06T16:40:00Z" w16du:dateUtc="2026-06-06T08:40:00Z">
        <w:r w:rsidR="003018F4">
          <w:rPr>
            <w:rFonts w:eastAsia="Times New Roman"/>
          </w:rPr>
          <w:t>research and development (R&amp;D) and production teams because their roles were more standardized</w:t>
        </w:r>
        <w:r w:rsidR="00996AF9">
          <w:rPr>
            <w:rFonts w:eastAsia="Times New Roman"/>
          </w:rPr>
          <w:t>,</w:t>
        </w:r>
      </w:ins>
      <w:ins w:id="2809" w:author="Haiyang Liu" w:date="2026-05-19T10:35:00Z" w16du:dateUtc="2026-05-19T03:35:00Z">
        <w:del w:id="2810" w:author="Hong Deng" w:date="2026-06-06T16:40:00Z" w16du:dateUtc="2026-06-06T08:40:00Z">
          <w:r w:rsidR="00575977" w:rsidRPr="002B7621" w:rsidDel="003018F4">
            <w:rPr>
              <w:rFonts w:eastAsia="Times New Roman"/>
            </w:rPr>
            <w:delText xml:space="preserve"> were more standardized</w:delText>
          </w:r>
        </w:del>
        <w:r w:rsidR="00575977" w:rsidRPr="002B7621">
          <w:rPr>
            <w:rFonts w:eastAsia="Times New Roman"/>
          </w:rPr>
          <w:t xml:space="preserve"> and errors were easier to observe</w:t>
        </w:r>
      </w:ins>
      <w:ins w:id="2811" w:author="Haiyang Liu" w:date="2026-05-18T22:52:00Z" w16du:dateUtc="2026-05-18T15:52:00Z">
        <w:r w:rsidRPr="002B7621">
          <w:rPr>
            <w:rFonts w:eastAsia="Times New Roman"/>
          </w:rPr>
          <w:t xml:space="preserve">. All focal newcomers were fresh graduates hired through the company’s annual centralized campus recruitment program. The campus recruitment process was completed in early June, and the assigned start dates fell in late August. Importantly, candidates were screened and interviewed exclusively by subject-matter experts </w:t>
        </w:r>
        <w:del w:id="2812" w:author="Hong Deng" w:date="2026-06-06T16:41:00Z" w16du:dateUtc="2026-06-06T08:41:00Z">
          <w:r w:rsidRPr="002B7621" w:rsidDel="00D36BA4">
            <w:rPr>
              <w:rFonts w:eastAsia="Times New Roman"/>
            </w:rPr>
            <w:delText>from the headquarters and</w:delText>
          </w:r>
        </w:del>
      </w:ins>
      <w:ins w:id="2813" w:author="Hong Deng" w:date="2026-06-06T16:41:00Z" w16du:dateUtc="2026-06-06T08:41:00Z">
        <w:r w:rsidR="00D36BA4">
          <w:rPr>
            <w:rFonts w:eastAsia="Times New Roman"/>
          </w:rPr>
          <w:t>at headquarters,</w:t>
        </w:r>
      </w:ins>
      <w:ins w:id="2814" w:author="Haiyang Liu" w:date="2026-05-18T22:52:00Z" w16du:dateUtc="2026-05-18T15:52:00Z">
        <w:r w:rsidRPr="002B7621">
          <w:rPr>
            <w:rFonts w:eastAsia="Times New Roman"/>
          </w:rPr>
          <w:t xml:space="preserve"> not by team leaders; assignment of newcomers to teams was made centrally only after hiring decisions were finalized. </w:t>
        </w:r>
        <w:del w:id="2815" w:author="Hong Deng" w:date="2026-06-06T16:41:00Z" w16du:dateUtc="2026-06-06T08:41:00Z">
          <w:r w:rsidRPr="002B7621" w:rsidDel="00D36BA4">
            <w:rPr>
              <w:rFonts w:eastAsia="Times New Roman"/>
            </w:rPr>
            <w:delText>As a consequence</w:delText>
          </w:r>
        </w:del>
      </w:ins>
      <w:ins w:id="2816" w:author="Hong Deng" w:date="2026-06-06T16:41:00Z" w16du:dateUtc="2026-06-06T08:41:00Z">
        <w:r w:rsidR="00D36BA4" w:rsidRPr="002B7621">
          <w:rPr>
            <w:rFonts w:eastAsia="Times New Roman"/>
          </w:rPr>
          <w:t>Therefore</w:t>
        </w:r>
      </w:ins>
      <w:ins w:id="2817" w:author="Haiyang Liu" w:date="2026-05-18T22:52:00Z" w16du:dateUtc="2026-05-18T15:52:00Z">
        <w:r w:rsidRPr="002B7621">
          <w:rPr>
            <w:rFonts w:eastAsia="Times New Roman"/>
          </w:rPr>
          <w:t>, the focal newcomers had no prior contact with their assigned teams and could not have shaped or perceived their team’s error</w:t>
        </w:r>
        <w:del w:id="2818" w:author="Hong Deng" w:date="2026-06-06T16:41:00Z" w16du:dateUtc="2026-06-06T08:41:00Z">
          <w:r w:rsidRPr="002B7621" w:rsidDel="00D36BA4">
            <w:rPr>
              <w:rFonts w:eastAsia="Times New Roman"/>
            </w:rPr>
            <w:delText>-handling</w:delText>
          </w:r>
        </w:del>
        <w:r w:rsidRPr="002B7621">
          <w:rPr>
            <w:rFonts w:eastAsia="Times New Roman"/>
          </w:rPr>
          <w:t xml:space="preserve"> culture before entering the workplace. This feature of the setting is central to our design: it provides a natural temporal separation between the team-level antecedent and the focal newcomer’s subsequent experiences and behaviors.</w:t>
        </w:r>
      </w:ins>
    </w:p>
    <w:p w14:paraId="4957CCD7" w14:textId="00F83C87" w:rsidR="00250FFC" w:rsidRPr="002B7621" w:rsidRDefault="00DC08F2" w:rsidP="002B7621">
      <w:pPr>
        <w:spacing w:line="480" w:lineRule="auto"/>
        <w:ind w:firstLine="720"/>
        <w:rPr>
          <w:ins w:id="2819" w:author="Haiyang Liu" w:date="2026-05-19T10:44:00Z" w16du:dateUtc="2026-05-19T03:44:00Z"/>
        </w:rPr>
      </w:pPr>
      <w:ins w:id="2820" w:author="Haiyang Liu" w:date="2026-05-18T22:53:00Z" w16du:dateUtc="2026-05-18T15:53:00Z">
        <w:r w:rsidRPr="002B7621">
          <w:rPr>
            <w:rFonts w:eastAsia="Times New Roman"/>
          </w:rPr>
          <w:t xml:space="preserve">We obtained the support of the company’s CEO and worked with the headquarters HR team to identify all newly recruited graduates and their assigned teams. Data were then collected </w:t>
        </w:r>
        <w:r w:rsidRPr="002B7621">
          <w:rPr>
            <w:rFonts w:eastAsia="Times New Roman"/>
          </w:rPr>
          <w:lastRenderedPageBreak/>
          <w:t>in five waves spanning the period from one month before newcomer entry to four months after</w:t>
        </w:r>
      </w:ins>
      <w:ins w:id="2821" w:author="Haiyang Liu" w:date="2026-05-19T10:54:00Z" w16du:dateUtc="2026-05-19T03:54:00Z">
        <w:r w:rsidR="00D76F9F" w:rsidRPr="002B7621">
          <w:rPr>
            <w:rStyle w:val="FootnoteReference"/>
            <w:rFonts w:eastAsia="Times New Roman"/>
          </w:rPr>
          <w:footnoteReference w:id="1"/>
        </w:r>
      </w:ins>
      <w:ins w:id="2827" w:author="Haiyang Liu" w:date="2026-05-18T22:53:00Z" w16du:dateUtc="2026-05-18T15:53:00Z">
        <w:r w:rsidRPr="002B7621">
          <w:rPr>
            <w:rFonts w:eastAsia="Times New Roman"/>
          </w:rPr>
          <w:t>.</w:t>
        </w:r>
      </w:ins>
      <w:ins w:id="2828" w:author="Haiyang Liu" w:date="2026-05-18T22:55:00Z" w16du:dateUtc="2026-05-18T15:55:00Z">
        <w:r w:rsidR="00491909" w:rsidRPr="002B7621">
          <w:rPr>
            <w:rFonts w:eastAsia="Times New Roman"/>
          </w:rPr>
          <w:t xml:space="preserve"> </w:t>
        </w:r>
      </w:ins>
      <w:ins w:id="2829" w:author="Haiyang Liu" w:date="2026-05-19T10:41:00Z" w16du:dateUtc="2026-05-19T03:41:00Z">
        <w:r w:rsidR="00250FFC" w:rsidRPr="002B7621">
          <w:t xml:space="preserve">At Wave 0, approximately one month before newcomer entry, we contacted 318 teams, of which 308 agreed to participate. We invited five members from each participating team to rate team error management culture, team error aversion culture, </w:t>
        </w:r>
      </w:ins>
      <w:ins w:id="2830" w:author="Haiyang Liu" w:date="2026-05-19T10:43:00Z" w16du:dateUtc="2026-05-19T03:43:00Z">
        <w:r w:rsidR="00250FFC" w:rsidRPr="002B7621">
          <w:t xml:space="preserve">and </w:t>
        </w:r>
      </w:ins>
      <w:ins w:id="2831" w:author="Haiyang Liu" w:date="2026-05-19T10:42:00Z" w16du:dateUtc="2026-05-19T03:42:00Z">
        <w:r w:rsidR="00250FFC" w:rsidRPr="002B7621">
          <w:rPr>
            <w:rFonts w:eastAsia="Times New Roman"/>
          </w:rPr>
          <w:t>psychological safety</w:t>
        </w:r>
      </w:ins>
      <w:ins w:id="2832" w:author="Haiyang Liu" w:date="2026-05-19T10:41:00Z" w16du:dateUtc="2026-05-19T03:41:00Z">
        <w:r w:rsidR="00250FFC" w:rsidRPr="002B7621">
          <w:t xml:space="preserve">. These </w:t>
        </w:r>
      </w:ins>
      <w:ins w:id="2833" w:author="Haiyang Liu" w:date="2026-05-19T10:43:00Z" w16du:dateUtc="2026-05-19T03:43:00Z">
        <w:r w:rsidR="00250FFC" w:rsidRPr="002B7621">
          <w:t>participants</w:t>
        </w:r>
      </w:ins>
      <w:ins w:id="2834" w:author="Haiyang Liu" w:date="2026-05-19T10:41:00Z" w16du:dateUtc="2026-05-19T03:41:00Z">
        <w:r w:rsidR="00250FFC" w:rsidRPr="002B7621">
          <w:t xml:space="preserve"> were neither the newcomer’s mentor nor the newcomer’s supervisor. We also collected additional team-level controls, including leader feedback specificity and leader-team interaction frequency. This Wave 0 design allowed us to measure the team climate before the focal newcomer joined the team </w:t>
        </w:r>
      </w:ins>
      <w:ins w:id="2835" w:author="Haiyang Liu" w:date="2026-05-19T10:43:00Z" w16du:dateUtc="2026-05-19T03:43:00Z">
        <w:r w:rsidR="00250FFC" w:rsidRPr="002B7621">
          <w:t>to establish the causality</w:t>
        </w:r>
      </w:ins>
      <w:ins w:id="2836" w:author="Haiyang Liu" w:date="2026-05-19T10:41:00Z" w16du:dateUtc="2026-05-19T03:41:00Z">
        <w:r w:rsidR="00250FFC" w:rsidRPr="002B7621">
          <w:t>.</w:t>
        </w:r>
      </w:ins>
      <w:ins w:id="2837" w:author="Haiyang Liu" w:date="2026-05-19T10:43:00Z" w16du:dateUtc="2026-05-19T03:43:00Z">
        <w:r w:rsidR="00250FFC" w:rsidRPr="002B7621">
          <w:t xml:space="preserve"> </w:t>
        </w:r>
      </w:ins>
    </w:p>
    <w:p w14:paraId="0E5EDF1E" w14:textId="7DDC5663" w:rsidR="008E5FEE" w:rsidRPr="002B7621" w:rsidDel="008E5FEE" w:rsidRDefault="00250FFC" w:rsidP="003018F4">
      <w:pPr>
        <w:widowControl w:val="0"/>
        <w:snapToGrid w:val="0"/>
        <w:spacing w:line="480" w:lineRule="auto"/>
        <w:ind w:firstLine="709"/>
        <w:rPr>
          <w:del w:id="2838" w:author="Haiyang Liu" w:date="2026-05-19T10:56:00Z" w16du:dateUtc="2026-05-19T03:56:00Z"/>
          <w:moveTo w:id="2839" w:author="Haiyang Liu" w:date="2026-05-19T10:56:00Z" w16du:dateUtc="2026-05-19T03:56:00Z"/>
          <w:rFonts w:eastAsia="DengXian"/>
          <w:kern w:val="2"/>
        </w:rPr>
      </w:pPr>
      <w:commentRangeStart w:id="2840"/>
      <w:ins w:id="2841" w:author="Haiyang Liu" w:date="2026-05-19T10:41:00Z" w16du:dateUtc="2026-05-19T03:41:00Z">
        <w:r w:rsidRPr="002B7621">
          <w:t>At Wave 1</w:t>
        </w:r>
      </w:ins>
      <w:commentRangeEnd w:id="2840"/>
      <w:r w:rsidR="005E2DCE" w:rsidRPr="003018F4">
        <w:rPr>
          <w:rStyle w:val="CommentReference"/>
          <w:sz w:val="24"/>
          <w:szCs w:val="24"/>
        </w:rPr>
        <w:commentReference w:id="2840"/>
      </w:r>
      <w:ins w:id="2842" w:author="Haiyang Liu" w:date="2026-05-19T10:41:00Z" w16du:dateUtc="2026-05-19T03:41:00Z">
        <w:r w:rsidRPr="003018F4">
          <w:t xml:space="preserve">, one month after newcomer entry, newcomers reported external locus of control, proactivity, learning goal orientation, and performance goal orientation. </w:t>
        </w:r>
      </w:ins>
      <w:ins w:id="2843" w:author="Haiyang Liu" w:date="2026-05-19T10:44:00Z" w16du:dateUtc="2026-05-19T03:44:00Z">
        <w:r w:rsidRPr="002B7621">
          <w:t>As</w:t>
        </w:r>
      </w:ins>
      <w:ins w:id="2844" w:author="Haiyang Liu" w:date="2026-05-19T10:41:00Z" w16du:dateUtc="2026-05-19T03:41:00Z">
        <w:r w:rsidRPr="002B7621">
          <w:t xml:space="preserve"> additional</w:t>
        </w:r>
      </w:ins>
      <w:ins w:id="2845" w:author="Haiyang Liu" w:date="2026-05-19T10:45:00Z" w16du:dateUtc="2026-05-19T03:45:00Z">
        <w:r w:rsidRPr="002B7621">
          <w:t xml:space="preserve"> </w:t>
        </w:r>
      </w:ins>
      <w:ins w:id="2846" w:author="Haiyang Liu" w:date="2026-05-19T10:41:00Z" w16du:dateUtc="2026-05-19T03:41:00Z">
        <w:r w:rsidRPr="002B7621">
          <w:t>control</w:t>
        </w:r>
      </w:ins>
      <w:ins w:id="2847" w:author="Haiyang Liu" w:date="2026-05-19T10:44:00Z" w16du:dateUtc="2026-05-19T03:44:00Z">
        <w:r w:rsidRPr="002B7621">
          <w:t>s</w:t>
        </w:r>
      </w:ins>
      <w:ins w:id="2848" w:author="Haiyang Liu" w:date="2026-05-19T10:41:00Z" w16du:dateUtc="2026-05-19T03:41:00Z">
        <w:r w:rsidRPr="002B7621">
          <w:t>, newcomers also reported risk aversion and self-efficacy. At Waves 1, 2, 3, and 4</w:t>
        </w:r>
      </w:ins>
      <w:ins w:id="2849" w:author="Haiyang Liu" w:date="2026-05-19T10:46:00Z" w16du:dateUtc="2026-05-19T03:46:00Z">
        <w:r w:rsidRPr="002B7621">
          <w:t xml:space="preserve"> (</w:t>
        </w:r>
      </w:ins>
      <w:ins w:id="2850" w:author="Haiyang Liu" w:date="2026-05-19T10:47:00Z" w16du:dateUtc="2026-05-19T03:47:00Z">
        <w:r w:rsidRPr="002B7621">
          <w:t>one, two</w:t>
        </w:r>
      </w:ins>
      <w:ins w:id="2851" w:author="Haiyang Liu" w:date="2026-05-19T10:46:00Z" w16du:dateUtc="2026-05-19T03:46:00Z">
        <w:r w:rsidRPr="002B7621">
          <w:t xml:space="preserve">, </w:t>
        </w:r>
      </w:ins>
      <w:ins w:id="2852" w:author="Haiyang Liu" w:date="2026-05-19T10:47:00Z" w16du:dateUtc="2026-05-19T03:47:00Z">
        <w:r w:rsidRPr="002B7621">
          <w:t>three</w:t>
        </w:r>
      </w:ins>
      <w:ins w:id="2853" w:author="Haiyang Liu" w:date="2026-05-19T10:46:00Z" w16du:dateUtc="2026-05-19T03:46:00Z">
        <w:r w:rsidRPr="002B7621">
          <w:t xml:space="preserve">, and </w:t>
        </w:r>
      </w:ins>
      <w:ins w:id="2854" w:author="Haiyang Liu" w:date="2026-05-19T10:47:00Z" w16du:dateUtc="2026-05-19T03:47:00Z">
        <w:r w:rsidRPr="002B7621">
          <w:t>four</w:t>
        </w:r>
      </w:ins>
      <w:ins w:id="2855" w:author="Haiyang Liu" w:date="2026-05-19T10:46:00Z" w16du:dateUtc="2026-05-19T03:46:00Z">
        <w:r w:rsidRPr="002B7621">
          <w:t xml:space="preserve"> months after the entry)</w:t>
        </w:r>
      </w:ins>
      <w:ins w:id="2856" w:author="Haiyang Liu" w:date="2026-05-19T10:41:00Z" w16du:dateUtc="2026-05-19T03:41:00Z">
        <w:r w:rsidRPr="002B7621">
          <w:t>, the newcomer’s mentor</w:t>
        </w:r>
      </w:ins>
      <w:ins w:id="2857" w:author="Haiyang Liu" w:date="2026-05-19T14:42:00Z" w16du:dateUtc="2026-05-19T07:42:00Z">
        <w:r w:rsidR="00583D7E" w:rsidRPr="002B7621">
          <w:rPr>
            <w:rStyle w:val="FootnoteReference"/>
          </w:rPr>
          <w:footnoteReference w:id="2"/>
        </w:r>
      </w:ins>
      <w:ins w:id="2861" w:author="Haiyang Liu" w:date="2026-05-19T10:41:00Z" w16du:dateUtc="2026-05-19T03:41:00Z">
        <w:r w:rsidRPr="002B7621">
          <w:t xml:space="preserve"> rated the newcomer’s action errors. At </w:t>
        </w:r>
      </w:ins>
      <w:ins w:id="2862" w:author="Haiyang Liu" w:date="2026-05-19T10:49:00Z" w16du:dateUtc="2026-05-19T03:49:00Z">
        <w:r w:rsidR="00BF0021" w:rsidRPr="002B7621">
          <w:t>the last wave</w:t>
        </w:r>
      </w:ins>
      <w:ins w:id="2863" w:author="Haiyang Liu" w:date="2026-05-19T10:50:00Z" w16du:dateUtc="2026-05-19T03:50:00Z">
        <w:r w:rsidR="00BF0021" w:rsidRPr="002B7621">
          <w:t xml:space="preserve"> (Wave 4)</w:t>
        </w:r>
      </w:ins>
      <w:ins w:id="2864" w:author="Haiyang Liu" w:date="2026-05-19T10:41:00Z" w16du:dateUtc="2026-05-19T03:41:00Z">
        <w:r w:rsidRPr="002B7621">
          <w:t>, mentors also rated mentor-newcomer interaction frequency. At the same wave</w:t>
        </w:r>
      </w:ins>
      <w:ins w:id="2865" w:author="Haiyang Liu" w:date="2026-05-19T10:50:00Z" w16du:dateUtc="2026-05-19T03:50:00Z">
        <w:r w:rsidR="00BF0021" w:rsidRPr="002B7621">
          <w:t xml:space="preserve"> (Wave 4)</w:t>
        </w:r>
      </w:ins>
      <w:ins w:id="2866" w:author="Haiyang Liu" w:date="2026-05-19T10:41:00Z" w16du:dateUtc="2026-05-19T03:41:00Z">
        <w:r w:rsidRPr="002B7621">
          <w:t>, the newcomer’s leader rated the newcomer’s overall performance and additional</w:t>
        </w:r>
      </w:ins>
      <w:ins w:id="2867" w:author="Haiyang Liu" w:date="2026-05-19T10:50:00Z" w16du:dateUtc="2026-05-19T03:50:00Z">
        <w:r w:rsidR="00BF0021" w:rsidRPr="002B7621">
          <w:t xml:space="preserve"> </w:t>
        </w:r>
      </w:ins>
      <w:ins w:id="2868" w:author="Haiyang Liu" w:date="2026-05-19T10:41:00Z" w16du:dateUtc="2026-05-19T03:41:00Z">
        <w:r w:rsidRPr="002B7621">
          <w:t>control</w:t>
        </w:r>
      </w:ins>
      <w:ins w:id="2869" w:author="Haiyang Liu" w:date="2026-05-19T10:50:00Z" w16du:dateUtc="2026-05-19T03:50:00Z">
        <w:r w:rsidR="00BF0021" w:rsidRPr="002B7621">
          <w:t>s</w:t>
        </w:r>
      </w:ins>
      <w:ins w:id="2870" w:author="Haiyang Liu" w:date="2026-05-19T10:41:00Z" w16du:dateUtc="2026-05-19T03:41:00Z">
        <w:r w:rsidRPr="002B7621">
          <w:t>, leader-newcomer interaction frequency and leader role modeling toward the newcomer. The final analytic sample included 294 newcomer-team units</w:t>
        </w:r>
      </w:ins>
      <w:ins w:id="2871" w:author="Haiyang Liu" w:date="2026-05-19T10:51:00Z" w16du:dateUtc="2026-05-19T03:51:00Z">
        <w:r w:rsidR="00BF0021" w:rsidRPr="002B7621">
          <w:t xml:space="preserve">, </w:t>
        </w:r>
        <w:r w:rsidR="00BF0021" w:rsidRPr="002B7621">
          <w:rPr>
            <w:rFonts w:eastAsia="Times New Roman"/>
          </w:rPr>
          <w:t>with one newcomer per team</w:t>
        </w:r>
      </w:ins>
      <w:ins w:id="2872" w:author="Haiyang Liu" w:date="2026-05-19T10:52:00Z" w16du:dateUtc="2026-05-19T03:52:00Z">
        <w:r w:rsidR="00BF0021" w:rsidRPr="002B7621">
          <w:rPr>
            <w:rStyle w:val="FootnoteReference"/>
            <w:rFonts w:eastAsia="Times New Roman"/>
          </w:rPr>
          <w:footnoteReference w:id="3"/>
        </w:r>
      </w:ins>
      <w:ins w:id="2875" w:author="Haiyang Liu" w:date="2026-05-19T10:41:00Z" w16du:dateUtc="2026-05-19T03:41:00Z">
        <w:r w:rsidRPr="002B7621">
          <w:t xml:space="preserve">. </w:t>
        </w:r>
      </w:ins>
      <w:ins w:id="2876" w:author="Haiyang Liu" w:date="2026-05-19T10:53:00Z" w16du:dateUtc="2026-05-19T03:53:00Z">
        <w:r w:rsidR="00D76F9F" w:rsidRPr="002B7621">
          <w:rPr>
            <w:rFonts w:eastAsia="Times New Roman"/>
          </w:rPr>
          <w:t xml:space="preserve">The mean team size for the coworker culture ratings was 4.65 (range = 3–5). </w:t>
        </w:r>
      </w:ins>
      <w:moveToRangeStart w:id="2877" w:author="Haiyang Liu" w:date="2026-05-19T10:56:00Z" w:name="move230080593"/>
      <w:moveTo w:id="2878" w:author="Haiyang Liu" w:date="2026-05-19T10:56:00Z" w16du:dateUtc="2026-05-19T03:56:00Z">
        <w:del w:id="2879" w:author="Haiyang Liu" w:date="2026-05-21T01:53:00Z" w16du:dateUtc="2026-05-20T18:53:00Z">
          <w:r w:rsidR="008E5FEE" w:rsidRPr="002B7621" w:rsidDel="005E2DCE">
            <w:rPr>
              <w:rFonts w:eastAsia="DengXian"/>
              <w:kern w:val="2"/>
              <w:highlight w:val="yellow"/>
              <w:rPrChange w:id="2880" w:author="Hong Deng" w:date="2026-06-06T16:34:00Z" w16du:dateUtc="2026-06-06T08:34:00Z">
                <w:rPr>
                  <w:rFonts w:eastAsia="DengXian"/>
                  <w:kern w:val="2"/>
                </w:rPr>
              </w:rPrChange>
            </w:rPr>
            <w:delText xml:space="preserve">Given the insights from previous studies suggesting the initial three months post-entry are most critical for newcomers’ future socialization success </w:delText>
          </w:r>
          <w:r w:rsidR="008E5FEE" w:rsidRPr="002B7621" w:rsidDel="005E2DCE">
            <w:rPr>
              <w:rFonts w:eastAsia="DengXian"/>
              <w:kern w:val="2"/>
              <w:highlight w:val="yellow"/>
              <w:rPrChange w:id="2881" w:author="Hong Deng" w:date="2026-06-06T16:34:00Z" w16du:dateUtc="2026-06-06T08:34:00Z">
                <w:rPr>
                  <w:rFonts w:eastAsia="DengXian"/>
                  <w:kern w:val="2"/>
                </w:rPr>
              </w:rPrChange>
            </w:rPr>
            <w:fldChar w:fldCharType="begin"/>
          </w:r>
        </w:del>
      </w:moveTo>
      <w:r w:rsidR="006B7593" w:rsidRPr="002B7621">
        <w:rPr>
          <w:rFonts w:eastAsia="DengXian"/>
          <w:kern w:val="2"/>
          <w:highlight w:val="yellow"/>
        </w:rPr>
        <w:instrText xml:space="preserve"> ADDIN EN.CITE &lt;EndNote&gt;&lt;Cite&gt;&lt;Author&gt;!!! INVALID CITATION !!! (Chen and Klimoski 2003, Chen 2005, Firth et al. 2014)&lt;/Author&gt;&lt;RecNum&gt;0&lt;/RecNum&gt;&lt;DisplayText&gt;( !!! INVALID CITATION !!! (Chen and Klimoski 2003, Chen 2005, Firth et al. 2014))&lt;/DisplayText&gt;&lt;record&gt;&lt;dates&gt;&lt;year&gt;!!! INVALID CITATION !!! (Chen and Klimoski 2003, Chen 2005, Firth et al. 2014)&lt;/year&gt;&lt;/dates&gt;&lt;/record&gt;&lt;/Cite&gt;&lt;/EndNote&gt;</w:instrText>
      </w:r>
      <w:moveTo w:id="2882" w:author="Haiyang Liu" w:date="2026-05-19T10:56:00Z" w16du:dateUtc="2026-05-19T03:56:00Z">
        <w:del w:id="2883" w:author="Haiyang Liu" w:date="2026-05-21T01:53:00Z" w16du:dateUtc="2026-05-20T18:53:00Z">
          <w:r w:rsidR="008E5FEE" w:rsidRPr="002B7621" w:rsidDel="005E2DCE">
            <w:rPr>
              <w:rFonts w:eastAsia="DengXian"/>
              <w:kern w:val="2"/>
              <w:highlight w:val="yellow"/>
              <w:rPrChange w:id="2884" w:author="Hong Deng" w:date="2026-06-06T16:34:00Z" w16du:dateUtc="2026-06-06T08:34:00Z">
                <w:rPr>
                  <w:rFonts w:eastAsia="DengXian"/>
                  <w:kern w:val="2"/>
                </w:rPr>
              </w:rPrChange>
            </w:rPr>
            <w:fldChar w:fldCharType="separate"/>
          </w:r>
        </w:del>
      </w:moveTo>
      <w:r w:rsidR="006B7593" w:rsidRPr="002B7621">
        <w:rPr>
          <w:rFonts w:eastAsia="DengXian"/>
          <w:noProof/>
          <w:kern w:val="2"/>
          <w:highlight w:val="yellow"/>
        </w:rPr>
        <w:t>( !!! INVALID CITATION !!! (Chen and Klimoski 2003, Chen 2005, Firth et al. 2014))</w:t>
      </w:r>
      <w:moveTo w:id="2885" w:author="Haiyang Liu" w:date="2026-05-19T10:56:00Z" w16du:dateUtc="2026-05-19T03:56:00Z">
        <w:del w:id="2886" w:author="Haiyang Liu" w:date="2026-05-21T01:53:00Z" w16du:dateUtc="2026-05-20T18:53:00Z">
          <w:r w:rsidR="008E5FEE" w:rsidRPr="002B7621" w:rsidDel="005E2DCE">
            <w:rPr>
              <w:rFonts w:eastAsia="DengXian"/>
              <w:kern w:val="2"/>
              <w:highlight w:val="yellow"/>
              <w:rPrChange w:id="2887" w:author="Hong Deng" w:date="2026-06-06T16:34:00Z" w16du:dateUtc="2026-06-06T08:34:00Z">
                <w:rPr>
                  <w:rFonts w:eastAsia="DengXian"/>
                  <w:kern w:val="2"/>
                </w:rPr>
              </w:rPrChange>
            </w:rPr>
            <w:fldChar w:fldCharType="end"/>
          </w:r>
          <w:r w:rsidR="008E5FEE" w:rsidRPr="002B7621" w:rsidDel="005E2DCE">
            <w:rPr>
              <w:rFonts w:eastAsia="DengXian"/>
              <w:kern w:val="2"/>
              <w:highlight w:val="yellow"/>
              <w:rPrChange w:id="2888" w:author="Hong Deng" w:date="2026-06-06T16:34:00Z" w16du:dateUtc="2026-06-06T08:34:00Z">
                <w:rPr>
                  <w:rFonts w:eastAsia="DengXian"/>
                  <w:kern w:val="2"/>
                </w:rPr>
              </w:rPrChange>
            </w:rPr>
            <w:delText>, we structured our data collection timeline within this time frame post newcomers’ entry. At Wave 1, one-month post-onboarding, we invited all 569 newcomers hired through the company’s mass recruitment scheme to participate. They provided demographic details, perceptions of error management and prevention approaches, global error attribution, and instances of error-making. A total of 463 participants returned completed questionnaires, yielding a response rate of 81.37%. At Wave 2, two months after entry, we requested the aforementioned 463 newcomers to evaluate their error-making again. This time, 391 responded, resulting in an 84.45% response rate. At Wave 3, three months later, we repeated the request with the 391 newcomers from Wave 2 to assess their error-making once more, with 310 completing the questionnaires, marking a 79.28% response rate. Simultaneously, we asked the direct supervisors (298 in total) of these newcomers to evaluate their task performance, report their interaction frequency with newcomers, and provide their own demographics. Out of these supervisors, 263 provided responses, achieving an 88.26% response rate. After aligning responses, we compiled data from 258 matched pairs of newcomers and their direct supervisors. Notably, each leader in our study was supervising only one newcomer throughout the study window. The newcomers had an average age of 28.49 years (</w:delText>
          </w:r>
          <w:r w:rsidR="008E5FEE" w:rsidRPr="002B7621" w:rsidDel="005E2DCE">
            <w:rPr>
              <w:rFonts w:eastAsia="DengXian"/>
              <w:i/>
              <w:iCs/>
              <w:kern w:val="2"/>
              <w:highlight w:val="yellow"/>
              <w:rPrChange w:id="2889" w:author="Hong Deng" w:date="2026-06-06T16:34:00Z" w16du:dateUtc="2026-06-06T08:34:00Z">
                <w:rPr>
                  <w:rFonts w:eastAsia="DengXian"/>
                  <w:i/>
                  <w:iCs/>
                  <w:kern w:val="2"/>
                </w:rPr>
              </w:rPrChange>
            </w:rPr>
            <w:delText>s.d.</w:delText>
          </w:r>
          <w:r w:rsidR="008E5FEE" w:rsidRPr="002B7621" w:rsidDel="005E2DCE">
            <w:rPr>
              <w:rFonts w:eastAsia="DengXian"/>
              <w:kern w:val="2"/>
              <w:highlight w:val="yellow"/>
              <w:rPrChange w:id="2890" w:author="Hong Deng" w:date="2026-06-06T16:34:00Z" w16du:dateUtc="2026-06-06T08:34:00Z">
                <w:rPr>
                  <w:rFonts w:eastAsia="DengXian"/>
                  <w:kern w:val="2"/>
                </w:rPr>
              </w:rPrChange>
            </w:rPr>
            <w:delText xml:space="preserve"> = 3.62) with 63% being male. The supervisors, on average, were 36.75 years old (</w:delText>
          </w:r>
          <w:r w:rsidR="008E5FEE" w:rsidRPr="002B7621" w:rsidDel="005E2DCE">
            <w:rPr>
              <w:rFonts w:eastAsia="DengXian"/>
              <w:i/>
              <w:iCs/>
              <w:kern w:val="2"/>
              <w:highlight w:val="yellow"/>
              <w:rPrChange w:id="2891" w:author="Hong Deng" w:date="2026-06-06T16:34:00Z" w16du:dateUtc="2026-06-06T08:34:00Z">
                <w:rPr>
                  <w:rFonts w:eastAsia="DengXian"/>
                  <w:i/>
                  <w:iCs/>
                  <w:kern w:val="2"/>
                </w:rPr>
              </w:rPrChange>
            </w:rPr>
            <w:delText>s.d.</w:delText>
          </w:r>
          <w:r w:rsidR="008E5FEE" w:rsidRPr="002B7621" w:rsidDel="005E2DCE">
            <w:rPr>
              <w:rFonts w:eastAsia="DengXian"/>
              <w:kern w:val="2"/>
              <w:highlight w:val="yellow"/>
              <w:rPrChange w:id="2892" w:author="Hong Deng" w:date="2026-06-06T16:34:00Z" w16du:dateUtc="2026-06-06T08:34:00Z">
                <w:rPr>
                  <w:rFonts w:eastAsia="DengXian"/>
                  <w:kern w:val="2"/>
                </w:rPr>
              </w:rPrChange>
            </w:rPr>
            <w:delText xml:space="preserve"> = 3.77), with 76% being male. One year after the newcomers’ initial onboarding, we acquired records of their annual merit pay, a one-time annual bonus contingent on performance, from the HR department, totaling 246 entries. This</w:delText>
          </w:r>
          <w:r w:rsidR="008E5FEE" w:rsidRPr="002B7621" w:rsidDel="005E2DCE">
            <w:rPr>
              <w:rFonts w:eastAsia="DengXian"/>
              <w:kern w:val="2"/>
            </w:rPr>
            <w:delText xml:space="preserve"> discrepancy is due to 12 newcomers departing from the company in the interim.</w:delText>
          </w:r>
        </w:del>
      </w:moveTo>
    </w:p>
    <w:moveToRangeEnd w:id="2877"/>
    <w:p w14:paraId="504D82CB" w14:textId="68A239A5" w:rsidR="00250FFC" w:rsidRPr="002B7621" w:rsidRDefault="00250FFC">
      <w:pPr>
        <w:widowControl w:val="0"/>
        <w:snapToGrid w:val="0"/>
        <w:spacing w:line="480" w:lineRule="auto"/>
        <w:ind w:firstLine="709"/>
        <w:rPr>
          <w:ins w:id="2893" w:author="Haiyang Liu" w:date="2026-05-19T10:53:00Z" w16du:dateUtc="2026-05-19T03:53:00Z"/>
          <w:rFonts w:eastAsia="Times New Roman"/>
        </w:rPr>
        <w:pPrChange w:id="2894" w:author="Hong Deng" w:date="2026-06-06T16:34:00Z" w16du:dateUtc="2026-06-06T08:34:00Z">
          <w:pPr>
            <w:spacing w:line="480" w:lineRule="auto"/>
            <w:ind w:firstLine="720"/>
          </w:pPr>
        </w:pPrChange>
      </w:pPr>
    </w:p>
    <w:p w14:paraId="777D3E77" w14:textId="3A1A9B0D" w:rsidR="009458CE" w:rsidRPr="002B7621" w:rsidDel="008E5FEE" w:rsidRDefault="009C0C59" w:rsidP="003018F4">
      <w:pPr>
        <w:widowControl w:val="0"/>
        <w:snapToGrid w:val="0"/>
        <w:spacing w:line="480" w:lineRule="auto"/>
        <w:ind w:firstLine="709"/>
        <w:rPr>
          <w:del w:id="2895" w:author="Haiyang Liu" w:date="2026-05-19T10:56:00Z" w16du:dateUtc="2026-05-19T03:56:00Z"/>
          <w:rFonts w:eastAsia="DengXian"/>
          <w:kern w:val="2"/>
        </w:rPr>
      </w:pPr>
      <w:del w:id="2896" w:author="Haiyang Liu" w:date="2026-05-19T10:56:00Z" w16du:dateUtc="2026-05-19T03:56:00Z">
        <w:r w:rsidRPr="002B7621" w:rsidDel="008E5FEE">
          <w:rPr>
            <w:rFonts w:eastAsia="DengXian"/>
            <w:kern w:val="2"/>
          </w:rPr>
          <w:delText>Participating newcomers and their supervisors were engineers from a large international infrastructure company, which had a diverse portfolio, including municipal, transportation, and residential construction projects worldwide. These professionals in our sample was located in China and held various specialized roles within the organization, such as architectural design engineers, architectural decoration engineers, construction engineers, building management engineers, installation engineers, water supply and drainage engineers, cost engineers, and structural engineers.</w:delText>
        </w:r>
      </w:del>
    </w:p>
    <w:p w14:paraId="777D3E78" w14:textId="3E864C78" w:rsidR="009458CE" w:rsidRPr="002B7621" w:rsidDel="008E5FEE" w:rsidRDefault="009C0C59" w:rsidP="003018F4">
      <w:pPr>
        <w:widowControl w:val="0"/>
        <w:snapToGrid w:val="0"/>
        <w:spacing w:line="480" w:lineRule="auto"/>
        <w:ind w:firstLine="709"/>
        <w:rPr>
          <w:moveFrom w:id="2897" w:author="Haiyang Liu" w:date="2026-05-19T10:56:00Z" w16du:dateUtc="2026-05-19T03:56:00Z"/>
          <w:rFonts w:eastAsia="DengXian"/>
          <w:kern w:val="2"/>
        </w:rPr>
      </w:pPr>
      <w:moveFromRangeStart w:id="2898" w:author="Haiyang Liu" w:date="2026-05-19T10:56:00Z" w:name="move230080593"/>
      <w:moveFrom w:id="2899" w:author="Haiyang Liu" w:date="2026-05-19T10:56:00Z" w16du:dateUtc="2026-05-19T03:56:00Z">
        <w:r w:rsidRPr="002B7621" w:rsidDel="008E5FEE">
          <w:rPr>
            <w:rFonts w:eastAsia="DengXian"/>
            <w:kern w:val="2"/>
          </w:rPr>
          <w:t xml:space="preserve">Given the insights from previous studies suggesting the initial three months post-entry are most critical for newcomers’ future socialization success </w:t>
        </w:r>
        <w:r w:rsidRPr="002B7621" w:rsidDel="008E5FEE">
          <w:rPr>
            <w:rFonts w:eastAsia="DengXian"/>
            <w:kern w:val="2"/>
          </w:rPr>
          <w:fldChar w:fldCharType="begin">
            <w:fldData xml:space="preserve">PEVuZE5vdGU+PENpdGU+PEF1dGhvcj5GaXJ0aDwvQXV0aG9yPjxZZWFyPjIwMTQ8L1llYXI+PFJl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</w:fldData>
          </w:fldChar>
        </w:r>
        <w:r w:rsidR="004D4678" w:rsidRPr="002B7621" w:rsidDel="008E5FEE">
          <w:rPr>
            <w:rFonts w:eastAsia="DengXian"/>
            <w:kern w:val="2"/>
          </w:rPr>
          <w:instrText xml:space="preserve"> ADDIN EN.CITE </w:instrText>
        </w:r>
        <w:r w:rsidR="004D4678" w:rsidRPr="002B7621" w:rsidDel="008E5FEE">
          <w:rPr>
            <w:rFonts w:eastAsia="DengXian"/>
            <w:kern w:val="2"/>
          </w:rPr>
          <w:fldChar w:fldCharType="begin">
            <w:fldData xml:space="preserve">PEVuZE5vdGU+PENpdGU+PEF1dGhvcj5GaXJ0aDwvQXV0aG9yPjxZZWFyPjIwMTQ8L1llYXI+PFJl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</w:fldData>
          </w:fldChar>
        </w:r>
        <w:r w:rsidR="004D4678" w:rsidRPr="002B7621" w:rsidDel="008E5FEE">
          <w:rPr>
            <w:rFonts w:eastAsia="DengXian"/>
            <w:kern w:val="2"/>
          </w:rPr>
          <w:instrText xml:space="preserve"> ADDIN EN.CITE.DATA </w:instrText>
        </w:r>
      </w:moveFrom>
      <w:del w:id="2900" w:author="Haiyang Liu" w:date="2026-05-19T10:56:00Z" w16du:dateUtc="2026-05-19T03:56:00Z">
        <w:r w:rsidR="004D4678" w:rsidRPr="002B7621" w:rsidDel="008E5FEE">
          <w:rPr>
            <w:rFonts w:eastAsia="DengXian"/>
            <w:kern w:val="2"/>
          </w:rPr>
        </w:r>
      </w:del>
      <w:moveFrom w:id="2901" w:author="Haiyang Liu" w:date="2026-05-19T10:56:00Z" w16du:dateUtc="2026-05-19T03:56:00Z">
        <w:r w:rsidR="004D4678" w:rsidRPr="002B7621" w:rsidDel="008E5FEE">
          <w:rPr>
            <w:rFonts w:eastAsia="DengXian"/>
            <w:kern w:val="2"/>
          </w:rPr>
          <w:fldChar w:fldCharType="end"/>
        </w:r>
      </w:moveFrom>
      <w:del w:id="2902" w:author="Haiyang Liu" w:date="2026-05-19T10:56:00Z" w16du:dateUtc="2026-05-19T03:56:00Z">
        <w:r w:rsidRPr="002B7621" w:rsidDel="008E5FEE">
          <w:rPr>
            <w:rFonts w:eastAsia="DengXian"/>
            <w:kern w:val="2"/>
          </w:rPr>
        </w:r>
      </w:del>
      <w:moveFrom w:id="2903" w:author="Haiyang Liu" w:date="2026-05-19T10:56:00Z" w16du:dateUtc="2026-05-19T03:56:00Z">
        <w:r w:rsidRPr="002B7621" w:rsidDel="008E5FEE">
          <w:rPr>
            <w:rFonts w:eastAsia="DengXian"/>
            <w:kern w:val="2"/>
          </w:rPr>
          <w:fldChar w:fldCharType="separate"/>
        </w:r>
        <w:r w:rsidRPr="002B7621" w:rsidDel="008E5FEE">
          <w:rPr>
            <w:rFonts w:eastAsia="DengXian"/>
            <w:noProof/>
            <w:kern w:val="2"/>
          </w:rPr>
          <w:t>(Chen and Klimoski 2003, Chen 2005, Firth et al. 2014)</w:t>
        </w:r>
        <w:r w:rsidRPr="002B7621" w:rsidDel="008E5FEE">
          <w:rPr>
            <w:rFonts w:eastAsia="DengXian"/>
            <w:kern w:val="2"/>
          </w:rPr>
          <w:fldChar w:fldCharType="end"/>
        </w:r>
        <w:r w:rsidRPr="002B7621" w:rsidDel="008E5FEE">
          <w:rPr>
            <w:rFonts w:eastAsia="DengXian"/>
            <w:kern w:val="2"/>
          </w:rPr>
          <w:t>, we structured our data collection timeline within this time frame post newcomers’ entry. At Wave 1, one-month post-onboarding, we invited all 569 newcomers hired through the company’s mass recruitment scheme to participate. They provided demographic details, perceptions of error management and prevention approaches, global error attribution, and instances of error-making. A total of 463 participants returned completed questionnaires, yielding a response rate of 81.37%. At Wave 2, two months after entry, we requested the aforementioned 463 newcomers to evaluate their error-making again. This time, 391 responded, resulting in an 84.45% response rate. At Wave 3, three months later, we repeated the request with the 391 newcomers from Wave 2 to assess their error-making once more, with 310 completing the questionnaires, marking a 79.28% response rate. Simultaneously, we asked the direct supervisors (298 in total) of these newcomers to evaluate their task performance, report their interaction frequency with newcomers, and provide their own demographics. Out of these supervisors, 263 provided responses, achieving an 88.26% response rate. After aligning responses, we compiled data from 258 matched pairs of newcomers and their direct supervisors. Notably, each leader in our study was supervising only one newcomer throughout the study window. The newcomers had an average age of 28.49 years (</w:t>
        </w:r>
        <w:r w:rsidRPr="002B7621" w:rsidDel="008E5FEE">
          <w:rPr>
            <w:rFonts w:eastAsia="DengXian"/>
            <w:i/>
            <w:iCs/>
            <w:kern w:val="2"/>
          </w:rPr>
          <w:t>s.d.</w:t>
        </w:r>
        <w:r w:rsidRPr="002B7621" w:rsidDel="008E5FEE">
          <w:rPr>
            <w:rFonts w:eastAsia="DengXian"/>
            <w:kern w:val="2"/>
          </w:rPr>
          <w:t xml:space="preserve"> = 3.62) with 63% being male. The supervisors, on average, were 36.75 years old (</w:t>
        </w:r>
        <w:r w:rsidRPr="002B7621" w:rsidDel="008E5FEE">
          <w:rPr>
            <w:rFonts w:eastAsia="DengXian"/>
            <w:i/>
            <w:iCs/>
            <w:kern w:val="2"/>
          </w:rPr>
          <w:t>s.d.</w:t>
        </w:r>
        <w:r w:rsidRPr="002B7621" w:rsidDel="008E5FEE">
          <w:rPr>
            <w:rFonts w:eastAsia="DengXian"/>
            <w:kern w:val="2"/>
          </w:rPr>
          <w:t xml:space="preserve"> = 3.77), with 76% being male. One year after the newcomers’ initial onboarding, we acquired records of their annual merit pay, a one-time annual bonus contingent on performance, from the HR department, totaling 246 entries. This discrepancy is due to 12 newcomers departing from the company in the interim.</w:t>
        </w:r>
      </w:moveFrom>
    </w:p>
    <w:moveFromRangeEnd w:id="2898"/>
    <w:p w14:paraId="777D3E79" w14:textId="77777777" w:rsidR="009458CE" w:rsidRPr="002B7621" w:rsidRDefault="009C0C59" w:rsidP="002B7621">
      <w:pPr>
        <w:widowControl w:val="0"/>
        <w:snapToGrid w:val="0"/>
        <w:spacing w:line="480" w:lineRule="auto"/>
        <w:rPr>
          <w:rFonts w:eastAsia="DengXian"/>
          <w:b/>
          <w:kern w:val="2"/>
        </w:rPr>
      </w:pPr>
      <w:r w:rsidRPr="002B7621">
        <w:rPr>
          <w:rFonts w:eastAsia="DengXian"/>
          <w:b/>
          <w:kern w:val="2"/>
        </w:rPr>
        <w:t>Measures</w:t>
      </w:r>
    </w:p>
    <w:p w14:paraId="777D3E7A" w14:textId="77777777" w:rsidR="009458CE" w:rsidRPr="002B7621" w:rsidRDefault="009C0C59" w:rsidP="002B7621">
      <w:pPr>
        <w:widowControl w:val="0"/>
        <w:snapToGrid w:val="0"/>
        <w:spacing w:line="480" w:lineRule="auto"/>
        <w:rPr>
          <w:rFonts w:eastAsia="DengXian"/>
          <w:kern w:val="2"/>
        </w:rPr>
      </w:pPr>
      <w:r w:rsidRPr="002B7621">
        <w:rPr>
          <w:rFonts w:eastAsia="DengXian"/>
          <w:kern w:val="2"/>
        </w:rPr>
        <w:tab/>
        <w:t xml:space="preserve">To ensure linguistic and conceptual equivalence of measures in Chinese, we employed </w:t>
      </w:r>
      <w:r w:rsidRPr="002B7621">
        <w:rPr>
          <w:rFonts w:eastAsia="DengXian"/>
          <w:kern w:val="2"/>
        </w:rPr>
        <w:lastRenderedPageBreak/>
        <w:t xml:space="preserve">the translation and back-translation method described by </w:t>
      </w:r>
      <w:r w:rsidRPr="002B7621">
        <w:rPr>
          <w:rFonts w:eastAsia="DengXian"/>
          <w:kern w:val="2"/>
        </w:rPr>
        <w:fldChar w:fldCharType="begin"/>
      </w:r>
      <w:r w:rsidRPr="002B7621">
        <w:rPr>
          <w:rFonts w:eastAsia="DengXian"/>
          <w:kern w:val="2"/>
        </w:rPr>
        <w:instrText xml:space="preserve"> ADDIN EN.CITE &lt;EndNote&gt;&lt;Cite AuthorYear="1"&gt;&lt;Author&gt;Brislin&lt;/Author&gt;&lt;Year&gt;1980&lt;/Year&gt;&lt;RecNum&gt;150&lt;/RecNum&gt;&lt;DisplayText&gt;Brislin (1980)&lt;/DisplayText&gt;&lt;record&gt;&lt;rec-number&gt;150&lt;/rec-number&gt;&lt;foreign-keys&gt;&lt;key app="EN" db-id="dtfvx5dd9wzs0re0zrmve9tj9p5fwat5spas" timestamp="1737285970"&gt;150&lt;/key&gt;&lt;/foreign-keys&gt;&lt;ref-type name="Book Section"&gt;5&lt;/ref-type&gt;&lt;contributors&gt;&lt;authors&gt;&lt;author&gt;Brislin, Richard W&lt;/author&gt;&lt;/authors&gt;&lt;secondary-authors&gt;&lt;author&gt;H. C. Triandis&lt;/author&gt;&lt;author&gt;J. W. Berry&lt;/author&gt;&lt;/secondary-authors&gt;&lt;/contributors&gt;&lt;titles&gt;&lt;title&gt;Translation and content analysis of oral and written materials&lt;/title&gt;&lt;secondary-title&gt;Handbook of cross-cultural psychology&lt;/secondary-title&gt;&lt;/titles&gt;&lt;pages&gt;389-444&lt;/pages&gt;&lt;dates&gt;&lt;year&gt;1980&lt;/year&gt;&lt;/dates&gt;&lt;pub-location&gt;Boston, MA&lt;/pub-location&gt;&lt;publisher&gt;Allyn &amp;amp; Bacon&lt;/publisher&gt;&lt;urls&gt;&lt;/urls&gt;&lt;/record&gt;&lt;/Cite&gt;&lt;/EndNote&gt;</w:instrText>
      </w:r>
      <w:r w:rsidRPr="002B7621">
        <w:rPr>
          <w:rFonts w:eastAsia="DengXian"/>
          <w:kern w:val="2"/>
        </w:rPr>
        <w:fldChar w:fldCharType="separate"/>
      </w:r>
      <w:r w:rsidRPr="002B7621">
        <w:rPr>
          <w:rFonts w:eastAsia="DengXian"/>
          <w:kern w:val="2"/>
        </w:rPr>
        <w:t>Brislin (1980)</w:t>
      </w:r>
      <w:r w:rsidRPr="002B7621">
        <w:rPr>
          <w:rFonts w:eastAsia="DengXian"/>
          <w:kern w:val="2"/>
        </w:rPr>
        <w:fldChar w:fldCharType="end"/>
      </w:r>
      <w:r w:rsidRPr="002B7621">
        <w:rPr>
          <w:rFonts w:eastAsia="DengXian"/>
          <w:kern w:val="2"/>
        </w:rPr>
        <w:t>. A multilingual research assistant first translated the original English texts into Chinese. A different research assistant then back-translated these materials into English. The Chinese survey was finalized after the research team worked together to address any discrepancies between the original and back-translated scales.</w:t>
      </w:r>
    </w:p>
    <w:p w14:paraId="381910CD" w14:textId="0C97650F" w:rsidR="008E5FEE" w:rsidRPr="002B7621" w:rsidRDefault="009C0C59">
      <w:pPr>
        <w:spacing w:line="480" w:lineRule="auto"/>
        <w:ind w:firstLine="720"/>
        <w:rPr>
          <w:ins w:id="2904" w:author="Haiyang Liu" w:date="2026-05-19T10:57:00Z" w16du:dateUtc="2026-05-19T03:57:00Z"/>
          <w:rPrChange w:id="2905" w:author="Hong Deng" w:date="2026-06-06T16:34:00Z" w16du:dateUtc="2026-06-06T08:34:00Z">
            <w:rPr>
              <w:ins w:id="2906" w:author="Haiyang Liu" w:date="2026-05-19T10:57:00Z" w16du:dateUtc="2026-05-19T03:57:00Z"/>
              <w:rFonts w:eastAsia="DengXian"/>
              <w:i/>
              <w:kern w:val="2"/>
            </w:rPr>
          </w:rPrChange>
        </w:rPr>
        <w:pPrChange w:id="2907" w:author="Hong Deng" w:date="2026-06-06T16:34:00Z" w16du:dateUtc="2026-06-06T08:34:00Z">
          <w:pPr>
            <w:widowControl w:val="0"/>
            <w:snapToGrid w:val="0"/>
            <w:spacing w:line="480" w:lineRule="auto"/>
          </w:pPr>
        </w:pPrChange>
      </w:pPr>
      <w:del w:id="2908" w:author="Haiyang Liu" w:date="2026-05-19T10:58:00Z" w16du:dateUtc="2026-05-19T03:58:00Z">
        <w:r w:rsidRPr="002B7621" w:rsidDel="008E5FEE">
          <w:rPr>
            <w:rFonts w:eastAsia="DengXian"/>
            <w:kern w:val="2"/>
          </w:rPr>
          <w:tab/>
        </w:r>
      </w:del>
      <w:ins w:id="2909" w:author="Haiyang Liu" w:date="2026-05-19T10:57:00Z" w16du:dateUtc="2026-05-19T03:57:00Z">
        <w:r w:rsidR="008E5FEE" w:rsidRPr="002B7621">
          <w:rPr>
            <w:rFonts w:eastAsia="Times New Roman"/>
            <w:b/>
            <w:bCs/>
            <w:i/>
            <w:iCs/>
          </w:rPr>
          <w:t>Team Error Management Culture (</w:t>
        </w:r>
      </w:ins>
      <w:ins w:id="2910" w:author="Haiyang Liu" w:date="2026-05-19T11:10:00Z" w16du:dateUtc="2026-05-19T04:10:00Z">
        <w:r w:rsidR="00AF1303" w:rsidRPr="002B7621">
          <w:rPr>
            <w:rFonts w:eastAsia="Times New Roman"/>
            <w:b/>
            <w:bCs/>
            <w:i/>
            <w:iCs/>
          </w:rPr>
          <w:t>c</w:t>
        </w:r>
      </w:ins>
      <w:ins w:id="2911" w:author="Haiyang Liu" w:date="2026-05-19T10:57:00Z" w16du:dateUtc="2026-05-19T03:57:00Z">
        <w:r w:rsidR="008E5FEE" w:rsidRPr="002B7621">
          <w:rPr>
            <w:rFonts w:eastAsia="Times New Roman"/>
            <w:b/>
            <w:bCs/>
            <w:i/>
            <w:iCs/>
          </w:rPr>
          <w:t>oworkers</w:t>
        </w:r>
      </w:ins>
      <w:ins w:id="2912" w:author="Haiyang Liu" w:date="2026-05-19T11:10:00Z" w16du:dateUtc="2026-05-19T04:10:00Z">
        <w:r w:rsidR="00AF1303" w:rsidRPr="002B7621">
          <w:rPr>
            <w:rFonts w:eastAsia="Times New Roman"/>
            <w:b/>
            <w:bCs/>
            <w:i/>
            <w:iCs/>
          </w:rPr>
          <w:t xml:space="preserve"> </w:t>
        </w:r>
      </w:ins>
      <w:ins w:id="2913" w:author="Haiyang Liu" w:date="2026-05-19T10:57:00Z" w16du:dateUtc="2026-05-19T03:57:00Z">
        <w:r w:rsidR="008E5FEE" w:rsidRPr="002B7621">
          <w:rPr>
            <w:rFonts w:eastAsia="Times New Roman"/>
            <w:b/>
            <w:bCs/>
            <w:i/>
            <w:iCs/>
          </w:rPr>
          <w:t>rated, Wave 0, one month before the entry)</w:t>
        </w:r>
      </w:ins>
      <w:del w:id="2914" w:author="Haiyang Liu" w:date="2026-05-19T10:57:00Z" w16du:dateUtc="2026-05-19T03:57:00Z">
        <w:r w:rsidRPr="002B7621" w:rsidDel="008E5FEE">
          <w:rPr>
            <w:rFonts w:eastAsia="DengXian"/>
            <w:b/>
            <w:i/>
            <w:kern w:val="2"/>
          </w:rPr>
          <w:delText>Error management approach</w:delText>
        </w:r>
      </w:del>
      <w:r w:rsidRPr="002B7621">
        <w:rPr>
          <w:rFonts w:eastAsia="DengXian"/>
          <w:i/>
          <w:kern w:val="2"/>
        </w:rPr>
        <w:t xml:space="preserve">. </w:t>
      </w:r>
      <w:ins w:id="2915" w:author="Haiyang Liu" w:date="2026-05-19T10:58:00Z" w16du:dateUtc="2026-05-19T03:58:00Z">
        <w:r w:rsidR="008E5FEE" w:rsidRPr="002B7621">
          <w:rPr>
            <w:rFonts w:eastAsia="Times New Roman"/>
          </w:rPr>
          <w:t xml:space="preserve">Coworkers (3–5 per team) rated their team’s error management culture using the 17-item scale from </w:t>
        </w:r>
        <w:r w:rsidR="008E5FEE" w:rsidRPr="002B7621">
          <w:rPr>
            <w:rFonts w:eastAsia="DengXian"/>
            <w:kern w:val="2"/>
          </w:rPr>
          <w:fldChar w:fldCharType="begin"/>
        </w:r>
      </w:ins>
      <w:r w:rsidR="00CB1C9C" w:rsidRPr="002B7621">
        <w:rPr>
          <w:rFonts w:eastAsia="DengXian"/>
          <w:kern w:val="2"/>
        </w:rPr>
        <w:instrText xml:space="preserve"> ADDIN EN.CITE &lt;EndNote&gt;&lt;Cite AuthorYear="1"&gt;&lt;Author&gt;Van Dyck&lt;/Author&gt;&lt;Year&gt;2005&lt;/Year&gt;&lt;RecNum&gt;16&lt;/RecNum&gt;&lt;DisplayText&gt;Van Dyck et al. (2005)&lt;/DisplayText&gt;&lt;record&gt;&lt;rec-number&gt;16&lt;/rec-number&gt;&lt;foreign-keys&gt;&lt;key app="EN" db-id="dtfvx5dd9wzs0re0zrmve9tj9p5fwat5spas" timestamp="1710914558"&gt;16&lt;/key&gt;&lt;/foreign-keys&gt;&lt;ref-type name="Journal Article"&gt;17&lt;/ref-type&gt;&lt;contributors&gt;&lt;authors&gt;&lt;author&gt;Van Dyck, Cathy&lt;/author&gt;&lt;author&gt;Frese, Michael&lt;/author&gt;&lt;author&gt;Baer, Markus&lt;/author&gt;&lt;author&gt;Sonnentag, Sabine&lt;/author&gt;&lt;/authors&gt;&lt;/contributors&gt;&lt;titles&gt;&lt;title&gt;Organizational error management culture and its impact on performance: a two-study replication&lt;/title&gt;&lt;secondary-title&gt;Journal of applied psychology&lt;/secondary-title&gt;&lt;/titles&gt;&lt;periodical&gt;&lt;full-title&gt;Journal of Applied Psychology&lt;/full-title&gt;&lt;/periodical&gt;&lt;pages&gt;1228&lt;/pages&gt;&lt;volume&gt;90&lt;/volume&gt;&lt;number&gt;6&lt;/number&gt;&lt;dates&gt;&lt;year&gt;2005&lt;/year&gt;&lt;/dates&gt;&lt;isbn&gt;1939-1854&lt;/isbn&gt;&lt;urls&gt;&lt;/urls&gt;&lt;/record&gt;&lt;/Cite&gt;&lt;/EndNote&gt;</w:instrText>
      </w:r>
      <w:ins w:id="2916" w:author="Haiyang Liu" w:date="2026-05-19T10:58:00Z" w16du:dateUtc="2026-05-19T03:58:00Z">
        <w:r w:rsidR="008E5FEE" w:rsidRPr="002B7621">
          <w:rPr>
            <w:rFonts w:eastAsia="DengXian"/>
            <w:kern w:val="2"/>
          </w:rPr>
          <w:fldChar w:fldCharType="separate"/>
        </w:r>
        <w:r w:rsidR="008E5FEE" w:rsidRPr="002B7621">
          <w:rPr>
            <w:rFonts w:eastAsia="DengXian"/>
            <w:noProof/>
            <w:kern w:val="2"/>
          </w:rPr>
          <w:t>Van Dyck et al. (2005)</w:t>
        </w:r>
        <w:r w:rsidR="008E5FEE" w:rsidRPr="002B7621">
          <w:rPr>
            <w:rFonts w:eastAsia="DengXian"/>
            <w:kern w:val="2"/>
          </w:rPr>
          <w:fldChar w:fldCharType="end"/>
        </w:r>
      </w:ins>
      <w:ins w:id="2917" w:author="Haiyang Liu" w:date="2026-05-19T11:08:00Z" w16du:dateUtc="2026-05-19T04:08:00Z">
        <w:r w:rsidR="00DB25A6" w:rsidRPr="002B7621">
          <w:rPr>
            <w:rFonts w:eastAsia="DengXian"/>
            <w:kern w:val="2"/>
          </w:rPr>
          <w:t>, which w</w:t>
        </w:r>
      </w:ins>
      <w:ins w:id="2918" w:author="Haiyang Liu" w:date="2026-05-19T11:09:00Z" w16du:dateUtc="2026-05-19T04:09:00Z">
        <w:r w:rsidR="00DB25A6" w:rsidRPr="002B7621">
          <w:rPr>
            <w:rFonts w:eastAsia="DengXian"/>
            <w:kern w:val="2"/>
          </w:rPr>
          <w:t>as</w:t>
        </w:r>
      </w:ins>
      <w:ins w:id="2919" w:author="Haiyang Liu" w:date="2026-05-19T11:08:00Z" w16du:dateUtc="2026-05-19T04:08:00Z">
        <w:r w:rsidR="00DB25A6" w:rsidRPr="002B7621">
          <w:rPr>
            <w:rFonts w:eastAsia="DengXian"/>
            <w:kern w:val="2"/>
          </w:rPr>
          <w:t xml:space="preserve"> aggregated to the</w:t>
        </w:r>
      </w:ins>
      <w:ins w:id="2920" w:author="Haiyang Liu" w:date="2026-05-19T11:09:00Z" w16du:dateUtc="2026-05-19T04:09:00Z">
        <w:r w:rsidR="00DB25A6" w:rsidRPr="002B7621">
          <w:rPr>
            <w:rFonts w:eastAsia="DengXian"/>
            <w:kern w:val="2"/>
          </w:rPr>
          <w:t xml:space="preserve"> team level</w:t>
        </w:r>
      </w:ins>
      <w:ins w:id="2921" w:author="Haiyang Liu" w:date="2026-05-19T10:58:00Z" w16du:dateUtc="2026-05-19T03:58:00Z">
        <w:r w:rsidR="008E5FEE" w:rsidRPr="002B7621">
          <w:rPr>
            <w:rFonts w:eastAsia="Times New Roman"/>
          </w:rPr>
          <w:t xml:space="preserve">. </w:t>
        </w:r>
      </w:ins>
      <w:moveToRangeStart w:id="2922" w:author="Haiyang Liu" w:date="2026-05-19T10:59:00Z" w:name="move230080769"/>
      <w:moveTo w:id="2923" w:author="Haiyang Liu" w:date="2026-05-19T10:59:00Z" w16du:dateUtc="2026-05-19T03:59:00Z">
        <w:r w:rsidR="00E33042" w:rsidRPr="002B7621">
          <w:rPr>
            <w:rFonts w:eastAsia="DengXian"/>
            <w:kern w:val="2"/>
          </w:rPr>
          <w:t>Sample items include “After an error has occurred, it is analyzed thoroughly in my team” and “</w:t>
        </w:r>
        <w:r w:rsidR="00E33042" w:rsidRPr="002B7621">
          <w:t>For our team, errors are very useful for improving the work process</w:t>
        </w:r>
        <w:r w:rsidR="00E33042" w:rsidRPr="002B7621">
          <w:rPr>
            <w:rFonts w:eastAsia="DengXian"/>
            <w:kern w:val="2"/>
          </w:rPr>
          <w:t xml:space="preserve">” (1 = </w:t>
        </w:r>
        <w:r w:rsidR="00E33042" w:rsidRPr="002B7621">
          <w:rPr>
            <w:rFonts w:eastAsia="DengXian"/>
            <w:i/>
            <w:kern w:val="2"/>
          </w:rPr>
          <w:t>strongly disagree</w:t>
        </w:r>
        <w:r w:rsidR="00E33042" w:rsidRPr="002B7621">
          <w:rPr>
            <w:rFonts w:eastAsia="DengXian"/>
            <w:kern w:val="2"/>
          </w:rPr>
          <w:t xml:space="preserve">, 7 = </w:t>
        </w:r>
        <w:r w:rsidR="00E33042" w:rsidRPr="002B7621">
          <w:rPr>
            <w:rFonts w:eastAsia="DengXian"/>
            <w:i/>
            <w:kern w:val="2"/>
          </w:rPr>
          <w:t>strongly agree</w:t>
        </w:r>
        <w:r w:rsidR="00E33042" w:rsidRPr="002B7621">
          <w:rPr>
            <w:rFonts w:eastAsia="DengXian"/>
            <w:iCs/>
            <w:kern w:val="2"/>
          </w:rPr>
          <w:t>)</w:t>
        </w:r>
        <w:r w:rsidR="00E33042" w:rsidRPr="002B7621">
          <w:rPr>
            <w:rFonts w:eastAsia="DengXian"/>
            <w:kern w:val="2"/>
          </w:rPr>
          <w:t xml:space="preserve">. The Cronbach alpha was </w:t>
        </w:r>
      </w:moveTo>
      <w:moveToRangeEnd w:id="2922"/>
      <w:ins w:id="2924" w:author="Haiyang Liu" w:date="2026-05-19T10:58:00Z" w16du:dateUtc="2026-05-19T03:58:00Z">
        <w:r w:rsidR="008E5FEE" w:rsidRPr="002B7621">
          <w:rPr>
            <w:rFonts w:eastAsia="Times New Roman"/>
          </w:rPr>
          <w:t>.907.</w:t>
        </w:r>
      </w:ins>
      <w:ins w:id="2925" w:author="Haiyang Liu" w:date="2026-05-19T11:10:00Z" w16du:dateUtc="2026-05-19T04:10:00Z">
        <w:r w:rsidR="00DF445B" w:rsidRPr="002B7621">
          <w:rPr>
            <w:rFonts w:eastAsia="Times New Roman"/>
          </w:rPr>
          <w:t xml:space="preserve"> Before aggregating coworker ratings, we computed standard within-group agreement and reliability indices </w:t>
        </w:r>
      </w:ins>
      <w:r w:rsidR="00AA120B">
        <w:rPr>
          <w:rFonts w:eastAsia="Times New Roman"/>
        </w:rPr>
        <w:fldChar w:fldCharType="begin"/>
      </w:r>
      <w:r w:rsidR="00517094">
        <w:rPr>
          <w:rFonts w:eastAsia="Times New Roman"/>
        </w:rPr>
        <w:instrText xml:space="preserve"> ADDIN EN.CITE &lt;EndNote&gt;&lt;Cite&gt;&lt;Author&gt;Bliese&lt;/Author&gt;&lt;Year&gt;2000&lt;/Year&gt;&lt;RecNum&gt;391&lt;/RecNum&gt;&lt;DisplayText&gt;(James et al. 1984, Bliese 2000)&lt;/DisplayText&gt;&lt;record&gt;&lt;rec-number&gt;391&lt;/rec-number&gt;&lt;foreign-keys&gt;&lt;key app="EN" db-id="dtfvx5dd9wzs0re0zrmve9tj9p5fwat5spas" timestamp="1780735524"&gt;391&lt;/key&gt;&lt;/foreign-keys&gt;&lt;ref-type name="Book Section"&gt;5&lt;/ref-type&gt;&lt;contributors&gt;&lt;authors&gt;&lt;author&gt;Bliese, Paul D&lt;/author&gt;&lt;/authors&gt;&lt;secondary-authors&gt;&lt;author&gt;KJ Klein&lt;/author&gt;&lt;author&gt;SW Kozlowski&lt;/author&gt;&lt;/secondary-authors&gt;&lt;/contributors&gt;&lt;titles&gt;&lt;title&gt;Within-group agreement, non-independence, and reliability: Implications for data aggregation and analysis&lt;/title&gt;&lt;secondary-title&gt;Multilevel Theory, Research, and Methods Inorganizations: Foundations, Extensions and New Directions&lt;/secondary-title&gt;&lt;/titles&gt;&lt;pages&gt;349–381&lt;/pages&gt;&lt;dates&gt;&lt;year&gt;2000&lt;/year&gt;&lt;/dates&gt;&lt;pub-location&gt;San Francisco, CA&lt;/pub-location&gt;&lt;publisher&gt; Jossey-Bass&lt;/publisher&gt;&lt;isbn&gt;0787952281&lt;/isbn&gt;&lt;urls&gt;&lt;/urls&gt;&lt;/record&gt;&lt;/Cite&gt;&lt;Cite&gt;&lt;Author&gt;James&lt;/Author&gt;&lt;Year&gt;1984&lt;/Year&gt;&lt;RecNum&gt;392&lt;/RecNum&gt;&lt;record&gt;&lt;rec-number&gt;392&lt;/rec-number&gt;&lt;foreign-keys&gt;&lt;key app="EN" db-id="dtfvx5dd9wzs0re0zrmve9tj9p5fwat5spas" timestamp="1780735686"&gt;392&lt;/key&gt;&lt;/foreign-keys&gt;&lt;ref-type name="Journal Article"&gt;17&lt;/ref-type&gt;&lt;contributors&gt;&lt;authors&gt;&lt;author&gt;James, Lawrence R&lt;/author&gt;&lt;author&gt;Demaree, Robert G&lt;/author&gt;&lt;author&gt;Wolf, Gerrit&lt;/author&gt;&lt;/authors&gt;&lt;/contributors&gt;&lt;titles&gt;&lt;title&gt;Estimating within-group interrater reliability with and without response bias&lt;/title&gt;&lt;secondary-title&gt;Journal of applied psychology&lt;/secondary-title&gt;&lt;/titles&gt;&lt;periodical&gt;&lt;full-title&gt;Journal of Applied Psychology&lt;/full-title&gt;&lt;/periodical&gt;&lt;pages&gt;85-98&lt;/pages&gt;&lt;volume&gt;69&lt;/volume&gt;&lt;number&gt;1&lt;/number&gt;&lt;dates&gt;&lt;year&gt;1984&lt;/year&gt;&lt;/dates&gt;&lt;isbn&gt;1939-1854&lt;/isbn&gt;&lt;urls&gt;&lt;/urls&gt;&lt;/record&gt;&lt;/Cite&gt;&lt;/EndNote&gt;</w:instrText>
      </w:r>
      <w:r w:rsidR="00AA120B">
        <w:rPr>
          <w:rFonts w:eastAsia="Times New Roman"/>
        </w:rPr>
        <w:fldChar w:fldCharType="separate"/>
      </w:r>
      <w:r w:rsidR="00517094">
        <w:rPr>
          <w:rFonts w:eastAsia="Times New Roman"/>
          <w:noProof/>
        </w:rPr>
        <w:t>(James et al. 1984, Bliese 2000)</w:t>
      </w:r>
      <w:r w:rsidR="00AA120B">
        <w:rPr>
          <w:rFonts w:eastAsia="Times New Roman"/>
        </w:rPr>
        <w:fldChar w:fldCharType="end"/>
      </w:r>
      <w:ins w:id="2926" w:author="Hong Deng" w:date="2026-06-06T16:48:00Z" w16du:dateUtc="2026-06-06T08:48:00Z">
        <w:r w:rsidR="00517094">
          <w:rPr>
            <w:rFonts w:eastAsia="Times New Roman"/>
          </w:rPr>
          <w:t xml:space="preserve"> </w:t>
        </w:r>
      </w:ins>
      <w:ins w:id="2927" w:author="Haiyang Liu" w:date="2026-05-19T11:10:00Z" w16du:dateUtc="2026-05-19T04:10:00Z">
        <w:del w:id="2928" w:author="Hong Deng" w:date="2026-06-06T16:48:00Z" w16du:dateUtc="2026-06-06T08:48:00Z">
          <w:r w:rsidR="00DF445B" w:rsidRPr="002B7621" w:rsidDel="00517094">
            <w:rPr>
              <w:rFonts w:eastAsia="Times New Roman"/>
            </w:rPr>
            <w:delText xml:space="preserve">(Bliese, 2000; James et al., 1984) </w:delText>
          </w:r>
        </w:del>
        <w:r w:rsidR="00DF445B" w:rsidRPr="002B7621">
          <w:rPr>
            <w:rFonts w:eastAsia="Times New Roman"/>
          </w:rPr>
          <w:t xml:space="preserve">to see whether it was appropriate to do so. </w:t>
        </w:r>
      </w:ins>
      <w:ins w:id="2929" w:author="Haiyang Liu" w:date="2026-05-19T11:11:00Z" w16du:dateUtc="2026-05-19T04:11:00Z">
        <w:r w:rsidR="00DF445B" w:rsidRPr="002B7621">
          <w:rPr>
            <w:rFonts w:eastAsia="Times New Roman"/>
          </w:rPr>
          <w:t>Specifically, one-way ANOVA F-tests indicated significant between-team variance (</w:t>
        </w:r>
        <w:r w:rsidR="00DF445B" w:rsidRPr="002B7621">
          <w:rPr>
            <w:rFonts w:eastAsia="Times New Roman"/>
            <w:i/>
            <w:iCs/>
            <w:rPrChange w:id="2930" w:author="Hong Deng" w:date="2026-06-06T16:34:00Z" w16du:dateUtc="2026-06-06T08:34:00Z">
              <w:rPr>
                <w:rFonts w:eastAsia="Times New Roman"/>
              </w:rPr>
            </w:rPrChange>
          </w:rPr>
          <w:t>F</w:t>
        </w:r>
      </w:ins>
      <w:ins w:id="2931" w:author="Haiyang Liu" w:date="2026-05-19T11:13:00Z" w16du:dateUtc="2026-05-19T04:13:00Z">
        <w:r w:rsidR="00DF445B" w:rsidRPr="002B7621">
          <w:rPr>
            <w:rFonts w:eastAsia="Times New Roman"/>
          </w:rPr>
          <w:t>[</w:t>
        </w:r>
        <w:r w:rsidR="00260B23" w:rsidRPr="002B7621">
          <w:rPr>
            <w:rFonts w:eastAsia="Times New Roman"/>
          </w:rPr>
          <w:t>293</w:t>
        </w:r>
      </w:ins>
      <w:ins w:id="2932" w:author="Haiyang Liu" w:date="2026-05-19T13:17:00Z" w16du:dateUtc="2026-05-19T06:17:00Z">
        <w:r w:rsidR="000C0C09" w:rsidRPr="002B7621">
          <w:rPr>
            <w:rFonts w:eastAsia="Times New Roman"/>
          </w:rPr>
          <w:t>,</w:t>
        </w:r>
      </w:ins>
      <w:ins w:id="2933" w:author="Haiyang Liu" w:date="2026-05-19T11:13:00Z" w16du:dateUtc="2026-05-19T04:13:00Z">
        <w:r w:rsidR="00260B23" w:rsidRPr="002B7621">
          <w:rPr>
            <w:rFonts w:eastAsia="Times New Roman"/>
          </w:rPr>
          <w:t xml:space="preserve"> 1072] = 5.341, </w:t>
        </w:r>
        <w:r w:rsidR="00260B23" w:rsidRPr="002B7621">
          <w:rPr>
            <w:rFonts w:eastAsia="Times New Roman"/>
            <w:i/>
            <w:iCs/>
            <w:rPrChange w:id="2934" w:author="Hong Deng" w:date="2026-06-06T16:34:00Z" w16du:dateUtc="2026-06-06T08:34:00Z">
              <w:rPr>
                <w:rFonts w:eastAsia="Times New Roman"/>
              </w:rPr>
            </w:rPrChange>
          </w:rPr>
          <w:t>p</w:t>
        </w:r>
        <w:r w:rsidR="00260B23" w:rsidRPr="002B7621">
          <w:rPr>
            <w:rFonts w:eastAsia="Times New Roman"/>
          </w:rPr>
          <w:t xml:space="preserve"> &lt; .001)</w:t>
        </w:r>
      </w:ins>
      <w:ins w:id="2935" w:author="Haiyang Liu" w:date="2026-05-19T13:17:00Z" w16du:dateUtc="2026-05-19T06:17:00Z">
        <w:r w:rsidR="000C0C09" w:rsidRPr="002B7621">
          <w:rPr>
            <w:rFonts w:eastAsia="Times New Roman"/>
          </w:rPr>
          <w:t xml:space="preserve">. The </w:t>
        </w:r>
        <w:r w:rsidR="000C0C09" w:rsidRPr="002B7621">
          <w:rPr>
            <w:rFonts w:eastAsia="Times New Roman"/>
            <w:i/>
            <w:iCs/>
          </w:rPr>
          <w:t>rwg</w:t>
        </w:r>
      </w:ins>
      <w:ins w:id="2936" w:author="Haiyang Liu" w:date="2026-05-19T13:18:00Z" w16du:dateUtc="2026-05-19T06:18:00Z">
        <w:r w:rsidR="000C0C09" w:rsidRPr="002B7621">
          <w:rPr>
            <w:rFonts w:eastAsia="Times New Roman"/>
          </w:rPr>
          <w:t xml:space="preserve"> mean was .955</w:t>
        </w:r>
      </w:ins>
      <w:ins w:id="2937" w:author="Haiyang Liu" w:date="2026-05-19T13:17:00Z" w16du:dateUtc="2026-05-19T06:17:00Z">
        <w:r w:rsidR="000C0C09" w:rsidRPr="002B7621">
          <w:rPr>
            <w:rFonts w:eastAsia="Times New Roman"/>
          </w:rPr>
          <w:t xml:space="preserve">, indicating strong within-team agreement. </w:t>
        </w:r>
      </w:ins>
      <w:ins w:id="2938" w:author="Haiyang Liu" w:date="2026-05-19T13:19:00Z" w16du:dateUtc="2026-05-19T06:19:00Z">
        <w:r w:rsidR="000C0C09" w:rsidRPr="002B7621">
          <w:rPr>
            <w:rFonts w:eastAsia="Times New Roman"/>
          </w:rPr>
          <w:t xml:space="preserve">The </w:t>
        </w:r>
      </w:ins>
      <w:ins w:id="2939" w:author="Haiyang Liu" w:date="2026-05-19T13:17:00Z" w16du:dateUtc="2026-05-19T06:17:00Z">
        <w:r w:rsidR="000C0C09" w:rsidRPr="002B7621">
          <w:rPr>
            <w:rFonts w:eastAsia="Times New Roman"/>
          </w:rPr>
          <w:t>ICC(1) value</w:t>
        </w:r>
      </w:ins>
      <w:ins w:id="2940" w:author="Haiyang Liu" w:date="2026-05-19T13:19:00Z" w16du:dateUtc="2026-05-19T06:19:00Z">
        <w:r w:rsidR="000C0C09" w:rsidRPr="002B7621">
          <w:rPr>
            <w:rFonts w:eastAsia="Times New Roman"/>
          </w:rPr>
          <w:t xml:space="preserve"> was .483 and ICC(2) was .813. </w:t>
        </w:r>
      </w:ins>
      <w:ins w:id="2941" w:author="Haiyang Liu" w:date="2026-05-19T13:17:00Z" w16du:dateUtc="2026-05-19T06:17:00Z">
        <w:r w:rsidR="000C0C09" w:rsidRPr="002B7621">
          <w:rPr>
            <w:rFonts w:eastAsia="Times New Roman"/>
          </w:rPr>
          <w:t>Together these indices justify aggregation of the construct to the team level.</w:t>
        </w:r>
      </w:ins>
    </w:p>
    <w:p w14:paraId="777D3E7B" w14:textId="31DBAD1F" w:rsidR="009458CE" w:rsidRPr="002B7621" w:rsidDel="00DB25A6" w:rsidRDefault="009C0C59" w:rsidP="003018F4">
      <w:pPr>
        <w:widowControl w:val="0"/>
        <w:snapToGrid w:val="0"/>
        <w:spacing w:line="480" w:lineRule="auto"/>
        <w:rPr>
          <w:del w:id="2942" w:author="Haiyang Liu" w:date="2026-05-19T11:08:00Z" w16du:dateUtc="2026-05-19T04:08:00Z"/>
          <w:rFonts w:eastAsia="DengXian"/>
          <w:kern w:val="2"/>
        </w:rPr>
      </w:pPr>
      <w:del w:id="2943" w:author="Haiyang Liu" w:date="2026-05-19T11:08:00Z" w16du:dateUtc="2026-05-19T04:08:00Z">
        <w:r w:rsidRPr="002B7621" w:rsidDel="00DB25A6">
          <w:rPr>
            <w:rFonts w:eastAsia="DengXian"/>
            <w:kern w:val="2"/>
          </w:rPr>
          <w:delText xml:space="preserve">We measured newcomers’ perceptions of their team’s error management approach by adapting a 17-item scale from </w:delText>
        </w:r>
      </w:del>
      <w:del w:id="2944" w:author="Haiyang Liu" w:date="2026-05-19T10:58:00Z" w16du:dateUtc="2026-05-19T03:58:00Z">
        <w:r w:rsidRPr="002B7621" w:rsidDel="008E5FEE">
          <w:rPr>
            <w:rFonts w:eastAsia="DengXian"/>
            <w:kern w:val="2"/>
          </w:rPr>
          <w:fldChar w:fldCharType="begin"/>
        </w:r>
        <w:r w:rsidR="004D4678" w:rsidRPr="002B7621" w:rsidDel="008E5FEE">
          <w:rPr>
            <w:rFonts w:eastAsia="DengXian"/>
            <w:kern w:val="2"/>
          </w:rPr>
          <w:delInstrText xml:space="preserve"> ADDIN EN.CITE &lt;EndNote&gt;&lt;Cite AuthorYear="1"&gt;&lt;Author&gt;Van Dyck&lt;/Author&gt;&lt;Year&gt;2005&lt;/Year&gt;&lt;RecNum&gt;16&lt;/RecNum&gt;&lt;DisplayText&gt;Van Dyck et al. (2005)&lt;/DisplayText&gt;&lt;record&gt;&lt;rec-number&gt;16&lt;/rec-number&gt;&lt;foreign-keys&gt;&lt;key app="EN" db-id="dtfvx5dd9wzs0re0zrmve9tj9p5fwat5spas" timestamp="1710914558"&gt;16&lt;/key&gt;&lt;/foreign-keys&gt;&lt;ref-type name="Journal Article"&gt;17&lt;/ref-type&gt;&lt;contributors&gt;&lt;authors&gt;&lt;author&gt;Van Dyck, Cathy&lt;/author&gt;&lt;author&gt;Frese, Michael&lt;/author&gt;&lt;author&gt;Baer, Markus&lt;/author&gt;&lt;author&gt;Sonnentag, Sabine&lt;/author&gt;&lt;/authors&gt;&lt;/contributors&gt;&lt;titles&gt;&lt;title&gt;Organizational error management culture and its impact on performance: a two-study replication&lt;/title&gt;&lt;secondary-title&gt;Journal of applied psychology&lt;/secondary-title&gt;&lt;/titles&gt;&lt;periodical&gt;&lt;full-title&gt;Journal of Applied Psychology&lt;/full-title&gt;&lt;/periodical&gt;&lt;pages&gt;1228&lt;/pages&gt;&lt;volume&gt;90&lt;/volume&gt;&lt;number&gt;6&lt;/number&gt;&lt;dates&gt;&lt;year&gt;2005&lt;/year&gt;&lt;/dates&gt;&lt;isbn&gt;1939-1854&lt;/isbn&gt;&lt;urls&gt;&lt;/urls&gt;&lt;/record&gt;&lt;/Cite&gt;&lt;/EndNote&gt;</w:delInstrText>
        </w:r>
        <w:r w:rsidRPr="002B7621" w:rsidDel="008E5FEE">
          <w:rPr>
            <w:rFonts w:eastAsia="DengXian"/>
            <w:kern w:val="2"/>
          </w:rPr>
          <w:fldChar w:fldCharType="separate"/>
        </w:r>
        <w:r w:rsidRPr="002B7621" w:rsidDel="008E5FEE">
          <w:rPr>
            <w:rFonts w:eastAsia="DengXian"/>
            <w:noProof/>
            <w:kern w:val="2"/>
          </w:rPr>
          <w:delText>Van Dyck et al. (2005)</w:delText>
        </w:r>
        <w:r w:rsidRPr="002B7621" w:rsidDel="008E5FEE">
          <w:rPr>
            <w:rFonts w:eastAsia="DengXian"/>
            <w:kern w:val="2"/>
          </w:rPr>
          <w:fldChar w:fldCharType="end"/>
        </w:r>
        <w:r w:rsidRPr="002B7621" w:rsidDel="008E5FEE">
          <w:rPr>
            <w:rFonts w:eastAsia="DengXian"/>
            <w:kern w:val="2"/>
          </w:rPr>
          <w:delText xml:space="preserve"> </w:delText>
        </w:r>
      </w:del>
      <w:del w:id="2945" w:author="Haiyang Liu" w:date="2026-05-19T11:08:00Z" w16du:dateUtc="2026-05-19T04:08:00Z">
        <w:r w:rsidRPr="002B7621" w:rsidDel="00DB25A6">
          <w:rPr>
            <w:rFonts w:eastAsia="DengXian"/>
            <w:kern w:val="2"/>
          </w:rPr>
          <w:delText>to suit the newcomer setting.</w:delText>
        </w:r>
      </w:del>
      <w:moveFromRangeStart w:id="2946" w:author="Haiyang Liu" w:date="2026-05-19T10:59:00Z" w:name="move230080769"/>
      <w:moveFrom w:id="2947" w:author="Haiyang Liu" w:date="2026-05-19T10:59:00Z" w16du:dateUtc="2026-05-19T03:59:00Z">
        <w:del w:id="2948" w:author="Haiyang Liu" w:date="2026-05-19T11:08:00Z" w16du:dateUtc="2026-05-19T04:08:00Z">
          <w:r w:rsidRPr="002B7621" w:rsidDel="00DB25A6">
            <w:rPr>
              <w:rFonts w:eastAsia="DengXian"/>
              <w:kern w:val="2"/>
            </w:rPr>
            <w:delText xml:space="preserve"> Sample items include “After an error has occurred, it is analyzed thoroughly in my team” and “</w:delText>
          </w:r>
          <w:r w:rsidRPr="002B7621" w:rsidDel="00DB25A6">
            <w:delText>For our team, errors are very useful for improving the work process</w:delText>
          </w:r>
          <w:r w:rsidRPr="002B7621" w:rsidDel="00DB25A6">
            <w:rPr>
              <w:rFonts w:eastAsia="DengXian"/>
              <w:kern w:val="2"/>
            </w:rPr>
            <w:delText xml:space="preserve">” (1 = </w:delText>
          </w:r>
          <w:r w:rsidRPr="002B7621" w:rsidDel="00DB25A6">
            <w:rPr>
              <w:rFonts w:eastAsia="DengXian"/>
              <w:i/>
              <w:kern w:val="2"/>
            </w:rPr>
            <w:delText>strongly disagree</w:delText>
          </w:r>
          <w:r w:rsidRPr="002B7621" w:rsidDel="00DB25A6">
            <w:rPr>
              <w:rFonts w:eastAsia="DengXian"/>
              <w:kern w:val="2"/>
            </w:rPr>
            <w:delText xml:space="preserve">, 7 = </w:delText>
          </w:r>
          <w:r w:rsidRPr="002B7621" w:rsidDel="00DB25A6">
            <w:rPr>
              <w:rFonts w:eastAsia="DengXian"/>
              <w:i/>
              <w:kern w:val="2"/>
            </w:rPr>
            <w:delText>strongly agree</w:delText>
          </w:r>
          <w:r w:rsidRPr="002B7621" w:rsidDel="00DB25A6">
            <w:rPr>
              <w:rFonts w:eastAsia="DengXian"/>
              <w:iCs/>
              <w:kern w:val="2"/>
            </w:rPr>
            <w:delText>)</w:delText>
          </w:r>
          <w:r w:rsidRPr="002B7621" w:rsidDel="00DB25A6">
            <w:rPr>
              <w:rFonts w:eastAsia="DengXian"/>
              <w:kern w:val="2"/>
            </w:rPr>
            <w:delText xml:space="preserve">. The Cronbach alpha was </w:delText>
          </w:r>
        </w:del>
      </w:moveFrom>
      <w:moveFromRangeEnd w:id="2946"/>
      <w:del w:id="2949" w:author="Haiyang Liu" w:date="2026-05-19T11:08:00Z" w16du:dateUtc="2026-05-19T04:08:00Z">
        <w:r w:rsidRPr="002B7621" w:rsidDel="00DB25A6">
          <w:rPr>
            <w:rFonts w:eastAsia="DengXian"/>
            <w:kern w:val="2"/>
          </w:rPr>
          <w:delText>.98.</w:delText>
        </w:r>
      </w:del>
    </w:p>
    <w:p w14:paraId="777D3E7C" w14:textId="08886193" w:rsidR="009458CE" w:rsidRPr="002B7621" w:rsidRDefault="009C0C59" w:rsidP="002B7621">
      <w:pPr>
        <w:widowControl w:val="0"/>
        <w:snapToGrid w:val="0"/>
        <w:spacing w:line="480" w:lineRule="auto"/>
        <w:rPr>
          <w:rFonts w:eastAsia="DengXian"/>
          <w:kern w:val="2"/>
        </w:rPr>
      </w:pPr>
      <w:r w:rsidRPr="002B7621">
        <w:rPr>
          <w:rFonts w:eastAsia="DengXian"/>
          <w:kern w:val="2"/>
        </w:rPr>
        <w:tab/>
      </w:r>
      <w:ins w:id="2950" w:author="Haiyang Liu" w:date="2026-05-19T11:06:00Z" w16du:dateUtc="2026-05-19T04:06:00Z">
        <w:r w:rsidR="00DB25A6" w:rsidRPr="002B7621">
          <w:rPr>
            <w:rFonts w:eastAsia="Times New Roman"/>
            <w:b/>
            <w:bCs/>
            <w:i/>
            <w:iCs/>
          </w:rPr>
          <w:t>Team Error Aversion Culture (</w:t>
        </w:r>
      </w:ins>
      <w:ins w:id="2951" w:author="Haiyang Liu" w:date="2026-05-19T11:10:00Z" w16du:dateUtc="2026-05-19T04:10:00Z">
        <w:r w:rsidR="00AF1303" w:rsidRPr="002B7621">
          <w:rPr>
            <w:rFonts w:eastAsia="Times New Roman"/>
            <w:b/>
            <w:bCs/>
            <w:i/>
            <w:iCs/>
          </w:rPr>
          <w:t>c</w:t>
        </w:r>
      </w:ins>
      <w:ins w:id="2952" w:author="Haiyang Liu" w:date="2026-05-19T11:06:00Z" w16du:dateUtc="2026-05-19T04:06:00Z">
        <w:r w:rsidR="00DB25A6" w:rsidRPr="002B7621">
          <w:rPr>
            <w:rFonts w:eastAsia="Times New Roman"/>
            <w:b/>
            <w:bCs/>
            <w:i/>
            <w:iCs/>
          </w:rPr>
          <w:t>oworkers</w:t>
        </w:r>
      </w:ins>
      <w:ins w:id="2953" w:author="Haiyang Liu" w:date="2026-05-19T11:10:00Z" w16du:dateUtc="2026-05-19T04:10:00Z">
        <w:r w:rsidR="00AF1303" w:rsidRPr="002B7621">
          <w:rPr>
            <w:rFonts w:eastAsia="Times New Roman"/>
            <w:b/>
            <w:bCs/>
            <w:i/>
            <w:iCs/>
          </w:rPr>
          <w:t xml:space="preserve"> </w:t>
        </w:r>
      </w:ins>
      <w:ins w:id="2954" w:author="Haiyang Liu" w:date="2026-05-19T11:06:00Z" w16du:dateUtc="2026-05-19T04:06:00Z">
        <w:r w:rsidR="00DB25A6" w:rsidRPr="002B7621">
          <w:rPr>
            <w:rFonts w:eastAsia="Times New Roman"/>
            <w:b/>
            <w:bCs/>
            <w:i/>
            <w:iCs/>
          </w:rPr>
          <w:t>rated, Wave 0, one month before the entry)</w:t>
        </w:r>
        <w:r w:rsidR="00DB25A6" w:rsidRPr="002B7621">
          <w:rPr>
            <w:rFonts w:eastAsia="DengXian"/>
            <w:i/>
            <w:kern w:val="2"/>
          </w:rPr>
          <w:t>.</w:t>
        </w:r>
      </w:ins>
      <w:del w:id="2955" w:author="Haiyang Liu" w:date="2026-05-19T11:06:00Z" w16du:dateUtc="2026-05-19T04:06:00Z">
        <w:r w:rsidRPr="002B7621" w:rsidDel="00DB25A6">
          <w:rPr>
            <w:rFonts w:eastAsia="DengXian"/>
            <w:b/>
            <w:i/>
            <w:kern w:val="2"/>
          </w:rPr>
          <w:delText>Error prevention approach</w:delText>
        </w:r>
        <w:r w:rsidRPr="002B7621" w:rsidDel="00DB25A6">
          <w:rPr>
            <w:rFonts w:eastAsia="DengXian"/>
            <w:i/>
            <w:kern w:val="2"/>
          </w:rPr>
          <w:delText>.</w:delText>
        </w:r>
      </w:del>
      <w:r w:rsidRPr="002B7621">
        <w:rPr>
          <w:rFonts w:eastAsia="DengXian"/>
          <w:i/>
          <w:kern w:val="2"/>
        </w:rPr>
        <w:t xml:space="preserve"> </w:t>
      </w:r>
      <w:ins w:id="2956" w:author="Haiyang Liu" w:date="2026-05-19T11:09:00Z" w16du:dateUtc="2026-05-19T04:09:00Z">
        <w:r w:rsidR="00DB25A6" w:rsidRPr="002B7621">
          <w:rPr>
            <w:rFonts w:eastAsia="DengXian"/>
            <w:iCs/>
            <w:kern w:val="2"/>
          </w:rPr>
          <w:t>Same coworkers</w:t>
        </w:r>
      </w:ins>
      <w:ins w:id="2957" w:author="Haiyang Liu" w:date="2026-05-19T11:06:00Z" w16du:dateUtc="2026-05-19T04:06:00Z">
        <w:r w:rsidR="00DB25A6" w:rsidRPr="002B7621">
          <w:t xml:space="preserve"> rated team error aversion culture using the 11-item measure from Van Dyck et al. (2005). Sample items include “People in this organization are often afraid of making errors” and “It can be harmful to make your errors known to others” </w:t>
        </w:r>
      </w:ins>
      <w:del w:id="2958" w:author="Haiyang Liu" w:date="2026-05-19T11:06:00Z" w16du:dateUtc="2026-05-19T04:06:00Z">
        <w:r w:rsidRPr="002B7621" w:rsidDel="00DB25A6">
          <w:rPr>
            <w:rFonts w:eastAsia="DengXian"/>
            <w:kern w:val="2"/>
          </w:rPr>
          <w:delText xml:space="preserve">We measured newcomers’ perceived error prevention using an eleven-item scale from </w:delText>
        </w:r>
        <w:r w:rsidRPr="002B7621" w:rsidDel="00DB25A6">
          <w:rPr>
            <w:rFonts w:eastAsia="DengXian"/>
            <w:kern w:val="2"/>
          </w:rPr>
          <w:fldChar w:fldCharType="begin"/>
        </w:r>
        <w:r w:rsidR="004D4678" w:rsidRPr="002B7621" w:rsidDel="00DB25A6">
          <w:rPr>
            <w:rFonts w:eastAsia="DengXian"/>
            <w:kern w:val="2"/>
          </w:rPr>
          <w:delInstrText xml:space="preserve"> ADDIN EN.CITE &lt;EndNote&gt;&lt;Cite AuthorYear="1"&gt;&lt;Author&gt;Van Dyck&lt;/Author&gt;&lt;Year&gt;2005&lt;/Year&gt;&lt;RecNum&gt;16&lt;/RecNum&gt;&lt;DisplayText&gt;Van Dyck et al. (2005)&lt;/DisplayText&gt;&lt;record&gt;&lt;rec-number&gt;16&lt;/rec-number&gt;&lt;foreign-keys&gt;&lt;key app="EN" db-id="dtfvx5dd9wzs0re0zrmve9tj9p5fwat5spas" timestamp="1710914558"&gt;16&lt;/key&gt;&lt;/foreign-keys&gt;&lt;ref-type name="Journal Article"&gt;17&lt;/ref-type&gt;&lt;contributors&gt;&lt;authors&gt;&lt;author&gt;Van Dyck, Cathy&lt;/author&gt;&lt;author&gt;Frese, Michael&lt;/author&gt;&lt;author&gt;Baer, Markus&lt;/author&gt;&lt;author&gt;Sonnentag, Sabine&lt;/author&gt;&lt;/authors&gt;&lt;/contributors&gt;&lt;titles&gt;&lt;title&gt;Organizational error management culture and its impact on performance: a two-study replication&lt;/title&gt;&lt;secondary-title&gt;Journal of applied psychology&lt;/secondary-title&gt;&lt;/titles&gt;&lt;periodical&gt;&lt;full-title&gt;Journal of Applied Psychology&lt;/full-title&gt;&lt;/periodical&gt;&lt;pages&gt;1228&lt;/pages&gt;&lt;volume&gt;90&lt;/volume&gt;&lt;number&gt;6&lt;/number&gt;&lt;dates&gt;&lt;year&gt;2005&lt;/year&gt;&lt;/dates&gt;&lt;isbn&gt;1939-1854&lt;/isbn&gt;&lt;urls&gt;&lt;/urls&gt;&lt;/record&gt;&lt;/Cite&gt;&lt;/EndNote&gt;</w:delInstrText>
        </w:r>
        <w:r w:rsidRPr="002B7621" w:rsidDel="00DB25A6">
          <w:rPr>
            <w:rFonts w:eastAsia="DengXian"/>
            <w:kern w:val="2"/>
          </w:rPr>
          <w:fldChar w:fldCharType="separate"/>
        </w:r>
        <w:r w:rsidRPr="002B7621" w:rsidDel="00DB25A6">
          <w:rPr>
            <w:rFonts w:eastAsia="DengXian"/>
            <w:noProof/>
            <w:kern w:val="2"/>
          </w:rPr>
          <w:delText>Van Dyck et al. (2005)</w:delText>
        </w:r>
        <w:r w:rsidRPr="002B7621" w:rsidDel="00DB25A6">
          <w:rPr>
            <w:rFonts w:eastAsia="DengXian"/>
            <w:kern w:val="2"/>
          </w:rPr>
          <w:fldChar w:fldCharType="end"/>
        </w:r>
        <w:r w:rsidRPr="002B7621" w:rsidDel="00DB25A6">
          <w:rPr>
            <w:rFonts w:eastAsia="DengXian"/>
            <w:kern w:val="2"/>
          </w:rPr>
          <w:delText>. We modified the scale to reflect the newcomer context. Sample items include “In my team, people get upset and irritated if an error occurs” and “</w:delText>
        </w:r>
        <w:r w:rsidRPr="002B7621" w:rsidDel="00DB25A6">
          <w:delText>People in my team are often afraid of making errors</w:delText>
        </w:r>
        <w:r w:rsidRPr="002B7621" w:rsidDel="00DB25A6">
          <w:rPr>
            <w:rFonts w:eastAsia="DengXian"/>
            <w:kern w:val="2"/>
          </w:rPr>
          <w:delText xml:space="preserve">” </w:delText>
        </w:r>
      </w:del>
      <w:r w:rsidRPr="002B7621">
        <w:rPr>
          <w:rFonts w:eastAsia="DengXian"/>
          <w:kern w:val="2"/>
        </w:rPr>
        <w:t xml:space="preserve">(1 = </w:t>
      </w:r>
      <w:r w:rsidRPr="002B7621">
        <w:rPr>
          <w:rFonts w:eastAsia="DengXian"/>
          <w:i/>
          <w:kern w:val="2"/>
        </w:rPr>
        <w:t>strongly disagree</w:t>
      </w:r>
      <w:r w:rsidRPr="002B7621">
        <w:rPr>
          <w:rFonts w:eastAsia="DengXian"/>
          <w:kern w:val="2"/>
        </w:rPr>
        <w:t xml:space="preserve">, 7 = </w:t>
      </w:r>
      <w:r w:rsidRPr="002B7621">
        <w:rPr>
          <w:rFonts w:eastAsia="DengXian"/>
          <w:i/>
          <w:kern w:val="2"/>
        </w:rPr>
        <w:t>strongly agree</w:t>
      </w:r>
      <w:r w:rsidRPr="002B7621">
        <w:rPr>
          <w:rFonts w:eastAsia="DengXian"/>
          <w:iCs/>
          <w:kern w:val="2"/>
        </w:rPr>
        <w:t>)</w:t>
      </w:r>
      <w:r w:rsidRPr="002B7621">
        <w:rPr>
          <w:rFonts w:eastAsia="DengXian"/>
          <w:kern w:val="2"/>
        </w:rPr>
        <w:t>. The Cronbach alpha was .</w:t>
      </w:r>
      <w:ins w:id="2959" w:author="Haiyang Liu" w:date="2026-05-19T11:07:00Z" w16du:dateUtc="2026-05-19T04:07:00Z">
        <w:r w:rsidR="00DB25A6" w:rsidRPr="002B7621">
          <w:rPr>
            <w:rFonts w:eastAsia="Times New Roman"/>
          </w:rPr>
          <w:t>904</w:t>
        </w:r>
      </w:ins>
      <w:del w:id="2960" w:author="Haiyang Liu" w:date="2026-05-19T11:07:00Z" w16du:dateUtc="2026-05-19T04:07:00Z">
        <w:r w:rsidRPr="002B7621" w:rsidDel="00DB25A6">
          <w:rPr>
            <w:rFonts w:eastAsia="DengXian"/>
            <w:kern w:val="2"/>
          </w:rPr>
          <w:delText>96</w:delText>
        </w:r>
      </w:del>
      <w:r w:rsidRPr="002B7621">
        <w:rPr>
          <w:rFonts w:eastAsia="DengXian"/>
          <w:kern w:val="2"/>
        </w:rPr>
        <w:t>.</w:t>
      </w:r>
      <w:ins w:id="2961" w:author="Haiyang Liu" w:date="2026-05-19T11:09:00Z" w16du:dateUtc="2026-05-19T04:09:00Z">
        <w:r w:rsidR="00DB25A6" w:rsidRPr="002B7621">
          <w:rPr>
            <w:rFonts w:eastAsia="DengXian"/>
            <w:kern w:val="2"/>
          </w:rPr>
          <w:t xml:space="preserve"> </w:t>
        </w:r>
      </w:ins>
      <w:ins w:id="2962" w:author="Haiyang Liu" w:date="2026-05-19T13:20:00Z" w16du:dateUtc="2026-05-19T06:20:00Z">
        <w:r w:rsidR="005671A2" w:rsidRPr="002B7621">
          <w:rPr>
            <w:rFonts w:eastAsia="DengXian"/>
            <w:kern w:val="2"/>
          </w:rPr>
          <w:t>Similarly, we tested the aggregation indices (</w:t>
        </w:r>
        <w:r w:rsidR="005671A2" w:rsidRPr="002B7621">
          <w:rPr>
            <w:rFonts w:eastAsia="DengXian"/>
            <w:i/>
            <w:iCs/>
            <w:kern w:val="2"/>
            <w:rPrChange w:id="2963" w:author="Hong Deng" w:date="2026-06-06T16:34:00Z" w16du:dateUtc="2026-06-06T08:34:00Z">
              <w:rPr>
                <w:rFonts w:eastAsia="DengXian"/>
                <w:kern w:val="2"/>
              </w:rPr>
            </w:rPrChange>
          </w:rPr>
          <w:t>F</w:t>
        </w:r>
        <w:r w:rsidR="005671A2" w:rsidRPr="002B7621">
          <w:rPr>
            <w:rFonts w:eastAsia="DengXian"/>
            <w:kern w:val="2"/>
          </w:rPr>
          <w:t>[293, 1072] = 4.918</w:t>
        </w:r>
      </w:ins>
      <w:ins w:id="2964" w:author="Haiyang Liu" w:date="2026-05-19T13:21:00Z" w16du:dateUtc="2026-05-19T06:21:00Z">
        <w:r w:rsidR="005671A2" w:rsidRPr="002B7621">
          <w:rPr>
            <w:rFonts w:eastAsia="DengXian"/>
            <w:kern w:val="2"/>
          </w:rPr>
          <w:t xml:space="preserve">, </w:t>
        </w:r>
        <w:r w:rsidR="005671A2" w:rsidRPr="002B7621">
          <w:rPr>
            <w:rFonts w:eastAsia="DengXian"/>
            <w:i/>
            <w:iCs/>
            <w:kern w:val="2"/>
            <w:rPrChange w:id="2965" w:author="Hong Deng" w:date="2026-06-06T16:34:00Z" w16du:dateUtc="2026-06-06T08:34:00Z">
              <w:rPr>
                <w:rFonts w:eastAsia="DengXian"/>
                <w:kern w:val="2"/>
              </w:rPr>
            </w:rPrChange>
          </w:rPr>
          <w:t>p</w:t>
        </w:r>
        <w:r w:rsidR="005671A2" w:rsidRPr="002B7621">
          <w:rPr>
            <w:rFonts w:eastAsia="DengXian"/>
            <w:kern w:val="2"/>
          </w:rPr>
          <w:t xml:space="preserve"> &lt; .001; </w:t>
        </w:r>
        <w:r w:rsidR="005671A2" w:rsidRPr="002B7621">
          <w:rPr>
            <w:rFonts w:eastAsia="DengXian"/>
            <w:i/>
            <w:iCs/>
            <w:kern w:val="2"/>
            <w:rPrChange w:id="2966" w:author="Hong Deng" w:date="2026-06-06T16:34:00Z" w16du:dateUtc="2026-06-06T08:34:00Z">
              <w:rPr>
                <w:rFonts w:eastAsia="DengXian"/>
                <w:kern w:val="2"/>
              </w:rPr>
            </w:rPrChange>
          </w:rPr>
          <w:t>rwg</w:t>
        </w:r>
        <w:r w:rsidR="005671A2" w:rsidRPr="002B7621">
          <w:rPr>
            <w:rFonts w:eastAsia="DengXian"/>
            <w:kern w:val="2"/>
          </w:rPr>
          <w:t xml:space="preserve"> mean = </w:t>
        </w:r>
        <w:r w:rsidR="002446FB" w:rsidRPr="002B7621">
          <w:rPr>
            <w:rFonts w:eastAsia="DengXian"/>
            <w:kern w:val="2"/>
          </w:rPr>
          <w:t>.929; ICC</w:t>
        </w:r>
      </w:ins>
      <w:ins w:id="2967" w:author="Haiyang Liu" w:date="2026-05-19T13:22:00Z" w16du:dateUtc="2026-05-19T06:22:00Z">
        <w:r w:rsidR="002446FB" w:rsidRPr="002B7621">
          <w:rPr>
            <w:rFonts w:eastAsia="DengXian"/>
            <w:kern w:val="2"/>
          </w:rPr>
          <w:t>[</w:t>
        </w:r>
      </w:ins>
      <w:ins w:id="2968" w:author="Haiyang Liu" w:date="2026-05-19T13:21:00Z" w16du:dateUtc="2026-05-19T06:21:00Z">
        <w:r w:rsidR="002446FB" w:rsidRPr="002B7621">
          <w:rPr>
            <w:rFonts w:eastAsia="DengXian"/>
            <w:kern w:val="2"/>
          </w:rPr>
          <w:t>1</w:t>
        </w:r>
      </w:ins>
      <w:ins w:id="2969" w:author="Haiyang Liu" w:date="2026-05-19T13:22:00Z" w16du:dateUtc="2026-05-19T06:22:00Z">
        <w:r w:rsidR="002446FB" w:rsidRPr="002B7621">
          <w:rPr>
            <w:rFonts w:eastAsia="DengXian"/>
            <w:kern w:val="2"/>
          </w:rPr>
          <w:t>]</w:t>
        </w:r>
      </w:ins>
      <w:ins w:id="2970" w:author="Haiyang Liu" w:date="2026-05-19T13:21:00Z" w16du:dateUtc="2026-05-19T06:21:00Z">
        <w:r w:rsidR="002446FB" w:rsidRPr="002B7621">
          <w:rPr>
            <w:rFonts w:eastAsia="DengXian"/>
            <w:kern w:val="2"/>
          </w:rPr>
          <w:t xml:space="preserve"> = </w:t>
        </w:r>
      </w:ins>
      <w:ins w:id="2971" w:author="Haiyang Liu" w:date="2026-05-19T13:22:00Z" w16du:dateUtc="2026-05-19T06:22:00Z">
        <w:r w:rsidR="002446FB" w:rsidRPr="002B7621">
          <w:rPr>
            <w:rFonts w:eastAsia="DengXian"/>
            <w:kern w:val="2"/>
          </w:rPr>
          <w:t>.458</w:t>
        </w:r>
      </w:ins>
      <w:ins w:id="2972" w:author="Haiyang Liu" w:date="2026-05-19T13:21:00Z" w16du:dateUtc="2026-05-19T06:21:00Z">
        <w:r w:rsidR="002446FB" w:rsidRPr="002B7621">
          <w:rPr>
            <w:rFonts w:eastAsia="DengXian"/>
            <w:kern w:val="2"/>
          </w:rPr>
          <w:t>; I</w:t>
        </w:r>
      </w:ins>
      <w:ins w:id="2973" w:author="Haiyang Liu" w:date="2026-05-19T13:22:00Z" w16du:dateUtc="2026-05-19T06:22:00Z">
        <w:r w:rsidR="002446FB" w:rsidRPr="002B7621">
          <w:rPr>
            <w:rFonts w:eastAsia="DengXian"/>
            <w:kern w:val="2"/>
          </w:rPr>
          <w:t xml:space="preserve">CC[2] = </w:t>
        </w:r>
      </w:ins>
      <w:ins w:id="2974" w:author="Haiyang Liu" w:date="2026-05-19T13:23:00Z" w16du:dateUtc="2026-05-19T06:23:00Z">
        <w:r w:rsidR="002446FB" w:rsidRPr="002B7621">
          <w:rPr>
            <w:rFonts w:eastAsia="DengXian"/>
            <w:kern w:val="2"/>
          </w:rPr>
          <w:t>.797</w:t>
        </w:r>
      </w:ins>
      <w:ins w:id="2975" w:author="Haiyang Liu" w:date="2026-05-19T13:22:00Z" w16du:dateUtc="2026-05-19T06:22:00Z">
        <w:r w:rsidR="002446FB" w:rsidRPr="002B7621">
          <w:rPr>
            <w:rFonts w:eastAsia="DengXian"/>
            <w:kern w:val="2"/>
          </w:rPr>
          <w:t xml:space="preserve">), justifying the aggregation. </w:t>
        </w:r>
      </w:ins>
    </w:p>
    <w:p w14:paraId="777D3E7D" w14:textId="6A8574A3" w:rsidR="009458CE" w:rsidRPr="002B7621" w:rsidRDefault="009C0C59">
      <w:pPr>
        <w:spacing w:line="480" w:lineRule="auto"/>
        <w:ind w:firstLine="720"/>
        <w:rPr>
          <w:rPrChange w:id="2976" w:author="Hong Deng" w:date="2026-06-06T16:34:00Z" w16du:dateUtc="2026-06-06T08:34:00Z">
            <w:rPr>
              <w:rFonts w:eastAsia="DengXian"/>
              <w:kern w:val="2"/>
            </w:rPr>
          </w:rPrChange>
        </w:rPr>
        <w:pPrChange w:id="2977" w:author="Hong Deng" w:date="2026-06-06T16:34:00Z" w16du:dateUtc="2026-06-06T08:34:00Z">
          <w:pPr>
            <w:widowControl w:val="0"/>
            <w:snapToGrid w:val="0"/>
            <w:spacing w:line="480" w:lineRule="auto"/>
            <w:ind w:firstLine="720"/>
          </w:pPr>
        </w:pPrChange>
      </w:pPr>
      <w:r w:rsidRPr="002B7621">
        <w:rPr>
          <w:rFonts w:eastAsia="DengXian"/>
          <w:b/>
          <w:i/>
          <w:kern w:val="2"/>
        </w:rPr>
        <w:lastRenderedPageBreak/>
        <w:t xml:space="preserve">Newcomer </w:t>
      </w:r>
      <w:ins w:id="2978" w:author="Haiyang Liu" w:date="2026-05-19T14:38:00Z" w16du:dateUtc="2026-05-19T07:38:00Z">
        <w:r w:rsidR="00583D7E" w:rsidRPr="002B7621">
          <w:rPr>
            <w:rFonts w:eastAsia="Times New Roman"/>
            <w:b/>
            <w:bCs/>
            <w:i/>
            <w:iCs/>
          </w:rPr>
          <w:t>External Locus of Control</w:t>
        </w:r>
        <w:r w:rsidR="00583D7E" w:rsidRPr="002B7621">
          <w:rPr>
            <w:rFonts w:eastAsia="DengXian"/>
            <w:b/>
            <w:i/>
            <w:kern w:val="2"/>
          </w:rPr>
          <w:t xml:space="preserve"> (newcomer rated, Wave 1, on</w:t>
        </w:r>
      </w:ins>
      <w:ins w:id="2979" w:author="Haiyang Liu" w:date="2026-05-19T14:39:00Z" w16du:dateUtc="2026-05-19T07:39:00Z">
        <w:r w:rsidR="00583D7E" w:rsidRPr="002B7621">
          <w:rPr>
            <w:rFonts w:eastAsia="DengXian"/>
            <w:b/>
            <w:i/>
            <w:kern w:val="2"/>
          </w:rPr>
          <w:t>e month after the entry)</w:t>
        </w:r>
      </w:ins>
      <w:del w:id="2980" w:author="Haiyang Liu" w:date="2026-05-19T14:38:00Z" w16du:dateUtc="2026-05-19T07:38:00Z">
        <w:r w:rsidRPr="002B7621" w:rsidDel="00583D7E">
          <w:rPr>
            <w:rFonts w:eastAsia="DengXian"/>
            <w:b/>
            <w:i/>
            <w:kern w:val="2"/>
          </w:rPr>
          <w:delText>error attribution</w:delText>
        </w:r>
      </w:del>
      <w:r w:rsidRPr="002B7621">
        <w:rPr>
          <w:rFonts w:eastAsia="DengXian"/>
          <w:i/>
          <w:kern w:val="2"/>
        </w:rPr>
        <w:t xml:space="preserve">. </w:t>
      </w:r>
      <w:ins w:id="2981" w:author="Haiyang Liu" w:date="2026-05-19T14:39:00Z" w16du:dateUtc="2026-05-19T07:39:00Z">
        <w:r w:rsidR="00583D7E" w:rsidRPr="002B7621">
          <w:rPr>
            <w:rFonts w:eastAsia="Times New Roman"/>
          </w:rPr>
          <w:t xml:space="preserve">Newcomers rated their external locus of control using the three-item scale from Jakoby and Jacob (1999), an established measure in the locus-of-control tradition initiated by </w:t>
        </w:r>
      </w:ins>
      <w:r w:rsidR="00312BA4">
        <w:rPr>
          <w:rFonts w:eastAsia="Times New Roman"/>
        </w:rPr>
        <w:fldChar w:fldCharType="begin"/>
      </w:r>
      <w:r w:rsidR="00C716C1">
        <w:rPr>
          <w:rFonts w:eastAsia="Times New Roman"/>
        </w:rPr>
        <w:instrText xml:space="preserve"> ADDIN EN.CITE &lt;EndNote&gt;&lt;Cite AuthorYear="1"&gt;&lt;Author&gt;Rotter&lt;/Author&gt;&lt;Year&gt;1966&lt;/Year&gt;&lt;RecNum&gt;368&lt;/RecNum&gt;&lt;DisplayText&gt;Rotter (1966)&lt;/DisplayText&gt;&lt;record&gt;&lt;rec-number&gt;368&lt;/rec-number&gt;&lt;foreign-keys&gt;&lt;key app="EN" db-id="dtfvx5dd9wzs0re0zrmve9tj9p5fwat5spas" timestamp="1775371295"&gt;368&lt;/key&gt;&lt;/foreign-keys&gt;&lt;ref-type name="Journal Article"&gt;17&lt;/ref-type&gt;&lt;contributors&gt;&lt;authors&gt;&lt;author&gt;Rotter, Julian B&lt;/author&gt;&lt;/authors&gt;&lt;/contributors&gt;&lt;titles&gt;&lt;title&gt;Generalized expectancies for internal versus external control of reinforcement&lt;/title&gt;&lt;secondary-title&gt;Psychological monographs: General and applied&lt;/secondary-title&gt;&lt;/titles&gt;&lt;periodical&gt;&lt;full-title&gt;Psychological monographs: General and applied&lt;/full-title&gt;&lt;/periodical&gt;&lt;pages&gt;1&lt;/pages&gt;&lt;volume&gt;80&lt;/volume&gt;&lt;number&gt;1&lt;/number&gt;&lt;dates&gt;&lt;year&gt;1966&lt;/year&gt;&lt;/dates&gt;&lt;isbn&gt;0096-9753&lt;/isbn&gt;&lt;urls&gt;&lt;/urls&gt;&lt;/record&gt;&lt;/Cite&gt;&lt;/EndNote&gt;</w:instrText>
      </w:r>
      <w:r w:rsidR="00312BA4">
        <w:rPr>
          <w:rFonts w:eastAsia="Times New Roman"/>
        </w:rPr>
        <w:fldChar w:fldCharType="separate"/>
      </w:r>
      <w:r w:rsidR="00C716C1">
        <w:rPr>
          <w:rFonts w:eastAsia="Times New Roman"/>
          <w:noProof/>
        </w:rPr>
        <w:t>Rotter (1966)</w:t>
      </w:r>
      <w:r w:rsidR="00312BA4">
        <w:rPr>
          <w:rFonts w:eastAsia="Times New Roman"/>
        </w:rPr>
        <w:fldChar w:fldCharType="end"/>
      </w:r>
      <w:ins w:id="2982" w:author="Haiyang Liu" w:date="2026-05-19T14:39:00Z" w16du:dateUtc="2026-05-19T07:39:00Z">
        <w:del w:id="2983" w:author="Hong Deng" w:date="2026-06-06T16:51:00Z" w16du:dateUtc="2026-06-06T08:51:00Z">
          <w:r w:rsidR="00583D7E" w:rsidRPr="002B7621" w:rsidDel="00C716C1">
            <w:rPr>
              <w:rFonts w:eastAsia="Times New Roman"/>
            </w:rPr>
            <w:delText>Rotter (1966)</w:delText>
          </w:r>
        </w:del>
        <w:r w:rsidR="00583D7E" w:rsidRPr="002B7621">
          <w:rPr>
            <w:rFonts w:eastAsia="Times New Roman"/>
          </w:rPr>
          <w:t xml:space="preserve">. Sample items are “Success often depends more on luck than on effort” and “I often have the feeling that I have little influence over what happens to me” </w:t>
        </w:r>
        <w:r w:rsidR="00583D7E" w:rsidRPr="002B7621">
          <w:rPr>
            <w:rFonts w:eastAsia="DengXian"/>
            <w:kern w:val="2"/>
          </w:rPr>
          <w:t xml:space="preserve">(1 = </w:t>
        </w:r>
        <w:r w:rsidR="00583D7E" w:rsidRPr="002B7621">
          <w:rPr>
            <w:rFonts w:eastAsia="DengXian"/>
            <w:i/>
            <w:kern w:val="2"/>
          </w:rPr>
          <w:t>strongly disagree</w:t>
        </w:r>
        <w:r w:rsidR="00583D7E" w:rsidRPr="002B7621">
          <w:rPr>
            <w:rFonts w:eastAsia="DengXian"/>
            <w:kern w:val="2"/>
          </w:rPr>
          <w:t xml:space="preserve">, 7 = </w:t>
        </w:r>
        <w:r w:rsidR="00583D7E" w:rsidRPr="002B7621">
          <w:rPr>
            <w:rFonts w:eastAsia="DengXian"/>
            <w:i/>
            <w:kern w:val="2"/>
          </w:rPr>
          <w:t>strongly agree</w:t>
        </w:r>
        <w:r w:rsidR="00583D7E" w:rsidRPr="002B7621">
          <w:rPr>
            <w:rFonts w:eastAsia="DengXian"/>
            <w:iCs/>
            <w:kern w:val="2"/>
          </w:rPr>
          <w:t>).</w:t>
        </w:r>
        <w:r w:rsidR="00583D7E" w:rsidRPr="002B7621">
          <w:rPr>
            <w:rFonts w:eastAsia="Times New Roman"/>
          </w:rPr>
          <w:t xml:space="preserve"> Higher scores reflect a stronger belief that outcomes are determined by external forces </w:t>
        </w:r>
      </w:ins>
      <w:ins w:id="2984" w:author="Haiyang Liu" w:date="2026-05-19T14:40:00Z" w16du:dateUtc="2026-05-19T07:40:00Z">
        <w:r w:rsidR="00583D7E" w:rsidRPr="002B7621">
          <w:rPr>
            <w:rFonts w:eastAsia="Times New Roman"/>
          </w:rPr>
          <w:t>(</w:t>
        </w:r>
      </w:ins>
      <w:ins w:id="2985" w:author="Haiyang Liu" w:date="2026-05-19T14:39:00Z" w16du:dateUtc="2026-05-19T07:39:00Z">
        <w:r w:rsidR="00583D7E" w:rsidRPr="002B7621">
          <w:rPr>
            <w:rFonts w:eastAsia="Times New Roman"/>
          </w:rPr>
          <w:t>α = .781</w:t>
        </w:r>
      </w:ins>
      <w:ins w:id="2986" w:author="Haiyang Liu" w:date="2026-05-19T14:40:00Z" w16du:dateUtc="2026-05-19T07:40:00Z">
        <w:r w:rsidR="00583D7E" w:rsidRPr="002B7621">
          <w:rPr>
            <w:rFonts w:eastAsia="Times New Roman"/>
          </w:rPr>
          <w:t>)</w:t>
        </w:r>
      </w:ins>
      <w:ins w:id="2987" w:author="Haiyang Liu" w:date="2026-05-19T14:39:00Z" w16du:dateUtc="2026-05-19T07:39:00Z">
        <w:r w:rsidR="00583D7E" w:rsidRPr="002B7621">
          <w:rPr>
            <w:rFonts w:eastAsia="Times New Roman"/>
          </w:rPr>
          <w:t>.</w:t>
        </w:r>
      </w:ins>
      <w:del w:id="2988" w:author="Haiyang Liu" w:date="2026-05-19T14:39:00Z" w16du:dateUtc="2026-05-19T07:39:00Z">
        <w:r w:rsidRPr="002B7621" w:rsidDel="00583D7E">
          <w:rPr>
            <w:rFonts w:eastAsia="DengXian"/>
            <w:kern w:val="2"/>
          </w:rPr>
          <w:delText xml:space="preserve">We utilized a measure developed by Han et al. (2014) to assess newcomers’ error attribution tendencies (see also, Tangney &amp; Dearing, 2002; Tangney et al., 2000), by asking participants to envision themselves in each of the six scenarios described and indicate the likelihood of their specified reactions on a 7-point scale (1 = </w:delText>
        </w:r>
        <w:r w:rsidRPr="002B7621" w:rsidDel="00583D7E">
          <w:rPr>
            <w:rFonts w:eastAsia="DengXian"/>
            <w:i/>
            <w:kern w:val="2"/>
          </w:rPr>
          <w:delText>very unlikely</w:delText>
        </w:r>
        <w:r w:rsidRPr="002B7621" w:rsidDel="00583D7E">
          <w:rPr>
            <w:rFonts w:eastAsia="DengXian"/>
            <w:kern w:val="2"/>
          </w:rPr>
          <w:delText xml:space="preserve">, 7 = </w:delText>
        </w:r>
        <w:r w:rsidRPr="002B7621" w:rsidDel="00583D7E">
          <w:rPr>
            <w:rFonts w:eastAsia="DengXian"/>
            <w:i/>
            <w:kern w:val="2"/>
          </w:rPr>
          <w:delText>very likely</w:delText>
        </w:r>
        <w:r w:rsidRPr="002B7621" w:rsidDel="00583D7E">
          <w:rPr>
            <w:rFonts w:eastAsia="DengXian"/>
            <w:kern w:val="2"/>
          </w:rPr>
          <w:delText>). Sample scenarios include “You are driving down the road, and you hit a small animal. How likely would you attribute it as you are terrible?” and “You are taking care of your friend’s dog while they are on vacation and the dog runs away. How likely would you attribute it as you are irresponsible and incompetent?” The Cronbach alpha was .92.</w:delText>
        </w:r>
      </w:del>
    </w:p>
    <w:p w14:paraId="10D6BE88" w14:textId="330EC0F6" w:rsidR="00583D7E" w:rsidRPr="002B7621" w:rsidRDefault="00583D7E" w:rsidP="002B7621">
      <w:pPr>
        <w:spacing w:line="480" w:lineRule="auto"/>
        <w:ind w:firstLine="720"/>
        <w:rPr>
          <w:ins w:id="2989" w:author="Haiyang Liu" w:date="2026-05-19T14:48:00Z" w16du:dateUtc="2026-05-19T07:48:00Z"/>
          <w:rFonts w:eastAsia="Times New Roman"/>
        </w:rPr>
      </w:pPr>
      <w:ins w:id="2990" w:author="Haiyang Liu" w:date="2026-05-19T14:40:00Z" w16du:dateUtc="2026-05-19T07:40:00Z">
        <w:r w:rsidRPr="002B7621">
          <w:rPr>
            <w:rFonts w:eastAsia="Times New Roman"/>
            <w:b/>
            <w:bCs/>
            <w:i/>
            <w:iCs/>
          </w:rPr>
          <w:t xml:space="preserve">Newcomer Action Errors </w:t>
        </w:r>
        <w:r w:rsidRPr="002B7621">
          <w:rPr>
            <w:rFonts w:eastAsia="DengXian"/>
            <w:b/>
            <w:i/>
            <w:kern w:val="2"/>
          </w:rPr>
          <w:t>(mentor rated, Wave</w:t>
        </w:r>
      </w:ins>
      <w:ins w:id="2991" w:author="Haiyang Liu" w:date="2026-05-19T14:52:00Z" w16du:dateUtc="2026-05-19T07:52:00Z">
        <w:r w:rsidR="00001AF3" w:rsidRPr="002B7621">
          <w:rPr>
            <w:rFonts w:eastAsia="DengXian"/>
            <w:b/>
            <w:i/>
            <w:kern w:val="2"/>
          </w:rPr>
          <w:t>s</w:t>
        </w:r>
      </w:ins>
      <w:ins w:id="2992" w:author="Haiyang Liu" w:date="2026-05-19T14:40:00Z" w16du:dateUtc="2026-05-19T07:40:00Z">
        <w:r w:rsidRPr="002B7621">
          <w:rPr>
            <w:rFonts w:eastAsia="DengXian"/>
            <w:b/>
            <w:i/>
            <w:kern w:val="2"/>
          </w:rPr>
          <w:t xml:space="preserve"> 1-4, one to</w:t>
        </w:r>
      </w:ins>
      <w:ins w:id="2993" w:author="Haiyang Liu" w:date="2026-05-19T14:41:00Z" w16du:dateUtc="2026-05-19T07:41:00Z">
        <w:r w:rsidRPr="002B7621">
          <w:rPr>
            <w:rFonts w:eastAsia="DengXian"/>
            <w:b/>
            <w:i/>
            <w:kern w:val="2"/>
          </w:rPr>
          <w:t xml:space="preserve"> </w:t>
        </w:r>
      </w:ins>
      <w:ins w:id="2994" w:author="Haiyang Liu" w:date="2026-05-19T14:40:00Z" w16du:dateUtc="2026-05-19T07:40:00Z">
        <w:r w:rsidRPr="002B7621">
          <w:rPr>
            <w:rFonts w:eastAsia="DengXian"/>
            <w:b/>
            <w:i/>
            <w:kern w:val="2"/>
          </w:rPr>
          <w:t>four months after the entry)</w:t>
        </w:r>
        <w:r w:rsidRPr="002B7621">
          <w:rPr>
            <w:rFonts w:eastAsia="Times New Roman"/>
            <w:b/>
            <w:bCs/>
            <w:i/>
            <w:iCs/>
          </w:rPr>
          <w:t>.</w:t>
        </w:r>
        <w:r w:rsidRPr="002B7621">
          <w:rPr>
            <w:rFonts w:eastAsia="Times New Roman"/>
          </w:rPr>
          <w:t xml:space="preserve"> </w:t>
        </w:r>
      </w:ins>
      <w:ins w:id="2995" w:author="Haiyang Liu" w:date="2026-05-19T14:41:00Z" w16du:dateUtc="2026-05-19T07:41:00Z">
        <w:r w:rsidRPr="002B7621">
          <w:rPr>
            <w:rFonts w:eastAsia="Times New Roman"/>
          </w:rPr>
          <w:t>T</w:t>
        </w:r>
      </w:ins>
      <w:ins w:id="2996" w:author="Haiyang Liu" w:date="2026-05-19T14:40:00Z" w16du:dateUtc="2026-05-19T07:40:00Z">
        <w:r w:rsidRPr="002B7621">
          <w:rPr>
            <w:rFonts w:eastAsia="Times New Roman"/>
          </w:rPr>
          <w:t>he assigned mentor rated the newcomer’s action errors using the six-item scale developed and validated in Study 1.</w:t>
        </w:r>
      </w:ins>
      <w:ins w:id="2997" w:author="Haiyang Liu" w:date="2026-05-19T14:46:00Z" w16du:dateUtc="2026-05-19T07:46:00Z">
        <w:r w:rsidRPr="002B7621">
          <w:rPr>
            <w:rFonts w:eastAsia="Times New Roman"/>
          </w:rPr>
          <w:t xml:space="preserve"> We specifically asked the mentor to rate the </w:t>
        </w:r>
      </w:ins>
      <w:ins w:id="2998" w:author="Haiyang Liu" w:date="2026-05-19T14:48:00Z" w16du:dateUtc="2026-05-19T07:48:00Z">
        <w:r w:rsidR="0064132A" w:rsidRPr="002B7621">
          <w:rPr>
            <w:rFonts w:eastAsia="Times New Roman"/>
          </w:rPr>
          <w:t xml:space="preserve">frequency of </w:t>
        </w:r>
      </w:ins>
      <w:ins w:id="2999" w:author="Haiyang Liu" w:date="2026-05-19T14:49:00Z" w16du:dateUtc="2026-05-19T07:49:00Z">
        <w:r w:rsidR="0064132A" w:rsidRPr="002B7621">
          <w:rPr>
            <w:rFonts w:eastAsia="Times New Roman"/>
          </w:rPr>
          <w:t xml:space="preserve">the </w:t>
        </w:r>
      </w:ins>
      <w:ins w:id="3000" w:author="Haiyang Liu" w:date="2026-05-19T14:46:00Z" w16du:dateUtc="2026-05-19T07:46:00Z">
        <w:r w:rsidRPr="002B7621">
          <w:rPr>
            <w:rFonts w:eastAsia="Times New Roman"/>
          </w:rPr>
          <w:t>newcomer’s behavior during the past month.</w:t>
        </w:r>
      </w:ins>
      <w:ins w:id="3001" w:author="Haiyang Liu" w:date="2026-05-19T14:40:00Z" w16du:dateUtc="2026-05-19T07:40:00Z">
        <w:r w:rsidRPr="002B7621">
          <w:rPr>
            <w:rFonts w:eastAsia="Times New Roman"/>
          </w:rPr>
          <w:t xml:space="preserve"> </w:t>
        </w:r>
      </w:ins>
      <w:ins w:id="3002" w:author="Haiyang Liu" w:date="2026-05-19T14:43:00Z" w16du:dateUtc="2026-05-19T07:43:00Z">
        <w:r w:rsidRPr="002B7621">
          <w:rPr>
            <w:rFonts w:eastAsia="Times New Roman"/>
          </w:rPr>
          <w:t>Sample items include</w:t>
        </w:r>
      </w:ins>
      <w:ins w:id="3003" w:author="Haiyang Liu" w:date="2026-05-19T14:40:00Z" w16du:dateUtc="2026-05-19T07:40:00Z">
        <w:r w:rsidRPr="002B7621">
          <w:rPr>
            <w:rFonts w:eastAsia="Times New Roman"/>
          </w:rPr>
          <w:t xml:space="preserve"> “This newcomer </w:t>
        </w:r>
      </w:ins>
      <w:ins w:id="3004" w:author="Haiyang Liu" w:date="2026-05-19T14:48:00Z" w16du:dateUtc="2026-05-19T07:48:00Z">
        <w:r w:rsidRPr="002B7621">
          <w:rPr>
            <w:rFonts w:eastAsia="Times New Roman"/>
          </w:rPr>
          <w:t>carried out an action that later needed to be undone or redone because it was incorrect</w:t>
        </w:r>
      </w:ins>
      <w:ins w:id="3005" w:author="Haiyang Liu" w:date="2026-05-19T14:40:00Z" w16du:dateUtc="2026-05-19T07:40:00Z">
        <w:r w:rsidRPr="002B7621">
          <w:rPr>
            <w:rFonts w:eastAsia="Times New Roman"/>
          </w:rPr>
          <w:t>”</w:t>
        </w:r>
      </w:ins>
      <w:ins w:id="3006" w:author="Haiyang Liu" w:date="2026-05-19T14:43:00Z" w16du:dateUtc="2026-05-19T07:43:00Z">
        <w:r w:rsidRPr="002B7621">
          <w:rPr>
            <w:rFonts w:eastAsia="Times New Roman"/>
          </w:rPr>
          <w:t xml:space="preserve"> and</w:t>
        </w:r>
      </w:ins>
      <w:ins w:id="3007" w:author="Haiyang Liu" w:date="2026-05-19T14:40:00Z" w16du:dateUtc="2026-05-19T07:40:00Z">
        <w:r w:rsidRPr="002B7621">
          <w:rPr>
            <w:rFonts w:eastAsia="Times New Roman"/>
          </w:rPr>
          <w:t xml:space="preserve"> “</w:t>
        </w:r>
      </w:ins>
      <w:ins w:id="3008" w:author="Haiyang Liu" w:date="2026-05-19T14:44:00Z" w16du:dateUtc="2026-05-19T07:44:00Z">
        <w:r w:rsidRPr="002B7621">
          <w:rPr>
            <w:rFonts w:eastAsia="Times New Roman"/>
          </w:rPr>
          <w:t xml:space="preserve">this newcomer </w:t>
        </w:r>
      </w:ins>
      <w:ins w:id="3009" w:author="Haiyang Liu" w:date="2026-05-19T14:40:00Z" w16du:dateUtc="2026-05-19T07:40:00Z">
        <w:r w:rsidRPr="002B7621">
          <w:rPr>
            <w:rFonts w:eastAsia="Times New Roman"/>
          </w:rPr>
          <w:t>missed or skipped a necessary step when finishing a task”</w:t>
        </w:r>
      </w:ins>
      <w:ins w:id="3010" w:author="Haiyang Liu" w:date="2026-05-19T14:48:00Z" w16du:dateUtc="2026-05-19T07:48:00Z">
        <w:r w:rsidRPr="002B7621">
          <w:rPr>
            <w:rFonts w:eastAsia="Times New Roman"/>
          </w:rPr>
          <w:t xml:space="preserve"> (</w:t>
        </w:r>
        <w:r w:rsidR="0064132A" w:rsidRPr="002B7621">
          <w:rPr>
            <w:rFonts w:eastAsia="Times New Roman"/>
          </w:rPr>
          <w:t xml:space="preserve">1 = </w:t>
        </w:r>
      </w:ins>
      <w:ins w:id="3011" w:author="Haiyang Liu" w:date="2026-05-19T14:49:00Z" w16du:dateUtc="2026-05-19T07:49:00Z">
        <w:r w:rsidR="0064132A" w:rsidRPr="002B7621">
          <w:rPr>
            <w:rFonts w:eastAsia="Times New Roman"/>
            <w:i/>
            <w:iCs/>
            <w:rPrChange w:id="3012" w:author="Hong Deng" w:date="2026-06-06T16:34:00Z" w16du:dateUtc="2026-06-06T08:34:00Z">
              <w:rPr>
                <w:rFonts w:eastAsia="Times New Roman"/>
              </w:rPr>
            </w:rPrChange>
          </w:rPr>
          <w:t>never</w:t>
        </w:r>
        <w:r w:rsidR="0064132A" w:rsidRPr="002B7621">
          <w:rPr>
            <w:rFonts w:eastAsia="Times New Roman"/>
          </w:rPr>
          <w:t xml:space="preserve">, 7 = </w:t>
        </w:r>
        <w:r w:rsidR="0064132A" w:rsidRPr="002B7621">
          <w:rPr>
            <w:rFonts w:eastAsia="Times New Roman"/>
            <w:i/>
            <w:iCs/>
            <w:rPrChange w:id="3013" w:author="Hong Deng" w:date="2026-06-06T16:34:00Z" w16du:dateUtc="2026-06-06T08:34:00Z">
              <w:rPr>
                <w:rFonts w:eastAsia="Times New Roman"/>
              </w:rPr>
            </w:rPrChange>
          </w:rPr>
          <w:t>extremely often</w:t>
        </w:r>
      </w:ins>
      <w:ins w:id="3014" w:author="Haiyang Liu" w:date="2026-05-19T14:48:00Z" w16du:dateUtc="2026-05-19T07:48:00Z">
        <w:r w:rsidRPr="002B7621">
          <w:rPr>
            <w:rFonts w:eastAsia="Times New Roman"/>
          </w:rPr>
          <w:t>)</w:t>
        </w:r>
      </w:ins>
      <w:ins w:id="3015" w:author="Haiyang Liu" w:date="2026-05-19T14:50:00Z" w16du:dateUtc="2026-05-19T07:50:00Z">
        <w:r w:rsidR="00001AF3" w:rsidRPr="002B7621">
          <w:rPr>
            <w:rFonts w:eastAsia="Times New Roman"/>
          </w:rPr>
          <w:t xml:space="preserve">. </w:t>
        </w:r>
        <w:r w:rsidR="00001AF3" w:rsidRPr="002B7621">
          <w:rPr>
            <w:rFonts w:eastAsia="DengXian"/>
            <w:kern w:val="2"/>
          </w:rPr>
          <w:t xml:space="preserve">The Cronbach alphas were </w:t>
        </w:r>
      </w:ins>
      <w:ins w:id="3016" w:author="Haiyang Liu" w:date="2026-05-19T14:51:00Z" w16du:dateUtc="2026-05-19T07:51:00Z">
        <w:r w:rsidR="00001AF3" w:rsidRPr="002B7621">
          <w:rPr>
            <w:rFonts w:eastAsia="DengXian"/>
            <w:kern w:val="2"/>
          </w:rPr>
          <w:t xml:space="preserve">.925, .866, .848, </w:t>
        </w:r>
      </w:ins>
      <w:ins w:id="3017" w:author="Haiyang Liu" w:date="2026-05-19T14:52:00Z" w16du:dateUtc="2026-05-19T07:52:00Z">
        <w:r w:rsidR="00001AF3" w:rsidRPr="002B7621">
          <w:rPr>
            <w:rFonts w:eastAsia="DengXian"/>
            <w:kern w:val="2"/>
          </w:rPr>
          <w:t xml:space="preserve">and </w:t>
        </w:r>
      </w:ins>
      <w:ins w:id="3018" w:author="Haiyang Liu" w:date="2026-05-19T14:51:00Z" w16du:dateUtc="2026-05-19T07:51:00Z">
        <w:r w:rsidR="00001AF3" w:rsidRPr="002B7621">
          <w:rPr>
            <w:rFonts w:eastAsia="DengXian"/>
            <w:kern w:val="2"/>
          </w:rPr>
          <w:t>.</w:t>
        </w:r>
      </w:ins>
      <w:ins w:id="3019" w:author="Haiyang Liu" w:date="2026-05-19T14:52:00Z" w16du:dateUtc="2026-05-19T07:52:00Z">
        <w:r w:rsidR="00001AF3" w:rsidRPr="002B7621">
          <w:rPr>
            <w:rFonts w:eastAsia="DengXian"/>
            <w:kern w:val="2"/>
          </w:rPr>
          <w:t>725 for each wave, respectively</w:t>
        </w:r>
      </w:ins>
      <w:ins w:id="3020" w:author="Haiyang Liu" w:date="2026-05-19T14:50:00Z" w16du:dateUtc="2026-05-19T07:50:00Z">
        <w:r w:rsidR="00001AF3" w:rsidRPr="002B7621">
          <w:rPr>
            <w:rFonts w:eastAsia="DengXian"/>
            <w:kern w:val="2"/>
          </w:rPr>
          <w:t>.</w:t>
        </w:r>
      </w:ins>
    </w:p>
    <w:p w14:paraId="777D3E7E" w14:textId="3FB04675" w:rsidR="009458CE" w:rsidRPr="002B7621" w:rsidDel="00001AF3" w:rsidRDefault="009C0C59" w:rsidP="003018F4">
      <w:pPr>
        <w:widowControl w:val="0"/>
        <w:snapToGrid w:val="0"/>
        <w:spacing w:line="480" w:lineRule="auto"/>
        <w:ind w:firstLine="720"/>
        <w:rPr>
          <w:del w:id="3021" w:author="Haiyang Liu" w:date="2026-05-19T14:52:00Z" w16du:dateUtc="2026-05-19T07:52:00Z"/>
          <w:rFonts w:eastAsia="DengXian"/>
          <w:kern w:val="2"/>
        </w:rPr>
      </w:pPr>
      <w:del w:id="3022" w:author="Haiyang Liu" w:date="2026-05-19T14:52:00Z" w16du:dateUtc="2026-05-19T07:52:00Z">
        <w:r w:rsidRPr="002B7621" w:rsidDel="00001AF3">
          <w:rPr>
            <w:rFonts w:eastAsia="DengXian"/>
            <w:b/>
            <w:bCs/>
            <w:i/>
            <w:iCs/>
            <w:kern w:val="2"/>
          </w:rPr>
          <w:delText xml:space="preserve">Newcomer error making. </w:delText>
        </w:r>
        <w:r w:rsidRPr="002B7621" w:rsidDel="00001AF3">
          <w:rPr>
            <w:rFonts w:eastAsia="DengXian"/>
            <w:bCs/>
            <w:iCs/>
            <w:kern w:val="2"/>
          </w:rPr>
          <w:delText>We measured newcomers’ error-making at Time 1, Time 2, and Time 3</w:delText>
        </w:r>
        <w:r w:rsidRPr="002B7621" w:rsidDel="00001AF3">
          <w:rPr>
            <w:rFonts w:eastAsia="DengXian"/>
            <w:kern w:val="2"/>
          </w:rPr>
          <w:delText xml:space="preserve"> </w:delText>
        </w:r>
        <w:r w:rsidRPr="002B7621" w:rsidDel="00001AF3">
          <w:rPr>
            <w:rFonts w:eastAsia="DengXian"/>
            <w:bCs/>
            <w:iCs/>
            <w:kern w:val="2"/>
          </w:rPr>
          <w:delText xml:space="preserve">by asking how frequently they made mistakes in domains vital for socialization. We focused on six domains (i.e., history, language, politics, people, organizational goals and values, and performance proficiency) identified by </w:delText>
        </w:r>
        <w:r w:rsidRPr="002B7621" w:rsidDel="00001AF3">
          <w:rPr>
            <w:rFonts w:eastAsia="DengXian"/>
            <w:bCs/>
            <w:iCs/>
            <w:kern w:val="2"/>
          </w:rPr>
          <w:fldChar w:fldCharType="begin"/>
        </w:r>
        <w:r w:rsidRPr="002B7621" w:rsidDel="00001AF3">
          <w:rPr>
            <w:rFonts w:eastAsia="DengXian"/>
            <w:bCs/>
            <w:iCs/>
            <w:kern w:val="2"/>
          </w:rPr>
          <w:delInstrText xml:space="preserve"> ADDIN EN.CITE &lt;EndNote&gt;&lt;Cite AuthorYear="1"&gt;&lt;Author&gt;Chao&lt;/Author&gt;&lt;Year&gt;1994&lt;/Year&gt;&lt;RecNum&gt;151&lt;/RecNum&gt;&lt;DisplayText&gt;Chao et al. (1994)&lt;/DisplayText&gt;&lt;record&gt;&lt;rec-number&gt;151&lt;/rec-number&gt;&lt;foreign-keys&gt;&lt;key app="EN" db-id="dtfvx5dd9wzs0re0zrmve9tj9p5fwat5spas" timestamp="1737286184"&gt;151&lt;/key&gt;&lt;/foreign-keys&gt;&lt;ref-type name="Journal Article"&gt;17&lt;/ref-type&gt;&lt;contributors&gt;&lt;authors&gt;&lt;author&gt;Chao, Georgia T&lt;/author&gt;&lt;author&gt;O&amp;apos;Leary-Kelly, Anne M&lt;/author&gt;&lt;author&gt;Wolf, Samantha&lt;/author&gt;&lt;author&gt;Klein, Howard J&lt;/author&gt;&lt;author&gt;Gardner, Philip D&lt;/author&gt;&lt;/authors&gt;&lt;/contributors&gt;&lt;titles&gt;&lt;title&gt;Organizational socialization: Its content and consequences&lt;/title&gt;&lt;secondary-title&gt;Journal of Applied psychology&lt;/secondary-title&gt;&lt;/titles&gt;&lt;periodical&gt;&lt;full-title&gt;Journal of Applied Psychology&lt;/full-title&gt;&lt;/periodical&gt;&lt;pages&gt;730-743&lt;/pages&gt;&lt;volume&gt;79&lt;/volume&gt;&lt;number&gt;5&lt;/number&gt;&lt;dates&gt;&lt;year&gt;1994&lt;/year&gt;&lt;/dates&gt;&lt;isbn&gt;1939-1854&lt;/isbn&gt;&lt;urls&gt;&lt;/urls&gt;&lt;/record&gt;&lt;/Cite&gt;&lt;/EndNote&gt;</w:delInstrText>
        </w:r>
        <w:r w:rsidRPr="002B7621" w:rsidDel="00001AF3">
          <w:rPr>
            <w:rFonts w:eastAsia="DengXian"/>
            <w:bCs/>
            <w:iCs/>
            <w:kern w:val="2"/>
          </w:rPr>
          <w:fldChar w:fldCharType="separate"/>
        </w:r>
        <w:r w:rsidRPr="002B7621" w:rsidDel="00001AF3">
          <w:rPr>
            <w:rFonts w:eastAsia="DengXian"/>
            <w:bCs/>
            <w:iCs/>
            <w:kern w:val="2"/>
          </w:rPr>
          <w:delText>Chao et al. (1994)</w:delText>
        </w:r>
        <w:r w:rsidRPr="002B7621" w:rsidDel="00001AF3">
          <w:rPr>
            <w:rFonts w:eastAsia="DengXian"/>
            <w:bCs/>
            <w:iCs/>
            <w:kern w:val="2"/>
          </w:rPr>
          <w:fldChar w:fldCharType="end"/>
        </w:r>
        <w:r w:rsidRPr="002B7621" w:rsidDel="00001AF3">
          <w:rPr>
            <w:rFonts w:eastAsia="DengXian"/>
            <w:bCs/>
            <w:iCs/>
            <w:kern w:val="2"/>
          </w:rPr>
          <w:delText xml:space="preserve"> as foundational for organizational socialization and used one item to measure each. Sample items were “I made errors that violate my organization’s goals and values (organizational goals and values)” and “I made errors that prevent me from performing my job in an efficient manner (performance proficiency)” (</w:delText>
        </w:r>
        <w:r w:rsidRPr="002B7621" w:rsidDel="00001AF3">
          <w:rPr>
            <w:rFonts w:eastAsia="DengXian"/>
            <w:kern w:val="2"/>
          </w:rPr>
          <w:delText xml:space="preserve">1 = </w:delText>
        </w:r>
        <w:r w:rsidRPr="002B7621" w:rsidDel="00001AF3">
          <w:rPr>
            <w:rFonts w:eastAsia="DengXian"/>
            <w:i/>
            <w:kern w:val="2"/>
          </w:rPr>
          <w:delText>strongly disagree</w:delText>
        </w:r>
        <w:r w:rsidRPr="002B7621" w:rsidDel="00001AF3">
          <w:rPr>
            <w:rFonts w:eastAsia="DengXian"/>
            <w:kern w:val="2"/>
          </w:rPr>
          <w:delText xml:space="preserve">, 7 = </w:delText>
        </w:r>
        <w:r w:rsidRPr="002B7621" w:rsidDel="00001AF3">
          <w:rPr>
            <w:rFonts w:eastAsia="DengXian"/>
            <w:i/>
            <w:kern w:val="2"/>
          </w:rPr>
          <w:delText>strongly agree</w:delText>
        </w:r>
        <w:r w:rsidRPr="002B7621" w:rsidDel="00001AF3">
          <w:rPr>
            <w:rFonts w:eastAsia="DengXian"/>
            <w:bCs/>
            <w:iCs/>
            <w:kern w:val="2"/>
          </w:rPr>
          <w:delText>).</w:delText>
        </w:r>
        <w:r w:rsidRPr="002B7621" w:rsidDel="00001AF3">
          <w:rPr>
            <w:rFonts w:eastAsia="DengXian"/>
            <w:kern w:val="2"/>
          </w:rPr>
          <w:delText xml:space="preserve"> The Cronbach alphas for the scale at each measurement point were .98 (Time 1), .95 (Time 2), and .98 (Time 3) respectively.</w:delText>
        </w:r>
      </w:del>
    </w:p>
    <w:p w14:paraId="777D3E7F" w14:textId="0C2FE4D4" w:rsidR="009458CE" w:rsidRPr="002B7621" w:rsidRDefault="009C0C59">
      <w:pPr>
        <w:spacing w:line="480" w:lineRule="auto"/>
        <w:ind w:firstLine="720"/>
        <w:rPr>
          <w:rFonts w:eastAsia="DengXian"/>
          <w:kern w:val="2"/>
        </w:rPr>
        <w:pPrChange w:id="3023" w:author="Hong Deng" w:date="2026-06-06T16:34:00Z" w16du:dateUtc="2026-06-06T08:34:00Z">
          <w:pPr>
            <w:widowControl w:val="0"/>
            <w:snapToGrid w:val="0"/>
            <w:spacing w:line="480" w:lineRule="auto"/>
            <w:ind w:firstLine="720"/>
          </w:pPr>
        </w:pPrChange>
      </w:pPr>
      <w:r w:rsidRPr="002B7621">
        <w:rPr>
          <w:rFonts w:eastAsia="DengXian"/>
          <w:b/>
          <w:i/>
          <w:kern w:val="2"/>
        </w:rPr>
        <w:t xml:space="preserve">Newcomer </w:t>
      </w:r>
      <w:del w:id="3024" w:author="Haiyang Liu" w:date="2026-05-19T14:52:00Z" w16du:dateUtc="2026-05-19T07:52:00Z">
        <w:r w:rsidRPr="002B7621" w:rsidDel="00001AF3">
          <w:rPr>
            <w:rFonts w:eastAsia="DengXian"/>
            <w:b/>
            <w:i/>
            <w:kern w:val="2"/>
          </w:rPr>
          <w:delText xml:space="preserve">task </w:delText>
        </w:r>
      </w:del>
      <w:ins w:id="3025" w:author="Haiyang Liu" w:date="2026-05-19T14:52:00Z" w16du:dateUtc="2026-05-19T07:52:00Z">
        <w:r w:rsidR="00001AF3" w:rsidRPr="002B7621">
          <w:rPr>
            <w:rFonts w:eastAsia="DengXian"/>
            <w:b/>
            <w:i/>
            <w:kern w:val="2"/>
          </w:rPr>
          <w:t xml:space="preserve">overall </w:t>
        </w:r>
      </w:ins>
      <w:r w:rsidRPr="002B7621">
        <w:rPr>
          <w:rFonts w:eastAsia="DengXian"/>
          <w:b/>
          <w:i/>
          <w:kern w:val="2"/>
        </w:rPr>
        <w:t>performance</w:t>
      </w:r>
      <w:ins w:id="3026" w:author="Haiyang Liu" w:date="2026-05-19T14:53:00Z" w16du:dateUtc="2026-05-19T07:53:00Z">
        <w:r w:rsidR="00001AF3" w:rsidRPr="002B7621">
          <w:rPr>
            <w:rFonts w:eastAsia="DengXian"/>
            <w:b/>
            <w:i/>
            <w:kern w:val="2"/>
          </w:rPr>
          <w:t xml:space="preserve"> (supervisor rated, Wave 4, four months after the entry)</w:t>
        </w:r>
      </w:ins>
      <w:r w:rsidRPr="002B7621">
        <w:rPr>
          <w:rFonts w:eastAsia="DengXian"/>
          <w:b/>
          <w:i/>
          <w:kern w:val="2"/>
        </w:rPr>
        <w:t>.</w:t>
      </w:r>
      <w:r w:rsidRPr="002B7621">
        <w:rPr>
          <w:rFonts w:eastAsia="DengXian"/>
          <w:kern w:val="2"/>
        </w:rPr>
        <w:t xml:space="preserve"> </w:t>
      </w:r>
      <w:del w:id="3027" w:author="Haiyang Liu" w:date="2026-05-19T14:53:00Z" w16du:dateUtc="2026-05-19T07:53:00Z">
        <w:r w:rsidRPr="002B7621" w:rsidDel="00001AF3">
          <w:rPr>
            <w:rFonts w:eastAsia="DengXian"/>
            <w:kern w:val="2"/>
          </w:rPr>
          <w:delText>At Time 3</w:delText>
        </w:r>
      </w:del>
      <w:ins w:id="3028" w:author="Haiyang Liu" w:date="2026-05-19T14:53:00Z" w16du:dateUtc="2026-05-19T07:53:00Z">
        <w:del w:id="3029" w:author="Hong Deng" w:date="2026-06-06T16:52:00Z" w16du:dateUtc="2026-06-06T08:52:00Z">
          <w:r w:rsidR="00001AF3" w:rsidRPr="002B7621" w:rsidDel="00C632A5">
            <w:rPr>
              <w:rFonts w:eastAsia="DengXian"/>
              <w:kern w:val="2"/>
            </w:rPr>
            <w:delText>At the last wave</w:delText>
          </w:r>
        </w:del>
      </w:ins>
      <w:del w:id="3030" w:author="Hong Deng" w:date="2026-06-06T16:52:00Z" w16du:dateUtc="2026-06-06T08:52:00Z">
        <w:r w:rsidRPr="002B7621" w:rsidDel="00C632A5">
          <w:rPr>
            <w:rFonts w:eastAsia="DengXian"/>
            <w:kern w:val="2"/>
          </w:rPr>
          <w:delText xml:space="preserve">, newcomers’ task </w:delText>
        </w:r>
      </w:del>
      <w:ins w:id="3031" w:author="Haiyang Liu" w:date="2026-05-19T14:53:00Z" w16du:dateUtc="2026-05-19T07:53:00Z">
        <w:del w:id="3032" w:author="Hong Deng" w:date="2026-06-06T16:52:00Z" w16du:dateUtc="2026-06-06T08:52:00Z">
          <w:r w:rsidR="00001AF3" w:rsidRPr="002B7621" w:rsidDel="00C632A5">
            <w:rPr>
              <w:rFonts w:eastAsia="DengXian"/>
              <w:kern w:val="2"/>
            </w:rPr>
            <w:delText xml:space="preserve">overall </w:delText>
          </w:r>
        </w:del>
      </w:ins>
      <w:del w:id="3033" w:author="Hong Deng" w:date="2026-06-06T16:52:00Z" w16du:dateUtc="2026-06-06T08:52:00Z">
        <w:r w:rsidRPr="002B7621" w:rsidDel="00C632A5">
          <w:rPr>
            <w:rFonts w:eastAsia="DengXian"/>
            <w:kern w:val="2"/>
          </w:rPr>
          <w:delText>performance was rated by their corresponding leader using a three</w:delText>
        </w:r>
      </w:del>
      <w:ins w:id="3034" w:author="Haiyang Liu" w:date="2026-05-19T14:53:00Z" w16du:dateUtc="2026-05-19T07:53:00Z">
        <w:del w:id="3035" w:author="Hong Deng" w:date="2026-06-06T16:52:00Z" w16du:dateUtc="2026-06-06T08:52:00Z">
          <w:r w:rsidR="00001AF3" w:rsidRPr="002B7621" w:rsidDel="00C632A5">
            <w:rPr>
              <w:rFonts w:eastAsia="DengXian"/>
              <w:kern w:val="2"/>
            </w:rPr>
            <w:delText>four</w:delText>
          </w:r>
        </w:del>
      </w:ins>
      <w:del w:id="3036" w:author="Hong Deng" w:date="2026-06-06T16:52:00Z" w16du:dateUtc="2026-06-06T08:52:00Z">
        <w:r w:rsidRPr="002B7621" w:rsidDel="00C632A5">
          <w:rPr>
            <w:rFonts w:eastAsia="DengXian"/>
            <w:kern w:val="2"/>
          </w:rPr>
          <w:delText xml:space="preserve">-item scale </w:delText>
        </w:r>
      </w:del>
      <w:ins w:id="3037" w:author="Hong Deng" w:date="2026-06-06T16:52:00Z" w16du:dateUtc="2026-06-06T08:52:00Z">
        <w:r w:rsidR="00C632A5">
          <w:rPr>
            <w:rFonts w:eastAsia="DengXian"/>
            <w:kern w:val="2"/>
          </w:rPr>
          <w:t xml:space="preserve">In the last wave, newcomers’ overall performance was rated by their respective leaders using a four-item scale adapted </w:t>
        </w:r>
      </w:ins>
      <w:del w:id="3038" w:author="Haiyang Liu" w:date="2026-05-19T14:53:00Z" w16du:dateUtc="2026-05-19T07:53:00Z">
        <w:r w:rsidRPr="002B7621" w:rsidDel="00001AF3">
          <w:rPr>
            <w:rFonts w:eastAsia="DengXian"/>
            <w:kern w:val="2"/>
          </w:rPr>
          <w:delText xml:space="preserve">developed by </w:delText>
        </w:r>
        <w:r w:rsidRPr="002B7621" w:rsidDel="00001AF3">
          <w:rPr>
            <w:rFonts w:eastAsia="DengXian"/>
            <w:kern w:val="2"/>
          </w:rPr>
          <w:fldChar w:fldCharType="begin"/>
        </w:r>
        <w:r w:rsidRPr="002B7621" w:rsidDel="00001AF3">
          <w:rPr>
            <w:rFonts w:eastAsia="DengXian"/>
            <w:kern w:val="2"/>
          </w:rPr>
          <w:delInstrText xml:space="preserve"> ADDIN EN.CITE &lt;EndNote&gt;&lt;Cite AuthorYear="1"&gt;&lt;Author&gt;Griffin&lt;/Author&gt;&lt;Year&gt;2007&lt;/Year&gt;&lt;RecNum&gt;152&lt;/RecNum&gt;&lt;DisplayText&gt;Griffin et al. (2007)&lt;/DisplayText&gt;&lt;record&gt;&lt;rec-number&gt;152&lt;/rec-number&gt;&lt;foreign-keys&gt;&lt;key app="EN" db-id="dtfvx5dd9wzs0re0zrmve9tj9p5fwat5spas" timestamp="1737286236"&gt;152&lt;/key&gt;&lt;/foreign-keys&gt;&lt;ref-type name="Journal Article"&gt;17&lt;/ref-type&gt;&lt;contributors&gt;&lt;authors&gt;&lt;author&gt;Griffin, Mark A&lt;/author&gt;&lt;author&gt;Neal, Andrew&lt;/author&gt;&lt;author&gt;Parker, Sharon K&lt;/author&gt;&lt;/authors&gt;&lt;/contributors&gt;&lt;titles&gt;&lt;title&gt;A new model of work role performance: Positive behavior in uncertain and interdependent contexts&lt;/title&gt;&lt;secondary-title&gt;Academy of management journal&lt;/secondary-title&gt;&lt;/titles&gt;&lt;periodical&gt;&lt;full-title&gt;Academy of Management Journal&lt;/full-title&gt;&lt;/periodical&gt;&lt;pages&gt;327-347&lt;/pages&gt;&lt;volume&gt;50&lt;/volume&gt;&lt;number&gt;2&lt;/number&gt;&lt;dates&gt;&lt;year&gt;2007&lt;/year&gt;&lt;/dates&gt;&lt;isbn&gt;0001-4273&lt;/isbn&gt;&lt;urls&gt;&lt;/urls&gt;&lt;/record&gt;&lt;/Cite&gt;&lt;/EndNote&gt;</w:delInstrText>
        </w:r>
        <w:r w:rsidRPr="002B7621" w:rsidDel="00001AF3">
          <w:rPr>
            <w:rFonts w:eastAsia="DengXian"/>
            <w:kern w:val="2"/>
          </w:rPr>
          <w:fldChar w:fldCharType="separate"/>
        </w:r>
        <w:r w:rsidRPr="002B7621" w:rsidDel="00001AF3">
          <w:rPr>
            <w:rFonts w:eastAsia="DengXian"/>
            <w:kern w:val="2"/>
          </w:rPr>
          <w:delText>Griffin et al. (2007)</w:delText>
        </w:r>
        <w:r w:rsidRPr="002B7621" w:rsidDel="00001AF3">
          <w:rPr>
            <w:rFonts w:eastAsia="DengXian"/>
            <w:kern w:val="2"/>
          </w:rPr>
          <w:fldChar w:fldCharType="end"/>
        </w:r>
      </w:del>
      <w:ins w:id="3039" w:author="Haiyang Liu" w:date="2026-05-19T14:53:00Z" w16du:dateUtc="2026-05-19T07:53:00Z">
        <w:r w:rsidR="00001AF3" w:rsidRPr="002B7621">
          <w:rPr>
            <w:rFonts w:eastAsia="DengXian"/>
            <w:kern w:val="2"/>
          </w:rPr>
          <w:t>fro</w:t>
        </w:r>
      </w:ins>
      <w:ins w:id="3040" w:author="Haiyang Liu" w:date="2026-05-19T14:54:00Z" w16du:dateUtc="2026-05-19T07:54:00Z">
        <w:r w:rsidR="00001AF3" w:rsidRPr="002B7621">
          <w:rPr>
            <w:rFonts w:eastAsia="DengXian"/>
            <w:kern w:val="2"/>
          </w:rPr>
          <w:t xml:space="preserve">m </w:t>
        </w:r>
        <w:r w:rsidR="00001AF3" w:rsidRPr="002B7621">
          <w:rPr>
            <w:rFonts w:eastAsia="Times New Roman"/>
          </w:rPr>
          <w:t>Chen and Aryee (2007), Chen et al. (2005), and Gong et al. (2009)</w:t>
        </w:r>
      </w:ins>
      <w:r w:rsidRPr="002B7621">
        <w:rPr>
          <w:rFonts w:eastAsia="DengXian"/>
          <w:kern w:val="2"/>
        </w:rPr>
        <w:t xml:space="preserve">. </w:t>
      </w:r>
      <w:ins w:id="3041" w:author="Haiyang Liu" w:date="2026-05-19T14:54:00Z" w16du:dateUtc="2026-05-19T07:54:00Z">
        <w:r w:rsidR="00001AF3" w:rsidRPr="002B7621">
          <w:rPr>
            <w:rFonts w:eastAsia="Times New Roman"/>
          </w:rPr>
          <w:t xml:space="preserve">Items include “This newcomer has made significant contributions to the overall performance of the department” and “this newcomer </w:t>
        </w:r>
      </w:ins>
      <w:ins w:id="3042" w:author="Haiyang Liu" w:date="2026-05-19T14:55:00Z" w16du:dateUtc="2026-05-19T07:55:00Z">
        <w:r w:rsidR="00001AF3" w:rsidRPr="002B7621">
          <w:rPr>
            <w:rFonts w:eastAsia="Times New Roman"/>
          </w:rPr>
          <w:t>is one of the top-performing employees in the department</w:t>
        </w:r>
      </w:ins>
      <w:ins w:id="3043" w:author="Haiyang Liu" w:date="2026-05-19T14:54:00Z" w16du:dateUtc="2026-05-19T07:54:00Z">
        <w:r w:rsidR="00001AF3" w:rsidRPr="002B7621">
          <w:rPr>
            <w:rFonts w:eastAsia="Times New Roman"/>
          </w:rPr>
          <w:t>”</w:t>
        </w:r>
      </w:ins>
      <w:del w:id="3044" w:author="Haiyang Liu" w:date="2026-05-19T14:55:00Z" w16du:dateUtc="2026-05-19T07:55:00Z">
        <w:r w:rsidRPr="002B7621" w:rsidDel="00001AF3">
          <w:rPr>
            <w:rFonts w:eastAsia="DengXian"/>
            <w:kern w:val="2"/>
          </w:rPr>
          <w:delText>A sample item was “This newcomer carried out the core parts of his/her job well” and “This newcomer completed his/her core tasks well using the standard procedures”</w:delText>
        </w:r>
      </w:del>
      <w:r w:rsidRPr="002B7621">
        <w:rPr>
          <w:rFonts w:eastAsia="DengXian"/>
          <w:kern w:val="2"/>
        </w:rPr>
        <w:t xml:space="preserve"> (1 = </w:t>
      </w:r>
      <w:r w:rsidRPr="002B7621">
        <w:rPr>
          <w:rFonts w:eastAsia="DengXian"/>
          <w:i/>
          <w:kern w:val="2"/>
        </w:rPr>
        <w:t>strongly disagree</w:t>
      </w:r>
      <w:r w:rsidRPr="002B7621">
        <w:rPr>
          <w:rFonts w:eastAsia="DengXian"/>
          <w:kern w:val="2"/>
        </w:rPr>
        <w:t xml:space="preserve">, 7 = </w:t>
      </w:r>
      <w:r w:rsidRPr="002B7621">
        <w:rPr>
          <w:rFonts w:eastAsia="DengXian"/>
          <w:i/>
          <w:kern w:val="2"/>
        </w:rPr>
        <w:t>strongly agree</w:t>
      </w:r>
      <w:r w:rsidRPr="002B7621">
        <w:rPr>
          <w:rFonts w:eastAsia="DengXian"/>
          <w:kern w:val="2"/>
        </w:rPr>
        <w:t xml:space="preserve">). The Cronbach alpha for the scale was </w:t>
      </w:r>
      <w:del w:id="3045" w:author="Haiyang Liu" w:date="2026-05-19T14:54:00Z" w16du:dateUtc="2026-05-19T07:54:00Z">
        <w:r w:rsidRPr="002B7621" w:rsidDel="00001AF3">
          <w:rPr>
            <w:rFonts w:eastAsia="DengXian"/>
            <w:kern w:val="2"/>
          </w:rPr>
          <w:delText>.</w:delText>
        </w:r>
      </w:del>
      <w:ins w:id="3046" w:author="Haiyang Liu" w:date="2026-05-19T14:54:00Z" w16du:dateUtc="2026-05-19T07:54:00Z">
        <w:r w:rsidR="00001AF3" w:rsidRPr="002B7621">
          <w:rPr>
            <w:rFonts w:eastAsia="Times New Roman"/>
          </w:rPr>
          <w:t>.772</w:t>
        </w:r>
      </w:ins>
      <w:del w:id="3047" w:author="Haiyang Liu" w:date="2026-05-19T14:54:00Z" w16du:dateUtc="2026-05-19T07:54:00Z">
        <w:r w:rsidRPr="002B7621" w:rsidDel="00001AF3">
          <w:rPr>
            <w:rFonts w:eastAsia="DengXian"/>
            <w:kern w:val="2"/>
          </w:rPr>
          <w:delText>95</w:delText>
        </w:r>
      </w:del>
      <w:r w:rsidRPr="002B7621">
        <w:rPr>
          <w:rFonts w:eastAsia="DengXian"/>
          <w:kern w:val="2"/>
        </w:rPr>
        <w:t>.</w:t>
      </w:r>
    </w:p>
    <w:p w14:paraId="777D3E80" w14:textId="5E77DD77" w:rsidR="009458CE" w:rsidRPr="002B7621" w:rsidDel="00D94BA2" w:rsidRDefault="009C0C59" w:rsidP="003018F4">
      <w:pPr>
        <w:widowControl w:val="0"/>
        <w:snapToGrid w:val="0"/>
        <w:spacing w:line="480" w:lineRule="auto"/>
        <w:ind w:firstLine="720"/>
        <w:rPr>
          <w:del w:id="3048" w:author="Haiyang Liu" w:date="2026-05-19T14:55:00Z" w16du:dateUtc="2026-05-19T07:55:00Z"/>
          <w:rFonts w:eastAsia="DengXian"/>
          <w:iCs/>
          <w:kern w:val="2"/>
        </w:rPr>
      </w:pPr>
      <w:del w:id="3049" w:author="Haiyang Liu" w:date="2026-05-19T14:55:00Z" w16du:dateUtc="2026-05-19T07:55:00Z">
        <w:r w:rsidRPr="002B7621" w:rsidDel="00D94BA2">
          <w:rPr>
            <w:rFonts w:eastAsia="DengXian"/>
            <w:b/>
            <w:i/>
            <w:kern w:val="2"/>
          </w:rPr>
          <w:delText>Newcomer annual merit pay.</w:delText>
        </w:r>
        <w:r w:rsidRPr="002B7621" w:rsidDel="00D94BA2">
          <w:rPr>
            <w:rFonts w:eastAsia="DengXian"/>
            <w:i/>
            <w:kern w:val="2"/>
          </w:rPr>
          <w:delText xml:space="preserve"> </w:delText>
        </w:r>
        <w:r w:rsidRPr="002B7621" w:rsidDel="00D94BA2">
          <w:rPr>
            <w:rFonts w:eastAsia="DengXian"/>
            <w:iCs/>
            <w:kern w:val="2"/>
          </w:rPr>
          <w:delText xml:space="preserve">We retrieved data on newcomers’ annual merit pay from the company’s record one year later. The merit pay aligned with annual performance and thus was deemed an appropriate performance metric. To reduce the potential skewness common in financial data, we applied a logarithmic transformation as recommended by </w:delText>
        </w:r>
        <w:r w:rsidRPr="002B7621" w:rsidDel="00D94BA2">
          <w:rPr>
            <w:rFonts w:eastAsia="DengXian"/>
            <w:iCs/>
            <w:kern w:val="2"/>
          </w:rPr>
          <w:fldChar w:fldCharType="begin"/>
        </w:r>
        <w:r w:rsidRPr="002B7621" w:rsidDel="00D94BA2">
          <w:rPr>
            <w:rFonts w:eastAsia="DengXian"/>
            <w:iCs/>
            <w:kern w:val="2"/>
          </w:rPr>
          <w:delInstrText xml:space="preserve"> ADDIN EN.CITE &lt;EndNote&gt;&lt;Cite AuthorYear="1"&gt;&lt;Author&gt;Manning&lt;/Author&gt;&lt;Year&gt;2001&lt;/Year&gt;&lt;RecNum&gt;153&lt;/RecNum&gt;&lt;DisplayText&gt;Manning and Mullahy (2001)&lt;/DisplayText&gt;&lt;record&gt;&lt;rec-number&gt;153&lt;/rec-number&gt;&lt;foreign-keys&gt;&lt;key app="EN" db-id="dtfvx5dd9wzs0re0zrmve9tj9p5fwat5spas" timestamp="1737286295"&gt;153&lt;/key&gt;&lt;/foreign-keys&gt;&lt;ref-type name="Journal Article"&gt;17&lt;/ref-type&gt;&lt;contributors&gt;&lt;authors&gt;&lt;author&gt;Manning, Willard G&lt;/author&gt;&lt;author&gt;Mullahy, John&lt;/author&gt;&lt;/authors&gt;&lt;/contributors&gt;&lt;titles&gt;&lt;title&gt;Estimating log models: to transform or not to transform?&lt;/title&gt;&lt;secondary-title&gt;Journal of Health economics&lt;/secondary-title&gt;&lt;/titles&gt;&lt;periodical&gt;&lt;full-title&gt;Journal of Health Economics&lt;/full-title&gt;&lt;/periodical&gt;&lt;pages&gt;461-494&lt;/pages&gt;&lt;volume&gt;20&lt;/volume&gt;&lt;number&gt;4&lt;/number&gt;&lt;dates&gt;&lt;year&gt;2001&lt;/year&gt;&lt;/dates&gt;&lt;isbn&gt;0167-6296&lt;/isbn&gt;&lt;urls&gt;&lt;/urls&gt;&lt;/record&gt;&lt;/Cite&gt;&lt;/EndNote&gt;</w:delInstrText>
        </w:r>
        <w:r w:rsidRPr="002B7621" w:rsidDel="00D94BA2">
          <w:rPr>
            <w:rFonts w:eastAsia="DengXian"/>
            <w:iCs/>
            <w:kern w:val="2"/>
          </w:rPr>
          <w:fldChar w:fldCharType="separate"/>
        </w:r>
        <w:r w:rsidRPr="002B7621" w:rsidDel="00D94BA2">
          <w:rPr>
            <w:rFonts w:eastAsia="DengXian"/>
            <w:iCs/>
            <w:kern w:val="2"/>
          </w:rPr>
          <w:delText>Manning and Mullahy (2001)</w:delText>
        </w:r>
        <w:r w:rsidRPr="002B7621" w:rsidDel="00D94BA2">
          <w:rPr>
            <w:rFonts w:eastAsia="DengXian"/>
            <w:iCs/>
            <w:kern w:val="2"/>
          </w:rPr>
          <w:fldChar w:fldCharType="end"/>
        </w:r>
        <w:r w:rsidRPr="002B7621" w:rsidDel="00D94BA2">
          <w:rPr>
            <w:rFonts w:eastAsia="DengXian"/>
            <w:iCs/>
            <w:kern w:val="2"/>
          </w:rPr>
          <w:delText>. It is noteworthy that consistent findings emerged from analyses without this transformation.</w:delText>
        </w:r>
      </w:del>
    </w:p>
    <w:p w14:paraId="777D3E81" w14:textId="4F8F6C09" w:rsidR="009458CE" w:rsidRPr="002B7621" w:rsidRDefault="009C0C59">
      <w:pPr>
        <w:spacing w:line="480" w:lineRule="auto"/>
        <w:ind w:firstLine="720"/>
        <w:rPr>
          <w:rPrChange w:id="3050" w:author="Hong Deng" w:date="2026-06-06T16:34:00Z" w16du:dateUtc="2026-06-06T08:34:00Z">
            <w:rPr>
              <w:rFonts w:eastAsia="DengXian"/>
              <w:kern w:val="2"/>
              <w:lang w:val="en-SG"/>
            </w:rPr>
          </w:rPrChange>
        </w:rPr>
        <w:pPrChange w:id="3051" w:author="Hong Deng" w:date="2026-06-06T16:34:00Z" w16du:dateUtc="2026-06-06T08:34:00Z">
          <w:pPr>
            <w:widowControl w:val="0"/>
            <w:snapToGrid w:val="0"/>
            <w:spacing w:line="480" w:lineRule="auto"/>
            <w:ind w:firstLine="720"/>
          </w:pPr>
        </w:pPrChange>
      </w:pPr>
      <w:r w:rsidRPr="002B7621">
        <w:rPr>
          <w:rFonts w:eastAsia="DengXian"/>
          <w:b/>
          <w:i/>
          <w:kern w:val="2"/>
        </w:rPr>
        <w:t>Control variables</w:t>
      </w:r>
      <w:r w:rsidRPr="002B7621">
        <w:rPr>
          <w:rStyle w:val="FootnoteReference"/>
          <w:rFonts w:eastAsia="DengXian"/>
          <w:b/>
          <w:i/>
          <w:kern w:val="2"/>
        </w:rPr>
        <w:footnoteReference w:id="4"/>
      </w:r>
      <w:r w:rsidRPr="002B7621">
        <w:rPr>
          <w:rFonts w:eastAsia="DengXian"/>
          <w:b/>
          <w:i/>
          <w:kern w:val="2"/>
        </w:rPr>
        <w:t>.</w:t>
      </w:r>
      <w:r w:rsidRPr="002B7621">
        <w:rPr>
          <w:rFonts w:eastAsia="DengXian"/>
          <w:i/>
          <w:kern w:val="2"/>
        </w:rPr>
        <w:t xml:space="preserve"> </w:t>
      </w:r>
      <w:del w:id="3053" w:author="Haiyang Liu" w:date="2026-05-19T16:43:00Z" w16du:dateUtc="2026-05-19T09:43:00Z">
        <w:r w:rsidRPr="002B7621" w:rsidDel="00507623">
          <w:rPr>
            <w:rFonts w:eastAsia="DengXian"/>
            <w:kern w:val="2"/>
          </w:rPr>
          <w:delText xml:space="preserve">First, the age and gender of both newcomers and leaders (male = 1 and female = 0), as well as the gender similarity of each newcomer-leader dyad (same = 1 and different = 0), were controlled, based on </w:delText>
        </w:r>
        <w:r w:rsidRPr="002B7621" w:rsidDel="00507623">
          <w:rPr>
            <w:rFonts w:eastAsia="DengXian"/>
            <w:kern w:val="2"/>
          </w:rPr>
          <w:fldChar w:fldCharType="begin"/>
        </w:r>
        <w:r w:rsidRPr="002B7621" w:rsidDel="00507623">
          <w:rPr>
            <w:rFonts w:eastAsia="DengXian"/>
            <w:kern w:val="2"/>
          </w:rPr>
          <w:delInstrText xml:space="preserve"> ADDIN EN.CITE &lt;EndNote&gt;&lt;Cite AuthorYear="1"&gt;&lt;Author&gt;Kammeyer-Mueller&lt;/Author&gt;&lt;Year&gt;2011&lt;/Year&gt;&lt;RecNum&gt;154&lt;/RecNum&gt;&lt;DisplayText&gt;J.D. Kammeyer-Mueller et al. (2011)&lt;/DisplayText&gt;&lt;record&gt;&lt;rec-number&gt;154&lt;/rec-number&gt;&lt;foreign-keys&gt;&lt;key app="EN" db-id="dtfvx5dd9wzs0re0zrmve9tj9p5fwat5spas" timestamp="1737286415"&gt;154&lt;/key&gt;&lt;/foreign-keys&gt;&lt;ref-type name="Journal Article"&gt;17&lt;/ref-type&gt;&lt;contributors&gt;&lt;authors&gt;&lt;author&gt;Kammeyer-Mueller, John D&lt;/author&gt;&lt;author&gt;Livingston, Beth A&lt;/author&gt;&lt;author&gt;Liao, Hui&lt;/author&gt;&lt;/authors&gt;&lt;/contributors&gt;&lt;titles&gt;&lt;title&gt;Perceived similarity, proactive adjustment, and organizational socialization&lt;/title&gt;&lt;secondary-title&gt;Journal of Vocational Behavior&lt;/secondary-title&gt;&lt;/titles&gt;&lt;periodical&gt;&lt;full-title&gt;Journal of Vocational Behavior&lt;/full-title&gt;&lt;/periodical&gt;&lt;pages&gt;225-236&lt;/pages&gt;&lt;volume&gt;78&lt;/volume&gt;&lt;number&gt;2&lt;/number&gt;&lt;dates&gt;&lt;year&gt;2011&lt;/year&gt;&lt;/dates&gt;&lt;isbn&gt;0001-8791&lt;/isbn&gt;&lt;urls&gt;&lt;/urls&gt;&lt;/record&gt;&lt;/Cite&gt;&lt;/EndNote&gt;</w:delInstrText>
        </w:r>
        <w:r w:rsidRPr="002B7621" w:rsidDel="00507623">
          <w:rPr>
            <w:rFonts w:eastAsia="DengXian"/>
            <w:kern w:val="2"/>
          </w:rPr>
          <w:fldChar w:fldCharType="separate"/>
        </w:r>
        <w:r w:rsidRPr="002B7621" w:rsidDel="00507623">
          <w:rPr>
            <w:rFonts w:eastAsia="DengXian"/>
            <w:kern w:val="2"/>
          </w:rPr>
          <w:delText>J.D. Kammeyer-Mueller et al. (2011)</w:delText>
        </w:r>
        <w:r w:rsidRPr="002B7621" w:rsidDel="00507623">
          <w:rPr>
            <w:rFonts w:eastAsia="DengXian"/>
            <w:kern w:val="2"/>
          </w:rPr>
          <w:fldChar w:fldCharType="end"/>
        </w:r>
        <w:r w:rsidRPr="002B7621" w:rsidDel="00507623">
          <w:rPr>
            <w:rFonts w:eastAsia="DengXian"/>
            <w:kern w:val="2"/>
          </w:rPr>
          <w:delText xml:space="preserve">’s recommendation that these factors may substantially shape the establishment of relationships between newcomers and their leaders. Moreover, the interaction frequency between leader and newcomer was controlled, assessed by a single item – </w:delText>
        </w:r>
        <w:r w:rsidRPr="002B7621" w:rsidDel="00507623">
          <w:delText xml:space="preserve">“How often do you interact with this newcomer while at work?” (1 = </w:delText>
        </w:r>
        <w:r w:rsidRPr="002B7621" w:rsidDel="00507623">
          <w:rPr>
            <w:i/>
          </w:rPr>
          <w:delText>to no extent</w:delText>
        </w:r>
        <w:r w:rsidRPr="002B7621" w:rsidDel="00507623">
          <w:delText xml:space="preserve">, 7 = </w:delText>
        </w:r>
        <w:r w:rsidRPr="002B7621" w:rsidDel="00507623">
          <w:rPr>
            <w:i/>
          </w:rPr>
          <w:delText>to a great extent</w:delText>
        </w:r>
        <w:r w:rsidRPr="002B7621" w:rsidDel="00507623">
          <w:delText xml:space="preserve">) – </w:delText>
        </w:r>
        <w:r w:rsidRPr="002B7621" w:rsidDel="00507623">
          <w:rPr>
            <w:rFonts w:eastAsia="DengXian"/>
            <w:kern w:val="2"/>
          </w:rPr>
          <w:delText xml:space="preserve">adapted from </w:delText>
        </w:r>
        <w:r w:rsidRPr="002B7621" w:rsidDel="00507623">
          <w:rPr>
            <w:rFonts w:eastAsia="DengXian"/>
            <w:kern w:val="2"/>
          </w:rPr>
          <w:fldChar w:fldCharType="begin"/>
        </w:r>
        <w:r w:rsidRPr="002B7621" w:rsidDel="00507623">
          <w:rPr>
            <w:rFonts w:eastAsia="DengXian"/>
            <w:kern w:val="2"/>
          </w:rPr>
          <w:delInstrText xml:space="preserve"> ADDIN EN.CITE &lt;EndNote&gt;&lt;Cite AuthorYear="1"&gt;&lt;Author&gt;Anderson&lt;/Author&gt;&lt;Year&gt;1998&lt;/Year&gt;&lt;RecNum&gt;162&lt;/RecNum&gt;&lt;DisplayText&gt;Anderson and West (1998)&lt;/DisplayText&gt;&lt;record&gt;&lt;rec-number&gt;162&lt;/rec-number&gt;&lt;foreign-keys&gt;&lt;key app="EN" db-id="dtfvx5dd9wzs0re0zrmve9tj9p5fwat5spas" timestamp="1737287182"&gt;162&lt;/key&gt;&lt;/foreign-keys&gt;&lt;ref-type name="Journal Article"&gt;17&lt;/ref-type&gt;&lt;contributors&gt;&lt;authors&gt;&lt;author&gt;Anderson, Neil R&lt;/author&gt;&lt;author&gt;West, Michael A&lt;/author&gt;&lt;/authors&gt;&lt;/contributors&gt;&lt;titles&gt;&lt;title&gt;Measuring climate for work group innovation: development and validation of the team climate inventory&lt;/title&gt;&lt;secondary-title&gt;Journal of Organizational Behavior&lt;/secondary-title&gt;&lt;/titles&gt;&lt;periodical&gt;&lt;full-title&gt;Journal of Organizational Behavior&lt;/full-title&gt;&lt;/periodical&gt;&lt;pages&gt;235-258&lt;/pages&gt;&lt;volume&gt;19&lt;/volume&gt;&lt;number&gt;3&lt;/number&gt;&lt;dates&gt;&lt;year&gt;1998&lt;/year&gt;&lt;/dates&gt;&lt;isbn&gt;0894-3796&lt;/isbn&gt;&lt;urls&gt;&lt;/urls&gt;&lt;/record&gt;&lt;/Cite&gt;&lt;/EndNote&gt;</w:delInstrText>
        </w:r>
        <w:r w:rsidRPr="002B7621" w:rsidDel="00507623">
          <w:rPr>
            <w:rFonts w:eastAsia="DengXian"/>
            <w:kern w:val="2"/>
          </w:rPr>
          <w:fldChar w:fldCharType="separate"/>
        </w:r>
        <w:r w:rsidRPr="002B7621" w:rsidDel="00507623">
          <w:rPr>
            <w:rFonts w:eastAsia="DengXian"/>
            <w:kern w:val="2"/>
          </w:rPr>
          <w:delText>Anderson and West (1998)</w:delText>
        </w:r>
        <w:r w:rsidRPr="002B7621" w:rsidDel="00507623">
          <w:rPr>
            <w:rFonts w:eastAsia="DengXian"/>
            <w:kern w:val="2"/>
          </w:rPr>
          <w:fldChar w:fldCharType="end"/>
        </w:r>
        <w:r w:rsidRPr="002B7621" w:rsidDel="00507623">
          <w:rPr>
            <w:rFonts w:eastAsia="DengXian"/>
            <w:kern w:val="2"/>
          </w:rPr>
          <w:delText>,</w:delText>
        </w:r>
        <w:r w:rsidRPr="002B7621" w:rsidDel="00507623">
          <w:delText xml:space="preserve"> </w:delText>
        </w:r>
        <w:r w:rsidRPr="002B7621" w:rsidDel="00507623">
          <w:rPr>
            <w:rFonts w:eastAsia="DengXian"/>
            <w:kern w:val="2"/>
          </w:rPr>
          <w:delText xml:space="preserve">to preclude its potential confounding effect on our findings </w:delText>
        </w:r>
        <w:r w:rsidRPr="002B7621" w:rsidDel="00507623">
          <w:rPr>
            <w:rFonts w:eastAsia="DengXian"/>
            <w:kern w:val="2"/>
          </w:rPr>
          <w:fldChar w:fldCharType="begin"/>
        </w:r>
        <w:r w:rsidRPr="002B7621" w:rsidDel="00507623">
          <w:rPr>
            <w:rFonts w:eastAsia="DengXian"/>
            <w:kern w:val="2"/>
          </w:rPr>
          <w:delInstrText xml:space="preserve"> ADDIN EN.CITE &lt;EndNote&gt;&lt;Cite&gt;&lt;Author&gt;Liu&lt;/Author&gt;&lt;Year&gt;2024&lt;/Year&gt;&lt;RecNum&gt;155&lt;/RecNum&gt;&lt;DisplayText&gt;(Liu et al. 2024)&lt;/DisplayText&gt;&lt;record&gt;&lt;rec-number&gt;155&lt;/rec-number&gt;&lt;foreign-keys&gt;&lt;key app="EN" db-id="dtfvx5dd9wzs0re0zrmve9tj9p5fwat5spas" timestamp="1737286491"&gt;155&lt;/key&gt;&lt;/foreign-keys&gt;&lt;ref-type name="Journal Article"&gt;17&lt;/ref-type&gt;&lt;contributors&gt;&lt;authors&gt;&lt;author&gt;Liu, Haiyang&lt;/author&gt;&lt;author&gt;Liu, Yihao&lt;/author&gt;&lt;author&gt;Chiang, Jack Ting</w:delInstrText>
        </w:r>
        <w:r w:rsidRPr="002B7621" w:rsidDel="00507623">
          <w:rPr>
            <w:rFonts w:eastAsia="DengXian" w:hint="eastAsia"/>
            <w:kern w:val="2"/>
          </w:rPr>
          <w:delInstrText>‐</w:delInstrText>
        </w:r>
        <w:r w:rsidRPr="002B7621" w:rsidDel="00507623">
          <w:rPr>
            <w:rFonts w:eastAsia="DengXian"/>
            <w:kern w:val="2"/>
          </w:rPr>
          <w:delInstrText>Ju&lt;/author&gt;&lt;author&gt;Wang, Siting&lt;/author&gt;&lt;author&gt;Wang, Hui&lt;/author&gt;&lt;/authors&gt;&lt;/contributors&gt;&lt;titles&gt;&lt;title&gt;When self</w:delInstrText>
        </w:r>
        <w:r w:rsidRPr="002B7621" w:rsidDel="00507623">
          <w:rPr>
            <w:rFonts w:eastAsia="DengXian" w:hint="eastAsia"/>
            <w:kern w:val="2"/>
          </w:rPr>
          <w:delInstrText>‐</w:delInstrText>
        </w:r>
        <w:r w:rsidRPr="002B7621" w:rsidDel="00507623">
          <w:rPr>
            <w:rFonts w:eastAsia="DengXian"/>
            <w:kern w:val="2"/>
          </w:rPr>
          <w:delInstrText>love is threatened: Adopting a dual</w:delInstrText>
        </w:r>
        <w:r w:rsidRPr="002B7621" w:rsidDel="00507623">
          <w:rPr>
            <w:rFonts w:eastAsia="DengXian" w:hint="eastAsia"/>
            <w:kern w:val="2"/>
          </w:rPr>
          <w:delInstrText>‐</w:delInstrText>
        </w:r>
        <w:r w:rsidRPr="002B7621" w:rsidDel="00507623">
          <w:rPr>
            <w:rFonts w:eastAsia="DengXian"/>
            <w:kern w:val="2"/>
          </w:rPr>
          <w:delInstrText>type view to understand leader narcissism and its impacts on LMX and newcomer work outcomes&lt;/title&gt;&lt;secondary-title&gt;Personnel Psychology&lt;/secondary-title&gt;&lt;/titles&gt;&lt;periodical&gt;&lt;full-title&gt;Personnel Psychology&lt;/full-title&gt;&lt;/periodical&gt;&lt;pages&gt;411-439&lt;/pages&gt;&lt;volume&gt;77&lt;/volume&gt;&lt;number&gt;2&lt;/number&gt;&lt;dates&gt;&lt;year&gt;2024&lt;/year&gt;&lt;/dates&gt;&lt;isbn&gt;0031-5826&lt;/isbn&gt;&lt;urls&gt;&lt;/urls&gt;&lt;/record&gt;&lt;/Cite&gt;&lt;/EndNote&gt;</w:delInstrText>
        </w:r>
        <w:r w:rsidRPr="002B7621" w:rsidDel="00507623">
          <w:rPr>
            <w:rFonts w:eastAsia="DengXian"/>
            <w:kern w:val="2"/>
          </w:rPr>
          <w:fldChar w:fldCharType="separate"/>
        </w:r>
        <w:r w:rsidRPr="002B7621" w:rsidDel="00507623">
          <w:rPr>
            <w:rFonts w:eastAsia="DengXian"/>
            <w:kern w:val="2"/>
          </w:rPr>
          <w:delText>(Liu et al. 2024)</w:delText>
        </w:r>
        <w:r w:rsidRPr="002B7621" w:rsidDel="00507623">
          <w:rPr>
            <w:rFonts w:eastAsia="DengXian"/>
            <w:kern w:val="2"/>
          </w:rPr>
          <w:fldChar w:fldCharType="end"/>
        </w:r>
      </w:del>
      <w:ins w:id="3054" w:author="Haiyang Liu" w:date="2026-05-19T16:43:00Z" w16du:dateUtc="2026-05-19T09:43:00Z">
        <w:r w:rsidR="00507623" w:rsidRPr="002B7621">
          <w:rPr>
            <w:rFonts w:eastAsia="DengXian"/>
            <w:kern w:val="2"/>
          </w:rPr>
          <w:t>As we discussed above, prior literature has proposed some motivation-rel</w:t>
        </w:r>
      </w:ins>
      <w:ins w:id="3055" w:author="Haiyang Liu" w:date="2026-05-19T16:44:00Z" w16du:dateUtc="2026-05-19T09:44:00Z">
        <w:r w:rsidR="00507623" w:rsidRPr="002B7621">
          <w:rPr>
            <w:rFonts w:eastAsia="DengXian"/>
            <w:kern w:val="2"/>
          </w:rPr>
          <w:t>ated variables that may influence newcomers’ error behaviors</w:t>
        </w:r>
      </w:ins>
      <w:r w:rsidRPr="002B7621">
        <w:t>.</w:t>
      </w:r>
      <w:ins w:id="3056" w:author="Haiyang Liu" w:date="2026-05-19T16:44:00Z" w16du:dateUtc="2026-05-19T09:44:00Z">
        <w:r w:rsidR="00507623" w:rsidRPr="002B7621">
          <w:t xml:space="preserve"> To rule out possible </w:t>
        </w:r>
        <w:r w:rsidR="00507623" w:rsidRPr="002B7621">
          <w:lastRenderedPageBreak/>
          <w:t xml:space="preserve">alternative explanations for our results, we controlled </w:t>
        </w:r>
      </w:ins>
      <w:ins w:id="3057" w:author="Haiyang Liu" w:date="2026-05-19T16:45:00Z" w16du:dateUtc="2026-05-19T09:45:00Z">
        <w:r w:rsidR="00507623" w:rsidRPr="002B7621">
          <w:t xml:space="preserve">newcomer learning goal orientation, newcomer performance goal orientation, newcomer proactivity, and team psychological safety in our main analyses. </w:t>
        </w:r>
        <w:r w:rsidR="00507623" w:rsidRPr="002B7621">
          <w:rPr>
            <w:rFonts w:eastAsia="Times New Roman"/>
            <w:i/>
            <w:iCs/>
            <w:rPrChange w:id="3058" w:author="Hong Deng" w:date="2026-06-06T16:34:00Z" w16du:dateUtc="2026-06-06T08:34:00Z">
              <w:rPr>
                <w:rFonts w:eastAsia="Times New Roman"/>
                <w:b/>
                <w:bCs/>
              </w:rPr>
            </w:rPrChange>
          </w:rPr>
          <w:t>Team psychological safety</w:t>
        </w:r>
        <w:r w:rsidR="00507623" w:rsidRPr="002B7621">
          <w:rPr>
            <w:rFonts w:eastAsia="Times New Roman"/>
          </w:rPr>
          <w:t xml:space="preserve"> was measured at Wave 0 by coworkers using </w:t>
        </w:r>
      </w:ins>
      <w:ins w:id="3059" w:author="Hong Deng" w:date="2026-06-06T16:53:00Z" w16du:dateUtc="2026-06-06T08:53:00Z">
        <w:r w:rsidR="00430A8A">
          <w:rPr>
            <w:rFonts w:eastAsia="Times New Roman"/>
          </w:rPr>
          <w:t xml:space="preserve">Edmondson’s </w:t>
        </w:r>
      </w:ins>
      <w:r w:rsidR="00430A8A">
        <w:rPr>
          <w:rFonts w:eastAsia="Times New Roman"/>
        </w:rPr>
        <w:fldChar w:fldCharType="begin"/>
      </w:r>
      <w:r w:rsidR="00430A8A">
        <w:rPr>
          <w:rFonts w:eastAsia="Times New Roman"/>
        </w:rPr>
        <w:instrText xml:space="preserve"> ADDIN EN.CITE &lt;EndNote&gt;&lt;Cite ExcludeAuth="1"&gt;&lt;Author&gt;Edmondson&lt;/Author&gt;&lt;Year&gt;1999&lt;/Year&gt;&lt;RecNum&gt;393&lt;/RecNum&gt;&lt;DisplayText&gt;(1999)&lt;/DisplayText&gt;&lt;record&gt;&lt;rec-number&gt;393&lt;/rec-number&gt;&lt;foreign-keys&gt;&lt;key app="EN" db-id="dtfvx5dd9wzs0re0zrmve9tj9p5fwat5spas" timestamp="1780735981"&gt;393&lt;/key&gt;&lt;/foreign-keys&gt;&lt;ref-type name="Journal Article"&gt;17&lt;/ref-type&gt;&lt;contributors&gt;&lt;authors&gt;&lt;author&gt;Edmondson, Amy&lt;/author&gt;&lt;/authors&gt;&lt;/contributors&gt;&lt;titles&gt;&lt;title&gt;Psychological safety and learning behavior in work teams&lt;/title&gt;&lt;secondary-title&gt;Administrative science quarterly&lt;/secondary-title&gt;&lt;/titles&gt;&lt;periodical&gt;&lt;full-title&gt;Administrative Science Quarterly&lt;/full-title&gt;&lt;/periodical&gt;&lt;pages&gt;350-383&lt;/pages&gt;&lt;volume&gt;44&lt;/volume&gt;&lt;number&gt;2&lt;/number&gt;&lt;dates&gt;&lt;year&gt;1999&lt;/year&gt;&lt;/dates&gt;&lt;isbn&gt;0001-8392&lt;/isbn&gt;&lt;urls&gt;&lt;/urls&gt;&lt;/record&gt;&lt;/Cite&gt;&lt;/EndNote&gt;</w:instrText>
      </w:r>
      <w:r w:rsidR="00430A8A">
        <w:rPr>
          <w:rFonts w:eastAsia="Times New Roman"/>
        </w:rPr>
        <w:fldChar w:fldCharType="separate"/>
      </w:r>
      <w:r w:rsidR="00430A8A">
        <w:rPr>
          <w:rFonts w:eastAsia="Times New Roman"/>
          <w:noProof/>
        </w:rPr>
        <w:t>(1999)</w:t>
      </w:r>
      <w:r w:rsidR="00430A8A">
        <w:rPr>
          <w:rFonts w:eastAsia="Times New Roman"/>
        </w:rPr>
        <w:fldChar w:fldCharType="end"/>
      </w:r>
      <w:ins w:id="3060" w:author="Hong Deng" w:date="2026-06-06T16:53:00Z" w16du:dateUtc="2026-06-06T08:53:00Z">
        <w:r w:rsidR="00430A8A">
          <w:rPr>
            <w:rFonts w:eastAsia="Times New Roman"/>
          </w:rPr>
          <w:t xml:space="preserve"> </w:t>
        </w:r>
      </w:ins>
      <w:ins w:id="3061" w:author="Haiyang Liu" w:date="2026-05-19T16:45:00Z" w16du:dateUtc="2026-05-19T09:45:00Z">
        <w:del w:id="3062" w:author="Hong Deng" w:date="2026-06-06T16:53:00Z" w16du:dateUtc="2026-06-06T08:53:00Z">
          <w:r w:rsidR="00507623" w:rsidRPr="002B7621" w:rsidDel="00430A8A">
            <w:rPr>
              <w:rFonts w:eastAsia="Times New Roman"/>
            </w:rPr>
            <w:delText xml:space="preserve">Edmondson’s (1999) </w:delText>
          </w:r>
        </w:del>
        <w:r w:rsidR="00507623" w:rsidRPr="002B7621">
          <w:rPr>
            <w:rFonts w:eastAsia="Times New Roman"/>
          </w:rPr>
          <w:t>7-item scale. Sample i</w:t>
        </w:r>
      </w:ins>
      <w:ins w:id="3063" w:author="Haiyang Liu" w:date="2026-05-19T16:46:00Z" w16du:dateUtc="2026-05-19T09:46:00Z">
        <w:r w:rsidR="00507623" w:rsidRPr="002B7621">
          <w:rPr>
            <w:rFonts w:eastAsia="Times New Roman"/>
          </w:rPr>
          <w:t>tems include “</w:t>
        </w:r>
        <w:r w:rsidR="00507623" w:rsidRPr="002B7621">
          <w:rPr>
            <w:rFonts w:eastAsia="SimSun"/>
            <w:lang w:eastAsia="en-US"/>
          </w:rPr>
          <w:t>If you make a mistake on this team, it is often held against you</w:t>
        </w:r>
        <w:r w:rsidR="00507623" w:rsidRPr="002B7621">
          <w:rPr>
            <w:rFonts w:eastAsia="Times New Roman"/>
          </w:rPr>
          <w:t>” and “</w:t>
        </w:r>
      </w:ins>
      <w:ins w:id="3064" w:author="Haiyang Liu" w:date="2026-05-19T16:48:00Z" w16du:dateUtc="2026-05-19T09:48:00Z">
        <w:r w:rsidR="00507623" w:rsidRPr="002B7621">
          <w:rPr>
            <w:rFonts w:eastAsia="SimSun"/>
            <w:lang w:eastAsia="en-US"/>
          </w:rPr>
          <w:t>m</w:t>
        </w:r>
      </w:ins>
      <w:ins w:id="3065" w:author="Haiyang Liu" w:date="2026-05-19T16:46:00Z" w16du:dateUtc="2026-05-19T09:46:00Z">
        <w:r w:rsidR="00507623" w:rsidRPr="002B7621">
          <w:rPr>
            <w:rFonts w:eastAsia="SimSun"/>
            <w:lang w:eastAsia="en-US"/>
          </w:rPr>
          <w:t>embers of this team are able to bring up problems and tough issues</w:t>
        </w:r>
        <w:r w:rsidR="00507623" w:rsidRPr="002B7621">
          <w:rPr>
            <w:rFonts w:eastAsia="Times New Roman"/>
          </w:rPr>
          <w:t>” (</w:t>
        </w:r>
        <w:r w:rsidR="00507623" w:rsidRPr="002B7621">
          <w:rPr>
            <w:rFonts w:eastAsia="DengXian"/>
            <w:kern w:val="2"/>
          </w:rPr>
          <w:t xml:space="preserve">1 = </w:t>
        </w:r>
        <w:r w:rsidR="00507623" w:rsidRPr="002B7621">
          <w:rPr>
            <w:rFonts w:eastAsia="DengXian"/>
            <w:i/>
            <w:kern w:val="2"/>
          </w:rPr>
          <w:t>strongly disagree</w:t>
        </w:r>
        <w:r w:rsidR="00507623" w:rsidRPr="002B7621">
          <w:rPr>
            <w:rFonts w:eastAsia="DengXian"/>
            <w:kern w:val="2"/>
          </w:rPr>
          <w:t xml:space="preserve">, 7 = </w:t>
        </w:r>
        <w:r w:rsidR="00507623" w:rsidRPr="002B7621">
          <w:rPr>
            <w:rFonts w:eastAsia="DengXian"/>
            <w:i/>
            <w:kern w:val="2"/>
          </w:rPr>
          <w:t>strongly agree</w:t>
        </w:r>
      </w:ins>
      <w:ins w:id="3066" w:author="Haiyang Liu" w:date="2026-05-19T16:48:00Z" w16du:dateUtc="2026-05-19T09:48:00Z">
        <w:r w:rsidR="00507623" w:rsidRPr="002B7621">
          <w:rPr>
            <w:rFonts w:eastAsia="Times New Roman"/>
          </w:rPr>
          <w:t>;</w:t>
        </w:r>
      </w:ins>
      <w:ins w:id="3067" w:author="Haiyang Liu" w:date="2026-05-19T16:45:00Z" w16du:dateUtc="2026-05-19T09:45:00Z">
        <w:r w:rsidR="00507623" w:rsidRPr="002B7621">
          <w:rPr>
            <w:rFonts w:eastAsia="Times New Roman"/>
          </w:rPr>
          <w:t xml:space="preserve"> </w:t>
        </w:r>
        <w:r w:rsidR="00507623" w:rsidRPr="002B7621">
          <w:rPr>
            <w:rFonts w:eastAsia="Times New Roman"/>
            <w:i/>
            <w:iCs/>
            <w:rPrChange w:id="3068" w:author="Hong Deng" w:date="2026-06-06T16:34:00Z" w16du:dateUtc="2026-06-06T08:34:00Z">
              <w:rPr>
                <w:rFonts w:eastAsia="Times New Roman"/>
              </w:rPr>
            </w:rPrChange>
          </w:rPr>
          <w:t>α</w:t>
        </w:r>
        <w:r w:rsidR="00507623" w:rsidRPr="002B7621">
          <w:rPr>
            <w:rFonts w:eastAsia="Times New Roman"/>
          </w:rPr>
          <w:t xml:space="preserve"> = .861</w:t>
        </w:r>
      </w:ins>
      <w:ins w:id="3069" w:author="Haiyang Liu" w:date="2026-05-19T16:48:00Z" w16du:dateUtc="2026-05-19T09:48:00Z">
        <w:r w:rsidR="00507623" w:rsidRPr="002B7621">
          <w:rPr>
            <w:rFonts w:eastAsia="Times New Roman"/>
          </w:rPr>
          <w:t>)</w:t>
        </w:r>
      </w:ins>
      <w:ins w:id="3070" w:author="Haiyang Liu" w:date="2026-05-19T16:45:00Z" w16du:dateUtc="2026-05-19T09:45:00Z">
        <w:r w:rsidR="00507623" w:rsidRPr="002B7621">
          <w:rPr>
            <w:rFonts w:eastAsia="Times New Roman"/>
          </w:rPr>
          <w:t>.</w:t>
        </w:r>
      </w:ins>
      <w:ins w:id="3071" w:author="Haiyang Liu" w:date="2026-05-19T16:48:00Z" w16du:dateUtc="2026-05-19T09:48:00Z">
        <w:r w:rsidR="00507623" w:rsidRPr="002B7621">
          <w:rPr>
            <w:rFonts w:eastAsia="Times New Roman"/>
          </w:rPr>
          <w:t xml:space="preserve"> </w:t>
        </w:r>
      </w:ins>
      <w:ins w:id="3072" w:author="Haiyang Liu" w:date="2026-05-19T16:49:00Z" w16du:dateUtc="2026-05-19T09:49:00Z">
        <w:r w:rsidR="00507623" w:rsidRPr="002B7621">
          <w:rPr>
            <w:rFonts w:eastAsia="DengXian"/>
            <w:kern w:val="2"/>
          </w:rPr>
          <w:t>We also tested the aggregation indices (</w:t>
        </w:r>
        <w:r w:rsidR="00507623" w:rsidRPr="002B7621">
          <w:rPr>
            <w:rFonts w:eastAsia="DengXian"/>
            <w:i/>
            <w:iCs/>
            <w:kern w:val="2"/>
          </w:rPr>
          <w:t>F</w:t>
        </w:r>
        <w:r w:rsidR="00507623" w:rsidRPr="002B7621">
          <w:rPr>
            <w:rFonts w:eastAsia="DengXian"/>
            <w:kern w:val="2"/>
          </w:rPr>
          <w:t xml:space="preserve">[293, 1072] = 3.801, </w:t>
        </w:r>
        <w:r w:rsidR="00507623" w:rsidRPr="002B7621">
          <w:rPr>
            <w:rFonts w:eastAsia="DengXian"/>
            <w:i/>
            <w:iCs/>
            <w:kern w:val="2"/>
          </w:rPr>
          <w:t>p</w:t>
        </w:r>
        <w:r w:rsidR="00507623" w:rsidRPr="002B7621">
          <w:rPr>
            <w:rFonts w:eastAsia="DengXian"/>
            <w:kern w:val="2"/>
          </w:rPr>
          <w:t xml:space="preserve"> &lt; .001; </w:t>
        </w:r>
        <w:r w:rsidR="00507623" w:rsidRPr="002B7621">
          <w:rPr>
            <w:rFonts w:eastAsia="DengXian"/>
            <w:i/>
            <w:iCs/>
            <w:kern w:val="2"/>
          </w:rPr>
          <w:t>rwg</w:t>
        </w:r>
        <w:r w:rsidR="00507623" w:rsidRPr="002B7621">
          <w:rPr>
            <w:rFonts w:eastAsia="DengXian"/>
            <w:kern w:val="2"/>
          </w:rPr>
          <w:t xml:space="preserve"> mean = .</w:t>
        </w:r>
      </w:ins>
      <w:ins w:id="3073" w:author="Haiyang Liu" w:date="2026-05-19T16:50:00Z" w16du:dateUtc="2026-05-19T09:50:00Z">
        <w:r w:rsidR="00507623" w:rsidRPr="002B7621">
          <w:rPr>
            <w:rFonts w:eastAsia="DengXian"/>
            <w:kern w:val="2"/>
          </w:rPr>
          <w:t>893</w:t>
        </w:r>
      </w:ins>
      <w:ins w:id="3074" w:author="Haiyang Liu" w:date="2026-05-19T16:49:00Z" w16du:dateUtc="2026-05-19T09:49:00Z">
        <w:r w:rsidR="00507623" w:rsidRPr="002B7621">
          <w:rPr>
            <w:rFonts w:eastAsia="DengXian"/>
            <w:kern w:val="2"/>
          </w:rPr>
          <w:t>; ICC[1] = .</w:t>
        </w:r>
      </w:ins>
      <w:ins w:id="3075" w:author="Haiyang Liu" w:date="2026-05-19T16:50:00Z" w16du:dateUtc="2026-05-19T09:50:00Z">
        <w:r w:rsidR="00507623" w:rsidRPr="002B7621">
          <w:rPr>
            <w:rFonts w:eastAsia="DengXian"/>
            <w:kern w:val="2"/>
          </w:rPr>
          <w:t>376</w:t>
        </w:r>
      </w:ins>
      <w:ins w:id="3076" w:author="Haiyang Liu" w:date="2026-05-19T16:49:00Z" w16du:dateUtc="2026-05-19T09:49:00Z">
        <w:r w:rsidR="00507623" w:rsidRPr="002B7621">
          <w:rPr>
            <w:rFonts w:eastAsia="DengXian"/>
            <w:kern w:val="2"/>
          </w:rPr>
          <w:t>; ICC[2] = .7</w:t>
        </w:r>
      </w:ins>
      <w:ins w:id="3077" w:author="Haiyang Liu" w:date="2026-05-19T16:50:00Z" w16du:dateUtc="2026-05-19T09:50:00Z">
        <w:r w:rsidR="00507623" w:rsidRPr="002B7621">
          <w:rPr>
            <w:rFonts w:eastAsia="DengXian"/>
            <w:kern w:val="2"/>
          </w:rPr>
          <w:t>3</w:t>
        </w:r>
      </w:ins>
      <w:ins w:id="3078" w:author="Haiyang Liu" w:date="2026-05-19T16:49:00Z" w16du:dateUtc="2026-05-19T09:49:00Z">
        <w:r w:rsidR="00507623" w:rsidRPr="002B7621">
          <w:rPr>
            <w:rFonts w:eastAsia="DengXian"/>
            <w:kern w:val="2"/>
          </w:rPr>
          <w:t>7)</w:t>
        </w:r>
      </w:ins>
      <w:ins w:id="3079" w:author="Haiyang Liu" w:date="2026-05-19T16:50:00Z" w16du:dateUtc="2026-05-19T09:50:00Z">
        <w:r w:rsidR="00F85A17" w:rsidRPr="002B7621">
          <w:rPr>
            <w:rFonts w:eastAsia="DengXian"/>
            <w:kern w:val="2"/>
          </w:rPr>
          <w:t>, showing good within-team agreements</w:t>
        </w:r>
      </w:ins>
      <w:ins w:id="3080" w:author="Haiyang Liu" w:date="2026-05-19T16:49:00Z" w16du:dateUtc="2026-05-19T09:49:00Z">
        <w:r w:rsidR="00507623" w:rsidRPr="002B7621">
          <w:rPr>
            <w:rFonts w:eastAsia="DengXian"/>
            <w:kern w:val="2"/>
          </w:rPr>
          <w:t xml:space="preserve">. </w:t>
        </w:r>
      </w:ins>
      <w:ins w:id="3081" w:author="Haiyang Liu" w:date="2026-05-19T16:45:00Z" w16du:dateUtc="2026-05-19T09:45:00Z">
        <w:r w:rsidR="00507623" w:rsidRPr="002B7621">
          <w:rPr>
            <w:rFonts w:eastAsia="Times New Roman"/>
            <w:i/>
            <w:iCs/>
            <w:rPrChange w:id="3082" w:author="Hong Deng" w:date="2026-06-06T16:34:00Z" w16du:dateUtc="2026-06-06T08:34:00Z">
              <w:rPr>
                <w:rFonts w:eastAsia="Times New Roman"/>
                <w:b/>
                <w:bCs/>
              </w:rPr>
            </w:rPrChange>
          </w:rPr>
          <w:t>Newcomer learning goal orientation</w:t>
        </w:r>
        <w:r w:rsidR="00507623" w:rsidRPr="002B7621">
          <w:rPr>
            <w:rFonts w:eastAsia="Times New Roman"/>
          </w:rPr>
          <w:t xml:space="preserve"> and </w:t>
        </w:r>
        <w:r w:rsidR="00507623" w:rsidRPr="002B7621">
          <w:rPr>
            <w:rFonts w:eastAsia="Times New Roman"/>
            <w:i/>
            <w:iCs/>
            <w:rPrChange w:id="3083" w:author="Hong Deng" w:date="2026-06-06T16:34:00Z" w16du:dateUtc="2026-06-06T08:34:00Z">
              <w:rPr>
                <w:rFonts w:eastAsia="Times New Roman"/>
                <w:b/>
                <w:bCs/>
              </w:rPr>
            </w:rPrChange>
          </w:rPr>
          <w:t>newcomer performance goal orientation</w:t>
        </w:r>
        <w:r w:rsidR="00507623" w:rsidRPr="002B7621">
          <w:rPr>
            <w:rFonts w:eastAsia="Times New Roman"/>
          </w:rPr>
          <w:t xml:space="preserve"> were </w:t>
        </w:r>
      </w:ins>
      <w:ins w:id="3084" w:author="Haiyang Liu" w:date="2026-05-19T16:50:00Z" w16du:dateUtc="2026-05-19T09:50:00Z">
        <w:r w:rsidR="00F85A17" w:rsidRPr="002B7621">
          <w:rPr>
            <w:rFonts w:eastAsia="Times New Roman"/>
          </w:rPr>
          <w:t>rated by newcomers</w:t>
        </w:r>
      </w:ins>
      <w:ins w:id="3085" w:author="Haiyang Liu" w:date="2026-05-19T16:45:00Z" w16du:dateUtc="2026-05-19T09:45:00Z">
        <w:r w:rsidR="00507623" w:rsidRPr="002B7621">
          <w:rPr>
            <w:rFonts w:eastAsia="Times New Roman"/>
          </w:rPr>
          <w:t xml:space="preserve"> at Wave 1 using items from </w:t>
        </w:r>
      </w:ins>
      <w:r w:rsidR="00C45185">
        <w:rPr>
          <w:rFonts w:eastAsia="Times New Roman"/>
        </w:rPr>
        <w:fldChar w:fldCharType="begin"/>
      </w:r>
      <w:r w:rsidR="00690217">
        <w:rPr>
          <w:rFonts w:eastAsia="Times New Roman"/>
        </w:rPr>
        <w:instrText xml:space="preserve"> ADDIN EN.CITE &lt;EndNote&gt;&lt;Cite AuthorYear="1"&gt;&lt;Author&gt;Grant&lt;/Author&gt;&lt;Year&gt;2003&lt;/Year&gt;&lt;RecNum&gt;394&lt;/RecNum&gt;&lt;DisplayText&gt;Grant and Dweck (2003)&lt;/DisplayText&gt;&lt;record&gt;&lt;rec-number&gt;394&lt;/rec-number&gt;&lt;foreign-keys&gt;&lt;key app="EN" db-id="dtfvx5dd9wzs0re0zrmve9tj9p5fwat5spas" timestamp="1780736065"&gt;394&lt;/key&gt;&lt;/foreign-keys&gt;&lt;ref-type name="Journal Article"&gt;17&lt;/ref-type&gt;&lt;contributors&gt;&lt;authors&gt;&lt;author&gt;Grant, Heidi&lt;/author&gt;&lt;author&gt;Dweck, Carol S&lt;/author&gt;&lt;/authors&gt;&lt;/contributors&gt;&lt;titles&gt;&lt;title&gt;Clarifying achievement goals and their impact&lt;/title&gt;&lt;secondary-title&gt;Journal of personality and social psychology&lt;/secondary-title&gt;&lt;/titles&gt;&lt;periodical&gt;&lt;full-title&gt;Journal of Personality and Social Psychology&lt;/full-title&gt;&lt;/periodical&gt;&lt;pages&gt;541-553&lt;/pages&gt;&lt;volume&gt;85&lt;/volume&gt;&lt;number&gt;3&lt;/number&gt;&lt;dates&gt;&lt;year&gt;2003&lt;/year&gt;&lt;/dates&gt;&lt;isbn&gt;1939-1315&lt;/isbn&gt;&lt;urls&gt;&lt;/urls&gt;&lt;/record&gt;&lt;/Cite&gt;&lt;/EndNote&gt;</w:instrText>
      </w:r>
      <w:r w:rsidR="00C45185">
        <w:rPr>
          <w:rFonts w:eastAsia="Times New Roman"/>
        </w:rPr>
        <w:fldChar w:fldCharType="separate"/>
      </w:r>
      <w:r w:rsidR="00690217">
        <w:rPr>
          <w:rFonts w:eastAsia="Times New Roman"/>
          <w:noProof/>
        </w:rPr>
        <w:t>Grant and Dweck (2003)</w:t>
      </w:r>
      <w:r w:rsidR="00C45185">
        <w:rPr>
          <w:rFonts w:eastAsia="Times New Roman"/>
        </w:rPr>
        <w:fldChar w:fldCharType="end"/>
      </w:r>
      <w:ins w:id="3086" w:author="Haiyang Liu" w:date="2026-05-19T16:45:00Z" w16du:dateUtc="2026-05-19T09:45:00Z">
        <w:del w:id="3087" w:author="Hong Deng" w:date="2026-06-06T16:55:00Z" w16du:dateUtc="2026-06-06T08:55:00Z">
          <w:r w:rsidR="00507623" w:rsidRPr="002B7621" w:rsidDel="00690217">
            <w:rPr>
              <w:rFonts w:eastAsia="Times New Roman"/>
            </w:rPr>
            <w:delText>Grant and Dweck (2003)</w:delText>
          </w:r>
        </w:del>
      </w:ins>
      <w:ins w:id="3088" w:author="Haiyang Liu" w:date="2026-05-19T16:51:00Z" w16du:dateUtc="2026-05-19T09:51:00Z">
        <w:r w:rsidR="00F85A17" w:rsidRPr="002B7621">
          <w:rPr>
            <w:rFonts w:eastAsia="Times New Roman"/>
          </w:rPr>
          <w:t xml:space="preserve">. Sample items include </w:t>
        </w:r>
      </w:ins>
      <w:ins w:id="3089" w:author="Haiyang Liu" w:date="2026-05-19T16:52:00Z" w16du:dateUtc="2026-05-19T09:52:00Z">
        <w:r w:rsidR="00F85A17" w:rsidRPr="002B7621">
          <w:rPr>
            <w:rFonts w:eastAsia="Times New Roman"/>
          </w:rPr>
          <w:t>“</w:t>
        </w:r>
      </w:ins>
      <w:ins w:id="3090" w:author="Haiyang Liu" w:date="2026-05-19T16:53:00Z" w16du:dateUtc="2026-05-19T09:53:00Z">
        <w:r w:rsidR="008863A1" w:rsidRPr="002B7621">
          <w:rPr>
            <w:rFonts w:eastAsia="SimSun"/>
            <w:bCs/>
            <w:lang w:eastAsia="en-US"/>
          </w:rPr>
          <w:t>I strive to constantly learn and improve in my work (learning goal)</w:t>
        </w:r>
      </w:ins>
      <w:ins w:id="3091" w:author="Haiyang Liu" w:date="2026-05-19T16:52:00Z" w16du:dateUtc="2026-05-19T09:52:00Z">
        <w:r w:rsidR="00F85A17" w:rsidRPr="002B7621">
          <w:rPr>
            <w:rFonts w:eastAsia="Times New Roman"/>
          </w:rPr>
          <w:t>” and “</w:t>
        </w:r>
      </w:ins>
      <w:ins w:id="3092" w:author="Haiyang Liu" w:date="2026-05-19T16:53:00Z" w16du:dateUtc="2026-05-19T09:53:00Z">
        <w:r w:rsidR="008863A1" w:rsidRPr="002B7621">
          <w:rPr>
            <w:rFonts w:eastAsia="Times New Roman"/>
          </w:rPr>
          <w:t>A major goal I have in my work is to perform really well</w:t>
        </w:r>
      </w:ins>
      <w:ins w:id="3093" w:author="Haiyang Liu" w:date="2026-05-19T16:54:00Z" w16du:dateUtc="2026-05-19T09:54:00Z">
        <w:r w:rsidR="008863A1" w:rsidRPr="002B7621">
          <w:rPr>
            <w:rFonts w:eastAsia="Times New Roman"/>
          </w:rPr>
          <w:t xml:space="preserve"> (performance goal)</w:t>
        </w:r>
      </w:ins>
      <w:ins w:id="3094" w:author="Haiyang Liu" w:date="2026-05-19T16:52:00Z" w16du:dateUtc="2026-05-19T09:52:00Z">
        <w:r w:rsidR="00F85A17" w:rsidRPr="002B7621">
          <w:rPr>
            <w:rFonts w:eastAsia="Times New Roman"/>
          </w:rPr>
          <w:t>” (</w:t>
        </w:r>
        <w:r w:rsidR="00F85A17" w:rsidRPr="002B7621">
          <w:rPr>
            <w:rFonts w:eastAsia="DengXian"/>
            <w:kern w:val="2"/>
          </w:rPr>
          <w:t xml:space="preserve">1 = </w:t>
        </w:r>
        <w:r w:rsidR="00F85A17" w:rsidRPr="002B7621">
          <w:rPr>
            <w:rFonts w:eastAsia="DengXian"/>
            <w:i/>
            <w:kern w:val="2"/>
          </w:rPr>
          <w:t>strongly disagree</w:t>
        </w:r>
        <w:r w:rsidR="00F85A17" w:rsidRPr="002B7621">
          <w:rPr>
            <w:rFonts w:eastAsia="DengXian"/>
            <w:kern w:val="2"/>
          </w:rPr>
          <w:t xml:space="preserve">, 7 = </w:t>
        </w:r>
        <w:r w:rsidR="00F85A17" w:rsidRPr="002B7621">
          <w:rPr>
            <w:rFonts w:eastAsia="DengXian"/>
            <w:i/>
            <w:kern w:val="2"/>
          </w:rPr>
          <w:t>strongly agree</w:t>
        </w:r>
        <w:r w:rsidR="00F85A17" w:rsidRPr="002B7621">
          <w:rPr>
            <w:rFonts w:eastAsia="Times New Roman"/>
          </w:rPr>
          <w:t xml:space="preserve">; </w:t>
        </w:r>
      </w:ins>
      <w:ins w:id="3095" w:author="Haiyang Liu" w:date="2026-05-19T16:45:00Z" w16du:dateUtc="2026-05-19T09:45:00Z">
        <w:r w:rsidR="00507623" w:rsidRPr="002B7621">
          <w:rPr>
            <w:rFonts w:eastAsia="Times New Roman"/>
            <w:i/>
            <w:iCs/>
            <w:rPrChange w:id="3096" w:author="Hong Deng" w:date="2026-06-06T16:34:00Z" w16du:dateUtc="2026-06-06T08:34:00Z">
              <w:rPr>
                <w:rFonts w:eastAsia="Times New Roman"/>
              </w:rPr>
            </w:rPrChange>
          </w:rPr>
          <w:t>α</w:t>
        </w:r>
        <w:r w:rsidR="00507623" w:rsidRPr="002B7621">
          <w:rPr>
            <w:rFonts w:eastAsia="Times New Roman"/>
          </w:rPr>
          <w:t>s = .847 and .754</w:t>
        </w:r>
      </w:ins>
      <w:ins w:id="3097" w:author="Haiyang Liu" w:date="2026-05-19T16:52:00Z" w16du:dateUtc="2026-05-19T09:52:00Z">
        <w:r w:rsidR="00F85A17" w:rsidRPr="002B7621">
          <w:rPr>
            <w:rFonts w:eastAsia="Times New Roman"/>
          </w:rPr>
          <w:t>, respectively)</w:t>
        </w:r>
      </w:ins>
      <w:ins w:id="3098" w:author="Haiyang Liu" w:date="2026-05-19T16:45:00Z" w16du:dateUtc="2026-05-19T09:45:00Z">
        <w:r w:rsidR="00507623" w:rsidRPr="002B7621">
          <w:rPr>
            <w:rFonts w:eastAsia="Times New Roman"/>
          </w:rPr>
          <w:t xml:space="preserve">. </w:t>
        </w:r>
        <w:r w:rsidR="00507623" w:rsidRPr="002B7621">
          <w:rPr>
            <w:rFonts w:eastAsia="Times New Roman"/>
            <w:i/>
            <w:iCs/>
            <w:rPrChange w:id="3099" w:author="Hong Deng" w:date="2026-06-06T16:34:00Z" w16du:dateUtc="2026-06-06T08:34:00Z">
              <w:rPr>
                <w:rFonts w:eastAsia="Times New Roman"/>
                <w:b/>
                <w:bCs/>
              </w:rPr>
            </w:rPrChange>
          </w:rPr>
          <w:t>Newcomer proactivity</w:t>
        </w:r>
        <w:r w:rsidR="00507623" w:rsidRPr="002B7621">
          <w:rPr>
            <w:rFonts w:eastAsia="Times New Roman"/>
            <w:i/>
            <w:iCs/>
            <w:rPrChange w:id="3100" w:author="Hong Deng" w:date="2026-06-06T16:34:00Z" w16du:dateUtc="2026-06-06T08:34:00Z">
              <w:rPr>
                <w:rFonts w:eastAsia="Times New Roman"/>
              </w:rPr>
            </w:rPrChange>
          </w:rPr>
          <w:t xml:space="preserve"> </w:t>
        </w:r>
        <w:r w:rsidR="00507623" w:rsidRPr="002B7621">
          <w:rPr>
            <w:rFonts w:eastAsia="Times New Roman"/>
          </w:rPr>
          <w:t xml:space="preserve">was </w:t>
        </w:r>
      </w:ins>
      <w:ins w:id="3101" w:author="Haiyang Liu" w:date="2026-05-19T16:54:00Z" w16du:dateUtc="2026-05-19T09:54:00Z">
        <w:r w:rsidR="00C4625E" w:rsidRPr="002B7621">
          <w:rPr>
            <w:rFonts w:eastAsia="Times New Roman"/>
          </w:rPr>
          <w:t>rated by newcomers</w:t>
        </w:r>
      </w:ins>
      <w:ins w:id="3102" w:author="Haiyang Liu" w:date="2026-05-19T16:45:00Z" w16du:dateUtc="2026-05-19T09:45:00Z">
        <w:r w:rsidR="00507623" w:rsidRPr="002B7621">
          <w:rPr>
            <w:rFonts w:eastAsia="Times New Roman"/>
          </w:rPr>
          <w:t xml:space="preserve"> at Wave 1 using the 10-item proactive personality scale used by Ellis et al. (2017)</w:t>
        </w:r>
      </w:ins>
      <w:ins w:id="3103" w:author="Haiyang Liu" w:date="2026-05-19T16:54:00Z" w16du:dateUtc="2026-05-19T09:54:00Z">
        <w:r w:rsidR="00D34AB7" w:rsidRPr="002B7621">
          <w:rPr>
            <w:rFonts w:eastAsia="Times New Roman"/>
          </w:rPr>
          <w:t>. Sample items include “</w:t>
        </w:r>
      </w:ins>
      <w:ins w:id="3104" w:author="Haiyang Liu" w:date="2026-05-19T16:55:00Z" w16du:dateUtc="2026-05-19T09:55:00Z">
        <w:r w:rsidR="00D34AB7" w:rsidRPr="002B7621">
          <w:rPr>
            <w:rFonts w:eastAsia="SimSun"/>
            <w:bCs/>
            <w:lang w:eastAsia="en-US"/>
          </w:rPr>
          <w:t>No matter what the odds, if I believe in something I will make it happen</w:t>
        </w:r>
      </w:ins>
      <w:ins w:id="3105" w:author="Haiyang Liu" w:date="2026-05-19T16:54:00Z" w16du:dateUtc="2026-05-19T09:54:00Z">
        <w:r w:rsidR="00D34AB7" w:rsidRPr="002B7621">
          <w:rPr>
            <w:rFonts w:eastAsia="Times New Roman"/>
          </w:rPr>
          <w:t>” and “</w:t>
        </w:r>
      </w:ins>
      <w:ins w:id="3106" w:author="Haiyang Liu" w:date="2026-05-19T16:55:00Z" w16du:dateUtc="2026-05-19T09:55:00Z">
        <w:r w:rsidR="00D34AB7" w:rsidRPr="002B7621">
          <w:rPr>
            <w:rFonts w:eastAsia="SimSun"/>
            <w:bCs/>
            <w:lang w:eastAsia="en-US"/>
          </w:rPr>
          <w:t>I am always looking for better ways to do things</w:t>
        </w:r>
      </w:ins>
      <w:ins w:id="3107" w:author="Haiyang Liu" w:date="2026-05-19T16:54:00Z" w16du:dateUtc="2026-05-19T09:54:00Z">
        <w:r w:rsidR="00D34AB7" w:rsidRPr="002B7621">
          <w:rPr>
            <w:rFonts w:eastAsia="Times New Roman"/>
          </w:rPr>
          <w:t>”</w:t>
        </w:r>
      </w:ins>
      <w:ins w:id="3108" w:author="Haiyang Liu" w:date="2026-05-19T16:55:00Z" w16du:dateUtc="2026-05-19T09:55:00Z">
        <w:r w:rsidR="00D34AB7" w:rsidRPr="002B7621">
          <w:rPr>
            <w:rFonts w:eastAsia="Times New Roman"/>
          </w:rPr>
          <w:t xml:space="preserve"> (</w:t>
        </w:r>
        <w:r w:rsidR="00D34AB7" w:rsidRPr="002B7621">
          <w:rPr>
            <w:rFonts w:eastAsia="DengXian"/>
            <w:kern w:val="2"/>
          </w:rPr>
          <w:t xml:space="preserve">1 = </w:t>
        </w:r>
        <w:r w:rsidR="00D34AB7" w:rsidRPr="002B7621">
          <w:rPr>
            <w:rFonts w:eastAsia="DengXian"/>
            <w:i/>
            <w:kern w:val="2"/>
          </w:rPr>
          <w:t>strongly disagree</w:t>
        </w:r>
        <w:r w:rsidR="00D34AB7" w:rsidRPr="002B7621">
          <w:rPr>
            <w:rFonts w:eastAsia="DengXian"/>
            <w:kern w:val="2"/>
          </w:rPr>
          <w:t xml:space="preserve">, 7 = </w:t>
        </w:r>
        <w:r w:rsidR="00D34AB7" w:rsidRPr="002B7621">
          <w:rPr>
            <w:rFonts w:eastAsia="DengXian"/>
            <w:i/>
            <w:kern w:val="2"/>
          </w:rPr>
          <w:t>strongly agree</w:t>
        </w:r>
        <w:r w:rsidR="00D34AB7" w:rsidRPr="002B7621">
          <w:rPr>
            <w:rFonts w:eastAsia="Times New Roman"/>
          </w:rPr>
          <w:t xml:space="preserve">; </w:t>
        </w:r>
      </w:ins>
      <w:ins w:id="3109" w:author="Haiyang Liu" w:date="2026-05-19T16:45:00Z" w16du:dateUtc="2026-05-19T09:45:00Z">
        <w:r w:rsidR="00507623" w:rsidRPr="002B7621">
          <w:rPr>
            <w:rFonts w:eastAsia="Times New Roman"/>
            <w:i/>
            <w:iCs/>
            <w:rPrChange w:id="3110" w:author="Hong Deng" w:date="2026-06-06T16:34:00Z" w16du:dateUtc="2026-06-06T08:34:00Z">
              <w:rPr>
                <w:rFonts w:eastAsia="Times New Roman"/>
              </w:rPr>
            </w:rPrChange>
          </w:rPr>
          <w:t>α</w:t>
        </w:r>
        <w:r w:rsidR="00507623" w:rsidRPr="002B7621">
          <w:rPr>
            <w:rFonts w:eastAsia="Times New Roman"/>
          </w:rPr>
          <w:t xml:space="preserve"> = .849</w:t>
        </w:r>
      </w:ins>
      <w:ins w:id="3111" w:author="Haiyang Liu" w:date="2026-05-19T16:55:00Z" w16du:dateUtc="2026-05-19T09:55:00Z">
        <w:r w:rsidR="00D34AB7" w:rsidRPr="002B7621">
          <w:rPr>
            <w:rFonts w:eastAsia="Times New Roman"/>
          </w:rPr>
          <w:t>)</w:t>
        </w:r>
      </w:ins>
      <w:ins w:id="3112" w:author="Haiyang Liu" w:date="2026-05-19T16:45:00Z" w16du:dateUtc="2026-05-19T09:45:00Z">
        <w:r w:rsidR="00507623" w:rsidRPr="002B7621">
          <w:rPr>
            <w:rFonts w:eastAsia="Times New Roman"/>
          </w:rPr>
          <w:t xml:space="preserve">. </w:t>
        </w:r>
      </w:ins>
      <w:del w:id="3113" w:author="Haiyang Liu" w:date="2026-05-19T16:56:00Z" w16du:dateUtc="2026-05-19T09:56:00Z">
        <w:r w:rsidRPr="002B7621" w:rsidDel="00D34AB7">
          <w:delText xml:space="preserve"> </w:delText>
        </w:r>
      </w:del>
    </w:p>
    <w:p w14:paraId="777D3E82" w14:textId="77777777" w:rsidR="009458CE" w:rsidRPr="002B7621" w:rsidRDefault="009C0C59" w:rsidP="002B7621">
      <w:pPr>
        <w:widowControl w:val="0"/>
        <w:snapToGrid w:val="0"/>
        <w:spacing w:line="480" w:lineRule="auto"/>
        <w:rPr>
          <w:rFonts w:eastAsia="DengXian"/>
          <w:b/>
          <w:bCs/>
          <w:kern w:val="2"/>
        </w:rPr>
      </w:pPr>
      <w:r w:rsidRPr="002B7621">
        <w:rPr>
          <w:rFonts w:eastAsia="DengXian"/>
          <w:b/>
          <w:bCs/>
          <w:kern w:val="2"/>
        </w:rPr>
        <w:t>Analysis Strategy</w:t>
      </w:r>
    </w:p>
    <w:p w14:paraId="465D8377" w14:textId="24D0F323" w:rsidR="00B818F0" w:rsidRPr="002B7621" w:rsidRDefault="00EA6C4D">
      <w:pPr>
        <w:spacing w:line="480" w:lineRule="auto"/>
        <w:ind w:firstLine="720"/>
        <w:rPr>
          <w:ins w:id="3114" w:author="Haiyang Liu" w:date="2026-05-20T23:45:00Z" w16du:dateUtc="2026-05-20T16:45:00Z"/>
          <w:rFonts w:eastAsia="Times New Roman"/>
          <w:rPrChange w:id="3115" w:author="Hong Deng" w:date="2026-06-06T16:34:00Z" w16du:dateUtc="2026-06-06T08:34:00Z">
            <w:rPr>
              <w:ins w:id="3116" w:author="Haiyang Liu" w:date="2026-05-20T23:45:00Z" w16du:dateUtc="2026-05-20T16:45:00Z"/>
              <w:rFonts w:eastAsia="DengXian"/>
              <w:kern w:val="2"/>
            </w:rPr>
          </w:rPrChange>
        </w:rPr>
        <w:pPrChange w:id="3117" w:author="Hong Deng" w:date="2026-06-06T16:34:00Z" w16du:dateUtc="2026-06-06T08:34:00Z">
          <w:pPr>
            <w:widowControl w:val="0"/>
            <w:snapToGrid w:val="0"/>
            <w:spacing w:line="480" w:lineRule="auto"/>
            <w:ind w:firstLine="720"/>
          </w:pPr>
        </w:pPrChange>
      </w:pPr>
      <w:ins w:id="3118" w:author="Haiyang Liu" w:date="2026-05-19T18:26:00Z" w16du:dateUtc="2026-05-19T11:26:00Z">
        <w:r w:rsidRPr="002B7621">
          <w:rPr>
            <w:rFonts w:eastAsia="Times New Roman"/>
          </w:rPr>
          <w:t>We tested our hypotheses using single, unified latent growth model</w:t>
        </w:r>
      </w:ins>
      <w:ins w:id="3119" w:author="Haiyang Liu" w:date="2026-05-19T21:53:00Z" w16du:dateUtc="2026-05-19T14:53:00Z">
        <w:r w:rsidR="00CC53D0" w:rsidRPr="002B7621">
          <w:rPr>
            <w:rFonts w:eastAsia="Times New Roman"/>
          </w:rPr>
          <w:t>s</w:t>
        </w:r>
      </w:ins>
      <w:ins w:id="3120" w:author="Haiyang Liu" w:date="2026-05-19T18:26:00Z" w16du:dateUtc="2026-05-19T11:26:00Z">
        <w:r w:rsidRPr="002B7621">
          <w:rPr>
            <w:rFonts w:eastAsia="Times New Roman"/>
          </w:rPr>
          <w:t xml:space="preserve"> (LGM; e.g., Bollen &amp; Curran, 2006</w:t>
        </w:r>
      </w:ins>
      <w:commentRangeStart w:id="3121"/>
      <w:ins w:id="3122" w:author="Haiyang Liu" w:date="2026-05-20T23:44:00Z" w16du:dateUtc="2026-05-20T16:44:00Z">
        <w:r w:rsidR="00B818F0" w:rsidRPr="002B7621">
          <w:rPr>
            <w:rFonts w:eastAsia="Times New Roman"/>
          </w:rPr>
          <w:t>; Lance, Vandenberg, &amp; Self</w:t>
        </w:r>
      </w:ins>
      <w:commentRangeEnd w:id="3121"/>
      <w:r w:rsidR="00F23CB5" w:rsidRPr="003018F4">
        <w:rPr>
          <w:rStyle w:val="CommentReference"/>
          <w:rFonts w:eastAsia="Times New Roman"/>
          <w:sz w:val="24"/>
          <w:szCs w:val="24"/>
        </w:rPr>
        <w:commentReference w:id="3121"/>
      </w:r>
      <w:ins w:id="3123" w:author="Haiyang Liu" w:date="2026-05-20T23:44:00Z" w16du:dateUtc="2026-05-20T16:44:00Z">
        <w:r w:rsidR="00B818F0" w:rsidRPr="003018F4">
          <w:rPr>
            <w:rFonts w:eastAsia="Times New Roman"/>
          </w:rPr>
          <w:t>, 2000; Ployhart &amp; Vandenberg, 2010</w:t>
        </w:r>
      </w:ins>
      <w:ins w:id="3124" w:author="Haiyang Liu" w:date="2026-05-19T18:26:00Z" w16du:dateUtc="2026-05-19T11:26:00Z">
        <w:r w:rsidRPr="002B7621">
          <w:rPr>
            <w:rFonts w:eastAsia="Times New Roman"/>
          </w:rPr>
          <w:t xml:space="preserve">) that simultaneously estimated (a) the trajectory of newcomer action errors over four monthly waves and (b) the relationships of team-level antecedents, newcomer-level moderators, and their interactions with the trajectory parameters and the distal outcome. </w:t>
        </w:r>
      </w:ins>
      <w:ins w:id="3125" w:author="Haiyang Liu" w:date="2026-05-21T00:21:00Z" w16du:dateUtc="2026-05-20T17:21:00Z">
        <w:r w:rsidR="00D47640" w:rsidRPr="002B7621">
          <w:rPr>
            <w:rFonts w:eastAsia="Times New Roman"/>
          </w:rPr>
          <w:t xml:space="preserve">As we theorized that the change trajectory of action error during the onboarding period was curvilinear, we first examined </w:t>
        </w:r>
        <w:r w:rsidR="00D47640" w:rsidRPr="002B7621">
          <w:rPr>
            <w:rFonts w:eastAsia="Times New Roman"/>
          </w:rPr>
          <w:lastRenderedPageBreak/>
          <w:t xml:space="preserve">several </w:t>
        </w:r>
      </w:ins>
      <w:ins w:id="3126" w:author="Haiyang Liu" w:date="2026-05-21T00:22:00Z" w16du:dateUtc="2026-05-20T17:22:00Z">
        <w:r w:rsidR="00C26419" w:rsidRPr="002B7621">
          <w:rPr>
            <w:rFonts w:eastAsia="Times New Roman"/>
          </w:rPr>
          <w:t xml:space="preserve">unconditional </w:t>
        </w:r>
      </w:ins>
      <w:ins w:id="3127" w:author="Haiyang Liu" w:date="2026-05-21T00:21:00Z" w16du:dateUtc="2026-05-20T17:21:00Z">
        <w:r w:rsidR="00D47640" w:rsidRPr="002B7621">
          <w:rPr>
            <w:rFonts w:eastAsia="Times New Roman"/>
          </w:rPr>
          <w:t xml:space="preserve">LGMs to investigate the change pattern of newcomer action errors over time. To test the curvilinearity in the error trajectory, </w:t>
        </w:r>
        <w:r w:rsidR="00D47640" w:rsidRPr="002B7621">
          <w:t xml:space="preserve">a quadratic growth model was set </w:t>
        </w:r>
      </w:ins>
      <w:ins w:id="3128" w:author="Haiyang Liu" w:date="2026-05-21T01:05:00Z" w16du:dateUtc="2026-05-20T18:05:00Z">
        <w:r w:rsidR="00825471" w:rsidRPr="002B7621">
          <w:t xml:space="preserve">up with </w:t>
        </w:r>
      </w:ins>
      <w:ins w:id="3129" w:author="Haiyang Liu" w:date="2026-05-21T00:21:00Z" w16du:dateUtc="2026-05-20T17:21:00Z">
        <w:r w:rsidR="00D47640" w:rsidRPr="002B7621">
          <w:rPr>
            <w:rFonts w:eastAsia="Times New Roman"/>
          </w:rPr>
          <w:t xml:space="preserve">three latent factors specified to capture the curvilinearity: an </w:t>
        </w:r>
        <w:r w:rsidR="00D47640" w:rsidRPr="002B7621">
          <w:rPr>
            <w:rFonts w:eastAsia="Times New Roman"/>
            <w:i/>
            <w:iCs/>
          </w:rPr>
          <w:t>intercept</w:t>
        </w:r>
        <w:r w:rsidR="00D47640" w:rsidRPr="002B7621">
          <w:rPr>
            <w:rFonts w:eastAsia="Times New Roman"/>
          </w:rPr>
          <w:t xml:space="preserve"> factor (</w:t>
        </w:r>
        <w:r w:rsidR="00D47640" w:rsidRPr="002B7621">
          <w:rPr>
            <w:rFonts w:eastAsia="Times New Roman"/>
            <w:i/>
            <w:iCs/>
          </w:rPr>
          <w:t>i</w:t>
        </w:r>
        <w:r w:rsidR="00D47640" w:rsidRPr="002B7621">
          <w:rPr>
            <w:rFonts w:eastAsia="Times New Roman"/>
          </w:rPr>
          <w:t xml:space="preserve">), a </w:t>
        </w:r>
        <w:r w:rsidR="00D47640" w:rsidRPr="002B7621">
          <w:rPr>
            <w:rFonts w:eastAsia="Times New Roman"/>
            <w:i/>
            <w:iCs/>
          </w:rPr>
          <w:t>linear</w:t>
        </w:r>
        <w:r w:rsidR="00D47640" w:rsidRPr="002B7621">
          <w:rPr>
            <w:rFonts w:eastAsia="Times New Roman"/>
          </w:rPr>
          <w:t xml:space="preserve"> term of time (</w:t>
        </w:r>
        <w:r w:rsidR="00D47640" w:rsidRPr="002B7621">
          <w:rPr>
            <w:rFonts w:eastAsia="Times New Roman"/>
            <w:i/>
            <w:iCs/>
          </w:rPr>
          <w:t>s</w:t>
        </w:r>
        <w:r w:rsidR="00D47640" w:rsidRPr="002B7621">
          <w:rPr>
            <w:rFonts w:eastAsia="Times New Roman"/>
          </w:rPr>
          <w:t xml:space="preserve">), and a </w:t>
        </w:r>
        <w:r w:rsidR="00D47640" w:rsidRPr="002B7621">
          <w:rPr>
            <w:rFonts w:eastAsia="Times New Roman"/>
            <w:i/>
            <w:iCs/>
          </w:rPr>
          <w:t>quadratic</w:t>
        </w:r>
        <w:r w:rsidR="00D47640" w:rsidRPr="002B7621">
          <w:rPr>
            <w:rFonts w:eastAsia="Times New Roman"/>
          </w:rPr>
          <w:t xml:space="preserve"> term of time (</w:t>
        </w:r>
        <w:r w:rsidR="00D47640" w:rsidRPr="002B7621">
          <w:rPr>
            <w:rFonts w:eastAsia="Times New Roman"/>
            <w:i/>
            <w:iCs/>
          </w:rPr>
          <w:t>q</w:t>
        </w:r>
        <w:r w:rsidR="00D47640" w:rsidRPr="002B7621">
          <w:rPr>
            <w:rFonts w:eastAsia="Times New Roman"/>
          </w:rPr>
          <w:t xml:space="preserve">). In this model, a significant </w:t>
        </w:r>
        <w:r w:rsidR="00D47640" w:rsidRPr="002B7621">
          <w:rPr>
            <w:rFonts w:eastAsia="Times New Roman"/>
            <w:i/>
            <w:iCs/>
            <w:rPrChange w:id="3130" w:author="Hong Deng" w:date="2026-06-06T16:34:00Z" w16du:dateUtc="2026-06-06T08:34:00Z">
              <w:rPr>
                <w:rFonts w:eastAsia="Times New Roman"/>
              </w:rPr>
            </w:rPrChange>
          </w:rPr>
          <w:t>q</w:t>
        </w:r>
        <w:r w:rsidR="00D47640" w:rsidRPr="002B7621">
          <w:rPr>
            <w:rFonts w:eastAsia="Times New Roman"/>
          </w:rPr>
          <w:t xml:space="preserve"> suggests the rate of change accelerates or decelerates over time. A significant quadratic factor rules out a strictly linear trajectory (e.g., </w:t>
        </w:r>
        <w:commentRangeStart w:id="3131"/>
        <w:r w:rsidR="00D47640" w:rsidRPr="002B7621">
          <w:rPr>
            <w:rFonts w:eastAsia="Times New Roman"/>
          </w:rPr>
          <w:t xml:space="preserve">Bollen &amp; Curran, </w:t>
        </w:r>
        <w:commentRangeEnd w:id="3131"/>
        <w:r w:rsidR="00D47640" w:rsidRPr="003018F4">
          <w:rPr>
            <w:rStyle w:val="CommentReference"/>
            <w:rFonts w:eastAsia="Times New Roman"/>
            <w:sz w:val="24"/>
            <w:szCs w:val="24"/>
          </w:rPr>
          <w:commentReference w:id="3131"/>
        </w:r>
        <w:r w:rsidR="00D47640" w:rsidRPr="003018F4">
          <w:rPr>
            <w:rFonts w:eastAsia="Times New Roman"/>
          </w:rPr>
          <w:t>2006, pp. 102–105; Chan, 1998; Lance, Vandenberg, &amp; Self, 2000; Ployhart &amp; Vandenberg, 2010; Preacher et al., 2008</w:t>
        </w:r>
        <w:r w:rsidR="00D47640" w:rsidRPr="002B7621">
          <w:rPr>
            <w:rFonts w:eastAsia="Times New Roman"/>
          </w:rPr>
          <w:t>). To rule out higher-order change</w:t>
        </w:r>
        <w:r w:rsidR="00D47640" w:rsidRPr="002B7621">
          <w:rPr>
            <w:rStyle w:val="FootnoteReference"/>
            <w:rFonts w:eastAsia="Times New Roman"/>
          </w:rPr>
          <w:footnoteReference w:id="5"/>
        </w:r>
        <w:r w:rsidR="00D47640" w:rsidRPr="002B7621">
          <w:rPr>
            <w:rFonts w:eastAsia="Times New Roman"/>
          </w:rPr>
          <w:t xml:space="preserve">, we added a cubic factor to the latent growth model, and its non-significance would signal to retain the quadratic model as the most parsimonious specification consistent with both theory and data (Ployhart &amp; Vandenberg, 2010; Preacher et al., 2008). </w:t>
        </w:r>
      </w:ins>
      <w:ins w:id="3141" w:author="Haiyang Liu" w:date="2026-05-21T00:23:00Z" w16du:dateUtc="2026-05-20T17:23:00Z">
        <w:r w:rsidR="00F23CB5" w:rsidRPr="002B7621">
          <w:rPr>
            <w:rFonts w:eastAsia="Times New Roman"/>
          </w:rPr>
          <w:t xml:space="preserve">Once the </w:t>
        </w:r>
      </w:ins>
      <w:ins w:id="3142" w:author="Haiyang Liu" w:date="2026-05-21T00:24:00Z" w16du:dateUtc="2026-05-20T17:24:00Z">
        <w:r w:rsidR="00F23CB5" w:rsidRPr="002B7621">
          <w:rPr>
            <w:rFonts w:eastAsia="Times New Roman"/>
          </w:rPr>
          <w:t xml:space="preserve">change pattern was confirmed, we estimated </w:t>
        </w:r>
        <w:r w:rsidR="00F23CB5" w:rsidRPr="002B7621">
          <w:rPr>
            <w:rFonts w:eastAsia="DengXian"/>
            <w:kern w:val="2"/>
          </w:rPr>
          <w:t>t</w:t>
        </w:r>
      </w:ins>
      <w:ins w:id="3143" w:author="Haiyang Liu" w:date="2026-05-20T23:45:00Z" w16du:dateUtc="2026-05-20T16:45:00Z">
        <w:r w:rsidR="00B818F0" w:rsidRPr="002B7621">
          <w:rPr>
            <w:rFonts w:eastAsia="DengXian"/>
            <w:kern w:val="2"/>
          </w:rPr>
          <w:t xml:space="preserve">he following formulas </w:t>
        </w:r>
      </w:ins>
      <w:ins w:id="3144" w:author="Haiyang Liu" w:date="2026-05-20T23:53:00Z" w16du:dateUtc="2026-05-20T16:53:00Z">
        <w:r w:rsidR="009A2144" w:rsidRPr="002B7621">
          <w:rPr>
            <w:rFonts w:eastAsia="DengXian"/>
            <w:kern w:val="2"/>
          </w:rPr>
          <w:t>(the full model, and for simplicity, controls were omitted)</w:t>
        </w:r>
      </w:ins>
      <w:ins w:id="3145" w:author="Haiyang Liu" w:date="2026-05-20T23:45:00Z" w16du:dateUtc="2026-05-20T16:45:00Z">
        <w:r w:rsidR="00B818F0" w:rsidRPr="002B7621">
          <w:rPr>
            <w:rFonts w:eastAsia="DengXian"/>
            <w:kern w:val="2"/>
          </w:rPr>
          <w:t>:</w:t>
        </w:r>
      </w:ins>
    </w:p>
    <w:p w14:paraId="55EF1EDA" w14:textId="77777777" w:rsidR="009A2144" w:rsidRDefault="009A2144">
      <w:pPr>
        <w:snapToGrid w:val="0"/>
        <w:ind w:firstLine="720"/>
        <w:rPr>
          <w:ins w:id="3146" w:author="Haiyang Liu" w:date="2026-05-20T23:58:00Z" w16du:dateUtc="2026-05-20T16:58:00Z"/>
          <w:bCs/>
          <w:i/>
          <w:iCs/>
          <w:color w:val="222222"/>
          <w:shd w:val="clear" w:color="auto" w:fill="FFFFFF"/>
        </w:rPr>
        <w:pPrChange w:id="3147" w:author="Haiyang Liu" w:date="2026-05-21T00:02:00Z" w16du:dateUtc="2026-05-20T17:02:00Z">
          <w:pPr>
            <w:snapToGrid w:val="0"/>
          </w:pPr>
        </w:pPrChange>
      </w:pPr>
      <w:ins w:id="3148" w:author="Haiyang Liu" w:date="2026-05-20T23:50:00Z" w16du:dateUtc="2026-05-20T16:50:00Z">
        <w:r>
          <w:rPr>
            <w:bCs/>
            <w:iCs/>
            <w:color w:val="222222"/>
            <w:shd w:val="clear" w:color="auto" w:fill="FFFFFF"/>
          </w:rPr>
          <w:t>Within-person (time-</w:t>
        </w:r>
      </w:ins>
      <w:ins w:id="3149" w:author="Haiyang Liu" w:date="2026-05-20T23:51:00Z" w16du:dateUtc="2026-05-20T16:51:00Z">
        <w:r>
          <w:rPr>
            <w:bCs/>
            <w:iCs/>
            <w:color w:val="222222"/>
            <w:shd w:val="clear" w:color="auto" w:fill="FFFFFF"/>
          </w:rPr>
          <w:t>varying</w:t>
        </w:r>
      </w:ins>
      <w:ins w:id="3150" w:author="Haiyang Liu" w:date="2026-05-20T23:50:00Z" w16du:dateUtc="2026-05-20T16:50:00Z">
        <w:r>
          <w:rPr>
            <w:bCs/>
            <w:iCs/>
            <w:color w:val="222222"/>
            <w:shd w:val="clear" w:color="auto" w:fill="FFFFFF"/>
          </w:rPr>
          <w:t>)</w:t>
        </w:r>
        <w:r w:rsidR="00B818F0">
          <w:rPr>
            <w:bCs/>
            <w:iCs/>
            <w:color w:val="222222"/>
            <w:shd w:val="clear" w:color="auto" w:fill="FFFFFF"/>
          </w:rPr>
          <w:t>:</w:t>
        </w:r>
        <w:r w:rsidR="00B818F0">
          <w:rPr>
            <w:bCs/>
            <w:i/>
            <w:iCs/>
            <w:color w:val="222222"/>
            <w:shd w:val="clear" w:color="auto" w:fill="FFFFFF"/>
          </w:rPr>
          <w:t xml:space="preserve">   </w:t>
        </w:r>
      </w:ins>
    </w:p>
    <w:p w14:paraId="5A234C9F" w14:textId="16FEA398" w:rsidR="00B818F0" w:rsidRDefault="00B818F0">
      <w:pPr>
        <w:snapToGrid w:val="0"/>
        <w:jc w:val="center"/>
        <w:rPr>
          <w:ins w:id="3151" w:author="Haiyang Liu" w:date="2026-05-20T23:50:00Z" w16du:dateUtc="2026-05-20T16:50:00Z"/>
          <w:bCs/>
          <w:i/>
          <w:iCs/>
          <w:color w:val="222222"/>
          <w:shd w:val="clear" w:color="auto" w:fill="FFFFFF"/>
          <w:vertAlign w:val="subscript"/>
        </w:rPr>
        <w:pPrChange w:id="3152" w:author="Haiyang Liu" w:date="2026-05-21T00:02:00Z" w16du:dateUtc="2026-05-20T17:02:00Z">
          <w:pPr>
            <w:snapToGrid w:val="0"/>
            <w:ind w:left="1440" w:firstLine="720"/>
          </w:pPr>
        </w:pPrChange>
      </w:pPr>
      <w:ins w:id="3153" w:author="Haiyang Liu" w:date="2026-05-20T23:50:00Z" w16du:dateUtc="2026-05-20T16:50:00Z">
        <w:r>
          <w:rPr>
            <w:bCs/>
            <w:i/>
            <w:iCs/>
            <w:color w:val="222222"/>
            <w:shd w:val="clear" w:color="auto" w:fill="FFFFFF"/>
          </w:rPr>
          <w:t>Erro</w:t>
        </w:r>
      </w:ins>
      <w:ins w:id="3154" w:author="Haiyang Liu" w:date="2026-05-20T23:52:00Z" w16du:dateUtc="2026-05-20T16:52:00Z">
        <w:r w:rsidR="009A2144">
          <w:rPr>
            <w:bCs/>
            <w:i/>
            <w:iCs/>
            <w:color w:val="222222"/>
            <w:shd w:val="clear" w:color="auto" w:fill="FFFFFF"/>
          </w:rPr>
          <w:t>r</w:t>
        </w:r>
      </w:ins>
      <w:ins w:id="3155" w:author="Haiyang Liu" w:date="2026-05-20T23:50:00Z" w16du:dateUtc="2026-05-20T16:50:00Z">
        <w:r>
          <w:rPr>
            <w:bCs/>
            <w:i/>
            <w:iCs/>
            <w:color w:val="222222"/>
            <w:shd w:val="clear" w:color="auto" w:fill="FFFFFF"/>
            <w:vertAlign w:val="subscript"/>
          </w:rPr>
          <w:t>j</w:t>
        </w:r>
        <w:r>
          <w:rPr>
            <w:rFonts w:hint="eastAsia"/>
            <w:bCs/>
            <w:i/>
            <w:iCs/>
            <w:color w:val="222222"/>
            <w:shd w:val="clear" w:color="auto" w:fill="FFFFFF"/>
            <w:vertAlign w:val="subscript"/>
          </w:rPr>
          <w:t>k</w:t>
        </w:r>
        <w:r>
          <w:rPr>
            <w:bCs/>
            <w:color w:val="222222"/>
            <w:shd w:val="clear" w:color="auto" w:fill="FFFFFF"/>
            <w:vertAlign w:val="subscript"/>
          </w:rPr>
          <w:t xml:space="preserve"> </w:t>
        </w:r>
        <w:r>
          <w:rPr>
            <w:bCs/>
            <w:color w:val="222222"/>
            <w:shd w:val="clear" w:color="auto" w:fill="FFFFFF"/>
          </w:rPr>
          <w:t xml:space="preserve">= </w:t>
        </w:r>
      </w:ins>
      <w:ins w:id="3156" w:author="Haiyang Liu" w:date="2026-05-21T00:10:00Z" w16du:dateUtc="2026-05-20T17:10:00Z">
        <w:r w:rsidR="009C2B8F" w:rsidRPr="005B5FEB">
          <w:rPr>
            <w:bCs/>
            <w:i/>
            <w:iCs/>
            <w:color w:val="222222"/>
            <w:shd w:val="clear" w:color="auto" w:fill="FFFFFF"/>
          </w:rPr>
          <w:t>λ</w:t>
        </w:r>
        <w:r w:rsidR="009C2B8F">
          <w:rPr>
            <w:bCs/>
            <w:iCs/>
            <w:color w:val="222222"/>
            <w:shd w:val="clear" w:color="auto" w:fill="FFFFFF"/>
            <w:vertAlign w:val="subscript"/>
          </w:rPr>
          <w:t xml:space="preserve">1 </w:t>
        </w:r>
        <w:r w:rsidR="009C2B8F" w:rsidRPr="009C2B8F">
          <w:rPr>
            <w:bCs/>
            <w:iCs/>
            <w:color w:val="222222"/>
            <w:shd w:val="clear" w:color="auto" w:fill="FFFFFF"/>
            <w:rPrChange w:id="3157" w:author="Haiyang Liu" w:date="2026-05-21T00:10:00Z" w16du:dateUtc="2026-05-20T17:10:00Z">
              <w:rPr>
                <w:bCs/>
                <w:iCs/>
                <w:color w:val="222222"/>
                <w:shd w:val="clear" w:color="auto" w:fill="FFFFFF"/>
                <w:vertAlign w:val="subscript"/>
              </w:rPr>
            </w:rPrChange>
          </w:rPr>
          <w:t>+</w:t>
        </w:r>
        <w:r w:rsidR="009C2B8F" w:rsidRPr="009C2B8F">
          <w:rPr>
            <w:bCs/>
            <w:i/>
            <w:iCs/>
            <w:color w:val="222222"/>
            <w:shd w:val="clear" w:color="auto" w:fill="FFFFFF"/>
            <w:rPrChange w:id="3158" w:author="Haiyang Liu" w:date="2026-05-21T00:10:00Z" w16du:dateUtc="2026-05-20T17:10:00Z">
              <w:rPr>
                <w:bCs/>
                <w:iCs/>
                <w:color w:val="222222"/>
                <w:shd w:val="clear" w:color="auto" w:fill="FFFFFF"/>
                <w:vertAlign w:val="subscript"/>
              </w:rPr>
            </w:rPrChange>
          </w:rPr>
          <w:t xml:space="preserve"> </w:t>
        </w:r>
      </w:ins>
      <w:ins w:id="3159" w:author="Haiyang Liu" w:date="2026-05-20T23:52:00Z" w16du:dateUtc="2026-05-20T16:52:00Z">
        <w:r w:rsidR="009A2144">
          <w:rPr>
            <w:bCs/>
            <w:i/>
            <w:iCs/>
            <w:color w:val="222222"/>
            <w:shd w:val="clear" w:color="auto" w:fill="FFFFFF"/>
          </w:rPr>
          <w:t>i</w:t>
        </w:r>
      </w:ins>
      <w:ins w:id="3160" w:author="Haiyang Liu" w:date="2026-05-20T23:50:00Z" w16du:dateUtc="2026-05-20T16:50:00Z">
        <w:r>
          <w:rPr>
            <w:rFonts w:hint="eastAsia"/>
            <w:bCs/>
            <w:i/>
            <w:iCs/>
            <w:color w:val="222222"/>
            <w:shd w:val="clear" w:color="auto" w:fill="FFFFFF"/>
            <w:vertAlign w:val="subscript"/>
          </w:rPr>
          <w:t>k</w:t>
        </w:r>
        <w:r>
          <w:rPr>
            <w:bCs/>
            <w:color w:val="222222"/>
            <w:shd w:val="clear" w:color="auto" w:fill="FFFFFF"/>
            <w:vertAlign w:val="subscript"/>
          </w:rPr>
          <w:t xml:space="preserve"> </w:t>
        </w:r>
        <w:r>
          <w:rPr>
            <w:bCs/>
            <w:color w:val="222222"/>
            <w:shd w:val="clear" w:color="auto" w:fill="FFFFFF"/>
          </w:rPr>
          <w:t xml:space="preserve">+ </w:t>
        </w:r>
        <w:r>
          <w:rPr>
            <w:bCs/>
            <w:color w:val="222222"/>
            <w:shd w:val="clear" w:color="auto" w:fill="FFFFFF"/>
            <w:vertAlign w:val="subscript"/>
          </w:rPr>
          <w:t xml:space="preserve"> </w:t>
        </w:r>
      </w:ins>
      <w:ins w:id="3161" w:author="Haiyang Liu" w:date="2026-05-20T23:52:00Z" w16du:dateUtc="2026-05-20T16:52:00Z">
        <w:r w:rsidR="009A2144">
          <w:rPr>
            <w:bCs/>
            <w:i/>
            <w:iCs/>
            <w:color w:val="222222"/>
            <w:shd w:val="clear" w:color="auto" w:fill="FFFFFF"/>
          </w:rPr>
          <w:t>s</w:t>
        </w:r>
      </w:ins>
      <w:ins w:id="3162" w:author="Haiyang Liu" w:date="2026-05-20T23:50:00Z" w16du:dateUtc="2026-05-20T16:50:00Z">
        <w:r>
          <w:rPr>
            <w:rFonts w:hint="eastAsia"/>
            <w:bCs/>
            <w:i/>
            <w:iCs/>
            <w:color w:val="222222"/>
            <w:shd w:val="clear" w:color="auto" w:fill="FFFFFF"/>
            <w:vertAlign w:val="subscript"/>
          </w:rPr>
          <w:t>k</w:t>
        </w:r>
        <w:r>
          <w:rPr>
            <w:bCs/>
            <w:i/>
            <w:iCs/>
            <w:color w:val="222222"/>
            <w:shd w:val="clear" w:color="auto" w:fill="FFFFFF"/>
            <w:vertAlign w:val="subscript"/>
          </w:rPr>
          <w:t xml:space="preserve"> </w:t>
        </w:r>
        <w:r>
          <w:rPr>
            <w:bCs/>
            <w:color w:val="222222"/>
            <w:shd w:val="clear" w:color="auto" w:fill="FFFFFF"/>
          </w:rPr>
          <w:t>(Time</w:t>
        </w:r>
        <w:r>
          <w:rPr>
            <w:rFonts w:hint="eastAsia"/>
            <w:bCs/>
            <w:i/>
            <w:iCs/>
            <w:color w:val="222222"/>
            <w:shd w:val="clear" w:color="auto" w:fill="FFFFFF"/>
            <w:vertAlign w:val="subscript"/>
          </w:rPr>
          <w:t>j</w:t>
        </w:r>
        <w:r>
          <w:rPr>
            <w:bCs/>
            <w:color w:val="222222"/>
            <w:shd w:val="clear" w:color="auto" w:fill="FFFFFF"/>
          </w:rPr>
          <w:t xml:space="preserve">) + </w:t>
        </w:r>
      </w:ins>
      <w:ins w:id="3163" w:author="Haiyang Liu" w:date="2026-05-20T23:52:00Z" w16du:dateUtc="2026-05-20T16:52:00Z">
        <w:r w:rsidR="009A2144">
          <w:rPr>
            <w:bCs/>
            <w:i/>
            <w:iCs/>
            <w:color w:val="222222"/>
            <w:shd w:val="clear" w:color="auto" w:fill="FFFFFF"/>
          </w:rPr>
          <w:t>q</w:t>
        </w:r>
        <w:r w:rsidR="009A2144">
          <w:rPr>
            <w:rFonts w:hint="eastAsia"/>
            <w:bCs/>
            <w:i/>
            <w:iCs/>
            <w:color w:val="222222"/>
            <w:shd w:val="clear" w:color="auto" w:fill="FFFFFF"/>
            <w:vertAlign w:val="subscript"/>
          </w:rPr>
          <w:t>k</w:t>
        </w:r>
        <w:r w:rsidR="009A2144">
          <w:rPr>
            <w:bCs/>
            <w:i/>
            <w:iCs/>
            <w:color w:val="222222"/>
            <w:shd w:val="clear" w:color="auto" w:fill="FFFFFF"/>
            <w:vertAlign w:val="subscript"/>
          </w:rPr>
          <w:t xml:space="preserve"> </w:t>
        </w:r>
        <w:r w:rsidR="009A2144">
          <w:rPr>
            <w:bCs/>
            <w:color w:val="222222"/>
            <w:shd w:val="clear" w:color="auto" w:fill="FFFFFF"/>
          </w:rPr>
          <w:t>(Time</w:t>
        </w:r>
        <w:r w:rsidR="009A2144">
          <w:rPr>
            <w:rFonts w:hint="eastAsia"/>
            <w:bCs/>
            <w:i/>
            <w:iCs/>
            <w:color w:val="222222"/>
            <w:shd w:val="clear" w:color="auto" w:fill="FFFFFF"/>
            <w:vertAlign w:val="subscript"/>
          </w:rPr>
          <w:t>j</w:t>
        </w:r>
        <w:r w:rsidR="009A2144">
          <w:rPr>
            <w:bCs/>
            <w:color w:val="222222"/>
            <w:shd w:val="clear" w:color="auto" w:fill="FFFFFF"/>
          </w:rPr>
          <w:t>)</w:t>
        </w:r>
      </w:ins>
      <w:ins w:id="3164" w:author="Haiyang Liu" w:date="2026-05-20T23:53:00Z" w16du:dateUtc="2026-05-20T16:53:00Z">
        <w:r w:rsidR="009A2144" w:rsidRPr="009A2144">
          <w:rPr>
            <w:bCs/>
            <w:color w:val="222222"/>
            <w:shd w:val="clear" w:color="auto" w:fill="FFFFFF"/>
            <w:vertAlign w:val="superscript"/>
            <w:rPrChange w:id="3165" w:author="Haiyang Liu" w:date="2026-05-20T23:53:00Z" w16du:dateUtc="2026-05-20T16:53:00Z">
              <w:rPr>
                <w:bCs/>
                <w:color w:val="222222"/>
                <w:shd w:val="clear" w:color="auto" w:fill="FFFFFF"/>
              </w:rPr>
            </w:rPrChange>
          </w:rPr>
          <w:t>2</w:t>
        </w:r>
      </w:ins>
      <w:ins w:id="3166" w:author="Haiyang Liu" w:date="2026-05-20T23:52:00Z" w16du:dateUtc="2026-05-20T16:52:00Z">
        <w:r w:rsidR="009A2144">
          <w:rPr>
            <w:bCs/>
            <w:color w:val="222222"/>
            <w:shd w:val="clear" w:color="auto" w:fill="FFFFFF"/>
          </w:rPr>
          <w:t xml:space="preserve"> + </w:t>
        </w:r>
      </w:ins>
      <w:ins w:id="3167" w:author="Haiyang Liu" w:date="2026-05-20T23:50:00Z" w16du:dateUtc="2026-05-20T16:50:00Z">
        <w:r w:rsidRPr="007429E9">
          <w:rPr>
            <w:bCs/>
            <w:i/>
            <w:iCs/>
            <w:color w:val="222222"/>
            <w:shd w:val="clear" w:color="auto" w:fill="FFFFFF"/>
          </w:rPr>
          <w:t>θ</w:t>
        </w:r>
        <w:r>
          <w:rPr>
            <w:bCs/>
            <w:i/>
            <w:iCs/>
            <w:color w:val="222222"/>
            <w:shd w:val="clear" w:color="auto" w:fill="FFFFFF"/>
            <w:vertAlign w:val="subscript"/>
          </w:rPr>
          <w:t>j</w:t>
        </w:r>
        <w:r>
          <w:rPr>
            <w:rFonts w:hint="eastAsia"/>
            <w:bCs/>
            <w:i/>
            <w:iCs/>
            <w:color w:val="222222"/>
            <w:shd w:val="clear" w:color="auto" w:fill="FFFFFF"/>
            <w:vertAlign w:val="subscript"/>
          </w:rPr>
          <w:t>k</w:t>
        </w:r>
      </w:ins>
    </w:p>
    <w:p w14:paraId="58002F6F" w14:textId="77777777" w:rsidR="009A2144" w:rsidRDefault="009A2144" w:rsidP="00B818F0">
      <w:pPr>
        <w:snapToGrid w:val="0"/>
        <w:rPr>
          <w:ins w:id="3168" w:author="Haiyang Liu" w:date="2026-05-20T23:58:00Z" w16du:dateUtc="2026-05-20T16:58:00Z"/>
          <w:bCs/>
          <w:iCs/>
          <w:color w:val="222222"/>
          <w:shd w:val="clear" w:color="auto" w:fill="FFFFFF"/>
        </w:rPr>
      </w:pPr>
    </w:p>
    <w:p w14:paraId="1FB2510B" w14:textId="56B24518" w:rsidR="009A2144" w:rsidRDefault="009A2144">
      <w:pPr>
        <w:snapToGrid w:val="0"/>
        <w:ind w:firstLine="720"/>
        <w:rPr>
          <w:ins w:id="3169" w:author="Haiyang Liu" w:date="2026-05-20T23:58:00Z" w16du:dateUtc="2026-05-20T16:58:00Z"/>
          <w:bCs/>
          <w:iCs/>
          <w:color w:val="222222"/>
          <w:shd w:val="clear" w:color="auto" w:fill="FFFFFF"/>
        </w:rPr>
        <w:pPrChange w:id="3170" w:author="Haiyang Liu" w:date="2026-05-21T00:02:00Z" w16du:dateUtc="2026-05-20T17:02:00Z">
          <w:pPr>
            <w:snapToGrid w:val="0"/>
          </w:pPr>
        </w:pPrChange>
      </w:pPr>
      <w:ins w:id="3171" w:author="Haiyang Liu" w:date="2026-05-20T23:51:00Z" w16du:dateUtc="2026-05-20T16:51:00Z">
        <w:r>
          <w:rPr>
            <w:bCs/>
            <w:iCs/>
            <w:color w:val="222222"/>
            <w:shd w:val="clear" w:color="auto" w:fill="FFFFFF"/>
          </w:rPr>
          <w:t>Between-person</w:t>
        </w:r>
      </w:ins>
      <w:ins w:id="3172" w:author="Haiyang Liu" w:date="2026-05-20T23:50:00Z" w16du:dateUtc="2026-05-20T16:50:00Z">
        <w:r w:rsidR="00B818F0">
          <w:rPr>
            <w:bCs/>
            <w:iCs/>
            <w:color w:val="222222"/>
            <w:shd w:val="clear" w:color="auto" w:fill="FFFFFF"/>
          </w:rPr>
          <w:t>:</w:t>
        </w:r>
      </w:ins>
      <w:ins w:id="3173" w:author="Haiyang Liu" w:date="2026-05-20T23:51:00Z" w16du:dateUtc="2026-05-20T16:51:00Z">
        <w:r>
          <w:rPr>
            <w:bCs/>
            <w:iCs/>
            <w:color w:val="222222"/>
            <w:shd w:val="clear" w:color="auto" w:fill="FFFFFF"/>
          </w:rPr>
          <w:t xml:space="preserve"> </w:t>
        </w:r>
      </w:ins>
      <w:ins w:id="3174" w:author="Haiyang Liu" w:date="2026-05-20T23:50:00Z" w16du:dateUtc="2026-05-20T16:50:00Z">
        <w:r w:rsidR="00B818F0">
          <w:rPr>
            <w:bCs/>
            <w:iCs/>
            <w:color w:val="222222"/>
            <w:shd w:val="clear" w:color="auto" w:fill="FFFFFF"/>
          </w:rPr>
          <w:t xml:space="preserve">                        </w:t>
        </w:r>
      </w:ins>
    </w:p>
    <w:p w14:paraId="173F652E" w14:textId="547B8F3E" w:rsidR="00B818F0" w:rsidRDefault="009A2144">
      <w:pPr>
        <w:snapToGrid w:val="0"/>
        <w:jc w:val="center"/>
        <w:rPr>
          <w:ins w:id="3175" w:author="Haiyang Liu" w:date="2026-05-20T23:50:00Z" w16du:dateUtc="2026-05-20T16:50:00Z"/>
          <w:bCs/>
          <w:color w:val="222222"/>
          <w:shd w:val="clear" w:color="auto" w:fill="FFFFFF"/>
        </w:rPr>
        <w:pPrChange w:id="3176" w:author="Haiyang Liu" w:date="2026-05-21T00:02:00Z" w16du:dateUtc="2026-05-20T17:02:00Z">
          <w:pPr>
            <w:snapToGrid w:val="0"/>
          </w:pPr>
        </w:pPrChange>
      </w:pPr>
      <w:ins w:id="3177" w:author="Haiyang Liu" w:date="2026-05-20T23:54:00Z" w16du:dateUtc="2026-05-20T16:54:00Z">
        <w:r>
          <w:rPr>
            <w:bCs/>
            <w:i/>
            <w:iCs/>
            <w:color w:val="222222"/>
            <w:shd w:val="clear" w:color="auto" w:fill="FFFFFF"/>
          </w:rPr>
          <w:t>i</w:t>
        </w:r>
      </w:ins>
      <w:ins w:id="3178" w:author="Haiyang Liu" w:date="2026-05-20T23:50:00Z" w16du:dateUtc="2026-05-20T16:50:00Z">
        <w:r w:rsidR="00B818F0">
          <w:rPr>
            <w:rFonts w:hint="eastAsia"/>
            <w:bCs/>
            <w:i/>
            <w:iCs/>
            <w:color w:val="222222"/>
            <w:shd w:val="clear" w:color="auto" w:fill="FFFFFF"/>
            <w:vertAlign w:val="subscript"/>
          </w:rPr>
          <w:t>k</w:t>
        </w:r>
        <w:r w:rsidR="00B818F0">
          <w:rPr>
            <w:bCs/>
            <w:i/>
            <w:iCs/>
            <w:color w:val="222222"/>
            <w:shd w:val="clear" w:color="auto" w:fill="FFFFFF"/>
            <w:vertAlign w:val="subscript"/>
          </w:rPr>
          <w:t xml:space="preserve"> </w:t>
        </w:r>
        <w:r w:rsidR="00B818F0">
          <w:rPr>
            <w:bCs/>
            <w:color w:val="222222"/>
            <w:shd w:val="clear" w:color="auto" w:fill="FFFFFF"/>
          </w:rPr>
          <w:t xml:space="preserve">= </w:t>
        </w:r>
        <w:r w:rsidR="00B818F0" w:rsidRPr="007429E9">
          <w:rPr>
            <w:bCs/>
            <w:i/>
            <w:iCs/>
            <w:color w:val="222222"/>
            <w:shd w:val="clear" w:color="auto" w:fill="FFFFFF"/>
          </w:rPr>
          <w:t>λ</w:t>
        </w:r>
      </w:ins>
      <w:ins w:id="3179" w:author="Haiyang Liu" w:date="2026-05-20T23:55:00Z" w16du:dateUtc="2026-05-20T16:55:00Z">
        <w:r>
          <w:rPr>
            <w:bCs/>
            <w:color w:val="222222"/>
            <w:shd w:val="clear" w:color="auto" w:fill="FFFFFF"/>
            <w:vertAlign w:val="subscript"/>
          </w:rPr>
          <w:t>i</w:t>
        </w:r>
      </w:ins>
      <w:ins w:id="3180" w:author="Haiyang Liu" w:date="2026-05-20T23:50:00Z" w16du:dateUtc="2026-05-20T16:50:00Z">
        <w:r w:rsidR="00B818F0">
          <w:rPr>
            <w:bCs/>
            <w:color w:val="222222"/>
            <w:shd w:val="clear" w:color="auto" w:fill="FFFFFF"/>
            <w:vertAlign w:val="subscript"/>
          </w:rPr>
          <w:t xml:space="preserve"> </w:t>
        </w:r>
      </w:ins>
      <w:ins w:id="3181" w:author="Haiyang Liu" w:date="2026-05-20T23:58:00Z" w16du:dateUtc="2026-05-20T16:58:00Z">
        <w:r w:rsidRPr="00D8269D">
          <w:rPr>
            <w:bCs/>
            <w:color w:val="222222"/>
            <w:shd w:val="clear" w:color="auto" w:fill="FFFFFF"/>
          </w:rPr>
          <w:t xml:space="preserve">+ </w:t>
        </w:r>
        <w:r w:rsidRPr="005B5FEB">
          <w:rPr>
            <w:bCs/>
            <w:i/>
            <w:iCs/>
            <w:color w:val="222222"/>
            <w:shd w:val="clear" w:color="auto" w:fill="FFFFFF"/>
          </w:rPr>
          <w:t>ν</w:t>
        </w:r>
      </w:ins>
      <w:ins w:id="3182" w:author="Haiyang Liu" w:date="2026-05-21T00:02:00Z" w16du:dateUtc="2026-05-20T17:02:00Z">
        <w:r w:rsidR="003C5C09" w:rsidRPr="00DF1D2B">
          <w:rPr>
            <w:bCs/>
            <w:i/>
            <w:iCs/>
            <w:color w:val="222222"/>
            <w:shd w:val="clear" w:color="auto" w:fill="FFFFFF"/>
            <w:vertAlign w:val="subscript"/>
          </w:rPr>
          <w:t>i</w:t>
        </w:r>
      </w:ins>
      <w:ins w:id="3183" w:author="Haiyang Liu" w:date="2026-05-20T23:58:00Z" w16du:dateUtc="2026-05-20T16:58:00Z">
        <w:r w:rsidRPr="00D8269D">
          <w:rPr>
            <w:bCs/>
            <w:color w:val="222222"/>
            <w:shd w:val="clear" w:color="auto" w:fill="FFFFFF"/>
            <w:vertAlign w:val="subscript"/>
          </w:rPr>
          <w:t>1</w:t>
        </w:r>
        <w:r w:rsidRPr="00D8269D">
          <w:rPr>
            <w:bCs/>
            <w:color w:val="222222"/>
            <w:shd w:val="clear" w:color="auto" w:fill="FFFFFF"/>
          </w:rPr>
          <w:t>(Errormanage</w:t>
        </w:r>
        <w:r>
          <w:rPr>
            <w:rFonts w:hint="eastAsia"/>
            <w:bCs/>
            <w:i/>
            <w:iCs/>
            <w:color w:val="222222"/>
            <w:shd w:val="clear" w:color="auto" w:fill="FFFFFF"/>
            <w:vertAlign w:val="subscript"/>
          </w:rPr>
          <w:t>k</w:t>
        </w:r>
        <w:r w:rsidRPr="00D8269D">
          <w:rPr>
            <w:bCs/>
            <w:color w:val="222222"/>
            <w:shd w:val="clear" w:color="auto" w:fill="FFFFFF"/>
          </w:rPr>
          <w:t>) +</w:t>
        </w:r>
        <w:r w:rsidRPr="00D8269D">
          <w:rPr>
            <w:bCs/>
            <w:i/>
            <w:iCs/>
            <w:color w:val="222222"/>
            <w:shd w:val="clear" w:color="auto" w:fill="FFFFFF"/>
          </w:rPr>
          <w:t xml:space="preserve"> </w:t>
        </w:r>
        <w:r w:rsidRPr="005B5FEB">
          <w:rPr>
            <w:bCs/>
            <w:i/>
            <w:iCs/>
            <w:color w:val="222222"/>
            <w:shd w:val="clear" w:color="auto" w:fill="FFFFFF"/>
          </w:rPr>
          <w:t>ν</w:t>
        </w:r>
      </w:ins>
      <w:ins w:id="3184" w:author="Haiyang Liu" w:date="2026-05-21T00:02:00Z" w16du:dateUtc="2026-05-20T17:02:00Z">
        <w:r w:rsidR="003C5C09" w:rsidRPr="003C5C09">
          <w:rPr>
            <w:bCs/>
            <w:i/>
            <w:iCs/>
            <w:color w:val="222222"/>
            <w:shd w:val="clear" w:color="auto" w:fill="FFFFFF"/>
            <w:vertAlign w:val="subscript"/>
            <w:rPrChange w:id="3185" w:author="Haiyang Liu" w:date="2026-05-21T00:02:00Z" w16du:dateUtc="2026-05-20T17:02:00Z">
              <w:rPr>
                <w:bCs/>
                <w:color w:val="222222"/>
                <w:shd w:val="clear" w:color="auto" w:fill="FFFFFF"/>
                <w:vertAlign w:val="subscript"/>
              </w:rPr>
            </w:rPrChange>
          </w:rPr>
          <w:t>i</w:t>
        </w:r>
      </w:ins>
      <w:ins w:id="3186" w:author="Haiyang Liu" w:date="2026-05-20T23:58:00Z" w16du:dateUtc="2026-05-20T16:58:00Z">
        <w:r w:rsidRPr="00D8269D">
          <w:rPr>
            <w:bCs/>
            <w:color w:val="222222"/>
            <w:shd w:val="clear" w:color="auto" w:fill="FFFFFF"/>
            <w:vertAlign w:val="subscript"/>
          </w:rPr>
          <w:t>2</w:t>
        </w:r>
        <w:r w:rsidRPr="00D8269D">
          <w:rPr>
            <w:bCs/>
            <w:color w:val="222222"/>
            <w:shd w:val="clear" w:color="auto" w:fill="FFFFFF"/>
          </w:rPr>
          <w:t>(Erroraversion</w:t>
        </w:r>
        <w:r>
          <w:rPr>
            <w:rFonts w:hint="eastAsia"/>
            <w:bCs/>
            <w:i/>
            <w:iCs/>
            <w:color w:val="222222"/>
            <w:shd w:val="clear" w:color="auto" w:fill="FFFFFF"/>
            <w:vertAlign w:val="subscript"/>
          </w:rPr>
          <w:t>k</w:t>
        </w:r>
        <w:r w:rsidRPr="00D8269D">
          <w:rPr>
            <w:bCs/>
            <w:color w:val="222222"/>
            <w:shd w:val="clear" w:color="auto" w:fill="FFFFFF"/>
          </w:rPr>
          <w:t xml:space="preserve">) + </w:t>
        </w:r>
        <w:r w:rsidRPr="007429E9">
          <w:rPr>
            <w:bCs/>
            <w:i/>
            <w:iCs/>
            <w:color w:val="222222"/>
            <w:shd w:val="clear" w:color="auto" w:fill="FFFFFF"/>
          </w:rPr>
          <w:t>ν</w:t>
        </w:r>
      </w:ins>
      <w:ins w:id="3187" w:author="Haiyang Liu" w:date="2026-05-21T00:03:00Z" w16du:dateUtc="2026-05-20T17:03:00Z">
        <w:r w:rsidR="003C5C09" w:rsidRPr="00DF1D2B">
          <w:rPr>
            <w:bCs/>
            <w:i/>
            <w:iCs/>
            <w:color w:val="222222"/>
            <w:shd w:val="clear" w:color="auto" w:fill="FFFFFF"/>
            <w:vertAlign w:val="subscript"/>
          </w:rPr>
          <w:t>i</w:t>
        </w:r>
      </w:ins>
      <w:ins w:id="3188" w:author="Haiyang Liu" w:date="2026-05-20T23:58:00Z" w16du:dateUtc="2026-05-20T16:58:00Z">
        <w:r w:rsidRPr="00D8269D">
          <w:rPr>
            <w:bCs/>
            <w:color w:val="222222"/>
            <w:shd w:val="clear" w:color="auto" w:fill="FFFFFF"/>
            <w:vertAlign w:val="subscript"/>
          </w:rPr>
          <w:t>3</w:t>
        </w:r>
        <w:r w:rsidRPr="00D8269D">
          <w:rPr>
            <w:bCs/>
            <w:color w:val="222222"/>
            <w:shd w:val="clear" w:color="auto" w:fill="FFFFFF"/>
          </w:rPr>
          <w:t>(</w:t>
        </w:r>
      </w:ins>
      <w:ins w:id="3189" w:author="Haiyang Liu" w:date="2026-05-21T00:00:00Z" w16du:dateUtc="2026-05-20T17:00:00Z">
        <w:r>
          <w:rPr>
            <w:bCs/>
            <w:color w:val="222222"/>
            <w:shd w:val="clear" w:color="auto" w:fill="FFFFFF"/>
          </w:rPr>
          <w:t>ExternalLOC</w:t>
        </w:r>
      </w:ins>
      <w:ins w:id="3190" w:author="Haiyang Liu" w:date="2026-05-20T23:58:00Z" w16du:dateUtc="2026-05-20T16:58:00Z">
        <w:r w:rsidRPr="007429E9">
          <w:rPr>
            <w:rFonts w:hint="eastAsia"/>
            <w:bCs/>
            <w:i/>
            <w:iCs/>
            <w:color w:val="222222"/>
            <w:shd w:val="clear" w:color="auto" w:fill="FFFFFF"/>
            <w:vertAlign w:val="subscript"/>
          </w:rPr>
          <w:t>k</w:t>
        </w:r>
        <w:r w:rsidRPr="00D8269D">
          <w:rPr>
            <w:bCs/>
            <w:color w:val="222222"/>
            <w:shd w:val="clear" w:color="auto" w:fill="FFFFFF"/>
          </w:rPr>
          <w:t xml:space="preserve">) + </w:t>
        </w:r>
        <w:r w:rsidRPr="005B5FEB">
          <w:rPr>
            <w:bCs/>
            <w:i/>
            <w:iCs/>
            <w:color w:val="222222"/>
            <w:shd w:val="clear" w:color="auto" w:fill="FFFFFF"/>
          </w:rPr>
          <w:t>ν</w:t>
        </w:r>
      </w:ins>
      <w:ins w:id="3191" w:author="Haiyang Liu" w:date="2026-05-21T00:03:00Z" w16du:dateUtc="2026-05-20T17:03:00Z">
        <w:r w:rsidR="003C5C09" w:rsidRPr="00DF1D2B">
          <w:rPr>
            <w:bCs/>
            <w:i/>
            <w:iCs/>
            <w:color w:val="222222"/>
            <w:shd w:val="clear" w:color="auto" w:fill="FFFFFF"/>
            <w:vertAlign w:val="subscript"/>
          </w:rPr>
          <w:t>i</w:t>
        </w:r>
      </w:ins>
      <w:ins w:id="3192" w:author="Haiyang Liu" w:date="2026-05-20T23:58:00Z" w16du:dateUtc="2026-05-20T16:58:00Z">
        <w:r w:rsidRPr="00D8269D">
          <w:rPr>
            <w:bCs/>
            <w:color w:val="222222"/>
            <w:shd w:val="clear" w:color="auto" w:fill="FFFFFF"/>
            <w:vertAlign w:val="subscript"/>
          </w:rPr>
          <w:t>4</w:t>
        </w:r>
        <w:r w:rsidRPr="00D8269D">
          <w:rPr>
            <w:bCs/>
            <w:color w:val="222222"/>
            <w:shd w:val="clear" w:color="auto" w:fill="FFFFFF"/>
          </w:rPr>
          <w:t>(Errormanage</w:t>
        </w:r>
        <w:r>
          <w:rPr>
            <w:rFonts w:hint="eastAsia"/>
            <w:bCs/>
            <w:i/>
            <w:iCs/>
            <w:color w:val="222222"/>
            <w:shd w:val="clear" w:color="auto" w:fill="FFFFFF"/>
            <w:vertAlign w:val="subscript"/>
          </w:rPr>
          <w:t>k</w:t>
        </w:r>
        <w:r w:rsidRPr="00D8269D">
          <w:rPr>
            <w:bCs/>
            <w:color w:val="222222"/>
            <w:shd w:val="clear" w:color="auto" w:fill="FFFFFF"/>
          </w:rPr>
          <w:t xml:space="preserve"> × </w:t>
        </w:r>
      </w:ins>
      <w:ins w:id="3193" w:author="Haiyang Liu" w:date="2026-05-21T00:00:00Z" w16du:dateUtc="2026-05-20T17:00:00Z">
        <w:r>
          <w:rPr>
            <w:bCs/>
            <w:color w:val="222222"/>
            <w:shd w:val="clear" w:color="auto" w:fill="FFFFFF"/>
          </w:rPr>
          <w:t>ExternalLOC</w:t>
        </w:r>
      </w:ins>
      <w:ins w:id="3194" w:author="Haiyang Liu" w:date="2026-05-20T23:58:00Z" w16du:dateUtc="2026-05-20T16:58:00Z">
        <w:r>
          <w:rPr>
            <w:rFonts w:hint="eastAsia"/>
            <w:bCs/>
            <w:i/>
            <w:iCs/>
            <w:color w:val="222222"/>
            <w:shd w:val="clear" w:color="auto" w:fill="FFFFFF"/>
            <w:vertAlign w:val="subscript"/>
          </w:rPr>
          <w:t>k</w:t>
        </w:r>
        <w:r w:rsidRPr="00D8269D">
          <w:rPr>
            <w:bCs/>
            <w:color w:val="222222"/>
            <w:shd w:val="clear" w:color="auto" w:fill="FFFFFF"/>
          </w:rPr>
          <w:t xml:space="preserve">) + </w:t>
        </w:r>
        <w:r w:rsidRPr="005B5FEB">
          <w:rPr>
            <w:bCs/>
            <w:i/>
            <w:iCs/>
            <w:color w:val="222222"/>
            <w:shd w:val="clear" w:color="auto" w:fill="FFFFFF"/>
          </w:rPr>
          <w:t>ν</w:t>
        </w:r>
      </w:ins>
      <w:ins w:id="3195" w:author="Haiyang Liu" w:date="2026-05-21T00:03:00Z" w16du:dateUtc="2026-05-20T17:03:00Z">
        <w:r w:rsidR="003C5C09" w:rsidRPr="00DF1D2B">
          <w:rPr>
            <w:bCs/>
            <w:i/>
            <w:iCs/>
            <w:color w:val="222222"/>
            <w:shd w:val="clear" w:color="auto" w:fill="FFFFFF"/>
            <w:vertAlign w:val="subscript"/>
          </w:rPr>
          <w:t>i</w:t>
        </w:r>
      </w:ins>
      <w:ins w:id="3196" w:author="Haiyang Liu" w:date="2026-05-20T23:58:00Z" w16du:dateUtc="2026-05-20T16:58:00Z">
        <w:r w:rsidRPr="00D8269D">
          <w:rPr>
            <w:bCs/>
            <w:color w:val="222222"/>
            <w:shd w:val="clear" w:color="auto" w:fill="FFFFFF"/>
            <w:vertAlign w:val="subscript"/>
          </w:rPr>
          <w:t>5</w:t>
        </w:r>
        <w:r w:rsidRPr="00D8269D">
          <w:rPr>
            <w:bCs/>
            <w:color w:val="222222"/>
            <w:shd w:val="clear" w:color="auto" w:fill="FFFFFF"/>
          </w:rPr>
          <w:t>(Erroraversion</w:t>
        </w:r>
        <w:r w:rsidRPr="005B5FEB">
          <w:rPr>
            <w:rFonts w:hint="eastAsia"/>
            <w:bCs/>
            <w:i/>
            <w:iCs/>
            <w:color w:val="222222"/>
            <w:shd w:val="clear" w:color="auto" w:fill="FFFFFF"/>
            <w:vertAlign w:val="subscript"/>
          </w:rPr>
          <w:t>k</w:t>
        </w:r>
        <w:r w:rsidRPr="00D8269D">
          <w:rPr>
            <w:bCs/>
            <w:color w:val="222222"/>
            <w:shd w:val="clear" w:color="auto" w:fill="FFFFFF"/>
          </w:rPr>
          <w:t xml:space="preserve"> ×</w:t>
        </w:r>
        <w:r>
          <w:rPr>
            <w:bCs/>
            <w:color w:val="222222"/>
            <w:shd w:val="clear" w:color="auto" w:fill="FFFFFF"/>
          </w:rPr>
          <w:t xml:space="preserve"> </w:t>
        </w:r>
      </w:ins>
      <w:ins w:id="3197" w:author="Haiyang Liu" w:date="2026-05-21T00:00:00Z" w16du:dateUtc="2026-05-20T17:00:00Z">
        <w:r>
          <w:rPr>
            <w:bCs/>
            <w:color w:val="222222"/>
            <w:shd w:val="clear" w:color="auto" w:fill="FFFFFF"/>
          </w:rPr>
          <w:t>ExternalLOC</w:t>
        </w:r>
      </w:ins>
      <w:ins w:id="3198" w:author="Haiyang Liu" w:date="2026-05-20T23:58:00Z" w16du:dateUtc="2026-05-20T16:58:00Z">
        <w:r w:rsidRPr="005B5FEB">
          <w:rPr>
            <w:rFonts w:hint="eastAsia"/>
            <w:bCs/>
            <w:i/>
            <w:iCs/>
            <w:color w:val="222222"/>
            <w:shd w:val="clear" w:color="auto" w:fill="FFFFFF"/>
            <w:vertAlign w:val="subscript"/>
          </w:rPr>
          <w:t>k</w:t>
        </w:r>
        <w:r w:rsidRPr="00D8269D">
          <w:rPr>
            <w:bCs/>
            <w:color w:val="222222"/>
            <w:shd w:val="clear" w:color="auto" w:fill="FFFFFF"/>
          </w:rPr>
          <w:t>)</w:t>
        </w:r>
        <w:r>
          <w:rPr>
            <w:bCs/>
            <w:color w:val="222222"/>
            <w:shd w:val="clear" w:color="auto" w:fill="FFFFFF"/>
          </w:rPr>
          <w:t xml:space="preserve"> + </w:t>
        </w:r>
        <w:r w:rsidRPr="00D8269D">
          <w:rPr>
            <w:bCs/>
            <w:color w:val="222222"/>
            <w:shd w:val="clear" w:color="auto" w:fill="FFFFFF"/>
            <w:vertAlign w:val="subscript"/>
          </w:rPr>
          <w:t xml:space="preserve"> </w:t>
        </w:r>
      </w:ins>
      <w:ins w:id="3199" w:author="Haiyang Liu" w:date="2026-05-20T23:50:00Z" w16du:dateUtc="2026-05-20T16:50:00Z">
        <w:r w:rsidR="00B818F0">
          <w:rPr>
            <w:bCs/>
            <w:color w:val="222222"/>
            <w:shd w:val="clear" w:color="auto" w:fill="FFFFFF"/>
          </w:rPr>
          <w:t xml:space="preserve"> ε</w:t>
        </w:r>
      </w:ins>
      <w:ins w:id="3200" w:author="Haiyang Liu" w:date="2026-05-20T23:56:00Z" w16du:dateUtc="2026-05-20T16:56:00Z">
        <w:r w:rsidRPr="006E224F">
          <w:rPr>
            <w:bCs/>
            <w:i/>
            <w:iCs/>
            <w:color w:val="222222"/>
            <w:shd w:val="clear" w:color="auto" w:fill="FFFFFF"/>
            <w:vertAlign w:val="subscript"/>
            <w:rPrChange w:id="3201" w:author="Haiyang Liu" w:date="2026-05-21T00:13:00Z" w16du:dateUtc="2026-05-20T17:13:00Z">
              <w:rPr>
                <w:bCs/>
                <w:color w:val="222222"/>
                <w:shd w:val="clear" w:color="auto" w:fill="FFFFFF"/>
                <w:vertAlign w:val="subscript"/>
              </w:rPr>
            </w:rPrChange>
          </w:rPr>
          <w:t>i</w:t>
        </w:r>
      </w:ins>
      <w:ins w:id="3202" w:author="Haiyang Liu" w:date="2026-05-20T23:50:00Z" w16du:dateUtc="2026-05-20T16:50:00Z">
        <w:r w:rsidR="00B818F0" w:rsidRPr="00FA2E5E">
          <w:rPr>
            <w:rFonts w:hint="eastAsia"/>
            <w:bCs/>
            <w:i/>
            <w:iCs/>
            <w:color w:val="222222"/>
            <w:shd w:val="clear" w:color="auto" w:fill="FFFFFF"/>
            <w:vertAlign w:val="subscript"/>
          </w:rPr>
          <w:t>k</w:t>
        </w:r>
      </w:ins>
    </w:p>
    <w:p w14:paraId="4AEB0C3B" w14:textId="77777777" w:rsidR="003C5C09" w:rsidRDefault="003C5C09" w:rsidP="003C5C09">
      <w:pPr>
        <w:snapToGrid w:val="0"/>
        <w:jc w:val="center"/>
        <w:rPr>
          <w:ins w:id="3203" w:author="Haiyang Liu" w:date="2026-05-21T00:02:00Z" w16du:dateUtc="2026-05-20T17:02:00Z"/>
          <w:bCs/>
          <w:i/>
          <w:iCs/>
          <w:color w:val="222222"/>
          <w:shd w:val="clear" w:color="auto" w:fill="FFFFFF"/>
        </w:rPr>
      </w:pPr>
    </w:p>
    <w:p w14:paraId="7619467C" w14:textId="63983DE9" w:rsidR="00B818F0" w:rsidRDefault="009A2144">
      <w:pPr>
        <w:snapToGrid w:val="0"/>
        <w:jc w:val="center"/>
        <w:rPr>
          <w:ins w:id="3204" w:author="Haiyang Liu" w:date="2026-05-20T23:54:00Z" w16du:dateUtc="2026-05-20T16:54:00Z"/>
          <w:bCs/>
          <w:i/>
          <w:iCs/>
          <w:color w:val="222222"/>
          <w:shd w:val="clear" w:color="auto" w:fill="FFFFFF"/>
          <w:vertAlign w:val="subscript"/>
        </w:rPr>
        <w:pPrChange w:id="3205" w:author="Haiyang Liu" w:date="2026-05-21T00:02:00Z" w16du:dateUtc="2026-05-20T17:02:00Z">
          <w:pPr>
            <w:snapToGrid w:val="0"/>
          </w:pPr>
        </w:pPrChange>
      </w:pPr>
      <w:ins w:id="3206" w:author="Haiyang Liu" w:date="2026-05-20T23:54:00Z" w16du:dateUtc="2026-05-20T16:54:00Z">
        <w:r>
          <w:rPr>
            <w:bCs/>
            <w:i/>
            <w:iCs/>
            <w:color w:val="222222"/>
            <w:shd w:val="clear" w:color="auto" w:fill="FFFFFF"/>
          </w:rPr>
          <w:t>s</w:t>
        </w:r>
      </w:ins>
      <w:ins w:id="3207" w:author="Haiyang Liu" w:date="2026-05-20T23:50:00Z" w16du:dateUtc="2026-05-20T16:50:00Z">
        <w:r w:rsidR="00B818F0">
          <w:rPr>
            <w:rFonts w:hint="eastAsia"/>
            <w:bCs/>
            <w:i/>
            <w:iCs/>
            <w:color w:val="222222"/>
            <w:shd w:val="clear" w:color="auto" w:fill="FFFFFF"/>
            <w:vertAlign w:val="subscript"/>
          </w:rPr>
          <w:t>k</w:t>
        </w:r>
        <w:r w:rsidR="00B818F0">
          <w:rPr>
            <w:bCs/>
            <w:i/>
            <w:iCs/>
            <w:color w:val="222222"/>
            <w:shd w:val="clear" w:color="auto" w:fill="FFFFFF"/>
            <w:vertAlign w:val="subscript"/>
          </w:rPr>
          <w:t xml:space="preserve"> </w:t>
        </w:r>
        <w:r w:rsidR="00B818F0">
          <w:rPr>
            <w:bCs/>
            <w:color w:val="222222"/>
            <w:shd w:val="clear" w:color="auto" w:fill="FFFFFF"/>
          </w:rPr>
          <w:t>=</w:t>
        </w:r>
        <w:r w:rsidR="00B818F0">
          <w:rPr>
            <w:bCs/>
            <w:i/>
            <w:iCs/>
            <w:color w:val="222222"/>
            <w:shd w:val="clear" w:color="auto" w:fill="FFFFFF"/>
            <w:lang w:val="el-GR"/>
          </w:rPr>
          <w:t xml:space="preserve"> </w:t>
        </w:r>
        <w:r w:rsidR="00B818F0" w:rsidRPr="005B5FEB">
          <w:rPr>
            <w:bCs/>
            <w:i/>
            <w:iCs/>
            <w:color w:val="222222"/>
            <w:shd w:val="clear" w:color="auto" w:fill="FFFFFF"/>
          </w:rPr>
          <w:t>λ</w:t>
        </w:r>
      </w:ins>
      <w:ins w:id="3208" w:author="Haiyang Liu" w:date="2026-05-20T23:55:00Z" w16du:dateUtc="2026-05-20T16:55:00Z">
        <w:r>
          <w:rPr>
            <w:bCs/>
            <w:color w:val="222222"/>
            <w:shd w:val="clear" w:color="auto" w:fill="FFFFFF"/>
            <w:vertAlign w:val="subscript"/>
          </w:rPr>
          <w:t>s</w:t>
        </w:r>
      </w:ins>
      <w:ins w:id="3209" w:author="Haiyang Liu" w:date="2026-05-20T23:50:00Z" w16du:dateUtc="2026-05-20T16:50:00Z">
        <w:r w:rsidR="00B818F0">
          <w:rPr>
            <w:bCs/>
            <w:color w:val="222222"/>
            <w:shd w:val="clear" w:color="auto" w:fill="FFFFFF"/>
            <w:vertAlign w:val="subscript"/>
          </w:rPr>
          <w:t xml:space="preserve"> </w:t>
        </w:r>
        <w:r w:rsidR="00B818F0">
          <w:rPr>
            <w:bCs/>
            <w:color w:val="222222"/>
            <w:shd w:val="clear" w:color="auto" w:fill="FFFFFF"/>
          </w:rPr>
          <w:t>+</w:t>
        </w:r>
      </w:ins>
      <w:ins w:id="3210" w:author="Haiyang Liu" w:date="2026-05-20T23:59:00Z" w16du:dateUtc="2026-05-20T16:59:00Z">
        <w:r w:rsidRPr="00D8269D">
          <w:rPr>
            <w:bCs/>
            <w:color w:val="222222"/>
            <w:shd w:val="clear" w:color="auto" w:fill="FFFFFF"/>
          </w:rPr>
          <w:t xml:space="preserve"> </w:t>
        </w:r>
        <w:r w:rsidRPr="005B5FEB">
          <w:rPr>
            <w:bCs/>
            <w:i/>
            <w:iCs/>
            <w:color w:val="222222"/>
            <w:shd w:val="clear" w:color="auto" w:fill="FFFFFF"/>
          </w:rPr>
          <w:t>ν</w:t>
        </w:r>
      </w:ins>
      <w:ins w:id="3211" w:author="Haiyang Liu" w:date="2026-05-21T00:03:00Z" w16du:dateUtc="2026-05-20T17:03:00Z">
        <w:r w:rsidR="003C5C09" w:rsidRPr="003C5C09">
          <w:rPr>
            <w:bCs/>
            <w:i/>
            <w:iCs/>
            <w:color w:val="222222"/>
            <w:shd w:val="clear" w:color="auto" w:fill="FFFFFF"/>
            <w:vertAlign w:val="subscript"/>
            <w:rPrChange w:id="3212" w:author="Haiyang Liu" w:date="2026-05-21T00:03:00Z" w16du:dateUtc="2026-05-20T17:03:00Z">
              <w:rPr>
                <w:bCs/>
                <w:color w:val="222222"/>
                <w:shd w:val="clear" w:color="auto" w:fill="FFFFFF"/>
                <w:vertAlign w:val="subscript"/>
              </w:rPr>
            </w:rPrChange>
          </w:rPr>
          <w:t>s</w:t>
        </w:r>
      </w:ins>
      <w:ins w:id="3213" w:author="Haiyang Liu" w:date="2026-05-20T23:59:00Z" w16du:dateUtc="2026-05-20T16:59:00Z">
        <w:r w:rsidRPr="00D8269D">
          <w:rPr>
            <w:bCs/>
            <w:color w:val="222222"/>
            <w:shd w:val="clear" w:color="auto" w:fill="FFFFFF"/>
            <w:vertAlign w:val="subscript"/>
          </w:rPr>
          <w:t>1</w:t>
        </w:r>
        <w:r w:rsidRPr="00D8269D">
          <w:rPr>
            <w:bCs/>
            <w:color w:val="222222"/>
            <w:shd w:val="clear" w:color="auto" w:fill="FFFFFF"/>
          </w:rPr>
          <w:t>(Errormanage</w:t>
        </w:r>
        <w:r>
          <w:rPr>
            <w:rFonts w:hint="eastAsia"/>
            <w:bCs/>
            <w:i/>
            <w:iCs/>
            <w:color w:val="222222"/>
            <w:shd w:val="clear" w:color="auto" w:fill="FFFFFF"/>
            <w:vertAlign w:val="subscript"/>
          </w:rPr>
          <w:t>k</w:t>
        </w:r>
        <w:r w:rsidRPr="00D8269D">
          <w:rPr>
            <w:bCs/>
            <w:color w:val="222222"/>
            <w:shd w:val="clear" w:color="auto" w:fill="FFFFFF"/>
          </w:rPr>
          <w:t>) +</w:t>
        </w:r>
        <w:r w:rsidRPr="00D8269D">
          <w:rPr>
            <w:bCs/>
            <w:i/>
            <w:iCs/>
            <w:color w:val="222222"/>
            <w:shd w:val="clear" w:color="auto" w:fill="FFFFFF"/>
          </w:rPr>
          <w:t xml:space="preserve"> </w:t>
        </w:r>
        <w:r w:rsidRPr="005B5FEB">
          <w:rPr>
            <w:bCs/>
            <w:i/>
            <w:iCs/>
            <w:color w:val="222222"/>
            <w:shd w:val="clear" w:color="auto" w:fill="FFFFFF"/>
          </w:rPr>
          <w:t>ν</w:t>
        </w:r>
      </w:ins>
      <w:ins w:id="3214" w:author="Haiyang Liu" w:date="2026-05-21T00:03:00Z" w16du:dateUtc="2026-05-20T17:03:00Z">
        <w:r w:rsidR="003C5C09" w:rsidRPr="00DF1D2B">
          <w:rPr>
            <w:bCs/>
            <w:i/>
            <w:iCs/>
            <w:color w:val="222222"/>
            <w:shd w:val="clear" w:color="auto" w:fill="FFFFFF"/>
            <w:vertAlign w:val="subscript"/>
          </w:rPr>
          <w:t>s</w:t>
        </w:r>
      </w:ins>
      <w:ins w:id="3215" w:author="Haiyang Liu" w:date="2026-05-20T23:59:00Z" w16du:dateUtc="2026-05-20T16:59:00Z">
        <w:r w:rsidRPr="00D8269D">
          <w:rPr>
            <w:bCs/>
            <w:color w:val="222222"/>
            <w:shd w:val="clear" w:color="auto" w:fill="FFFFFF"/>
            <w:vertAlign w:val="subscript"/>
          </w:rPr>
          <w:t>2</w:t>
        </w:r>
        <w:r w:rsidRPr="00D8269D">
          <w:rPr>
            <w:bCs/>
            <w:color w:val="222222"/>
            <w:shd w:val="clear" w:color="auto" w:fill="FFFFFF"/>
          </w:rPr>
          <w:t>(Erroraversion</w:t>
        </w:r>
        <w:r>
          <w:rPr>
            <w:rFonts w:hint="eastAsia"/>
            <w:bCs/>
            <w:i/>
            <w:iCs/>
            <w:color w:val="222222"/>
            <w:shd w:val="clear" w:color="auto" w:fill="FFFFFF"/>
            <w:vertAlign w:val="subscript"/>
          </w:rPr>
          <w:t>k</w:t>
        </w:r>
        <w:r w:rsidRPr="00D8269D">
          <w:rPr>
            <w:bCs/>
            <w:color w:val="222222"/>
            <w:shd w:val="clear" w:color="auto" w:fill="FFFFFF"/>
          </w:rPr>
          <w:t xml:space="preserve">) + </w:t>
        </w:r>
        <w:r w:rsidRPr="007429E9">
          <w:rPr>
            <w:bCs/>
            <w:i/>
            <w:iCs/>
            <w:color w:val="222222"/>
            <w:shd w:val="clear" w:color="auto" w:fill="FFFFFF"/>
          </w:rPr>
          <w:t>ν</w:t>
        </w:r>
      </w:ins>
      <w:ins w:id="3216" w:author="Haiyang Liu" w:date="2026-05-21T00:03:00Z" w16du:dateUtc="2026-05-20T17:03:00Z">
        <w:r w:rsidR="003C5C09" w:rsidRPr="00DF1D2B">
          <w:rPr>
            <w:bCs/>
            <w:i/>
            <w:iCs/>
            <w:color w:val="222222"/>
            <w:shd w:val="clear" w:color="auto" w:fill="FFFFFF"/>
            <w:vertAlign w:val="subscript"/>
          </w:rPr>
          <w:t>s</w:t>
        </w:r>
      </w:ins>
      <w:ins w:id="3217" w:author="Haiyang Liu" w:date="2026-05-20T23:59:00Z" w16du:dateUtc="2026-05-20T16:59:00Z">
        <w:r w:rsidRPr="00D8269D">
          <w:rPr>
            <w:bCs/>
            <w:color w:val="222222"/>
            <w:shd w:val="clear" w:color="auto" w:fill="FFFFFF"/>
            <w:vertAlign w:val="subscript"/>
          </w:rPr>
          <w:t>3</w:t>
        </w:r>
        <w:r w:rsidRPr="00D8269D">
          <w:rPr>
            <w:bCs/>
            <w:color w:val="222222"/>
            <w:shd w:val="clear" w:color="auto" w:fill="FFFFFF"/>
          </w:rPr>
          <w:t>(</w:t>
        </w:r>
      </w:ins>
      <w:ins w:id="3218" w:author="Haiyang Liu" w:date="2026-05-21T00:00:00Z" w16du:dateUtc="2026-05-20T17:00:00Z">
        <w:r>
          <w:rPr>
            <w:bCs/>
            <w:color w:val="222222"/>
            <w:shd w:val="clear" w:color="auto" w:fill="FFFFFF"/>
          </w:rPr>
          <w:t>ExternalLOC</w:t>
        </w:r>
      </w:ins>
      <w:ins w:id="3219" w:author="Haiyang Liu" w:date="2026-05-20T23:59:00Z" w16du:dateUtc="2026-05-20T16:59:00Z">
        <w:r w:rsidRPr="007429E9">
          <w:rPr>
            <w:rFonts w:hint="eastAsia"/>
            <w:bCs/>
            <w:i/>
            <w:iCs/>
            <w:color w:val="222222"/>
            <w:shd w:val="clear" w:color="auto" w:fill="FFFFFF"/>
            <w:vertAlign w:val="subscript"/>
          </w:rPr>
          <w:t>k</w:t>
        </w:r>
        <w:r w:rsidRPr="00D8269D">
          <w:rPr>
            <w:bCs/>
            <w:color w:val="222222"/>
            <w:shd w:val="clear" w:color="auto" w:fill="FFFFFF"/>
          </w:rPr>
          <w:t xml:space="preserve">) + </w:t>
        </w:r>
        <w:r w:rsidRPr="005B5FEB">
          <w:rPr>
            <w:bCs/>
            <w:i/>
            <w:iCs/>
            <w:color w:val="222222"/>
            <w:shd w:val="clear" w:color="auto" w:fill="FFFFFF"/>
          </w:rPr>
          <w:t>ν</w:t>
        </w:r>
      </w:ins>
      <w:ins w:id="3220" w:author="Haiyang Liu" w:date="2026-05-21T00:03:00Z" w16du:dateUtc="2026-05-20T17:03:00Z">
        <w:r w:rsidR="003C5C09" w:rsidRPr="00DF1D2B">
          <w:rPr>
            <w:bCs/>
            <w:i/>
            <w:iCs/>
            <w:color w:val="222222"/>
            <w:shd w:val="clear" w:color="auto" w:fill="FFFFFF"/>
            <w:vertAlign w:val="subscript"/>
          </w:rPr>
          <w:t>s</w:t>
        </w:r>
      </w:ins>
      <w:ins w:id="3221" w:author="Haiyang Liu" w:date="2026-05-20T23:59:00Z" w16du:dateUtc="2026-05-20T16:59:00Z">
        <w:r w:rsidRPr="00D8269D">
          <w:rPr>
            <w:bCs/>
            <w:color w:val="222222"/>
            <w:shd w:val="clear" w:color="auto" w:fill="FFFFFF"/>
            <w:vertAlign w:val="subscript"/>
          </w:rPr>
          <w:t>4</w:t>
        </w:r>
        <w:r w:rsidRPr="00D8269D">
          <w:rPr>
            <w:bCs/>
            <w:color w:val="222222"/>
            <w:shd w:val="clear" w:color="auto" w:fill="FFFFFF"/>
          </w:rPr>
          <w:t>(Errormanage</w:t>
        </w:r>
        <w:r>
          <w:rPr>
            <w:rFonts w:hint="eastAsia"/>
            <w:bCs/>
            <w:i/>
            <w:iCs/>
            <w:color w:val="222222"/>
            <w:shd w:val="clear" w:color="auto" w:fill="FFFFFF"/>
            <w:vertAlign w:val="subscript"/>
          </w:rPr>
          <w:t>k</w:t>
        </w:r>
        <w:r w:rsidRPr="00D8269D">
          <w:rPr>
            <w:bCs/>
            <w:color w:val="222222"/>
            <w:shd w:val="clear" w:color="auto" w:fill="FFFFFF"/>
          </w:rPr>
          <w:t xml:space="preserve"> × </w:t>
        </w:r>
      </w:ins>
      <w:ins w:id="3222" w:author="Haiyang Liu" w:date="2026-05-21T00:03:00Z" w16du:dateUtc="2026-05-20T17:03:00Z">
        <w:r w:rsidR="003C5C09">
          <w:rPr>
            <w:bCs/>
            <w:color w:val="222222"/>
            <w:shd w:val="clear" w:color="auto" w:fill="FFFFFF"/>
          </w:rPr>
          <w:t>ExternalLOC</w:t>
        </w:r>
      </w:ins>
      <w:ins w:id="3223" w:author="Haiyang Liu" w:date="2026-05-20T23:59:00Z" w16du:dateUtc="2026-05-20T16:59:00Z">
        <w:r>
          <w:rPr>
            <w:rFonts w:hint="eastAsia"/>
            <w:bCs/>
            <w:i/>
            <w:iCs/>
            <w:color w:val="222222"/>
            <w:shd w:val="clear" w:color="auto" w:fill="FFFFFF"/>
            <w:vertAlign w:val="subscript"/>
          </w:rPr>
          <w:t>k</w:t>
        </w:r>
        <w:r w:rsidRPr="00D8269D">
          <w:rPr>
            <w:bCs/>
            <w:color w:val="222222"/>
            <w:shd w:val="clear" w:color="auto" w:fill="FFFFFF"/>
          </w:rPr>
          <w:t xml:space="preserve">) + </w:t>
        </w:r>
        <w:r w:rsidRPr="005B5FEB">
          <w:rPr>
            <w:bCs/>
            <w:i/>
            <w:iCs/>
            <w:color w:val="222222"/>
            <w:shd w:val="clear" w:color="auto" w:fill="FFFFFF"/>
          </w:rPr>
          <w:t>ν</w:t>
        </w:r>
      </w:ins>
      <w:ins w:id="3224" w:author="Haiyang Liu" w:date="2026-05-21T00:03:00Z" w16du:dateUtc="2026-05-20T17:03:00Z">
        <w:r w:rsidR="003C5C09" w:rsidRPr="00DF1D2B">
          <w:rPr>
            <w:bCs/>
            <w:i/>
            <w:iCs/>
            <w:color w:val="222222"/>
            <w:shd w:val="clear" w:color="auto" w:fill="FFFFFF"/>
            <w:vertAlign w:val="subscript"/>
          </w:rPr>
          <w:t>s</w:t>
        </w:r>
      </w:ins>
      <w:ins w:id="3225" w:author="Haiyang Liu" w:date="2026-05-20T23:59:00Z" w16du:dateUtc="2026-05-20T16:59:00Z">
        <w:r w:rsidRPr="00D8269D">
          <w:rPr>
            <w:bCs/>
            <w:color w:val="222222"/>
            <w:shd w:val="clear" w:color="auto" w:fill="FFFFFF"/>
            <w:vertAlign w:val="subscript"/>
          </w:rPr>
          <w:t>5</w:t>
        </w:r>
        <w:r w:rsidRPr="00D8269D">
          <w:rPr>
            <w:bCs/>
            <w:color w:val="222222"/>
            <w:shd w:val="clear" w:color="auto" w:fill="FFFFFF"/>
          </w:rPr>
          <w:t>(Erroraversion</w:t>
        </w:r>
        <w:r w:rsidRPr="005B5FEB">
          <w:rPr>
            <w:rFonts w:hint="eastAsia"/>
            <w:bCs/>
            <w:i/>
            <w:iCs/>
            <w:color w:val="222222"/>
            <w:shd w:val="clear" w:color="auto" w:fill="FFFFFF"/>
            <w:vertAlign w:val="subscript"/>
          </w:rPr>
          <w:t>k</w:t>
        </w:r>
        <w:r w:rsidRPr="00D8269D">
          <w:rPr>
            <w:bCs/>
            <w:color w:val="222222"/>
            <w:shd w:val="clear" w:color="auto" w:fill="FFFFFF"/>
          </w:rPr>
          <w:t xml:space="preserve"> ×</w:t>
        </w:r>
        <w:r>
          <w:rPr>
            <w:bCs/>
            <w:color w:val="222222"/>
            <w:shd w:val="clear" w:color="auto" w:fill="FFFFFF"/>
          </w:rPr>
          <w:t xml:space="preserve"> </w:t>
        </w:r>
      </w:ins>
      <w:ins w:id="3226" w:author="Haiyang Liu" w:date="2026-05-21T00:03:00Z" w16du:dateUtc="2026-05-20T17:03:00Z">
        <w:r w:rsidR="003C5C09">
          <w:rPr>
            <w:bCs/>
            <w:color w:val="222222"/>
            <w:shd w:val="clear" w:color="auto" w:fill="FFFFFF"/>
          </w:rPr>
          <w:t>ExternalLOC</w:t>
        </w:r>
      </w:ins>
      <w:ins w:id="3227" w:author="Haiyang Liu" w:date="2026-05-20T23:59:00Z" w16du:dateUtc="2026-05-20T16:59:00Z">
        <w:r w:rsidRPr="005B5FEB">
          <w:rPr>
            <w:rFonts w:hint="eastAsia"/>
            <w:bCs/>
            <w:i/>
            <w:iCs/>
            <w:color w:val="222222"/>
            <w:shd w:val="clear" w:color="auto" w:fill="FFFFFF"/>
            <w:vertAlign w:val="subscript"/>
          </w:rPr>
          <w:t>k</w:t>
        </w:r>
        <w:r w:rsidRPr="00D8269D">
          <w:rPr>
            <w:bCs/>
            <w:color w:val="222222"/>
            <w:shd w:val="clear" w:color="auto" w:fill="FFFFFF"/>
          </w:rPr>
          <w:t>)</w:t>
        </w:r>
        <w:r>
          <w:rPr>
            <w:bCs/>
            <w:color w:val="222222"/>
            <w:shd w:val="clear" w:color="auto" w:fill="FFFFFF"/>
          </w:rPr>
          <w:t xml:space="preserve"> + </w:t>
        </w:r>
        <w:r w:rsidRPr="00D8269D">
          <w:rPr>
            <w:bCs/>
            <w:color w:val="222222"/>
            <w:shd w:val="clear" w:color="auto" w:fill="FFFFFF"/>
            <w:vertAlign w:val="subscript"/>
          </w:rPr>
          <w:t xml:space="preserve"> </w:t>
        </w:r>
      </w:ins>
      <w:ins w:id="3228" w:author="Haiyang Liu" w:date="2026-05-20T23:50:00Z" w16du:dateUtc="2026-05-20T16:50:00Z">
        <w:r w:rsidR="00B818F0">
          <w:rPr>
            <w:bCs/>
            <w:color w:val="222222"/>
            <w:shd w:val="clear" w:color="auto" w:fill="FFFFFF"/>
          </w:rPr>
          <w:t>ε</w:t>
        </w:r>
      </w:ins>
      <w:ins w:id="3229" w:author="Haiyang Liu" w:date="2026-05-20T23:56:00Z" w16du:dateUtc="2026-05-20T16:56:00Z">
        <w:r>
          <w:rPr>
            <w:bCs/>
            <w:color w:val="222222"/>
            <w:shd w:val="clear" w:color="auto" w:fill="FFFFFF"/>
            <w:vertAlign w:val="subscript"/>
          </w:rPr>
          <w:t>s</w:t>
        </w:r>
      </w:ins>
      <w:ins w:id="3230" w:author="Haiyang Liu" w:date="2026-05-20T23:50:00Z" w16du:dateUtc="2026-05-20T16:50:00Z">
        <w:r w:rsidR="00B818F0" w:rsidRPr="00FA2E5E">
          <w:rPr>
            <w:rFonts w:hint="eastAsia"/>
            <w:bCs/>
            <w:i/>
            <w:iCs/>
            <w:color w:val="222222"/>
            <w:shd w:val="clear" w:color="auto" w:fill="FFFFFF"/>
            <w:vertAlign w:val="subscript"/>
          </w:rPr>
          <w:t>k</w:t>
        </w:r>
      </w:ins>
    </w:p>
    <w:p w14:paraId="1B29322B" w14:textId="77777777" w:rsidR="003C5C09" w:rsidRDefault="003C5C09" w:rsidP="003C5C09">
      <w:pPr>
        <w:snapToGrid w:val="0"/>
        <w:jc w:val="center"/>
        <w:rPr>
          <w:ins w:id="3231" w:author="Haiyang Liu" w:date="2026-05-21T00:02:00Z" w16du:dateUtc="2026-05-20T17:02:00Z"/>
          <w:bCs/>
          <w:i/>
          <w:iCs/>
          <w:color w:val="222222"/>
          <w:shd w:val="clear" w:color="auto" w:fill="FFFFFF"/>
        </w:rPr>
      </w:pPr>
      <w:ins w:id="3232" w:author="Haiyang Liu" w:date="2026-05-21T00:02:00Z" w16du:dateUtc="2026-05-20T17:02:00Z">
        <w:r>
          <w:rPr>
            <w:bCs/>
            <w:i/>
            <w:iCs/>
            <w:color w:val="222222"/>
            <w:shd w:val="clear" w:color="auto" w:fill="FFFFFF"/>
          </w:rPr>
          <w:t>\</w:t>
        </w:r>
      </w:ins>
    </w:p>
    <w:p w14:paraId="2E3651FF" w14:textId="783AD6BA" w:rsidR="009A2144" w:rsidRDefault="009A2144">
      <w:pPr>
        <w:snapToGrid w:val="0"/>
        <w:jc w:val="center"/>
        <w:rPr>
          <w:ins w:id="3233" w:author="Haiyang Liu" w:date="2026-05-21T00:00:00Z" w16du:dateUtc="2026-05-20T17:00:00Z"/>
          <w:bCs/>
          <w:i/>
          <w:iCs/>
          <w:color w:val="222222"/>
          <w:shd w:val="clear" w:color="auto" w:fill="FFFFFF"/>
          <w:vertAlign w:val="subscript"/>
        </w:rPr>
        <w:pPrChange w:id="3234" w:author="Haiyang Liu" w:date="2026-05-21T00:02:00Z" w16du:dateUtc="2026-05-20T17:02:00Z">
          <w:pPr>
            <w:snapToGrid w:val="0"/>
          </w:pPr>
        </w:pPrChange>
      </w:pPr>
      <w:ins w:id="3235" w:author="Haiyang Liu" w:date="2026-05-20T23:54:00Z" w16du:dateUtc="2026-05-20T16:54:00Z">
        <w:r>
          <w:rPr>
            <w:bCs/>
            <w:i/>
            <w:iCs/>
            <w:color w:val="222222"/>
            <w:shd w:val="clear" w:color="auto" w:fill="FFFFFF"/>
          </w:rPr>
          <w:t>q</w:t>
        </w:r>
        <w:r>
          <w:rPr>
            <w:rFonts w:hint="eastAsia"/>
            <w:bCs/>
            <w:i/>
            <w:iCs/>
            <w:color w:val="222222"/>
            <w:shd w:val="clear" w:color="auto" w:fill="FFFFFF"/>
            <w:vertAlign w:val="subscript"/>
          </w:rPr>
          <w:t>k</w:t>
        </w:r>
        <w:r>
          <w:rPr>
            <w:bCs/>
            <w:i/>
            <w:iCs/>
            <w:color w:val="222222"/>
            <w:shd w:val="clear" w:color="auto" w:fill="FFFFFF"/>
            <w:vertAlign w:val="subscript"/>
          </w:rPr>
          <w:t xml:space="preserve"> </w:t>
        </w:r>
        <w:r>
          <w:rPr>
            <w:bCs/>
            <w:color w:val="222222"/>
            <w:shd w:val="clear" w:color="auto" w:fill="FFFFFF"/>
          </w:rPr>
          <w:t>=</w:t>
        </w:r>
        <w:r>
          <w:rPr>
            <w:bCs/>
            <w:i/>
            <w:iCs/>
            <w:color w:val="222222"/>
            <w:shd w:val="clear" w:color="auto" w:fill="FFFFFF"/>
            <w:lang w:val="el-GR"/>
          </w:rPr>
          <w:t xml:space="preserve"> </w:t>
        </w:r>
        <w:r w:rsidRPr="005B5FEB">
          <w:rPr>
            <w:bCs/>
            <w:i/>
            <w:iCs/>
            <w:color w:val="222222"/>
            <w:shd w:val="clear" w:color="auto" w:fill="FFFFFF"/>
          </w:rPr>
          <w:t>λ</w:t>
        </w:r>
      </w:ins>
      <w:ins w:id="3236" w:author="Haiyang Liu" w:date="2026-05-21T00:04:00Z" w16du:dateUtc="2026-05-20T17:04:00Z">
        <w:r w:rsidR="003C5C09" w:rsidRPr="00DF1D2B">
          <w:rPr>
            <w:bCs/>
            <w:i/>
            <w:iCs/>
            <w:color w:val="222222"/>
            <w:shd w:val="clear" w:color="auto" w:fill="FFFFFF"/>
            <w:vertAlign w:val="subscript"/>
          </w:rPr>
          <w:t>q</w:t>
        </w:r>
      </w:ins>
      <w:ins w:id="3237" w:author="Haiyang Liu" w:date="2026-05-20T23:54:00Z" w16du:dateUtc="2026-05-20T16:54:00Z">
        <w:r>
          <w:rPr>
            <w:bCs/>
            <w:color w:val="222222"/>
            <w:shd w:val="clear" w:color="auto" w:fill="FFFFFF"/>
            <w:vertAlign w:val="subscript"/>
          </w:rPr>
          <w:t xml:space="preserve"> </w:t>
        </w:r>
        <w:r>
          <w:rPr>
            <w:bCs/>
            <w:color w:val="222222"/>
            <w:shd w:val="clear" w:color="auto" w:fill="FFFFFF"/>
          </w:rPr>
          <w:t>+</w:t>
        </w:r>
      </w:ins>
      <w:ins w:id="3238" w:author="Haiyang Liu" w:date="2026-05-20T23:59:00Z" w16du:dateUtc="2026-05-20T16:59:00Z">
        <w:r w:rsidRPr="00D8269D">
          <w:rPr>
            <w:bCs/>
            <w:color w:val="222222"/>
            <w:shd w:val="clear" w:color="auto" w:fill="FFFFFF"/>
          </w:rPr>
          <w:t xml:space="preserve"> </w:t>
        </w:r>
        <w:r w:rsidRPr="005B5FEB">
          <w:rPr>
            <w:bCs/>
            <w:i/>
            <w:iCs/>
            <w:color w:val="222222"/>
            <w:shd w:val="clear" w:color="auto" w:fill="FFFFFF"/>
          </w:rPr>
          <w:t>ν</w:t>
        </w:r>
      </w:ins>
      <w:ins w:id="3239" w:author="Haiyang Liu" w:date="2026-05-21T00:04:00Z" w16du:dateUtc="2026-05-20T17:04:00Z">
        <w:r w:rsidR="003C5C09" w:rsidRPr="003C5C09">
          <w:rPr>
            <w:bCs/>
            <w:i/>
            <w:iCs/>
            <w:color w:val="222222"/>
            <w:shd w:val="clear" w:color="auto" w:fill="FFFFFF"/>
            <w:vertAlign w:val="subscript"/>
            <w:rPrChange w:id="3240" w:author="Haiyang Liu" w:date="2026-05-21T00:04:00Z" w16du:dateUtc="2026-05-20T17:04:00Z">
              <w:rPr>
                <w:bCs/>
                <w:color w:val="222222"/>
                <w:shd w:val="clear" w:color="auto" w:fill="FFFFFF"/>
                <w:vertAlign w:val="subscript"/>
              </w:rPr>
            </w:rPrChange>
          </w:rPr>
          <w:t>q</w:t>
        </w:r>
      </w:ins>
      <w:ins w:id="3241" w:author="Haiyang Liu" w:date="2026-05-20T23:59:00Z" w16du:dateUtc="2026-05-20T16:59:00Z">
        <w:r w:rsidRPr="00D8269D">
          <w:rPr>
            <w:bCs/>
            <w:color w:val="222222"/>
            <w:shd w:val="clear" w:color="auto" w:fill="FFFFFF"/>
            <w:vertAlign w:val="subscript"/>
          </w:rPr>
          <w:t>1</w:t>
        </w:r>
        <w:r w:rsidRPr="00D8269D">
          <w:rPr>
            <w:bCs/>
            <w:color w:val="222222"/>
            <w:shd w:val="clear" w:color="auto" w:fill="FFFFFF"/>
          </w:rPr>
          <w:t>(Errormanage</w:t>
        </w:r>
        <w:r>
          <w:rPr>
            <w:rFonts w:hint="eastAsia"/>
            <w:bCs/>
            <w:i/>
            <w:iCs/>
            <w:color w:val="222222"/>
            <w:shd w:val="clear" w:color="auto" w:fill="FFFFFF"/>
            <w:vertAlign w:val="subscript"/>
          </w:rPr>
          <w:t>k</w:t>
        </w:r>
        <w:r w:rsidRPr="00D8269D">
          <w:rPr>
            <w:bCs/>
            <w:color w:val="222222"/>
            <w:shd w:val="clear" w:color="auto" w:fill="FFFFFF"/>
          </w:rPr>
          <w:t>) +</w:t>
        </w:r>
        <w:r w:rsidRPr="00D8269D">
          <w:rPr>
            <w:bCs/>
            <w:i/>
            <w:iCs/>
            <w:color w:val="222222"/>
            <w:shd w:val="clear" w:color="auto" w:fill="FFFFFF"/>
          </w:rPr>
          <w:t xml:space="preserve"> </w:t>
        </w:r>
        <w:r w:rsidRPr="005B5FEB">
          <w:rPr>
            <w:bCs/>
            <w:i/>
            <w:iCs/>
            <w:color w:val="222222"/>
            <w:shd w:val="clear" w:color="auto" w:fill="FFFFFF"/>
          </w:rPr>
          <w:t>ν</w:t>
        </w:r>
      </w:ins>
      <w:ins w:id="3242" w:author="Haiyang Liu" w:date="2026-05-21T00:04:00Z" w16du:dateUtc="2026-05-20T17:04:00Z">
        <w:r w:rsidR="003C5C09" w:rsidRPr="00DF1D2B">
          <w:rPr>
            <w:bCs/>
            <w:i/>
            <w:iCs/>
            <w:color w:val="222222"/>
            <w:shd w:val="clear" w:color="auto" w:fill="FFFFFF"/>
            <w:vertAlign w:val="subscript"/>
          </w:rPr>
          <w:t>q</w:t>
        </w:r>
      </w:ins>
      <w:ins w:id="3243" w:author="Haiyang Liu" w:date="2026-05-20T23:59:00Z" w16du:dateUtc="2026-05-20T16:59:00Z">
        <w:r w:rsidRPr="00D8269D">
          <w:rPr>
            <w:bCs/>
            <w:color w:val="222222"/>
            <w:shd w:val="clear" w:color="auto" w:fill="FFFFFF"/>
            <w:vertAlign w:val="subscript"/>
          </w:rPr>
          <w:t>2</w:t>
        </w:r>
        <w:r w:rsidRPr="00D8269D">
          <w:rPr>
            <w:bCs/>
            <w:color w:val="222222"/>
            <w:shd w:val="clear" w:color="auto" w:fill="FFFFFF"/>
          </w:rPr>
          <w:t>(Erroraversion</w:t>
        </w:r>
        <w:r>
          <w:rPr>
            <w:rFonts w:hint="eastAsia"/>
            <w:bCs/>
            <w:i/>
            <w:iCs/>
            <w:color w:val="222222"/>
            <w:shd w:val="clear" w:color="auto" w:fill="FFFFFF"/>
            <w:vertAlign w:val="subscript"/>
          </w:rPr>
          <w:t>k</w:t>
        </w:r>
        <w:r w:rsidRPr="00D8269D">
          <w:rPr>
            <w:bCs/>
            <w:color w:val="222222"/>
            <w:shd w:val="clear" w:color="auto" w:fill="FFFFFF"/>
          </w:rPr>
          <w:t xml:space="preserve">) + </w:t>
        </w:r>
        <w:r w:rsidRPr="007429E9">
          <w:rPr>
            <w:bCs/>
            <w:i/>
            <w:iCs/>
            <w:color w:val="222222"/>
            <w:shd w:val="clear" w:color="auto" w:fill="FFFFFF"/>
          </w:rPr>
          <w:t>ν</w:t>
        </w:r>
      </w:ins>
      <w:ins w:id="3244" w:author="Haiyang Liu" w:date="2026-05-21T00:04:00Z" w16du:dateUtc="2026-05-20T17:04:00Z">
        <w:r w:rsidR="003C5C09" w:rsidRPr="00DF1D2B">
          <w:rPr>
            <w:bCs/>
            <w:i/>
            <w:iCs/>
            <w:color w:val="222222"/>
            <w:shd w:val="clear" w:color="auto" w:fill="FFFFFF"/>
            <w:vertAlign w:val="subscript"/>
          </w:rPr>
          <w:t>q</w:t>
        </w:r>
      </w:ins>
      <w:ins w:id="3245" w:author="Haiyang Liu" w:date="2026-05-20T23:59:00Z" w16du:dateUtc="2026-05-20T16:59:00Z">
        <w:r w:rsidRPr="00D8269D">
          <w:rPr>
            <w:bCs/>
            <w:color w:val="222222"/>
            <w:shd w:val="clear" w:color="auto" w:fill="FFFFFF"/>
            <w:vertAlign w:val="subscript"/>
          </w:rPr>
          <w:t>3</w:t>
        </w:r>
        <w:r w:rsidRPr="00D8269D">
          <w:rPr>
            <w:bCs/>
            <w:color w:val="222222"/>
            <w:shd w:val="clear" w:color="auto" w:fill="FFFFFF"/>
          </w:rPr>
          <w:t>(</w:t>
        </w:r>
      </w:ins>
      <w:ins w:id="3246" w:author="Haiyang Liu" w:date="2026-05-21T00:00:00Z" w16du:dateUtc="2026-05-20T17:00:00Z">
        <w:r>
          <w:rPr>
            <w:bCs/>
            <w:color w:val="222222"/>
            <w:shd w:val="clear" w:color="auto" w:fill="FFFFFF"/>
          </w:rPr>
          <w:t>ExternalLOC</w:t>
        </w:r>
      </w:ins>
      <w:ins w:id="3247" w:author="Haiyang Liu" w:date="2026-05-20T23:59:00Z" w16du:dateUtc="2026-05-20T16:59:00Z">
        <w:r w:rsidRPr="007429E9">
          <w:rPr>
            <w:rFonts w:hint="eastAsia"/>
            <w:bCs/>
            <w:i/>
            <w:iCs/>
            <w:color w:val="222222"/>
            <w:shd w:val="clear" w:color="auto" w:fill="FFFFFF"/>
            <w:vertAlign w:val="subscript"/>
          </w:rPr>
          <w:t>k</w:t>
        </w:r>
        <w:r w:rsidRPr="00D8269D">
          <w:rPr>
            <w:bCs/>
            <w:color w:val="222222"/>
            <w:shd w:val="clear" w:color="auto" w:fill="FFFFFF"/>
          </w:rPr>
          <w:t xml:space="preserve">) + </w:t>
        </w:r>
        <w:r w:rsidRPr="005B5FEB">
          <w:rPr>
            <w:bCs/>
            <w:i/>
            <w:iCs/>
            <w:color w:val="222222"/>
            <w:shd w:val="clear" w:color="auto" w:fill="FFFFFF"/>
          </w:rPr>
          <w:t>ν</w:t>
        </w:r>
      </w:ins>
      <w:ins w:id="3248" w:author="Haiyang Liu" w:date="2026-05-21T00:04:00Z" w16du:dateUtc="2026-05-20T17:04:00Z">
        <w:r w:rsidR="003C5C09" w:rsidRPr="00DF1D2B">
          <w:rPr>
            <w:bCs/>
            <w:i/>
            <w:iCs/>
            <w:color w:val="222222"/>
            <w:shd w:val="clear" w:color="auto" w:fill="FFFFFF"/>
            <w:vertAlign w:val="subscript"/>
          </w:rPr>
          <w:t>q</w:t>
        </w:r>
      </w:ins>
      <w:ins w:id="3249" w:author="Haiyang Liu" w:date="2026-05-20T23:59:00Z" w16du:dateUtc="2026-05-20T16:59:00Z">
        <w:r w:rsidRPr="00D8269D">
          <w:rPr>
            <w:bCs/>
            <w:color w:val="222222"/>
            <w:shd w:val="clear" w:color="auto" w:fill="FFFFFF"/>
            <w:vertAlign w:val="subscript"/>
          </w:rPr>
          <w:t>4</w:t>
        </w:r>
        <w:r w:rsidRPr="00D8269D">
          <w:rPr>
            <w:bCs/>
            <w:color w:val="222222"/>
            <w:shd w:val="clear" w:color="auto" w:fill="FFFFFF"/>
          </w:rPr>
          <w:t>(Errormanage</w:t>
        </w:r>
        <w:r>
          <w:rPr>
            <w:rFonts w:hint="eastAsia"/>
            <w:bCs/>
            <w:i/>
            <w:iCs/>
            <w:color w:val="222222"/>
            <w:shd w:val="clear" w:color="auto" w:fill="FFFFFF"/>
            <w:vertAlign w:val="subscript"/>
          </w:rPr>
          <w:t>k</w:t>
        </w:r>
        <w:r w:rsidRPr="00D8269D">
          <w:rPr>
            <w:bCs/>
            <w:color w:val="222222"/>
            <w:shd w:val="clear" w:color="auto" w:fill="FFFFFF"/>
          </w:rPr>
          <w:t xml:space="preserve"> × </w:t>
        </w:r>
      </w:ins>
      <w:ins w:id="3250" w:author="Haiyang Liu" w:date="2026-05-21T00:00:00Z" w16du:dateUtc="2026-05-20T17:00:00Z">
        <w:r>
          <w:rPr>
            <w:bCs/>
            <w:color w:val="222222"/>
            <w:shd w:val="clear" w:color="auto" w:fill="FFFFFF"/>
          </w:rPr>
          <w:t>ExternalLOC</w:t>
        </w:r>
      </w:ins>
      <w:ins w:id="3251" w:author="Haiyang Liu" w:date="2026-05-20T23:59:00Z" w16du:dateUtc="2026-05-20T16:59:00Z">
        <w:r>
          <w:rPr>
            <w:rFonts w:hint="eastAsia"/>
            <w:bCs/>
            <w:i/>
            <w:iCs/>
            <w:color w:val="222222"/>
            <w:shd w:val="clear" w:color="auto" w:fill="FFFFFF"/>
            <w:vertAlign w:val="subscript"/>
          </w:rPr>
          <w:t>k</w:t>
        </w:r>
        <w:r w:rsidRPr="00D8269D">
          <w:rPr>
            <w:bCs/>
            <w:color w:val="222222"/>
            <w:shd w:val="clear" w:color="auto" w:fill="FFFFFF"/>
          </w:rPr>
          <w:t xml:space="preserve">) + </w:t>
        </w:r>
        <w:r w:rsidRPr="005B5FEB">
          <w:rPr>
            <w:bCs/>
            <w:i/>
            <w:iCs/>
            <w:color w:val="222222"/>
            <w:shd w:val="clear" w:color="auto" w:fill="FFFFFF"/>
          </w:rPr>
          <w:t>ν</w:t>
        </w:r>
      </w:ins>
      <w:ins w:id="3252" w:author="Haiyang Liu" w:date="2026-05-21T00:04:00Z" w16du:dateUtc="2026-05-20T17:04:00Z">
        <w:r w:rsidR="003C5C09" w:rsidRPr="00DF1D2B">
          <w:rPr>
            <w:bCs/>
            <w:i/>
            <w:iCs/>
            <w:color w:val="222222"/>
            <w:shd w:val="clear" w:color="auto" w:fill="FFFFFF"/>
            <w:vertAlign w:val="subscript"/>
          </w:rPr>
          <w:t>q</w:t>
        </w:r>
      </w:ins>
      <w:ins w:id="3253" w:author="Haiyang Liu" w:date="2026-05-20T23:59:00Z" w16du:dateUtc="2026-05-20T16:59:00Z">
        <w:r w:rsidRPr="00D8269D">
          <w:rPr>
            <w:bCs/>
            <w:color w:val="222222"/>
            <w:shd w:val="clear" w:color="auto" w:fill="FFFFFF"/>
            <w:vertAlign w:val="subscript"/>
          </w:rPr>
          <w:t>5</w:t>
        </w:r>
        <w:r w:rsidRPr="00D8269D">
          <w:rPr>
            <w:bCs/>
            <w:color w:val="222222"/>
            <w:shd w:val="clear" w:color="auto" w:fill="FFFFFF"/>
          </w:rPr>
          <w:t>(Erroraversion</w:t>
        </w:r>
        <w:r w:rsidRPr="005B5FEB">
          <w:rPr>
            <w:rFonts w:hint="eastAsia"/>
            <w:bCs/>
            <w:i/>
            <w:iCs/>
            <w:color w:val="222222"/>
            <w:shd w:val="clear" w:color="auto" w:fill="FFFFFF"/>
            <w:vertAlign w:val="subscript"/>
          </w:rPr>
          <w:t>k</w:t>
        </w:r>
        <w:r w:rsidRPr="00D8269D">
          <w:rPr>
            <w:bCs/>
            <w:color w:val="222222"/>
            <w:shd w:val="clear" w:color="auto" w:fill="FFFFFF"/>
          </w:rPr>
          <w:t xml:space="preserve"> ×</w:t>
        </w:r>
        <w:r>
          <w:rPr>
            <w:bCs/>
            <w:color w:val="222222"/>
            <w:shd w:val="clear" w:color="auto" w:fill="FFFFFF"/>
          </w:rPr>
          <w:t xml:space="preserve"> </w:t>
        </w:r>
      </w:ins>
      <w:ins w:id="3254" w:author="Haiyang Liu" w:date="2026-05-21T00:00:00Z" w16du:dateUtc="2026-05-20T17:00:00Z">
        <w:r>
          <w:rPr>
            <w:bCs/>
            <w:color w:val="222222"/>
            <w:shd w:val="clear" w:color="auto" w:fill="FFFFFF"/>
          </w:rPr>
          <w:t>ExternalLOC</w:t>
        </w:r>
      </w:ins>
      <w:ins w:id="3255" w:author="Haiyang Liu" w:date="2026-05-20T23:59:00Z" w16du:dateUtc="2026-05-20T16:59:00Z">
        <w:r w:rsidRPr="005B5FEB">
          <w:rPr>
            <w:rFonts w:hint="eastAsia"/>
            <w:bCs/>
            <w:i/>
            <w:iCs/>
            <w:color w:val="222222"/>
            <w:shd w:val="clear" w:color="auto" w:fill="FFFFFF"/>
            <w:vertAlign w:val="subscript"/>
          </w:rPr>
          <w:t>k</w:t>
        </w:r>
        <w:r w:rsidRPr="00D8269D">
          <w:rPr>
            <w:bCs/>
            <w:color w:val="222222"/>
            <w:shd w:val="clear" w:color="auto" w:fill="FFFFFF"/>
          </w:rPr>
          <w:t>)</w:t>
        </w:r>
        <w:r>
          <w:rPr>
            <w:bCs/>
            <w:color w:val="222222"/>
            <w:shd w:val="clear" w:color="auto" w:fill="FFFFFF"/>
          </w:rPr>
          <w:t xml:space="preserve"> + </w:t>
        </w:r>
        <w:r w:rsidRPr="00D8269D">
          <w:rPr>
            <w:bCs/>
            <w:color w:val="222222"/>
            <w:shd w:val="clear" w:color="auto" w:fill="FFFFFF"/>
            <w:vertAlign w:val="subscript"/>
          </w:rPr>
          <w:t xml:space="preserve"> </w:t>
        </w:r>
      </w:ins>
      <w:ins w:id="3256" w:author="Haiyang Liu" w:date="2026-05-20T23:54:00Z" w16du:dateUtc="2026-05-20T16:54:00Z">
        <w:r>
          <w:rPr>
            <w:bCs/>
            <w:color w:val="222222"/>
            <w:shd w:val="clear" w:color="auto" w:fill="FFFFFF"/>
          </w:rPr>
          <w:t>ε</w:t>
        </w:r>
      </w:ins>
      <w:ins w:id="3257" w:author="Haiyang Liu" w:date="2026-05-21T00:04:00Z" w16du:dateUtc="2026-05-20T17:04:00Z">
        <w:r w:rsidR="003C5C09" w:rsidRPr="00DF1D2B">
          <w:rPr>
            <w:bCs/>
            <w:i/>
            <w:iCs/>
            <w:color w:val="222222"/>
            <w:shd w:val="clear" w:color="auto" w:fill="FFFFFF"/>
            <w:vertAlign w:val="subscript"/>
          </w:rPr>
          <w:t>q</w:t>
        </w:r>
      </w:ins>
      <w:ins w:id="3258" w:author="Haiyang Liu" w:date="2026-05-20T23:54:00Z" w16du:dateUtc="2026-05-20T16:54:00Z">
        <w:r w:rsidRPr="00FA2E5E">
          <w:rPr>
            <w:rFonts w:hint="eastAsia"/>
            <w:bCs/>
            <w:i/>
            <w:iCs/>
            <w:color w:val="222222"/>
            <w:shd w:val="clear" w:color="auto" w:fill="FFFFFF"/>
            <w:vertAlign w:val="subscript"/>
          </w:rPr>
          <w:t>k</w:t>
        </w:r>
      </w:ins>
    </w:p>
    <w:p w14:paraId="726AE49C" w14:textId="77777777" w:rsidR="003C5C09" w:rsidRDefault="003C5C09" w:rsidP="003C5C09">
      <w:pPr>
        <w:snapToGrid w:val="0"/>
        <w:jc w:val="center"/>
        <w:rPr>
          <w:ins w:id="3259" w:author="Haiyang Liu" w:date="2026-05-21T00:02:00Z" w16du:dateUtc="2026-05-20T17:02:00Z"/>
          <w:bCs/>
          <w:i/>
          <w:iCs/>
          <w:color w:val="222222"/>
          <w:shd w:val="clear" w:color="auto" w:fill="FFFFFF"/>
        </w:rPr>
      </w:pPr>
    </w:p>
    <w:p w14:paraId="1B3E7EAC" w14:textId="48055B83" w:rsidR="003C5C09" w:rsidRDefault="003C5C09">
      <w:pPr>
        <w:snapToGrid w:val="0"/>
        <w:jc w:val="center"/>
        <w:rPr>
          <w:ins w:id="3260" w:author="Haiyang Liu" w:date="2026-05-21T00:00:00Z" w16du:dateUtc="2026-05-20T17:00:00Z"/>
          <w:bCs/>
          <w:i/>
          <w:iCs/>
          <w:color w:val="222222"/>
          <w:shd w:val="clear" w:color="auto" w:fill="FFFFFF"/>
          <w:vertAlign w:val="subscript"/>
        </w:rPr>
        <w:pPrChange w:id="3261" w:author="Haiyang Liu" w:date="2026-05-21T00:02:00Z" w16du:dateUtc="2026-05-20T17:02:00Z">
          <w:pPr>
            <w:snapToGrid w:val="0"/>
          </w:pPr>
        </w:pPrChange>
      </w:pPr>
      <w:ins w:id="3262" w:author="Haiyang Liu" w:date="2026-05-21T00:00:00Z" w16du:dateUtc="2026-05-20T17:00:00Z">
        <w:r w:rsidRPr="003C5C09">
          <w:rPr>
            <w:bCs/>
            <w:i/>
            <w:iCs/>
            <w:color w:val="222222"/>
            <w:shd w:val="clear" w:color="auto" w:fill="FFFFFF"/>
          </w:rPr>
          <w:t>y</w:t>
        </w:r>
        <w:r>
          <w:rPr>
            <w:rFonts w:hint="eastAsia"/>
            <w:bCs/>
            <w:i/>
            <w:iCs/>
            <w:color w:val="222222"/>
            <w:shd w:val="clear" w:color="auto" w:fill="FFFFFF"/>
            <w:vertAlign w:val="subscript"/>
          </w:rPr>
          <w:t>k</w:t>
        </w:r>
        <w:r>
          <w:rPr>
            <w:bCs/>
            <w:i/>
            <w:iCs/>
            <w:color w:val="222222"/>
            <w:shd w:val="clear" w:color="auto" w:fill="FFFFFF"/>
            <w:vertAlign w:val="subscript"/>
          </w:rPr>
          <w:t xml:space="preserve"> </w:t>
        </w:r>
        <w:r>
          <w:rPr>
            <w:bCs/>
            <w:color w:val="222222"/>
            <w:shd w:val="clear" w:color="auto" w:fill="FFFFFF"/>
          </w:rPr>
          <w:t>=</w:t>
        </w:r>
        <w:r>
          <w:rPr>
            <w:bCs/>
            <w:i/>
            <w:iCs/>
            <w:color w:val="222222"/>
            <w:shd w:val="clear" w:color="auto" w:fill="FFFFFF"/>
            <w:lang w:val="el-GR"/>
          </w:rPr>
          <w:t xml:space="preserve"> </w:t>
        </w:r>
        <w:r w:rsidRPr="005B5FEB">
          <w:rPr>
            <w:bCs/>
            <w:i/>
            <w:iCs/>
            <w:color w:val="222222"/>
            <w:shd w:val="clear" w:color="auto" w:fill="FFFFFF"/>
          </w:rPr>
          <w:t>λ</w:t>
        </w:r>
      </w:ins>
      <w:ins w:id="3263" w:author="Haiyang Liu" w:date="2026-05-21T00:01:00Z" w16du:dateUtc="2026-05-20T17:01:00Z">
        <w:r w:rsidRPr="003C5C09">
          <w:rPr>
            <w:bCs/>
            <w:i/>
            <w:iCs/>
            <w:color w:val="222222"/>
            <w:shd w:val="clear" w:color="auto" w:fill="FFFFFF"/>
            <w:vertAlign w:val="subscript"/>
            <w:rPrChange w:id="3264" w:author="Haiyang Liu" w:date="2026-05-21T00:05:00Z" w16du:dateUtc="2026-05-20T17:05:00Z">
              <w:rPr>
                <w:bCs/>
                <w:color w:val="222222"/>
                <w:shd w:val="clear" w:color="auto" w:fill="FFFFFF"/>
                <w:vertAlign w:val="subscript"/>
              </w:rPr>
            </w:rPrChange>
          </w:rPr>
          <w:t>y</w:t>
        </w:r>
      </w:ins>
      <w:ins w:id="3265" w:author="Haiyang Liu" w:date="2026-05-21T00:00:00Z" w16du:dateUtc="2026-05-20T17:00:00Z">
        <w:r>
          <w:rPr>
            <w:bCs/>
            <w:color w:val="222222"/>
            <w:shd w:val="clear" w:color="auto" w:fill="FFFFFF"/>
            <w:vertAlign w:val="subscript"/>
          </w:rPr>
          <w:t xml:space="preserve"> </w:t>
        </w:r>
        <w:r>
          <w:rPr>
            <w:bCs/>
            <w:color w:val="222222"/>
            <w:shd w:val="clear" w:color="auto" w:fill="FFFFFF"/>
          </w:rPr>
          <w:t xml:space="preserve">+ </w:t>
        </w:r>
      </w:ins>
      <w:ins w:id="3266" w:author="Haiyang Liu" w:date="2026-05-21T00:04:00Z" w16du:dateUtc="2026-05-20T17:04:00Z">
        <w:r w:rsidRPr="005B5FEB">
          <w:rPr>
            <w:bCs/>
            <w:i/>
            <w:iCs/>
            <w:color w:val="222222"/>
            <w:shd w:val="clear" w:color="auto" w:fill="FFFFFF"/>
          </w:rPr>
          <w:t>ν</w:t>
        </w:r>
      </w:ins>
      <w:ins w:id="3267" w:author="Haiyang Liu" w:date="2026-05-21T00:05:00Z" w16du:dateUtc="2026-05-20T17:05:00Z">
        <w:r w:rsidRPr="00DF1D2B">
          <w:rPr>
            <w:bCs/>
            <w:i/>
            <w:iCs/>
            <w:color w:val="222222"/>
            <w:shd w:val="clear" w:color="auto" w:fill="FFFFFF"/>
            <w:vertAlign w:val="subscript"/>
          </w:rPr>
          <w:t>y</w:t>
        </w:r>
      </w:ins>
      <w:ins w:id="3268" w:author="Haiyang Liu" w:date="2026-05-21T01:31:00Z" w16du:dateUtc="2026-05-20T18:31:00Z">
        <w:r w:rsidR="00A13008" w:rsidRPr="00A13008">
          <w:rPr>
            <w:bCs/>
            <w:i/>
            <w:iCs/>
            <w:color w:val="222222"/>
            <w:shd w:val="clear" w:color="auto" w:fill="FFFFFF"/>
            <w:vertAlign w:val="subscript"/>
            <w:rPrChange w:id="3269" w:author="Haiyang Liu" w:date="2026-05-21T01:31:00Z" w16du:dateUtc="2026-05-20T18:31:00Z">
              <w:rPr>
                <w:bCs/>
                <w:color w:val="222222"/>
                <w:shd w:val="clear" w:color="auto" w:fill="FFFFFF"/>
                <w:vertAlign w:val="subscript"/>
              </w:rPr>
            </w:rPrChange>
          </w:rPr>
          <w:t>i</w:t>
        </w:r>
      </w:ins>
      <w:ins w:id="3270" w:author="Haiyang Liu" w:date="2026-05-21T00:01:00Z" w16du:dateUtc="2026-05-20T17:01:00Z">
        <w:r>
          <w:rPr>
            <w:bCs/>
            <w:i/>
            <w:iCs/>
            <w:color w:val="222222"/>
            <w:shd w:val="clear" w:color="auto" w:fill="FFFFFF"/>
          </w:rPr>
          <w:t>i</w:t>
        </w:r>
        <w:r>
          <w:rPr>
            <w:rFonts w:hint="eastAsia"/>
            <w:bCs/>
            <w:i/>
            <w:iCs/>
            <w:color w:val="222222"/>
            <w:shd w:val="clear" w:color="auto" w:fill="FFFFFF"/>
            <w:vertAlign w:val="subscript"/>
          </w:rPr>
          <w:t>k</w:t>
        </w:r>
        <w:r w:rsidRPr="00D8269D">
          <w:rPr>
            <w:bCs/>
            <w:color w:val="222222"/>
            <w:shd w:val="clear" w:color="auto" w:fill="FFFFFF"/>
          </w:rPr>
          <w:t xml:space="preserve"> </w:t>
        </w:r>
        <w:r>
          <w:rPr>
            <w:bCs/>
            <w:color w:val="222222"/>
            <w:shd w:val="clear" w:color="auto" w:fill="FFFFFF"/>
          </w:rPr>
          <w:t xml:space="preserve">+ </w:t>
        </w:r>
      </w:ins>
      <w:ins w:id="3271" w:author="Haiyang Liu" w:date="2026-05-21T00:04:00Z" w16du:dateUtc="2026-05-20T17:04:00Z">
        <w:r w:rsidRPr="005B5FEB">
          <w:rPr>
            <w:bCs/>
            <w:i/>
            <w:iCs/>
            <w:color w:val="222222"/>
            <w:shd w:val="clear" w:color="auto" w:fill="FFFFFF"/>
          </w:rPr>
          <w:t>ν</w:t>
        </w:r>
      </w:ins>
      <w:ins w:id="3272" w:author="Haiyang Liu" w:date="2026-05-21T00:05:00Z" w16du:dateUtc="2026-05-20T17:05:00Z">
        <w:r w:rsidRPr="00DF1D2B">
          <w:rPr>
            <w:bCs/>
            <w:i/>
            <w:iCs/>
            <w:color w:val="222222"/>
            <w:shd w:val="clear" w:color="auto" w:fill="FFFFFF"/>
            <w:vertAlign w:val="subscript"/>
          </w:rPr>
          <w:t>y</w:t>
        </w:r>
      </w:ins>
      <w:ins w:id="3273" w:author="Haiyang Liu" w:date="2026-05-21T01:32:00Z" w16du:dateUtc="2026-05-20T18:32:00Z">
        <w:r w:rsidR="00A13008" w:rsidRPr="00A13008">
          <w:rPr>
            <w:bCs/>
            <w:i/>
            <w:iCs/>
            <w:color w:val="222222"/>
            <w:shd w:val="clear" w:color="auto" w:fill="FFFFFF"/>
            <w:vertAlign w:val="subscript"/>
            <w:rPrChange w:id="3274" w:author="Haiyang Liu" w:date="2026-05-21T01:32:00Z" w16du:dateUtc="2026-05-20T18:32:00Z">
              <w:rPr>
                <w:bCs/>
                <w:color w:val="222222"/>
                <w:shd w:val="clear" w:color="auto" w:fill="FFFFFF"/>
                <w:vertAlign w:val="subscript"/>
              </w:rPr>
            </w:rPrChange>
          </w:rPr>
          <w:t>s</w:t>
        </w:r>
      </w:ins>
      <w:ins w:id="3275" w:author="Haiyang Liu" w:date="2026-05-21T00:01:00Z" w16du:dateUtc="2026-05-20T17:01:00Z">
        <w:r>
          <w:rPr>
            <w:bCs/>
            <w:i/>
            <w:iCs/>
            <w:color w:val="222222"/>
            <w:shd w:val="clear" w:color="auto" w:fill="FFFFFF"/>
          </w:rPr>
          <w:t>s</w:t>
        </w:r>
        <w:r>
          <w:rPr>
            <w:rFonts w:hint="eastAsia"/>
            <w:bCs/>
            <w:i/>
            <w:iCs/>
            <w:color w:val="222222"/>
            <w:shd w:val="clear" w:color="auto" w:fill="FFFFFF"/>
            <w:vertAlign w:val="subscript"/>
          </w:rPr>
          <w:t>k</w:t>
        </w:r>
        <w:r w:rsidRPr="00D8269D">
          <w:rPr>
            <w:bCs/>
            <w:color w:val="222222"/>
            <w:shd w:val="clear" w:color="auto" w:fill="FFFFFF"/>
          </w:rPr>
          <w:t xml:space="preserve"> </w:t>
        </w:r>
        <w:r>
          <w:rPr>
            <w:bCs/>
            <w:color w:val="222222"/>
            <w:shd w:val="clear" w:color="auto" w:fill="FFFFFF"/>
          </w:rPr>
          <w:t xml:space="preserve">+ </w:t>
        </w:r>
      </w:ins>
      <w:ins w:id="3276" w:author="Haiyang Liu" w:date="2026-05-21T00:04:00Z" w16du:dateUtc="2026-05-20T17:04:00Z">
        <w:r w:rsidRPr="005B5FEB">
          <w:rPr>
            <w:bCs/>
            <w:i/>
            <w:iCs/>
            <w:color w:val="222222"/>
            <w:shd w:val="clear" w:color="auto" w:fill="FFFFFF"/>
          </w:rPr>
          <w:t>ν</w:t>
        </w:r>
      </w:ins>
      <w:ins w:id="3277" w:author="Haiyang Liu" w:date="2026-05-21T00:05:00Z" w16du:dateUtc="2026-05-20T17:05:00Z">
        <w:r w:rsidRPr="00DF1D2B">
          <w:rPr>
            <w:bCs/>
            <w:i/>
            <w:iCs/>
            <w:color w:val="222222"/>
            <w:shd w:val="clear" w:color="auto" w:fill="FFFFFF"/>
            <w:vertAlign w:val="subscript"/>
          </w:rPr>
          <w:t>y</w:t>
        </w:r>
      </w:ins>
      <w:ins w:id="3278" w:author="Haiyang Liu" w:date="2026-05-21T01:32:00Z" w16du:dateUtc="2026-05-20T18:32:00Z">
        <w:r w:rsidR="00A13008" w:rsidRPr="00A13008">
          <w:rPr>
            <w:bCs/>
            <w:i/>
            <w:iCs/>
            <w:color w:val="222222"/>
            <w:shd w:val="clear" w:color="auto" w:fill="FFFFFF"/>
            <w:vertAlign w:val="subscript"/>
            <w:rPrChange w:id="3279" w:author="Haiyang Liu" w:date="2026-05-21T01:32:00Z" w16du:dateUtc="2026-05-20T18:32:00Z">
              <w:rPr>
                <w:bCs/>
                <w:color w:val="222222"/>
                <w:shd w:val="clear" w:color="auto" w:fill="FFFFFF"/>
                <w:vertAlign w:val="subscript"/>
              </w:rPr>
            </w:rPrChange>
          </w:rPr>
          <w:t>q</w:t>
        </w:r>
      </w:ins>
      <w:ins w:id="3280" w:author="Haiyang Liu" w:date="2026-05-21T00:01:00Z" w16du:dateUtc="2026-05-20T17:01:00Z">
        <w:r>
          <w:rPr>
            <w:bCs/>
            <w:i/>
            <w:iCs/>
            <w:color w:val="222222"/>
            <w:shd w:val="clear" w:color="auto" w:fill="FFFFFF"/>
          </w:rPr>
          <w:t>q</w:t>
        </w:r>
        <w:r>
          <w:rPr>
            <w:rFonts w:hint="eastAsia"/>
            <w:bCs/>
            <w:i/>
            <w:iCs/>
            <w:color w:val="222222"/>
            <w:shd w:val="clear" w:color="auto" w:fill="FFFFFF"/>
            <w:vertAlign w:val="subscript"/>
          </w:rPr>
          <w:t>k</w:t>
        </w:r>
        <w:r>
          <w:rPr>
            <w:bCs/>
            <w:i/>
            <w:iCs/>
            <w:color w:val="222222"/>
            <w:shd w:val="clear" w:color="auto" w:fill="FFFFFF"/>
            <w:vertAlign w:val="subscript"/>
          </w:rPr>
          <w:t xml:space="preserve"> </w:t>
        </w:r>
      </w:ins>
      <w:ins w:id="3281" w:author="Haiyang Liu" w:date="2026-05-21T00:00:00Z" w16du:dateUtc="2026-05-20T17:00:00Z">
        <w:r w:rsidRPr="00D8269D">
          <w:rPr>
            <w:bCs/>
            <w:color w:val="222222"/>
            <w:shd w:val="clear" w:color="auto" w:fill="FFFFFF"/>
          </w:rPr>
          <w:t xml:space="preserve">+ </w:t>
        </w:r>
        <w:r w:rsidRPr="005B5FEB">
          <w:rPr>
            <w:bCs/>
            <w:i/>
            <w:iCs/>
            <w:color w:val="222222"/>
            <w:shd w:val="clear" w:color="auto" w:fill="FFFFFF"/>
          </w:rPr>
          <w:t>ν</w:t>
        </w:r>
      </w:ins>
      <w:ins w:id="3282" w:author="Haiyang Liu" w:date="2026-05-21T00:06:00Z" w16du:dateUtc="2026-05-20T17:06:00Z">
        <w:r w:rsidRPr="00DF1D2B">
          <w:rPr>
            <w:bCs/>
            <w:i/>
            <w:iCs/>
            <w:color w:val="222222"/>
            <w:shd w:val="clear" w:color="auto" w:fill="FFFFFF"/>
            <w:vertAlign w:val="subscript"/>
          </w:rPr>
          <w:t>y</w:t>
        </w:r>
      </w:ins>
      <w:ins w:id="3283" w:author="Haiyang Liu" w:date="2026-05-21T01:32:00Z" w16du:dateUtc="2026-05-20T18:32:00Z">
        <w:r w:rsidR="00A13008">
          <w:rPr>
            <w:bCs/>
            <w:color w:val="222222"/>
            <w:shd w:val="clear" w:color="auto" w:fill="FFFFFF"/>
            <w:vertAlign w:val="subscript"/>
          </w:rPr>
          <w:t>1</w:t>
        </w:r>
      </w:ins>
      <w:ins w:id="3284" w:author="Haiyang Liu" w:date="2026-05-21T00:00:00Z" w16du:dateUtc="2026-05-20T17:00:00Z">
        <w:r w:rsidRPr="00D8269D">
          <w:rPr>
            <w:bCs/>
            <w:color w:val="222222"/>
            <w:shd w:val="clear" w:color="auto" w:fill="FFFFFF"/>
          </w:rPr>
          <w:t>(Errormanage</w:t>
        </w:r>
        <w:r>
          <w:rPr>
            <w:rFonts w:hint="eastAsia"/>
            <w:bCs/>
            <w:i/>
            <w:iCs/>
            <w:color w:val="222222"/>
            <w:shd w:val="clear" w:color="auto" w:fill="FFFFFF"/>
            <w:vertAlign w:val="subscript"/>
          </w:rPr>
          <w:t>k</w:t>
        </w:r>
        <w:r w:rsidRPr="00D8269D">
          <w:rPr>
            <w:bCs/>
            <w:color w:val="222222"/>
            <w:shd w:val="clear" w:color="auto" w:fill="FFFFFF"/>
          </w:rPr>
          <w:t>) +</w:t>
        </w:r>
        <w:r w:rsidRPr="00D8269D">
          <w:rPr>
            <w:bCs/>
            <w:i/>
            <w:iCs/>
            <w:color w:val="222222"/>
            <w:shd w:val="clear" w:color="auto" w:fill="FFFFFF"/>
          </w:rPr>
          <w:t xml:space="preserve"> </w:t>
        </w:r>
        <w:r w:rsidRPr="005B5FEB">
          <w:rPr>
            <w:bCs/>
            <w:i/>
            <w:iCs/>
            <w:color w:val="222222"/>
            <w:shd w:val="clear" w:color="auto" w:fill="FFFFFF"/>
          </w:rPr>
          <w:t>ν</w:t>
        </w:r>
      </w:ins>
      <w:ins w:id="3285" w:author="Haiyang Liu" w:date="2026-05-21T00:06:00Z" w16du:dateUtc="2026-05-20T17:06:00Z">
        <w:r w:rsidRPr="00DF1D2B">
          <w:rPr>
            <w:bCs/>
            <w:i/>
            <w:iCs/>
            <w:color w:val="222222"/>
            <w:shd w:val="clear" w:color="auto" w:fill="FFFFFF"/>
            <w:vertAlign w:val="subscript"/>
          </w:rPr>
          <w:t>y</w:t>
        </w:r>
      </w:ins>
      <w:ins w:id="3286" w:author="Haiyang Liu" w:date="2026-05-21T01:32:00Z" w16du:dateUtc="2026-05-20T18:32:00Z">
        <w:r w:rsidR="00A13008">
          <w:rPr>
            <w:bCs/>
            <w:color w:val="222222"/>
            <w:shd w:val="clear" w:color="auto" w:fill="FFFFFF"/>
            <w:vertAlign w:val="subscript"/>
          </w:rPr>
          <w:t>2</w:t>
        </w:r>
      </w:ins>
      <w:ins w:id="3287" w:author="Haiyang Liu" w:date="2026-05-21T00:00:00Z" w16du:dateUtc="2026-05-20T17:00:00Z">
        <w:r w:rsidRPr="00D8269D">
          <w:rPr>
            <w:bCs/>
            <w:color w:val="222222"/>
            <w:shd w:val="clear" w:color="auto" w:fill="FFFFFF"/>
          </w:rPr>
          <w:t>(Erroraversion</w:t>
        </w:r>
        <w:r>
          <w:rPr>
            <w:rFonts w:hint="eastAsia"/>
            <w:bCs/>
            <w:i/>
            <w:iCs/>
            <w:color w:val="222222"/>
            <w:shd w:val="clear" w:color="auto" w:fill="FFFFFF"/>
            <w:vertAlign w:val="subscript"/>
          </w:rPr>
          <w:t>k</w:t>
        </w:r>
        <w:r w:rsidRPr="00D8269D">
          <w:rPr>
            <w:bCs/>
            <w:color w:val="222222"/>
            <w:shd w:val="clear" w:color="auto" w:fill="FFFFFF"/>
          </w:rPr>
          <w:t xml:space="preserve">) + </w:t>
        </w:r>
        <w:r w:rsidRPr="007429E9">
          <w:rPr>
            <w:bCs/>
            <w:i/>
            <w:iCs/>
            <w:color w:val="222222"/>
            <w:shd w:val="clear" w:color="auto" w:fill="FFFFFF"/>
          </w:rPr>
          <w:t>ν</w:t>
        </w:r>
      </w:ins>
      <w:ins w:id="3288" w:author="Haiyang Liu" w:date="2026-05-21T00:06:00Z" w16du:dateUtc="2026-05-20T17:06:00Z">
        <w:r w:rsidRPr="00DF1D2B">
          <w:rPr>
            <w:bCs/>
            <w:i/>
            <w:iCs/>
            <w:color w:val="222222"/>
            <w:shd w:val="clear" w:color="auto" w:fill="FFFFFF"/>
            <w:vertAlign w:val="subscript"/>
          </w:rPr>
          <w:t>y</w:t>
        </w:r>
      </w:ins>
      <w:ins w:id="3289" w:author="Haiyang Liu" w:date="2026-05-21T01:32:00Z" w16du:dateUtc="2026-05-20T18:32:00Z">
        <w:r w:rsidR="00A13008">
          <w:rPr>
            <w:bCs/>
            <w:color w:val="222222"/>
            <w:shd w:val="clear" w:color="auto" w:fill="FFFFFF"/>
            <w:vertAlign w:val="subscript"/>
          </w:rPr>
          <w:t>3</w:t>
        </w:r>
      </w:ins>
      <w:ins w:id="3290" w:author="Haiyang Liu" w:date="2026-05-21T00:00:00Z" w16du:dateUtc="2026-05-20T17:00:00Z">
        <w:r w:rsidRPr="00D8269D">
          <w:rPr>
            <w:bCs/>
            <w:color w:val="222222"/>
            <w:shd w:val="clear" w:color="auto" w:fill="FFFFFF"/>
          </w:rPr>
          <w:t>(</w:t>
        </w:r>
        <w:r>
          <w:rPr>
            <w:bCs/>
            <w:color w:val="222222"/>
            <w:shd w:val="clear" w:color="auto" w:fill="FFFFFF"/>
          </w:rPr>
          <w:t>ExternalLOC</w:t>
        </w:r>
        <w:r w:rsidRPr="007429E9">
          <w:rPr>
            <w:rFonts w:hint="eastAsia"/>
            <w:bCs/>
            <w:i/>
            <w:iCs/>
            <w:color w:val="222222"/>
            <w:shd w:val="clear" w:color="auto" w:fill="FFFFFF"/>
            <w:vertAlign w:val="subscript"/>
          </w:rPr>
          <w:t>k</w:t>
        </w:r>
        <w:r w:rsidRPr="00D8269D">
          <w:rPr>
            <w:bCs/>
            <w:color w:val="222222"/>
            <w:shd w:val="clear" w:color="auto" w:fill="FFFFFF"/>
          </w:rPr>
          <w:t xml:space="preserve">) + </w:t>
        </w:r>
        <w:r w:rsidRPr="005B5FEB">
          <w:rPr>
            <w:bCs/>
            <w:i/>
            <w:iCs/>
            <w:color w:val="222222"/>
            <w:shd w:val="clear" w:color="auto" w:fill="FFFFFF"/>
          </w:rPr>
          <w:t>ν</w:t>
        </w:r>
      </w:ins>
      <w:ins w:id="3291" w:author="Haiyang Liu" w:date="2026-05-21T00:06:00Z" w16du:dateUtc="2026-05-20T17:06:00Z">
        <w:r w:rsidRPr="00DF1D2B">
          <w:rPr>
            <w:bCs/>
            <w:i/>
            <w:iCs/>
            <w:color w:val="222222"/>
            <w:shd w:val="clear" w:color="auto" w:fill="FFFFFF"/>
            <w:vertAlign w:val="subscript"/>
          </w:rPr>
          <w:t>y</w:t>
        </w:r>
      </w:ins>
      <w:ins w:id="3292" w:author="Haiyang Liu" w:date="2026-05-21T01:32:00Z" w16du:dateUtc="2026-05-20T18:32:00Z">
        <w:r w:rsidR="00A13008">
          <w:rPr>
            <w:bCs/>
            <w:color w:val="222222"/>
            <w:shd w:val="clear" w:color="auto" w:fill="FFFFFF"/>
            <w:vertAlign w:val="subscript"/>
          </w:rPr>
          <w:t>4</w:t>
        </w:r>
      </w:ins>
      <w:ins w:id="3293" w:author="Haiyang Liu" w:date="2026-05-21T00:00:00Z" w16du:dateUtc="2026-05-20T17:00:00Z">
        <w:r w:rsidRPr="00D8269D">
          <w:rPr>
            <w:bCs/>
            <w:color w:val="222222"/>
            <w:shd w:val="clear" w:color="auto" w:fill="FFFFFF"/>
          </w:rPr>
          <w:t>(Errormanage</w:t>
        </w:r>
        <w:r>
          <w:rPr>
            <w:rFonts w:hint="eastAsia"/>
            <w:bCs/>
            <w:i/>
            <w:iCs/>
            <w:color w:val="222222"/>
            <w:shd w:val="clear" w:color="auto" w:fill="FFFFFF"/>
            <w:vertAlign w:val="subscript"/>
          </w:rPr>
          <w:t>k</w:t>
        </w:r>
        <w:r w:rsidRPr="00D8269D">
          <w:rPr>
            <w:bCs/>
            <w:color w:val="222222"/>
            <w:shd w:val="clear" w:color="auto" w:fill="FFFFFF"/>
          </w:rPr>
          <w:t xml:space="preserve"> × </w:t>
        </w:r>
        <w:r>
          <w:rPr>
            <w:bCs/>
            <w:color w:val="222222"/>
            <w:shd w:val="clear" w:color="auto" w:fill="FFFFFF"/>
          </w:rPr>
          <w:t>ExternalLOC</w:t>
        </w:r>
        <w:r>
          <w:rPr>
            <w:rFonts w:hint="eastAsia"/>
            <w:bCs/>
            <w:i/>
            <w:iCs/>
            <w:color w:val="222222"/>
            <w:shd w:val="clear" w:color="auto" w:fill="FFFFFF"/>
            <w:vertAlign w:val="subscript"/>
          </w:rPr>
          <w:t>k</w:t>
        </w:r>
        <w:r w:rsidRPr="00D8269D">
          <w:rPr>
            <w:bCs/>
            <w:color w:val="222222"/>
            <w:shd w:val="clear" w:color="auto" w:fill="FFFFFF"/>
          </w:rPr>
          <w:t xml:space="preserve">) + </w:t>
        </w:r>
        <w:r w:rsidRPr="005B5FEB">
          <w:rPr>
            <w:bCs/>
            <w:i/>
            <w:iCs/>
            <w:color w:val="222222"/>
            <w:shd w:val="clear" w:color="auto" w:fill="FFFFFF"/>
          </w:rPr>
          <w:t>ν</w:t>
        </w:r>
      </w:ins>
      <w:ins w:id="3294" w:author="Haiyang Liu" w:date="2026-05-21T00:06:00Z" w16du:dateUtc="2026-05-20T17:06:00Z">
        <w:r w:rsidRPr="00DF1D2B">
          <w:rPr>
            <w:bCs/>
            <w:i/>
            <w:iCs/>
            <w:color w:val="222222"/>
            <w:shd w:val="clear" w:color="auto" w:fill="FFFFFF"/>
            <w:vertAlign w:val="subscript"/>
          </w:rPr>
          <w:t>y</w:t>
        </w:r>
      </w:ins>
      <w:ins w:id="3295" w:author="Haiyang Liu" w:date="2026-05-21T01:32:00Z" w16du:dateUtc="2026-05-20T18:32:00Z">
        <w:r w:rsidR="00A13008">
          <w:rPr>
            <w:bCs/>
            <w:color w:val="222222"/>
            <w:shd w:val="clear" w:color="auto" w:fill="FFFFFF"/>
            <w:vertAlign w:val="subscript"/>
          </w:rPr>
          <w:t>5</w:t>
        </w:r>
      </w:ins>
      <w:ins w:id="3296" w:author="Haiyang Liu" w:date="2026-05-21T00:00:00Z" w16du:dateUtc="2026-05-20T17:00:00Z">
        <w:r w:rsidRPr="00D8269D">
          <w:rPr>
            <w:bCs/>
            <w:color w:val="222222"/>
            <w:shd w:val="clear" w:color="auto" w:fill="FFFFFF"/>
          </w:rPr>
          <w:t>(Erroraversion</w:t>
        </w:r>
        <w:r w:rsidRPr="005B5FEB">
          <w:rPr>
            <w:rFonts w:hint="eastAsia"/>
            <w:bCs/>
            <w:i/>
            <w:iCs/>
            <w:color w:val="222222"/>
            <w:shd w:val="clear" w:color="auto" w:fill="FFFFFF"/>
            <w:vertAlign w:val="subscript"/>
          </w:rPr>
          <w:t>k</w:t>
        </w:r>
        <w:r w:rsidRPr="00D8269D">
          <w:rPr>
            <w:bCs/>
            <w:color w:val="222222"/>
            <w:shd w:val="clear" w:color="auto" w:fill="FFFFFF"/>
          </w:rPr>
          <w:t xml:space="preserve"> ×</w:t>
        </w:r>
        <w:r>
          <w:rPr>
            <w:bCs/>
            <w:color w:val="222222"/>
            <w:shd w:val="clear" w:color="auto" w:fill="FFFFFF"/>
          </w:rPr>
          <w:t xml:space="preserve"> ExternalLOC</w:t>
        </w:r>
        <w:r w:rsidRPr="005B5FEB">
          <w:rPr>
            <w:rFonts w:hint="eastAsia"/>
            <w:bCs/>
            <w:i/>
            <w:iCs/>
            <w:color w:val="222222"/>
            <w:shd w:val="clear" w:color="auto" w:fill="FFFFFF"/>
            <w:vertAlign w:val="subscript"/>
          </w:rPr>
          <w:t>k</w:t>
        </w:r>
        <w:r w:rsidRPr="00D8269D">
          <w:rPr>
            <w:bCs/>
            <w:color w:val="222222"/>
            <w:shd w:val="clear" w:color="auto" w:fill="FFFFFF"/>
          </w:rPr>
          <w:t>)</w:t>
        </w:r>
        <w:r>
          <w:rPr>
            <w:bCs/>
            <w:color w:val="222222"/>
            <w:shd w:val="clear" w:color="auto" w:fill="FFFFFF"/>
          </w:rPr>
          <w:t xml:space="preserve"> + </w:t>
        </w:r>
        <w:r w:rsidRPr="00D8269D">
          <w:rPr>
            <w:bCs/>
            <w:color w:val="222222"/>
            <w:shd w:val="clear" w:color="auto" w:fill="FFFFFF"/>
            <w:vertAlign w:val="subscript"/>
          </w:rPr>
          <w:t xml:space="preserve"> </w:t>
        </w:r>
        <w:r>
          <w:rPr>
            <w:bCs/>
            <w:color w:val="222222"/>
            <w:shd w:val="clear" w:color="auto" w:fill="FFFFFF"/>
          </w:rPr>
          <w:t>ε</w:t>
        </w:r>
      </w:ins>
      <w:ins w:id="3297" w:author="Haiyang Liu" w:date="2026-05-21T00:13:00Z" w16du:dateUtc="2026-05-20T17:13:00Z">
        <w:r w:rsidR="006E224F">
          <w:rPr>
            <w:bCs/>
            <w:color w:val="222222"/>
            <w:shd w:val="clear" w:color="auto" w:fill="FFFFFF"/>
            <w:vertAlign w:val="subscript"/>
          </w:rPr>
          <w:t>y</w:t>
        </w:r>
      </w:ins>
      <w:ins w:id="3298" w:author="Haiyang Liu" w:date="2026-05-21T00:00:00Z" w16du:dateUtc="2026-05-20T17:00:00Z">
        <w:r w:rsidRPr="00FA2E5E">
          <w:rPr>
            <w:rFonts w:hint="eastAsia"/>
            <w:bCs/>
            <w:i/>
            <w:iCs/>
            <w:color w:val="222222"/>
            <w:shd w:val="clear" w:color="auto" w:fill="FFFFFF"/>
            <w:vertAlign w:val="subscript"/>
          </w:rPr>
          <w:t>k</w:t>
        </w:r>
      </w:ins>
    </w:p>
    <w:p w14:paraId="75FC4B10" w14:textId="77777777" w:rsidR="003C5C09" w:rsidRDefault="003C5C09" w:rsidP="009A2144">
      <w:pPr>
        <w:snapToGrid w:val="0"/>
        <w:rPr>
          <w:ins w:id="3299" w:author="Haiyang Liu" w:date="2026-05-20T23:54:00Z" w16du:dateUtc="2026-05-20T16:54:00Z"/>
          <w:bCs/>
          <w:iCs/>
          <w:color w:val="222222"/>
          <w:shd w:val="clear" w:color="auto" w:fill="FFFFFF"/>
        </w:rPr>
      </w:pPr>
    </w:p>
    <w:p w14:paraId="28B5289E" w14:textId="77777777" w:rsidR="009A2144" w:rsidRDefault="009A2144">
      <w:pPr>
        <w:snapToGrid w:val="0"/>
        <w:rPr>
          <w:ins w:id="3300" w:author="Haiyang Liu" w:date="2026-05-20T23:50:00Z" w16du:dateUtc="2026-05-20T16:50:00Z"/>
          <w:bCs/>
          <w:iCs/>
          <w:color w:val="222222"/>
          <w:shd w:val="clear" w:color="auto" w:fill="FFFFFF"/>
        </w:rPr>
        <w:pPrChange w:id="3301" w:author="Haiyang Liu" w:date="2026-05-20T23:51:00Z" w16du:dateUtc="2026-05-20T16:51:00Z">
          <w:pPr>
            <w:snapToGrid w:val="0"/>
            <w:jc w:val="center"/>
          </w:pPr>
        </w:pPrChange>
      </w:pPr>
    </w:p>
    <w:p w14:paraId="42B20CC4" w14:textId="77777777" w:rsidR="00B818F0" w:rsidRDefault="00B818F0" w:rsidP="00B818F0">
      <w:pPr>
        <w:snapToGrid w:val="0"/>
        <w:rPr>
          <w:ins w:id="3302" w:author="Haiyang Liu" w:date="2026-05-20T23:50:00Z" w16du:dateUtc="2026-05-20T16:50:00Z"/>
          <w:color w:val="222222"/>
          <w:shd w:val="clear" w:color="auto" w:fill="FFFFFF"/>
        </w:rPr>
      </w:pPr>
      <w:ins w:id="3303" w:author="Haiyang Liu" w:date="2026-05-20T23:50:00Z" w16du:dateUtc="2026-05-20T16:50:00Z">
        <w:r>
          <w:rPr>
            <w:bCs/>
            <w:color w:val="222222"/>
            <w:shd w:val="clear" w:color="auto" w:fill="FFFFFF"/>
          </w:rPr>
          <w:t>Where:</w:t>
        </w:r>
      </w:ins>
    </w:p>
    <w:p w14:paraId="59C848F6" w14:textId="77777777" w:rsidR="006154E5" w:rsidRDefault="00B818F0" w:rsidP="006154E5">
      <w:pPr>
        <w:numPr>
          <w:ilvl w:val="1"/>
          <w:numId w:val="1"/>
        </w:numPr>
        <w:tabs>
          <w:tab w:val="num" w:pos="1440"/>
        </w:tabs>
        <w:snapToGrid w:val="0"/>
        <w:rPr>
          <w:ins w:id="3304" w:author="Haiyang Liu" w:date="2026-05-21T00:08:00Z" w16du:dateUtc="2026-05-20T17:08:00Z"/>
          <w:color w:val="222222"/>
          <w:shd w:val="clear" w:color="auto" w:fill="FFFFFF"/>
        </w:rPr>
      </w:pPr>
      <w:ins w:id="3305" w:author="Haiyang Liu" w:date="2026-05-20T23:50:00Z" w16du:dateUtc="2026-05-20T16:50:00Z">
        <w:r>
          <w:rPr>
            <w:bCs/>
            <w:i/>
            <w:iCs/>
            <w:color w:val="222222"/>
            <w:shd w:val="clear" w:color="auto" w:fill="FFFFFF"/>
          </w:rPr>
          <w:t>Error</w:t>
        </w:r>
        <w:r>
          <w:rPr>
            <w:bCs/>
            <w:i/>
            <w:iCs/>
            <w:color w:val="222222"/>
            <w:shd w:val="clear" w:color="auto" w:fill="FFFFFF"/>
            <w:vertAlign w:val="subscript"/>
          </w:rPr>
          <w:t>j</w:t>
        </w:r>
        <w:r>
          <w:rPr>
            <w:rFonts w:hint="eastAsia"/>
            <w:bCs/>
            <w:i/>
            <w:iCs/>
            <w:color w:val="222222"/>
            <w:shd w:val="clear" w:color="auto" w:fill="FFFFFF"/>
            <w:vertAlign w:val="subscript"/>
          </w:rPr>
          <w:t>k</w:t>
        </w:r>
        <w:r>
          <w:rPr>
            <w:bCs/>
            <w:color w:val="222222"/>
            <w:shd w:val="clear" w:color="auto" w:fill="FFFFFF"/>
          </w:rPr>
          <w:t xml:space="preserve"> = </w:t>
        </w:r>
        <w:r>
          <w:rPr>
            <w:rFonts w:hint="eastAsia"/>
            <w:bCs/>
            <w:color w:val="222222"/>
            <w:shd w:val="clear" w:color="auto" w:fill="FFFFFF"/>
          </w:rPr>
          <w:t xml:space="preserve">The </w:t>
        </w:r>
      </w:ins>
      <w:ins w:id="3306" w:author="Haiyang Liu" w:date="2026-05-20T23:57:00Z" w16du:dateUtc="2026-05-20T16:57:00Z">
        <w:r w:rsidR="009A2144">
          <w:rPr>
            <w:bCs/>
            <w:color w:val="222222"/>
            <w:shd w:val="clear" w:color="auto" w:fill="FFFFFF"/>
          </w:rPr>
          <w:t>action error</w:t>
        </w:r>
      </w:ins>
      <w:ins w:id="3307" w:author="Haiyang Liu" w:date="2026-05-20T23:50:00Z" w16du:dateUtc="2026-05-20T16:50:00Z">
        <w:r>
          <w:rPr>
            <w:bCs/>
            <w:color w:val="222222"/>
            <w:shd w:val="clear" w:color="auto" w:fill="FFFFFF"/>
          </w:rPr>
          <w:t xml:space="preserve"> score for newcomer </w:t>
        </w:r>
        <w:r>
          <w:rPr>
            <w:rFonts w:hint="eastAsia"/>
            <w:bCs/>
            <w:i/>
            <w:iCs/>
            <w:color w:val="222222"/>
            <w:shd w:val="clear" w:color="auto" w:fill="FFFFFF"/>
          </w:rPr>
          <w:t>k</w:t>
        </w:r>
        <w:r>
          <w:rPr>
            <w:bCs/>
            <w:color w:val="222222"/>
            <w:shd w:val="clear" w:color="auto" w:fill="FFFFFF"/>
          </w:rPr>
          <w:t xml:space="preserve"> at time </w:t>
        </w:r>
        <w:r>
          <w:rPr>
            <w:rFonts w:hint="eastAsia"/>
            <w:bCs/>
            <w:i/>
            <w:iCs/>
            <w:color w:val="222222"/>
            <w:shd w:val="clear" w:color="auto" w:fill="FFFFFF"/>
          </w:rPr>
          <w:t>j</w:t>
        </w:r>
      </w:ins>
    </w:p>
    <w:p w14:paraId="25E99CF7" w14:textId="32104B00" w:rsidR="006154E5" w:rsidRDefault="006154E5" w:rsidP="006154E5">
      <w:pPr>
        <w:numPr>
          <w:ilvl w:val="1"/>
          <w:numId w:val="1"/>
        </w:numPr>
        <w:tabs>
          <w:tab w:val="num" w:pos="1440"/>
        </w:tabs>
        <w:snapToGrid w:val="0"/>
        <w:rPr>
          <w:ins w:id="3308" w:author="Haiyang Liu" w:date="2026-05-21T00:08:00Z" w16du:dateUtc="2026-05-20T17:08:00Z"/>
          <w:color w:val="222222"/>
          <w:shd w:val="clear" w:color="auto" w:fill="FFFFFF"/>
        </w:rPr>
      </w:pPr>
      <w:ins w:id="3309" w:author="Haiyang Liu" w:date="2026-05-21T00:08:00Z" w16du:dateUtc="2026-05-20T17:08:00Z">
        <w:r w:rsidRPr="006154E5">
          <w:rPr>
            <w:bCs/>
            <w:color w:val="222222"/>
            <w:shd w:val="clear" w:color="auto" w:fill="FFFFFF"/>
            <w:rPrChange w:id="3310" w:author="Haiyang Liu" w:date="2026-05-21T00:08:00Z" w16du:dateUtc="2026-05-20T17:08:00Z">
              <w:rPr>
                <w:shd w:val="clear" w:color="auto" w:fill="FFFFFF"/>
              </w:rPr>
            </w:rPrChange>
          </w:rPr>
          <w:t>Errormanage</w:t>
        </w:r>
        <w:r w:rsidRPr="006154E5">
          <w:rPr>
            <w:bCs/>
            <w:i/>
            <w:color w:val="222222"/>
            <w:shd w:val="clear" w:color="auto" w:fill="FFFFFF"/>
            <w:vertAlign w:val="subscript"/>
            <w:rPrChange w:id="3311" w:author="Haiyang Liu" w:date="2026-05-21T00:08:00Z" w16du:dateUtc="2026-05-20T17:08:00Z">
              <w:rPr>
                <w:i/>
                <w:shd w:val="clear" w:color="auto" w:fill="FFFFFF"/>
                <w:vertAlign w:val="subscript"/>
              </w:rPr>
            </w:rPrChange>
          </w:rPr>
          <w:t>k</w:t>
        </w:r>
        <w:r w:rsidRPr="006154E5">
          <w:rPr>
            <w:bCs/>
            <w:color w:val="222222"/>
            <w:shd w:val="clear" w:color="auto" w:fill="FFFFFF"/>
            <w:rPrChange w:id="3312" w:author="Haiyang Liu" w:date="2026-05-21T00:08:00Z" w16du:dateUtc="2026-05-20T17:08:00Z">
              <w:rPr>
                <w:shd w:val="clear" w:color="auto" w:fill="FFFFFF"/>
              </w:rPr>
            </w:rPrChange>
          </w:rPr>
          <w:t xml:space="preserve"> = The main predictor, </w:t>
        </w:r>
        <w:r>
          <w:rPr>
            <w:bCs/>
            <w:color w:val="222222"/>
            <w:shd w:val="clear" w:color="auto" w:fill="FFFFFF"/>
          </w:rPr>
          <w:t>team</w:t>
        </w:r>
        <w:r w:rsidRPr="006154E5">
          <w:rPr>
            <w:bCs/>
            <w:color w:val="222222"/>
            <w:shd w:val="clear" w:color="auto" w:fill="FFFFFF"/>
            <w:rPrChange w:id="3313" w:author="Haiyang Liu" w:date="2026-05-21T00:08:00Z" w16du:dateUtc="2026-05-20T17:08:00Z">
              <w:rPr>
                <w:shd w:val="clear" w:color="auto" w:fill="FFFFFF"/>
              </w:rPr>
            </w:rPrChange>
          </w:rPr>
          <w:t xml:space="preserve"> </w:t>
        </w:r>
        <w:r w:rsidRPr="006154E5">
          <w:rPr>
            <w:bCs/>
            <w:i/>
            <w:iCs/>
            <w:color w:val="222222"/>
            <w:shd w:val="clear" w:color="auto" w:fill="FFFFFF"/>
            <w:rPrChange w:id="3314" w:author="Haiyang Liu" w:date="2026-05-21T00:08:00Z" w16du:dateUtc="2026-05-20T17:08:00Z">
              <w:rPr>
                <w:i/>
                <w:iCs/>
                <w:shd w:val="clear" w:color="auto" w:fill="FFFFFF"/>
              </w:rPr>
            </w:rPrChange>
          </w:rPr>
          <w:t>k</w:t>
        </w:r>
        <w:r w:rsidRPr="006154E5">
          <w:rPr>
            <w:bCs/>
            <w:color w:val="222222"/>
            <w:shd w:val="clear" w:color="auto" w:fill="FFFFFF"/>
            <w:rPrChange w:id="3315" w:author="Haiyang Liu" w:date="2026-05-21T00:08:00Z" w16du:dateUtc="2026-05-20T17:08:00Z">
              <w:rPr>
                <w:shd w:val="clear" w:color="auto" w:fill="FFFFFF"/>
              </w:rPr>
            </w:rPrChange>
          </w:rPr>
          <w:t xml:space="preserve">’s error management </w:t>
        </w:r>
      </w:ins>
      <w:ins w:id="3316" w:author="Haiyang Liu" w:date="2026-05-21T00:09:00Z" w16du:dateUtc="2026-05-20T17:09:00Z">
        <w:r>
          <w:rPr>
            <w:bCs/>
            <w:color w:val="222222"/>
            <w:shd w:val="clear" w:color="auto" w:fill="FFFFFF"/>
          </w:rPr>
          <w:t>culture</w:t>
        </w:r>
      </w:ins>
    </w:p>
    <w:p w14:paraId="6BEDD56F" w14:textId="6E9A1CED" w:rsidR="006154E5" w:rsidRDefault="006154E5" w:rsidP="006154E5">
      <w:pPr>
        <w:numPr>
          <w:ilvl w:val="1"/>
          <w:numId w:val="1"/>
        </w:numPr>
        <w:tabs>
          <w:tab w:val="num" w:pos="1440"/>
        </w:tabs>
        <w:snapToGrid w:val="0"/>
        <w:rPr>
          <w:ins w:id="3317" w:author="Haiyang Liu" w:date="2026-05-21T00:08:00Z" w16du:dateUtc="2026-05-20T17:08:00Z"/>
          <w:color w:val="222222"/>
          <w:shd w:val="clear" w:color="auto" w:fill="FFFFFF"/>
        </w:rPr>
      </w:pPr>
      <w:ins w:id="3318" w:author="Haiyang Liu" w:date="2026-05-21T00:08:00Z" w16du:dateUtc="2026-05-20T17:08:00Z">
        <w:r w:rsidRPr="006154E5">
          <w:rPr>
            <w:bCs/>
            <w:color w:val="222222"/>
            <w:shd w:val="clear" w:color="auto" w:fill="FFFFFF"/>
            <w:rPrChange w:id="3319" w:author="Haiyang Liu" w:date="2026-05-21T00:08:00Z" w16du:dateUtc="2026-05-20T17:08:00Z">
              <w:rPr>
                <w:shd w:val="clear" w:color="auto" w:fill="FFFFFF"/>
              </w:rPr>
            </w:rPrChange>
          </w:rPr>
          <w:t>Erroraversion</w:t>
        </w:r>
        <w:r w:rsidRPr="006154E5">
          <w:rPr>
            <w:bCs/>
            <w:i/>
            <w:color w:val="222222"/>
            <w:shd w:val="clear" w:color="auto" w:fill="FFFFFF"/>
            <w:vertAlign w:val="subscript"/>
            <w:rPrChange w:id="3320" w:author="Haiyang Liu" w:date="2026-05-21T00:08:00Z" w16du:dateUtc="2026-05-20T17:08:00Z">
              <w:rPr>
                <w:i/>
                <w:shd w:val="clear" w:color="auto" w:fill="FFFFFF"/>
                <w:vertAlign w:val="subscript"/>
              </w:rPr>
            </w:rPrChange>
          </w:rPr>
          <w:t>k</w:t>
        </w:r>
        <w:r w:rsidRPr="006154E5">
          <w:rPr>
            <w:bCs/>
            <w:color w:val="222222"/>
            <w:shd w:val="clear" w:color="auto" w:fill="FFFFFF"/>
            <w:rPrChange w:id="3321" w:author="Haiyang Liu" w:date="2026-05-21T00:08:00Z" w16du:dateUtc="2026-05-20T17:08:00Z">
              <w:rPr>
                <w:shd w:val="clear" w:color="auto" w:fill="FFFFFF"/>
              </w:rPr>
            </w:rPrChange>
          </w:rPr>
          <w:t xml:space="preserve"> = The main predictor, </w:t>
        </w:r>
      </w:ins>
      <w:ins w:id="3322" w:author="Haiyang Liu" w:date="2026-05-21T00:09:00Z" w16du:dateUtc="2026-05-20T17:09:00Z">
        <w:r>
          <w:rPr>
            <w:bCs/>
            <w:color w:val="222222"/>
            <w:shd w:val="clear" w:color="auto" w:fill="FFFFFF"/>
          </w:rPr>
          <w:t>team</w:t>
        </w:r>
      </w:ins>
      <w:ins w:id="3323" w:author="Haiyang Liu" w:date="2026-05-21T00:08:00Z" w16du:dateUtc="2026-05-20T17:08:00Z">
        <w:r w:rsidRPr="00DF1D2B">
          <w:rPr>
            <w:bCs/>
            <w:color w:val="222222"/>
            <w:shd w:val="clear" w:color="auto" w:fill="FFFFFF"/>
          </w:rPr>
          <w:t xml:space="preserve"> </w:t>
        </w:r>
        <w:r w:rsidRPr="006154E5">
          <w:rPr>
            <w:bCs/>
            <w:i/>
            <w:iCs/>
            <w:color w:val="222222"/>
            <w:shd w:val="clear" w:color="auto" w:fill="FFFFFF"/>
            <w:rPrChange w:id="3324" w:author="Haiyang Liu" w:date="2026-05-21T00:08:00Z" w16du:dateUtc="2026-05-20T17:08:00Z">
              <w:rPr>
                <w:i/>
                <w:iCs/>
                <w:shd w:val="clear" w:color="auto" w:fill="FFFFFF"/>
              </w:rPr>
            </w:rPrChange>
          </w:rPr>
          <w:t>k</w:t>
        </w:r>
        <w:r w:rsidRPr="006154E5">
          <w:rPr>
            <w:bCs/>
            <w:color w:val="222222"/>
            <w:shd w:val="clear" w:color="auto" w:fill="FFFFFF"/>
            <w:rPrChange w:id="3325" w:author="Haiyang Liu" w:date="2026-05-21T00:08:00Z" w16du:dateUtc="2026-05-20T17:08:00Z">
              <w:rPr>
                <w:shd w:val="clear" w:color="auto" w:fill="FFFFFF"/>
              </w:rPr>
            </w:rPrChange>
          </w:rPr>
          <w:t xml:space="preserve">’s error </w:t>
        </w:r>
      </w:ins>
      <w:ins w:id="3326" w:author="Haiyang Liu" w:date="2026-05-21T00:09:00Z" w16du:dateUtc="2026-05-20T17:09:00Z">
        <w:r>
          <w:rPr>
            <w:bCs/>
            <w:color w:val="222222"/>
            <w:shd w:val="clear" w:color="auto" w:fill="FFFFFF"/>
          </w:rPr>
          <w:t>aversion</w:t>
        </w:r>
      </w:ins>
      <w:ins w:id="3327" w:author="Haiyang Liu" w:date="2026-05-21T00:08:00Z" w16du:dateUtc="2026-05-20T17:08:00Z">
        <w:r w:rsidRPr="006154E5">
          <w:rPr>
            <w:bCs/>
            <w:color w:val="222222"/>
            <w:shd w:val="clear" w:color="auto" w:fill="FFFFFF"/>
            <w:rPrChange w:id="3328" w:author="Haiyang Liu" w:date="2026-05-21T00:08:00Z" w16du:dateUtc="2026-05-20T17:08:00Z">
              <w:rPr>
                <w:shd w:val="clear" w:color="auto" w:fill="FFFFFF"/>
              </w:rPr>
            </w:rPrChange>
          </w:rPr>
          <w:t xml:space="preserve"> </w:t>
        </w:r>
      </w:ins>
      <w:ins w:id="3329" w:author="Haiyang Liu" w:date="2026-05-21T00:09:00Z" w16du:dateUtc="2026-05-20T17:09:00Z">
        <w:r>
          <w:rPr>
            <w:bCs/>
            <w:color w:val="222222"/>
            <w:shd w:val="clear" w:color="auto" w:fill="FFFFFF"/>
          </w:rPr>
          <w:t>culture</w:t>
        </w:r>
      </w:ins>
    </w:p>
    <w:p w14:paraId="71CCA741" w14:textId="207887C3" w:rsidR="006154E5" w:rsidRPr="006E224F" w:rsidRDefault="0072132C" w:rsidP="006E224F">
      <w:pPr>
        <w:numPr>
          <w:ilvl w:val="1"/>
          <w:numId w:val="1"/>
        </w:numPr>
        <w:tabs>
          <w:tab w:val="num" w:pos="1440"/>
        </w:tabs>
        <w:snapToGrid w:val="0"/>
        <w:rPr>
          <w:ins w:id="3330" w:author="Haiyang Liu" w:date="2026-05-20T23:50:00Z" w16du:dateUtc="2026-05-20T16:50:00Z"/>
          <w:color w:val="222222"/>
          <w:shd w:val="clear" w:color="auto" w:fill="FFFFFF"/>
        </w:rPr>
      </w:pPr>
      <w:ins w:id="3331" w:author="Haiyang Liu" w:date="2026-05-24T23:26:00Z" w16du:dateUtc="2026-05-24T16:26:00Z">
        <w:r>
          <w:rPr>
            <w:bCs/>
            <w:color w:val="222222"/>
            <w:shd w:val="clear" w:color="auto" w:fill="FFFFFF"/>
          </w:rPr>
          <w:t>ExternalLOC</w:t>
        </w:r>
      </w:ins>
      <w:ins w:id="3332" w:author="Haiyang Liu" w:date="2026-05-21T00:08:00Z" w16du:dateUtc="2026-05-20T17:08:00Z">
        <w:r w:rsidR="006154E5" w:rsidRPr="006154E5">
          <w:rPr>
            <w:bCs/>
            <w:i/>
            <w:iCs/>
            <w:color w:val="222222"/>
            <w:shd w:val="clear" w:color="auto" w:fill="FFFFFF"/>
            <w:vertAlign w:val="subscript"/>
            <w:rPrChange w:id="3333" w:author="Haiyang Liu" w:date="2026-05-21T00:08:00Z" w16du:dateUtc="2026-05-20T17:08:00Z">
              <w:rPr>
                <w:i/>
                <w:iCs/>
                <w:shd w:val="clear" w:color="auto" w:fill="FFFFFF"/>
                <w:vertAlign w:val="subscript"/>
              </w:rPr>
            </w:rPrChange>
          </w:rPr>
          <w:t>k</w:t>
        </w:r>
        <w:r w:rsidR="006154E5" w:rsidRPr="006154E5">
          <w:rPr>
            <w:bCs/>
            <w:i/>
            <w:iCs/>
            <w:color w:val="222222"/>
            <w:shd w:val="clear" w:color="auto" w:fill="FFFFFF"/>
            <w:rPrChange w:id="3334" w:author="Haiyang Liu" w:date="2026-05-21T00:08:00Z" w16du:dateUtc="2026-05-20T17:08:00Z">
              <w:rPr>
                <w:i/>
                <w:iCs/>
                <w:shd w:val="clear" w:color="auto" w:fill="FFFFFF"/>
              </w:rPr>
            </w:rPrChange>
          </w:rPr>
          <w:t xml:space="preserve"> </w:t>
        </w:r>
        <w:r w:rsidR="006154E5" w:rsidRPr="006154E5">
          <w:rPr>
            <w:bCs/>
            <w:color w:val="222222"/>
            <w:shd w:val="clear" w:color="auto" w:fill="FFFFFF"/>
            <w:rPrChange w:id="3335" w:author="Haiyang Liu" w:date="2026-05-21T00:08:00Z" w16du:dateUtc="2026-05-20T17:08:00Z">
              <w:rPr>
                <w:shd w:val="clear" w:color="auto" w:fill="FFFFFF"/>
              </w:rPr>
            </w:rPrChange>
          </w:rPr>
          <w:t xml:space="preserve">= The moderator, </w:t>
        </w:r>
        <w:r w:rsidR="006154E5">
          <w:rPr>
            <w:bCs/>
            <w:color w:val="222222"/>
            <w:shd w:val="clear" w:color="auto" w:fill="FFFFFF"/>
          </w:rPr>
          <w:t>newcomer</w:t>
        </w:r>
        <w:r w:rsidR="006154E5" w:rsidRPr="00DF1D2B">
          <w:rPr>
            <w:bCs/>
            <w:color w:val="222222"/>
            <w:shd w:val="clear" w:color="auto" w:fill="FFFFFF"/>
          </w:rPr>
          <w:t xml:space="preserve"> </w:t>
        </w:r>
        <w:r w:rsidR="006154E5" w:rsidRPr="006154E5">
          <w:rPr>
            <w:bCs/>
            <w:i/>
            <w:iCs/>
            <w:color w:val="222222"/>
            <w:shd w:val="clear" w:color="auto" w:fill="FFFFFF"/>
            <w:rPrChange w:id="3336" w:author="Haiyang Liu" w:date="2026-05-21T00:08:00Z" w16du:dateUtc="2026-05-20T17:08:00Z">
              <w:rPr>
                <w:i/>
                <w:iCs/>
                <w:shd w:val="clear" w:color="auto" w:fill="FFFFFF"/>
              </w:rPr>
            </w:rPrChange>
          </w:rPr>
          <w:t>k</w:t>
        </w:r>
        <w:r w:rsidR="006154E5" w:rsidRPr="006154E5">
          <w:rPr>
            <w:bCs/>
            <w:color w:val="222222"/>
            <w:shd w:val="clear" w:color="auto" w:fill="FFFFFF"/>
            <w:rPrChange w:id="3337" w:author="Haiyang Liu" w:date="2026-05-21T00:08:00Z" w16du:dateUtc="2026-05-20T17:08:00Z">
              <w:rPr>
                <w:shd w:val="clear" w:color="auto" w:fill="FFFFFF"/>
              </w:rPr>
            </w:rPrChange>
          </w:rPr>
          <w:t xml:space="preserve">’s </w:t>
        </w:r>
      </w:ins>
      <w:ins w:id="3338" w:author="Haiyang Liu" w:date="2026-05-21T00:09:00Z" w16du:dateUtc="2026-05-20T17:09:00Z">
        <w:r w:rsidR="006154E5">
          <w:rPr>
            <w:bCs/>
            <w:color w:val="222222"/>
            <w:shd w:val="clear" w:color="auto" w:fill="FFFFFF"/>
          </w:rPr>
          <w:t>external locus of control</w:t>
        </w:r>
      </w:ins>
    </w:p>
    <w:p w14:paraId="01ADE23E" w14:textId="6BE6404F" w:rsidR="00B818F0" w:rsidRDefault="00B818F0" w:rsidP="00B818F0">
      <w:pPr>
        <w:numPr>
          <w:ilvl w:val="1"/>
          <w:numId w:val="1"/>
        </w:numPr>
        <w:tabs>
          <w:tab w:val="num" w:pos="1440"/>
        </w:tabs>
        <w:snapToGrid w:val="0"/>
        <w:rPr>
          <w:ins w:id="3339" w:author="Haiyang Liu" w:date="2026-05-20T23:50:00Z" w16du:dateUtc="2026-05-20T16:50:00Z"/>
          <w:color w:val="222222"/>
          <w:shd w:val="clear" w:color="auto" w:fill="FFFFFF"/>
        </w:rPr>
      </w:pPr>
      <w:ins w:id="3340" w:author="Haiyang Liu" w:date="2026-05-20T23:50:00Z" w16du:dateUtc="2026-05-20T16:50:00Z">
        <w:r w:rsidRPr="005B5FEB">
          <w:rPr>
            <w:bCs/>
            <w:i/>
            <w:iCs/>
            <w:color w:val="222222"/>
            <w:shd w:val="clear" w:color="auto" w:fill="FFFFFF"/>
          </w:rPr>
          <w:t>λ</w:t>
        </w:r>
        <w:r>
          <w:rPr>
            <w:bCs/>
            <w:iCs/>
            <w:color w:val="222222"/>
            <w:shd w:val="clear" w:color="auto" w:fill="FFFFFF"/>
            <w:vertAlign w:val="subscript"/>
          </w:rPr>
          <w:t>1</w:t>
        </w:r>
        <w:r>
          <w:rPr>
            <w:bCs/>
            <w:color w:val="222222"/>
            <w:shd w:val="clear" w:color="auto" w:fill="FFFFFF"/>
          </w:rPr>
          <w:t xml:space="preserve"> </w:t>
        </w:r>
      </w:ins>
      <w:ins w:id="3341" w:author="Haiyang Liu" w:date="2026-05-21T00:11:00Z" w16du:dateUtc="2026-05-20T17:11:00Z">
        <w:r w:rsidR="006E224F">
          <w:rPr>
            <w:bCs/>
            <w:color w:val="222222"/>
            <w:shd w:val="clear" w:color="auto" w:fill="FFFFFF"/>
          </w:rPr>
          <w:t xml:space="preserve">and </w:t>
        </w:r>
        <w:r w:rsidR="006E224F" w:rsidRPr="005B5FEB">
          <w:rPr>
            <w:bCs/>
            <w:i/>
            <w:iCs/>
            <w:color w:val="222222"/>
            <w:shd w:val="clear" w:color="auto" w:fill="FFFFFF"/>
          </w:rPr>
          <w:t>λ</w:t>
        </w:r>
        <w:r w:rsidR="006E224F" w:rsidRPr="00DF1D2B">
          <w:rPr>
            <w:bCs/>
            <w:i/>
            <w:iCs/>
            <w:color w:val="222222"/>
            <w:shd w:val="clear" w:color="auto" w:fill="FFFFFF"/>
            <w:vertAlign w:val="subscript"/>
          </w:rPr>
          <w:t>y</w:t>
        </w:r>
        <w:r w:rsidR="006E224F">
          <w:rPr>
            <w:bCs/>
            <w:color w:val="222222"/>
            <w:shd w:val="clear" w:color="auto" w:fill="FFFFFF"/>
          </w:rPr>
          <w:t xml:space="preserve"> </w:t>
        </w:r>
      </w:ins>
      <w:ins w:id="3342" w:author="Haiyang Liu" w:date="2026-05-20T23:50:00Z" w16du:dateUtc="2026-05-20T16:50:00Z">
        <w:r>
          <w:rPr>
            <w:bCs/>
            <w:color w:val="222222"/>
            <w:shd w:val="clear" w:color="auto" w:fill="FFFFFF"/>
          </w:rPr>
          <w:t xml:space="preserve">= </w:t>
        </w:r>
      </w:ins>
      <w:ins w:id="3343" w:author="Haiyang Liu" w:date="2026-05-21T00:10:00Z" w16du:dateUtc="2026-05-20T17:10:00Z">
        <w:r w:rsidR="006E224F">
          <w:rPr>
            <w:bCs/>
            <w:color w:val="222222"/>
            <w:shd w:val="clear" w:color="auto" w:fill="FFFFFF"/>
          </w:rPr>
          <w:t>Constant</w:t>
        </w:r>
      </w:ins>
      <w:ins w:id="3344" w:author="Haiyang Liu" w:date="2026-05-20T23:50:00Z" w16du:dateUtc="2026-05-20T16:50:00Z">
        <w:r>
          <w:rPr>
            <w:bCs/>
            <w:color w:val="222222"/>
            <w:shd w:val="clear" w:color="auto" w:fill="FFFFFF"/>
          </w:rPr>
          <w:t xml:space="preserve"> </w:t>
        </w:r>
      </w:ins>
    </w:p>
    <w:p w14:paraId="2D2DCD4C" w14:textId="77777777" w:rsidR="00050FEC" w:rsidRPr="00050FEC" w:rsidRDefault="00B818F0" w:rsidP="00B818F0">
      <w:pPr>
        <w:numPr>
          <w:ilvl w:val="1"/>
          <w:numId w:val="1"/>
        </w:numPr>
        <w:tabs>
          <w:tab w:val="num" w:pos="1440"/>
        </w:tabs>
        <w:snapToGrid w:val="0"/>
        <w:rPr>
          <w:ins w:id="3345" w:author="Haiyang Liu" w:date="2026-05-21T01:30:00Z" w16du:dateUtc="2026-05-20T18:30:00Z"/>
          <w:color w:val="222222"/>
          <w:shd w:val="clear" w:color="auto" w:fill="FFFFFF"/>
        </w:rPr>
      </w:pPr>
      <w:ins w:id="3346" w:author="Haiyang Liu" w:date="2026-05-20T23:50:00Z" w16du:dateUtc="2026-05-20T16:50:00Z">
        <w:r w:rsidRPr="005B5FEB">
          <w:rPr>
            <w:bCs/>
            <w:i/>
            <w:iCs/>
            <w:color w:val="222222"/>
            <w:shd w:val="clear" w:color="auto" w:fill="FFFFFF"/>
          </w:rPr>
          <w:t>λ</w:t>
        </w:r>
      </w:ins>
      <w:ins w:id="3347" w:author="Haiyang Liu" w:date="2026-05-21T00:11:00Z" w16du:dateUtc="2026-05-20T17:11:00Z">
        <w:r w:rsidR="006E224F" w:rsidRPr="006E224F">
          <w:rPr>
            <w:bCs/>
            <w:i/>
            <w:color w:val="222222"/>
            <w:shd w:val="clear" w:color="auto" w:fill="FFFFFF"/>
            <w:vertAlign w:val="subscript"/>
            <w:rPrChange w:id="3348" w:author="Haiyang Liu" w:date="2026-05-21T00:11:00Z" w16du:dateUtc="2026-05-20T17:11:00Z">
              <w:rPr>
                <w:bCs/>
                <w:iCs/>
                <w:color w:val="222222"/>
                <w:shd w:val="clear" w:color="auto" w:fill="FFFFFF"/>
                <w:vertAlign w:val="subscript"/>
              </w:rPr>
            </w:rPrChange>
          </w:rPr>
          <w:t>i</w:t>
        </w:r>
        <w:r w:rsidR="006E224F">
          <w:rPr>
            <w:bCs/>
            <w:color w:val="222222"/>
            <w:shd w:val="clear" w:color="auto" w:fill="FFFFFF"/>
          </w:rPr>
          <w:t xml:space="preserve">, </w:t>
        </w:r>
        <w:r w:rsidR="006E224F" w:rsidRPr="005B5FEB">
          <w:rPr>
            <w:bCs/>
            <w:i/>
            <w:iCs/>
            <w:color w:val="222222"/>
            <w:shd w:val="clear" w:color="auto" w:fill="FFFFFF"/>
          </w:rPr>
          <w:t>λ</w:t>
        </w:r>
        <w:r w:rsidR="006E224F">
          <w:rPr>
            <w:bCs/>
            <w:i/>
            <w:color w:val="222222"/>
            <w:shd w:val="clear" w:color="auto" w:fill="FFFFFF"/>
            <w:vertAlign w:val="subscript"/>
          </w:rPr>
          <w:t xml:space="preserve">s, </w:t>
        </w:r>
        <w:r w:rsidR="006E224F">
          <w:rPr>
            <w:bCs/>
            <w:color w:val="222222"/>
            <w:shd w:val="clear" w:color="auto" w:fill="FFFFFF"/>
          </w:rPr>
          <w:t xml:space="preserve">and </w:t>
        </w:r>
        <w:r w:rsidR="006E224F" w:rsidRPr="005B5FEB">
          <w:rPr>
            <w:bCs/>
            <w:i/>
            <w:iCs/>
            <w:color w:val="222222"/>
            <w:shd w:val="clear" w:color="auto" w:fill="FFFFFF"/>
          </w:rPr>
          <w:t>λ</w:t>
        </w:r>
        <w:r w:rsidR="006E224F">
          <w:rPr>
            <w:bCs/>
            <w:i/>
            <w:color w:val="222222"/>
            <w:shd w:val="clear" w:color="auto" w:fill="FFFFFF"/>
            <w:vertAlign w:val="subscript"/>
          </w:rPr>
          <w:t>q</w:t>
        </w:r>
        <w:r w:rsidR="006E224F">
          <w:rPr>
            <w:bCs/>
            <w:color w:val="222222"/>
            <w:shd w:val="clear" w:color="auto" w:fill="FFFFFF"/>
          </w:rPr>
          <w:t xml:space="preserve"> </w:t>
        </w:r>
      </w:ins>
      <w:ins w:id="3349" w:author="Haiyang Liu" w:date="2026-05-20T23:50:00Z" w16du:dateUtc="2026-05-20T16:50:00Z">
        <w:r>
          <w:rPr>
            <w:bCs/>
            <w:color w:val="222222"/>
            <w:shd w:val="clear" w:color="auto" w:fill="FFFFFF"/>
          </w:rPr>
          <w:t xml:space="preserve">= </w:t>
        </w:r>
        <w:r>
          <w:rPr>
            <w:rFonts w:hint="eastAsia"/>
            <w:bCs/>
            <w:color w:val="222222"/>
            <w:shd w:val="clear" w:color="auto" w:fill="FFFFFF"/>
          </w:rPr>
          <w:t>Expectation</w:t>
        </w:r>
      </w:ins>
      <w:ins w:id="3350" w:author="Haiyang Liu" w:date="2026-05-21T00:12:00Z" w16du:dateUtc="2026-05-20T17:12:00Z">
        <w:r w:rsidR="006E224F">
          <w:rPr>
            <w:bCs/>
            <w:color w:val="222222"/>
            <w:shd w:val="clear" w:color="auto" w:fill="FFFFFF"/>
          </w:rPr>
          <w:t>s</w:t>
        </w:r>
      </w:ins>
      <w:ins w:id="3351" w:author="Haiyang Liu" w:date="2026-05-20T23:50:00Z" w16du:dateUtc="2026-05-20T16:50:00Z">
        <w:r>
          <w:rPr>
            <w:bCs/>
            <w:color w:val="222222"/>
            <w:shd w:val="clear" w:color="auto" w:fill="FFFFFF"/>
          </w:rPr>
          <w:t xml:space="preserve"> of Time–Error trajectory</w:t>
        </w:r>
      </w:ins>
      <w:ins w:id="3352" w:author="Haiyang Liu" w:date="2026-05-21T00:12:00Z" w16du:dateUtc="2026-05-20T17:12:00Z">
        <w:r w:rsidR="006E224F">
          <w:rPr>
            <w:bCs/>
            <w:color w:val="222222"/>
            <w:shd w:val="clear" w:color="auto" w:fill="FFFFFF"/>
          </w:rPr>
          <w:t xml:space="preserve"> components</w:t>
        </w:r>
      </w:ins>
    </w:p>
    <w:p w14:paraId="06CD159B" w14:textId="1441A91B" w:rsidR="00B818F0" w:rsidRDefault="00050FEC" w:rsidP="00B818F0">
      <w:pPr>
        <w:numPr>
          <w:ilvl w:val="1"/>
          <w:numId w:val="1"/>
        </w:numPr>
        <w:tabs>
          <w:tab w:val="num" w:pos="1440"/>
        </w:tabs>
        <w:snapToGrid w:val="0"/>
        <w:rPr>
          <w:ins w:id="3353" w:author="Haiyang Liu" w:date="2026-05-20T23:50:00Z" w16du:dateUtc="2026-05-20T16:50:00Z"/>
          <w:color w:val="222222"/>
          <w:shd w:val="clear" w:color="auto" w:fill="FFFFFF"/>
        </w:rPr>
      </w:pPr>
      <w:ins w:id="3354" w:author="Haiyang Liu" w:date="2026-05-21T01:30:00Z" w16du:dateUtc="2026-05-20T18:30:00Z">
        <w:r w:rsidRPr="005B5FEB">
          <w:rPr>
            <w:bCs/>
            <w:i/>
            <w:iCs/>
            <w:color w:val="222222"/>
            <w:shd w:val="clear" w:color="auto" w:fill="FFFFFF"/>
          </w:rPr>
          <w:t>ν</w:t>
        </w:r>
        <w:r w:rsidRPr="00050FEC">
          <w:rPr>
            <w:bCs/>
            <w:i/>
            <w:iCs/>
            <w:color w:val="222222"/>
            <w:shd w:val="clear" w:color="auto" w:fill="FFFFFF"/>
            <w:rPrChange w:id="3355" w:author="Haiyang Liu" w:date="2026-05-21T01:30:00Z" w16du:dateUtc="2026-05-20T18:30:00Z">
              <w:rPr>
                <w:bCs/>
                <w:i/>
                <w:iCs/>
                <w:color w:val="222222"/>
                <w:shd w:val="clear" w:color="auto" w:fill="FFFFFF"/>
                <w:vertAlign w:val="subscript"/>
              </w:rPr>
            </w:rPrChange>
          </w:rPr>
          <w:t>s</w:t>
        </w:r>
      </w:ins>
      <w:ins w:id="3356" w:author="Haiyang Liu" w:date="2026-05-20T23:50:00Z" w16du:dateUtc="2026-05-20T16:50:00Z">
        <w:r w:rsidR="00B818F0">
          <w:rPr>
            <w:bCs/>
            <w:color w:val="222222"/>
            <w:shd w:val="clear" w:color="auto" w:fill="FFFFFF"/>
          </w:rPr>
          <w:t xml:space="preserve">  </w:t>
        </w:r>
      </w:ins>
      <w:ins w:id="3357" w:author="Haiyang Liu" w:date="2026-05-21T01:30:00Z" w16du:dateUtc="2026-05-20T18:30:00Z">
        <w:r>
          <w:rPr>
            <w:bCs/>
            <w:color w:val="222222"/>
            <w:shd w:val="clear" w:color="auto" w:fill="FFFFFF"/>
          </w:rPr>
          <w:t>= coefficients</w:t>
        </w:r>
      </w:ins>
    </w:p>
    <w:p w14:paraId="1EF67289" w14:textId="7D7EE502" w:rsidR="00B818F0" w:rsidRDefault="00B818F0" w:rsidP="008568FC">
      <w:pPr>
        <w:numPr>
          <w:ilvl w:val="1"/>
          <w:numId w:val="1"/>
        </w:numPr>
        <w:tabs>
          <w:tab w:val="num" w:pos="1440"/>
        </w:tabs>
        <w:snapToGrid w:val="0"/>
        <w:rPr>
          <w:ins w:id="3358" w:author="Haiyang Liu" w:date="2026-05-21T00:14:00Z" w16du:dateUtc="2026-05-20T17:14:00Z"/>
          <w:color w:val="222222"/>
          <w:shd w:val="clear" w:color="auto" w:fill="FFFFFF"/>
        </w:rPr>
      </w:pPr>
      <w:ins w:id="3359" w:author="Haiyang Liu" w:date="2026-05-20T23:50:00Z" w16du:dateUtc="2026-05-20T16:50:00Z">
        <w:r w:rsidRPr="005B5FEB">
          <w:rPr>
            <w:bCs/>
            <w:i/>
            <w:iCs/>
            <w:color w:val="222222"/>
            <w:shd w:val="clear" w:color="auto" w:fill="FFFFFF"/>
          </w:rPr>
          <w:t>θ</w:t>
        </w:r>
        <w:r>
          <w:rPr>
            <w:bCs/>
            <w:i/>
            <w:iCs/>
            <w:color w:val="222222"/>
            <w:shd w:val="clear" w:color="auto" w:fill="FFFFFF"/>
            <w:vertAlign w:val="subscript"/>
          </w:rPr>
          <w:t>j</w:t>
        </w:r>
        <w:r>
          <w:rPr>
            <w:rFonts w:hint="eastAsia"/>
            <w:bCs/>
            <w:i/>
            <w:iCs/>
            <w:color w:val="222222"/>
            <w:shd w:val="clear" w:color="auto" w:fill="FFFFFF"/>
            <w:vertAlign w:val="subscript"/>
          </w:rPr>
          <w:t>k</w:t>
        </w:r>
        <w:r w:rsidRPr="007429E9">
          <w:rPr>
            <w:rFonts w:hint="eastAsia"/>
            <w:bCs/>
            <w:i/>
            <w:iCs/>
            <w:color w:val="222222"/>
            <w:shd w:val="clear" w:color="auto" w:fill="FFFFFF"/>
          </w:rPr>
          <w:t>,</w:t>
        </w:r>
        <w:r>
          <w:rPr>
            <w:bCs/>
            <w:color w:val="222222"/>
            <w:shd w:val="clear" w:color="auto" w:fill="FFFFFF"/>
          </w:rPr>
          <w:t xml:space="preserve"> ε</w:t>
        </w:r>
      </w:ins>
      <w:ins w:id="3360" w:author="Haiyang Liu" w:date="2026-05-20T23:57:00Z" w16du:dateUtc="2026-05-20T16:57:00Z">
        <w:r w:rsidR="009A2144" w:rsidRPr="006E224F">
          <w:rPr>
            <w:bCs/>
            <w:i/>
            <w:iCs/>
            <w:color w:val="222222"/>
            <w:shd w:val="clear" w:color="auto" w:fill="FFFFFF"/>
            <w:vertAlign w:val="subscript"/>
            <w:rPrChange w:id="3361" w:author="Haiyang Liu" w:date="2026-05-21T00:13:00Z" w16du:dateUtc="2026-05-20T17:13:00Z">
              <w:rPr>
                <w:bCs/>
                <w:color w:val="222222"/>
                <w:shd w:val="clear" w:color="auto" w:fill="FFFFFF"/>
                <w:vertAlign w:val="subscript"/>
              </w:rPr>
            </w:rPrChange>
          </w:rPr>
          <w:t>i</w:t>
        </w:r>
      </w:ins>
      <w:ins w:id="3362" w:author="Haiyang Liu" w:date="2026-05-20T23:50:00Z" w16du:dateUtc="2026-05-20T16:50:00Z">
        <w:r>
          <w:rPr>
            <w:rFonts w:hint="eastAsia"/>
            <w:bCs/>
            <w:i/>
            <w:iCs/>
            <w:color w:val="222222"/>
            <w:shd w:val="clear" w:color="auto" w:fill="FFFFFF"/>
            <w:vertAlign w:val="subscript"/>
          </w:rPr>
          <w:t>k</w:t>
        </w:r>
      </w:ins>
      <w:ins w:id="3363" w:author="Haiyang Liu" w:date="2026-05-21T00:13:00Z" w16du:dateUtc="2026-05-20T17:13:00Z">
        <w:r w:rsidR="006E224F">
          <w:rPr>
            <w:bCs/>
            <w:i/>
            <w:iCs/>
            <w:color w:val="222222"/>
            <w:shd w:val="clear" w:color="auto" w:fill="FFFFFF"/>
          </w:rPr>
          <w:t xml:space="preserve">, </w:t>
        </w:r>
        <w:r w:rsidR="006E224F">
          <w:rPr>
            <w:bCs/>
            <w:color w:val="222222"/>
            <w:shd w:val="clear" w:color="auto" w:fill="FFFFFF"/>
          </w:rPr>
          <w:t>ε</w:t>
        </w:r>
        <w:r w:rsidR="006E224F">
          <w:rPr>
            <w:bCs/>
            <w:i/>
            <w:iCs/>
            <w:color w:val="222222"/>
            <w:shd w:val="clear" w:color="auto" w:fill="FFFFFF"/>
            <w:vertAlign w:val="subscript"/>
          </w:rPr>
          <w:t>s</w:t>
        </w:r>
        <w:r w:rsidR="006E224F">
          <w:rPr>
            <w:rFonts w:hint="eastAsia"/>
            <w:bCs/>
            <w:i/>
            <w:iCs/>
            <w:color w:val="222222"/>
            <w:shd w:val="clear" w:color="auto" w:fill="FFFFFF"/>
            <w:vertAlign w:val="subscript"/>
          </w:rPr>
          <w:t>k</w:t>
        </w:r>
        <w:r w:rsidR="006E224F">
          <w:rPr>
            <w:bCs/>
            <w:iCs/>
            <w:color w:val="222222"/>
            <w:shd w:val="clear" w:color="auto" w:fill="FFFFFF"/>
          </w:rPr>
          <w:t xml:space="preserve">, </w:t>
        </w:r>
        <w:r w:rsidR="006E224F">
          <w:rPr>
            <w:bCs/>
            <w:color w:val="222222"/>
            <w:shd w:val="clear" w:color="auto" w:fill="FFFFFF"/>
          </w:rPr>
          <w:t>ε</w:t>
        </w:r>
        <w:r w:rsidR="006E224F">
          <w:rPr>
            <w:bCs/>
            <w:i/>
            <w:iCs/>
            <w:color w:val="222222"/>
            <w:shd w:val="clear" w:color="auto" w:fill="FFFFFF"/>
            <w:vertAlign w:val="subscript"/>
          </w:rPr>
          <w:t>q</w:t>
        </w:r>
        <w:r w:rsidR="006E224F">
          <w:rPr>
            <w:rFonts w:hint="eastAsia"/>
            <w:bCs/>
            <w:i/>
            <w:iCs/>
            <w:color w:val="222222"/>
            <w:shd w:val="clear" w:color="auto" w:fill="FFFFFF"/>
            <w:vertAlign w:val="subscript"/>
          </w:rPr>
          <w:t>k</w:t>
        </w:r>
        <w:r w:rsidR="006E224F">
          <w:rPr>
            <w:bCs/>
            <w:iCs/>
            <w:color w:val="222222"/>
            <w:shd w:val="clear" w:color="auto" w:fill="FFFFFF"/>
          </w:rPr>
          <w:t xml:space="preserve">, </w:t>
        </w:r>
      </w:ins>
      <w:ins w:id="3364" w:author="Haiyang Liu" w:date="2026-05-20T23:50:00Z" w16du:dateUtc="2026-05-20T16:50:00Z">
        <w:r>
          <w:rPr>
            <w:bCs/>
            <w:iCs/>
            <w:color w:val="222222"/>
            <w:shd w:val="clear" w:color="auto" w:fill="FFFFFF"/>
          </w:rPr>
          <w:t>&amp;</w:t>
        </w:r>
        <w:r>
          <w:rPr>
            <w:bCs/>
            <w:i/>
            <w:iCs/>
            <w:color w:val="222222"/>
            <w:shd w:val="clear" w:color="auto" w:fill="FFFFFF"/>
          </w:rPr>
          <w:t xml:space="preserve"> </w:t>
        </w:r>
        <w:r>
          <w:rPr>
            <w:bCs/>
            <w:color w:val="222222"/>
            <w:shd w:val="clear" w:color="auto" w:fill="FFFFFF"/>
          </w:rPr>
          <w:t>ε</w:t>
        </w:r>
      </w:ins>
      <w:ins w:id="3365" w:author="Haiyang Liu" w:date="2026-05-21T00:13:00Z" w16du:dateUtc="2026-05-20T17:13:00Z">
        <w:r w:rsidR="006E224F" w:rsidRPr="006E224F">
          <w:rPr>
            <w:bCs/>
            <w:i/>
            <w:iCs/>
            <w:color w:val="222222"/>
            <w:shd w:val="clear" w:color="auto" w:fill="FFFFFF"/>
            <w:vertAlign w:val="subscript"/>
            <w:rPrChange w:id="3366" w:author="Haiyang Liu" w:date="2026-05-21T00:13:00Z" w16du:dateUtc="2026-05-20T17:13:00Z">
              <w:rPr>
                <w:bCs/>
                <w:color w:val="222222"/>
                <w:shd w:val="clear" w:color="auto" w:fill="FFFFFF"/>
                <w:vertAlign w:val="subscript"/>
              </w:rPr>
            </w:rPrChange>
          </w:rPr>
          <w:t>y</w:t>
        </w:r>
      </w:ins>
      <w:ins w:id="3367" w:author="Haiyang Liu" w:date="2026-05-20T23:50:00Z" w16du:dateUtc="2026-05-20T16:50:00Z">
        <w:r w:rsidRPr="007429E9">
          <w:rPr>
            <w:rFonts w:hint="eastAsia"/>
            <w:bCs/>
            <w:i/>
            <w:iCs/>
            <w:color w:val="222222"/>
            <w:shd w:val="clear" w:color="auto" w:fill="FFFFFF"/>
            <w:vertAlign w:val="subscript"/>
          </w:rPr>
          <w:t>k</w:t>
        </w:r>
        <w:r>
          <w:rPr>
            <w:rFonts w:hint="eastAsia"/>
            <w:bCs/>
            <w:i/>
            <w:iCs/>
            <w:color w:val="222222"/>
            <w:shd w:val="clear" w:color="auto" w:fill="FFFFFF"/>
            <w:vertAlign w:val="subscript"/>
          </w:rPr>
          <w:t xml:space="preserve"> </w:t>
        </w:r>
        <w:r>
          <w:rPr>
            <w:bCs/>
            <w:color w:val="222222"/>
            <w:shd w:val="clear" w:color="auto" w:fill="FFFFFF"/>
          </w:rPr>
          <w:t>= residuals</w:t>
        </w:r>
      </w:ins>
    </w:p>
    <w:p w14:paraId="15CE287A" w14:textId="77777777" w:rsidR="008568FC" w:rsidRPr="008568FC" w:rsidRDefault="008568FC">
      <w:pPr>
        <w:tabs>
          <w:tab w:val="left" w:pos="720"/>
        </w:tabs>
        <w:snapToGrid w:val="0"/>
        <w:rPr>
          <w:ins w:id="3368" w:author="Haiyang Liu" w:date="2026-05-20T23:44:00Z" w16du:dateUtc="2026-05-20T16:44:00Z"/>
          <w:color w:val="222222"/>
          <w:shd w:val="clear" w:color="auto" w:fill="FFFFFF"/>
          <w:rPrChange w:id="3369" w:author="Haiyang Liu" w:date="2026-05-21T00:14:00Z" w16du:dateUtc="2026-05-20T17:14:00Z">
            <w:rPr>
              <w:ins w:id="3370" w:author="Haiyang Liu" w:date="2026-05-20T23:44:00Z" w16du:dateUtc="2026-05-20T16:44:00Z"/>
              <w:rFonts w:eastAsia="Times New Roman"/>
            </w:rPr>
          </w:rPrChange>
        </w:rPr>
        <w:pPrChange w:id="3371" w:author="Haiyang Liu" w:date="2026-05-21T00:14:00Z" w16du:dateUtc="2026-05-20T17:14:00Z">
          <w:pPr>
            <w:spacing w:line="480" w:lineRule="auto"/>
            <w:ind w:firstLine="720"/>
          </w:pPr>
        </w:pPrChange>
      </w:pPr>
    </w:p>
    <w:p w14:paraId="7B7D7083" w14:textId="1C2468D6" w:rsidR="00EA6C4D" w:rsidRDefault="00EA6C4D" w:rsidP="00DD7C35">
      <w:pPr>
        <w:spacing w:line="480" w:lineRule="auto"/>
        <w:ind w:firstLine="720"/>
        <w:rPr>
          <w:ins w:id="3372" w:author="Haiyang Liu" w:date="2026-05-19T18:38:00Z" w16du:dateUtc="2026-05-19T11:38:00Z"/>
          <w:rFonts w:eastAsia="Times New Roman"/>
        </w:rPr>
      </w:pPr>
      <w:ins w:id="3373" w:author="Haiyang Liu" w:date="2026-05-19T18:30:00Z" w16du:dateUtc="2026-05-19T11:30:00Z">
        <w:r>
          <w:rPr>
            <w:rFonts w:eastAsia="Times New Roman"/>
          </w:rPr>
          <w:t xml:space="preserve">Specifically, </w:t>
        </w:r>
        <w:r>
          <w:t xml:space="preserve">time was coded relative to the final onboarding wave, such that Month 1 = -3, Month 2 = -2, Month 3 = -1, and Month 4 = 0. This coding makes the intercept </w:t>
        </w:r>
      </w:ins>
      <w:ins w:id="3374" w:author="Haiyang Liu" w:date="2026-05-19T19:25:00Z" w16du:dateUtc="2026-05-19T12:25:00Z">
        <w:r w:rsidR="00C86256" w:rsidRPr="00C86256">
          <w:t>the expected level of action errors at the final wave</w:t>
        </w:r>
      </w:ins>
      <w:ins w:id="3375" w:author="Haiyang Liu" w:date="2026-05-19T18:31:00Z" w16du:dateUtc="2026-05-19T11:31:00Z">
        <w:r>
          <w:t xml:space="preserve">. </w:t>
        </w:r>
      </w:ins>
      <w:ins w:id="3376" w:author="Haiyang Liu" w:date="2026-05-19T18:34:00Z" w16du:dateUtc="2026-05-19T11:34:00Z">
        <w:r>
          <w:t>By</w:t>
        </w:r>
      </w:ins>
      <w:ins w:id="3377" w:author="Haiyang Liu" w:date="2026-05-19T18:31:00Z" w16du:dateUtc="2026-05-19T11:31:00Z">
        <w:r>
          <w:rPr>
            <w:rFonts w:eastAsia="Times New Roman"/>
          </w:rPr>
          <w:t xml:space="preserve"> anchor</w:t>
        </w:r>
      </w:ins>
      <w:ins w:id="3378" w:author="Haiyang Liu" w:date="2026-05-19T18:35:00Z" w16du:dateUtc="2026-05-19T11:35:00Z">
        <w:r>
          <w:rPr>
            <w:rFonts w:eastAsia="Times New Roman"/>
          </w:rPr>
          <w:t>ing</w:t>
        </w:r>
      </w:ins>
      <w:ins w:id="3379" w:author="Haiyang Liu" w:date="2026-05-19T18:31:00Z" w16du:dateUtc="2026-05-19T11:31:00Z">
        <w:r>
          <w:rPr>
            <w:rFonts w:eastAsia="Times New Roman"/>
          </w:rPr>
          <w:t xml:space="preserve"> the intercept at the conclusion of onboarding rather than at entry</w:t>
        </w:r>
      </w:ins>
      <w:ins w:id="3380" w:author="Haiyang Liu" w:date="2026-05-19T18:35:00Z" w16du:dateUtc="2026-05-19T11:35:00Z">
        <w:r>
          <w:rPr>
            <w:rFonts w:eastAsia="Times New Roman"/>
          </w:rPr>
          <w:t xml:space="preserve">, </w:t>
        </w:r>
      </w:ins>
      <w:ins w:id="3381" w:author="Haiyang Liu" w:date="2026-05-19T18:31:00Z" w16du:dateUtc="2026-05-19T11:31:00Z">
        <w:r>
          <w:rPr>
            <w:rFonts w:eastAsia="Times New Roman"/>
          </w:rPr>
          <w:t xml:space="preserve">it </w:t>
        </w:r>
      </w:ins>
      <w:ins w:id="3382" w:author="Haiyang Liu" w:date="2026-05-19T20:32:00Z" w16du:dateUtc="2026-05-19T13:32:00Z">
        <w:r w:rsidR="00726CB5">
          <w:rPr>
            <w:rFonts w:eastAsia="Times New Roman"/>
          </w:rPr>
          <w:t xml:space="preserve">tests whether </w:t>
        </w:r>
      </w:ins>
      <w:ins w:id="3383" w:author="Haiyang Liu" w:date="2026-05-19T18:32:00Z" w16du:dateUtc="2026-05-19T11:32:00Z">
        <w:r>
          <w:rPr>
            <w:rFonts w:eastAsia="Times New Roman"/>
          </w:rPr>
          <w:t xml:space="preserve">the end-state error level </w:t>
        </w:r>
      </w:ins>
      <w:ins w:id="3384" w:author="Haiyang Liu" w:date="2026-05-19T18:33:00Z" w16du:dateUtc="2026-05-19T11:33:00Z">
        <w:r>
          <w:rPr>
            <w:rFonts w:eastAsia="Times New Roman"/>
          </w:rPr>
          <w:t xml:space="preserve">might be driving the relationship with </w:t>
        </w:r>
      </w:ins>
      <w:ins w:id="3385" w:author="Haiyang Liu" w:date="2026-05-19T18:36:00Z" w16du:dateUtc="2026-05-19T11:36:00Z">
        <w:r w:rsidR="00A679B5">
          <w:rPr>
            <w:rFonts w:eastAsia="Times New Roman"/>
          </w:rPr>
          <w:t>overall</w:t>
        </w:r>
      </w:ins>
      <w:ins w:id="3386" w:author="Haiyang Liu" w:date="2026-05-19T18:33:00Z" w16du:dateUtc="2026-05-19T11:33:00Z">
        <w:r>
          <w:rPr>
            <w:rFonts w:eastAsia="Times New Roman"/>
          </w:rPr>
          <w:t xml:space="preserve"> performance</w:t>
        </w:r>
      </w:ins>
      <w:ins w:id="3387" w:author="Haiyang Liu" w:date="2026-05-21T01:03:00Z" w16du:dateUtc="2026-05-20T18:03:00Z">
        <w:r w:rsidR="00655172">
          <w:rPr>
            <w:rFonts w:eastAsia="Times New Roman"/>
          </w:rPr>
          <w:t xml:space="preserve"> </w:t>
        </w:r>
      </w:ins>
      <w:ins w:id="3388" w:author="Haiyang Liu" w:date="2026-05-21T01:04:00Z" w16du:dateUtc="2026-05-20T18:04:00Z">
        <w:r w:rsidR="00655172">
          <w:rPr>
            <w:rFonts w:eastAsia="Times New Roman"/>
          </w:rPr>
          <w:t>and</w:t>
        </w:r>
      </w:ins>
      <w:ins w:id="3389" w:author="Haiyang Liu" w:date="2026-05-21T01:06:00Z" w16du:dateUtc="2026-05-20T18:06:00Z">
        <w:r w:rsidR="00D05CC9">
          <w:rPr>
            <w:rFonts w:eastAsia="Times New Roman"/>
          </w:rPr>
          <w:t xml:space="preserve"> </w:t>
        </w:r>
      </w:ins>
      <w:ins w:id="3390" w:author="Haiyang Liu" w:date="2026-05-21T01:04:00Z" w16du:dateUtc="2026-05-20T18:04:00Z">
        <w:r w:rsidR="00655172">
          <w:rPr>
            <w:rFonts w:eastAsia="Times New Roman"/>
          </w:rPr>
          <w:t>h</w:t>
        </w:r>
      </w:ins>
      <w:ins w:id="3391" w:author="Haiyang Liu" w:date="2026-05-21T01:06:00Z" w16du:dateUtc="2026-05-20T18:06:00Z">
        <w:r w:rsidR="00D05CC9">
          <w:rPr>
            <w:rFonts w:eastAsia="Times New Roman"/>
          </w:rPr>
          <w:t>elp</w:t>
        </w:r>
      </w:ins>
      <w:ins w:id="3392" w:author="Haiyang Liu" w:date="2026-05-21T01:07:00Z" w16du:dateUtc="2026-05-20T18:07:00Z">
        <w:r w:rsidR="00571D34">
          <w:rPr>
            <w:rFonts w:eastAsia="Times New Roman"/>
          </w:rPr>
          <w:t>s</w:t>
        </w:r>
      </w:ins>
      <w:ins w:id="3393" w:author="Haiyang Liu" w:date="2026-05-21T01:06:00Z" w16du:dateUtc="2026-05-20T18:06:00Z">
        <w:r w:rsidR="00D05CC9">
          <w:rPr>
            <w:rFonts w:eastAsia="Times New Roman"/>
          </w:rPr>
          <w:t xml:space="preserve"> us </w:t>
        </w:r>
        <w:r w:rsidR="00CC0264">
          <w:rPr>
            <w:rFonts w:eastAsia="Times New Roman"/>
          </w:rPr>
          <w:t>establish the conceptual difference between error and performance</w:t>
        </w:r>
      </w:ins>
      <w:ins w:id="3394" w:author="Haiyang Liu" w:date="2026-05-19T18:33:00Z" w16du:dateUtc="2026-05-19T11:33:00Z">
        <w:r>
          <w:rPr>
            <w:rFonts w:eastAsia="Times New Roman" w:hint="eastAsia"/>
          </w:rPr>
          <w:t>.</w:t>
        </w:r>
        <w:r>
          <w:rPr>
            <w:rFonts w:eastAsia="Times New Roman"/>
          </w:rPr>
          <w:t xml:space="preserve"> </w:t>
        </w:r>
      </w:ins>
      <w:ins w:id="3395" w:author="Haiyang Liu" w:date="2026-05-19T18:35:00Z" w16du:dateUtc="2026-05-19T11:35:00Z">
        <w:r>
          <w:rPr>
            <w:rFonts w:eastAsia="Times New Roman"/>
          </w:rPr>
          <w:t xml:space="preserve">Indeed, the end-of-stage error level should be </w:t>
        </w:r>
        <w:r w:rsidR="00A679B5">
          <w:rPr>
            <w:rFonts w:eastAsia="Times New Roman"/>
          </w:rPr>
          <w:t xml:space="preserve">more powerful than the </w:t>
        </w:r>
        <w:r>
          <w:rPr>
            <w:rFonts w:eastAsia="Times New Roman"/>
          </w:rPr>
          <w:t>initial error</w:t>
        </w:r>
        <w:r w:rsidR="00A679B5">
          <w:rPr>
            <w:rFonts w:eastAsia="Times New Roman"/>
          </w:rPr>
          <w:t xml:space="preserve"> in predicting performance</w:t>
        </w:r>
      </w:ins>
      <w:ins w:id="3396" w:author="Haiyang Liu" w:date="2026-05-19T18:36:00Z" w16du:dateUtc="2026-05-19T11:36:00Z">
        <w:r w:rsidR="00DD7C35">
          <w:rPr>
            <w:rFonts w:eastAsia="Times New Roman"/>
          </w:rPr>
          <w:t xml:space="preserve">, as they are </w:t>
        </w:r>
      </w:ins>
      <w:ins w:id="3397" w:author="Haiyang Liu" w:date="2026-05-19T18:38:00Z" w16du:dateUtc="2026-05-19T11:38:00Z">
        <w:r w:rsidR="00DD7C35">
          <w:rPr>
            <w:rFonts w:eastAsia="Times New Roman"/>
          </w:rPr>
          <w:t>measured</w:t>
        </w:r>
      </w:ins>
      <w:ins w:id="3398" w:author="Haiyang Liu" w:date="2026-05-19T18:36:00Z" w16du:dateUtc="2026-05-19T11:36:00Z">
        <w:r w:rsidR="00DD7C35">
          <w:rPr>
            <w:rFonts w:eastAsia="Times New Roman"/>
          </w:rPr>
          <w:t xml:space="preserve"> in </w:t>
        </w:r>
      </w:ins>
      <w:ins w:id="3399" w:author="Haiyang Liu" w:date="2026-05-21T01:06:00Z" w16du:dateUtc="2026-05-20T18:06:00Z">
        <w:r w:rsidR="0010331F">
          <w:rPr>
            <w:rFonts w:eastAsia="Times New Roman"/>
          </w:rPr>
          <w:t>the same wave</w:t>
        </w:r>
      </w:ins>
      <w:ins w:id="3400" w:author="Haiyang Liu" w:date="2026-05-19T18:35:00Z" w16du:dateUtc="2026-05-19T11:35:00Z">
        <w:r w:rsidR="00A679B5">
          <w:rPr>
            <w:rFonts w:eastAsia="Times New Roman"/>
          </w:rPr>
          <w:t xml:space="preserve">. </w:t>
        </w:r>
      </w:ins>
      <w:ins w:id="3401" w:author="Haiyang Liu" w:date="2026-05-19T19:33:00Z" w16du:dateUtc="2026-05-19T12:33:00Z">
        <w:r w:rsidR="00B71449">
          <w:rPr>
            <w:rFonts w:eastAsia="Times New Roman"/>
          </w:rPr>
          <w:t>Here, we would like to acknowledge that t</w:t>
        </w:r>
        <w:r w:rsidR="00B71449" w:rsidRPr="00C86256">
          <w:rPr>
            <w:rFonts w:eastAsia="Times New Roman"/>
          </w:rPr>
          <w:t xml:space="preserve">he final-wave centering does not create or remove curvature; it changes the interpretation of the intercept </w:t>
        </w:r>
      </w:ins>
      <w:ins w:id="3402" w:author="Haiyang Liu" w:date="2026-05-21T00:15:00Z" w16du:dateUtc="2026-05-20T17:15:00Z">
        <w:r w:rsidR="00F76673">
          <w:rPr>
            <w:rFonts w:eastAsia="Times New Roman"/>
          </w:rPr>
          <w:t xml:space="preserve">(i.e., </w:t>
        </w:r>
        <w:r w:rsidR="00F76673" w:rsidRPr="00F76673">
          <w:rPr>
            <w:rFonts w:eastAsia="Times New Roman"/>
          </w:rPr>
          <w:t>index</w:t>
        </w:r>
        <w:r w:rsidR="00F76673">
          <w:rPr>
            <w:rFonts w:eastAsia="Times New Roman"/>
          </w:rPr>
          <w:t>ing</w:t>
        </w:r>
        <w:r w:rsidR="00F76673" w:rsidRPr="00F76673">
          <w:rPr>
            <w:rFonts w:eastAsia="Times New Roman"/>
          </w:rPr>
          <w:t xml:space="preserve"> the end-of-onboarding error level</w:t>
        </w:r>
        <w:r w:rsidR="00F76673">
          <w:rPr>
            <w:rFonts w:eastAsia="Times New Roman"/>
          </w:rPr>
          <w:t xml:space="preserve">) </w:t>
        </w:r>
      </w:ins>
      <w:ins w:id="3403" w:author="Haiyang Liu" w:date="2026-05-19T19:33:00Z" w16du:dateUtc="2026-05-19T12:33:00Z">
        <w:r w:rsidR="00B71449" w:rsidRPr="00C86256">
          <w:rPr>
            <w:rFonts w:eastAsia="Times New Roman"/>
          </w:rPr>
          <w:t xml:space="preserve">and lower-order </w:t>
        </w:r>
      </w:ins>
      <w:ins w:id="3404" w:author="Haiyang Liu" w:date="2026-05-21T00:15:00Z" w16du:dateUtc="2026-05-20T17:15:00Z">
        <w:r w:rsidR="00F76673">
          <w:rPr>
            <w:rFonts w:eastAsia="Times New Roman"/>
          </w:rPr>
          <w:t>linear</w:t>
        </w:r>
      </w:ins>
      <w:ins w:id="3405" w:author="Haiyang Liu" w:date="2026-05-19T19:33:00Z" w16du:dateUtc="2026-05-19T12:33:00Z">
        <w:r w:rsidR="00B71449" w:rsidRPr="00C86256">
          <w:rPr>
            <w:rFonts w:eastAsia="Times New Roman"/>
          </w:rPr>
          <w:t xml:space="preserve"> terms</w:t>
        </w:r>
      </w:ins>
      <w:ins w:id="3406" w:author="Haiyang Liu" w:date="2026-05-21T00:15:00Z" w16du:dateUtc="2026-05-20T17:15:00Z">
        <w:r w:rsidR="00F76673">
          <w:rPr>
            <w:rFonts w:eastAsia="Times New Roman"/>
          </w:rPr>
          <w:t xml:space="preserve"> (</w:t>
        </w:r>
      </w:ins>
      <w:ins w:id="3407" w:author="Haiyang Liu" w:date="2026-05-21T00:16:00Z" w16du:dateUtc="2026-05-20T17:16:00Z">
        <w:r w:rsidR="00F76673">
          <w:rPr>
            <w:rFonts w:eastAsia="Times New Roman"/>
          </w:rPr>
          <w:t xml:space="preserve">i.e., </w:t>
        </w:r>
        <w:r w:rsidR="00F76673" w:rsidRPr="00F76673">
          <w:rPr>
            <w:rFonts w:eastAsia="Times New Roman"/>
          </w:rPr>
          <w:t>index</w:t>
        </w:r>
        <w:r w:rsidR="00F76673">
          <w:rPr>
            <w:rFonts w:eastAsia="Times New Roman"/>
          </w:rPr>
          <w:t>ing</w:t>
        </w:r>
        <w:r w:rsidR="00F76673" w:rsidRPr="00F76673">
          <w:rPr>
            <w:rFonts w:eastAsia="Times New Roman"/>
          </w:rPr>
          <w:t xml:space="preserve"> the </w:t>
        </w:r>
        <w:r w:rsidR="00F76673">
          <w:rPr>
            <w:rFonts w:eastAsia="Times New Roman"/>
          </w:rPr>
          <w:t>end-of</w:t>
        </w:r>
        <w:r w:rsidR="00F76673" w:rsidRPr="00F76673">
          <w:rPr>
            <w:rFonts w:eastAsia="Times New Roman"/>
          </w:rPr>
          <w:t>-onboarding linear rate</w:t>
        </w:r>
      </w:ins>
      <w:ins w:id="3408" w:author="Haiyang Liu" w:date="2026-05-21T00:15:00Z" w16du:dateUtc="2026-05-20T17:15:00Z">
        <w:r w:rsidR="00F76673">
          <w:rPr>
            <w:rFonts w:eastAsia="Times New Roman"/>
          </w:rPr>
          <w:t>)</w:t>
        </w:r>
      </w:ins>
      <w:ins w:id="3409" w:author="Haiyang Liu" w:date="2026-05-19T19:33:00Z" w16du:dateUtc="2026-05-19T12:33:00Z">
        <w:r w:rsidR="00B71449" w:rsidRPr="00C86256">
          <w:rPr>
            <w:rFonts w:eastAsia="Times New Roman"/>
          </w:rPr>
          <w:t>, while preserving the</w:t>
        </w:r>
        <w:r w:rsidR="00B71449">
          <w:rPr>
            <w:rFonts w:eastAsia="Times New Roman"/>
          </w:rPr>
          <w:t xml:space="preserve"> pattern of change</w:t>
        </w:r>
      </w:ins>
      <w:ins w:id="3410" w:author="Haiyang Liu" w:date="2026-05-19T19:34:00Z" w16du:dateUtc="2026-05-19T12:34:00Z">
        <w:r w:rsidR="00B71449">
          <w:rPr>
            <w:rFonts w:eastAsia="Times New Roman"/>
          </w:rPr>
          <w:t xml:space="preserve">, as well as </w:t>
        </w:r>
      </w:ins>
      <w:ins w:id="3411" w:author="Haiyang Liu" w:date="2026-05-19T19:33:00Z" w16du:dateUtc="2026-05-19T12:33:00Z">
        <w:r w:rsidR="00B71449">
          <w:rPr>
            <w:rFonts w:eastAsia="Times New Roman"/>
          </w:rPr>
          <w:t>the</w:t>
        </w:r>
        <w:r w:rsidR="00B71449" w:rsidRPr="00C86256">
          <w:rPr>
            <w:rFonts w:eastAsia="Times New Roman"/>
          </w:rPr>
          <w:t xml:space="preserve"> </w:t>
        </w:r>
        <w:r w:rsidR="00B71449">
          <w:rPr>
            <w:rFonts w:eastAsia="Times New Roman"/>
          </w:rPr>
          <w:t>meaning and coe</w:t>
        </w:r>
      </w:ins>
      <w:ins w:id="3412" w:author="Haiyang Liu" w:date="2026-05-19T19:34:00Z" w16du:dateUtc="2026-05-19T12:34:00Z">
        <w:r w:rsidR="00B71449">
          <w:rPr>
            <w:rFonts w:eastAsia="Times New Roman"/>
          </w:rPr>
          <w:t xml:space="preserve">fficient of the </w:t>
        </w:r>
      </w:ins>
      <w:ins w:id="3413" w:author="Haiyang Liu" w:date="2026-05-21T00:16:00Z" w16du:dateUtc="2026-05-20T17:16:00Z">
        <w:r w:rsidR="00994648">
          <w:rPr>
            <w:rFonts w:eastAsia="Times New Roman"/>
          </w:rPr>
          <w:t>quadratic</w:t>
        </w:r>
      </w:ins>
      <w:ins w:id="3414" w:author="Haiyang Liu" w:date="2026-05-19T19:33:00Z" w16du:dateUtc="2026-05-19T12:33:00Z">
        <w:r w:rsidR="00B71449">
          <w:rPr>
            <w:rFonts w:eastAsia="Times New Roman"/>
          </w:rPr>
          <w:t xml:space="preserve"> term (</w:t>
        </w:r>
      </w:ins>
      <w:ins w:id="3415" w:author="Haiyang Liu" w:date="2026-05-21T00:16:00Z" w16du:dateUtc="2026-05-20T17:16:00Z">
        <w:r w:rsidR="00994648">
          <w:rPr>
            <w:rFonts w:eastAsia="Times New Roman"/>
          </w:rPr>
          <w:t xml:space="preserve">i.e., </w:t>
        </w:r>
        <w:r w:rsidR="00994648" w:rsidRPr="00994648">
          <w:rPr>
            <w:rFonts w:eastAsia="Times New Roman"/>
          </w:rPr>
          <w:t>index</w:t>
        </w:r>
        <w:r w:rsidR="00994648">
          <w:rPr>
            <w:rFonts w:eastAsia="Times New Roman"/>
          </w:rPr>
          <w:t>ing</w:t>
        </w:r>
        <w:r w:rsidR="00994648" w:rsidRPr="00994648">
          <w:rPr>
            <w:rFonts w:eastAsia="Times New Roman"/>
          </w:rPr>
          <w:t xml:space="preserve"> </w:t>
        </w:r>
      </w:ins>
      <w:ins w:id="3416" w:author="Haiyang Liu" w:date="2026-05-21T00:17:00Z" w16du:dateUtc="2026-05-20T17:17:00Z">
        <w:r w:rsidR="00994648">
          <w:rPr>
            <w:rFonts w:eastAsia="Times New Roman"/>
          </w:rPr>
          <w:t>the curvature</w:t>
        </w:r>
      </w:ins>
      <w:ins w:id="3417" w:author="Haiyang Liu" w:date="2026-05-21T00:18:00Z" w16du:dateUtc="2026-05-20T17:18:00Z">
        <w:r w:rsidR="00994648">
          <w:rPr>
            <w:rFonts w:eastAsia="Times New Roman"/>
          </w:rPr>
          <w:t>, or</w:t>
        </w:r>
      </w:ins>
      <w:ins w:id="3418" w:author="Haiyang Liu" w:date="2026-05-21T00:17:00Z" w16du:dateUtc="2026-05-20T17:17:00Z">
        <w:r w:rsidR="00994648" w:rsidRPr="00994648">
          <w:rPr>
            <w:rFonts w:eastAsia="Times New Roman"/>
          </w:rPr>
          <w:t xml:space="preserve"> </w:t>
        </w:r>
      </w:ins>
      <w:ins w:id="3419" w:author="Haiyang Liu" w:date="2026-05-21T00:18:00Z" w16du:dateUtc="2026-05-20T17:18:00Z">
        <w:r w:rsidR="00994648" w:rsidRPr="00994648">
          <w:rPr>
            <w:rFonts w:eastAsia="Times New Roman"/>
          </w:rPr>
          <w:t>one-half of the acceleration in the error-change rate</w:t>
        </w:r>
      </w:ins>
      <w:ins w:id="3420" w:author="Haiyang Liu" w:date="2026-05-21T00:16:00Z" w16du:dateUtc="2026-05-20T17:16:00Z">
        <w:r w:rsidR="00994648">
          <w:rPr>
            <w:rFonts w:eastAsia="Times New Roman"/>
          </w:rPr>
          <w:t xml:space="preserve">; </w:t>
        </w:r>
      </w:ins>
      <w:ins w:id="3421" w:author="Haiyang Liu" w:date="2026-05-19T19:33:00Z" w16du:dateUtc="2026-05-19T12:33:00Z">
        <w:r w:rsidR="00B71449" w:rsidRPr="00C86256">
          <w:rPr>
            <w:rFonts w:eastAsia="Times New Roman"/>
          </w:rPr>
          <w:t>Biesanz, Deeb-Sossa, Papadakis, Bollen, &amp; Curran, 2004</w:t>
        </w:r>
        <w:r w:rsidR="00B71449">
          <w:rPr>
            <w:rFonts w:eastAsia="Times New Roman"/>
          </w:rPr>
          <w:t>).</w:t>
        </w:r>
      </w:ins>
    </w:p>
    <w:p w14:paraId="3B57E170" w14:textId="39A198A8" w:rsidR="00326422" w:rsidRDefault="00EA6C4D" w:rsidP="0084217D">
      <w:pPr>
        <w:snapToGrid w:val="0"/>
        <w:spacing w:line="480" w:lineRule="auto"/>
        <w:ind w:firstLine="720"/>
        <w:rPr>
          <w:ins w:id="3422" w:author="Haiyang Liu" w:date="2026-05-19T22:41:00Z" w16du:dateUtc="2026-05-19T15:41:00Z"/>
          <w:rFonts w:eastAsia="DengXian"/>
          <w:kern w:val="2"/>
        </w:rPr>
      </w:pPr>
      <w:ins w:id="3423" w:author="Haiyang Liu" w:date="2026-05-19T18:26:00Z" w16du:dateUtc="2026-05-19T11:26:00Z">
        <w:r>
          <w:rPr>
            <w:rFonts w:eastAsia="Times New Roman"/>
          </w:rPr>
          <w:t xml:space="preserve">All continuous predictors were grand-mean centered prior to forming interaction terms. </w:t>
        </w:r>
      </w:ins>
      <w:ins w:id="3424" w:author="Haiyang Liu" w:date="2026-05-19T22:41:00Z" w16du:dateUtc="2026-05-19T15:41:00Z">
        <w:r w:rsidR="00326422">
          <w:rPr>
            <w:rFonts w:eastAsia="DengXian"/>
            <w:kern w:val="2"/>
          </w:rPr>
          <w:t xml:space="preserve">For mediation effects, we </w:t>
        </w:r>
      </w:ins>
      <w:ins w:id="3425" w:author="Haiyang Liu" w:date="2026-05-19T22:52:00Z" w16du:dateUtc="2026-05-19T15:52:00Z">
        <w:r w:rsidR="00EB5061">
          <w:rPr>
            <w:rFonts w:eastAsia="DengXian"/>
            <w:kern w:val="2"/>
          </w:rPr>
          <w:t>follo</w:t>
        </w:r>
      </w:ins>
      <w:ins w:id="3426" w:author="Haiyang Liu" w:date="2026-05-19T22:53:00Z" w16du:dateUtc="2026-05-19T15:53:00Z">
        <w:r w:rsidR="00EB5061">
          <w:rPr>
            <w:rFonts w:eastAsia="DengXian"/>
            <w:kern w:val="2"/>
          </w:rPr>
          <w:t xml:space="preserve">wed </w:t>
        </w:r>
        <w:r w:rsidR="00EB5061" w:rsidRPr="00EB5061">
          <w:rPr>
            <w:rFonts w:eastAsia="DengXian"/>
            <w:kern w:val="2"/>
          </w:rPr>
          <w:t>Cheong, MacKinnon, &amp; Khoo (2003</w:t>
        </w:r>
        <w:r w:rsidR="00EB5061">
          <w:rPr>
            <w:rFonts w:eastAsia="DengXian"/>
            <w:kern w:val="2"/>
          </w:rPr>
          <w:t xml:space="preserve">) and </w:t>
        </w:r>
        <w:r w:rsidR="00EB5061" w:rsidRPr="00EB5061">
          <w:rPr>
            <w:rFonts w:eastAsia="DengXian"/>
            <w:kern w:val="2"/>
          </w:rPr>
          <w:t>MacKinnon (2008</w:t>
        </w:r>
        <w:r w:rsidR="00EB5061">
          <w:rPr>
            <w:rFonts w:eastAsia="DengXian"/>
            <w:kern w:val="2"/>
          </w:rPr>
          <w:t xml:space="preserve">) (see also, </w:t>
        </w:r>
        <w:r w:rsidR="00EB5061" w:rsidRPr="00EB5061">
          <w:rPr>
            <w:rFonts w:eastAsia="DengXian"/>
            <w:kern w:val="2"/>
          </w:rPr>
          <w:t>Selig &amp; Preacher</w:t>
        </w:r>
        <w:r w:rsidR="00EB5061">
          <w:rPr>
            <w:rFonts w:eastAsia="DengXian"/>
            <w:kern w:val="2"/>
          </w:rPr>
          <w:t xml:space="preserve">, </w:t>
        </w:r>
        <w:r w:rsidR="00EB5061" w:rsidRPr="00EB5061">
          <w:rPr>
            <w:rFonts w:eastAsia="DengXian"/>
            <w:kern w:val="2"/>
          </w:rPr>
          <w:t>2009</w:t>
        </w:r>
        <w:r w:rsidR="00EB5061">
          <w:rPr>
            <w:rFonts w:eastAsia="DengXian"/>
            <w:kern w:val="2"/>
          </w:rPr>
          <w:t xml:space="preserve">; </w:t>
        </w:r>
        <w:r w:rsidR="00EB5061" w:rsidRPr="00EB5061">
          <w:rPr>
            <w:rFonts w:eastAsia="DengXian"/>
            <w:kern w:val="2"/>
          </w:rPr>
          <w:t>von Soest &amp; Hagtvet</w:t>
        </w:r>
        <w:r w:rsidR="00EB5061">
          <w:rPr>
            <w:rFonts w:eastAsia="DengXian"/>
            <w:kern w:val="2"/>
          </w:rPr>
          <w:t xml:space="preserve">, </w:t>
        </w:r>
        <w:r w:rsidR="00EB5061" w:rsidRPr="00EB5061">
          <w:rPr>
            <w:rFonts w:eastAsia="DengXian"/>
            <w:kern w:val="2"/>
          </w:rPr>
          <w:t>2011)</w:t>
        </w:r>
      </w:ins>
      <w:ins w:id="3427" w:author="Haiyang Liu" w:date="2026-05-19T22:54:00Z" w16du:dateUtc="2026-05-19T15:54:00Z">
        <w:r w:rsidR="00EB5061">
          <w:rPr>
            <w:rFonts w:eastAsia="DengXian"/>
            <w:kern w:val="2"/>
          </w:rPr>
          <w:t xml:space="preserve"> to </w:t>
        </w:r>
      </w:ins>
      <w:ins w:id="3428" w:author="Haiyang Liu" w:date="2026-05-19T22:58:00Z" w16du:dateUtc="2026-05-19T15:58:00Z">
        <w:r w:rsidR="00EB5061">
          <w:rPr>
            <w:rFonts w:eastAsia="DengXian"/>
            <w:kern w:val="2"/>
          </w:rPr>
          <w:t>e</w:t>
        </w:r>
      </w:ins>
      <w:ins w:id="3429" w:author="Haiyang Liu" w:date="2026-05-19T22:57:00Z" w16du:dateUtc="2026-05-19T15:57:00Z">
        <w:r w:rsidR="00EB5061" w:rsidRPr="00EB5061">
          <w:rPr>
            <w:rFonts w:eastAsia="DengXian"/>
            <w:kern w:val="2"/>
          </w:rPr>
          <w:t>stimate</w:t>
        </w:r>
      </w:ins>
      <w:ins w:id="3430" w:author="Haiyang Liu" w:date="2026-05-19T22:58:00Z" w16du:dateUtc="2026-05-19T15:58:00Z">
        <w:r w:rsidR="00EB5061">
          <w:rPr>
            <w:rFonts w:eastAsia="DengXian"/>
            <w:kern w:val="2"/>
          </w:rPr>
          <w:t xml:space="preserve"> the indirect effect </w:t>
        </w:r>
      </w:ins>
      <w:ins w:id="3431" w:author="Haiyang Liu" w:date="2026-05-19T22:57:00Z" w16du:dateUtc="2026-05-19T15:57:00Z">
        <w:r w:rsidR="00EB5061" w:rsidRPr="00EB5061">
          <w:rPr>
            <w:rFonts w:eastAsia="DengXian"/>
            <w:kern w:val="2"/>
          </w:rPr>
          <w:t xml:space="preserve">as products of coefficients along </w:t>
        </w:r>
      </w:ins>
      <w:ins w:id="3432" w:author="Haiyang Liu" w:date="2026-05-21T01:28:00Z" w16du:dateUtc="2026-05-20T18:28:00Z">
        <w:r w:rsidR="00050FEC" w:rsidRPr="00050FEC">
          <w:rPr>
            <w:rFonts w:eastAsia="DengXian"/>
            <w:i/>
            <w:iCs/>
            <w:kern w:val="2"/>
            <w:rPrChange w:id="3433" w:author="Haiyang Liu" w:date="2026-05-21T01:28:00Z" w16du:dateUtc="2026-05-20T18:28:00Z">
              <w:rPr>
                <w:rFonts w:eastAsia="DengXian"/>
                <w:kern w:val="2"/>
              </w:rPr>
            </w:rPrChange>
          </w:rPr>
          <w:t>a</w:t>
        </w:r>
        <w:r w:rsidR="00050FEC">
          <w:rPr>
            <w:rFonts w:eastAsia="DengXian"/>
            <w:kern w:val="2"/>
          </w:rPr>
          <w:t xml:space="preserve"> and </w:t>
        </w:r>
        <w:r w:rsidR="00050FEC" w:rsidRPr="00050FEC">
          <w:rPr>
            <w:rFonts w:eastAsia="DengXian"/>
            <w:i/>
            <w:iCs/>
            <w:kern w:val="2"/>
            <w:rPrChange w:id="3434" w:author="Haiyang Liu" w:date="2026-05-21T01:28:00Z" w16du:dateUtc="2026-05-20T18:28:00Z">
              <w:rPr>
                <w:rFonts w:eastAsia="DengXian"/>
                <w:kern w:val="2"/>
              </w:rPr>
            </w:rPrChange>
          </w:rPr>
          <w:t>b</w:t>
        </w:r>
        <w:r w:rsidR="00050FEC">
          <w:rPr>
            <w:rFonts w:eastAsia="DengXian"/>
            <w:kern w:val="2"/>
          </w:rPr>
          <w:t xml:space="preserve"> paths (i.e., </w:t>
        </w:r>
      </w:ins>
      <w:ins w:id="3435" w:author="Haiyang Liu" w:date="2026-05-21T01:29:00Z" w16du:dateUtc="2026-05-20T18:29:00Z">
        <w:r w:rsidR="00050FEC" w:rsidRPr="005B5FEB">
          <w:rPr>
            <w:bCs/>
            <w:i/>
            <w:iCs/>
            <w:color w:val="222222"/>
            <w:shd w:val="clear" w:color="auto" w:fill="FFFFFF"/>
          </w:rPr>
          <w:t>ν</w:t>
        </w:r>
        <w:r w:rsidR="00050FEC" w:rsidRPr="005E69E8">
          <w:rPr>
            <w:bCs/>
            <w:i/>
            <w:iCs/>
            <w:color w:val="222222"/>
            <w:shd w:val="clear" w:color="auto" w:fill="FFFFFF"/>
            <w:vertAlign w:val="subscript"/>
          </w:rPr>
          <w:t>q</w:t>
        </w:r>
        <w:r w:rsidR="00050FEC" w:rsidRPr="00D8269D">
          <w:rPr>
            <w:bCs/>
            <w:color w:val="222222"/>
            <w:shd w:val="clear" w:color="auto" w:fill="FFFFFF"/>
            <w:vertAlign w:val="subscript"/>
          </w:rPr>
          <w:t>1</w:t>
        </w:r>
      </w:ins>
      <w:ins w:id="3436" w:author="Haiyang Liu" w:date="2026-05-21T01:31:00Z" w16du:dateUtc="2026-05-20T18:31:00Z">
        <w:r w:rsidR="00DB19E2" w:rsidRPr="0031569D">
          <w:rPr>
            <w:i/>
            <w:iCs/>
          </w:rPr>
          <w:t>·</w:t>
        </w:r>
        <w:r w:rsidR="00DF1FFB" w:rsidRPr="005B5FEB">
          <w:rPr>
            <w:bCs/>
            <w:i/>
            <w:iCs/>
            <w:color w:val="222222"/>
            <w:shd w:val="clear" w:color="auto" w:fill="FFFFFF"/>
          </w:rPr>
          <w:t>ν</w:t>
        </w:r>
        <w:r w:rsidR="00DF1FFB" w:rsidRPr="00DF1D2B">
          <w:rPr>
            <w:bCs/>
            <w:i/>
            <w:iCs/>
            <w:color w:val="222222"/>
            <w:shd w:val="clear" w:color="auto" w:fill="FFFFFF"/>
            <w:vertAlign w:val="subscript"/>
          </w:rPr>
          <w:t>y</w:t>
        </w:r>
        <w:r w:rsidR="00222716" w:rsidRPr="00222716">
          <w:rPr>
            <w:bCs/>
            <w:i/>
            <w:iCs/>
            <w:color w:val="222222"/>
            <w:shd w:val="clear" w:color="auto" w:fill="FFFFFF"/>
            <w:vertAlign w:val="subscript"/>
            <w:rPrChange w:id="3437" w:author="Haiyang Liu" w:date="2026-05-21T01:31:00Z" w16du:dateUtc="2026-05-20T18:31:00Z">
              <w:rPr>
                <w:bCs/>
                <w:color w:val="222222"/>
                <w:shd w:val="clear" w:color="auto" w:fill="FFFFFF"/>
                <w:vertAlign w:val="subscript"/>
              </w:rPr>
            </w:rPrChange>
          </w:rPr>
          <w:t>q</w:t>
        </w:r>
        <w:r w:rsidR="00DF1FFB" w:rsidRPr="00DF1FFB">
          <w:rPr>
            <w:bCs/>
            <w:color w:val="222222"/>
            <w:shd w:val="clear" w:color="auto" w:fill="FFFFFF"/>
            <w:rPrChange w:id="3438" w:author="Haiyang Liu" w:date="2026-05-21T01:31:00Z" w16du:dateUtc="2026-05-20T18:31:00Z">
              <w:rPr>
                <w:bCs/>
                <w:i/>
                <w:iCs/>
                <w:color w:val="222222"/>
                <w:shd w:val="clear" w:color="auto" w:fill="FFFFFF"/>
                <w:vertAlign w:val="subscript"/>
              </w:rPr>
            </w:rPrChange>
          </w:rPr>
          <w:t>)</w:t>
        </w:r>
      </w:ins>
      <w:ins w:id="3439" w:author="Haiyang Liu" w:date="2026-05-19T23:30:00Z" w16du:dateUtc="2026-05-19T16:30:00Z">
        <w:r w:rsidR="003C0D7B">
          <w:rPr>
            <w:rFonts w:eastAsia="DengXian"/>
            <w:kern w:val="2"/>
          </w:rPr>
          <w:t xml:space="preserve">. </w:t>
        </w:r>
      </w:ins>
      <w:ins w:id="3440" w:author="Haiyang Liu" w:date="2026-05-21T00:43:00Z" w16du:dateUtc="2026-05-20T17:43:00Z">
        <w:r w:rsidR="0084217D" w:rsidRPr="0084217D">
          <w:rPr>
            <w:rFonts w:eastAsia="DengXian"/>
            <w:kern w:val="2"/>
          </w:rPr>
          <w:t xml:space="preserve">Our focal mediation hypotheses </w:t>
        </w:r>
        <w:r w:rsidR="0084217D" w:rsidRPr="0084217D">
          <w:rPr>
            <w:rFonts w:eastAsia="DengXian"/>
            <w:kern w:val="2"/>
          </w:rPr>
          <w:lastRenderedPageBreak/>
          <w:t>(</w:t>
        </w:r>
      </w:ins>
      <w:ins w:id="3441" w:author="Haiyang Liu" w:date="2026-05-21T01:27:00Z" w16du:dateUtc="2026-05-20T18:27:00Z">
        <w:r w:rsidR="0046756D" w:rsidRPr="0046756D">
          <w:rPr>
            <w:rFonts w:eastAsia="DengXian"/>
            <w:kern w:val="2"/>
          </w:rPr>
          <w:t xml:space="preserve">Hypothesis </w:t>
        </w:r>
      </w:ins>
      <w:ins w:id="3442" w:author="Haiyang Liu" w:date="2026-05-21T00:43:00Z" w16du:dateUtc="2026-05-20T17:43:00Z">
        <w:r w:rsidR="0084217D" w:rsidRPr="0084217D">
          <w:rPr>
            <w:rFonts w:eastAsia="DengXian"/>
            <w:kern w:val="2"/>
          </w:rPr>
          <w:t xml:space="preserve">6, </w:t>
        </w:r>
      </w:ins>
      <w:ins w:id="3443" w:author="Haiyang Liu" w:date="2026-05-21T01:27:00Z" w16du:dateUtc="2026-05-20T18:27:00Z">
        <w:r w:rsidR="0046756D" w:rsidRPr="0046756D">
          <w:rPr>
            <w:rFonts w:eastAsia="DengXian"/>
            <w:kern w:val="2"/>
          </w:rPr>
          <w:t xml:space="preserve">Hypothesis </w:t>
        </w:r>
      </w:ins>
      <w:ins w:id="3444" w:author="Haiyang Liu" w:date="2026-05-21T00:43:00Z" w16du:dateUtc="2026-05-20T17:43:00Z">
        <w:r w:rsidR="0084217D" w:rsidRPr="0084217D">
          <w:rPr>
            <w:rFonts w:eastAsia="DengXian"/>
            <w:kern w:val="2"/>
          </w:rPr>
          <w:t xml:space="preserve">7) concern the indirect effect through </w:t>
        </w:r>
        <w:r w:rsidR="0084217D" w:rsidRPr="0084217D">
          <w:rPr>
            <w:rFonts w:eastAsia="DengXian"/>
            <w:i/>
            <w:iCs/>
            <w:kern w:val="2"/>
            <w:rPrChange w:id="3445" w:author="Haiyang Liu" w:date="2026-05-21T00:43:00Z" w16du:dateUtc="2026-05-20T17:43:00Z">
              <w:rPr>
                <w:rFonts w:eastAsia="DengXian"/>
                <w:kern w:val="2"/>
              </w:rPr>
            </w:rPrChange>
          </w:rPr>
          <w:t>q</w:t>
        </w:r>
      </w:ins>
      <w:ins w:id="3446" w:author="Haiyang Liu" w:date="2026-05-21T00:46:00Z" w16du:dateUtc="2026-05-20T17:46:00Z">
        <w:r w:rsidR="00AE7A34">
          <w:rPr>
            <w:rStyle w:val="FootnoteReference"/>
            <w:rFonts w:eastAsia="Times New Roman"/>
          </w:rPr>
          <w:footnoteReference w:id="6"/>
        </w:r>
      </w:ins>
      <w:ins w:id="3455" w:author="Haiyang Liu" w:date="2026-05-21T00:43:00Z" w16du:dateUtc="2026-05-20T17:43:00Z">
        <w:r w:rsidR="0084217D" w:rsidRPr="0084217D">
          <w:rPr>
            <w:rFonts w:eastAsia="DengXian"/>
            <w:kern w:val="2"/>
          </w:rPr>
          <w:t>.</w:t>
        </w:r>
        <w:r w:rsidR="0084217D">
          <w:rPr>
            <w:rFonts w:eastAsia="DengXian"/>
            <w:kern w:val="2"/>
          </w:rPr>
          <w:t xml:space="preserve"> </w:t>
        </w:r>
      </w:ins>
      <w:ins w:id="3456" w:author="Haiyang Liu" w:date="2026-05-19T23:42:00Z" w16du:dateUtc="2026-05-19T16:42:00Z">
        <w:r w:rsidR="000D3E8E">
          <w:t>Specifically, we</w:t>
        </w:r>
        <w:r w:rsidR="000D3E8E">
          <w:rPr>
            <w:rFonts w:eastAsia="DengXian"/>
            <w:kern w:val="2"/>
          </w:rPr>
          <w:t xml:space="preserve"> </w:t>
        </w:r>
      </w:ins>
      <w:ins w:id="3457" w:author="Haiyang Liu" w:date="2026-05-19T22:41:00Z" w16du:dateUtc="2026-05-19T15:41:00Z">
        <w:r w:rsidR="00326422">
          <w:rPr>
            <w:rFonts w:eastAsia="DengXian"/>
            <w:kern w:val="2"/>
          </w:rPr>
          <w:t xml:space="preserve">employed the bias-corrected bootstrapping method at the </w:t>
        </w:r>
      </w:ins>
      <w:ins w:id="3458" w:author="Haiyang Liu" w:date="2026-05-19T22:42:00Z" w16du:dateUtc="2026-05-19T15:42:00Z">
        <w:r w:rsidR="00326422">
          <w:rPr>
            <w:rFonts w:eastAsia="DengXian"/>
            <w:kern w:val="2"/>
          </w:rPr>
          <w:t>between-newcomer level</w:t>
        </w:r>
      </w:ins>
      <w:ins w:id="3459" w:author="Haiyang Liu" w:date="2026-05-19T23:42:00Z" w16du:dateUtc="2026-05-19T16:42:00Z">
        <w:r w:rsidR="000D3E8E">
          <w:rPr>
            <w:rFonts w:eastAsia="DengXian"/>
            <w:kern w:val="2"/>
          </w:rPr>
          <w:t xml:space="preserve"> with</w:t>
        </w:r>
      </w:ins>
      <w:ins w:id="3460" w:author="Haiyang Liu" w:date="2026-05-19T22:41:00Z" w16du:dateUtc="2026-05-19T15:41:00Z">
        <w:r w:rsidR="00326422">
          <w:rPr>
            <w:rFonts w:eastAsia="DengXian"/>
            <w:kern w:val="2"/>
          </w:rPr>
          <w:t xml:space="preserve"> 20,000 replications to construct the 95% confidence intervals (CIs) for the mediation effects, as well as moderated mediation effects </w:t>
        </w:r>
        <w:r w:rsidR="00326422">
          <w:rPr>
            <w:rFonts w:eastAsia="DengXian"/>
            <w:kern w:val="2"/>
          </w:rPr>
          <w:fldChar w:fldCharType="begin"/>
        </w:r>
        <w:r w:rsidR="00326422">
          <w:rPr>
            <w:rFonts w:eastAsia="DengXian"/>
            <w:kern w:val="2"/>
          </w:rPr>
          <w:instrText xml:space="preserve"> ADDIN EN.CITE &lt;EndNote&gt;&lt;Cite&gt;&lt;Author&gt;Hayes&lt;/Author&gt;&lt;Year&gt;2012&lt;/Year&gt;&lt;RecNum&gt;158&lt;/RecNum&gt;&lt;DisplayText&gt;(Hayes 2012)&lt;/DisplayText&gt;&lt;record&gt;&lt;rec-number&gt;158&lt;/rec-number&gt;&lt;foreign-keys&gt;&lt;key app="EN" db-id="dtfvx5dd9wzs0re0zrmve9tj9p5fwat5spas" timestamp="1737286764"&gt;158&lt;/key&gt;&lt;/foreign-keys&gt;&lt;ref-type name="Generic"&gt;13&lt;/ref-type&gt;&lt;contributors&gt;&lt;authors&gt;&lt;author&gt;Hayes, Andrew F&lt;/author&gt;&lt;/authors&gt;&lt;/contributors&gt;&lt;titles&gt;&lt;title&gt;PROCESS: A versatile computational tool for observed variable mediation, moderation, and conditional process modeling&lt;/title&gt;&lt;/titles&gt;&lt;dates&gt;&lt;year&gt;2012&lt;/year&gt;&lt;/dates&gt;&lt;publisher&gt;Retrieved from http://www.afhayes.com/ public/process2012.pdf&lt;/publisher&gt;&lt;urls&gt;&lt;/urls&gt;&lt;/record&gt;&lt;/Cite&gt;&lt;/EndNote&gt;</w:instrText>
        </w:r>
        <w:r w:rsidR="00326422">
          <w:rPr>
            <w:rFonts w:eastAsia="DengXian"/>
            <w:kern w:val="2"/>
          </w:rPr>
          <w:fldChar w:fldCharType="separate"/>
        </w:r>
        <w:r w:rsidR="00326422">
          <w:rPr>
            <w:rFonts w:eastAsia="DengXian"/>
            <w:kern w:val="2"/>
          </w:rPr>
          <w:t>(Hayes 2012)</w:t>
        </w:r>
        <w:r w:rsidR="00326422">
          <w:rPr>
            <w:rFonts w:eastAsia="DengXian"/>
            <w:kern w:val="2"/>
          </w:rPr>
          <w:fldChar w:fldCharType="end"/>
        </w:r>
        <w:r w:rsidR="00326422">
          <w:rPr>
            <w:rFonts w:eastAsia="DengXian"/>
            <w:kern w:val="2"/>
          </w:rPr>
          <w:t>.</w:t>
        </w:r>
      </w:ins>
    </w:p>
    <w:p w14:paraId="777D3E83" w14:textId="14FBF52C" w:rsidR="009458CE" w:rsidDel="00326422" w:rsidRDefault="009C0C59">
      <w:pPr>
        <w:widowControl w:val="0"/>
        <w:snapToGrid w:val="0"/>
        <w:spacing w:line="480" w:lineRule="auto"/>
        <w:ind w:firstLine="720"/>
        <w:rPr>
          <w:del w:id="3461" w:author="Haiyang Liu" w:date="2026-05-19T22:43:00Z" w16du:dateUtc="2026-05-19T15:43:00Z"/>
          <w:rFonts w:eastAsia="DengXian"/>
          <w:kern w:val="2"/>
        </w:rPr>
      </w:pPr>
      <w:del w:id="3462" w:author="Haiyang Liu" w:date="2026-05-19T22:43:00Z" w16du:dateUtc="2026-05-19T15:43:00Z">
        <w:r w:rsidDel="00326422">
          <w:rPr>
            <w:rFonts w:eastAsia="DengXian"/>
            <w:kern w:val="2"/>
          </w:rPr>
          <w:delText xml:space="preserve">Given that we measured newcomers’ error-making three times, we first examined whether there was a linear trend across time. To do so, we adopted the method delineated by Chen, </w:delText>
        </w:r>
        <w:r w:rsidDel="00326422">
          <w:delText xml:space="preserve">Ployhart, Thomas, Anderson, and Bliese </w:delText>
        </w:r>
        <w:r w:rsidDel="00326422">
          <w:rPr>
            <w:rFonts w:eastAsia="DengXian"/>
            <w:kern w:val="2"/>
          </w:rPr>
          <w:delText xml:space="preserve">(2011) as to how change trajectories should be handled. To get empirical Bayes estimates of the change, we used random coefficient models </w:delText>
        </w:r>
        <w:r w:rsidDel="00326422">
          <w:rPr>
            <w:rFonts w:eastAsia="DengXian"/>
            <w:kern w:val="2"/>
          </w:rPr>
          <w:fldChar w:fldCharType="begin"/>
        </w:r>
        <w:r w:rsidDel="00326422">
          <w:rPr>
            <w:rFonts w:eastAsia="DengXian"/>
            <w:kern w:val="2"/>
          </w:rPr>
          <w:delInstrText xml:space="preserve"> ADDIN EN.CITE &lt;EndNote&gt;&lt;Cite&gt;&lt;Author&gt;Bliese&lt;/Author&gt;&lt;Year&gt;2002&lt;/Year&gt;&lt;RecNum&gt;163&lt;/RecNum&gt;&lt;DisplayText&gt;(Bliese and Ployhart 2002)&lt;/DisplayText&gt;&lt;record&gt;&lt;rec-number&gt;163&lt;/rec-number&gt;&lt;foreign-keys&gt;&lt;key app="EN" db-id="dtfvx5dd9wzs0re0zrmve9tj9p5fwat5spas" timestamp="1737287228"&gt;163&lt;/key&gt;&lt;/foreign-keys&gt;&lt;ref-type name="Journal Article"&gt;17&lt;/ref-type&gt;&lt;contributors&gt;&lt;authors&gt;&lt;author&gt;Bliese, Paul D&lt;/author&gt;&lt;author&gt;Ployhart, Robert E&lt;/author&gt;&lt;/authors&gt;&lt;/contributors&gt;&lt;titles&gt;&lt;title&gt;Growth modeling using random coefficient models: Model building, testing, and illustrations&lt;/title&gt;&lt;secondary-title&gt;Organizational Research Methods&lt;/secondary-title&gt;&lt;/titles&gt;&lt;periodical&gt;&lt;full-title&gt;Organizational Research Methods&lt;/full-title&gt;&lt;/periodical&gt;&lt;pages&gt;362-387&lt;/pages&gt;&lt;volume&gt;5&lt;/volume&gt;&lt;number&gt;4&lt;/number&gt;&lt;dates&gt;&lt;year&gt;2002&lt;/year&gt;&lt;/dates&gt;&lt;isbn&gt;1094-4281&lt;/isbn&gt;&lt;urls&gt;&lt;/urls&gt;&lt;/record&gt;&lt;/Cite&gt;&lt;/EndNote&gt;</w:delInstrText>
        </w:r>
        <w:r w:rsidDel="00326422">
          <w:rPr>
            <w:rFonts w:eastAsia="DengXian"/>
            <w:kern w:val="2"/>
          </w:rPr>
          <w:fldChar w:fldCharType="separate"/>
        </w:r>
        <w:r w:rsidDel="00326422">
          <w:rPr>
            <w:rFonts w:eastAsia="DengXian"/>
            <w:kern w:val="2"/>
          </w:rPr>
          <w:delText>(Bliese and Ployhart 2002)</w:delText>
        </w:r>
        <w:r w:rsidDel="00326422">
          <w:rPr>
            <w:rFonts w:eastAsia="DengXian"/>
            <w:kern w:val="2"/>
          </w:rPr>
          <w:fldChar w:fldCharType="end"/>
        </w:r>
        <w:r w:rsidDel="00326422">
          <w:rPr>
            <w:rFonts w:eastAsia="DengXian"/>
            <w:kern w:val="2"/>
          </w:rPr>
          <w:delText>. More specifically, models with random effects in both intercepts and slopes were estimated and thus we procured unique Bayes estimates for each trajectory by regressing error-making on time, where Time 1 was coded as zero and Time 3 was coded as two). The following formulas were estimated:</w:delText>
        </w:r>
      </w:del>
    </w:p>
    <w:p w14:paraId="777D3E84" w14:textId="1DF4C34B" w:rsidR="009458CE" w:rsidDel="00326422" w:rsidRDefault="009C0C59">
      <w:pPr>
        <w:snapToGrid w:val="0"/>
        <w:ind w:left="1440" w:firstLine="720"/>
        <w:rPr>
          <w:del w:id="3463" w:author="Haiyang Liu" w:date="2026-05-19T22:43:00Z" w16du:dateUtc="2026-05-19T15:43:00Z"/>
          <w:bCs/>
          <w:i/>
          <w:iCs/>
          <w:color w:val="222222"/>
          <w:shd w:val="clear" w:color="auto" w:fill="FFFFFF"/>
          <w:vertAlign w:val="subscript"/>
        </w:rPr>
      </w:pPr>
      <w:del w:id="3464" w:author="Haiyang Liu" w:date="2026-05-19T22:43:00Z" w16du:dateUtc="2026-05-19T15:43:00Z">
        <w:r w:rsidDel="00326422">
          <w:rPr>
            <w:bCs/>
            <w:iCs/>
            <w:color w:val="222222"/>
            <w:shd w:val="clear" w:color="auto" w:fill="FFFFFF"/>
          </w:rPr>
          <w:delText xml:space="preserve">   Level 1:</w:delText>
        </w:r>
        <w:r w:rsidDel="00326422">
          <w:rPr>
            <w:bCs/>
            <w:i/>
            <w:iCs/>
            <w:color w:val="222222"/>
            <w:shd w:val="clear" w:color="auto" w:fill="FFFFFF"/>
          </w:rPr>
          <w:delText xml:space="preserve">   Errormaking</w:delText>
        </w:r>
        <w:r w:rsidDel="00326422">
          <w:rPr>
            <w:bCs/>
            <w:i/>
            <w:iCs/>
            <w:color w:val="222222"/>
            <w:shd w:val="clear" w:color="auto" w:fill="FFFFFF"/>
            <w:vertAlign w:val="subscript"/>
          </w:rPr>
          <w:delText>jk</w:delText>
        </w:r>
        <w:r w:rsidDel="00326422">
          <w:rPr>
            <w:bCs/>
            <w:color w:val="222222"/>
            <w:shd w:val="clear" w:color="auto" w:fill="FFFFFF"/>
            <w:vertAlign w:val="subscript"/>
          </w:rPr>
          <w:delText xml:space="preserve"> </w:delText>
        </w:r>
        <w:r w:rsidDel="00326422">
          <w:rPr>
            <w:bCs/>
            <w:color w:val="222222"/>
            <w:shd w:val="clear" w:color="auto" w:fill="FFFFFF"/>
          </w:rPr>
          <w:delText xml:space="preserve">= </w:delText>
        </w:r>
        <w:r w:rsidDel="00326422">
          <w:rPr>
            <w:bCs/>
            <w:i/>
            <w:iCs/>
            <w:color w:val="222222"/>
            <w:shd w:val="clear" w:color="auto" w:fill="FFFFFF"/>
          </w:rPr>
          <w:delText>β</w:delText>
        </w:r>
        <w:r w:rsidDel="00326422">
          <w:rPr>
            <w:bCs/>
            <w:color w:val="222222"/>
            <w:shd w:val="clear" w:color="auto" w:fill="FFFFFF"/>
            <w:vertAlign w:val="subscript"/>
          </w:rPr>
          <w:delText>0</w:delText>
        </w:r>
        <w:r w:rsidDel="00326422">
          <w:rPr>
            <w:bCs/>
            <w:i/>
            <w:iCs/>
            <w:color w:val="222222"/>
            <w:shd w:val="clear" w:color="auto" w:fill="FFFFFF"/>
            <w:vertAlign w:val="subscript"/>
          </w:rPr>
          <w:delText>k</w:delText>
        </w:r>
        <w:r w:rsidDel="00326422">
          <w:rPr>
            <w:bCs/>
            <w:color w:val="222222"/>
            <w:shd w:val="clear" w:color="auto" w:fill="FFFFFF"/>
            <w:vertAlign w:val="subscript"/>
          </w:rPr>
          <w:delText xml:space="preserve"> </w:delText>
        </w:r>
        <w:r w:rsidDel="00326422">
          <w:rPr>
            <w:bCs/>
            <w:color w:val="222222"/>
            <w:shd w:val="clear" w:color="auto" w:fill="FFFFFF"/>
          </w:rPr>
          <w:delText xml:space="preserve">+ </w:delText>
        </w:r>
        <w:r w:rsidDel="00326422">
          <w:rPr>
            <w:bCs/>
            <w:color w:val="222222"/>
            <w:shd w:val="clear" w:color="auto" w:fill="FFFFFF"/>
            <w:vertAlign w:val="subscript"/>
          </w:rPr>
          <w:delText xml:space="preserve"> </w:delText>
        </w:r>
        <w:r w:rsidDel="00326422">
          <w:rPr>
            <w:bCs/>
            <w:i/>
            <w:iCs/>
            <w:color w:val="222222"/>
            <w:shd w:val="clear" w:color="auto" w:fill="FFFFFF"/>
          </w:rPr>
          <w:delText>β</w:delText>
        </w:r>
        <w:r w:rsidDel="00326422">
          <w:rPr>
            <w:bCs/>
            <w:color w:val="222222"/>
            <w:shd w:val="clear" w:color="auto" w:fill="FFFFFF"/>
            <w:vertAlign w:val="subscript"/>
          </w:rPr>
          <w:delText>1</w:delText>
        </w:r>
        <w:r w:rsidDel="00326422">
          <w:rPr>
            <w:bCs/>
            <w:i/>
            <w:iCs/>
            <w:color w:val="222222"/>
            <w:shd w:val="clear" w:color="auto" w:fill="FFFFFF"/>
            <w:vertAlign w:val="subscript"/>
          </w:rPr>
          <w:delText xml:space="preserve">k </w:delText>
        </w:r>
        <w:r w:rsidDel="00326422">
          <w:rPr>
            <w:bCs/>
            <w:color w:val="222222"/>
            <w:shd w:val="clear" w:color="auto" w:fill="FFFFFF"/>
          </w:rPr>
          <w:delText>(Time</w:delText>
        </w:r>
        <w:r w:rsidDel="00326422">
          <w:rPr>
            <w:bCs/>
            <w:i/>
            <w:iCs/>
            <w:color w:val="222222"/>
            <w:shd w:val="clear" w:color="auto" w:fill="FFFFFF"/>
            <w:vertAlign w:val="subscript"/>
          </w:rPr>
          <w:delText>j</w:delText>
        </w:r>
        <w:r w:rsidDel="00326422">
          <w:rPr>
            <w:bCs/>
            <w:color w:val="222222"/>
            <w:shd w:val="clear" w:color="auto" w:fill="FFFFFF"/>
          </w:rPr>
          <w:delText xml:space="preserve">) + </w:delText>
        </w:r>
        <w:r w:rsidDel="00326422">
          <w:rPr>
            <w:bCs/>
            <w:i/>
            <w:iCs/>
            <w:color w:val="222222"/>
            <w:shd w:val="clear" w:color="auto" w:fill="FFFFFF"/>
          </w:rPr>
          <w:delText>θ</w:delText>
        </w:r>
        <w:r w:rsidDel="00326422">
          <w:rPr>
            <w:bCs/>
            <w:i/>
            <w:iCs/>
            <w:color w:val="222222"/>
            <w:shd w:val="clear" w:color="auto" w:fill="FFFFFF"/>
            <w:vertAlign w:val="subscript"/>
          </w:rPr>
          <w:delText>jk</w:delText>
        </w:r>
      </w:del>
    </w:p>
    <w:p w14:paraId="777D3E85" w14:textId="08B6CB6C" w:rsidR="009458CE" w:rsidDel="00326422" w:rsidRDefault="009C0C59">
      <w:pPr>
        <w:snapToGrid w:val="0"/>
        <w:rPr>
          <w:del w:id="3465" w:author="Haiyang Liu" w:date="2026-05-19T22:43:00Z" w16du:dateUtc="2026-05-19T15:43:00Z"/>
          <w:bCs/>
          <w:color w:val="222222"/>
          <w:shd w:val="clear" w:color="auto" w:fill="FFFFFF"/>
        </w:rPr>
      </w:pPr>
      <w:del w:id="3466" w:author="Haiyang Liu" w:date="2026-05-19T22:43:00Z" w16du:dateUtc="2026-05-19T15:43:00Z">
        <w:r w:rsidDel="00326422">
          <w:rPr>
            <w:bCs/>
            <w:iCs/>
            <w:color w:val="222222"/>
            <w:shd w:val="clear" w:color="auto" w:fill="FFFFFF"/>
          </w:rPr>
          <w:delText xml:space="preserve">                                       Level 2:                        </w:delText>
        </w:r>
        <w:r w:rsidDel="00326422">
          <w:rPr>
            <w:bCs/>
            <w:i/>
            <w:iCs/>
            <w:color w:val="222222"/>
            <w:shd w:val="clear" w:color="auto" w:fill="FFFFFF"/>
            <w:lang w:val="el-GR"/>
          </w:rPr>
          <w:delText>β</w:delText>
        </w:r>
        <w:r w:rsidDel="00326422">
          <w:rPr>
            <w:bCs/>
            <w:color w:val="222222"/>
            <w:shd w:val="clear" w:color="auto" w:fill="FFFFFF"/>
            <w:vertAlign w:val="subscript"/>
          </w:rPr>
          <w:delText>0</w:delText>
        </w:r>
        <w:r w:rsidDel="00326422">
          <w:rPr>
            <w:bCs/>
            <w:i/>
            <w:iCs/>
            <w:color w:val="222222"/>
            <w:shd w:val="clear" w:color="auto" w:fill="FFFFFF"/>
            <w:vertAlign w:val="subscript"/>
          </w:rPr>
          <w:delText xml:space="preserve">k </w:delText>
        </w:r>
        <w:r w:rsidDel="00326422">
          <w:rPr>
            <w:bCs/>
            <w:color w:val="222222"/>
            <w:shd w:val="clear" w:color="auto" w:fill="FFFFFF"/>
          </w:rPr>
          <w:delText xml:space="preserve">= </w:delText>
        </w:r>
        <w:r w:rsidDel="00326422">
          <w:rPr>
            <w:bCs/>
            <w:i/>
            <w:iCs/>
            <w:color w:val="222222"/>
            <w:shd w:val="clear" w:color="auto" w:fill="FFFFFF"/>
          </w:rPr>
          <w:delText>λ</w:delText>
        </w:r>
        <w:r w:rsidDel="00326422">
          <w:rPr>
            <w:bCs/>
            <w:color w:val="222222"/>
            <w:shd w:val="clear" w:color="auto" w:fill="FFFFFF"/>
            <w:vertAlign w:val="subscript"/>
          </w:rPr>
          <w:delText xml:space="preserve">01 </w:delText>
        </w:r>
        <w:r w:rsidDel="00326422">
          <w:rPr>
            <w:bCs/>
            <w:color w:val="222222"/>
            <w:shd w:val="clear" w:color="auto" w:fill="FFFFFF"/>
          </w:rPr>
          <w:delText>+ ε</w:delText>
        </w:r>
        <w:r w:rsidDel="00326422">
          <w:rPr>
            <w:bCs/>
            <w:color w:val="222222"/>
            <w:shd w:val="clear" w:color="auto" w:fill="FFFFFF"/>
            <w:vertAlign w:val="subscript"/>
          </w:rPr>
          <w:delText>0</w:delText>
        </w:r>
        <w:r w:rsidDel="00326422">
          <w:rPr>
            <w:bCs/>
            <w:i/>
            <w:iCs/>
            <w:color w:val="222222"/>
            <w:shd w:val="clear" w:color="auto" w:fill="FFFFFF"/>
            <w:vertAlign w:val="subscript"/>
          </w:rPr>
          <w:delText>k</w:delText>
        </w:r>
      </w:del>
    </w:p>
    <w:p w14:paraId="777D3E86" w14:textId="7A034399" w:rsidR="009458CE" w:rsidDel="00326422" w:rsidRDefault="009C0C59">
      <w:pPr>
        <w:snapToGrid w:val="0"/>
        <w:jc w:val="center"/>
        <w:rPr>
          <w:del w:id="3467" w:author="Haiyang Liu" w:date="2026-05-19T22:43:00Z" w16du:dateUtc="2026-05-19T15:43:00Z"/>
          <w:bCs/>
          <w:iCs/>
          <w:color w:val="222222"/>
          <w:shd w:val="clear" w:color="auto" w:fill="FFFFFF"/>
        </w:rPr>
      </w:pPr>
      <w:del w:id="3468" w:author="Haiyang Liu" w:date="2026-05-19T22:43:00Z" w16du:dateUtc="2026-05-19T15:43:00Z">
        <w:r w:rsidDel="00326422">
          <w:rPr>
            <w:bCs/>
            <w:i/>
            <w:iCs/>
            <w:color w:val="222222"/>
            <w:shd w:val="clear" w:color="auto" w:fill="FFFFFF"/>
            <w:lang w:val="el-GR"/>
          </w:rPr>
          <w:delText xml:space="preserve">                β</w:delText>
        </w:r>
        <w:r w:rsidDel="00326422">
          <w:rPr>
            <w:bCs/>
            <w:color w:val="222222"/>
            <w:shd w:val="clear" w:color="auto" w:fill="FFFFFF"/>
            <w:vertAlign w:val="subscript"/>
          </w:rPr>
          <w:delText>1</w:delText>
        </w:r>
        <w:r w:rsidDel="00326422">
          <w:rPr>
            <w:bCs/>
            <w:i/>
            <w:iCs/>
            <w:color w:val="222222"/>
            <w:shd w:val="clear" w:color="auto" w:fill="FFFFFF"/>
            <w:vertAlign w:val="subscript"/>
          </w:rPr>
          <w:delText xml:space="preserve">k </w:delText>
        </w:r>
        <w:r w:rsidDel="00326422">
          <w:rPr>
            <w:bCs/>
            <w:color w:val="222222"/>
            <w:shd w:val="clear" w:color="auto" w:fill="FFFFFF"/>
          </w:rPr>
          <w:delText>=</w:delText>
        </w:r>
        <w:r w:rsidDel="00326422">
          <w:rPr>
            <w:bCs/>
            <w:i/>
            <w:iCs/>
            <w:color w:val="222222"/>
            <w:shd w:val="clear" w:color="auto" w:fill="FFFFFF"/>
            <w:lang w:val="el-GR"/>
          </w:rPr>
          <w:delText xml:space="preserve"> </w:delText>
        </w:r>
        <w:r w:rsidDel="00326422">
          <w:rPr>
            <w:bCs/>
            <w:i/>
            <w:iCs/>
            <w:color w:val="222222"/>
            <w:shd w:val="clear" w:color="auto" w:fill="FFFFFF"/>
          </w:rPr>
          <w:delText>λ</w:delText>
        </w:r>
        <w:r w:rsidDel="00326422">
          <w:rPr>
            <w:bCs/>
            <w:color w:val="222222"/>
            <w:shd w:val="clear" w:color="auto" w:fill="FFFFFF"/>
            <w:vertAlign w:val="subscript"/>
          </w:rPr>
          <w:delText xml:space="preserve">11 </w:delText>
        </w:r>
        <w:r w:rsidDel="00326422">
          <w:rPr>
            <w:bCs/>
            <w:color w:val="222222"/>
            <w:shd w:val="clear" w:color="auto" w:fill="FFFFFF"/>
          </w:rPr>
          <w:delText>+ ε</w:delText>
        </w:r>
        <w:r w:rsidDel="00326422">
          <w:rPr>
            <w:bCs/>
            <w:color w:val="222222"/>
            <w:shd w:val="clear" w:color="auto" w:fill="FFFFFF"/>
            <w:vertAlign w:val="subscript"/>
          </w:rPr>
          <w:delText>1</w:delText>
        </w:r>
        <w:r w:rsidDel="00326422">
          <w:rPr>
            <w:bCs/>
            <w:i/>
            <w:iCs/>
            <w:color w:val="222222"/>
            <w:shd w:val="clear" w:color="auto" w:fill="FFFFFF"/>
            <w:vertAlign w:val="subscript"/>
          </w:rPr>
          <w:delText>k</w:delText>
        </w:r>
      </w:del>
    </w:p>
    <w:p w14:paraId="777D3E87" w14:textId="7D50117E" w:rsidR="009458CE" w:rsidDel="00326422" w:rsidRDefault="009C0C59">
      <w:pPr>
        <w:snapToGrid w:val="0"/>
        <w:rPr>
          <w:del w:id="3469" w:author="Haiyang Liu" w:date="2026-05-19T22:43:00Z" w16du:dateUtc="2026-05-19T15:43:00Z"/>
          <w:color w:val="222222"/>
          <w:shd w:val="clear" w:color="auto" w:fill="FFFFFF"/>
        </w:rPr>
      </w:pPr>
      <w:del w:id="3470" w:author="Haiyang Liu" w:date="2026-05-19T22:43:00Z" w16du:dateUtc="2026-05-19T15:43:00Z">
        <w:r w:rsidDel="00326422">
          <w:rPr>
            <w:bCs/>
            <w:color w:val="222222"/>
            <w:shd w:val="clear" w:color="auto" w:fill="FFFFFF"/>
          </w:rPr>
          <w:delText>Where:</w:delText>
        </w:r>
      </w:del>
    </w:p>
    <w:p w14:paraId="777D3E88" w14:textId="0A98C0DA" w:rsidR="009458CE" w:rsidDel="00326422" w:rsidRDefault="009C0C59">
      <w:pPr>
        <w:numPr>
          <w:ilvl w:val="1"/>
          <w:numId w:val="1"/>
        </w:numPr>
        <w:snapToGrid w:val="0"/>
        <w:rPr>
          <w:del w:id="3471" w:author="Haiyang Liu" w:date="2026-05-19T22:43:00Z" w16du:dateUtc="2026-05-19T15:43:00Z"/>
          <w:color w:val="222222"/>
          <w:shd w:val="clear" w:color="auto" w:fill="FFFFFF"/>
        </w:rPr>
      </w:pPr>
      <w:del w:id="3472" w:author="Haiyang Liu" w:date="2026-05-19T22:43:00Z" w16du:dateUtc="2026-05-19T15:43:00Z">
        <w:r w:rsidDel="00326422">
          <w:rPr>
            <w:bCs/>
            <w:i/>
            <w:iCs/>
            <w:color w:val="222222"/>
            <w:shd w:val="clear" w:color="auto" w:fill="FFFFFF"/>
          </w:rPr>
          <w:delText>Errormaking</w:delText>
        </w:r>
        <w:r w:rsidDel="00326422">
          <w:rPr>
            <w:bCs/>
            <w:i/>
            <w:iCs/>
            <w:color w:val="222222"/>
            <w:shd w:val="clear" w:color="auto" w:fill="FFFFFF"/>
            <w:vertAlign w:val="subscript"/>
          </w:rPr>
          <w:delText>jk</w:delText>
        </w:r>
        <w:r w:rsidDel="00326422">
          <w:rPr>
            <w:bCs/>
            <w:color w:val="222222"/>
            <w:shd w:val="clear" w:color="auto" w:fill="FFFFFF"/>
          </w:rPr>
          <w:delText xml:space="preserve"> = The error-making score for newcomer </w:delText>
        </w:r>
        <w:r w:rsidDel="00326422">
          <w:rPr>
            <w:bCs/>
            <w:i/>
            <w:iCs/>
            <w:color w:val="222222"/>
            <w:shd w:val="clear" w:color="auto" w:fill="FFFFFF"/>
          </w:rPr>
          <w:delText>k</w:delText>
        </w:r>
        <w:r w:rsidDel="00326422">
          <w:rPr>
            <w:bCs/>
            <w:color w:val="222222"/>
            <w:shd w:val="clear" w:color="auto" w:fill="FFFFFF"/>
          </w:rPr>
          <w:delText xml:space="preserve"> at time </w:delText>
        </w:r>
        <w:r w:rsidDel="00326422">
          <w:rPr>
            <w:bCs/>
            <w:i/>
            <w:iCs/>
            <w:color w:val="222222"/>
            <w:shd w:val="clear" w:color="auto" w:fill="FFFFFF"/>
          </w:rPr>
          <w:delText>j</w:delText>
        </w:r>
      </w:del>
    </w:p>
    <w:p w14:paraId="777D3E89" w14:textId="773AC764" w:rsidR="009458CE" w:rsidDel="00326422" w:rsidRDefault="009C0C59">
      <w:pPr>
        <w:numPr>
          <w:ilvl w:val="1"/>
          <w:numId w:val="1"/>
        </w:numPr>
        <w:snapToGrid w:val="0"/>
        <w:rPr>
          <w:del w:id="3473" w:author="Haiyang Liu" w:date="2026-05-19T22:43:00Z" w16du:dateUtc="2026-05-19T15:43:00Z"/>
          <w:color w:val="222222"/>
          <w:shd w:val="clear" w:color="auto" w:fill="FFFFFF"/>
        </w:rPr>
      </w:pPr>
      <w:del w:id="3474" w:author="Haiyang Liu" w:date="2026-05-19T22:43:00Z" w16du:dateUtc="2026-05-19T15:43:00Z">
        <w:r w:rsidDel="00326422">
          <w:rPr>
            <w:bCs/>
            <w:i/>
            <w:iCs/>
            <w:color w:val="222222"/>
            <w:shd w:val="clear" w:color="auto" w:fill="FFFFFF"/>
          </w:rPr>
          <w:delText>λ</w:delText>
        </w:r>
        <w:r w:rsidDel="00326422">
          <w:rPr>
            <w:bCs/>
            <w:color w:val="222222"/>
            <w:shd w:val="clear" w:color="auto" w:fill="FFFFFF"/>
            <w:vertAlign w:val="subscript"/>
          </w:rPr>
          <w:delText>0</w:delText>
        </w:r>
        <w:r w:rsidDel="00326422">
          <w:rPr>
            <w:bCs/>
            <w:iCs/>
            <w:color w:val="222222"/>
            <w:shd w:val="clear" w:color="auto" w:fill="FFFFFF"/>
            <w:vertAlign w:val="subscript"/>
          </w:rPr>
          <w:delText>1</w:delText>
        </w:r>
        <w:r w:rsidDel="00326422">
          <w:rPr>
            <w:bCs/>
            <w:color w:val="222222"/>
            <w:shd w:val="clear" w:color="auto" w:fill="FFFFFF"/>
          </w:rPr>
          <w:delText xml:space="preserve"> = Intercept </w:delText>
        </w:r>
      </w:del>
    </w:p>
    <w:p w14:paraId="777D3E8A" w14:textId="4731F732" w:rsidR="009458CE" w:rsidDel="00326422" w:rsidRDefault="009C0C59">
      <w:pPr>
        <w:numPr>
          <w:ilvl w:val="1"/>
          <w:numId w:val="1"/>
        </w:numPr>
        <w:snapToGrid w:val="0"/>
        <w:rPr>
          <w:del w:id="3475" w:author="Haiyang Liu" w:date="2026-05-19T22:43:00Z" w16du:dateUtc="2026-05-19T15:43:00Z"/>
          <w:color w:val="222222"/>
          <w:shd w:val="clear" w:color="auto" w:fill="FFFFFF"/>
        </w:rPr>
      </w:pPr>
      <w:del w:id="3476" w:author="Haiyang Liu" w:date="2026-05-19T22:43:00Z" w16du:dateUtc="2026-05-19T15:43:00Z">
        <w:r w:rsidDel="00326422">
          <w:rPr>
            <w:bCs/>
            <w:i/>
            <w:iCs/>
            <w:color w:val="222222"/>
            <w:shd w:val="clear" w:color="auto" w:fill="FFFFFF"/>
          </w:rPr>
          <w:delText>λ</w:delText>
        </w:r>
        <w:r w:rsidDel="00326422">
          <w:rPr>
            <w:bCs/>
            <w:iCs/>
            <w:color w:val="222222"/>
            <w:shd w:val="clear" w:color="auto" w:fill="FFFFFF"/>
            <w:vertAlign w:val="subscript"/>
          </w:rPr>
          <w:delText>11</w:delText>
        </w:r>
        <w:r w:rsidDel="00326422">
          <w:rPr>
            <w:bCs/>
            <w:color w:val="222222"/>
            <w:shd w:val="clear" w:color="auto" w:fill="FFFFFF"/>
          </w:rPr>
          <w:delText xml:space="preserve"> = Expectation of Time–Error making trajectory  </w:delText>
        </w:r>
      </w:del>
    </w:p>
    <w:p w14:paraId="777D3E8B" w14:textId="4F464A8F" w:rsidR="009458CE" w:rsidDel="00326422" w:rsidRDefault="009C0C59">
      <w:pPr>
        <w:numPr>
          <w:ilvl w:val="1"/>
          <w:numId w:val="1"/>
        </w:numPr>
        <w:snapToGrid w:val="0"/>
        <w:rPr>
          <w:del w:id="3477" w:author="Haiyang Liu" w:date="2026-05-19T22:43:00Z" w16du:dateUtc="2026-05-19T15:43:00Z"/>
          <w:color w:val="222222"/>
          <w:shd w:val="clear" w:color="auto" w:fill="FFFFFF"/>
        </w:rPr>
      </w:pPr>
      <w:del w:id="3478" w:author="Haiyang Liu" w:date="2026-05-19T22:43:00Z" w16du:dateUtc="2026-05-19T15:43:00Z">
        <w:r w:rsidDel="00326422">
          <w:rPr>
            <w:bCs/>
            <w:i/>
            <w:iCs/>
            <w:color w:val="222222"/>
            <w:shd w:val="clear" w:color="auto" w:fill="FFFFFF"/>
          </w:rPr>
          <w:delText>θ</w:delText>
        </w:r>
        <w:r w:rsidDel="00326422">
          <w:rPr>
            <w:bCs/>
            <w:i/>
            <w:iCs/>
            <w:color w:val="222222"/>
            <w:shd w:val="clear" w:color="auto" w:fill="FFFFFF"/>
            <w:vertAlign w:val="subscript"/>
          </w:rPr>
          <w:delText>jk</w:delText>
        </w:r>
        <w:r w:rsidDel="00326422">
          <w:rPr>
            <w:bCs/>
            <w:i/>
            <w:iCs/>
            <w:color w:val="222222"/>
            <w:shd w:val="clear" w:color="auto" w:fill="FFFFFF"/>
          </w:rPr>
          <w:delText>,</w:delText>
        </w:r>
        <w:r w:rsidDel="00326422">
          <w:rPr>
            <w:bCs/>
            <w:color w:val="222222"/>
            <w:shd w:val="clear" w:color="auto" w:fill="FFFFFF"/>
          </w:rPr>
          <w:delText xml:space="preserve"> ε</w:delText>
        </w:r>
        <w:r w:rsidDel="00326422">
          <w:rPr>
            <w:bCs/>
            <w:color w:val="222222"/>
            <w:shd w:val="clear" w:color="auto" w:fill="FFFFFF"/>
            <w:vertAlign w:val="subscript"/>
          </w:rPr>
          <w:delText>0</w:delText>
        </w:r>
        <w:r w:rsidDel="00326422">
          <w:rPr>
            <w:bCs/>
            <w:i/>
            <w:iCs/>
            <w:color w:val="222222"/>
            <w:shd w:val="clear" w:color="auto" w:fill="FFFFFF"/>
            <w:vertAlign w:val="subscript"/>
          </w:rPr>
          <w:delText>k</w:delText>
        </w:r>
        <w:r w:rsidDel="00326422">
          <w:rPr>
            <w:bCs/>
            <w:i/>
            <w:iCs/>
            <w:color w:val="222222"/>
            <w:shd w:val="clear" w:color="auto" w:fill="FFFFFF"/>
          </w:rPr>
          <w:delText xml:space="preserve"> </w:delText>
        </w:r>
        <w:r w:rsidDel="00326422">
          <w:rPr>
            <w:bCs/>
            <w:iCs/>
            <w:color w:val="222222"/>
            <w:shd w:val="clear" w:color="auto" w:fill="FFFFFF"/>
          </w:rPr>
          <w:delText>&amp;</w:delText>
        </w:r>
        <w:r w:rsidDel="00326422">
          <w:rPr>
            <w:bCs/>
            <w:i/>
            <w:iCs/>
            <w:color w:val="222222"/>
            <w:shd w:val="clear" w:color="auto" w:fill="FFFFFF"/>
          </w:rPr>
          <w:delText xml:space="preserve"> </w:delText>
        </w:r>
        <w:r w:rsidDel="00326422">
          <w:rPr>
            <w:bCs/>
            <w:color w:val="222222"/>
            <w:shd w:val="clear" w:color="auto" w:fill="FFFFFF"/>
          </w:rPr>
          <w:delText>ε</w:delText>
        </w:r>
        <w:r w:rsidDel="00326422">
          <w:rPr>
            <w:bCs/>
            <w:color w:val="222222"/>
            <w:shd w:val="clear" w:color="auto" w:fill="FFFFFF"/>
            <w:vertAlign w:val="subscript"/>
          </w:rPr>
          <w:delText>1</w:delText>
        </w:r>
        <w:r w:rsidDel="00326422">
          <w:rPr>
            <w:bCs/>
            <w:i/>
            <w:iCs/>
            <w:color w:val="222222"/>
            <w:shd w:val="clear" w:color="auto" w:fill="FFFFFF"/>
            <w:vertAlign w:val="subscript"/>
          </w:rPr>
          <w:delText xml:space="preserve">k </w:delText>
        </w:r>
        <w:r w:rsidDel="00326422">
          <w:rPr>
            <w:bCs/>
            <w:color w:val="222222"/>
            <w:shd w:val="clear" w:color="auto" w:fill="FFFFFF"/>
          </w:rPr>
          <w:delText>= residuals</w:delText>
        </w:r>
      </w:del>
    </w:p>
    <w:p w14:paraId="777D3E8C" w14:textId="56A723CB" w:rsidR="009458CE" w:rsidDel="00326422" w:rsidRDefault="009458CE">
      <w:pPr>
        <w:snapToGrid w:val="0"/>
        <w:ind w:left="1440"/>
        <w:rPr>
          <w:del w:id="3479" w:author="Haiyang Liu" w:date="2026-05-19T22:43:00Z" w16du:dateUtc="2026-05-19T15:43:00Z"/>
          <w:color w:val="222222"/>
          <w:shd w:val="clear" w:color="auto" w:fill="FFFFFF"/>
        </w:rPr>
      </w:pPr>
    </w:p>
    <w:p w14:paraId="777D3E8D" w14:textId="45B1B296" w:rsidR="009458CE" w:rsidDel="00326422" w:rsidRDefault="009C0C59">
      <w:pPr>
        <w:snapToGrid w:val="0"/>
        <w:spacing w:line="480" w:lineRule="auto"/>
        <w:ind w:firstLine="720"/>
        <w:rPr>
          <w:del w:id="3480" w:author="Haiyang Liu" w:date="2026-05-19T22:43:00Z" w16du:dateUtc="2026-05-19T15:43:00Z"/>
          <w:rFonts w:eastAsia="DengXian"/>
          <w:kern w:val="2"/>
        </w:rPr>
      </w:pPr>
      <w:del w:id="3481" w:author="Haiyang Liu" w:date="2026-05-19T22:43:00Z" w16du:dateUtc="2026-05-19T15:43:00Z">
        <w:r w:rsidDel="00326422">
          <w:rPr>
            <w:rFonts w:eastAsia="DengXian"/>
            <w:kern w:val="2"/>
          </w:rPr>
          <w:delText xml:space="preserve">To calculate the trajectory scores, we summed </w:delText>
        </w:r>
        <w:r w:rsidDel="00326422">
          <w:rPr>
            <w:bCs/>
            <w:i/>
            <w:iCs/>
            <w:color w:val="222222"/>
            <w:shd w:val="clear" w:color="auto" w:fill="FFFFFF"/>
            <w:lang w:val="el-GR"/>
          </w:rPr>
          <w:delText>λ</w:delText>
        </w:r>
        <w:r w:rsidDel="00326422">
          <w:rPr>
            <w:bCs/>
            <w:iCs/>
            <w:color w:val="222222"/>
            <w:shd w:val="clear" w:color="auto" w:fill="FFFFFF"/>
            <w:vertAlign w:val="subscript"/>
          </w:rPr>
          <w:delText xml:space="preserve">11 </w:delText>
        </w:r>
        <w:r w:rsidDel="00326422">
          <w:rPr>
            <w:bCs/>
            <w:iCs/>
            <w:color w:val="222222"/>
            <w:shd w:val="clear" w:color="auto" w:fill="FFFFFF"/>
          </w:rPr>
          <w:delText xml:space="preserve">and </w:delText>
        </w:r>
        <w:r w:rsidDel="00326422">
          <w:rPr>
            <w:bCs/>
            <w:color w:val="222222"/>
            <w:shd w:val="clear" w:color="auto" w:fill="FFFFFF"/>
          </w:rPr>
          <w:delText>ε</w:delText>
        </w:r>
        <w:r w:rsidDel="00326422">
          <w:rPr>
            <w:bCs/>
            <w:color w:val="222222"/>
            <w:shd w:val="clear" w:color="auto" w:fill="FFFFFF"/>
            <w:vertAlign w:val="subscript"/>
          </w:rPr>
          <w:delText>1</w:delText>
        </w:r>
        <w:r w:rsidDel="00326422">
          <w:rPr>
            <w:bCs/>
            <w:i/>
            <w:iCs/>
            <w:color w:val="222222"/>
            <w:shd w:val="clear" w:color="auto" w:fill="FFFFFF"/>
            <w:vertAlign w:val="subscript"/>
          </w:rPr>
          <w:delText>k</w:delText>
        </w:r>
        <w:r w:rsidDel="00326422">
          <w:rPr>
            <w:bCs/>
            <w:i/>
            <w:iCs/>
            <w:color w:val="222222"/>
            <w:shd w:val="clear" w:color="auto" w:fill="FFFFFF"/>
          </w:rPr>
          <w:delText xml:space="preserve"> </w:delText>
        </w:r>
        <w:r w:rsidDel="00326422">
          <w:rPr>
            <w:bCs/>
            <w:color w:val="222222"/>
            <w:shd w:val="clear" w:color="auto" w:fill="FFFFFF"/>
          </w:rPr>
          <w:delText xml:space="preserve">(i.e., </w:delText>
        </w:r>
        <w:r w:rsidDel="00326422">
          <w:rPr>
            <w:bCs/>
            <w:i/>
            <w:iCs/>
            <w:color w:val="222222"/>
            <w:shd w:val="clear" w:color="auto" w:fill="FFFFFF"/>
            <w:lang w:val="el-GR"/>
          </w:rPr>
          <w:delText>β</w:delText>
        </w:r>
        <w:r w:rsidDel="00326422">
          <w:rPr>
            <w:bCs/>
            <w:color w:val="222222"/>
            <w:shd w:val="clear" w:color="auto" w:fill="FFFFFF"/>
            <w:vertAlign w:val="subscript"/>
          </w:rPr>
          <w:delText>1</w:delText>
        </w:r>
        <w:r w:rsidDel="00326422">
          <w:rPr>
            <w:bCs/>
            <w:i/>
            <w:iCs/>
            <w:color w:val="222222"/>
            <w:shd w:val="clear" w:color="auto" w:fill="FFFFFF"/>
            <w:vertAlign w:val="subscript"/>
          </w:rPr>
          <w:delText>k</w:delText>
        </w:r>
        <w:r w:rsidDel="00326422">
          <w:rPr>
            <w:bCs/>
            <w:color w:val="222222"/>
            <w:shd w:val="clear" w:color="auto" w:fill="FFFFFF"/>
          </w:rPr>
          <w:delText xml:space="preserve">). In particular, </w:delText>
        </w:r>
        <w:r w:rsidDel="00326422">
          <w:rPr>
            <w:rFonts w:eastAsia="DengXian"/>
            <w:kern w:val="2"/>
          </w:rPr>
          <w:delText xml:space="preserve">negative (positive) values of </w:delText>
        </w:r>
        <w:r w:rsidDel="00326422">
          <w:rPr>
            <w:bCs/>
            <w:i/>
            <w:iCs/>
            <w:color w:val="222222"/>
            <w:shd w:val="clear" w:color="auto" w:fill="FFFFFF"/>
            <w:lang w:val="el-GR"/>
          </w:rPr>
          <w:delText>β</w:delText>
        </w:r>
        <w:r w:rsidDel="00326422">
          <w:rPr>
            <w:bCs/>
            <w:color w:val="222222"/>
            <w:shd w:val="clear" w:color="auto" w:fill="FFFFFF"/>
            <w:vertAlign w:val="subscript"/>
          </w:rPr>
          <w:delText>1</w:delText>
        </w:r>
        <w:r w:rsidDel="00326422">
          <w:rPr>
            <w:bCs/>
            <w:i/>
            <w:iCs/>
            <w:color w:val="222222"/>
            <w:shd w:val="clear" w:color="auto" w:fill="FFFFFF"/>
            <w:vertAlign w:val="subscript"/>
          </w:rPr>
          <w:delText xml:space="preserve">k </w:delText>
        </w:r>
        <w:r w:rsidDel="00326422">
          <w:rPr>
            <w:rFonts w:eastAsia="DengXian"/>
            <w:kern w:val="2"/>
          </w:rPr>
          <w:delText>reflect a declining (increasing) linear trend in error-making across time. We then used the trajectory scores (</w:delText>
        </w:r>
        <w:r w:rsidDel="00326422">
          <w:rPr>
            <w:bCs/>
            <w:i/>
            <w:iCs/>
            <w:color w:val="222222"/>
            <w:shd w:val="clear" w:color="auto" w:fill="FFFFFF"/>
            <w:lang w:val="el-GR"/>
          </w:rPr>
          <w:delText>β</w:delText>
        </w:r>
        <w:r w:rsidDel="00326422">
          <w:rPr>
            <w:bCs/>
            <w:color w:val="222222"/>
            <w:shd w:val="clear" w:color="auto" w:fill="FFFFFF"/>
            <w:vertAlign w:val="subscript"/>
          </w:rPr>
          <w:delText>1</w:delText>
        </w:r>
        <w:r w:rsidDel="00326422">
          <w:rPr>
            <w:bCs/>
            <w:i/>
            <w:iCs/>
            <w:color w:val="222222"/>
            <w:shd w:val="clear" w:color="auto" w:fill="FFFFFF"/>
            <w:vertAlign w:val="subscript"/>
          </w:rPr>
          <w:delText>k</w:delText>
        </w:r>
        <w:r w:rsidDel="00326422">
          <w:rPr>
            <w:rFonts w:eastAsia="DengXian"/>
            <w:kern w:val="2"/>
          </w:rPr>
          <w:delText xml:space="preserve">) as a variable </w:delText>
        </w:r>
        <w:r w:rsidDel="00326422">
          <w:rPr>
            <w:rFonts w:eastAsia="DengXian"/>
            <w:kern w:val="2"/>
          </w:rPr>
          <w:fldChar w:fldCharType="begin"/>
        </w:r>
        <w:r w:rsidDel="00326422">
          <w:rPr>
            <w:rFonts w:eastAsia="DengXian"/>
            <w:kern w:val="2"/>
          </w:rPr>
          <w:delInstrText xml:space="preserve"> ADDIN EN.CITE &lt;EndNote&gt;&lt;Cite&gt;&lt;Author&gt;Dust&lt;/Author&gt;&lt;Year&gt;2022&lt;/Year&gt;&lt;RecNum&gt;156&lt;/RecNum&gt;&lt;DisplayText&gt;(Chen et al. 2011, Dust et al. 2022)&lt;/DisplayText&gt;&lt;record&gt;&lt;rec-number&gt;156&lt;/rec-number&gt;&lt;foreign-keys&gt;&lt;key app="EN" db-id="dtfvx5dd9wzs0re0zrmve9tj9p5fwat5spas" timestamp="1737286565"&gt;156&lt;/key&gt;&lt;/foreign-keys&gt;&lt;ref-type name="Journal Article"&gt;17&lt;/ref-type&gt;&lt;contributors&gt;&lt;authors&gt;&lt;author&gt;Dust, Scott B&lt;/author&gt;&lt;author&gt;Liu, Haiyang&lt;/author&gt;&lt;author&gt;Wang, Siting&lt;/author&gt;&lt;author&gt;Reina, Christopher S&lt;/author&gt;&lt;/authors&gt;&lt;/contributors&gt;&lt;titles&gt;&lt;title&gt;The effect of mindfulness and job demands on motivation and performance trajectories across the workweek: An entrainment theory perspective&lt;/title&gt;&lt;secondary-title&gt;Journal of Applied Psychology&lt;/secondary-title&gt;&lt;/titles&gt;&lt;periodical&gt;&lt;full-title&gt;Journal of Applied Psychology&lt;/full-title&gt;&lt;/periodical&gt;&lt;pages&gt;221-239&lt;/pages&gt;&lt;volume&gt;107&lt;/volume&gt;&lt;number&gt;2&lt;/number&gt;&lt;dates&gt;&lt;year&gt;2022&lt;/year&gt;&lt;/dates&gt;&lt;isbn&gt;1939-1854&lt;/isbn&gt;&lt;urls&gt;&lt;/urls&gt;&lt;/record&gt;&lt;/Cite&gt;&lt;Cite&gt;&lt;Author&gt;Chen&lt;/Author&gt;&lt;Year&gt;2011&lt;/Year&gt;&lt;RecNum&gt;125&lt;/RecNum&gt;&lt;record&gt;&lt;rec-number&gt;125&lt;/rec-number&gt;&lt;foreign-keys&gt;&lt;key app="EN" db-id="dtfvx5dd9wzs0re0zrmve9tj9p5fwat5spas" timestamp="1732607649"&gt;125&lt;/key&gt;&lt;/foreign-keys&gt;&lt;ref-type name="Journal Article"&gt;17&lt;/ref-type&gt;&lt;contributors&gt;&lt;authors&gt;&lt;author&gt;Chen, Gilad&lt;/author&gt;&lt;author&gt;Ployhart, Robert E&lt;/author&gt;&lt;author&gt;Thomas, Helena Cooper&lt;/author&gt;&lt;author&gt;Anderson, Neil&lt;/author&gt;&lt;author&gt;Bliese, Paul D&lt;/author&gt;&lt;/authors&gt;&lt;/contributors&gt;&lt;titles&gt;&lt;title&gt;The power of momentum: A new model of dynamic relationships between job satisfaction change and turnover intentions&lt;/title&gt;&lt;secondary-title&gt;Academy of Management Journal&lt;/secondary-title&gt;&lt;/titles&gt;&lt;periodical&gt;&lt;full-title&gt;Academy of Management Journal&lt;/full-title&gt;&lt;/periodical&gt;&lt;pages&gt;159-181&lt;/pages&gt;&lt;volume&gt;54&lt;/volume&gt;&lt;number&gt;1&lt;/number&gt;&lt;dates&gt;&lt;year&gt;2011&lt;/year&gt;&lt;/dates&gt;&lt;isbn&gt;0001-4273&lt;/isbn&gt;&lt;urls&gt;&lt;/urls&gt;&lt;/record&gt;&lt;/Cite&gt;&lt;/EndNote&gt;</w:delInstrText>
        </w:r>
        <w:r w:rsidDel="00326422">
          <w:rPr>
            <w:rFonts w:eastAsia="DengXian"/>
            <w:kern w:val="2"/>
          </w:rPr>
          <w:fldChar w:fldCharType="separate"/>
        </w:r>
        <w:r w:rsidDel="00326422">
          <w:rPr>
            <w:rFonts w:eastAsia="DengXian"/>
            <w:kern w:val="2"/>
          </w:rPr>
          <w:delText>(Chen et al. 2011, Dust et al. 2022)</w:delText>
        </w:r>
        <w:r w:rsidDel="00326422">
          <w:rPr>
            <w:rFonts w:eastAsia="DengXian"/>
            <w:kern w:val="2"/>
          </w:rPr>
          <w:fldChar w:fldCharType="end"/>
        </w:r>
        <w:r w:rsidDel="00326422">
          <w:rPr>
            <w:rFonts w:eastAsia="DengXian"/>
            <w:kern w:val="2"/>
          </w:rPr>
          <w:delText xml:space="preserve"> and estimated the following formula represents the regression for error-making change scores at the individual level (for simplicity, controls were omitted):</w:delText>
        </w:r>
      </w:del>
    </w:p>
    <w:p w14:paraId="777D3E8E" w14:textId="67D91F2B" w:rsidR="009458CE" w:rsidDel="00326422" w:rsidRDefault="009C0C59">
      <w:pPr>
        <w:snapToGrid w:val="0"/>
        <w:jc w:val="center"/>
        <w:rPr>
          <w:del w:id="3482" w:author="Haiyang Liu" w:date="2026-05-19T22:43:00Z" w16du:dateUtc="2026-05-19T15:43:00Z"/>
          <w:color w:val="222222"/>
          <w:shd w:val="clear" w:color="auto" w:fill="FFFFFF"/>
        </w:rPr>
      </w:pPr>
      <w:del w:id="3483" w:author="Haiyang Liu" w:date="2026-05-19T22:43:00Z" w16du:dateUtc="2026-05-19T15:43:00Z">
        <w:r w:rsidDel="00326422">
          <w:rPr>
            <w:bCs/>
            <w:i/>
            <w:iCs/>
            <w:color w:val="222222"/>
            <w:shd w:val="clear" w:color="auto" w:fill="FFFFFF"/>
            <w:lang w:val="el-GR"/>
          </w:rPr>
          <w:delText>β</w:delText>
        </w:r>
        <w:r w:rsidDel="00326422">
          <w:rPr>
            <w:bCs/>
            <w:color w:val="222222"/>
            <w:shd w:val="clear" w:color="auto" w:fill="FFFFFF"/>
            <w:vertAlign w:val="subscript"/>
          </w:rPr>
          <w:delText>1</w:delText>
        </w:r>
        <w:r w:rsidDel="00326422">
          <w:rPr>
            <w:bCs/>
            <w:i/>
            <w:iCs/>
            <w:color w:val="222222"/>
            <w:shd w:val="clear" w:color="auto" w:fill="FFFFFF"/>
            <w:vertAlign w:val="subscript"/>
          </w:rPr>
          <w:delText>k</w:delText>
        </w:r>
        <w:r w:rsidDel="00326422">
          <w:rPr>
            <w:bCs/>
            <w:i/>
            <w:iCs/>
            <w:color w:val="222222"/>
            <w:shd w:val="clear" w:color="auto" w:fill="FFFFFF"/>
            <w:lang w:val="el-GR"/>
          </w:rPr>
          <w:delText xml:space="preserve"> </w:delText>
        </w:r>
        <w:r w:rsidDel="00326422">
          <w:rPr>
            <w:bCs/>
            <w:color w:val="222222"/>
            <w:shd w:val="clear" w:color="auto" w:fill="FFFFFF"/>
          </w:rPr>
          <w:delText xml:space="preserve">= </w:delText>
        </w:r>
        <w:r w:rsidDel="00326422">
          <w:rPr>
            <w:bCs/>
            <w:i/>
            <w:iCs/>
            <w:color w:val="222222"/>
            <w:shd w:val="clear" w:color="auto" w:fill="FFFFFF"/>
          </w:rPr>
          <w:delText>ν</w:delText>
        </w:r>
        <w:r w:rsidDel="00326422">
          <w:rPr>
            <w:bCs/>
            <w:color w:val="222222"/>
            <w:shd w:val="clear" w:color="auto" w:fill="FFFFFF"/>
            <w:vertAlign w:val="subscript"/>
          </w:rPr>
          <w:delText>10</w:delText>
        </w:r>
        <w:r w:rsidDel="00326422">
          <w:rPr>
            <w:bCs/>
            <w:color w:val="222222"/>
            <w:shd w:val="clear" w:color="auto" w:fill="FFFFFF"/>
          </w:rPr>
          <w:delText xml:space="preserve"> + </w:delText>
        </w:r>
        <w:r w:rsidDel="00326422">
          <w:rPr>
            <w:bCs/>
            <w:i/>
            <w:iCs/>
            <w:color w:val="222222"/>
            <w:shd w:val="clear" w:color="auto" w:fill="FFFFFF"/>
          </w:rPr>
          <w:delText>ν</w:delText>
        </w:r>
        <w:r w:rsidDel="00326422">
          <w:rPr>
            <w:bCs/>
            <w:color w:val="222222"/>
            <w:shd w:val="clear" w:color="auto" w:fill="FFFFFF"/>
            <w:vertAlign w:val="subscript"/>
          </w:rPr>
          <w:delText>11</w:delText>
        </w:r>
        <w:r w:rsidDel="00326422">
          <w:rPr>
            <w:bCs/>
            <w:color w:val="222222"/>
            <w:shd w:val="clear" w:color="auto" w:fill="FFFFFF"/>
          </w:rPr>
          <w:delText>(Errormanage</w:delText>
        </w:r>
        <w:r w:rsidDel="00326422">
          <w:rPr>
            <w:bCs/>
            <w:i/>
            <w:iCs/>
            <w:color w:val="222222"/>
            <w:shd w:val="clear" w:color="auto" w:fill="FFFFFF"/>
            <w:vertAlign w:val="subscript"/>
          </w:rPr>
          <w:delText>k</w:delText>
        </w:r>
        <w:r w:rsidDel="00326422">
          <w:rPr>
            <w:bCs/>
            <w:color w:val="222222"/>
            <w:shd w:val="clear" w:color="auto" w:fill="FFFFFF"/>
          </w:rPr>
          <w:delText>) +</w:delText>
        </w:r>
        <w:r w:rsidDel="00326422">
          <w:rPr>
            <w:bCs/>
            <w:i/>
            <w:iCs/>
            <w:color w:val="222222"/>
            <w:shd w:val="clear" w:color="auto" w:fill="FFFFFF"/>
          </w:rPr>
          <w:delText xml:space="preserve"> ν</w:delText>
        </w:r>
        <w:r w:rsidDel="00326422">
          <w:rPr>
            <w:bCs/>
            <w:color w:val="222222"/>
            <w:shd w:val="clear" w:color="auto" w:fill="FFFFFF"/>
            <w:vertAlign w:val="subscript"/>
          </w:rPr>
          <w:delText>12</w:delText>
        </w:r>
        <w:r w:rsidDel="00326422">
          <w:rPr>
            <w:bCs/>
            <w:color w:val="222222"/>
            <w:shd w:val="clear" w:color="auto" w:fill="FFFFFF"/>
          </w:rPr>
          <w:delText>(Erroraversion</w:delText>
        </w:r>
        <w:r w:rsidDel="00326422">
          <w:rPr>
            <w:bCs/>
            <w:i/>
            <w:iCs/>
            <w:color w:val="222222"/>
            <w:shd w:val="clear" w:color="auto" w:fill="FFFFFF"/>
            <w:vertAlign w:val="subscript"/>
          </w:rPr>
          <w:delText>k</w:delText>
        </w:r>
        <w:r w:rsidDel="00326422">
          <w:rPr>
            <w:bCs/>
            <w:color w:val="222222"/>
            <w:shd w:val="clear" w:color="auto" w:fill="FFFFFF"/>
          </w:rPr>
          <w:delText xml:space="preserve">) + </w:delText>
        </w:r>
        <w:r w:rsidDel="00326422">
          <w:rPr>
            <w:bCs/>
            <w:i/>
            <w:iCs/>
            <w:color w:val="222222"/>
            <w:shd w:val="clear" w:color="auto" w:fill="FFFFFF"/>
          </w:rPr>
          <w:delText>ν</w:delText>
        </w:r>
        <w:r w:rsidDel="00326422">
          <w:rPr>
            <w:bCs/>
            <w:color w:val="222222"/>
            <w:shd w:val="clear" w:color="auto" w:fill="FFFFFF"/>
            <w:vertAlign w:val="subscript"/>
          </w:rPr>
          <w:delText>13</w:delText>
        </w:r>
        <w:r w:rsidDel="00326422">
          <w:rPr>
            <w:bCs/>
            <w:color w:val="222222"/>
            <w:shd w:val="clear" w:color="auto" w:fill="FFFFFF"/>
          </w:rPr>
          <w:delText>(Globalattribution</w:delText>
        </w:r>
        <w:r w:rsidDel="00326422">
          <w:rPr>
            <w:bCs/>
            <w:i/>
            <w:iCs/>
            <w:color w:val="222222"/>
            <w:shd w:val="clear" w:color="auto" w:fill="FFFFFF"/>
            <w:vertAlign w:val="subscript"/>
          </w:rPr>
          <w:delText>k</w:delText>
        </w:r>
        <w:r w:rsidDel="00326422">
          <w:rPr>
            <w:bCs/>
            <w:color w:val="222222"/>
            <w:shd w:val="clear" w:color="auto" w:fill="FFFFFF"/>
          </w:rPr>
          <w:delText xml:space="preserve">) + </w:delText>
        </w:r>
        <w:r w:rsidDel="00326422">
          <w:rPr>
            <w:bCs/>
            <w:i/>
            <w:iCs/>
            <w:color w:val="222222"/>
            <w:shd w:val="clear" w:color="auto" w:fill="FFFFFF"/>
          </w:rPr>
          <w:delText>ν</w:delText>
        </w:r>
        <w:r w:rsidDel="00326422">
          <w:rPr>
            <w:bCs/>
            <w:color w:val="222222"/>
            <w:shd w:val="clear" w:color="auto" w:fill="FFFFFF"/>
            <w:vertAlign w:val="subscript"/>
          </w:rPr>
          <w:delText>14</w:delText>
        </w:r>
        <w:r w:rsidDel="00326422">
          <w:rPr>
            <w:bCs/>
            <w:color w:val="222222"/>
            <w:shd w:val="clear" w:color="auto" w:fill="FFFFFF"/>
          </w:rPr>
          <w:delText>(Errormanage</w:delText>
        </w:r>
        <w:r w:rsidDel="00326422">
          <w:rPr>
            <w:bCs/>
            <w:i/>
            <w:iCs/>
            <w:color w:val="222222"/>
            <w:shd w:val="clear" w:color="auto" w:fill="FFFFFF"/>
            <w:vertAlign w:val="subscript"/>
          </w:rPr>
          <w:delText>k</w:delText>
        </w:r>
        <w:r w:rsidDel="00326422">
          <w:rPr>
            <w:bCs/>
            <w:color w:val="222222"/>
            <w:shd w:val="clear" w:color="auto" w:fill="FFFFFF"/>
          </w:rPr>
          <w:delText xml:space="preserve"> × Globalattribution</w:delText>
        </w:r>
        <w:r w:rsidDel="00326422">
          <w:rPr>
            <w:bCs/>
            <w:i/>
            <w:iCs/>
            <w:color w:val="222222"/>
            <w:shd w:val="clear" w:color="auto" w:fill="FFFFFF"/>
            <w:vertAlign w:val="subscript"/>
          </w:rPr>
          <w:delText>k</w:delText>
        </w:r>
        <w:r w:rsidDel="00326422">
          <w:rPr>
            <w:bCs/>
            <w:color w:val="222222"/>
            <w:shd w:val="clear" w:color="auto" w:fill="FFFFFF"/>
          </w:rPr>
          <w:delText xml:space="preserve">) + </w:delText>
        </w:r>
        <w:r w:rsidDel="00326422">
          <w:rPr>
            <w:bCs/>
            <w:i/>
            <w:iCs/>
            <w:color w:val="222222"/>
            <w:shd w:val="clear" w:color="auto" w:fill="FFFFFF"/>
          </w:rPr>
          <w:delText>ν</w:delText>
        </w:r>
        <w:r w:rsidDel="00326422">
          <w:rPr>
            <w:bCs/>
            <w:color w:val="222222"/>
            <w:shd w:val="clear" w:color="auto" w:fill="FFFFFF"/>
            <w:vertAlign w:val="subscript"/>
          </w:rPr>
          <w:delText>15</w:delText>
        </w:r>
        <w:r w:rsidDel="00326422">
          <w:rPr>
            <w:bCs/>
            <w:color w:val="222222"/>
            <w:shd w:val="clear" w:color="auto" w:fill="FFFFFF"/>
          </w:rPr>
          <w:delText>(Erroraversion</w:delText>
        </w:r>
        <w:r w:rsidDel="00326422">
          <w:rPr>
            <w:bCs/>
            <w:i/>
            <w:iCs/>
            <w:color w:val="222222"/>
            <w:shd w:val="clear" w:color="auto" w:fill="FFFFFF"/>
            <w:vertAlign w:val="subscript"/>
          </w:rPr>
          <w:delText>k</w:delText>
        </w:r>
        <w:r w:rsidDel="00326422">
          <w:rPr>
            <w:bCs/>
            <w:color w:val="222222"/>
            <w:shd w:val="clear" w:color="auto" w:fill="FFFFFF"/>
          </w:rPr>
          <w:delText xml:space="preserve"> × Globalattribution</w:delText>
        </w:r>
        <w:r w:rsidDel="00326422">
          <w:rPr>
            <w:bCs/>
            <w:i/>
            <w:iCs/>
            <w:color w:val="222222"/>
            <w:shd w:val="clear" w:color="auto" w:fill="FFFFFF"/>
            <w:vertAlign w:val="subscript"/>
          </w:rPr>
          <w:delText>k</w:delText>
        </w:r>
        <w:r w:rsidDel="00326422">
          <w:rPr>
            <w:bCs/>
            <w:color w:val="222222"/>
            <w:shd w:val="clear" w:color="auto" w:fill="FFFFFF"/>
          </w:rPr>
          <w:delText xml:space="preserve">) + </w:delText>
        </w:r>
        <w:r w:rsidDel="00326422">
          <w:rPr>
            <w:bCs/>
            <w:color w:val="222222"/>
            <w:shd w:val="clear" w:color="auto" w:fill="FFFFFF"/>
            <w:vertAlign w:val="subscript"/>
          </w:rPr>
          <w:delText xml:space="preserve"> </w:delText>
        </w:r>
        <w:r w:rsidDel="00326422">
          <w:rPr>
            <w:bCs/>
            <w:i/>
            <w:iCs/>
            <w:color w:val="222222"/>
            <w:shd w:val="clear" w:color="auto" w:fill="FFFFFF"/>
          </w:rPr>
          <w:delText>δ</w:delText>
        </w:r>
        <w:r w:rsidDel="00326422">
          <w:rPr>
            <w:bCs/>
            <w:color w:val="222222"/>
            <w:shd w:val="clear" w:color="auto" w:fill="FFFFFF"/>
            <w:vertAlign w:val="subscript"/>
          </w:rPr>
          <w:delText>1</w:delText>
        </w:r>
        <w:r w:rsidDel="00326422">
          <w:rPr>
            <w:bCs/>
            <w:i/>
            <w:iCs/>
            <w:color w:val="222222"/>
            <w:shd w:val="clear" w:color="auto" w:fill="FFFFFF"/>
            <w:vertAlign w:val="subscript"/>
          </w:rPr>
          <w:delText>k</w:delText>
        </w:r>
      </w:del>
    </w:p>
    <w:p w14:paraId="777D3E8F" w14:textId="0F8D9F06" w:rsidR="009458CE" w:rsidDel="00326422" w:rsidRDefault="009458CE">
      <w:pPr>
        <w:snapToGrid w:val="0"/>
        <w:rPr>
          <w:del w:id="3484" w:author="Haiyang Liu" w:date="2026-05-19T22:43:00Z" w16du:dateUtc="2026-05-19T15:43:00Z"/>
          <w:color w:val="222222"/>
          <w:u w:val="single"/>
        </w:rPr>
      </w:pPr>
    </w:p>
    <w:p w14:paraId="777D3E90" w14:textId="58F9EF5C" w:rsidR="009458CE" w:rsidDel="00326422" w:rsidRDefault="009C0C59">
      <w:pPr>
        <w:snapToGrid w:val="0"/>
        <w:rPr>
          <w:del w:id="3485" w:author="Haiyang Liu" w:date="2026-05-19T22:43:00Z" w16du:dateUtc="2026-05-19T15:43:00Z"/>
          <w:color w:val="222222"/>
        </w:rPr>
      </w:pPr>
      <w:del w:id="3486" w:author="Haiyang Liu" w:date="2026-05-19T22:43:00Z" w16du:dateUtc="2026-05-19T15:43:00Z">
        <w:r w:rsidDel="00326422">
          <w:rPr>
            <w:color w:val="222222"/>
          </w:rPr>
          <w:delText>Where:</w:delText>
        </w:r>
      </w:del>
    </w:p>
    <w:p w14:paraId="777D3E91" w14:textId="7F7D64F3" w:rsidR="009458CE" w:rsidDel="00326422" w:rsidRDefault="009C0C59">
      <w:pPr>
        <w:pStyle w:val="ListParagraph"/>
        <w:numPr>
          <w:ilvl w:val="0"/>
          <w:numId w:val="2"/>
        </w:numPr>
        <w:snapToGrid w:val="0"/>
        <w:ind w:firstLineChars="0"/>
        <w:contextualSpacing/>
        <w:rPr>
          <w:del w:id="3487" w:author="Haiyang Liu" w:date="2026-05-19T22:43:00Z" w16du:dateUtc="2026-05-19T15:43:00Z"/>
          <w:color w:val="222222"/>
          <w:shd w:val="clear" w:color="auto" w:fill="FFFFFF"/>
        </w:rPr>
      </w:pPr>
      <w:del w:id="3488" w:author="Haiyang Liu" w:date="2026-05-19T22:43:00Z" w16du:dateUtc="2026-05-19T15:43:00Z">
        <w:r w:rsidDel="00326422">
          <w:rPr>
            <w:bCs/>
            <w:color w:val="222222"/>
            <w:shd w:val="clear" w:color="auto" w:fill="FFFFFF"/>
          </w:rPr>
          <w:delText>Errormanage</w:delText>
        </w:r>
        <w:r w:rsidDel="00326422">
          <w:rPr>
            <w:bCs/>
            <w:i/>
            <w:color w:val="222222"/>
            <w:shd w:val="clear" w:color="auto" w:fill="FFFFFF"/>
            <w:vertAlign w:val="subscript"/>
          </w:rPr>
          <w:delText>k</w:delText>
        </w:r>
        <w:r w:rsidDel="00326422">
          <w:rPr>
            <w:bCs/>
            <w:color w:val="222222"/>
            <w:shd w:val="clear" w:color="auto" w:fill="FFFFFF"/>
          </w:rPr>
          <w:delText xml:space="preserve"> = The main predictor, individual </w:delText>
        </w:r>
        <w:r w:rsidDel="00326422">
          <w:rPr>
            <w:bCs/>
            <w:i/>
            <w:iCs/>
            <w:color w:val="222222"/>
            <w:shd w:val="clear" w:color="auto" w:fill="FFFFFF"/>
          </w:rPr>
          <w:delText>k</w:delText>
        </w:r>
        <w:r w:rsidDel="00326422">
          <w:rPr>
            <w:bCs/>
            <w:color w:val="222222"/>
            <w:shd w:val="clear" w:color="auto" w:fill="FFFFFF"/>
          </w:rPr>
          <w:delText>’s perception of error management approach</w:delText>
        </w:r>
      </w:del>
    </w:p>
    <w:p w14:paraId="777D3E92" w14:textId="7C79841A" w:rsidR="009458CE" w:rsidDel="00326422" w:rsidRDefault="009C0C59">
      <w:pPr>
        <w:pStyle w:val="ListParagraph"/>
        <w:numPr>
          <w:ilvl w:val="0"/>
          <w:numId w:val="2"/>
        </w:numPr>
        <w:snapToGrid w:val="0"/>
        <w:ind w:firstLineChars="0"/>
        <w:contextualSpacing/>
        <w:rPr>
          <w:del w:id="3489" w:author="Haiyang Liu" w:date="2026-05-19T22:43:00Z" w16du:dateUtc="2026-05-19T15:43:00Z"/>
          <w:color w:val="222222"/>
          <w:shd w:val="clear" w:color="auto" w:fill="FFFFFF"/>
        </w:rPr>
      </w:pPr>
      <w:del w:id="3490" w:author="Haiyang Liu" w:date="2026-05-19T22:43:00Z" w16du:dateUtc="2026-05-19T15:43:00Z">
        <w:r w:rsidDel="00326422">
          <w:rPr>
            <w:bCs/>
            <w:color w:val="222222"/>
            <w:shd w:val="clear" w:color="auto" w:fill="FFFFFF"/>
          </w:rPr>
          <w:delText>Erroraversion</w:delText>
        </w:r>
        <w:r w:rsidDel="00326422">
          <w:rPr>
            <w:bCs/>
            <w:i/>
            <w:color w:val="222222"/>
            <w:shd w:val="clear" w:color="auto" w:fill="FFFFFF"/>
            <w:vertAlign w:val="subscript"/>
          </w:rPr>
          <w:delText>k</w:delText>
        </w:r>
        <w:r w:rsidDel="00326422">
          <w:rPr>
            <w:bCs/>
            <w:color w:val="222222"/>
            <w:shd w:val="clear" w:color="auto" w:fill="FFFFFF"/>
          </w:rPr>
          <w:delText xml:space="preserve"> = The main predictor, individual </w:delText>
        </w:r>
        <w:r w:rsidDel="00326422">
          <w:rPr>
            <w:bCs/>
            <w:i/>
            <w:iCs/>
            <w:color w:val="222222"/>
            <w:shd w:val="clear" w:color="auto" w:fill="FFFFFF"/>
          </w:rPr>
          <w:delText>k</w:delText>
        </w:r>
        <w:r w:rsidDel="00326422">
          <w:rPr>
            <w:bCs/>
            <w:color w:val="222222"/>
            <w:shd w:val="clear" w:color="auto" w:fill="FFFFFF"/>
          </w:rPr>
          <w:delText>’s perception of error prevention approach</w:delText>
        </w:r>
      </w:del>
    </w:p>
    <w:p w14:paraId="777D3E93" w14:textId="4065AF5C" w:rsidR="009458CE" w:rsidDel="00326422" w:rsidRDefault="009C0C59">
      <w:pPr>
        <w:pStyle w:val="ListParagraph"/>
        <w:numPr>
          <w:ilvl w:val="0"/>
          <w:numId w:val="2"/>
        </w:numPr>
        <w:snapToGrid w:val="0"/>
        <w:ind w:firstLineChars="0"/>
        <w:contextualSpacing/>
        <w:rPr>
          <w:del w:id="3491" w:author="Haiyang Liu" w:date="2026-05-19T22:43:00Z" w16du:dateUtc="2026-05-19T15:43:00Z"/>
          <w:color w:val="222222"/>
          <w:shd w:val="clear" w:color="auto" w:fill="FFFFFF"/>
        </w:rPr>
      </w:pPr>
      <w:del w:id="3492" w:author="Haiyang Liu" w:date="2026-05-19T22:43:00Z" w16du:dateUtc="2026-05-19T15:43:00Z">
        <w:r w:rsidDel="00326422">
          <w:rPr>
            <w:bCs/>
            <w:color w:val="222222"/>
            <w:shd w:val="clear" w:color="auto" w:fill="FFFFFF"/>
          </w:rPr>
          <w:delText>Globalattribution</w:delText>
        </w:r>
        <w:r w:rsidDel="00326422">
          <w:rPr>
            <w:bCs/>
            <w:i/>
            <w:iCs/>
            <w:color w:val="222222"/>
            <w:shd w:val="clear" w:color="auto" w:fill="FFFFFF"/>
            <w:vertAlign w:val="subscript"/>
          </w:rPr>
          <w:delText>k</w:delText>
        </w:r>
        <w:r w:rsidDel="00326422">
          <w:rPr>
            <w:bCs/>
            <w:i/>
            <w:iCs/>
            <w:color w:val="222222"/>
            <w:shd w:val="clear" w:color="auto" w:fill="FFFFFF"/>
          </w:rPr>
          <w:delText xml:space="preserve"> </w:delText>
        </w:r>
        <w:r w:rsidDel="00326422">
          <w:rPr>
            <w:bCs/>
            <w:color w:val="222222"/>
            <w:shd w:val="clear" w:color="auto" w:fill="FFFFFF"/>
          </w:rPr>
          <w:delText xml:space="preserve">= The moderator, individual </w:delText>
        </w:r>
        <w:r w:rsidDel="00326422">
          <w:rPr>
            <w:bCs/>
            <w:i/>
            <w:iCs/>
            <w:color w:val="222222"/>
            <w:shd w:val="clear" w:color="auto" w:fill="FFFFFF"/>
          </w:rPr>
          <w:delText>k</w:delText>
        </w:r>
        <w:r w:rsidDel="00326422">
          <w:rPr>
            <w:bCs/>
            <w:color w:val="222222"/>
            <w:shd w:val="clear" w:color="auto" w:fill="FFFFFF"/>
          </w:rPr>
          <w:delText>’s global attribution tendency</w:delText>
        </w:r>
      </w:del>
    </w:p>
    <w:p w14:paraId="777D3E94" w14:textId="0492DFA6" w:rsidR="009458CE" w:rsidDel="00326422" w:rsidRDefault="009C0C59">
      <w:pPr>
        <w:pStyle w:val="ListParagraph"/>
        <w:numPr>
          <w:ilvl w:val="0"/>
          <w:numId w:val="2"/>
        </w:numPr>
        <w:snapToGrid w:val="0"/>
        <w:ind w:firstLineChars="0"/>
        <w:contextualSpacing/>
        <w:rPr>
          <w:del w:id="3493" w:author="Haiyang Liu" w:date="2026-05-19T22:43:00Z" w16du:dateUtc="2026-05-19T15:43:00Z"/>
          <w:color w:val="222222"/>
          <w:shd w:val="clear" w:color="auto" w:fill="FFFFFF"/>
        </w:rPr>
      </w:pPr>
      <w:del w:id="3494" w:author="Haiyang Liu" w:date="2026-05-19T22:43:00Z" w16du:dateUtc="2026-05-19T15:43:00Z">
        <w:r w:rsidDel="00326422">
          <w:rPr>
            <w:bCs/>
            <w:i/>
            <w:iCs/>
            <w:color w:val="222222"/>
            <w:shd w:val="clear" w:color="auto" w:fill="FFFFFF"/>
          </w:rPr>
          <w:delText>ν</w:delText>
        </w:r>
        <w:r w:rsidDel="00326422">
          <w:rPr>
            <w:bCs/>
            <w:color w:val="222222"/>
            <w:shd w:val="clear" w:color="auto" w:fill="FFFFFF"/>
            <w:vertAlign w:val="subscript"/>
          </w:rPr>
          <w:delText xml:space="preserve">10 </w:delText>
        </w:r>
        <w:r w:rsidDel="00326422">
          <w:rPr>
            <w:bCs/>
            <w:color w:val="222222"/>
            <w:shd w:val="clear" w:color="auto" w:fill="FFFFFF"/>
          </w:rPr>
          <w:delText>= Intercept</w:delText>
        </w:r>
      </w:del>
    </w:p>
    <w:p w14:paraId="777D3E95" w14:textId="087683B2" w:rsidR="009458CE" w:rsidDel="00326422" w:rsidRDefault="009C0C59">
      <w:pPr>
        <w:numPr>
          <w:ilvl w:val="1"/>
          <w:numId w:val="1"/>
        </w:numPr>
        <w:snapToGrid w:val="0"/>
        <w:rPr>
          <w:del w:id="3495" w:author="Haiyang Liu" w:date="2026-05-19T22:43:00Z" w16du:dateUtc="2026-05-19T15:43:00Z"/>
          <w:color w:val="222222"/>
          <w:shd w:val="clear" w:color="auto" w:fill="FFFFFF"/>
        </w:rPr>
      </w:pPr>
      <w:del w:id="3496" w:author="Haiyang Liu" w:date="2026-05-19T22:43:00Z" w16du:dateUtc="2026-05-19T15:43:00Z">
        <w:r w:rsidDel="00326422">
          <w:rPr>
            <w:bCs/>
            <w:i/>
            <w:iCs/>
            <w:color w:val="222222"/>
            <w:shd w:val="clear" w:color="auto" w:fill="FFFFFF"/>
          </w:rPr>
          <w:delText>ν</w:delText>
        </w:r>
        <w:r w:rsidDel="00326422">
          <w:rPr>
            <w:bCs/>
            <w:color w:val="222222"/>
            <w:shd w:val="clear" w:color="auto" w:fill="FFFFFF"/>
            <w:vertAlign w:val="subscript"/>
          </w:rPr>
          <w:delText>11,</w:delText>
        </w:r>
        <w:r w:rsidDel="00326422">
          <w:rPr>
            <w:i/>
            <w:iCs/>
            <w:color w:val="222222"/>
            <w:shd w:val="clear" w:color="auto" w:fill="FFFFFF"/>
          </w:rPr>
          <w:delText xml:space="preserve"> </w:delText>
        </w:r>
        <w:r w:rsidDel="00326422">
          <w:rPr>
            <w:bCs/>
            <w:i/>
            <w:iCs/>
            <w:color w:val="222222"/>
            <w:shd w:val="clear" w:color="auto" w:fill="FFFFFF"/>
          </w:rPr>
          <w:delText>ν</w:delText>
        </w:r>
        <w:r w:rsidDel="00326422">
          <w:rPr>
            <w:bCs/>
            <w:color w:val="222222"/>
            <w:shd w:val="clear" w:color="auto" w:fill="FFFFFF"/>
            <w:vertAlign w:val="subscript"/>
          </w:rPr>
          <w:delText xml:space="preserve">12, </w:delText>
        </w:r>
        <w:r w:rsidDel="00326422">
          <w:rPr>
            <w:bCs/>
            <w:i/>
            <w:iCs/>
            <w:color w:val="222222"/>
            <w:shd w:val="clear" w:color="auto" w:fill="FFFFFF"/>
          </w:rPr>
          <w:delText>ν</w:delText>
        </w:r>
        <w:r w:rsidDel="00326422">
          <w:rPr>
            <w:bCs/>
            <w:color w:val="222222"/>
            <w:shd w:val="clear" w:color="auto" w:fill="FFFFFF"/>
            <w:vertAlign w:val="subscript"/>
          </w:rPr>
          <w:delText xml:space="preserve">13, </w:delText>
        </w:r>
        <w:r w:rsidDel="00326422">
          <w:rPr>
            <w:bCs/>
            <w:i/>
            <w:iCs/>
            <w:color w:val="222222"/>
            <w:shd w:val="clear" w:color="auto" w:fill="FFFFFF"/>
          </w:rPr>
          <w:delText>ν</w:delText>
        </w:r>
        <w:r w:rsidDel="00326422">
          <w:rPr>
            <w:bCs/>
            <w:color w:val="222222"/>
            <w:shd w:val="clear" w:color="auto" w:fill="FFFFFF"/>
            <w:vertAlign w:val="subscript"/>
          </w:rPr>
          <w:delText xml:space="preserve">14, </w:delText>
        </w:r>
        <w:r w:rsidDel="00326422">
          <w:rPr>
            <w:bCs/>
            <w:i/>
            <w:iCs/>
            <w:color w:val="222222"/>
            <w:shd w:val="clear" w:color="auto" w:fill="FFFFFF"/>
          </w:rPr>
          <w:delText>ν</w:delText>
        </w:r>
        <w:r w:rsidDel="00326422">
          <w:rPr>
            <w:bCs/>
            <w:color w:val="222222"/>
            <w:shd w:val="clear" w:color="auto" w:fill="FFFFFF"/>
            <w:vertAlign w:val="subscript"/>
          </w:rPr>
          <w:delText xml:space="preserve">15 </w:delText>
        </w:r>
        <w:r w:rsidDel="00326422">
          <w:rPr>
            <w:bCs/>
            <w:color w:val="222222"/>
            <w:shd w:val="clear" w:color="auto" w:fill="FFFFFF"/>
          </w:rPr>
          <w:delText xml:space="preserve"> = Regression coefficients </w:delText>
        </w:r>
      </w:del>
    </w:p>
    <w:p w14:paraId="777D3E96" w14:textId="55E206B8" w:rsidR="009458CE" w:rsidDel="00326422" w:rsidRDefault="009C0C59">
      <w:pPr>
        <w:numPr>
          <w:ilvl w:val="1"/>
          <w:numId w:val="1"/>
        </w:numPr>
        <w:snapToGrid w:val="0"/>
        <w:spacing w:line="480" w:lineRule="auto"/>
        <w:rPr>
          <w:del w:id="3497" w:author="Haiyang Liu" w:date="2026-05-19T22:43:00Z" w16du:dateUtc="2026-05-19T15:43:00Z"/>
          <w:rFonts w:eastAsia="DengXian"/>
          <w:kern w:val="2"/>
        </w:rPr>
      </w:pPr>
      <w:del w:id="3498" w:author="Haiyang Liu" w:date="2026-05-19T22:43:00Z" w16du:dateUtc="2026-05-19T15:43:00Z">
        <w:r w:rsidDel="00326422">
          <w:rPr>
            <w:bCs/>
            <w:i/>
            <w:iCs/>
            <w:color w:val="222222"/>
            <w:shd w:val="clear" w:color="auto" w:fill="FFFFFF"/>
          </w:rPr>
          <w:delText>δ</w:delText>
        </w:r>
        <w:r w:rsidDel="00326422">
          <w:rPr>
            <w:bCs/>
            <w:color w:val="222222"/>
            <w:shd w:val="clear" w:color="auto" w:fill="FFFFFF"/>
            <w:vertAlign w:val="subscript"/>
          </w:rPr>
          <w:delText>1</w:delText>
        </w:r>
        <w:r w:rsidDel="00326422">
          <w:rPr>
            <w:bCs/>
            <w:i/>
            <w:iCs/>
            <w:color w:val="222222"/>
            <w:shd w:val="clear" w:color="auto" w:fill="FFFFFF"/>
            <w:vertAlign w:val="subscript"/>
          </w:rPr>
          <w:delText>k</w:delText>
        </w:r>
        <w:r w:rsidDel="00326422">
          <w:rPr>
            <w:bCs/>
            <w:color w:val="222222"/>
            <w:shd w:val="clear" w:color="auto" w:fill="FFFFFF"/>
          </w:rPr>
          <w:delText xml:space="preserve"> = Regression residuals</w:delText>
        </w:r>
      </w:del>
    </w:p>
    <w:p w14:paraId="777D3E97" w14:textId="5AACAB79" w:rsidR="009458CE" w:rsidDel="00326422" w:rsidRDefault="009C0C59">
      <w:pPr>
        <w:snapToGrid w:val="0"/>
        <w:spacing w:line="480" w:lineRule="auto"/>
        <w:ind w:firstLine="720"/>
        <w:rPr>
          <w:del w:id="3499" w:author="Haiyang Liu" w:date="2026-05-19T22:43:00Z" w16du:dateUtc="2026-05-19T15:43:00Z"/>
          <w:rFonts w:eastAsia="DengXian"/>
          <w:kern w:val="2"/>
        </w:rPr>
      </w:pPr>
      <w:del w:id="3500" w:author="Haiyang Liu" w:date="2026-05-19T22:43:00Z" w16du:dateUtc="2026-05-19T15:43:00Z">
        <w:r w:rsidDel="00326422">
          <w:rPr>
            <w:rFonts w:eastAsia="DengXian"/>
            <w:kern w:val="2"/>
          </w:rPr>
          <w:delText>We also tested whether error-making contained higher-order components in light of potential non-linear changes</w:delText>
        </w:r>
        <w:r w:rsidDel="00326422">
          <w:rPr>
            <w:rStyle w:val="FootnoteReference"/>
            <w:rFonts w:eastAsia="DengXian"/>
            <w:kern w:val="2"/>
          </w:rPr>
          <w:footnoteReference w:id="7"/>
        </w:r>
        <w:r w:rsidDel="00326422">
          <w:rPr>
            <w:rFonts w:eastAsia="DengXian"/>
            <w:kern w:val="2"/>
          </w:rPr>
          <w:delText>. Following Chen et al.’s (2011) recommendations, we used random coefficient models again. Specifically, we estimated models with only random effects on intercepts (slopes were fixed). Such models examine the overall trend among ne</w:delText>
        </w:r>
        <w:bookmarkStart w:id="3503" w:name="OLE_LINK1"/>
        <w:r w:rsidDel="00326422">
          <w:rPr>
            <w:rFonts w:eastAsia="DengXian"/>
            <w:kern w:val="2"/>
          </w:rPr>
          <w:delText>wcomers (Chen, 2005).</w:delText>
        </w:r>
        <w:bookmarkEnd w:id="3503"/>
        <w:r w:rsidDel="00326422">
          <w:rPr>
            <w:rFonts w:eastAsia="DengXian"/>
            <w:kern w:val="2"/>
          </w:rPr>
          <w:delText xml:space="preserve"> To test our hypotheses, we conducted multivariate modeling using R 4.3. All predictors were grand-mean centered </w:delText>
        </w:r>
        <w:r w:rsidDel="00326422">
          <w:rPr>
            <w:rFonts w:eastAsia="DengXian"/>
            <w:kern w:val="2"/>
          </w:rPr>
          <w:fldChar w:fldCharType="begin"/>
        </w:r>
        <w:r w:rsidDel="00326422">
          <w:rPr>
            <w:rFonts w:eastAsia="DengXian"/>
            <w:kern w:val="2"/>
          </w:rPr>
          <w:delInstrText xml:space="preserve"> ADDIN EN.CITE &lt;EndNote&gt;&lt;Cite&gt;&lt;Author&gt;Cohen&lt;/Author&gt;&lt;Year&gt;2013&lt;/Year&gt;&lt;RecNum&gt;157&lt;/RecNum&gt;&lt;DisplayText&gt;(Cohen et al. 2013)&lt;/DisplayText&gt;&lt;record&gt;&lt;rec-number&gt;157&lt;/rec-number&gt;&lt;foreign-keys&gt;&lt;key app="EN" db-id="dtfvx5dd9wzs0re0zrmve9tj9p5fwat5spas" timestamp="1737286659"&gt;157&lt;/key&gt;&lt;/foreign-keys&gt;&lt;ref-type name="Book"&gt;6&lt;/ref-type&gt;&lt;contributors&gt;&lt;authors&gt;&lt;author&gt;Cohen, Jacob&lt;/author&gt;&lt;author&gt;Cohen, Patricia&lt;/author&gt;&lt;author&gt;West, Stephen G&lt;/author&gt;&lt;author&gt;Aiken, Leona S&lt;/author&gt;&lt;/authors&gt;&lt;/contributors&gt;&lt;titles&gt;&lt;title&gt;Applied multiple regression/correlation analysis for the behavioral sciences&lt;/title&gt;&lt;/titles&gt;&lt;dates&gt;&lt;year&gt;2013&lt;/year&gt;&lt;/dates&gt;&lt;pub-location&gt;Hillsdale, NJ&lt;/pub-location&gt;&lt;publisher&gt;Lawrence Erlbaum Associates&lt;/publisher&gt;&lt;isbn&gt;0203774442&lt;/isbn&gt;&lt;urls&gt;&lt;/urls&gt;&lt;/record&gt;&lt;/Cite&gt;&lt;/EndNote&gt;</w:delInstrText>
        </w:r>
        <w:r w:rsidDel="00326422">
          <w:rPr>
            <w:rFonts w:eastAsia="DengXian"/>
            <w:kern w:val="2"/>
          </w:rPr>
          <w:fldChar w:fldCharType="separate"/>
        </w:r>
        <w:r w:rsidDel="00326422">
          <w:rPr>
            <w:rFonts w:eastAsia="DengXian"/>
            <w:kern w:val="2"/>
          </w:rPr>
          <w:delText>(Cohen et al. 2013)</w:delText>
        </w:r>
        <w:r w:rsidDel="00326422">
          <w:rPr>
            <w:rFonts w:eastAsia="DengXian"/>
            <w:kern w:val="2"/>
          </w:rPr>
          <w:fldChar w:fldCharType="end"/>
        </w:r>
        <w:r w:rsidDel="00326422">
          <w:rPr>
            <w:rFonts w:eastAsia="DengXian"/>
            <w:kern w:val="2"/>
          </w:rPr>
          <w:delText xml:space="preserve"> before calculating the interaction terms. For mediation effects, we employed the bias-corrected bootstrapping method. We estimated 20,000 replications to construct the 95% confidence intervals (CIs) for the mediation effects, as well as moderated mediation effects </w:delText>
        </w:r>
        <w:r w:rsidDel="00326422">
          <w:rPr>
            <w:rFonts w:eastAsia="DengXian"/>
            <w:kern w:val="2"/>
          </w:rPr>
          <w:fldChar w:fldCharType="begin"/>
        </w:r>
        <w:r w:rsidDel="00326422">
          <w:rPr>
            <w:rFonts w:eastAsia="DengXian"/>
            <w:kern w:val="2"/>
          </w:rPr>
          <w:delInstrText xml:space="preserve"> ADDIN EN.CITE &lt;EndNote&gt;&lt;Cite&gt;&lt;Author&gt;Hayes&lt;/Author&gt;&lt;Year&gt;2012&lt;/Year&gt;&lt;RecNum&gt;158&lt;/RecNum&gt;&lt;DisplayText&gt;(Hayes 2012)&lt;/DisplayText&gt;&lt;record&gt;&lt;rec-number&gt;158&lt;/rec-number&gt;&lt;foreign-keys&gt;&lt;key app="EN" db-id="dtfvx5dd9wzs0re0zrmve9tj9p5fwat5spas" timestamp="1737286764"&gt;158&lt;/key&gt;&lt;/foreign-keys&gt;&lt;ref-type name="Generic"&gt;13&lt;/ref-type&gt;&lt;contributors&gt;&lt;authors&gt;&lt;author&gt;Hayes, Andrew F&lt;/author&gt;&lt;/authors&gt;&lt;/contributors&gt;&lt;titles&gt;&lt;title&gt;PROCESS: A versatile computational tool for observed variable mediation, moderation, and conditional process modeling&lt;/title&gt;&lt;/titles&gt;&lt;dates&gt;&lt;year&gt;2012&lt;/year&gt;&lt;/dates&gt;&lt;publisher&gt;Retrieved from http://www.afhayes.com/ public/process2012.pdf&lt;/publisher&gt;&lt;urls&gt;&lt;/urls&gt;&lt;/record&gt;&lt;/Cite&gt;&lt;/EndNote&gt;</w:delInstrText>
        </w:r>
        <w:r w:rsidDel="00326422">
          <w:rPr>
            <w:rFonts w:eastAsia="DengXian"/>
            <w:kern w:val="2"/>
          </w:rPr>
          <w:fldChar w:fldCharType="separate"/>
        </w:r>
        <w:r w:rsidDel="00326422">
          <w:rPr>
            <w:rFonts w:eastAsia="DengXian"/>
            <w:kern w:val="2"/>
          </w:rPr>
          <w:delText>(Hayes 2012)</w:delText>
        </w:r>
        <w:r w:rsidDel="00326422">
          <w:rPr>
            <w:rFonts w:eastAsia="DengXian"/>
            <w:kern w:val="2"/>
          </w:rPr>
          <w:fldChar w:fldCharType="end"/>
        </w:r>
        <w:r w:rsidDel="00326422">
          <w:rPr>
            <w:rFonts w:eastAsia="DengXian"/>
            <w:kern w:val="2"/>
          </w:rPr>
          <w:delText>.</w:delText>
        </w:r>
      </w:del>
    </w:p>
    <w:p w14:paraId="777D3E98" w14:textId="77777777" w:rsidR="009458CE" w:rsidRDefault="009C0C59">
      <w:pPr>
        <w:widowControl w:val="0"/>
        <w:snapToGrid w:val="0"/>
        <w:spacing w:line="480" w:lineRule="auto"/>
        <w:jc w:val="center"/>
        <w:rPr>
          <w:rFonts w:eastAsia="DengXian"/>
          <w:b/>
          <w:kern w:val="2"/>
        </w:rPr>
      </w:pPr>
      <w:r>
        <w:rPr>
          <w:rFonts w:eastAsia="DengXian"/>
          <w:b/>
          <w:kern w:val="2"/>
        </w:rPr>
        <w:t>Results</w:t>
      </w:r>
    </w:p>
    <w:p w14:paraId="777D3E99" w14:textId="77777777" w:rsidR="009458CE" w:rsidRDefault="009C0C59">
      <w:pPr>
        <w:widowControl w:val="0"/>
        <w:snapToGrid w:val="0"/>
        <w:spacing w:line="480" w:lineRule="auto"/>
        <w:rPr>
          <w:rFonts w:eastAsia="DengXian"/>
          <w:b/>
          <w:bCs/>
          <w:kern w:val="2"/>
        </w:rPr>
      </w:pPr>
      <w:r>
        <w:rPr>
          <w:rFonts w:eastAsia="DengXian"/>
          <w:b/>
          <w:bCs/>
          <w:kern w:val="2"/>
        </w:rPr>
        <w:t xml:space="preserve">Preliminary Analyses </w:t>
      </w:r>
    </w:p>
    <w:p w14:paraId="76B5AFAA" w14:textId="704A7215" w:rsidR="00407B0E" w:rsidRDefault="00407B0E" w:rsidP="004D0163">
      <w:pPr>
        <w:widowControl w:val="0"/>
        <w:snapToGrid w:val="0"/>
        <w:spacing w:line="480" w:lineRule="auto"/>
        <w:ind w:firstLine="720"/>
        <w:rPr>
          <w:ins w:id="3504" w:author="Haiyang Liu" w:date="2026-05-20T01:39:00Z" w16du:dateUtc="2026-05-19T18:39:00Z"/>
        </w:rPr>
      </w:pPr>
      <w:ins w:id="3505" w:author="Haiyang Liu" w:date="2026-05-20T01:39:00Z" w16du:dateUtc="2026-05-19T18:39:00Z">
        <w:r>
          <w:t xml:space="preserve">Table 2 reports descriptive statistics, reliabilities, and correlations. Team error management culture was negatively correlated with team error aversion culture, </w:t>
        </w:r>
        <w:r w:rsidRPr="00DF1D2B">
          <w:rPr>
            <w:i/>
            <w:iCs/>
          </w:rPr>
          <w:t>r</w:t>
        </w:r>
        <w:r>
          <w:t xml:space="preserve"> = -.390, </w:t>
        </w:r>
        <w:r w:rsidRPr="006639D1">
          <w:rPr>
            <w:i/>
            <w:iCs/>
            <w:rPrChange w:id="3506" w:author="Haiyang Liu" w:date="2026-05-20T09:40:00Z" w16du:dateUtc="2026-05-20T02:40:00Z">
              <w:rPr/>
            </w:rPrChange>
          </w:rPr>
          <w:t>p</w:t>
        </w:r>
        <w:r>
          <w:t xml:space="preserve"> &lt; .0</w:t>
        </w:r>
      </w:ins>
      <w:ins w:id="3507" w:author="Haiyang Liu" w:date="2026-05-20T09:40:00Z" w16du:dateUtc="2026-05-20T02:40:00Z">
        <w:r w:rsidR="006639D1">
          <w:t>0</w:t>
        </w:r>
      </w:ins>
      <w:ins w:id="3508" w:author="Haiyang Liu" w:date="2026-05-20T01:39:00Z" w16du:dateUtc="2026-05-19T18:39:00Z">
        <w:r>
          <w:t>1, supporting their empirical distinction</w:t>
        </w:r>
        <w:r w:rsidR="00C20BBC">
          <w:t xml:space="preserve">. Team error management culture was positively correlated with leader-rated overall performance, </w:t>
        </w:r>
      </w:ins>
      <w:ins w:id="3509" w:author="Haiyang Liu" w:date="2026-05-20T01:40:00Z" w16du:dateUtc="2026-05-19T18:40:00Z">
        <w:r w:rsidR="00C20BBC" w:rsidRPr="00C20BBC">
          <w:rPr>
            <w:i/>
            <w:iCs/>
            <w:rPrChange w:id="3510" w:author="Haiyang Liu" w:date="2026-05-20T01:40:00Z" w16du:dateUtc="2026-05-19T18:40:00Z">
              <w:rPr/>
            </w:rPrChange>
          </w:rPr>
          <w:t>r</w:t>
        </w:r>
      </w:ins>
      <w:ins w:id="3511" w:author="Haiyang Liu" w:date="2026-05-20T01:39:00Z" w16du:dateUtc="2026-05-19T18:39:00Z">
        <w:r w:rsidR="00C20BBC">
          <w:t xml:space="preserve"> = .249, </w:t>
        </w:r>
        <w:r w:rsidR="00C20BBC" w:rsidRPr="006639D1">
          <w:rPr>
            <w:i/>
            <w:iCs/>
            <w:rPrChange w:id="3512" w:author="Haiyang Liu" w:date="2026-05-20T09:36:00Z" w16du:dateUtc="2026-05-20T02:36:00Z">
              <w:rPr/>
            </w:rPrChange>
          </w:rPr>
          <w:t>p</w:t>
        </w:r>
        <w:r w:rsidR="00C20BBC">
          <w:t xml:space="preserve"> &lt; .0</w:t>
        </w:r>
      </w:ins>
      <w:ins w:id="3513" w:author="Haiyang Liu" w:date="2026-05-20T09:40:00Z" w16du:dateUtc="2026-05-20T02:40:00Z">
        <w:r w:rsidR="006639D1">
          <w:t>0</w:t>
        </w:r>
      </w:ins>
      <w:ins w:id="3514" w:author="Haiyang Liu" w:date="2026-05-20T01:39:00Z" w16du:dateUtc="2026-05-19T18:39:00Z">
        <w:r w:rsidR="00C20BBC">
          <w:t xml:space="preserve">1, whereas team error aversion culture was negatively correlated with performance, </w:t>
        </w:r>
        <w:r w:rsidR="00C20BBC" w:rsidRPr="00C20BBC">
          <w:rPr>
            <w:i/>
            <w:iCs/>
            <w:rPrChange w:id="3515" w:author="Haiyang Liu" w:date="2026-05-20T01:40:00Z" w16du:dateUtc="2026-05-19T18:40:00Z">
              <w:rPr/>
            </w:rPrChange>
          </w:rPr>
          <w:t>r</w:t>
        </w:r>
        <w:r w:rsidR="00C20BBC">
          <w:t xml:space="preserve"> = -.143, </w:t>
        </w:r>
        <w:r w:rsidR="00C20BBC" w:rsidRPr="006639D1">
          <w:rPr>
            <w:i/>
            <w:iCs/>
            <w:rPrChange w:id="3516" w:author="Haiyang Liu" w:date="2026-05-20T09:40:00Z" w16du:dateUtc="2026-05-20T02:40:00Z">
              <w:rPr/>
            </w:rPrChange>
          </w:rPr>
          <w:t>p</w:t>
        </w:r>
        <w:r w:rsidR="00C20BBC">
          <w:t xml:space="preserve"> </w:t>
        </w:r>
      </w:ins>
      <w:ins w:id="3517" w:author="Haiyang Liu" w:date="2026-05-20T09:40:00Z" w16du:dateUtc="2026-05-20T02:40:00Z">
        <w:r w:rsidR="006639D1">
          <w:t>=</w:t>
        </w:r>
      </w:ins>
      <w:ins w:id="3518" w:author="Haiyang Liu" w:date="2026-05-20T01:39:00Z" w16du:dateUtc="2026-05-19T18:39:00Z">
        <w:r w:rsidR="00C20BBC">
          <w:t xml:space="preserve"> .0</w:t>
        </w:r>
      </w:ins>
      <w:ins w:id="3519" w:author="Haiyang Liu" w:date="2026-05-20T09:40:00Z" w16du:dateUtc="2026-05-20T02:40:00Z">
        <w:r w:rsidR="006639D1">
          <w:t>14</w:t>
        </w:r>
      </w:ins>
      <w:ins w:id="3520" w:author="Haiyang Liu" w:date="2026-05-20T01:39:00Z" w16du:dateUtc="2026-05-19T18:39:00Z">
        <w:r w:rsidR="00C20BBC">
          <w:t>.</w:t>
        </w:r>
      </w:ins>
      <w:ins w:id="3521" w:author="Haiyang Liu" w:date="2026-05-20T01:40:00Z" w16du:dateUtc="2026-05-19T18:40:00Z">
        <w:r w:rsidR="00C20BBC">
          <w:t xml:space="preserve"> </w:t>
        </w:r>
      </w:ins>
    </w:p>
    <w:p w14:paraId="777D3E9A" w14:textId="409D89A1" w:rsidR="009458CE" w:rsidDel="004D0163" w:rsidRDefault="00B634D1" w:rsidP="004D0163">
      <w:pPr>
        <w:widowControl w:val="0"/>
        <w:snapToGrid w:val="0"/>
        <w:spacing w:line="480" w:lineRule="auto"/>
        <w:ind w:firstLine="720"/>
        <w:rPr>
          <w:del w:id="3522" w:author="Haiyang Liu" w:date="2026-05-20T00:34:00Z" w16du:dateUtc="2026-05-19T17:34:00Z"/>
        </w:rPr>
      </w:pPr>
      <w:ins w:id="3523" w:author="Haiyang Liu" w:date="2026-05-20T00:39:00Z" w16du:dateUtc="2026-05-19T17:39:00Z">
        <w:r>
          <w:rPr>
            <w:rFonts w:eastAsia="Times New Roman"/>
            <w:b/>
            <w:bCs/>
            <w:i/>
            <w:iCs/>
          </w:rPr>
          <w:t>Multilevel Confirmatory Factor Analysis.</w:t>
        </w:r>
        <w:r>
          <w:rPr>
            <w:rFonts w:eastAsia="Times New Roman"/>
          </w:rPr>
          <w:t xml:space="preserve"> </w:t>
        </w:r>
      </w:ins>
      <w:ins w:id="3524" w:author="Haiyang Liu" w:date="2026-05-19T23:58:00Z" w16du:dateUtc="2026-05-19T16:58:00Z">
        <w:r w:rsidR="00926044">
          <w:rPr>
            <w:rFonts w:eastAsia="Times New Roman"/>
          </w:rPr>
          <w:t xml:space="preserve">Because coworker ratings were nested in teams, we used multilevel CFA (Muthén, 1994) to evaluate the measurement model. </w:t>
        </w:r>
      </w:ins>
      <w:ins w:id="3525" w:author="Haiyang Liu" w:date="2026-05-20T00:33:00Z" w16du:dateUtc="2026-05-19T17:33:00Z">
        <w:r w:rsidR="004D0163">
          <w:t xml:space="preserve">In alignment with prior research </w:t>
        </w:r>
        <w:r w:rsidR="004D0163">
          <w:fldChar w:fldCharType="begin"/>
        </w:r>
        <w:r w:rsidR="004D0163">
          <w:instrText xml:space="preserve"> ADDIN EN.CITE &lt;EndNote&gt;&lt;Cite&gt;&lt;Author&gt;Hausknecht&lt;/Author&gt;&lt;Year&gt;2011&lt;/Year&gt;&lt;RecNum&gt;159&lt;/RecNum&gt;&lt;Prefix&gt;e.g.`, &lt;/Prefix&gt;&lt;DisplayText&gt;(e.g., Chen and Klimoski 2003, Hausknecht et al. 2011)&lt;/DisplayText&gt;&lt;record&gt;&lt;rec-number&gt;159&lt;/rec-number&gt;&lt;foreign-keys&gt;&lt;key app="EN" db-id="dtfvx5dd9wzs0re0zrmve9tj9p5fwat5spas" timestamp="1737286841"&gt;159&lt;/key&gt;&lt;/foreign-keys&gt;&lt;ref-type name="Journal Article"&gt;17&lt;/ref-type&gt;&lt;contributors&gt;&lt;authors&gt;&lt;author&gt;Hausknecht, John P&lt;/author&gt;&lt;author&gt;Sturman, Michael C&lt;/author&gt;&lt;author&gt;Roberson, Quinetta M&lt;/author&gt;&lt;/authors&gt;&lt;/contributors&gt;&lt;titles&gt;&lt;title&gt;Justice as a dynamic construct: effects of individual trajectories on distal work outcomes&lt;/title&gt;&lt;secondary-title&gt;Journal of Applied Psychology&lt;/secondary-title&gt;&lt;/titles&gt;&lt;periodical&gt;&lt;full-title&gt;Journal of Applied Psychology&lt;/full-title&gt;&lt;/periodical&gt;&lt;pages&gt;872-880&lt;/pages&gt;&lt;volume&gt;96&lt;/volume&gt;&lt;number&gt;4&lt;/number&gt;&lt;dates&gt;&lt;year&gt;2011&lt;/year&gt;&lt;/dates&gt;&lt;isbn&gt;1939-1854&lt;/isbn&gt;&lt;urls&gt;&lt;/urls&gt;&lt;/record&gt;&lt;/Cite&gt;&lt;Cite&gt;&lt;Author&gt;Chen&lt;/Author&gt;&lt;Year&gt;2003&lt;/Year&gt;&lt;RecNum&gt;116&lt;/RecNum&gt;&lt;record&gt;&lt;rec-number&gt;116&lt;/rec-number&gt;&lt;foreign-keys&gt;&lt;key app="EN" db-id="dtfvx5dd9wzs0re0zrmve9tj9p5fwat5spas" timestamp="1722165783"&gt;116&lt;/key&gt;&lt;/foreign-keys&gt;&lt;ref-type name="Journal Article"&gt;17&lt;/ref-type&gt;&lt;contributors&gt;&lt;authors&gt;&lt;author&gt;Chen, Gilad&lt;/author&gt;&lt;author&gt;Klimoski, Richard J&lt;/author&gt;&lt;/authors&gt;&lt;/contributors&gt;&lt;titles&gt;&lt;title&gt;The impact of expectations on newcomer performance in teams as mediated by work characteristics, social exchanges, and empowerment&lt;/title&gt;&lt;secondary-title&gt;Academy of Management Journal&lt;/secondary-title&gt;&lt;/titles&gt;&lt;periodical&gt;&lt;full-title&gt;Academy of Management Journal&lt;/full-title&gt;&lt;/periodical&gt;&lt;pages&gt;591-607&lt;/pages&gt;&lt;volume&gt;46&lt;/volume&gt;&lt;number&gt;5&lt;/number&gt;&lt;dates&gt;&lt;year&gt;2003&lt;/year&gt;&lt;/dates&gt;&lt;isbn&gt;0001-4273&lt;/isbn&gt;&lt;urls&gt;&lt;/urls&gt;&lt;/record&gt;&lt;/Cite&gt;&lt;/EndNote&gt;</w:instrText>
        </w:r>
        <w:r w:rsidR="004D0163">
          <w:fldChar w:fldCharType="separate"/>
        </w:r>
        <w:r w:rsidR="004D0163">
          <w:t>(e.g., Chen and Klimoski 2003, Hausknecht et al. 2011)</w:t>
        </w:r>
        <w:r w:rsidR="004D0163">
          <w:fldChar w:fldCharType="end"/>
        </w:r>
        <w:r w:rsidR="004D0163">
          <w:t xml:space="preserve">, for constructs measured multiple times (i.e., newcomer action error), we used the data from the first measurement point. Specifically, </w:t>
        </w:r>
        <w:r w:rsidR="004D0163">
          <w:rPr>
            <w:rFonts w:eastAsia="Times New Roman"/>
          </w:rPr>
          <w:t>t</w:t>
        </w:r>
      </w:ins>
      <w:ins w:id="3526" w:author="Haiyang Liu" w:date="2026-05-19T23:58:00Z" w16du:dateUtc="2026-05-19T16:58:00Z">
        <w:r w:rsidR="00926044">
          <w:rPr>
            <w:rFonts w:eastAsia="Times New Roman"/>
          </w:rPr>
          <w:t xml:space="preserve">he full model specified a 12-factor structure: three within-level factors (team error management culture, team error aversion culture, psychological safety) and nine between-level factors (the three team-level culture constructs, action error, learning goal orientation, performance goal orientation, external locus of control, proactivity, and overall performance). </w:t>
        </w:r>
      </w:ins>
      <w:del w:id="3527" w:author="Haiyang Liu" w:date="2026-05-20T00:34:00Z" w16du:dateUtc="2026-05-19T17:34:00Z">
        <w:r w:rsidR="009C0C59" w:rsidDel="004D0163">
          <w:delText xml:space="preserve">To demonstrate the distinctiveness of the scale-based variables, confirmatory factor analyses (CFAs) were used. </w:delText>
        </w:r>
      </w:del>
      <w:del w:id="3528" w:author="Haiyang Liu" w:date="2026-05-20T00:33:00Z" w16du:dateUtc="2026-05-19T17:33:00Z">
        <w:r w:rsidR="009C0C59" w:rsidDel="004D0163">
          <w:delText xml:space="preserve">In alignment with prior research </w:delText>
        </w:r>
        <w:r w:rsidR="009C0C59" w:rsidDel="004D0163">
          <w:fldChar w:fldCharType="begin"/>
        </w:r>
        <w:r w:rsidR="009C0C59" w:rsidDel="004D0163">
          <w:delInstrText xml:space="preserve"> ADDIN EN.CITE &lt;EndNote&gt;&lt;Cite&gt;&lt;Author&gt;Hausknecht&lt;/Author&gt;&lt;Year&gt;2011&lt;/Year&gt;&lt;RecNum&gt;159&lt;/RecNum&gt;&lt;Prefix&gt;e.g.`, &lt;/Prefix&gt;&lt;DisplayText&gt;(e.g., Chen and Klimoski 2003, Hausknecht et al. 2011)&lt;/DisplayText&gt;&lt;record&gt;&lt;rec-number&gt;159&lt;/rec-number&gt;&lt;foreign-keys&gt;&lt;key app="EN" db-id="dtfvx5dd9wzs0re0zrmve9tj9p5fwat5spas" timestamp="1737286841"&gt;159&lt;/key&gt;&lt;/foreign-keys&gt;&lt;ref-type name="Journal Article"&gt;17&lt;/ref-type&gt;&lt;contributors&gt;&lt;authors&gt;&lt;author&gt;Hausknecht, John P&lt;/author&gt;&lt;author&gt;Sturman, Michael C&lt;/author&gt;&lt;author&gt;Roberson, Quinetta M&lt;/author&gt;&lt;/authors&gt;&lt;/contributors&gt;&lt;titles&gt;&lt;title&gt;Justice as a dynamic construct: effects of individual trajectories on distal work outcomes&lt;/title&gt;&lt;secondary-title&gt;Journal of Applied Psychology&lt;/secondary-title&gt;&lt;/titles&gt;&lt;periodical&gt;&lt;full-title&gt;Journal of Applied Psychology&lt;/full-title&gt;&lt;/periodical&gt;&lt;pages&gt;872-880&lt;/pages&gt;&lt;volume&gt;96&lt;/volume&gt;&lt;number&gt;4&lt;/number&gt;&lt;dates&gt;&lt;year&gt;2011&lt;/year&gt;&lt;/dates&gt;&lt;isbn&gt;1939-1854&lt;/isbn&gt;&lt;urls&gt;&lt;/urls&gt;&lt;/record&gt;&lt;/Cite&gt;&lt;Cite&gt;&lt;Author&gt;Chen&lt;/Author&gt;&lt;Year&gt;2003&lt;/Year&gt;&lt;RecNum&gt;116&lt;/RecNum&gt;&lt;record&gt;&lt;rec-number&gt;116&lt;/rec-number&gt;&lt;foreign-keys&gt;&lt;key app="EN" db-id="dtfvx5dd9wzs0re0zrmve9tj9p5fwat5spas" timestamp="1722165783"&gt;116&lt;/key&gt;&lt;/foreign-keys&gt;&lt;ref-type name="Journal Article"&gt;17&lt;/ref-type&gt;&lt;contributors&gt;&lt;authors&gt;&lt;author&gt;Chen, Gilad&lt;/author&gt;&lt;author&gt;Klimoski, Richard J&lt;/author&gt;&lt;/authors&gt;&lt;/contributors&gt;&lt;titles&gt;&lt;title&gt;The impact of expectations on newcomer performance in teams as mediated by work characteristics, social exchanges, and empowerment&lt;/title&gt;&lt;secondary-title&gt;Academy of Management Journal&lt;/secondary-title&gt;&lt;/titles&gt;&lt;periodical&gt;&lt;full-title&gt;Academy of Management Journal&lt;/full-title&gt;&lt;/periodical&gt;&lt;pages&gt;591-607&lt;/pages&gt;&lt;volume&gt;46&lt;/volume&gt;&lt;number&gt;5&lt;/number&gt;&lt;dates&gt;&lt;year&gt;2003&lt;/year&gt;&lt;/dates&gt;&lt;isbn&gt;0001-4273&lt;/isbn&gt;&lt;urls&gt;&lt;/urls&gt;&lt;/record&gt;&lt;/Cite&gt;&lt;/EndNote&gt;</w:delInstrText>
        </w:r>
        <w:r w:rsidR="009C0C59" w:rsidDel="004D0163">
          <w:fldChar w:fldCharType="separate"/>
        </w:r>
        <w:r w:rsidR="009C0C59" w:rsidDel="004D0163">
          <w:delText>(e.g., Chen and Klimoski 2003, Hausknecht et al. 2011)</w:delText>
        </w:r>
        <w:r w:rsidR="009C0C59" w:rsidDel="004D0163">
          <w:fldChar w:fldCharType="end"/>
        </w:r>
        <w:r w:rsidR="009C0C59" w:rsidDel="004D0163">
          <w:delText xml:space="preserve">, for constructs measured multiple times (i.e., newcomer </w:delText>
        </w:r>
      </w:del>
      <w:del w:id="3529" w:author="Haiyang Liu" w:date="2026-05-19T23:57:00Z" w16du:dateUtc="2026-05-19T16:57:00Z">
        <w:r w:rsidR="009C0C59" w:rsidDel="00360904">
          <w:delText>error making</w:delText>
        </w:r>
      </w:del>
      <w:del w:id="3530" w:author="Haiyang Liu" w:date="2026-05-20T00:33:00Z" w16du:dateUtc="2026-05-19T17:33:00Z">
        <w:r w:rsidR="009C0C59" w:rsidDel="004D0163">
          <w:delText xml:space="preserve">), we used the data from the first measurement point. Specifically, </w:delText>
        </w:r>
      </w:del>
      <w:del w:id="3531" w:author="Haiyang Liu" w:date="2026-05-20T00:34:00Z" w16du:dateUtc="2026-05-19T17:34:00Z">
        <w:r w:rsidR="009C0C59" w:rsidDel="004D0163">
          <w:delText xml:space="preserve">we fit a 5-factor model, encompassing error management approach, error prevention approach, global attribution, error making, and task performance. As CFA fit indexes tend to be impaired when too many items are involved when the sample size is modest </w:delText>
        </w:r>
        <w:r w:rsidR="009C0C59" w:rsidDel="004D0163">
          <w:fldChar w:fldCharType="begin"/>
        </w:r>
        <w:r w:rsidR="009C0C59" w:rsidDel="004D0163">
          <w:delInstrText xml:space="preserve"> ADDIN EN.CITE &lt;EndNote&gt;&lt;Cite&gt;&lt;Author&gt;Little&lt;/Author&gt;&lt;Year&gt;2002&lt;/Year&gt;&lt;RecNum&gt;160&lt;/RecNum&gt;&lt;DisplayText&gt;(Little et al. 2002)&lt;/DisplayText&gt;&lt;record&gt;&lt;rec-number&gt;160&lt;/rec-number&gt;&lt;foreign-keys&gt;&lt;key app="EN" db-id="dtfvx5dd9wzs0re0zrmve9tj9p5fwat5spas" timestamp="1737286981"&gt;160&lt;/key&gt;&lt;/foreign-keys&gt;&lt;ref-type name="Journal Article"&gt;17&lt;/ref-type&gt;&lt;contributors&gt;&lt;authors&gt;&lt;author&gt;Little, Todd D&lt;/author&gt;&lt;author&gt;Cunningham, William A&lt;/author&gt;&lt;author&gt;Shahar, Golan&lt;/author&gt;&lt;author&gt;Widaman, Keith F&lt;/author&gt;&lt;/authors&gt;&lt;/contributors&gt;&lt;titles&gt;&lt;title&gt;To parcel or not to parcel: Exploring the question, weighing the merits&lt;/title&gt;&lt;secondary-title&gt;Structural equation modeling&lt;/secondary-title&gt;&lt;/titles&gt;&lt;periodical&gt;&lt;full-title&gt;Structural Equation Modeling&lt;/full-title&gt;&lt;/periodical&gt;&lt;pages&gt;151-173&lt;/pages&gt;&lt;volume&gt;9&lt;/volume&gt;&lt;number&gt;2&lt;/number&gt;&lt;dates&gt;&lt;year&gt;2002&lt;/year&gt;&lt;/dates&gt;&lt;isbn&gt;1070-5511&lt;/isbn&gt;&lt;urls&gt;&lt;/urls&gt;&lt;/record&gt;&lt;/Cite&gt;&lt;/EndNote&gt;</w:delInstrText>
        </w:r>
        <w:r w:rsidR="009C0C59" w:rsidDel="004D0163">
          <w:fldChar w:fldCharType="separate"/>
        </w:r>
        <w:r w:rsidR="009C0C59" w:rsidDel="004D0163">
          <w:delText>(Little et al. 2002)</w:delText>
        </w:r>
        <w:r w:rsidR="009C0C59" w:rsidDel="004D0163">
          <w:fldChar w:fldCharType="end"/>
        </w:r>
        <w:r w:rsidR="009C0C59" w:rsidDel="004D0163">
          <w:delText xml:space="preserve">, items for the two longest scales in our study (i.e., error management approach, 17 items, and error prevention approach, 11 items) were parceled to achieve an optimal sample size to parameter ratio </w:delText>
        </w:r>
        <w:r w:rsidR="009C0C59" w:rsidDel="004D0163">
          <w:fldChar w:fldCharType="begin"/>
        </w:r>
        <w:r w:rsidR="009C0C59" w:rsidDel="004D0163">
          <w:delInstrText xml:space="preserve"> ADDIN EN.CITE &lt;EndNote&gt;&lt;Cite&gt;&lt;Author&gt;Little&lt;/Author&gt;&lt;Year&gt;2002&lt;/Year&gt;&lt;RecNum&gt;160&lt;/RecNum&gt;&lt;DisplayText&gt;(Little et al. 2002, L.J. Williams et al. 2009)&lt;/DisplayText&gt;&lt;record&gt;&lt;rec-number&gt;160&lt;/rec-number&gt;&lt;foreign-keys&gt;&lt;key app="EN" db-id="dtfvx5dd9wzs0re0zrmve9tj9p5fwat5spas" timestamp="1737286981"&gt;160&lt;/key&gt;&lt;/foreign-keys&gt;&lt;ref-type name="Journal Article"&gt;17&lt;/ref-type&gt;&lt;contributors&gt;&lt;authors&gt;&lt;author&gt;Little, Todd D&lt;/author&gt;&lt;author&gt;Cunningham, William A&lt;/author&gt;&lt;author&gt;Shahar, Golan&lt;/author&gt;&lt;author&gt;Widaman, Keith F&lt;/author&gt;&lt;/authors&gt;&lt;/contributors&gt;&lt;titles&gt;&lt;title&gt;To parcel or not to parcel: Exploring the question, weighing the merits&lt;/title&gt;&lt;secondary-title&gt;Structural equation modeling&lt;/secondary-title&gt;&lt;/titles&gt;&lt;periodical&gt;&lt;full-title&gt;Structural Equation Modeling&lt;/full-title&gt;&lt;/periodical&gt;&lt;pages&gt;151-173&lt;/pages&gt;&lt;volume&gt;9&lt;/volume&gt;&lt;number&gt;2&lt;/number&gt;&lt;dates&gt;&lt;year&gt;2002&lt;/year&gt;&lt;/dates&gt;&lt;isbn&gt;1070-5511&lt;/isbn&gt;&lt;urls&gt;&lt;/urls&gt;&lt;/record&gt;&lt;/Cite&gt;&lt;Cite&gt;&lt;Author&gt;Williams&lt;/Author&gt;&lt;Year&gt;2009&lt;/Year&gt;&lt;RecNum&gt;161&lt;/RecNum&gt;&lt;record&gt;&lt;rec-number&gt;161&lt;/rec-number&gt;&lt;foreign-keys&gt;&lt;key app="EN" db-id="dtfvx5dd9wzs0re0zrmve9tj9p5fwat5spas" timestamp="1737287074"&gt;161&lt;/key&gt;&lt;/foreign-keys&gt;&lt;ref-type name="Journal Article"&gt;17&lt;/ref-type&gt;&lt;contributors&gt;&lt;authors&gt;&lt;author&gt;Williams, Larry J&lt;/author&gt;&lt;author&gt;Vandenberg, Robert J&lt;/author&gt;&lt;author&gt;Edwards, Jeffrey R&lt;/author&gt;&lt;/authors&gt;&lt;/contributors&gt;&lt;titles&gt;&lt;title&gt;12 structural equation modeling in management research: A guide for improved analysis&lt;/title&gt;&lt;secondary-title&gt;Academy of Management Annals&lt;/secondary-title&gt;&lt;/titles&gt;&lt;periodical&gt;&lt;full-title&gt;Academy of Management Annals&lt;/full-title&gt;&lt;/periodical&gt;&lt;pages&gt;543-604&lt;/pages&gt;&lt;volume&gt;3&lt;/volume&gt;&lt;number&gt;1&lt;/number&gt;&lt;dates&gt;&lt;year&gt;2009&lt;/year&gt;&lt;/dates&gt;&lt;isbn&gt;1941-6520&lt;/isbn&gt;&lt;urls&gt;&lt;/urls&gt;&lt;/record&gt;&lt;/Cite&gt;&lt;/EndNote&gt;</w:delInstrText>
        </w:r>
        <w:r w:rsidR="009C0C59" w:rsidDel="004D0163">
          <w:fldChar w:fldCharType="separate"/>
        </w:r>
        <w:r w:rsidR="009C0C59" w:rsidDel="004D0163">
          <w:delText>(Little et al. 2002, L.J. Williams et al. 2009)</w:delText>
        </w:r>
        <w:r w:rsidR="009C0C59" w:rsidDel="004D0163">
          <w:fldChar w:fldCharType="end"/>
        </w:r>
        <w:r w:rsidR="009C0C59" w:rsidDel="004D0163">
          <w:delText xml:space="preserve">. We generated parcels adopting the item-to-construct-balance strategy </w:delText>
        </w:r>
        <w:r w:rsidR="009C0C59" w:rsidDel="004D0163">
          <w:fldChar w:fldCharType="begin"/>
        </w:r>
        <w:r w:rsidR="009C0C59" w:rsidDel="004D0163">
          <w:delInstrText xml:space="preserve"> ADDIN EN.CITE &lt;EndNote&gt;&lt;Cite&gt;&lt;Author&gt;Little&lt;/Author&gt;&lt;Year&gt;2002&lt;/Year&gt;&lt;RecNum&gt;160&lt;/RecNum&gt;&lt;DisplayText&gt;(Little et al. 2002)&lt;/DisplayText&gt;&lt;record&gt;&lt;rec-number&gt;160&lt;/rec-number&gt;&lt;foreign-keys&gt;&lt;key app="EN" db-id="dtfvx5dd9wzs0re0zrmve9tj9p5fwat5spas" timestamp="1737286981"&gt;160&lt;/key&gt;&lt;/foreign-keys&gt;&lt;ref-type name="Journal Article"&gt;17&lt;/ref-type&gt;&lt;contributors&gt;&lt;authors&gt;&lt;author&gt;Little, Todd D&lt;/author&gt;&lt;author&gt;Cunningham, William A&lt;/author&gt;&lt;author&gt;Shahar, Golan&lt;/author&gt;&lt;author&gt;Widaman, Keith F&lt;/author&gt;&lt;/authors&gt;&lt;/contributors&gt;&lt;titles&gt;&lt;title&gt;To parcel or not to parcel: Exploring the question, weighing the merits&lt;/title&gt;&lt;secondary-title&gt;Structural equation modeling&lt;/secondary-title&gt;&lt;/titles&gt;&lt;periodical&gt;&lt;full-title&gt;Structural Equation Modeling&lt;/full-title&gt;&lt;/periodical&gt;&lt;pages&gt;151-173&lt;/pages&gt;&lt;volume&gt;9&lt;/volume&gt;&lt;number&gt;2&lt;/number&gt;&lt;dates&gt;&lt;year&gt;2002&lt;/year&gt;&lt;/dates&gt;&lt;isbn&gt;1070-5511&lt;/isbn&gt;&lt;urls&gt;&lt;/urls&gt;&lt;/record&gt;&lt;/Cite&gt;&lt;/EndNote&gt;</w:delInstrText>
        </w:r>
        <w:r w:rsidR="009C0C59" w:rsidDel="004D0163">
          <w:fldChar w:fldCharType="separate"/>
        </w:r>
        <w:r w:rsidR="009C0C59" w:rsidDel="004D0163">
          <w:delText>(Little et al. 2002)</w:delText>
        </w:r>
        <w:r w:rsidR="009C0C59" w:rsidDel="004D0163">
          <w:fldChar w:fldCharType="end"/>
        </w:r>
        <w:r w:rsidR="009C0C59" w:rsidDel="004D0163">
          <w:delText xml:space="preserve"> for error management approach (4 parcels) and error prevention approach (3 parcels). </w:delText>
        </w:r>
      </w:del>
    </w:p>
    <w:p w14:paraId="73AF749B" w14:textId="4407BD4B" w:rsidR="00267A8D" w:rsidRDefault="009C0C59" w:rsidP="004D0163">
      <w:pPr>
        <w:widowControl w:val="0"/>
        <w:snapToGrid w:val="0"/>
        <w:spacing w:line="480" w:lineRule="auto"/>
        <w:ind w:firstLine="720"/>
        <w:rPr>
          <w:ins w:id="3532" w:author="Haiyang Liu" w:date="2026-05-20T01:34:00Z" w16du:dateUtc="2026-05-19T18:34:00Z"/>
        </w:rPr>
      </w:pPr>
      <w:r>
        <w:t xml:space="preserve">This model fit was </w:t>
      </w:r>
      <w:del w:id="3533" w:author="Haiyang Liu" w:date="2026-05-20T00:34:00Z" w16du:dateUtc="2026-05-19T17:34:00Z">
        <w:r w:rsidDel="004D0163">
          <w:delText xml:space="preserve">reasonably </w:delText>
        </w:r>
      </w:del>
      <w:r>
        <w:t>well (</w:t>
      </w:r>
      <w:r>
        <w:rPr>
          <w:i/>
        </w:rPr>
        <w:t>χ</w:t>
      </w:r>
      <w:r>
        <w:rPr>
          <w:i/>
          <w:vertAlign w:val="superscript"/>
        </w:rPr>
        <w:t>2</w:t>
      </w:r>
      <w:r>
        <w:rPr>
          <w:i/>
        </w:rPr>
        <w:t xml:space="preserve"> </w:t>
      </w:r>
      <w:r>
        <w:t>[</w:t>
      </w:r>
      <w:r>
        <w:rPr>
          <w:i/>
        </w:rPr>
        <w:t>df</w:t>
      </w:r>
      <w:r>
        <w:t xml:space="preserve"> = </w:t>
      </w:r>
      <w:del w:id="3534" w:author="Haiyang Liu" w:date="2026-05-20T00:35:00Z" w16du:dateUtc="2026-05-19T17:35:00Z">
        <w:r w:rsidDel="004D0163">
          <w:delText>199</w:delText>
        </w:r>
      </w:del>
      <w:ins w:id="3535" w:author="Haiyang Liu" w:date="2026-05-20T00:35:00Z" w16du:dateUtc="2026-05-19T17:35:00Z">
        <w:r w:rsidR="004D0163">
          <w:t>2665</w:t>
        </w:r>
      </w:ins>
      <w:r>
        <w:t xml:space="preserve">] = </w:t>
      </w:r>
      <w:del w:id="3536" w:author="Haiyang Liu" w:date="2026-05-20T00:35:00Z" w16du:dateUtc="2026-05-19T17:35:00Z">
        <w:r w:rsidDel="004D0163">
          <w:delText>803.59</w:delText>
        </w:r>
      </w:del>
      <w:ins w:id="3537" w:author="Haiyang Liu" w:date="2026-05-20T00:35:00Z" w16du:dateUtc="2026-05-19T17:35:00Z">
        <w:r w:rsidR="004D0163">
          <w:t>3846.107</w:t>
        </w:r>
      </w:ins>
      <w:r>
        <w:t xml:space="preserve">, </w:t>
      </w:r>
      <w:r>
        <w:rPr>
          <w:i/>
        </w:rPr>
        <w:t>p</w:t>
      </w:r>
      <w:r>
        <w:t xml:space="preserve"> &lt; .01, </w:t>
      </w:r>
      <w:ins w:id="3538" w:author="Haiyang Liu" w:date="2026-05-20T00:36:00Z" w16du:dateUtc="2026-05-19T17:36:00Z">
        <w:r w:rsidR="004D0163">
          <w:t xml:space="preserve">within </w:t>
        </w:r>
      </w:ins>
      <w:r>
        <w:t>standardized root-mean-square residual [SRMR</w:t>
      </w:r>
      <w:ins w:id="3539" w:author="Haiyang Liu" w:date="2026-05-20T00:36:00Z" w16du:dateUtc="2026-05-19T17:36:00Z">
        <w:r w:rsidR="004D0163">
          <w:t xml:space="preserve"> for within</w:t>
        </w:r>
      </w:ins>
      <w:r>
        <w:t>] = .</w:t>
      </w:r>
      <w:del w:id="3540" w:author="Haiyang Liu" w:date="2026-05-20T00:36:00Z" w16du:dateUtc="2026-05-19T17:36:00Z">
        <w:r w:rsidDel="004D0163">
          <w:delText>04</w:delText>
        </w:r>
      </w:del>
      <w:ins w:id="3541" w:author="Haiyang Liu" w:date="2026-05-20T00:36:00Z" w16du:dateUtc="2026-05-19T17:36:00Z">
        <w:r w:rsidR="004D0163">
          <w:t>027</w:t>
        </w:r>
      </w:ins>
      <w:r>
        <w:t xml:space="preserve">, </w:t>
      </w:r>
      <w:ins w:id="3542" w:author="Haiyang Liu" w:date="2026-05-20T00:36:00Z" w16du:dateUtc="2026-05-19T17:36:00Z">
        <w:r w:rsidR="004D0163">
          <w:t xml:space="preserve">between standardized root-mean-square </w:t>
        </w:r>
        <w:r w:rsidR="004D0163">
          <w:lastRenderedPageBreak/>
          <w:t xml:space="preserve">residual [SRMR for between] = .084, </w:t>
        </w:r>
      </w:ins>
      <w:r>
        <w:t>comparative fit index [CFI] = .</w:t>
      </w:r>
      <w:del w:id="3543" w:author="Haiyang Liu" w:date="2026-05-20T00:36:00Z" w16du:dateUtc="2026-05-19T17:36:00Z">
        <w:r w:rsidDel="004D0163">
          <w:delText>90</w:delText>
        </w:r>
      </w:del>
      <w:ins w:id="3544" w:author="Haiyang Liu" w:date="2026-05-20T00:36:00Z" w16du:dateUtc="2026-05-19T17:36:00Z">
        <w:r w:rsidR="004D0163">
          <w:t>953</w:t>
        </w:r>
      </w:ins>
      <w:r>
        <w:t>, root-mean-square error of approximation [RMSEA] = .</w:t>
      </w:r>
      <w:del w:id="3545" w:author="Haiyang Liu" w:date="2026-05-20T00:37:00Z" w16du:dateUtc="2026-05-19T17:37:00Z">
        <w:r w:rsidDel="004D0163">
          <w:delText>10</w:delText>
        </w:r>
      </w:del>
      <w:ins w:id="3546" w:author="Haiyang Liu" w:date="2026-05-20T00:37:00Z" w16du:dateUtc="2026-05-19T17:37:00Z">
        <w:r w:rsidR="004D0163">
          <w:t>018</w:t>
        </w:r>
      </w:ins>
      <w:r>
        <w:t xml:space="preserve">), superior </w:t>
      </w:r>
      <w:del w:id="3547" w:author="Haiyang Liu" w:date="2026-05-20T00:38:00Z" w16du:dateUtc="2026-05-19T17:38:00Z">
        <w:r w:rsidDel="00980FFF">
          <w:delText xml:space="preserve">than </w:delText>
        </w:r>
      </w:del>
      <w:ins w:id="3548" w:author="Haiyang Liu" w:date="2026-05-20T00:38:00Z" w16du:dateUtc="2026-05-19T17:38:00Z">
        <w:r w:rsidR="00980FFF">
          <w:t xml:space="preserve">to </w:t>
        </w:r>
      </w:ins>
      <w:del w:id="3549" w:author="Haiyang Liu" w:date="2026-05-20T00:37:00Z" w16du:dateUtc="2026-05-19T17:37:00Z">
        <w:r w:rsidDel="00267A8D">
          <w:delText xml:space="preserve">several </w:delText>
        </w:r>
      </w:del>
      <w:ins w:id="3550" w:author="Haiyang Liu" w:date="2026-05-20T00:37:00Z" w16du:dateUtc="2026-05-19T17:37:00Z">
        <w:r w:rsidR="00267A8D">
          <w:t xml:space="preserve">all </w:t>
        </w:r>
      </w:ins>
      <w:r>
        <w:t xml:space="preserve">alternative </w:t>
      </w:r>
      <w:del w:id="3551" w:author="Haiyang Liu" w:date="2026-05-20T00:37:00Z" w16du:dateUtc="2026-05-19T17:37:00Z">
        <w:r w:rsidDel="00267A8D">
          <w:delText xml:space="preserve">four-factor </w:delText>
        </w:r>
      </w:del>
      <w:r>
        <w:t>models</w:t>
      </w:r>
      <w:ins w:id="3552" w:author="Haiyang Liu" w:date="2026-05-20T00:37:00Z" w16du:dateUtc="2026-05-19T17:37:00Z">
        <w:r w:rsidR="00267A8D">
          <w:t xml:space="preserve"> </w:t>
        </w:r>
      </w:ins>
      <w:ins w:id="3553" w:author="Haiyang Liu" w:date="2026-05-20T00:39:00Z" w16du:dateUtc="2026-05-19T17:39:00Z">
        <w:r w:rsidR="00B634D1">
          <w:rPr>
            <w:rFonts w:eastAsia="Times New Roman"/>
          </w:rPr>
          <w:t>that combined pairs of factors</w:t>
        </w:r>
      </w:ins>
      <w:del w:id="3554" w:author="Haiyang Liu" w:date="2026-05-21T12:43:00Z" w16du:dateUtc="2026-05-21T05:43:00Z">
        <w:r w:rsidDel="00136C13">
          <w:delText xml:space="preserve">. </w:delText>
        </w:r>
      </w:del>
      <w:ins w:id="3555" w:author="Haiyang Liu" w:date="2026-05-20T00:37:00Z" w16du:dateUtc="2026-05-19T17:37:00Z">
        <w:r w:rsidR="00267A8D">
          <w:t>.</w:t>
        </w:r>
      </w:ins>
      <w:del w:id="3556" w:author="Haiyang Liu" w:date="2026-05-20T00:37:00Z" w16du:dateUtc="2026-05-19T17:37:00Z">
        <w:r w:rsidDel="00267A8D">
          <w:delText>In particular, it was better than a model with error management approach and error prevention approach combined (</w:delText>
        </w:r>
        <w:r w:rsidDel="00267A8D">
          <w:rPr>
            <w:i/>
          </w:rPr>
          <w:delText>χ</w:delText>
        </w:r>
        <w:r w:rsidDel="00267A8D">
          <w:rPr>
            <w:i/>
            <w:vertAlign w:val="superscript"/>
          </w:rPr>
          <w:delText>2</w:delText>
        </w:r>
        <w:r w:rsidDel="00267A8D">
          <w:rPr>
            <w:i/>
          </w:rPr>
          <w:delText xml:space="preserve"> </w:delText>
        </w:r>
        <w:r w:rsidDel="00267A8D">
          <w:delText>[</w:delText>
        </w:r>
        <w:r w:rsidDel="00267A8D">
          <w:rPr>
            <w:i/>
          </w:rPr>
          <w:delText>df</w:delText>
        </w:r>
        <w:r w:rsidDel="00267A8D">
          <w:delText xml:space="preserve"> = 203] = 1421.64, </w:delText>
        </w:r>
        <w:r w:rsidDel="00267A8D">
          <w:rPr>
            <w:i/>
          </w:rPr>
          <w:delText>p</w:delText>
        </w:r>
        <w:r w:rsidDel="00267A8D">
          <w:delText xml:space="preserve"> &lt; .01, SRMR = .09, CFI = .80, RMSEA = .15; ∆</w:delText>
        </w:r>
        <w:r w:rsidDel="00267A8D">
          <w:rPr>
            <w:i/>
          </w:rPr>
          <w:delText>χ</w:delText>
        </w:r>
        <w:r w:rsidDel="00267A8D">
          <w:rPr>
            <w:i/>
            <w:vertAlign w:val="superscript"/>
          </w:rPr>
          <w:delText>2</w:delText>
        </w:r>
        <w:r w:rsidDel="00267A8D">
          <w:rPr>
            <w:i/>
          </w:rPr>
          <w:delText xml:space="preserve"> </w:delText>
        </w:r>
        <w:r w:rsidDel="00267A8D">
          <w:delText>[∆</w:delText>
        </w:r>
        <w:r w:rsidDel="00267A8D">
          <w:rPr>
            <w:i/>
          </w:rPr>
          <w:delText>df</w:delText>
        </w:r>
        <w:r w:rsidDel="00267A8D">
          <w:delText xml:space="preserve"> = 4] = 618.05,</w:delText>
        </w:r>
        <w:r w:rsidDel="00267A8D">
          <w:rPr>
            <w:i/>
          </w:rPr>
          <w:delText xml:space="preserve"> p </w:delText>
        </w:r>
        <w:r w:rsidDel="00267A8D">
          <w:delText>&lt; .01), a model with error making and error management approach combined (</w:delText>
        </w:r>
        <w:r w:rsidDel="00267A8D">
          <w:rPr>
            <w:i/>
          </w:rPr>
          <w:delText>χ</w:delText>
        </w:r>
        <w:r w:rsidDel="00267A8D">
          <w:rPr>
            <w:i/>
            <w:vertAlign w:val="superscript"/>
          </w:rPr>
          <w:delText>2</w:delText>
        </w:r>
        <w:r w:rsidDel="00267A8D">
          <w:rPr>
            <w:i/>
          </w:rPr>
          <w:delText xml:space="preserve"> </w:delText>
        </w:r>
        <w:r w:rsidDel="00267A8D">
          <w:delText>[</w:delText>
        </w:r>
        <w:r w:rsidDel="00267A8D">
          <w:rPr>
            <w:i/>
          </w:rPr>
          <w:delText>df</w:delText>
        </w:r>
        <w:r w:rsidDel="00267A8D">
          <w:delText xml:space="preserve"> = 203] = 2101.90, </w:delText>
        </w:r>
        <w:r w:rsidDel="00267A8D">
          <w:rPr>
            <w:i/>
          </w:rPr>
          <w:delText>p</w:delText>
        </w:r>
        <w:r w:rsidDel="00267A8D">
          <w:delText xml:space="preserve"> &lt; .01, SRMR = .14, CFI = .69, RMSEA = .19; ∆</w:delText>
        </w:r>
        <w:r w:rsidDel="00267A8D">
          <w:rPr>
            <w:i/>
          </w:rPr>
          <w:delText>χ</w:delText>
        </w:r>
        <w:r w:rsidDel="00267A8D">
          <w:rPr>
            <w:i/>
            <w:vertAlign w:val="superscript"/>
          </w:rPr>
          <w:delText>2</w:delText>
        </w:r>
        <w:r w:rsidDel="00267A8D">
          <w:rPr>
            <w:i/>
          </w:rPr>
          <w:delText xml:space="preserve"> </w:delText>
        </w:r>
        <w:r w:rsidDel="00267A8D">
          <w:delText>[∆</w:delText>
        </w:r>
        <w:r w:rsidDel="00267A8D">
          <w:rPr>
            <w:i/>
          </w:rPr>
          <w:delText>df</w:delText>
        </w:r>
        <w:r w:rsidDel="00267A8D">
          <w:delText xml:space="preserve"> = 4] = 1298.31,</w:delText>
        </w:r>
        <w:r w:rsidDel="00267A8D">
          <w:rPr>
            <w:i/>
          </w:rPr>
          <w:delText xml:space="preserve"> p </w:delText>
        </w:r>
        <w:r w:rsidDel="00267A8D">
          <w:delText>&lt; .01), a model with error making and task performance (</w:delText>
        </w:r>
        <w:r w:rsidDel="00267A8D">
          <w:rPr>
            <w:i/>
          </w:rPr>
          <w:delText>χ</w:delText>
        </w:r>
        <w:r w:rsidDel="00267A8D">
          <w:rPr>
            <w:i/>
            <w:vertAlign w:val="superscript"/>
          </w:rPr>
          <w:delText>2</w:delText>
        </w:r>
        <w:r w:rsidDel="00267A8D">
          <w:rPr>
            <w:i/>
          </w:rPr>
          <w:delText xml:space="preserve"> </w:delText>
        </w:r>
        <w:r w:rsidDel="00267A8D">
          <w:delText>[</w:delText>
        </w:r>
        <w:r w:rsidDel="00267A8D">
          <w:rPr>
            <w:i/>
          </w:rPr>
          <w:delText>df</w:delText>
        </w:r>
        <w:r w:rsidDel="00267A8D">
          <w:delText xml:space="preserve"> = 203] = 1539.39, </w:delText>
        </w:r>
        <w:r w:rsidDel="00267A8D">
          <w:rPr>
            <w:i/>
          </w:rPr>
          <w:delText>p</w:delText>
        </w:r>
        <w:r w:rsidDel="00267A8D">
          <w:delText xml:space="preserve"> &lt; .01, SRMR = .11, CFI = .78, RMSEA = .16; ∆</w:delText>
        </w:r>
        <w:r w:rsidDel="00267A8D">
          <w:rPr>
            <w:i/>
          </w:rPr>
          <w:delText>χ</w:delText>
        </w:r>
        <w:r w:rsidDel="00267A8D">
          <w:rPr>
            <w:i/>
            <w:vertAlign w:val="superscript"/>
          </w:rPr>
          <w:delText>2</w:delText>
        </w:r>
        <w:r w:rsidDel="00267A8D">
          <w:rPr>
            <w:i/>
          </w:rPr>
          <w:delText xml:space="preserve"> </w:delText>
        </w:r>
        <w:r w:rsidDel="00267A8D">
          <w:delText>[∆</w:delText>
        </w:r>
        <w:r w:rsidDel="00267A8D">
          <w:rPr>
            <w:i/>
          </w:rPr>
          <w:delText>df</w:delText>
        </w:r>
        <w:r w:rsidDel="00267A8D">
          <w:delText xml:space="preserve"> = 4] = 735.80,</w:delText>
        </w:r>
        <w:r w:rsidDel="00267A8D">
          <w:rPr>
            <w:i/>
          </w:rPr>
          <w:delText xml:space="preserve"> p </w:delText>
        </w:r>
        <w:r w:rsidDel="00267A8D">
          <w:delText xml:space="preserve">&lt; .01). </w:delText>
        </w:r>
        <w:r w:rsidDel="00267A8D">
          <w:tab/>
        </w:r>
      </w:del>
    </w:p>
    <w:p w14:paraId="6D96AA6B" w14:textId="59C00025" w:rsidR="00B634D1" w:rsidRDefault="00B634D1" w:rsidP="004D0163">
      <w:pPr>
        <w:widowControl w:val="0"/>
        <w:snapToGrid w:val="0"/>
        <w:spacing w:line="480" w:lineRule="auto"/>
        <w:ind w:firstLine="720"/>
        <w:rPr>
          <w:ins w:id="3557" w:author="Haiyang Liu" w:date="2026-05-20T01:19:00Z" w16du:dateUtc="2026-05-19T18:19:00Z"/>
          <w:rFonts w:eastAsia="DengXian"/>
          <w:kern w:val="2"/>
        </w:rPr>
      </w:pPr>
      <w:ins w:id="3558" w:author="Haiyang Liu" w:date="2026-05-20T00:39:00Z" w16du:dateUtc="2026-05-19T17:39:00Z">
        <w:r>
          <w:rPr>
            <w:rFonts w:eastAsia="Times New Roman"/>
            <w:b/>
            <w:bCs/>
            <w:i/>
            <w:iCs/>
          </w:rPr>
          <w:t>Trajectory of Newcomer Action Errors.</w:t>
        </w:r>
        <w:r>
          <w:rPr>
            <w:rFonts w:eastAsia="Times New Roman"/>
          </w:rPr>
          <w:t xml:space="preserve"> </w:t>
        </w:r>
      </w:ins>
      <w:ins w:id="3559" w:author="Haiyang Liu" w:date="2026-05-20T00:40:00Z" w16du:dateUtc="2026-05-19T17:40:00Z">
        <w:r>
          <w:rPr>
            <w:rFonts w:eastAsia="Times New Roman"/>
          </w:rPr>
          <w:t>We first estimated an unconditional LGM with intercept, linear, and quadratic factors</w:t>
        </w:r>
      </w:ins>
      <w:ins w:id="3560" w:author="Haiyang Liu" w:date="2026-05-20T01:20:00Z" w16du:dateUtc="2026-05-19T18:20:00Z">
        <w:r w:rsidR="002B12B8">
          <w:rPr>
            <w:rFonts w:eastAsia="Times New Roman"/>
          </w:rPr>
          <w:t xml:space="preserve"> (see Table 3)</w:t>
        </w:r>
      </w:ins>
      <w:ins w:id="3561" w:author="Haiyang Liu" w:date="2026-05-20T00:40:00Z" w16du:dateUtc="2026-05-19T17:40:00Z">
        <w:r>
          <w:rPr>
            <w:rFonts w:eastAsia="Times New Roman"/>
          </w:rPr>
          <w:t>. The mean intercept was 1.756 (</w:t>
        </w:r>
        <w:r>
          <w:rPr>
            <w:rFonts w:eastAsia="Times New Roman"/>
            <w:i/>
            <w:iCs/>
          </w:rPr>
          <w:t>SE</w:t>
        </w:r>
        <w:r>
          <w:rPr>
            <w:rFonts w:eastAsia="Times New Roman"/>
          </w:rPr>
          <w:t xml:space="preserve"> = .033, </w:t>
        </w:r>
        <w:r>
          <w:rPr>
            <w:rFonts w:eastAsia="Times New Roman"/>
            <w:i/>
            <w:iCs/>
          </w:rPr>
          <w:t>p</w:t>
        </w:r>
        <w:r>
          <w:rPr>
            <w:rFonts w:eastAsia="Times New Roman"/>
          </w:rPr>
          <w:t xml:space="preserve"> &lt; .001), the mean linear slope was –.417 (</w:t>
        </w:r>
        <w:r>
          <w:rPr>
            <w:rFonts w:eastAsia="Times New Roman"/>
            <w:i/>
            <w:iCs/>
          </w:rPr>
          <w:t>SE</w:t>
        </w:r>
        <w:r>
          <w:rPr>
            <w:rFonts w:eastAsia="Times New Roman"/>
          </w:rPr>
          <w:t xml:space="preserve"> = .047, </w:t>
        </w:r>
        <w:r>
          <w:rPr>
            <w:rFonts w:eastAsia="Times New Roman"/>
            <w:i/>
            <w:iCs/>
          </w:rPr>
          <w:t>p</w:t>
        </w:r>
        <w:r>
          <w:rPr>
            <w:rFonts w:eastAsia="Times New Roman"/>
          </w:rPr>
          <w:t xml:space="preserve"> &lt; .001), and the mean quadratic slope was –.083 (</w:t>
        </w:r>
        <w:r>
          <w:rPr>
            <w:rFonts w:eastAsia="Times New Roman"/>
            <w:i/>
            <w:iCs/>
          </w:rPr>
          <w:t>SE</w:t>
        </w:r>
        <w:r>
          <w:rPr>
            <w:rFonts w:eastAsia="Times New Roman"/>
          </w:rPr>
          <w:t xml:space="preserve"> = .017, </w:t>
        </w:r>
        <w:r>
          <w:rPr>
            <w:rFonts w:eastAsia="Times New Roman"/>
            <w:i/>
            <w:iCs/>
          </w:rPr>
          <w:t>p</w:t>
        </w:r>
        <w:r>
          <w:rPr>
            <w:rFonts w:eastAsia="Times New Roman"/>
          </w:rPr>
          <w:t xml:space="preserve"> &lt; .001). The significant quadratic term indicates that newcomers’ action errors did not decline linearly over the four-month onboarding period; rather, the rate of decline accelerated over time. </w:t>
        </w:r>
      </w:ins>
      <w:ins w:id="3562" w:author="Haiyang Liu" w:date="2026-05-20T00:42:00Z" w16du:dateUtc="2026-05-19T17:42:00Z">
        <w:r>
          <w:rPr>
            <w:rFonts w:eastAsia="Times New Roman"/>
          </w:rPr>
          <w:t>Such a model was superior to the linear growth model (</w:t>
        </w:r>
      </w:ins>
      <w:ins w:id="3563" w:author="Haiyang Liu" w:date="2026-05-20T00:43:00Z" w16du:dateUtc="2026-05-19T17:43:00Z">
        <w:r w:rsidR="0090628B" w:rsidRPr="006F7819">
          <w:rPr>
            <w:rFonts w:eastAsia="Times New Roman"/>
            <w:i/>
            <w:iCs/>
            <w:rPrChange w:id="3564" w:author="Haiyang Liu" w:date="2026-05-21T00:48:00Z" w16du:dateUtc="2026-05-20T17:48:00Z">
              <w:rPr>
                <w:rFonts w:eastAsia="Times New Roman"/>
              </w:rPr>
            </w:rPrChange>
          </w:rPr>
          <w:t>Δχ</w:t>
        </w:r>
        <w:r w:rsidR="0090628B" w:rsidRPr="006F7819">
          <w:rPr>
            <w:rFonts w:eastAsia="Times New Roman"/>
            <w:i/>
            <w:iCs/>
            <w:vertAlign w:val="superscript"/>
            <w:rPrChange w:id="3565" w:author="Haiyang Liu" w:date="2026-05-21T00:48:00Z" w16du:dateUtc="2026-05-20T17:48:00Z">
              <w:rPr>
                <w:rFonts w:eastAsia="Times New Roman"/>
                <w:vertAlign w:val="superscript"/>
              </w:rPr>
            </w:rPrChange>
          </w:rPr>
          <w:t>2</w:t>
        </w:r>
        <w:r w:rsidR="0090628B">
          <w:rPr>
            <w:rFonts w:eastAsia="Times New Roman"/>
          </w:rPr>
          <w:t xml:space="preserve">(4) = </w:t>
        </w:r>
      </w:ins>
      <w:ins w:id="3566" w:author="Haiyang Liu" w:date="2026-05-20T00:44:00Z" w16du:dateUtc="2026-05-19T17:44:00Z">
        <w:r w:rsidR="0090628B">
          <w:rPr>
            <w:rFonts w:eastAsia="Times New Roman"/>
          </w:rPr>
          <w:t>42.301</w:t>
        </w:r>
      </w:ins>
      <w:ins w:id="3567" w:author="Haiyang Liu" w:date="2026-05-20T00:43:00Z" w16du:dateUtc="2026-05-19T17:43:00Z">
        <w:r w:rsidR="0090628B">
          <w:rPr>
            <w:rFonts w:eastAsia="Times New Roman"/>
          </w:rPr>
          <w:t xml:space="preserve">, </w:t>
        </w:r>
        <w:r w:rsidR="0090628B">
          <w:rPr>
            <w:rFonts w:eastAsia="Times New Roman"/>
            <w:i/>
            <w:iCs/>
          </w:rPr>
          <w:t>p</w:t>
        </w:r>
        <w:r w:rsidR="0090628B">
          <w:rPr>
            <w:rFonts w:eastAsia="Times New Roman"/>
          </w:rPr>
          <w:t xml:space="preserve"> &lt; .001)</w:t>
        </w:r>
      </w:ins>
      <w:ins w:id="3568" w:author="Haiyang Liu" w:date="2026-05-20T00:45:00Z" w16du:dateUtc="2026-05-19T17:45:00Z">
        <w:r w:rsidR="0090628B">
          <w:rPr>
            <w:rFonts w:eastAsia="Times New Roman"/>
          </w:rPr>
          <w:t xml:space="preserve">. </w:t>
        </w:r>
      </w:ins>
      <w:ins w:id="3569" w:author="Haiyang Liu" w:date="2026-05-20T00:55:00Z" w16du:dateUtc="2026-05-19T17:55:00Z">
        <w:r w:rsidR="00544414">
          <w:rPr>
            <w:rFonts w:eastAsia="Times New Roman"/>
          </w:rPr>
          <w:t>We also test whether the change pattern is cubic by fitting data to a cubic growth</w:t>
        </w:r>
      </w:ins>
      <w:ins w:id="3570" w:author="Haiyang Liu" w:date="2026-05-20T00:56:00Z" w16du:dateUtc="2026-05-19T17:56:00Z">
        <w:r w:rsidR="00544414">
          <w:rPr>
            <w:rFonts w:eastAsia="Times New Roman"/>
          </w:rPr>
          <w:t xml:space="preserve"> model (as explained in Footnote 5, we estimated the fixed effect of the cubic term; </w:t>
        </w:r>
        <w:r w:rsidR="00544414" w:rsidRPr="00544414">
          <w:rPr>
            <w:rFonts w:eastAsia="Times New Roman"/>
          </w:rPr>
          <w:t>Bollen &amp; Curran, 2006; Preacher, Wichman, MacCallum, &amp; Briggs, 2008; Preacher, 2010</w:t>
        </w:r>
        <w:r w:rsidR="00544414">
          <w:rPr>
            <w:rFonts w:eastAsia="Times New Roman"/>
          </w:rPr>
          <w:t>)</w:t>
        </w:r>
        <w:r w:rsidR="00C94284">
          <w:rPr>
            <w:rFonts w:eastAsia="Times New Roman"/>
          </w:rPr>
          <w:t xml:space="preserve">. </w:t>
        </w:r>
      </w:ins>
      <w:ins w:id="3571" w:author="Haiyang Liu" w:date="2026-05-20T01:17:00Z" w16du:dateUtc="2026-05-19T18:17:00Z">
        <w:r w:rsidR="00E70EB6">
          <w:rPr>
            <w:rFonts w:eastAsia="Times New Roman"/>
          </w:rPr>
          <w:t>The mean trend for the cubic term was not significant (</w:t>
        </w:r>
        <w:r w:rsidR="00E70EB6">
          <w:rPr>
            <w:rFonts w:eastAsia="DengXian"/>
            <w:i/>
            <w:kern w:val="2"/>
          </w:rPr>
          <w:t>γ</w:t>
        </w:r>
        <w:r w:rsidR="00E70EB6">
          <w:rPr>
            <w:rFonts w:eastAsia="DengXian"/>
            <w:i/>
            <w:kern w:val="2"/>
            <w:vertAlign w:val="subscript"/>
          </w:rPr>
          <w:t xml:space="preserve">cubic </w:t>
        </w:r>
        <w:r w:rsidR="00E70EB6">
          <w:rPr>
            <w:rFonts w:eastAsia="DengXian"/>
            <w:kern w:val="2"/>
          </w:rPr>
          <w:t>= -.</w:t>
        </w:r>
      </w:ins>
      <w:ins w:id="3572" w:author="Haiyang Liu" w:date="2026-05-20T01:18:00Z" w16du:dateUtc="2026-05-19T18:18:00Z">
        <w:r w:rsidR="00E70EB6">
          <w:rPr>
            <w:rFonts w:eastAsia="DengXian"/>
            <w:kern w:val="2"/>
          </w:rPr>
          <w:t>035</w:t>
        </w:r>
      </w:ins>
      <w:ins w:id="3573" w:author="Haiyang Liu" w:date="2026-05-20T01:17:00Z" w16du:dateUtc="2026-05-19T18:17:00Z">
        <w:r w:rsidR="00E70EB6">
          <w:rPr>
            <w:rFonts w:eastAsia="DengXian"/>
            <w:kern w:val="2"/>
          </w:rPr>
          <w:t xml:space="preserve">, </w:t>
        </w:r>
      </w:ins>
      <w:ins w:id="3574" w:author="Haiyang Liu" w:date="2026-05-20T09:29:00Z" w16du:dateUtc="2026-05-20T02:29:00Z">
        <w:r w:rsidR="00CF16BC" w:rsidRPr="00CF16BC">
          <w:rPr>
            <w:rFonts w:eastAsia="DengXian"/>
            <w:i/>
            <w:iCs/>
            <w:kern w:val="2"/>
            <w:rPrChange w:id="3575" w:author="Haiyang Liu" w:date="2026-05-20T09:29:00Z" w16du:dateUtc="2026-05-20T02:29:00Z">
              <w:rPr>
                <w:rFonts w:eastAsia="DengXian"/>
                <w:kern w:val="2"/>
              </w:rPr>
            </w:rPrChange>
          </w:rPr>
          <w:t xml:space="preserve">SE </w:t>
        </w:r>
        <w:r w:rsidR="00CF16BC">
          <w:rPr>
            <w:rFonts w:eastAsia="DengXian"/>
            <w:kern w:val="2"/>
          </w:rPr>
          <w:t xml:space="preserve">= .022, </w:t>
        </w:r>
      </w:ins>
      <w:ins w:id="3576" w:author="Haiyang Liu" w:date="2026-05-20T09:35:00Z" w16du:dateUtc="2026-05-20T02:35:00Z">
        <w:r w:rsidR="007B6652">
          <w:rPr>
            <w:rFonts w:eastAsia="Times New Roman"/>
            <w:i/>
            <w:iCs/>
          </w:rPr>
          <w:t xml:space="preserve">p = </w:t>
        </w:r>
        <w:r w:rsidR="007B6652" w:rsidRPr="00DF1D2B">
          <w:rPr>
            <w:rFonts w:eastAsia="Times New Roman"/>
          </w:rPr>
          <w:t>.</w:t>
        </w:r>
        <w:r w:rsidR="007B6652">
          <w:rPr>
            <w:rFonts w:eastAsia="Times New Roman"/>
          </w:rPr>
          <w:t>103</w:t>
        </w:r>
      </w:ins>
      <w:ins w:id="3577" w:author="Haiyang Liu" w:date="2026-05-20T01:18:00Z" w16du:dateUtc="2026-05-19T18:18:00Z">
        <w:r w:rsidR="00E70EB6" w:rsidRPr="00E70EB6">
          <w:rPr>
            <w:rFonts w:eastAsia="DengXian"/>
            <w:kern w:val="2"/>
            <w:rPrChange w:id="3578" w:author="Haiyang Liu" w:date="2026-05-20T01:18:00Z" w16du:dateUtc="2026-05-19T18:18:00Z">
              <w:rPr>
                <w:rFonts w:eastAsia="DengXian"/>
                <w:i/>
                <w:iCs/>
                <w:kern w:val="2"/>
              </w:rPr>
            </w:rPrChange>
          </w:rPr>
          <w:t>)</w:t>
        </w:r>
        <w:r w:rsidR="00E70EB6">
          <w:rPr>
            <w:rFonts w:eastAsia="DengXian"/>
            <w:kern w:val="2"/>
          </w:rPr>
          <w:t>,</w:t>
        </w:r>
        <w:r w:rsidR="00E70EB6" w:rsidRPr="00E70EB6">
          <w:rPr>
            <w:rFonts w:eastAsia="DengXian"/>
            <w:kern w:val="2"/>
          </w:rPr>
          <w:t xml:space="preserve"> </w:t>
        </w:r>
        <w:r w:rsidR="00E70EB6">
          <w:rPr>
            <w:rFonts w:eastAsia="DengXian"/>
            <w:kern w:val="2"/>
          </w:rPr>
          <w:t>suggesting a cubi</w:t>
        </w:r>
      </w:ins>
      <w:ins w:id="3579" w:author="Haiyang Liu" w:date="2026-05-20T01:19:00Z" w16du:dateUtc="2026-05-19T18:19:00Z">
        <w:r w:rsidR="00E70EB6">
          <w:rPr>
            <w:rFonts w:eastAsia="DengXian"/>
            <w:kern w:val="2"/>
          </w:rPr>
          <w:t>c</w:t>
        </w:r>
      </w:ins>
      <w:ins w:id="3580" w:author="Haiyang Liu" w:date="2026-05-20T01:18:00Z" w16du:dateUtc="2026-05-19T18:18:00Z">
        <w:r w:rsidR="00E70EB6">
          <w:rPr>
            <w:rFonts w:eastAsia="DengXian"/>
            <w:kern w:val="2"/>
          </w:rPr>
          <w:t xml:space="preserve"> trend unsuitable in the current research. Based on these results, we proceeded to conduct the following analyses to further investigate the antecedents and outcomes of the trajectory of newcomer-making by</w:t>
        </w:r>
      </w:ins>
      <w:ins w:id="3581" w:author="Haiyang Liu" w:date="2026-05-20T01:19:00Z" w16du:dateUtc="2026-05-19T18:19:00Z">
        <w:r w:rsidR="00E70EB6">
          <w:rPr>
            <w:rFonts w:eastAsia="DengXian"/>
            <w:kern w:val="2"/>
          </w:rPr>
          <w:t xml:space="preserve"> fitting a curvilinear growth model. </w:t>
        </w:r>
      </w:ins>
    </w:p>
    <w:p w14:paraId="2E2B72E9" w14:textId="2A88800C" w:rsidR="002B12B8" w:rsidRDefault="00A1517C" w:rsidP="0039230F">
      <w:pPr>
        <w:spacing w:line="480" w:lineRule="auto"/>
        <w:ind w:firstLine="720"/>
        <w:rPr>
          <w:ins w:id="3582" w:author="Haiyang Liu" w:date="2026-05-20T01:33:00Z" w16du:dateUtc="2026-05-19T18:33:00Z"/>
          <w:rFonts w:eastAsia="Times New Roman"/>
        </w:rPr>
      </w:pPr>
      <w:ins w:id="3583" w:author="Haiyang Liu" w:date="2026-05-20T01:25:00Z" w16du:dateUtc="2026-05-19T18:25:00Z">
        <w:r>
          <w:rPr>
            <w:rFonts w:eastAsia="Times New Roman"/>
          </w:rPr>
          <w:t xml:space="preserve">For the quadratic growth model, we also obtained </w:t>
        </w:r>
        <w:r>
          <w:t>instantaneous change rate</w:t>
        </w:r>
        <w:r>
          <w:rPr>
            <w:rFonts w:eastAsia="Times New Roman"/>
          </w:rPr>
          <w:t xml:space="preserve">s </w:t>
        </w:r>
      </w:ins>
      <w:ins w:id="3584" w:author="Haiyang Liu" w:date="2026-05-20T09:51:00Z" w16du:dateUtc="2026-05-20T02:51:00Z">
        <w:r w:rsidR="00AA7C8F">
          <w:t>(</w:t>
        </w:r>
        <w:r w:rsidR="00AA7C8F" w:rsidRPr="00DF1D2B">
          <w:rPr>
            <w:i/>
            <w:iCs/>
          </w:rPr>
          <w:t>d</w:t>
        </w:r>
        <w:r w:rsidR="00AA7C8F">
          <w:t>(Error)/</w:t>
        </w:r>
        <w:r w:rsidR="00AA7C8F" w:rsidRPr="00DF1D2B">
          <w:rPr>
            <w:i/>
            <w:iCs/>
          </w:rPr>
          <w:t>d</w:t>
        </w:r>
        <w:r w:rsidR="00AA7C8F">
          <w:t xml:space="preserve">t = </w:t>
        </w:r>
        <w:r w:rsidR="00AA7C8F" w:rsidRPr="00DF1D2B">
          <w:rPr>
            <w:i/>
            <w:iCs/>
          </w:rPr>
          <w:t>s</w:t>
        </w:r>
        <w:r w:rsidR="00AA7C8F">
          <w:t xml:space="preserve"> + 2</w:t>
        </w:r>
        <w:r w:rsidR="00AA7C8F" w:rsidRPr="00DF1D2B">
          <w:rPr>
            <w:i/>
            <w:iCs/>
          </w:rPr>
          <w:t>q</w:t>
        </w:r>
        <w:r w:rsidR="00AA7C8F" w:rsidRPr="0031569D">
          <w:rPr>
            <w:i/>
            <w:iCs/>
          </w:rPr>
          <w:t>·</w:t>
        </w:r>
        <w:r w:rsidR="00AA7C8F" w:rsidRPr="00DF1D2B">
          <w:t>t</w:t>
        </w:r>
        <w:r w:rsidR="00AA7C8F">
          <w:t>)</w:t>
        </w:r>
        <w:r w:rsidR="00AA7C8F">
          <w:rPr>
            <w:rFonts w:eastAsia="Times New Roman"/>
          </w:rPr>
          <w:t xml:space="preserve"> </w:t>
        </w:r>
      </w:ins>
      <w:ins w:id="3585" w:author="Haiyang Liu" w:date="2026-05-20T01:25:00Z" w16du:dateUtc="2026-05-19T18:25:00Z">
        <w:r w:rsidRPr="00A1517C">
          <w:rPr>
            <w:rFonts w:eastAsia="Times New Roman"/>
          </w:rPr>
          <w:t>at each wave</w:t>
        </w:r>
      </w:ins>
      <w:ins w:id="3586" w:author="Haiyang Liu" w:date="2026-05-21T00:27:00Z" w16du:dateUtc="2026-05-20T17:27:00Z">
        <w:r w:rsidR="00F23CB5">
          <w:rPr>
            <w:rStyle w:val="FootnoteReference"/>
            <w:rFonts w:eastAsia="Times New Roman"/>
          </w:rPr>
          <w:footnoteReference w:id="8"/>
        </w:r>
      </w:ins>
      <w:ins w:id="3597" w:author="Haiyang Liu" w:date="2026-05-21T00:51:00Z" w16du:dateUtc="2026-05-20T17:51:00Z">
        <w:r w:rsidR="0073014E">
          <w:rPr>
            <w:rFonts w:eastAsia="Times New Roman"/>
          </w:rPr>
          <w:t xml:space="preserve"> to illustrate the trajectory more concretely</w:t>
        </w:r>
      </w:ins>
      <w:ins w:id="3598" w:author="Haiyang Liu" w:date="2026-05-20T01:25:00Z" w16du:dateUtc="2026-05-19T18:25:00Z">
        <w:r w:rsidRPr="00A1517C">
          <w:rPr>
            <w:rFonts w:eastAsia="Times New Roman"/>
          </w:rPr>
          <w:t xml:space="preserve">: at T1, the instantaneous </w:t>
        </w:r>
      </w:ins>
      <w:ins w:id="3599" w:author="Haiyang Liu" w:date="2026-05-20T01:26:00Z" w16du:dateUtc="2026-05-19T18:26:00Z">
        <w:r>
          <w:rPr>
            <w:rFonts w:eastAsia="Times New Roman"/>
          </w:rPr>
          <w:t>rate</w:t>
        </w:r>
      </w:ins>
      <w:ins w:id="3600" w:author="Haiyang Liu" w:date="2026-05-20T01:25:00Z" w16du:dateUtc="2026-05-19T18:25:00Z">
        <w:r w:rsidRPr="00A1517C">
          <w:rPr>
            <w:rFonts w:eastAsia="Times New Roman"/>
          </w:rPr>
          <w:t xml:space="preserve"> was .082 (</w:t>
        </w:r>
      </w:ins>
      <w:ins w:id="3601" w:author="Haiyang Liu" w:date="2026-05-20T09:42:00Z" w16du:dateUtc="2026-05-20T02:42:00Z">
        <w:r w:rsidR="00301603" w:rsidRPr="00301603">
          <w:rPr>
            <w:rFonts w:eastAsia="Times New Roman"/>
            <w:i/>
            <w:iCs/>
            <w:rPrChange w:id="3602" w:author="Haiyang Liu" w:date="2026-05-20T09:43:00Z" w16du:dateUtc="2026-05-20T02:43:00Z">
              <w:rPr>
                <w:rFonts w:eastAsia="Times New Roman"/>
              </w:rPr>
            </w:rPrChange>
          </w:rPr>
          <w:t>SE</w:t>
        </w:r>
        <w:r w:rsidR="00301603">
          <w:rPr>
            <w:rFonts w:eastAsia="Times New Roman"/>
          </w:rPr>
          <w:t xml:space="preserve"> = .</w:t>
        </w:r>
      </w:ins>
      <w:ins w:id="3603" w:author="Haiyang Liu" w:date="2026-05-20T09:43:00Z" w16du:dateUtc="2026-05-20T02:43:00Z">
        <w:r w:rsidR="00301603">
          <w:rPr>
            <w:rFonts w:eastAsia="Times New Roman"/>
          </w:rPr>
          <w:t xml:space="preserve">063, </w:t>
        </w:r>
        <w:r w:rsidR="00301603" w:rsidRPr="00301603">
          <w:rPr>
            <w:rFonts w:eastAsia="Times New Roman"/>
            <w:i/>
            <w:iCs/>
            <w:rPrChange w:id="3604" w:author="Haiyang Liu" w:date="2026-05-20T09:43:00Z" w16du:dateUtc="2026-05-20T02:43:00Z">
              <w:rPr>
                <w:rFonts w:eastAsia="Times New Roman"/>
              </w:rPr>
            </w:rPrChange>
          </w:rPr>
          <w:t>p</w:t>
        </w:r>
        <w:r w:rsidR="00301603">
          <w:rPr>
            <w:rFonts w:eastAsia="Times New Roman"/>
          </w:rPr>
          <w:t xml:space="preserve"> = .196</w:t>
        </w:r>
      </w:ins>
      <w:ins w:id="3605" w:author="Haiyang Liu" w:date="2026-05-20T01:25:00Z" w16du:dateUtc="2026-05-19T18:25:00Z">
        <w:r w:rsidRPr="00A1517C">
          <w:rPr>
            <w:rFonts w:eastAsia="Times New Roman"/>
          </w:rPr>
          <w:t xml:space="preserve">); at T2, </w:t>
        </w:r>
      </w:ins>
      <w:ins w:id="3606" w:author="Haiyang Liu" w:date="2026-05-20T01:26:00Z" w16du:dateUtc="2026-05-19T18:26:00Z">
        <w:r>
          <w:rPr>
            <w:rFonts w:eastAsia="Times New Roman"/>
          </w:rPr>
          <w:t>it</w:t>
        </w:r>
        <w:r w:rsidRPr="00A1517C">
          <w:rPr>
            <w:rFonts w:eastAsia="Times New Roman"/>
          </w:rPr>
          <w:t xml:space="preserve"> was </w:t>
        </w:r>
      </w:ins>
      <w:ins w:id="3607" w:author="Haiyang Liu" w:date="2026-05-20T01:30:00Z" w16du:dateUtc="2026-05-19T18:30:00Z">
        <w:r w:rsidR="0039230F">
          <w:rPr>
            <w:rFonts w:eastAsia="Times New Roman"/>
          </w:rPr>
          <w:t>-</w:t>
        </w:r>
      </w:ins>
      <w:ins w:id="3608" w:author="Haiyang Liu" w:date="2026-05-20T01:25:00Z" w16du:dateUtc="2026-05-19T18:25:00Z">
        <w:r w:rsidRPr="00A1517C">
          <w:rPr>
            <w:rFonts w:eastAsia="Times New Roman"/>
          </w:rPr>
          <w:t>.085 (</w:t>
        </w:r>
      </w:ins>
      <w:ins w:id="3609" w:author="Haiyang Liu" w:date="2026-05-20T09:43:00Z" w16du:dateUtc="2026-05-20T02:43:00Z">
        <w:r w:rsidR="00301603" w:rsidRPr="00DF1D2B">
          <w:rPr>
            <w:rFonts w:eastAsia="Times New Roman"/>
            <w:i/>
            <w:iCs/>
          </w:rPr>
          <w:t>SE</w:t>
        </w:r>
        <w:r w:rsidR="00301603">
          <w:rPr>
            <w:rFonts w:eastAsia="Times New Roman"/>
          </w:rPr>
          <w:t xml:space="preserve"> = .0</w:t>
        </w:r>
      </w:ins>
      <w:ins w:id="3610" w:author="Haiyang Liu" w:date="2026-05-20T09:44:00Z" w16du:dateUtc="2026-05-20T02:44:00Z">
        <w:r w:rsidR="00301603">
          <w:rPr>
            <w:rFonts w:eastAsia="Times New Roman"/>
          </w:rPr>
          <w:t>32</w:t>
        </w:r>
      </w:ins>
      <w:ins w:id="3611" w:author="Haiyang Liu" w:date="2026-05-20T09:43:00Z" w16du:dateUtc="2026-05-20T02:43:00Z">
        <w:r w:rsidR="00301603">
          <w:rPr>
            <w:rFonts w:eastAsia="Times New Roman"/>
          </w:rPr>
          <w:t xml:space="preserve">, </w:t>
        </w:r>
      </w:ins>
      <w:ins w:id="3612" w:author="Haiyang Liu" w:date="2026-05-20T01:25:00Z" w16du:dateUtc="2026-05-19T18:25:00Z">
        <w:r w:rsidRPr="00A1517C">
          <w:rPr>
            <w:rFonts w:eastAsia="Times New Roman"/>
            <w:i/>
            <w:iCs/>
            <w:rPrChange w:id="3613" w:author="Haiyang Liu" w:date="2026-05-20T01:26:00Z" w16du:dateUtc="2026-05-19T18:26:00Z">
              <w:rPr>
                <w:rFonts w:eastAsia="Times New Roman"/>
              </w:rPr>
            </w:rPrChange>
          </w:rPr>
          <w:t>p</w:t>
        </w:r>
        <w:r w:rsidRPr="00A1517C">
          <w:rPr>
            <w:rFonts w:eastAsia="Times New Roman"/>
          </w:rPr>
          <w:t xml:space="preserve"> </w:t>
        </w:r>
      </w:ins>
      <w:ins w:id="3614" w:author="Haiyang Liu" w:date="2026-05-20T09:44:00Z" w16du:dateUtc="2026-05-20T02:44:00Z">
        <w:r w:rsidR="00301603">
          <w:rPr>
            <w:rFonts w:eastAsia="Times New Roman"/>
          </w:rPr>
          <w:t>=</w:t>
        </w:r>
      </w:ins>
      <w:ins w:id="3615" w:author="Haiyang Liu" w:date="2026-05-20T01:25:00Z" w16du:dateUtc="2026-05-19T18:25:00Z">
        <w:r w:rsidRPr="00A1517C">
          <w:rPr>
            <w:rFonts w:eastAsia="Times New Roman"/>
          </w:rPr>
          <w:t xml:space="preserve"> .0</w:t>
        </w:r>
      </w:ins>
      <w:ins w:id="3616" w:author="Haiyang Liu" w:date="2026-05-20T09:44:00Z" w16du:dateUtc="2026-05-20T02:44:00Z">
        <w:r w:rsidR="00301603">
          <w:rPr>
            <w:rFonts w:eastAsia="Times New Roman"/>
          </w:rPr>
          <w:t>08</w:t>
        </w:r>
      </w:ins>
      <w:ins w:id="3617" w:author="Haiyang Liu" w:date="2026-05-20T01:25:00Z" w16du:dateUtc="2026-05-19T18:25:00Z">
        <w:r w:rsidRPr="00A1517C">
          <w:rPr>
            <w:rFonts w:eastAsia="Times New Roman"/>
          </w:rPr>
          <w:t xml:space="preserve">); at T3, </w:t>
        </w:r>
      </w:ins>
      <w:ins w:id="3618" w:author="Haiyang Liu" w:date="2026-05-20T01:26:00Z" w16du:dateUtc="2026-05-19T18:26:00Z">
        <w:r>
          <w:rPr>
            <w:rFonts w:eastAsia="Times New Roman"/>
          </w:rPr>
          <w:t xml:space="preserve">it was </w:t>
        </w:r>
      </w:ins>
      <w:ins w:id="3619" w:author="Haiyang Liu" w:date="2026-05-20T01:30:00Z" w16du:dateUtc="2026-05-19T18:30:00Z">
        <w:r w:rsidR="0039230F">
          <w:rPr>
            <w:rFonts w:eastAsia="Times New Roman"/>
          </w:rPr>
          <w:t>-</w:t>
        </w:r>
      </w:ins>
      <w:ins w:id="3620" w:author="Haiyang Liu" w:date="2026-05-20T01:25:00Z" w16du:dateUtc="2026-05-19T18:25:00Z">
        <w:r w:rsidRPr="00A1517C">
          <w:rPr>
            <w:rFonts w:eastAsia="Times New Roman"/>
          </w:rPr>
          <w:t>.251 (</w:t>
        </w:r>
      </w:ins>
      <w:ins w:id="3621" w:author="Haiyang Liu" w:date="2026-05-20T09:44:00Z" w16du:dateUtc="2026-05-20T02:44:00Z">
        <w:r w:rsidR="00301603" w:rsidRPr="00DF1D2B">
          <w:rPr>
            <w:rFonts w:eastAsia="Times New Roman"/>
            <w:i/>
            <w:iCs/>
          </w:rPr>
          <w:t>SE</w:t>
        </w:r>
        <w:r w:rsidR="00301603">
          <w:rPr>
            <w:rFonts w:eastAsia="Times New Roman"/>
          </w:rPr>
          <w:t xml:space="preserve"> = .021, </w:t>
        </w:r>
      </w:ins>
      <w:ins w:id="3622" w:author="Haiyang Liu" w:date="2026-05-20T01:25:00Z" w16du:dateUtc="2026-05-19T18:25:00Z">
        <w:r w:rsidRPr="00A1517C">
          <w:rPr>
            <w:rFonts w:eastAsia="Times New Roman"/>
            <w:i/>
            <w:iCs/>
            <w:rPrChange w:id="3623" w:author="Haiyang Liu" w:date="2026-05-20T01:26:00Z" w16du:dateUtc="2026-05-19T18:26:00Z">
              <w:rPr>
                <w:rFonts w:eastAsia="Times New Roman"/>
              </w:rPr>
            </w:rPrChange>
          </w:rPr>
          <w:t>p</w:t>
        </w:r>
        <w:r w:rsidRPr="00A1517C">
          <w:rPr>
            <w:rFonts w:eastAsia="Times New Roman"/>
          </w:rPr>
          <w:t xml:space="preserve"> &lt; .001); and at T4, </w:t>
        </w:r>
      </w:ins>
      <w:ins w:id="3624" w:author="Haiyang Liu" w:date="2026-05-20T01:26:00Z" w16du:dateUtc="2026-05-19T18:26:00Z">
        <w:r>
          <w:rPr>
            <w:rFonts w:eastAsia="Times New Roman"/>
          </w:rPr>
          <w:t xml:space="preserve">it was </w:t>
        </w:r>
      </w:ins>
      <w:ins w:id="3625" w:author="Haiyang Liu" w:date="2026-05-20T01:30:00Z" w16du:dateUtc="2026-05-19T18:30:00Z">
        <w:r w:rsidR="0039230F">
          <w:rPr>
            <w:rFonts w:eastAsia="Times New Roman"/>
          </w:rPr>
          <w:t>-</w:t>
        </w:r>
      </w:ins>
      <w:ins w:id="3626" w:author="Haiyang Liu" w:date="2026-05-20T01:25:00Z" w16du:dateUtc="2026-05-19T18:25:00Z">
        <w:r w:rsidRPr="00A1517C">
          <w:rPr>
            <w:rFonts w:eastAsia="Times New Roman"/>
          </w:rPr>
          <w:t>.417 (</w:t>
        </w:r>
      </w:ins>
      <w:ins w:id="3627" w:author="Haiyang Liu" w:date="2026-05-20T09:44:00Z" w16du:dateUtc="2026-05-20T02:44:00Z">
        <w:r w:rsidR="00301603" w:rsidRPr="00DF1D2B">
          <w:rPr>
            <w:rFonts w:eastAsia="Times New Roman"/>
            <w:i/>
            <w:iCs/>
          </w:rPr>
          <w:t>SE</w:t>
        </w:r>
        <w:r w:rsidR="00301603">
          <w:rPr>
            <w:rFonts w:eastAsia="Times New Roman"/>
          </w:rPr>
          <w:t xml:space="preserve"> = .047, </w:t>
        </w:r>
      </w:ins>
      <w:ins w:id="3628" w:author="Haiyang Liu" w:date="2026-05-20T01:25:00Z" w16du:dateUtc="2026-05-19T18:25:00Z">
        <w:r w:rsidRPr="00A1517C">
          <w:rPr>
            <w:rFonts w:eastAsia="Times New Roman"/>
            <w:i/>
            <w:iCs/>
            <w:rPrChange w:id="3629" w:author="Haiyang Liu" w:date="2026-05-20T01:26:00Z" w16du:dateUtc="2026-05-19T18:26:00Z">
              <w:rPr>
                <w:rFonts w:eastAsia="Times New Roman"/>
              </w:rPr>
            </w:rPrChange>
          </w:rPr>
          <w:t>p</w:t>
        </w:r>
        <w:r w:rsidRPr="00A1517C">
          <w:rPr>
            <w:rFonts w:eastAsia="Times New Roman"/>
          </w:rPr>
          <w:t xml:space="preserve"> &lt; .001). Action errors thus tended to be relatively flat in the first month, then decline at an accelerating rate through the end of the fourth </w:t>
        </w:r>
        <w:r w:rsidRPr="00A1517C">
          <w:rPr>
            <w:rFonts w:eastAsia="Times New Roman"/>
          </w:rPr>
          <w:lastRenderedPageBreak/>
          <w:t xml:space="preserve">month. Pairwise mean differences between adjacent waves were not significant between </w:t>
        </w:r>
      </w:ins>
      <w:ins w:id="3630" w:author="Haiyang Liu" w:date="2026-05-20T13:29:00Z" w16du:dateUtc="2026-05-20T06:29:00Z">
        <w:r w:rsidR="00FA0BD5">
          <w:rPr>
            <w:rFonts w:eastAsia="Times New Roman"/>
            <w:i/>
            <w:iCs/>
          </w:rPr>
          <w:t>T</w:t>
        </w:r>
      </w:ins>
      <w:ins w:id="3631" w:author="Haiyang Liu" w:date="2026-05-20T13:28:00Z" w16du:dateUtc="2026-05-20T06:28:00Z">
        <w:r w:rsidR="00FA0BD5" w:rsidRPr="00DF1D2B">
          <w:rPr>
            <w:rFonts w:eastAsia="Times New Roman"/>
            <w:i/>
            <w:iCs/>
          </w:rPr>
          <w:t>ime</w:t>
        </w:r>
        <w:r w:rsidR="00FA0BD5">
          <w:rPr>
            <w:rFonts w:eastAsia="Times New Roman"/>
          </w:rPr>
          <w:t xml:space="preserve"> </w:t>
        </w:r>
      </w:ins>
      <w:ins w:id="3632" w:author="Haiyang Liu" w:date="2026-05-20T01:25:00Z" w16du:dateUtc="2026-05-19T18:25:00Z">
        <w:r w:rsidRPr="00A1517C">
          <w:rPr>
            <w:rFonts w:eastAsia="Times New Roman"/>
          </w:rPr>
          <w:t xml:space="preserve">1 and </w:t>
        </w:r>
      </w:ins>
      <w:ins w:id="3633" w:author="Haiyang Liu" w:date="2026-05-20T13:29:00Z" w16du:dateUtc="2026-05-20T06:29:00Z">
        <w:r w:rsidR="00FA0BD5">
          <w:rPr>
            <w:rFonts w:eastAsia="Times New Roman"/>
            <w:i/>
            <w:iCs/>
          </w:rPr>
          <w:t>T</w:t>
        </w:r>
      </w:ins>
      <w:ins w:id="3634" w:author="Haiyang Liu" w:date="2026-05-20T13:28:00Z" w16du:dateUtc="2026-05-20T06:28:00Z">
        <w:r w:rsidR="00FA0BD5" w:rsidRPr="00DF1D2B">
          <w:rPr>
            <w:rFonts w:eastAsia="Times New Roman"/>
            <w:i/>
            <w:iCs/>
          </w:rPr>
          <w:t>ime</w:t>
        </w:r>
        <w:r w:rsidR="00FA0BD5">
          <w:rPr>
            <w:rFonts w:eastAsia="Times New Roman"/>
          </w:rPr>
          <w:t xml:space="preserve"> </w:t>
        </w:r>
      </w:ins>
      <w:ins w:id="3635" w:author="Haiyang Liu" w:date="2026-05-20T01:25:00Z" w16du:dateUtc="2026-05-19T18:25:00Z">
        <w:r w:rsidRPr="00A1517C">
          <w:rPr>
            <w:rFonts w:eastAsia="Times New Roman"/>
          </w:rPr>
          <w:t>2 (</w:t>
        </w:r>
      </w:ins>
      <w:ins w:id="3636" w:author="Haiyang Liu" w:date="2026-05-20T01:28:00Z" w16du:dateUtc="2026-05-19T18:28:00Z">
        <w:r w:rsidR="0039230F">
          <w:rPr>
            <w:rFonts w:eastAsia="Times New Roman"/>
            <w:i/>
            <w:iCs/>
          </w:rPr>
          <w:t>diff</w:t>
        </w:r>
      </w:ins>
      <w:ins w:id="3637" w:author="Haiyang Liu" w:date="2026-05-20T01:25:00Z" w16du:dateUtc="2026-05-19T18:25:00Z">
        <w:r w:rsidRPr="00A1517C">
          <w:rPr>
            <w:rFonts w:eastAsia="Times New Roman"/>
          </w:rPr>
          <w:t xml:space="preserve"> = –.002, </w:t>
        </w:r>
      </w:ins>
      <w:ins w:id="3638" w:author="Haiyang Liu" w:date="2026-05-20T09:34:00Z" w16du:dateUtc="2026-05-20T02:34:00Z">
        <w:r w:rsidR="007B6652" w:rsidRPr="007B6652">
          <w:rPr>
            <w:rFonts w:eastAsia="Times New Roman"/>
            <w:i/>
            <w:iCs/>
            <w:rPrChange w:id="3639" w:author="Haiyang Liu" w:date="2026-05-20T09:35:00Z" w16du:dateUtc="2026-05-20T02:35:00Z">
              <w:rPr>
                <w:rFonts w:eastAsia="Times New Roman"/>
              </w:rPr>
            </w:rPrChange>
          </w:rPr>
          <w:t>SE</w:t>
        </w:r>
        <w:r w:rsidR="007B6652">
          <w:rPr>
            <w:rFonts w:eastAsia="Times New Roman"/>
          </w:rPr>
          <w:t xml:space="preserve"> = .047, </w:t>
        </w:r>
        <w:r w:rsidR="007B6652">
          <w:rPr>
            <w:rFonts w:eastAsia="Times New Roman"/>
            <w:i/>
            <w:iCs/>
          </w:rPr>
          <w:t xml:space="preserve">p = </w:t>
        </w:r>
        <w:r w:rsidR="007B6652" w:rsidRPr="007B6652">
          <w:rPr>
            <w:rFonts w:eastAsia="Times New Roman"/>
            <w:rPrChange w:id="3640" w:author="Haiyang Liu" w:date="2026-05-20T09:34:00Z" w16du:dateUtc="2026-05-20T02:34:00Z">
              <w:rPr>
                <w:rFonts w:eastAsia="Times New Roman"/>
                <w:i/>
                <w:iCs/>
              </w:rPr>
            </w:rPrChange>
          </w:rPr>
          <w:t>.974</w:t>
        </w:r>
      </w:ins>
      <w:ins w:id="3641" w:author="Haiyang Liu" w:date="2026-05-20T01:25:00Z" w16du:dateUtc="2026-05-19T18:25:00Z">
        <w:r w:rsidRPr="00A1517C">
          <w:rPr>
            <w:rFonts w:eastAsia="Times New Roman"/>
          </w:rPr>
          <w:t xml:space="preserve">), but were significant for </w:t>
        </w:r>
      </w:ins>
      <w:ins w:id="3642" w:author="Haiyang Liu" w:date="2026-05-20T13:29:00Z" w16du:dateUtc="2026-05-20T06:29:00Z">
        <w:r w:rsidR="00FA0BD5" w:rsidRPr="00FA0BD5">
          <w:rPr>
            <w:rFonts w:eastAsia="Times New Roman"/>
            <w:i/>
            <w:iCs/>
            <w:rPrChange w:id="3643" w:author="Haiyang Liu" w:date="2026-05-20T13:29:00Z" w16du:dateUtc="2026-05-20T06:29:00Z">
              <w:rPr>
                <w:rFonts w:eastAsia="Times New Roman"/>
              </w:rPr>
            </w:rPrChange>
          </w:rPr>
          <w:t>T</w:t>
        </w:r>
      </w:ins>
      <w:ins w:id="3644" w:author="Haiyang Liu" w:date="2026-05-20T13:28:00Z" w16du:dateUtc="2026-05-20T06:28:00Z">
        <w:r w:rsidR="00FA0BD5" w:rsidRPr="00DF1D2B">
          <w:rPr>
            <w:rFonts w:eastAsia="Times New Roman"/>
            <w:i/>
            <w:iCs/>
          </w:rPr>
          <w:t>ime</w:t>
        </w:r>
        <w:r w:rsidR="00FA0BD5">
          <w:rPr>
            <w:rFonts w:eastAsia="Times New Roman"/>
          </w:rPr>
          <w:t xml:space="preserve"> </w:t>
        </w:r>
      </w:ins>
      <w:ins w:id="3645" w:author="Haiyang Liu" w:date="2026-05-20T01:25:00Z" w16du:dateUtc="2026-05-19T18:25:00Z">
        <w:r w:rsidRPr="00A1517C">
          <w:rPr>
            <w:rFonts w:eastAsia="Times New Roman"/>
          </w:rPr>
          <w:t>2–</w:t>
        </w:r>
      </w:ins>
      <w:ins w:id="3646" w:author="Haiyang Liu" w:date="2026-05-20T13:28:00Z" w16du:dateUtc="2026-05-20T06:28:00Z">
        <w:r w:rsidR="00FA0BD5" w:rsidRPr="00FA0BD5">
          <w:rPr>
            <w:rFonts w:eastAsia="Times New Roman"/>
            <w:i/>
            <w:iCs/>
          </w:rPr>
          <w:t xml:space="preserve"> </w:t>
        </w:r>
      </w:ins>
      <w:ins w:id="3647" w:author="Haiyang Liu" w:date="2026-05-20T13:29:00Z" w16du:dateUtc="2026-05-20T06:29:00Z">
        <w:r w:rsidR="00FA0BD5">
          <w:rPr>
            <w:rFonts w:eastAsia="Times New Roman"/>
            <w:i/>
            <w:iCs/>
          </w:rPr>
          <w:t>T</w:t>
        </w:r>
      </w:ins>
      <w:ins w:id="3648" w:author="Haiyang Liu" w:date="2026-05-20T13:28:00Z" w16du:dateUtc="2026-05-20T06:28:00Z">
        <w:r w:rsidR="00FA0BD5" w:rsidRPr="00DF1D2B">
          <w:rPr>
            <w:rFonts w:eastAsia="Times New Roman"/>
            <w:i/>
            <w:iCs/>
          </w:rPr>
          <w:t>ime</w:t>
        </w:r>
        <w:r w:rsidR="00FA0BD5">
          <w:rPr>
            <w:rFonts w:eastAsia="Times New Roman"/>
          </w:rPr>
          <w:t xml:space="preserve"> </w:t>
        </w:r>
      </w:ins>
      <w:ins w:id="3649" w:author="Haiyang Liu" w:date="2026-05-20T01:25:00Z" w16du:dateUtc="2026-05-19T18:25:00Z">
        <w:r w:rsidRPr="00A1517C">
          <w:rPr>
            <w:rFonts w:eastAsia="Times New Roman"/>
          </w:rPr>
          <w:t>3 (</w:t>
        </w:r>
      </w:ins>
      <w:ins w:id="3650" w:author="Haiyang Liu" w:date="2026-05-20T01:28:00Z" w16du:dateUtc="2026-05-19T18:28:00Z">
        <w:r w:rsidR="0039230F">
          <w:rPr>
            <w:rFonts w:eastAsia="Times New Roman"/>
            <w:i/>
            <w:iCs/>
          </w:rPr>
          <w:t>diff</w:t>
        </w:r>
      </w:ins>
      <w:ins w:id="3651" w:author="Haiyang Liu" w:date="2026-05-20T01:25:00Z" w16du:dateUtc="2026-05-19T18:25:00Z">
        <w:r w:rsidRPr="00A1517C">
          <w:rPr>
            <w:rFonts w:eastAsia="Times New Roman"/>
          </w:rPr>
          <w:t xml:space="preserve"> = –.168, </w:t>
        </w:r>
      </w:ins>
      <w:ins w:id="3652" w:author="Haiyang Liu" w:date="2026-05-20T09:35:00Z" w16du:dateUtc="2026-05-20T02:35:00Z">
        <w:r w:rsidR="00AA0800" w:rsidRPr="00AA0800">
          <w:rPr>
            <w:rFonts w:eastAsia="Times New Roman"/>
            <w:i/>
            <w:iCs/>
            <w:rPrChange w:id="3653" w:author="Haiyang Liu" w:date="2026-05-20T09:35:00Z" w16du:dateUtc="2026-05-20T02:35:00Z">
              <w:rPr>
                <w:rFonts w:eastAsia="Times New Roman"/>
              </w:rPr>
            </w:rPrChange>
          </w:rPr>
          <w:t>SE</w:t>
        </w:r>
        <w:r w:rsidR="00AA0800">
          <w:rPr>
            <w:rFonts w:eastAsia="Times New Roman"/>
          </w:rPr>
          <w:t xml:space="preserve"> = .021, </w:t>
        </w:r>
      </w:ins>
      <w:ins w:id="3654" w:author="Haiyang Liu" w:date="2026-05-20T01:25:00Z" w16du:dateUtc="2026-05-19T18:25:00Z">
        <w:r w:rsidRPr="0014252B">
          <w:rPr>
            <w:rFonts w:eastAsia="Times New Roman"/>
            <w:i/>
            <w:iCs/>
            <w:rPrChange w:id="3655" w:author="Haiyang Liu" w:date="2026-05-20T09:28:00Z" w16du:dateUtc="2026-05-20T02:28:00Z">
              <w:rPr>
                <w:rFonts w:eastAsia="Times New Roman"/>
              </w:rPr>
            </w:rPrChange>
          </w:rPr>
          <w:t>p</w:t>
        </w:r>
        <w:r w:rsidRPr="00A1517C">
          <w:rPr>
            <w:rFonts w:eastAsia="Times New Roman"/>
          </w:rPr>
          <w:t xml:space="preserve"> &lt; .001) and </w:t>
        </w:r>
      </w:ins>
      <w:ins w:id="3656" w:author="Haiyang Liu" w:date="2026-05-20T13:29:00Z" w16du:dateUtc="2026-05-20T06:29:00Z">
        <w:r w:rsidR="00FA0BD5">
          <w:rPr>
            <w:rFonts w:eastAsia="Times New Roman"/>
            <w:i/>
            <w:iCs/>
          </w:rPr>
          <w:t>T</w:t>
        </w:r>
        <w:r w:rsidR="00FA0BD5" w:rsidRPr="00DF1D2B">
          <w:rPr>
            <w:rFonts w:eastAsia="Times New Roman"/>
            <w:i/>
            <w:iCs/>
          </w:rPr>
          <w:t>ime</w:t>
        </w:r>
        <w:r w:rsidR="00FA0BD5">
          <w:rPr>
            <w:rFonts w:eastAsia="Times New Roman"/>
          </w:rPr>
          <w:t xml:space="preserve"> </w:t>
        </w:r>
      </w:ins>
      <w:ins w:id="3657" w:author="Haiyang Liu" w:date="2026-05-20T01:25:00Z" w16du:dateUtc="2026-05-19T18:25:00Z">
        <w:r w:rsidRPr="00A1517C">
          <w:rPr>
            <w:rFonts w:eastAsia="Times New Roman"/>
          </w:rPr>
          <w:t>3–</w:t>
        </w:r>
      </w:ins>
      <w:ins w:id="3658" w:author="Haiyang Liu" w:date="2026-05-20T13:29:00Z" w16du:dateUtc="2026-05-20T06:29:00Z">
        <w:r w:rsidR="00FA0BD5" w:rsidRPr="00FA0BD5">
          <w:rPr>
            <w:rFonts w:eastAsia="Times New Roman"/>
            <w:i/>
            <w:iCs/>
          </w:rPr>
          <w:t xml:space="preserve"> </w:t>
        </w:r>
        <w:r w:rsidR="00FA0BD5">
          <w:rPr>
            <w:rFonts w:eastAsia="Times New Roman"/>
            <w:i/>
            <w:iCs/>
          </w:rPr>
          <w:t>T</w:t>
        </w:r>
        <w:r w:rsidR="00FA0BD5" w:rsidRPr="00DF1D2B">
          <w:rPr>
            <w:rFonts w:eastAsia="Times New Roman"/>
            <w:i/>
            <w:iCs/>
          </w:rPr>
          <w:t>ime</w:t>
        </w:r>
        <w:r w:rsidR="00FA0BD5">
          <w:rPr>
            <w:rFonts w:eastAsia="Times New Roman"/>
          </w:rPr>
          <w:t xml:space="preserve"> </w:t>
        </w:r>
      </w:ins>
      <w:ins w:id="3659" w:author="Haiyang Liu" w:date="2026-05-20T01:25:00Z" w16du:dateUtc="2026-05-19T18:25:00Z">
        <w:r w:rsidRPr="00A1517C">
          <w:rPr>
            <w:rFonts w:eastAsia="Times New Roman"/>
          </w:rPr>
          <w:t>4 (</w:t>
        </w:r>
      </w:ins>
      <w:ins w:id="3660" w:author="Haiyang Liu" w:date="2026-05-20T01:28:00Z" w16du:dateUtc="2026-05-19T18:28:00Z">
        <w:r w:rsidR="0039230F">
          <w:rPr>
            <w:rFonts w:eastAsia="Times New Roman"/>
            <w:i/>
            <w:iCs/>
          </w:rPr>
          <w:t>diff</w:t>
        </w:r>
      </w:ins>
      <w:ins w:id="3661" w:author="Haiyang Liu" w:date="2026-05-20T01:25:00Z" w16du:dateUtc="2026-05-19T18:25:00Z">
        <w:r w:rsidRPr="00A1517C">
          <w:rPr>
            <w:rFonts w:eastAsia="Times New Roman"/>
          </w:rPr>
          <w:t xml:space="preserve"> = –.334, </w:t>
        </w:r>
      </w:ins>
      <w:ins w:id="3662" w:author="Haiyang Liu" w:date="2026-05-20T09:35:00Z" w16du:dateUtc="2026-05-20T02:35:00Z">
        <w:r w:rsidR="005205B7" w:rsidRPr="00DF1D2B">
          <w:rPr>
            <w:rFonts w:eastAsia="Times New Roman"/>
            <w:i/>
            <w:iCs/>
          </w:rPr>
          <w:t>SE</w:t>
        </w:r>
        <w:r w:rsidR="005205B7">
          <w:rPr>
            <w:rFonts w:eastAsia="Times New Roman"/>
          </w:rPr>
          <w:t xml:space="preserve"> = .0</w:t>
        </w:r>
      </w:ins>
      <w:ins w:id="3663" w:author="Haiyang Liu" w:date="2026-05-20T09:36:00Z" w16du:dateUtc="2026-05-20T02:36:00Z">
        <w:r w:rsidR="005205B7">
          <w:rPr>
            <w:rFonts w:eastAsia="Times New Roman"/>
          </w:rPr>
          <w:t>32</w:t>
        </w:r>
      </w:ins>
      <w:ins w:id="3664" w:author="Haiyang Liu" w:date="2026-05-20T09:35:00Z" w16du:dateUtc="2026-05-20T02:35:00Z">
        <w:r w:rsidR="005205B7">
          <w:rPr>
            <w:rFonts w:eastAsia="Times New Roman"/>
          </w:rPr>
          <w:t xml:space="preserve">, </w:t>
        </w:r>
      </w:ins>
      <w:ins w:id="3665" w:author="Haiyang Liu" w:date="2026-05-20T01:25:00Z" w16du:dateUtc="2026-05-19T18:25:00Z">
        <w:r w:rsidRPr="0014252B">
          <w:rPr>
            <w:rFonts w:eastAsia="Times New Roman"/>
            <w:i/>
            <w:iCs/>
            <w:rPrChange w:id="3666" w:author="Haiyang Liu" w:date="2026-05-20T09:28:00Z" w16du:dateUtc="2026-05-20T02:28:00Z">
              <w:rPr>
                <w:rFonts w:eastAsia="Times New Roman"/>
              </w:rPr>
            </w:rPrChange>
          </w:rPr>
          <w:t>p</w:t>
        </w:r>
        <w:r w:rsidRPr="00A1517C">
          <w:rPr>
            <w:rFonts w:eastAsia="Times New Roman"/>
          </w:rPr>
          <w:t xml:space="preserve"> &lt; .001). Full results are reported in Table </w:t>
        </w:r>
      </w:ins>
      <w:ins w:id="3667" w:author="Haiyang Liu" w:date="2026-05-20T01:28:00Z" w16du:dateUtc="2026-05-19T18:28:00Z">
        <w:r w:rsidR="0039230F">
          <w:rPr>
            <w:rFonts w:eastAsia="Times New Roman"/>
          </w:rPr>
          <w:t>3</w:t>
        </w:r>
      </w:ins>
      <w:ins w:id="3668" w:author="Haiyang Liu" w:date="2026-05-20T01:25:00Z" w16du:dateUtc="2026-05-19T18:25:00Z">
        <w:r w:rsidRPr="00A1517C">
          <w:rPr>
            <w:rFonts w:eastAsia="Times New Roman"/>
          </w:rPr>
          <w:t>.</w:t>
        </w:r>
      </w:ins>
      <w:ins w:id="3669" w:author="Haiyang Liu" w:date="2026-05-20T01:28:00Z" w16du:dateUtc="2026-05-19T18:28:00Z">
        <w:r w:rsidR="0039230F">
          <w:rPr>
            <w:rFonts w:eastAsia="Times New Roman"/>
          </w:rPr>
          <w:t xml:space="preserve"> </w:t>
        </w:r>
      </w:ins>
      <w:ins w:id="3670" w:author="Haiyang Liu" w:date="2026-05-20T01:22:00Z" w16du:dateUtc="2026-05-19T18:22:00Z">
        <w:r w:rsidR="002B12B8">
          <w:rPr>
            <w:rFonts w:eastAsia="Times New Roman"/>
          </w:rPr>
          <w:t xml:space="preserve">To illustrate the </w:t>
        </w:r>
      </w:ins>
      <w:ins w:id="3671" w:author="Haiyang Liu" w:date="2026-05-20T09:50:00Z" w16du:dateUtc="2026-05-20T02:50:00Z">
        <w:r w:rsidR="00BF6377">
          <w:rPr>
            <w:rFonts w:eastAsia="Times New Roman"/>
          </w:rPr>
          <w:t>pattern</w:t>
        </w:r>
      </w:ins>
      <w:ins w:id="3672" w:author="Haiyang Liu" w:date="2026-05-20T01:22:00Z" w16du:dateUtc="2026-05-19T18:22:00Z">
        <w:r w:rsidR="002B12B8">
          <w:rPr>
            <w:rFonts w:eastAsia="Times New Roman"/>
          </w:rPr>
          <w:t xml:space="preserve">, we </w:t>
        </w:r>
        <w:del w:id="3673" w:author="Hong Deng" w:date="2026-06-06T16:59:00Z" w16du:dateUtc="2026-06-06T08:59:00Z">
          <w:r w:rsidR="002B12B8" w:rsidDel="008C76DB">
            <w:rPr>
              <w:rFonts w:eastAsia="Times New Roman"/>
            </w:rPr>
            <w:delText xml:space="preserve">drew </w:delText>
          </w:r>
        </w:del>
      </w:ins>
      <w:ins w:id="3674" w:author="Haiyang Liu" w:date="2026-05-20T01:23:00Z" w16du:dateUtc="2026-05-19T18:23:00Z">
        <w:del w:id="3675" w:author="Hong Deng" w:date="2026-06-06T16:59:00Z" w16du:dateUtc="2026-06-06T08:59:00Z">
          <w:r w:rsidR="002B12B8" w:rsidDel="008C76DB">
            <w:rPr>
              <w:rFonts w:eastAsia="Times New Roman"/>
            </w:rPr>
            <w:delText xml:space="preserve">the change rate of newcomer action error over time in Figure </w:delText>
          </w:r>
        </w:del>
      </w:ins>
      <w:ins w:id="3676" w:author="Haiyang Liu" w:date="2026-05-20T01:28:00Z" w16du:dateUtc="2026-05-19T18:28:00Z">
        <w:del w:id="3677" w:author="Hong Deng" w:date="2026-06-06T16:59:00Z" w16du:dateUtc="2026-06-06T08:59:00Z">
          <w:r w:rsidR="0039230F" w:rsidDel="008C76DB">
            <w:rPr>
              <w:rFonts w:eastAsia="Times New Roman"/>
            </w:rPr>
            <w:delText>2</w:delText>
          </w:r>
        </w:del>
      </w:ins>
      <w:ins w:id="3678" w:author="Haiyang Liu" w:date="2026-05-20T01:29:00Z" w16du:dateUtc="2026-05-19T18:29:00Z">
        <w:del w:id="3679" w:author="Hong Deng" w:date="2026-06-06T16:59:00Z" w16du:dateUtc="2026-06-06T08:59:00Z">
          <w:r w:rsidR="0039230F" w:rsidDel="008C76DB">
            <w:rPr>
              <w:rFonts w:eastAsia="Times New Roman"/>
            </w:rPr>
            <w:delText xml:space="preserve">: the </w:delText>
          </w:r>
          <w:r w:rsidR="0039230F" w:rsidDel="008C76DB">
            <w:delText>instantaneous change rat</w:delText>
          </w:r>
        </w:del>
      </w:ins>
      <w:ins w:id="3680" w:author="Haiyang Liu" w:date="2026-05-20T01:30:00Z" w16du:dateUtc="2026-05-19T18:30:00Z">
        <w:del w:id="3681" w:author="Hong Deng" w:date="2026-06-06T16:59:00Z" w16du:dateUtc="2026-06-06T08:59:00Z">
          <w:r w:rsidR="0039230F" w:rsidDel="008C76DB">
            <w:delText xml:space="preserve">e was not significant from </w:delText>
          </w:r>
        </w:del>
      </w:ins>
      <w:ins w:id="3682" w:author="Haiyang Liu" w:date="2026-05-20T13:29:00Z" w16du:dateUtc="2026-05-20T06:29:00Z">
        <w:del w:id="3683" w:author="Hong Deng" w:date="2026-06-06T16:59:00Z" w16du:dateUtc="2026-06-06T08:59:00Z">
          <w:r w:rsidR="00FA0BD5" w:rsidRPr="00DF1D2B" w:rsidDel="008C76DB">
            <w:rPr>
              <w:rFonts w:eastAsia="Times New Roman"/>
              <w:i/>
              <w:iCs/>
            </w:rPr>
            <w:delText>time</w:delText>
          </w:r>
          <w:r w:rsidR="00FA0BD5" w:rsidDel="008C76DB">
            <w:rPr>
              <w:rFonts w:eastAsia="Times New Roman"/>
            </w:rPr>
            <w:delText xml:space="preserve"> = </w:delText>
          </w:r>
        </w:del>
      </w:ins>
      <w:ins w:id="3684" w:author="Haiyang Liu" w:date="2026-05-20T01:30:00Z" w16du:dateUtc="2026-05-19T18:30:00Z">
        <w:del w:id="3685" w:author="Hong Deng" w:date="2026-06-06T16:59:00Z" w16du:dateUtc="2026-06-06T08:59:00Z">
          <w:r w:rsidR="0039230F" w:rsidDel="008C76DB">
            <w:delText xml:space="preserve">-3 to </w:delText>
          </w:r>
        </w:del>
      </w:ins>
      <w:ins w:id="3686" w:author="Haiyang Liu" w:date="2026-05-20T13:29:00Z" w16du:dateUtc="2026-05-20T06:29:00Z">
        <w:del w:id="3687" w:author="Hong Deng" w:date="2026-06-06T16:59:00Z" w16du:dateUtc="2026-06-06T08:59:00Z">
          <w:r w:rsidR="00FA0BD5" w:rsidRPr="00DF1D2B" w:rsidDel="008C76DB">
            <w:rPr>
              <w:rFonts w:eastAsia="Times New Roman"/>
              <w:i/>
              <w:iCs/>
            </w:rPr>
            <w:delText>time</w:delText>
          </w:r>
          <w:r w:rsidR="00FA0BD5" w:rsidDel="008C76DB">
            <w:rPr>
              <w:rFonts w:eastAsia="Times New Roman"/>
              <w:i/>
              <w:iCs/>
            </w:rPr>
            <w:delText xml:space="preserve"> =</w:delText>
          </w:r>
        </w:del>
      </w:ins>
      <w:ins w:id="3688" w:author="Haiyang Liu" w:date="2026-05-20T01:31:00Z" w16du:dateUtc="2026-05-19T18:31:00Z">
        <w:del w:id="3689" w:author="Hong Deng" w:date="2026-06-06T16:59:00Z" w16du:dateUtc="2026-06-06T08:59:00Z">
          <w:r w:rsidR="0039230F" w:rsidDel="008C76DB">
            <w:delText xml:space="preserve"> </w:delText>
          </w:r>
        </w:del>
      </w:ins>
      <w:ins w:id="3690" w:author="Haiyang Liu" w:date="2026-05-20T01:30:00Z" w16du:dateUtc="2026-05-19T18:30:00Z">
        <w:del w:id="3691" w:author="Hong Deng" w:date="2026-06-06T16:59:00Z" w16du:dateUtc="2026-06-06T08:59:00Z">
          <w:r w:rsidR="0039230F" w:rsidDel="008C76DB">
            <w:delText>-2.112, but bec</w:delText>
          </w:r>
        </w:del>
      </w:ins>
      <w:ins w:id="3692" w:author="Haiyang Liu" w:date="2026-05-20T01:31:00Z" w16du:dateUtc="2026-05-19T18:31:00Z">
        <w:del w:id="3693" w:author="Hong Deng" w:date="2026-06-06T16:59:00Z" w16du:dateUtc="2026-06-06T08:59:00Z">
          <w:r w:rsidR="0039230F" w:rsidDel="008C76DB">
            <w:delText>a</w:delText>
          </w:r>
        </w:del>
      </w:ins>
      <w:ins w:id="3694" w:author="Haiyang Liu" w:date="2026-05-20T01:30:00Z" w16du:dateUtc="2026-05-19T18:30:00Z">
        <w:del w:id="3695" w:author="Hong Deng" w:date="2026-06-06T16:59:00Z" w16du:dateUtc="2026-06-06T08:59:00Z">
          <w:r w:rsidR="0039230F" w:rsidDel="008C76DB">
            <w:delText>me significant</w:delText>
          </w:r>
        </w:del>
      </w:ins>
      <w:ins w:id="3696" w:author="Haiyang Liu" w:date="2026-05-20T01:31:00Z" w16du:dateUtc="2026-05-19T18:31:00Z">
        <w:del w:id="3697" w:author="Hong Deng" w:date="2026-06-06T16:59:00Z" w16du:dateUtc="2026-06-06T08:59:00Z">
          <w:r w:rsidR="0039230F" w:rsidDel="008C76DB">
            <w:delText xml:space="preserve">ly negative from </w:delText>
          </w:r>
        </w:del>
      </w:ins>
      <w:ins w:id="3698" w:author="Haiyang Liu" w:date="2026-05-20T13:29:00Z" w16du:dateUtc="2026-05-20T06:29:00Z">
        <w:del w:id="3699" w:author="Hong Deng" w:date="2026-06-06T16:59:00Z" w16du:dateUtc="2026-06-06T08:59:00Z">
          <w:r w:rsidR="00FA0BD5" w:rsidRPr="00DF1D2B" w:rsidDel="008C76DB">
            <w:rPr>
              <w:rFonts w:eastAsia="Times New Roman"/>
              <w:i/>
              <w:iCs/>
            </w:rPr>
            <w:delText>time</w:delText>
          </w:r>
          <w:r w:rsidR="00FA0BD5" w:rsidDel="008C76DB">
            <w:rPr>
              <w:rFonts w:eastAsia="Times New Roman"/>
            </w:rPr>
            <w:delText xml:space="preserve"> = </w:delText>
          </w:r>
        </w:del>
      </w:ins>
      <w:ins w:id="3700" w:author="Haiyang Liu" w:date="2026-05-20T01:31:00Z" w16du:dateUtc="2026-05-19T18:31:00Z">
        <w:del w:id="3701" w:author="Hong Deng" w:date="2026-06-06T16:59:00Z" w16du:dateUtc="2026-06-06T08:59:00Z">
          <w:r w:rsidR="0039230F" w:rsidDel="008C76DB">
            <w:delText>-2.112</w:delText>
          </w:r>
        </w:del>
      </w:ins>
      <w:ins w:id="3702" w:author="Hong Deng" w:date="2026-06-06T16:59:00Z" w16du:dateUtc="2026-06-06T08:59:00Z">
        <w:r w:rsidR="008C76DB">
          <w:rPr>
            <w:rFonts w:eastAsia="Times New Roman"/>
          </w:rPr>
          <w:t>plotted the change rate of newcomer action error over time in Figure 2: the instantaneous change rate was not significant from time = -3 to time = -2.112, but became significantly negative from time = -2.112 onward</w:t>
        </w:r>
      </w:ins>
      <w:ins w:id="3703" w:author="Haiyang Liu" w:date="2026-05-20T01:31:00Z" w16du:dateUtc="2026-05-19T18:31:00Z">
        <w:r w:rsidR="0039230F">
          <w:t>, relative to Mo</w:t>
        </w:r>
      </w:ins>
      <w:ins w:id="3704" w:author="Haiyang Liu" w:date="2026-05-20T01:32:00Z" w16du:dateUtc="2026-05-19T18:32:00Z">
        <w:r w:rsidR="0039230F">
          <w:t xml:space="preserve">nth 4 </w:t>
        </w:r>
      </w:ins>
      <w:ins w:id="3705" w:author="Haiyang Liu" w:date="2026-05-20T01:31:00Z" w16du:dateUtc="2026-05-19T18:31:00Z">
        <w:r w:rsidR="0039230F">
          <w:t>(</w:t>
        </w:r>
      </w:ins>
      <w:ins w:id="3706" w:author="Haiyang Liu" w:date="2026-05-20T13:29:00Z" w16du:dateUtc="2026-05-20T06:29:00Z">
        <w:r w:rsidR="00FA0BD5" w:rsidRPr="00DF1D2B">
          <w:rPr>
            <w:rFonts w:eastAsia="Times New Roman"/>
            <w:i/>
            <w:iCs/>
          </w:rPr>
          <w:t>time</w:t>
        </w:r>
        <w:r w:rsidR="00FA0BD5">
          <w:rPr>
            <w:rFonts w:eastAsia="Times New Roman"/>
          </w:rPr>
          <w:t xml:space="preserve"> = </w:t>
        </w:r>
      </w:ins>
      <w:ins w:id="3707" w:author="Haiyang Liu" w:date="2026-05-20T01:31:00Z" w16du:dateUtc="2026-05-19T18:31:00Z">
        <w:r w:rsidR="0039230F">
          <w:t>0). We ca</w:t>
        </w:r>
      </w:ins>
      <w:ins w:id="3708" w:author="Haiyang Liu" w:date="2026-05-20T01:32:00Z" w16du:dateUtc="2026-05-19T18:32:00Z">
        <w:r w:rsidR="0039230F">
          <w:t xml:space="preserve">n see </w:t>
        </w:r>
      </w:ins>
      <w:ins w:id="3709" w:author="Haiyang Liu" w:date="2026-05-20T09:30:00Z" w16du:dateUtc="2026-05-20T02:30:00Z">
        <w:r w:rsidR="007B6652">
          <w:t xml:space="preserve">that </w:t>
        </w:r>
      </w:ins>
      <w:ins w:id="3710" w:author="Haiyang Liu" w:date="2026-05-20T01:32:00Z" w16du:dateUtc="2026-05-19T18:32:00Z">
        <w:r w:rsidR="0039230F">
          <w:t>the instantaneous change rate</w:t>
        </w:r>
      </w:ins>
      <w:ins w:id="3711" w:author="Haiyang Liu" w:date="2026-05-20T09:49:00Z" w16du:dateUtc="2026-05-20T02:49:00Z">
        <w:r w:rsidR="00BF6377">
          <w:t xml:space="preserve"> </w:t>
        </w:r>
      </w:ins>
      <w:ins w:id="3712" w:author="Haiyang Liu" w:date="2026-05-20T01:32:00Z" w16du:dateUtc="2026-05-19T18:32:00Z">
        <w:r w:rsidR="0039230F">
          <w:rPr>
            <w:rFonts w:eastAsia="Times New Roman"/>
          </w:rPr>
          <w:t>became m</w:t>
        </w:r>
      </w:ins>
      <w:ins w:id="3713" w:author="Haiyang Liu" w:date="2026-05-20T01:33:00Z" w16du:dateUtc="2026-05-19T18:33:00Z">
        <w:r w:rsidR="0039230F">
          <w:rPr>
            <w:rFonts w:eastAsia="Times New Roman"/>
          </w:rPr>
          <w:t xml:space="preserve">ore and more negative over time. </w:t>
        </w:r>
      </w:ins>
    </w:p>
    <w:p w14:paraId="777D3E9B" w14:textId="51C278AC" w:rsidR="009458CE" w:rsidDel="005C655D" w:rsidRDefault="009C0C59" w:rsidP="004D0163">
      <w:pPr>
        <w:widowControl w:val="0"/>
        <w:snapToGrid w:val="0"/>
        <w:spacing w:line="480" w:lineRule="auto"/>
        <w:ind w:firstLine="720"/>
        <w:rPr>
          <w:del w:id="3714" w:author="Haiyang Liu" w:date="2026-05-20T01:33:00Z" w16du:dateUtc="2026-05-19T18:33:00Z"/>
          <w:rFonts w:eastAsia="DengXian"/>
          <w:kern w:val="2"/>
        </w:rPr>
      </w:pPr>
      <w:del w:id="3715" w:author="Haiyang Liu" w:date="2026-05-20T01:33:00Z" w16du:dateUtc="2026-05-19T18:33:00Z">
        <w:r w:rsidDel="005C655D">
          <w:rPr>
            <w:rFonts w:eastAsia="DengXian"/>
            <w:kern w:val="2"/>
          </w:rPr>
          <w:delText xml:space="preserve">To test the changing pattern of newcomer error-making, as explained above, we began by estimating an intercept-only model. Results revealed that 60.7% of the variance in error-making was attributable to differences between newcomers, while 42.7% was nested within newcomers’ reports across time points. Such findings warranted our subsequent specification of error-making </w:delText>
        </w:r>
        <w:r w:rsidDel="005C655D">
          <w:rPr>
            <w:rFonts w:eastAsia="DengXian"/>
            <w:i/>
            <w:kern w:val="2"/>
          </w:rPr>
          <w:delText xml:space="preserve">trajectory </w:delText>
        </w:r>
        <w:r w:rsidDel="005C655D">
          <w:rPr>
            <w:rFonts w:eastAsia="DengXian"/>
            <w:kern w:val="2"/>
          </w:rPr>
          <w:delText>over time. Next, we assessed the linearity of changes in error-making. Analyses showed a significant negative linear trend (</w:delText>
        </w:r>
        <w:r w:rsidDel="005C655D">
          <w:rPr>
            <w:rFonts w:eastAsia="DengXian"/>
            <w:i/>
            <w:kern w:val="2"/>
          </w:rPr>
          <w:delText>γ</w:delText>
        </w:r>
        <w:r w:rsidDel="005C655D">
          <w:rPr>
            <w:rFonts w:eastAsia="DengXian"/>
            <w:i/>
            <w:kern w:val="2"/>
            <w:vertAlign w:val="subscript"/>
          </w:rPr>
          <w:delText xml:space="preserve">linear </w:delText>
        </w:r>
        <w:r w:rsidDel="005C655D">
          <w:rPr>
            <w:rFonts w:eastAsia="DengXian"/>
            <w:kern w:val="2"/>
          </w:rPr>
          <w:delText>= -.155,</w:delText>
        </w:r>
        <w:r w:rsidDel="005C655D">
          <w:rPr>
            <w:rFonts w:eastAsia="DengXian"/>
            <w:i/>
            <w:kern w:val="2"/>
          </w:rPr>
          <w:delText xml:space="preserve"> p </w:delText>
        </w:r>
        <w:r w:rsidDel="005C655D">
          <w:rPr>
            <w:rFonts w:eastAsia="DengXian"/>
            <w:kern w:val="2"/>
          </w:rPr>
          <w:delText>= .004), suggesting a general reduction in newcomer error-making as time progressed. We then probed the possibility of a quadratic component in these changes. Analyses showed that the quadratic term was not significant (</w:delText>
        </w:r>
        <w:r w:rsidDel="005C655D">
          <w:rPr>
            <w:rFonts w:eastAsia="DengXian"/>
            <w:i/>
            <w:kern w:val="2"/>
          </w:rPr>
          <w:delText>γ</w:delText>
        </w:r>
        <w:r w:rsidDel="005C655D">
          <w:rPr>
            <w:rFonts w:eastAsia="DengXian"/>
            <w:i/>
            <w:kern w:val="2"/>
            <w:vertAlign w:val="subscript"/>
          </w:rPr>
          <w:delText xml:space="preserve">quadratic </w:delText>
        </w:r>
        <w:r w:rsidDel="005C655D">
          <w:rPr>
            <w:rFonts w:eastAsia="DengXian"/>
            <w:kern w:val="2"/>
          </w:rPr>
          <w:delText xml:space="preserve">= -.12, </w:delText>
        </w:r>
        <w:r w:rsidDel="005C655D">
          <w:rPr>
            <w:rFonts w:eastAsia="DengXian"/>
            <w:i/>
            <w:iCs/>
            <w:kern w:val="2"/>
          </w:rPr>
          <w:delText>ns</w:delText>
        </w:r>
        <w:r w:rsidDel="005C655D">
          <w:rPr>
            <w:rFonts w:eastAsia="DengXian"/>
            <w:kern w:val="2"/>
          </w:rPr>
          <w:delText xml:space="preserve">), suggesting a quadratic trend unsuitable in the current research. Based on these results, we proceeded to conduct the following analyses to further investigate the antecedents and outcomes of the trajectory of newcomer-making by following </w:delText>
        </w:r>
        <w:r w:rsidDel="005C655D">
          <w:delText>Chen and Klimoski’s (2003) practices</w:delText>
        </w:r>
        <w:r w:rsidDel="005C655D">
          <w:rPr>
            <w:rFonts w:eastAsia="DengXian"/>
            <w:kern w:val="2"/>
          </w:rPr>
          <w:delText xml:space="preserve">. </w:delText>
        </w:r>
      </w:del>
    </w:p>
    <w:p w14:paraId="777D3E9C" w14:textId="77777777" w:rsidR="009458CE" w:rsidRDefault="009C0C59">
      <w:pPr>
        <w:widowControl w:val="0"/>
        <w:snapToGrid w:val="0"/>
        <w:spacing w:line="480" w:lineRule="auto"/>
        <w:rPr>
          <w:rFonts w:eastAsia="DengXian"/>
          <w:b/>
          <w:bCs/>
          <w:kern w:val="2"/>
        </w:rPr>
      </w:pPr>
      <w:r>
        <w:rPr>
          <w:rFonts w:eastAsia="DengXian"/>
          <w:b/>
          <w:bCs/>
          <w:kern w:val="2"/>
        </w:rPr>
        <w:t>Hypotheses Testing</w:t>
      </w:r>
    </w:p>
    <w:p w14:paraId="3AA96D91" w14:textId="5ACF723A" w:rsidR="00610CD3" w:rsidRPr="00AA7C8F" w:rsidRDefault="00610CD3" w:rsidP="00FA0BD5">
      <w:pPr>
        <w:spacing w:line="480" w:lineRule="auto"/>
        <w:ind w:firstLine="720"/>
        <w:rPr>
          <w:ins w:id="3716" w:author="Haiyang Liu" w:date="2026-05-20T01:41:00Z" w16du:dateUtc="2026-05-19T18:41:00Z"/>
          <w:rFonts w:eastAsia="Times New Roman"/>
          <w:rPrChange w:id="3717" w:author="Haiyang Liu" w:date="2026-05-20T09:55:00Z" w16du:dateUtc="2026-05-20T02:55:00Z">
            <w:rPr>
              <w:ins w:id="3718" w:author="Haiyang Liu" w:date="2026-05-20T01:41:00Z" w16du:dateUtc="2026-05-19T18:41:00Z"/>
            </w:rPr>
          </w:rPrChange>
        </w:rPr>
      </w:pPr>
      <w:ins w:id="3719" w:author="Haiyang Liu" w:date="2026-05-20T01:41:00Z" w16du:dateUtc="2026-05-19T18:41:00Z">
        <w:r>
          <w:rPr>
            <w:rFonts w:eastAsia="Times New Roman"/>
            <w:b/>
            <w:bCs/>
            <w:i/>
            <w:iCs/>
          </w:rPr>
          <w:t>Main Effects of Team Error</w:t>
        </w:r>
        <w:del w:id="3720" w:author="Hong Deng" w:date="2026-06-06T16:59:00Z" w16du:dateUtc="2026-06-06T08:59:00Z">
          <w:r w:rsidDel="00531CFA">
            <w:rPr>
              <w:rFonts w:eastAsia="Times New Roman"/>
              <w:b/>
              <w:bCs/>
              <w:i/>
              <w:iCs/>
            </w:rPr>
            <w:delText>-Handling</w:delText>
          </w:r>
        </w:del>
        <w:r>
          <w:rPr>
            <w:rFonts w:eastAsia="Times New Roman"/>
            <w:b/>
            <w:bCs/>
            <w:i/>
            <w:iCs/>
          </w:rPr>
          <w:t xml:space="preserve"> Cultures (H</w:t>
        </w:r>
      </w:ins>
      <w:ins w:id="3721" w:author="Haiyang Liu" w:date="2026-05-21T01:24:00Z" w16du:dateUtc="2026-05-20T18:24:00Z">
        <w:r w:rsidR="0018395C">
          <w:rPr>
            <w:rFonts w:eastAsia="Times New Roman"/>
            <w:b/>
            <w:bCs/>
            <w:i/>
            <w:iCs/>
          </w:rPr>
          <w:t xml:space="preserve">ypothesis </w:t>
        </w:r>
      </w:ins>
      <w:ins w:id="3722" w:author="Haiyang Liu" w:date="2026-05-20T01:41:00Z" w16du:dateUtc="2026-05-19T18:41:00Z">
        <w:r>
          <w:rPr>
            <w:rFonts w:eastAsia="Times New Roman"/>
            <w:b/>
            <w:bCs/>
            <w:i/>
            <w:iCs/>
          </w:rPr>
          <w:t>1–H</w:t>
        </w:r>
      </w:ins>
      <w:ins w:id="3723" w:author="Haiyang Liu" w:date="2026-05-21T01:24:00Z" w16du:dateUtc="2026-05-20T18:24:00Z">
        <w:r w:rsidR="0018395C">
          <w:rPr>
            <w:rFonts w:eastAsia="Times New Roman"/>
            <w:b/>
            <w:bCs/>
            <w:i/>
            <w:iCs/>
          </w:rPr>
          <w:t xml:space="preserve">ypothesis </w:t>
        </w:r>
      </w:ins>
      <w:ins w:id="3724" w:author="Haiyang Liu" w:date="2026-05-20T01:41:00Z" w16du:dateUtc="2026-05-19T18:41:00Z">
        <w:r>
          <w:rPr>
            <w:rFonts w:eastAsia="Times New Roman"/>
            <w:b/>
            <w:bCs/>
            <w:i/>
            <w:iCs/>
          </w:rPr>
          <w:t>3).</w:t>
        </w:r>
        <w:r>
          <w:rPr>
            <w:rFonts w:eastAsia="Times New Roman"/>
          </w:rPr>
          <w:t xml:space="preserve"> Table 3 presents results from the </w:t>
        </w:r>
      </w:ins>
      <w:ins w:id="3725" w:author="Haiyang Liu" w:date="2026-05-20T09:32:00Z" w16du:dateUtc="2026-05-20T02:32:00Z">
        <w:r w:rsidR="007B6652">
          <w:rPr>
            <w:rFonts w:eastAsia="Times New Roman"/>
          </w:rPr>
          <w:t>latent growth modeling,</w:t>
        </w:r>
      </w:ins>
      <w:ins w:id="3726" w:author="Haiyang Liu" w:date="2026-05-20T01:41:00Z" w16du:dateUtc="2026-05-19T18:41:00Z">
        <w:r>
          <w:rPr>
            <w:rFonts w:eastAsia="Times New Roman"/>
          </w:rPr>
          <w:t xml:space="preserve"> testing the main effects of team error management culture and team error aversion culture on the trajectory of newcomer action errors, as well as the effects of the trajectory components on leader-rated overall performance. </w:t>
        </w:r>
      </w:ins>
      <w:ins w:id="3727" w:author="Haiyang Liu" w:date="2026-05-20T13:44:00Z" w16du:dateUtc="2026-05-20T06:44:00Z">
        <w:r w:rsidR="003C0409">
          <w:rPr>
            <w:rFonts w:eastAsia="Times New Roman"/>
          </w:rPr>
          <w:t>Supporting</w:t>
        </w:r>
      </w:ins>
      <w:ins w:id="3728" w:author="Haiyang Liu" w:date="2026-05-20T01:41:00Z" w16du:dateUtc="2026-05-19T18:41:00Z">
        <w:r>
          <w:rPr>
            <w:rFonts w:eastAsia="Times New Roman"/>
          </w:rPr>
          <w:t xml:space="preserve"> Hypothesis 1, team error management culture was significantly and negatively associated with the quadratic slope (</w:t>
        </w:r>
        <w:r>
          <w:rPr>
            <w:rFonts w:eastAsia="Times New Roman"/>
            <w:i/>
            <w:iCs/>
          </w:rPr>
          <w:t>b</w:t>
        </w:r>
        <w:r>
          <w:rPr>
            <w:rFonts w:eastAsia="Times New Roman"/>
          </w:rPr>
          <w:t xml:space="preserve"> = –.090, </w:t>
        </w:r>
        <w:r>
          <w:rPr>
            <w:rFonts w:eastAsia="Times New Roman"/>
            <w:i/>
            <w:iCs/>
          </w:rPr>
          <w:t>SE</w:t>
        </w:r>
        <w:r>
          <w:rPr>
            <w:rFonts w:eastAsia="Times New Roman"/>
          </w:rPr>
          <w:t xml:space="preserve"> = .028, </w:t>
        </w:r>
        <w:r>
          <w:rPr>
            <w:rFonts w:eastAsia="Times New Roman"/>
            <w:i/>
            <w:iCs/>
          </w:rPr>
          <w:t>p</w:t>
        </w:r>
        <w:r>
          <w:rPr>
            <w:rFonts w:eastAsia="Times New Roman"/>
          </w:rPr>
          <w:t xml:space="preserve"> </w:t>
        </w:r>
      </w:ins>
      <w:ins w:id="3729" w:author="Haiyang Liu" w:date="2026-05-20T09:47:00Z" w16du:dateUtc="2026-05-20T02:47:00Z">
        <w:r w:rsidR="00606B0A">
          <w:rPr>
            <w:rFonts w:eastAsia="Times New Roman"/>
          </w:rPr>
          <w:t>=</w:t>
        </w:r>
      </w:ins>
      <w:ins w:id="3730" w:author="Haiyang Liu" w:date="2026-05-20T01:41:00Z" w16du:dateUtc="2026-05-19T18:41:00Z">
        <w:r>
          <w:rPr>
            <w:rFonts w:eastAsia="Times New Roman"/>
          </w:rPr>
          <w:t xml:space="preserve"> .0</w:t>
        </w:r>
      </w:ins>
      <w:ins w:id="3731" w:author="Haiyang Liu" w:date="2026-05-20T09:47:00Z" w16du:dateUtc="2026-05-20T02:47:00Z">
        <w:r w:rsidR="00606B0A">
          <w:rPr>
            <w:rFonts w:eastAsia="Times New Roman"/>
          </w:rPr>
          <w:t>0</w:t>
        </w:r>
      </w:ins>
      <w:ins w:id="3732" w:author="Haiyang Liu" w:date="2026-05-20T01:41:00Z" w16du:dateUtc="2026-05-19T18:41:00Z">
        <w:r>
          <w:rPr>
            <w:rFonts w:eastAsia="Times New Roman"/>
          </w:rPr>
          <w:t xml:space="preserve">1), indicating that newcomers in teams with stronger error management cultures showed </w:t>
        </w:r>
      </w:ins>
      <w:ins w:id="3733" w:author="Haiyang Liu" w:date="2026-05-21T00:55:00Z" w16du:dateUtc="2026-05-20T17:55:00Z">
        <w:r w:rsidR="00D513D2" w:rsidRPr="00D513D2">
          <w:rPr>
            <w:rFonts w:eastAsia="Times New Roman"/>
          </w:rPr>
          <w:t>a more sharply accelerating decline in action errors over the onboarding period</w:t>
        </w:r>
      </w:ins>
      <w:ins w:id="3734" w:author="Haiyang Liu" w:date="2026-05-20T01:41:00Z" w16du:dateUtc="2026-05-19T18:41:00Z">
        <w:r>
          <w:rPr>
            <w:rFonts w:eastAsia="Times New Roman"/>
          </w:rPr>
          <w:t>.</w:t>
        </w:r>
      </w:ins>
      <w:ins w:id="3735" w:author="Haiyang Liu" w:date="2026-05-20T09:47:00Z" w16du:dateUtc="2026-05-20T02:47:00Z">
        <w:r w:rsidR="00BF6377">
          <w:rPr>
            <w:rFonts w:eastAsia="Times New Roman"/>
          </w:rPr>
          <w:t xml:space="preserve"> </w:t>
        </w:r>
      </w:ins>
      <w:ins w:id="3736" w:author="Haiyang Liu" w:date="2026-05-20T09:48:00Z" w16du:dateUtc="2026-05-20T02:48:00Z">
        <w:r w:rsidR="00BF6377">
          <w:rPr>
            <w:rFonts w:eastAsia="Times New Roman"/>
          </w:rPr>
          <w:t xml:space="preserve">We also illustrate the overall effect of team error management culture on the </w:t>
        </w:r>
      </w:ins>
      <w:ins w:id="3737" w:author="Haiyang Liu" w:date="2026-05-20T13:23:00Z" w16du:dateUtc="2026-05-20T06:23:00Z">
        <w:r w:rsidR="00FA0BD5" w:rsidRPr="00FA0BD5">
          <w:t>he instantaneous rate of error change</w:t>
        </w:r>
      </w:ins>
      <w:ins w:id="3738" w:author="Haiyang Liu" w:date="2026-05-20T09:48:00Z" w16du:dateUtc="2026-05-20T02:48:00Z">
        <w:r w:rsidR="00BF6377">
          <w:rPr>
            <w:rFonts w:eastAsia="Times New Roman"/>
          </w:rPr>
          <w:t xml:space="preserve"> (</w:t>
        </w:r>
      </w:ins>
      <w:ins w:id="3739" w:author="Haiyang Liu" w:date="2026-05-20T09:49:00Z" w16du:dateUtc="2026-05-20T02:49:00Z">
        <w:r w:rsidR="00BF6377" w:rsidRPr="00DF1D2B">
          <w:rPr>
            <w:i/>
            <w:iCs/>
          </w:rPr>
          <w:t>d</w:t>
        </w:r>
        <w:r w:rsidR="00BF6377">
          <w:t>(Error)/</w:t>
        </w:r>
        <w:r w:rsidR="00BF6377" w:rsidRPr="00DF1D2B">
          <w:rPr>
            <w:i/>
            <w:iCs/>
          </w:rPr>
          <w:t>d</w:t>
        </w:r>
        <w:r w:rsidR="00BF6377">
          <w:t xml:space="preserve">t = </w:t>
        </w:r>
        <w:r w:rsidR="00BF6377" w:rsidRPr="00DF1D2B">
          <w:rPr>
            <w:i/>
            <w:iCs/>
          </w:rPr>
          <w:t>s</w:t>
        </w:r>
        <w:r w:rsidR="00BF6377">
          <w:t xml:space="preserve"> + 2</w:t>
        </w:r>
        <w:r w:rsidR="00BF6377" w:rsidRPr="00DF1D2B">
          <w:rPr>
            <w:i/>
            <w:iCs/>
          </w:rPr>
          <w:t>q</w:t>
        </w:r>
        <w:r w:rsidR="00BF6377" w:rsidRPr="0031569D">
          <w:rPr>
            <w:i/>
            <w:iCs/>
          </w:rPr>
          <w:t>·</w:t>
        </w:r>
        <w:r w:rsidR="00BF6377" w:rsidRPr="00DF1D2B">
          <w:t>t</w:t>
        </w:r>
      </w:ins>
      <w:ins w:id="3740" w:author="Haiyang Liu" w:date="2026-05-20T09:48:00Z" w16du:dateUtc="2026-05-20T02:48:00Z">
        <w:r w:rsidR="00BF6377">
          <w:rPr>
            <w:rFonts w:eastAsia="Times New Roman"/>
          </w:rPr>
          <w:t>)</w:t>
        </w:r>
      </w:ins>
      <w:ins w:id="3741" w:author="Haiyang Liu" w:date="2026-05-20T09:49:00Z" w16du:dateUtc="2026-05-20T02:49:00Z">
        <w:r w:rsidR="00BF6377">
          <w:rPr>
            <w:rFonts w:eastAsia="Times New Roman"/>
          </w:rPr>
          <w:t xml:space="preserve"> </w:t>
        </w:r>
      </w:ins>
      <w:ins w:id="3742" w:author="Haiyang Liu" w:date="2026-05-20T10:17:00Z" w16du:dateUtc="2026-05-20T03:17:00Z">
        <w:r w:rsidR="00594A90" w:rsidRPr="00594A90">
          <w:rPr>
            <w:rFonts w:eastAsia="Times New Roman"/>
          </w:rPr>
          <w:t xml:space="preserve">as a function of time </w:t>
        </w:r>
      </w:ins>
      <w:ins w:id="3743" w:author="Haiyang Liu" w:date="2026-05-20T09:48:00Z" w16du:dateUtc="2026-05-20T02:48:00Z">
        <w:r w:rsidR="00BF6377">
          <w:rPr>
            <w:rFonts w:eastAsia="Times New Roman"/>
          </w:rPr>
          <w:t>in Figure 3a</w:t>
        </w:r>
      </w:ins>
      <w:ins w:id="3744" w:author="Haiyang Liu" w:date="2026-05-20T09:51:00Z" w16du:dateUtc="2026-05-20T02:51:00Z">
        <w:r w:rsidR="00AA7C8F">
          <w:rPr>
            <w:rFonts w:eastAsia="Times New Roman"/>
          </w:rPr>
          <w:t>: Relative to Month 4 (</w:t>
        </w:r>
      </w:ins>
      <w:ins w:id="3745" w:author="Haiyang Liu" w:date="2026-05-20T13:28:00Z" w16du:dateUtc="2026-05-20T06:28:00Z">
        <w:r w:rsidR="00FA0BD5" w:rsidRPr="00DF1D2B">
          <w:rPr>
            <w:rFonts w:eastAsia="Times New Roman"/>
            <w:i/>
            <w:iCs/>
          </w:rPr>
          <w:t>time</w:t>
        </w:r>
      </w:ins>
      <w:ins w:id="3746" w:author="Haiyang Liu" w:date="2026-05-20T13:24:00Z" w16du:dateUtc="2026-05-20T06:24:00Z">
        <w:r w:rsidR="00FA0BD5">
          <w:rPr>
            <w:rFonts w:eastAsia="Times New Roman"/>
          </w:rPr>
          <w:t xml:space="preserve"> =</w:t>
        </w:r>
      </w:ins>
      <w:ins w:id="3747" w:author="Haiyang Liu" w:date="2026-05-20T09:51:00Z" w16du:dateUtc="2026-05-20T02:51:00Z">
        <w:r w:rsidR="00AA7C8F">
          <w:rPr>
            <w:rFonts w:eastAsia="Times New Roman"/>
          </w:rPr>
          <w:t xml:space="preserve"> 0), </w:t>
        </w:r>
      </w:ins>
      <w:ins w:id="3748" w:author="Haiyang Liu" w:date="2026-05-20T09:52:00Z" w16du:dateUtc="2026-05-20T02:52:00Z">
        <w:r w:rsidR="00AA7C8F">
          <w:rPr>
            <w:rFonts w:eastAsia="Times New Roman"/>
          </w:rPr>
          <w:t xml:space="preserve">from </w:t>
        </w:r>
      </w:ins>
      <w:ins w:id="3749" w:author="Haiyang Liu" w:date="2026-05-20T13:23:00Z" w16du:dateUtc="2026-05-20T06:23:00Z">
        <w:r w:rsidR="00FA0BD5" w:rsidRPr="00FA0BD5">
          <w:rPr>
            <w:rFonts w:eastAsia="Times New Roman"/>
            <w:i/>
            <w:iCs/>
            <w:rPrChange w:id="3750" w:author="Haiyang Liu" w:date="2026-05-20T13:28:00Z" w16du:dateUtc="2026-05-20T06:28:00Z">
              <w:rPr>
                <w:rFonts w:eastAsia="Times New Roman"/>
              </w:rPr>
            </w:rPrChange>
          </w:rPr>
          <w:t>t</w:t>
        </w:r>
      </w:ins>
      <w:ins w:id="3751" w:author="Haiyang Liu" w:date="2026-05-20T13:28:00Z" w16du:dateUtc="2026-05-20T06:28:00Z">
        <w:r w:rsidR="00FA0BD5" w:rsidRPr="00FA0BD5">
          <w:rPr>
            <w:rFonts w:eastAsia="Times New Roman"/>
            <w:i/>
            <w:iCs/>
            <w:rPrChange w:id="3752" w:author="Haiyang Liu" w:date="2026-05-20T13:28:00Z" w16du:dateUtc="2026-05-20T06:28:00Z">
              <w:rPr>
                <w:rFonts w:eastAsia="Times New Roman"/>
              </w:rPr>
            </w:rPrChange>
          </w:rPr>
          <w:t>ime</w:t>
        </w:r>
      </w:ins>
      <w:ins w:id="3753" w:author="Haiyang Liu" w:date="2026-05-20T13:23:00Z" w16du:dateUtc="2026-05-20T06:23:00Z">
        <w:r w:rsidR="00FA0BD5">
          <w:rPr>
            <w:rFonts w:eastAsia="Times New Roman"/>
          </w:rPr>
          <w:t xml:space="preserve"> =</w:t>
        </w:r>
      </w:ins>
      <w:ins w:id="3754" w:author="Haiyang Liu" w:date="2026-05-20T09:52:00Z" w16du:dateUtc="2026-05-20T02:52:00Z">
        <w:r w:rsidR="00AA7C8F">
          <w:rPr>
            <w:rFonts w:eastAsia="Times New Roman"/>
          </w:rPr>
          <w:t xml:space="preserve"> -3 to </w:t>
        </w:r>
      </w:ins>
      <w:ins w:id="3755" w:author="Haiyang Liu" w:date="2026-05-20T13:28:00Z" w16du:dateUtc="2026-05-20T06:28:00Z">
        <w:r w:rsidR="00FA0BD5" w:rsidRPr="00DF1D2B">
          <w:rPr>
            <w:rFonts w:eastAsia="Times New Roman"/>
            <w:i/>
            <w:iCs/>
          </w:rPr>
          <w:t>time</w:t>
        </w:r>
        <w:r w:rsidR="00FA0BD5">
          <w:rPr>
            <w:rFonts w:eastAsia="Times New Roman"/>
          </w:rPr>
          <w:t xml:space="preserve"> </w:t>
        </w:r>
      </w:ins>
      <w:ins w:id="3756" w:author="Haiyang Liu" w:date="2026-05-20T13:24:00Z" w16du:dateUtc="2026-05-20T06:24:00Z">
        <w:r w:rsidR="00FA0BD5">
          <w:rPr>
            <w:rFonts w:eastAsia="Times New Roman"/>
          </w:rPr>
          <w:t>=</w:t>
        </w:r>
      </w:ins>
      <w:ins w:id="3757" w:author="Haiyang Liu" w:date="2026-05-20T09:52:00Z" w16du:dateUtc="2026-05-20T02:52:00Z">
        <w:r w:rsidR="00AA7C8F">
          <w:rPr>
            <w:rFonts w:eastAsia="Times New Roman"/>
          </w:rPr>
          <w:t xml:space="preserve"> -1</w:t>
        </w:r>
      </w:ins>
      <w:ins w:id="3758" w:author="Haiyang Liu" w:date="2026-05-20T13:24:00Z" w16du:dateUtc="2026-05-20T06:24:00Z">
        <w:r w:rsidR="00FA0BD5">
          <w:rPr>
            <w:rFonts w:eastAsia="Times New Roman"/>
          </w:rPr>
          <w:t>.</w:t>
        </w:r>
      </w:ins>
      <w:ins w:id="3759" w:author="Haiyang Liu" w:date="2026-05-20T09:52:00Z" w16du:dateUtc="2026-05-20T02:52:00Z">
        <w:r w:rsidR="00AA7C8F">
          <w:rPr>
            <w:rFonts w:eastAsia="Times New Roman"/>
          </w:rPr>
          <w:t xml:space="preserve">794, </w:t>
        </w:r>
      </w:ins>
      <w:ins w:id="3760" w:author="Haiyang Liu" w:date="2026-05-20T13:24:00Z" w16du:dateUtc="2026-05-20T06:24:00Z">
        <w:r w:rsidR="00FA0BD5">
          <w:rPr>
            <w:rFonts w:eastAsia="Times New Roman"/>
          </w:rPr>
          <w:t xml:space="preserve">team </w:t>
        </w:r>
      </w:ins>
      <w:ins w:id="3761" w:author="Haiyang Liu" w:date="2026-05-20T09:54:00Z" w16du:dateUtc="2026-05-20T02:54:00Z">
        <w:r w:rsidR="00AA7C8F">
          <w:rPr>
            <w:rFonts w:eastAsia="Times New Roman"/>
          </w:rPr>
          <w:t xml:space="preserve">error management culture </w:t>
        </w:r>
      </w:ins>
      <w:ins w:id="3762" w:author="Haiyang Liu" w:date="2026-05-20T13:24:00Z" w16du:dateUtc="2026-05-20T06:24:00Z">
        <w:r w:rsidR="00FA0BD5" w:rsidRPr="00FA0BD5">
          <w:rPr>
            <w:rFonts w:eastAsia="Times New Roman"/>
          </w:rPr>
          <w:t>has a significantly positive effect on the instantaneous error-change rate, although this positive effect weakens over time</w:t>
        </w:r>
      </w:ins>
      <w:ins w:id="3763" w:author="Haiyang Liu" w:date="2026-05-20T13:25:00Z" w16du:dateUtc="2026-05-20T06:25:00Z">
        <w:r w:rsidR="00FA0BD5">
          <w:rPr>
            <w:rFonts w:eastAsia="Times New Roman"/>
          </w:rPr>
          <w:t xml:space="preserve">. Between </w:t>
        </w:r>
      </w:ins>
      <w:ins w:id="3764" w:author="Haiyang Liu" w:date="2026-05-20T13:28:00Z" w16du:dateUtc="2026-05-20T06:28:00Z">
        <w:r w:rsidR="00FA0BD5" w:rsidRPr="00DF1D2B">
          <w:rPr>
            <w:rFonts w:eastAsia="Times New Roman"/>
            <w:i/>
            <w:iCs/>
          </w:rPr>
          <w:t>time</w:t>
        </w:r>
      </w:ins>
      <w:ins w:id="3765" w:author="Haiyang Liu" w:date="2026-05-20T13:25:00Z" w16du:dateUtc="2026-05-20T06:25:00Z">
        <w:r w:rsidR="00FA0BD5">
          <w:rPr>
            <w:rFonts w:eastAsia="Times New Roman"/>
          </w:rPr>
          <w:t xml:space="preserve"> = </w:t>
        </w:r>
      </w:ins>
      <w:ins w:id="3766" w:author="Haiyang Liu" w:date="2026-05-20T09:53:00Z" w16du:dateUtc="2026-05-20T02:53:00Z">
        <w:r w:rsidR="00AA7C8F">
          <w:rPr>
            <w:rFonts w:eastAsia="Times New Roman"/>
          </w:rPr>
          <w:t>-1</w:t>
        </w:r>
      </w:ins>
      <w:ins w:id="3767" w:author="Haiyang Liu" w:date="2026-05-20T13:25:00Z" w16du:dateUtc="2026-05-20T06:25:00Z">
        <w:r w:rsidR="00FA0BD5">
          <w:rPr>
            <w:rFonts w:eastAsia="Times New Roman"/>
          </w:rPr>
          <w:t>.</w:t>
        </w:r>
      </w:ins>
      <w:ins w:id="3768" w:author="Haiyang Liu" w:date="2026-05-20T09:53:00Z" w16du:dateUtc="2026-05-20T02:53:00Z">
        <w:r w:rsidR="00AA7C8F">
          <w:rPr>
            <w:rFonts w:eastAsia="Times New Roman"/>
          </w:rPr>
          <w:t xml:space="preserve">794 </w:t>
        </w:r>
      </w:ins>
      <w:ins w:id="3769" w:author="Haiyang Liu" w:date="2026-05-20T13:25:00Z" w16du:dateUtc="2026-05-20T06:25:00Z">
        <w:r w:rsidR="00FA0BD5">
          <w:rPr>
            <w:rFonts w:eastAsia="Times New Roman"/>
          </w:rPr>
          <w:t>and</w:t>
        </w:r>
      </w:ins>
      <w:ins w:id="3770" w:author="Haiyang Liu" w:date="2026-05-20T09:53:00Z" w16du:dateUtc="2026-05-20T02:53:00Z">
        <w:r w:rsidR="00AA7C8F">
          <w:rPr>
            <w:rFonts w:eastAsia="Times New Roman"/>
          </w:rPr>
          <w:t xml:space="preserve"> </w:t>
        </w:r>
      </w:ins>
      <w:ins w:id="3771" w:author="Haiyang Liu" w:date="2026-05-20T13:28:00Z" w16du:dateUtc="2026-05-20T06:28:00Z">
        <w:r w:rsidR="00FA0BD5" w:rsidRPr="00DF1D2B">
          <w:rPr>
            <w:rFonts w:eastAsia="Times New Roman"/>
            <w:i/>
            <w:iCs/>
          </w:rPr>
          <w:t>time</w:t>
        </w:r>
      </w:ins>
      <w:ins w:id="3772" w:author="Haiyang Liu" w:date="2026-05-20T13:25:00Z" w16du:dateUtc="2026-05-20T06:25:00Z">
        <w:r w:rsidR="00FA0BD5">
          <w:rPr>
            <w:rFonts w:eastAsia="Times New Roman"/>
          </w:rPr>
          <w:t xml:space="preserve"> =</w:t>
        </w:r>
      </w:ins>
      <w:ins w:id="3773" w:author="Haiyang Liu" w:date="2026-05-20T09:53:00Z" w16du:dateUtc="2026-05-20T02:53:00Z">
        <w:r w:rsidR="00AA7C8F">
          <w:rPr>
            <w:rFonts w:eastAsia="Times New Roman"/>
          </w:rPr>
          <w:t xml:space="preserve"> -.807, the </w:t>
        </w:r>
      </w:ins>
      <w:ins w:id="3774" w:author="Haiyang Liu" w:date="2026-05-20T10:09:00Z" w16du:dateUtc="2026-05-20T03:09:00Z">
        <w:r w:rsidR="00A93912">
          <w:rPr>
            <w:rFonts w:eastAsia="Times New Roman"/>
          </w:rPr>
          <w:t>effect of error management culture</w:t>
        </w:r>
      </w:ins>
      <w:ins w:id="3775" w:author="Haiyang Liu" w:date="2026-05-20T09:53:00Z" w16du:dateUtc="2026-05-20T02:53:00Z">
        <w:r w:rsidR="00AA7C8F">
          <w:rPr>
            <w:rFonts w:eastAsia="Times New Roman"/>
          </w:rPr>
          <w:t xml:space="preserve"> </w:t>
        </w:r>
      </w:ins>
      <w:ins w:id="3776" w:author="Haiyang Liu" w:date="2026-05-20T13:25:00Z" w16du:dateUtc="2026-05-20T06:25:00Z">
        <w:r w:rsidR="00FA0BD5" w:rsidRPr="00FA0BD5">
          <w:rPr>
            <w:rFonts w:eastAsia="Times New Roman"/>
          </w:rPr>
          <w:t>is not statistically distinguishable from zero</w:t>
        </w:r>
      </w:ins>
      <w:ins w:id="3777" w:author="Haiyang Liu" w:date="2026-05-20T13:26:00Z" w16du:dateUtc="2026-05-20T06:26:00Z">
        <w:r w:rsidR="00FA0BD5">
          <w:rPr>
            <w:rFonts w:eastAsia="Times New Roman"/>
          </w:rPr>
          <w:t>.</w:t>
        </w:r>
      </w:ins>
      <w:ins w:id="3778" w:author="Haiyang Liu" w:date="2026-05-20T09:53:00Z" w16du:dateUtc="2026-05-20T02:53:00Z">
        <w:r w:rsidR="00AA7C8F">
          <w:rPr>
            <w:rFonts w:eastAsia="Times New Roman"/>
          </w:rPr>
          <w:t xml:space="preserve"> </w:t>
        </w:r>
      </w:ins>
      <w:ins w:id="3779" w:author="Haiyang Liu" w:date="2026-05-20T13:26:00Z" w16du:dateUtc="2026-05-20T06:26:00Z">
        <w:r w:rsidR="00FA0BD5">
          <w:rPr>
            <w:rFonts w:eastAsia="Times New Roman"/>
          </w:rPr>
          <w:t>F</w:t>
        </w:r>
      </w:ins>
      <w:ins w:id="3780" w:author="Haiyang Liu" w:date="2026-05-20T09:53:00Z" w16du:dateUtc="2026-05-20T02:53:00Z">
        <w:r w:rsidR="00AA7C8F">
          <w:rPr>
            <w:rFonts w:eastAsia="Times New Roman"/>
          </w:rPr>
          <w:t xml:space="preserve">rom </w:t>
        </w:r>
      </w:ins>
      <w:ins w:id="3781" w:author="Haiyang Liu" w:date="2026-05-20T13:28:00Z" w16du:dateUtc="2026-05-20T06:28:00Z">
        <w:r w:rsidR="00FA0BD5" w:rsidRPr="00DF1D2B">
          <w:rPr>
            <w:rFonts w:eastAsia="Times New Roman"/>
            <w:i/>
            <w:iCs/>
          </w:rPr>
          <w:t>time</w:t>
        </w:r>
      </w:ins>
      <w:ins w:id="3782" w:author="Haiyang Liu" w:date="2026-05-20T13:26:00Z" w16du:dateUtc="2026-05-20T06:26:00Z">
        <w:r w:rsidR="00FA0BD5">
          <w:rPr>
            <w:rFonts w:eastAsia="Times New Roman"/>
          </w:rPr>
          <w:t xml:space="preserve"> =</w:t>
        </w:r>
      </w:ins>
      <w:ins w:id="3783" w:author="Haiyang Liu" w:date="2026-05-20T09:53:00Z" w16du:dateUtc="2026-05-20T02:53:00Z">
        <w:r w:rsidR="00AA7C8F">
          <w:rPr>
            <w:rFonts w:eastAsia="Times New Roman"/>
          </w:rPr>
          <w:t xml:space="preserve"> -.807 </w:t>
        </w:r>
      </w:ins>
      <w:ins w:id="3784" w:author="Haiyang Liu" w:date="2026-05-20T13:26:00Z" w16du:dateUtc="2026-05-20T06:26:00Z">
        <w:r w:rsidR="00FA0BD5">
          <w:rPr>
            <w:rFonts w:eastAsia="Times New Roman"/>
          </w:rPr>
          <w:t>to</w:t>
        </w:r>
      </w:ins>
      <w:ins w:id="3785" w:author="Haiyang Liu" w:date="2026-05-20T09:53:00Z" w16du:dateUtc="2026-05-20T02:53:00Z">
        <w:r w:rsidR="00AA7C8F">
          <w:rPr>
            <w:rFonts w:eastAsia="Times New Roman"/>
          </w:rPr>
          <w:t xml:space="preserve"> </w:t>
        </w:r>
      </w:ins>
      <w:ins w:id="3786" w:author="Haiyang Liu" w:date="2026-05-20T13:28:00Z" w16du:dateUtc="2026-05-20T06:28:00Z">
        <w:r w:rsidR="00FA0BD5" w:rsidRPr="00DF1D2B">
          <w:rPr>
            <w:rFonts w:eastAsia="Times New Roman"/>
            <w:i/>
            <w:iCs/>
          </w:rPr>
          <w:t>time</w:t>
        </w:r>
      </w:ins>
      <w:ins w:id="3787" w:author="Haiyang Liu" w:date="2026-05-20T13:26:00Z" w16du:dateUtc="2026-05-20T06:26:00Z">
        <w:r w:rsidR="00FA0BD5">
          <w:rPr>
            <w:rFonts w:eastAsia="Times New Roman"/>
          </w:rPr>
          <w:t xml:space="preserve"> =</w:t>
        </w:r>
      </w:ins>
      <w:ins w:id="3788" w:author="Haiyang Liu" w:date="2026-05-20T09:53:00Z" w16du:dateUtc="2026-05-20T02:53:00Z">
        <w:r w:rsidR="00AA7C8F">
          <w:rPr>
            <w:rFonts w:eastAsia="Times New Roman"/>
          </w:rPr>
          <w:t xml:space="preserve"> </w:t>
        </w:r>
      </w:ins>
      <w:ins w:id="3789" w:author="Haiyang Liu" w:date="2026-05-20T09:54:00Z" w16du:dateUtc="2026-05-20T02:54:00Z">
        <w:r w:rsidR="00AA7C8F">
          <w:rPr>
            <w:rFonts w:eastAsia="Times New Roman"/>
          </w:rPr>
          <w:t xml:space="preserve">0, </w:t>
        </w:r>
        <w:r w:rsidR="00AA7C8F" w:rsidRPr="00FA0BD5">
          <w:rPr>
            <w:rFonts w:eastAsia="Times New Roman"/>
          </w:rPr>
          <w:t xml:space="preserve">the </w:t>
        </w:r>
      </w:ins>
      <w:ins w:id="3790" w:author="Haiyang Liu" w:date="2026-05-20T13:26:00Z" w16du:dateUtc="2026-05-20T06:26:00Z">
        <w:r w:rsidR="00FA0BD5" w:rsidRPr="00FA0BD5">
          <w:rPr>
            <w:rFonts w:hint="eastAsia"/>
            <w:color w:val="000000"/>
            <w:rPrChange w:id="3791" w:author="Haiyang Liu" w:date="2026-05-20T13:27:00Z" w16du:dateUtc="2026-05-20T06:27:00Z">
              <w:rPr>
                <w:rFonts w:ascii="-webkit-standard" w:hAnsi="-webkit-standard" w:hint="eastAsia"/>
                <w:color w:val="000000"/>
                <w:sz w:val="27"/>
                <w:szCs w:val="27"/>
              </w:rPr>
            </w:rPrChange>
          </w:rPr>
          <w:t>effect becomes significantly negative, and its magnitude increases</w:t>
        </w:r>
      </w:ins>
      <w:ins w:id="3792" w:author="Haiyang Liu" w:date="2026-05-20T10:10:00Z" w16du:dateUtc="2026-05-20T03:10:00Z">
        <w:r w:rsidR="00A93912">
          <w:rPr>
            <w:rFonts w:eastAsia="Times New Roman"/>
          </w:rPr>
          <w:t xml:space="preserve"> over time. </w:t>
        </w:r>
      </w:ins>
      <w:ins w:id="3793" w:author="Haiyang Liu" w:date="2026-05-20T10:13:00Z" w16du:dateUtc="2026-05-20T03:13:00Z">
        <w:r w:rsidR="00A93912">
          <w:rPr>
            <w:rFonts w:eastAsia="Times New Roman"/>
          </w:rPr>
          <w:t>I</w:t>
        </w:r>
        <w:r w:rsidR="00A93912">
          <w:rPr>
            <w:rFonts w:eastAsia="Times New Roman" w:hint="eastAsia"/>
          </w:rPr>
          <w:t>n</w:t>
        </w:r>
        <w:r w:rsidR="00A93912">
          <w:rPr>
            <w:rFonts w:eastAsia="Times New Roman"/>
          </w:rPr>
          <w:t xml:space="preserve"> other words, </w:t>
        </w:r>
      </w:ins>
      <w:ins w:id="3794" w:author="Haiyang Liu" w:date="2026-05-20T13:37:00Z" w16du:dateUtc="2026-05-20T06:37:00Z">
        <w:r w:rsidR="002A6D40">
          <w:lastRenderedPageBreak/>
          <w:t xml:space="preserve">the effect of team error management culture becomes more beneficial later in onboarding, consistent with a learning process in which error management culture may first make action errors visible and analyzable and then </w:t>
        </w:r>
      </w:ins>
      <w:ins w:id="3795" w:author="Haiyang Liu" w:date="2026-05-21T00:55:00Z" w16du:dateUtc="2026-05-20T17:55:00Z">
        <w:r w:rsidR="00D513D2">
          <w:t>accel</w:t>
        </w:r>
      </w:ins>
      <w:ins w:id="3796" w:author="Haiyang Liu" w:date="2026-05-21T00:56:00Z" w16du:dateUtc="2026-05-20T17:56:00Z">
        <w:r w:rsidR="00BC3A79">
          <w:t>e</w:t>
        </w:r>
      </w:ins>
      <w:ins w:id="3797" w:author="Haiyang Liu" w:date="2026-05-21T00:55:00Z" w16du:dateUtc="2026-05-20T17:55:00Z">
        <w:r w:rsidR="00D513D2">
          <w:t>rates</w:t>
        </w:r>
      </w:ins>
      <w:ins w:id="3798" w:author="Haiyang Liu" w:date="2026-05-20T13:37:00Z" w16du:dateUtc="2026-05-20T06:37:00Z">
        <w:r w:rsidR="002A6D40">
          <w:t xml:space="preserve"> late-stage reduction.</w:t>
        </w:r>
      </w:ins>
    </w:p>
    <w:p w14:paraId="10DD2188" w14:textId="01686C4C" w:rsidR="00610CD3" w:rsidRDefault="003C0409" w:rsidP="000523F8">
      <w:pPr>
        <w:spacing w:line="480" w:lineRule="auto"/>
        <w:ind w:firstLine="720"/>
        <w:rPr>
          <w:ins w:id="3799" w:author="Haiyang Liu" w:date="2026-05-20T01:41:00Z" w16du:dateUtc="2026-05-19T18:41:00Z"/>
        </w:rPr>
      </w:pPr>
      <w:ins w:id="3800" w:author="Haiyang Liu" w:date="2026-05-20T13:44:00Z" w16du:dateUtc="2026-05-20T06:44:00Z">
        <w:r>
          <w:rPr>
            <w:rFonts w:eastAsia="Times New Roman"/>
          </w:rPr>
          <w:t>Supporting</w:t>
        </w:r>
        <w:r w:rsidR="00151E1E">
          <w:rPr>
            <w:rFonts w:eastAsia="Times New Roman"/>
          </w:rPr>
          <w:t xml:space="preserve"> </w:t>
        </w:r>
      </w:ins>
      <w:ins w:id="3801" w:author="Haiyang Liu" w:date="2026-05-20T01:41:00Z" w16du:dateUtc="2026-05-19T18:41:00Z">
        <w:r w:rsidR="00610CD3">
          <w:rPr>
            <w:rFonts w:eastAsia="Times New Roman"/>
          </w:rPr>
          <w:t xml:space="preserve">Hypothesis 2, team error aversion culture was significantly and positively associated with the quadratic </w:t>
        </w:r>
      </w:ins>
      <w:ins w:id="3802" w:author="Haiyang Liu" w:date="2026-05-20T13:35:00Z" w16du:dateUtc="2026-05-20T06:35:00Z">
        <w:r w:rsidR="002A6D40">
          <w:rPr>
            <w:rFonts w:eastAsia="Times New Roman"/>
          </w:rPr>
          <w:t>term</w:t>
        </w:r>
      </w:ins>
      <w:ins w:id="3803" w:author="Haiyang Liu" w:date="2026-05-20T01:41:00Z" w16du:dateUtc="2026-05-19T18:41:00Z">
        <w:r w:rsidR="00610CD3">
          <w:rPr>
            <w:rFonts w:eastAsia="Times New Roman"/>
          </w:rPr>
          <w:t xml:space="preserve"> (</w:t>
        </w:r>
        <w:r w:rsidR="00610CD3">
          <w:rPr>
            <w:rFonts w:eastAsia="Times New Roman"/>
            <w:i/>
            <w:iCs/>
          </w:rPr>
          <w:t>b</w:t>
        </w:r>
        <w:r w:rsidR="00610CD3">
          <w:rPr>
            <w:rFonts w:eastAsia="Times New Roman"/>
          </w:rPr>
          <w:t xml:space="preserve"> = .087, </w:t>
        </w:r>
        <w:r w:rsidR="00610CD3">
          <w:rPr>
            <w:rFonts w:eastAsia="Times New Roman"/>
            <w:i/>
            <w:iCs/>
          </w:rPr>
          <w:t>SE</w:t>
        </w:r>
        <w:r w:rsidR="00610CD3">
          <w:rPr>
            <w:rFonts w:eastAsia="Times New Roman"/>
          </w:rPr>
          <w:t xml:space="preserve"> = .027, </w:t>
        </w:r>
        <w:r w:rsidR="00610CD3">
          <w:rPr>
            <w:rFonts w:eastAsia="Times New Roman"/>
            <w:i/>
            <w:iCs/>
          </w:rPr>
          <w:t>p</w:t>
        </w:r>
        <w:r w:rsidR="00610CD3">
          <w:rPr>
            <w:rFonts w:eastAsia="Times New Roman"/>
          </w:rPr>
          <w:t xml:space="preserve"> </w:t>
        </w:r>
      </w:ins>
      <w:ins w:id="3804" w:author="Haiyang Liu" w:date="2026-05-20T13:35:00Z" w16du:dateUtc="2026-05-20T06:35:00Z">
        <w:r w:rsidR="001741DE">
          <w:rPr>
            <w:rFonts w:eastAsia="Times New Roman"/>
          </w:rPr>
          <w:t>=</w:t>
        </w:r>
      </w:ins>
      <w:ins w:id="3805" w:author="Haiyang Liu" w:date="2026-05-20T01:41:00Z" w16du:dateUtc="2026-05-19T18:41:00Z">
        <w:r w:rsidR="00610CD3">
          <w:rPr>
            <w:rFonts w:eastAsia="Times New Roman"/>
          </w:rPr>
          <w:t xml:space="preserve"> .0</w:t>
        </w:r>
      </w:ins>
      <w:ins w:id="3806" w:author="Haiyang Liu" w:date="2026-05-20T13:35:00Z" w16du:dateUtc="2026-05-20T06:35:00Z">
        <w:r w:rsidR="001741DE">
          <w:rPr>
            <w:rFonts w:eastAsia="Times New Roman"/>
          </w:rPr>
          <w:t>0</w:t>
        </w:r>
      </w:ins>
      <w:ins w:id="3807" w:author="Haiyang Liu" w:date="2026-05-20T01:41:00Z" w16du:dateUtc="2026-05-19T18:41:00Z">
        <w:r w:rsidR="00610CD3">
          <w:rPr>
            <w:rFonts w:eastAsia="Times New Roman"/>
          </w:rPr>
          <w:t xml:space="preserve">1), indicating that </w:t>
        </w:r>
      </w:ins>
      <w:ins w:id="3808" w:author="Haiyang Liu" w:date="2026-05-20T13:38:00Z" w16du:dateUtc="2026-05-20T06:38:00Z">
        <w:r w:rsidR="002A6D40">
          <w:t>t</w:t>
        </w:r>
      </w:ins>
      <w:ins w:id="3809" w:author="Haiyang Liu" w:date="2026-05-20T13:37:00Z" w16du:dateUtc="2026-05-20T06:37:00Z">
        <w:r w:rsidR="002A6D40">
          <w:t xml:space="preserve">eam error aversion culture </w:t>
        </w:r>
      </w:ins>
      <w:ins w:id="3810" w:author="Haiyang Liu" w:date="2026-05-21T00:57:00Z" w16du:dateUtc="2026-05-20T17:57:00Z">
        <w:del w:id="3811" w:author="Hong Deng" w:date="2026-06-06T17:01:00Z" w16du:dateUtc="2026-06-06T09:01:00Z">
          <w:r w:rsidR="00BC3A79" w:rsidRPr="00BC3A79" w:rsidDel="00FE3296">
            <w:delText>weaker</w:delText>
          </w:r>
        </w:del>
      </w:ins>
      <w:ins w:id="3812" w:author="Hong Deng" w:date="2026-06-06T17:01:00Z" w16du:dateUtc="2026-06-06T09:01:00Z">
        <w:r w:rsidR="00FE3296">
          <w:t>weakens</w:t>
        </w:r>
      </w:ins>
      <w:ins w:id="3813" w:author="Haiyang Liu" w:date="2026-05-21T00:57:00Z" w16du:dateUtc="2026-05-20T17:57:00Z">
        <w:r w:rsidR="00BC3A79" w:rsidRPr="00BC3A79">
          <w:t xml:space="preserve"> </w:t>
        </w:r>
        <w:del w:id="3814" w:author="Hong Deng" w:date="2026-06-06T17:01:00Z" w16du:dateUtc="2026-06-06T09:01:00Z">
          <w:r w:rsidR="00BC3A79" w:rsidRPr="00BC3A79" w:rsidDel="00FE3296">
            <w:delText>error-reduction acceleration</w:delText>
          </w:r>
        </w:del>
      </w:ins>
      <w:ins w:id="3815" w:author="Haiyang Liu" w:date="2026-05-21T00:58:00Z" w16du:dateUtc="2026-05-20T17:58:00Z">
        <w:del w:id="3816" w:author="Hong Deng" w:date="2026-06-06T17:01:00Z" w16du:dateUtc="2026-06-06T09:01:00Z">
          <w:r w:rsidR="00BC3A79" w:rsidDel="00FE3296">
            <w:delText xml:space="preserve"> </w:delText>
          </w:r>
        </w:del>
      </w:ins>
      <w:ins w:id="3817" w:author="Hong Deng" w:date="2026-06-06T17:01:00Z" w16du:dateUtc="2026-06-06T09:01:00Z">
        <w:r w:rsidR="00FE3296">
          <w:t xml:space="preserve">the acceleration of error reduction </w:t>
        </w:r>
      </w:ins>
      <w:ins w:id="3818" w:author="Haiyang Liu" w:date="2026-05-20T13:40:00Z" w16du:dateUtc="2026-05-20T06:40:00Z">
        <w:r w:rsidR="002A6D40">
          <w:t>toward the end of the onboarding stage</w:t>
        </w:r>
      </w:ins>
      <w:ins w:id="3819" w:author="Haiyang Liu" w:date="2026-05-20T13:38:00Z" w16du:dateUtc="2026-05-20T06:38:00Z">
        <w:r w:rsidR="002A6D40">
          <w:t>.</w:t>
        </w:r>
      </w:ins>
      <w:ins w:id="3820" w:author="Haiyang Liu" w:date="2026-05-20T13:40:00Z" w16du:dateUtc="2026-05-20T06:40:00Z">
        <w:r w:rsidR="002A6D40">
          <w:t xml:space="preserve"> Similarly, we illustrate the </w:t>
        </w:r>
      </w:ins>
      <w:ins w:id="3821" w:author="Haiyang Liu" w:date="2026-05-20T13:41:00Z">
        <w:r w:rsidR="002A6D40" w:rsidRPr="002A6D40">
          <w:t xml:space="preserve">time-varying effect of team error </w:t>
        </w:r>
      </w:ins>
      <w:ins w:id="3822" w:author="Haiyang Liu" w:date="2026-05-20T13:41:00Z" w16du:dateUtc="2026-05-20T06:41:00Z">
        <w:r w:rsidR="002A6D40">
          <w:t>aversion</w:t>
        </w:r>
      </w:ins>
      <w:ins w:id="3823" w:author="Haiyang Liu" w:date="2026-05-20T13:41:00Z">
        <w:r w:rsidR="002A6D40" w:rsidRPr="002A6D40">
          <w:t xml:space="preserve"> culture on the instantaneous rate of error change,</w:t>
        </w:r>
      </w:ins>
      <w:ins w:id="3824" w:author="Haiyang Liu" w:date="2026-05-20T13:41:00Z" w16du:dateUtc="2026-05-20T06:41:00Z">
        <w:r w:rsidR="002A6D40">
          <w:t xml:space="preserve"> </w:t>
        </w:r>
        <w:r w:rsidR="002A6D40" w:rsidRPr="00DF1D2B">
          <w:rPr>
            <w:i/>
            <w:iCs/>
          </w:rPr>
          <w:t>d</w:t>
        </w:r>
        <w:r w:rsidR="002A6D40">
          <w:t>(Error)/</w:t>
        </w:r>
        <w:r w:rsidR="002A6D40" w:rsidRPr="00DF1D2B">
          <w:rPr>
            <w:i/>
            <w:iCs/>
          </w:rPr>
          <w:t>d</w:t>
        </w:r>
        <w:r w:rsidR="002A6D40">
          <w:t xml:space="preserve">t = </w:t>
        </w:r>
        <w:r w:rsidR="002A6D40" w:rsidRPr="00DF1D2B">
          <w:rPr>
            <w:i/>
            <w:iCs/>
          </w:rPr>
          <w:t>s</w:t>
        </w:r>
        <w:r w:rsidR="002A6D40">
          <w:t xml:space="preserve"> + 2</w:t>
        </w:r>
        <w:r w:rsidR="002A6D40" w:rsidRPr="00DF1D2B">
          <w:rPr>
            <w:i/>
            <w:iCs/>
          </w:rPr>
          <w:t>q</w:t>
        </w:r>
        <w:r w:rsidR="002A6D40" w:rsidRPr="0031569D">
          <w:rPr>
            <w:i/>
            <w:iCs/>
          </w:rPr>
          <w:t>·</w:t>
        </w:r>
        <w:r w:rsidR="002A6D40" w:rsidRPr="00DF1D2B">
          <w:t>t</w:t>
        </w:r>
      </w:ins>
      <w:ins w:id="3825" w:author="Haiyang Liu" w:date="2026-05-20T13:41:00Z">
        <w:r w:rsidR="002A6D40" w:rsidRPr="002A6D40">
          <w:t>, relative to Month 4 </w:t>
        </w:r>
      </w:ins>
      <w:ins w:id="3826" w:author="Haiyang Liu" w:date="2026-05-20T13:41:00Z" w16du:dateUtc="2026-05-20T06:41:00Z">
        <w:r w:rsidR="002A6D40">
          <w:rPr>
            <w:rFonts w:eastAsia="Times New Roman"/>
          </w:rPr>
          <w:t>(</w:t>
        </w:r>
        <w:r w:rsidR="002A6D40" w:rsidRPr="00DF1D2B">
          <w:rPr>
            <w:rFonts w:eastAsia="Times New Roman"/>
            <w:i/>
            <w:iCs/>
          </w:rPr>
          <w:t>time</w:t>
        </w:r>
        <w:r w:rsidR="002A6D40">
          <w:rPr>
            <w:rFonts w:eastAsia="Times New Roman"/>
          </w:rPr>
          <w:t xml:space="preserve"> = 0)</w:t>
        </w:r>
      </w:ins>
      <w:ins w:id="3827" w:author="Haiyang Liu" w:date="2026-05-20T13:42:00Z" w16du:dateUtc="2026-05-20T06:42:00Z">
        <w:r w:rsidR="002A6D40">
          <w:rPr>
            <w:rFonts w:eastAsia="Times New Roman"/>
          </w:rPr>
          <w:t xml:space="preserve"> in Figure 3b: from </w:t>
        </w:r>
        <w:r w:rsidR="002A6D40" w:rsidRPr="00DF1D2B">
          <w:rPr>
            <w:rFonts w:eastAsia="Times New Roman"/>
            <w:i/>
            <w:iCs/>
          </w:rPr>
          <w:t>time</w:t>
        </w:r>
        <w:r w:rsidR="002A6D40">
          <w:rPr>
            <w:rFonts w:eastAsia="Times New Roman"/>
          </w:rPr>
          <w:t xml:space="preserve"> = -2.958 to </w:t>
        </w:r>
        <w:r w:rsidR="002A6D40" w:rsidRPr="00DF1D2B">
          <w:rPr>
            <w:rFonts w:eastAsia="Times New Roman"/>
            <w:i/>
            <w:iCs/>
          </w:rPr>
          <w:t>time</w:t>
        </w:r>
        <w:r w:rsidR="002A6D40">
          <w:rPr>
            <w:rFonts w:eastAsia="Times New Roman"/>
          </w:rPr>
          <w:t xml:space="preserve"> = -1.451, team error management culture </w:t>
        </w:r>
        <w:r w:rsidR="002A6D40" w:rsidRPr="00FA0BD5">
          <w:rPr>
            <w:rFonts w:eastAsia="Times New Roman"/>
          </w:rPr>
          <w:t xml:space="preserve">has a </w:t>
        </w:r>
        <w:r w:rsidR="002A6D40">
          <w:rPr>
            <w:rFonts w:eastAsia="Times New Roman"/>
          </w:rPr>
          <w:t>nonsignificant</w:t>
        </w:r>
        <w:r w:rsidR="002A6D40" w:rsidRPr="00FA0BD5">
          <w:rPr>
            <w:rFonts w:eastAsia="Times New Roman"/>
          </w:rPr>
          <w:t xml:space="preserve"> effect on the instantaneous error-change rate</w:t>
        </w:r>
        <w:r w:rsidR="002A6D40">
          <w:rPr>
            <w:rFonts w:eastAsia="Times New Roman"/>
          </w:rPr>
          <w:t xml:space="preserve">. From </w:t>
        </w:r>
        <w:r w:rsidR="002A6D40" w:rsidRPr="00DF1D2B">
          <w:rPr>
            <w:rFonts w:eastAsia="Times New Roman"/>
            <w:i/>
            <w:iCs/>
          </w:rPr>
          <w:t>time</w:t>
        </w:r>
        <w:r w:rsidR="002A6D40">
          <w:rPr>
            <w:rFonts w:eastAsia="Times New Roman"/>
          </w:rPr>
          <w:t xml:space="preserve"> = -</w:t>
        </w:r>
      </w:ins>
      <w:ins w:id="3828" w:author="Haiyang Liu" w:date="2026-05-20T13:43:00Z" w16du:dateUtc="2026-05-20T06:43:00Z">
        <w:r w:rsidR="002A6D40">
          <w:rPr>
            <w:rFonts w:eastAsia="Times New Roman"/>
          </w:rPr>
          <w:t>1</w:t>
        </w:r>
      </w:ins>
      <w:ins w:id="3829" w:author="Haiyang Liu" w:date="2026-05-20T13:42:00Z" w16du:dateUtc="2026-05-20T06:42:00Z">
        <w:r w:rsidR="002A6D40">
          <w:rPr>
            <w:rFonts w:eastAsia="Times New Roman"/>
          </w:rPr>
          <w:t>.</w:t>
        </w:r>
      </w:ins>
      <w:ins w:id="3830" w:author="Haiyang Liu" w:date="2026-05-20T13:43:00Z" w16du:dateUtc="2026-05-20T06:43:00Z">
        <w:r w:rsidR="002A6D40">
          <w:rPr>
            <w:rFonts w:eastAsia="Times New Roman"/>
          </w:rPr>
          <w:t>451</w:t>
        </w:r>
      </w:ins>
      <w:ins w:id="3831" w:author="Haiyang Liu" w:date="2026-05-20T13:42:00Z" w16du:dateUtc="2026-05-20T06:42:00Z">
        <w:r w:rsidR="002A6D40">
          <w:rPr>
            <w:rFonts w:eastAsia="Times New Roman"/>
          </w:rPr>
          <w:t xml:space="preserve"> to </w:t>
        </w:r>
        <w:r w:rsidR="002A6D40" w:rsidRPr="00DF1D2B">
          <w:rPr>
            <w:rFonts w:eastAsia="Times New Roman"/>
            <w:i/>
            <w:iCs/>
          </w:rPr>
          <w:t>time</w:t>
        </w:r>
        <w:r w:rsidR="002A6D40">
          <w:rPr>
            <w:rFonts w:eastAsia="Times New Roman"/>
          </w:rPr>
          <w:t xml:space="preserve"> = 0, </w:t>
        </w:r>
        <w:r w:rsidR="002A6D40" w:rsidRPr="00FA0BD5">
          <w:rPr>
            <w:rFonts w:eastAsia="Times New Roman"/>
          </w:rPr>
          <w:t xml:space="preserve">the </w:t>
        </w:r>
        <w:r w:rsidR="002A6D40" w:rsidRPr="00DF1D2B">
          <w:rPr>
            <w:color w:val="000000"/>
          </w:rPr>
          <w:t xml:space="preserve">effect becomes significantly </w:t>
        </w:r>
      </w:ins>
      <w:ins w:id="3832" w:author="Haiyang Liu" w:date="2026-05-20T13:43:00Z" w16du:dateUtc="2026-05-20T06:43:00Z">
        <w:r w:rsidR="002A6D40">
          <w:rPr>
            <w:color w:val="000000"/>
          </w:rPr>
          <w:t>positive</w:t>
        </w:r>
      </w:ins>
      <w:ins w:id="3833" w:author="Haiyang Liu" w:date="2026-05-20T13:42:00Z" w16du:dateUtc="2026-05-20T06:42:00Z">
        <w:r w:rsidR="002A6D40" w:rsidRPr="00DF1D2B">
          <w:rPr>
            <w:color w:val="000000"/>
          </w:rPr>
          <w:t>, and its magnitude increases</w:t>
        </w:r>
        <w:r w:rsidR="002A6D40">
          <w:rPr>
            <w:rFonts w:eastAsia="Times New Roman"/>
          </w:rPr>
          <w:t xml:space="preserve"> over time. I</w:t>
        </w:r>
        <w:r w:rsidR="002A6D40">
          <w:rPr>
            <w:rFonts w:eastAsia="Times New Roman" w:hint="eastAsia"/>
          </w:rPr>
          <w:t>n</w:t>
        </w:r>
        <w:r w:rsidR="002A6D40">
          <w:rPr>
            <w:rFonts w:eastAsia="Times New Roman"/>
          </w:rPr>
          <w:t xml:space="preserve"> other words,</w:t>
        </w:r>
      </w:ins>
      <w:ins w:id="3834" w:author="Haiyang Liu" w:date="2026-05-20T13:43:00Z" w16du:dateUtc="2026-05-20T06:43:00Z">
        <w:r w:rsidR="002A6D40">
          <w:rPr>
            <w:rFonts w:eastAsia="Times New Roman"/>
          </w:rPr>
          <w:t xml:space="preserve"> </w:t>
        </w:r>
        <w:r>
          <w:rPr>
            <w:rFonts w:eastAsia="Times New Roman"/>
          </w:rPr>
          <w:t xml:space="preserve">a </w:t>
        </w:r>
        <w:r w:rsidR="002A6D40">
          <w:t xml:space="preserve">team </w:t>
        </w:r>
      </w:ins>
      <w:ins w:id="3835" w:author="Haiyang Liu" w:date="2026-05-20T13:38:00Z" w16du:dateUtc="2026-05-20T06:38:00Z">
        <w:r w:rsidR="002A6D40">
          <w:t xml:space="preserve">error aversion culture </w:t>
        </w:r>
      </w:ins>
      <w:ins w:id="3836" w:author="Haiyang Liu" w:date="2026-05-20T13:44:00Z" w16du:dateUtc="2026-05-20T06:44:00Z">
        <w:r>
          <w:t>predicted less favorable action-error dynamics</w:t>
        </w:r>
      </w:ins>
      <w:ins w:id="3837" w:author="Haiyang Liu" w:date="2026-05-20T13:38:00Z" w16du:dateUtc="2026-05-20T06:38:00Z">
        <w:r w:rsidR="002A6D40">
          <w:t>.</w:t>
        </w:r>
      </w:ins>
      <w:ins w:id="3838" w:author="Haiyang Liu" w:date="2026-05-20T13:43:00Z" w16du:dateUtc="2026-05-20T06:43:00Z">
        <w:r>
          <w:t xml:space="preserve"> </w:t>
        </w:r>
      </w:ins>
      <w:ins w:id="3839" w:author="Haiyang Liu" w:date="2026-05-20T01:41:00Z" w16du:dateUtc="2026-05-19T18:41:00Z">
        <w:r w:rsidR="00610CD3">
          <w:rPr>
            <w:rFonts w:eastAsia="Times New Roman"/>
          </w:rPr>
          <w:t xml:space="preserve">Neither team culture variable was significantly related to the intercept (end-of-onboarding error level), suggesting that </w:t>
        </w:r>
      </w:ins>
      <w:ins w:id="3840" w:author="Haiyang Liu" w:date="2026-05-21T00:59:00Z" w16du:dateUtc="2026-05-20T17:59:00Z">
        <w:r w:rsidR="00BC3A79" w:rsidRPr="00BC3A79">
          <w:rPr>
            <w:rFonts w:eastAsia="Times New Roman"/>
          </w:rPr>
          <w:t>the cultures shaped how newcomers’ errors changed over time rather than merely how many errors remained at the end of onboarding</w:t>
        </w:r>
      </w:ins>
      <w:ins w:id="3841" w:author="Haiyang Liu" w:date="2026-05-20T01:41:00Z" w16du:dateUtc="2026-05-19T18:41:00Z">
        <w:r w:rsidR="00610CD3">
          <w:rPr>
            <w:rFonts w:eastAsia="Times New Roman"/>
          </w:rPr>
          <w:t>.</w:t>
        </w:r>
      </w:ins>
    </w:p>
    <w:p w14:paraId="0E5C0752" w14:textId="222425F8" w:rsidR="00610CD3" w:rsidRDefault="000523F8" w:rsidP="00655172">
      <w:pPr>
        <w:spacing w:line="480" w:lineRule="auto"/>
        <w:ind w:firstLine="720"/>
        <w:rPr>
          <w:ins w:id="3842" w:author="Haiyang Liu" w:date="2026-05-20T01:41:00Z" w16du:dateUtc="2026-05-19T18:41:00Z"/>
        </w:rPr>
      </w:pPr>
      <w:ins w:id="3843" w:author="Haiyang Liu" w:date="2026-05-20T13:45:00Z" w16du:dateUtc="2026-05-20T06:45:00Z">
        <w:r>
          <w:rPr>
            <w:rFonts w:eastAsia="Times New Roman"/>
          </w:rPr>
          <w:t>Supporting</w:t>
        </w:r>
      </w:ins>
      <w:ins w:id="3844" w:author="Haiyang Liu" w:date="2026-05-20T01:41:00Z" w16du:dateUtc="2026-05-19T18:41:00Z">
        <w:r w:rsidR="00610CD3">
          <w:rPr>
            <w:rFonts w:eastAsia="Times New Roman"/>
          </w:rPr>
          <w:t xml:space="preserve"> Hypothesis 3, </w:t>
        </w:r>
      </w:ins>
      <w:ins w:id="3845" w:author="Haiyang Liu" w:date="2026-05-21T01:00:00Z" w16du:dateUtc="2026-05-20T18:00:00Z">
        <w:r w:rsidR="00BC3A79" w:rsidRPr="00BC3A79">
          <w:rPr>
            <w:rFonts w:eastAsia="Times New Roman"/>
          </w:rPr>
          <w:t xml:space="preserve">with the intercept and linear term entered simultaneously, </w:t>
        </w:r>
      </w:ins>
      <w:ins w:id="3846" w:author="Haiyang Liu" w:date="2026-05-20T01:41:00Z" w16du:dateUtc="2026-05-19T18:41:00Z">
        <w:r w:rsidR="00610CD3">
          <w:rPr>
            <w:rFonts w:eastAsia="Times New Roman"/>
          </w:rPr>
          <w:t xml:space="preserve">the quadratic </w:t>
        </w:r>
      </w:ins>
      <w:ins w:id="3847" w:author="Haiyang Liu" w:date="2026-05-21T01:00:00Z" w16du:dateUtc="2026-05-20T18:00:00Z">
        <w:r w:rsidR="00BC3A79">
          <w:rPr>
            <w:rFonts w:eastAsia="Times New Roman"/>
          </w:rPr>
          <w:t>term</w:t>
        </w:r>
      </w:ins>
      <w:ins w:id="3848" w:author="Haiyang Liu" w:date="2026-05-20T01:41:00Z" w16du:dateUtc="2026-05-19T18:41:00Z">
        <w:r w:rsidR="00610CD3">
          <w:rPr>
            <w:rFonts w:eastAsia="Times New Roman"/>
          </w:rPr>
          <w:t xml:space="preserve"> was negatively associated with performance (</w:t>
        </w:r>
        <w:r w:rsidR="00610CD3">
          <w:rPr>
            <w:rFonts w:eastAsia="Times New Roman"/>
            <w:i/>
            <w:iCs/>
          </w:rPr>
          <w:t>b</w:t>
        </w:r>
        <w:r w:rsidR="00610CD3">
          <w:rPr>
            <w:rFonts w:eastAsia="Times New Roman"/>
          </w:rPr>
          <w:t xml:space="preserve"> = </w:t>
        </w:r>
      </w:ins>
      <w:ins w:id="3849" w:author="Haiyang Liu" w:date="2026-05-20T13:48:00Z" w16du:dateUtc="2026-05-20T06:48:00Z">
        <w:r w:rsidR="002F7DAC">
          <w:rPr>
            <w:rFonts w:eastAsia="Times New Roman"/>
          </w:rPr>
          <w:t>-</w:t>
        </w:r>
      </w:ins>
      <w:ins w:id="3850" w:author="Haiyang Liu" w:date="2026-05-20T01:41:00Z" w16du:dateUtc="2026-05-19T18:41:00Z">
        <w:r w:rsidR="00610CD3">
          <w:rPr>
            <w:rFonts w:eastAsia="Times New Roman"/>
          </w:rPr>
          <w:t xml:space="preserve">4.669, </w:t>
        </w:r>
        <w:r w:rsidR="00610CD3">
          <w:rPr>
            <w:rFonts w:eastAsia="Times New Roman"/>
            <w:i/>
            <w:iCs/>
          </w:rPr>
          <w:t>SE</w:t>
        </w:r>
        <w:r w:rsidR="00610CD3">
          <w:rPr>
            <w:rFonts w:eastAsia="Times New Roman"/>
          </w:rPr>
          <w:t xml:space="preserve"> = .727, </w:t>
        </w:r>
        <w:r w:rsidR="00610CD3">
          <w:rPr>
            <w:rFonts w:eastAsia="Times New Roman"/>
            <w:i/>
            <w:iCs/>
          </w:rPr>
          <w:t>p</w:t>
        </w:r>
        <w:r w:rsidR="00610CD3">
          <w:rPr>
            <w:rFonts w:eastAsia="Times New Roman"/>
          </w:rPr>
          <w:t xml:space="preserve"> &lt; .001). </w:t>
        </w:r>
      </w:ins>
      <w:ins w:id="3851" w:author="Haiyang Liu" w:date="2026-05-21T01:01:00Z" w16du:dateUtc="2026-05-20T18:01:00Z">
        <w:r w:rsidR="00BC3A79">
          <w:rPr>
            <w:rFonts w:eastAsia="Times New Roman"/>
          </w:rPr>
          <w:t xml:space="preserve">This suggests that </w:t>
        </w:r>
        <w:r w:rsidR="00BC3A79" w:rsidRPr="00BC3A79">
          <w:rPr>
            <w:rFonts w:eastAsia="Times New Roman"/>
          </w:rPr>
          <w:t>newcomers whose error trajectories accelerated downward more steeply received higher performance ratings.</w:t>
        </w:r>
      </w:ins>
      <w:ins w:id="3852" w:author="Haiyang Liu" w:date="2026-05-21T01:02:00Z" w16du:dateUtc="2026-05-20T18:02:00Z">
        <w:r w:rsidR="00BC3A79">
          <w:rPr>
            <w:rFonts w:eastAsia="Times New Roman"/>
          </w:rPr>
          <w:t xml:space="preserve"> In other words, </w:t>
        </w:r>
      </w:ins>
      <w:ins w:id="3853" w:author="Haiyang Liu" w:date="2026-05-21T01:03:00Z" w16du:dateUtc="2026-05-20T18:03:00Z">
        <w:r w:rsidR="00BC3A79" w:rsidRPr="00BC3A79">
          <w:rPr>
            <w:rFonts w:eastAsia="Times New Roman"/>
          </w:rPr>
          <w:t>performance was associated not only with how many errors newcomers still made at the end of onboarding, but also with whether their error reduction had accelerated over time</w:t>
        </w:r>
      </w:ins>
      <w:ins w:id="3854" w:author="Haiyang Liu" w:date="2026-05-23T18:23:00Z" w16du:dateUtc="2026-05-23T11:23:00Z">
        <w:r w:rsidR="00944B3D">
          <w:rPr>
            <w:rStyle w:val="FootnoteReference"/>
            <w:rFonts w:eastAsia="Times New Roman"/>
          </w:rPr>
          <w:footnoteReference w:id="9"/>
        </w:r>
      </w:ins>
      <w:ins w:id="3877" w:author="Haiyang Liu" w:date="2026-05-21T01:03:00Z" w16du:dateUtc="2026-05-20T18:03:00Z">
        <w:r w:rsidR="00BC3A79" w:rsidRPr="00BC3A79">
          <w:rPr>
            <w:rFonts w:eastAsia="Times New Roman"/>
          </w:rPr>
          <w:t>.</w:t>
        </w:r>
        <w:r w:rsidR="00655172">
          <w:rPr>
            <w:rFonts w:eastAsia="Times New Roman"/>
          </w:rPr>
          <w:t xml:space="preserve"> </w:t>
        </w:r>
      </w:ins>
    </w:p>
    <w:p w14:paraId="507272E2" w14:textId="66625407" w:rsidR="005315DF" w:rsidRDefault="00610CD3" w:rsidP="00610CD3">
      <w:pPr>
        <w:spacing w:line="480" w:lineRule="auto"/>
        <w:ind w:firstLine="720"/>
        <w:rPr>
          <w:ins w:id="3878" w:author="Haiyang Liu" w:date="2026-05-21T01:23:00Z" w16du:dateUtc="2026-05-20T18:23:00Z"/>
          <w:rFonts w:eastAsia="Times New Roman"/>
        </w:rPr>
      </w:pPr>
      <w:ins w:id="3879" w:author="Haiyang Liu" w:date="2026-05-20T01:41:00Z" w16du:dateUtc="2026-05-19T18:41:00Z">
        <w:r>
          <w:rPr>
            <w:rFonts w:eastAsia="Times New Roman"/>
            <w:b/>
            <w:bCs/>
            <w:i/>
            <w:iCs/>
          </w:rPr>
          <w:lastRenderedPageBreak/>
          <w:t>Moderated Effects of External Locus of Control (</w:t>
        </w:r>
      </w:ins>
      <w:ins w:id="3880" w:author="Haiyang Liu" w:date="2026-05-21T01:24:00Z" w16du:dateUtc="2026-05-20T18:24:00Z">
        <w:r w:rsidR="0018395C">
          <w:rPr>
            <w:rFonts w:eastAsia="Times New Roman"/>
            <w:b/>
            <w:bCs/>
            <w:i/>
            <w:iCs/>
          </w:rPr>
          <w:t xml:space="preserve">Hypothesis </w:t>
        </w:r>
      </w:ins>
      <w:ins w:id="3881" w:author="Haiyang Liu" w:date="2026-05-20T01:41:00Z" w16du:dateUtc="2026-05-19T18:41:00Z">
        <w:r>
          <w:rPr>
            <w:rFonts w:eastAsia="Times New Roman"/>
            <w:b/>
            <w:bCs/>
            <w:i/>
            <w:iCs/>
          </w:rPr>
          <w:t>4–</w:t>
        </w:r>
      </w:ins>
      <w:ins w:id="3882" w:author="Haiyang Liu" w:date="2026-05-21T01:24:00Z" w16du:dateUtc="2026-05-20T18:24:00Z">
        <w:r w:rsidR="0018395C" w:rsidRPr="0018395C">
          <w:rPr>
            <w:rFonts w:eastAsia="Times New Roman"/>
            <w:b/>
            <w:bCs/>
            <w:i/>
            <w:iCs/>
          </w:rPr>
          <w:t xml:space="preserve"> </w:t>
        </w:r>
        <w:r w:rsidR="0018395C">
          <w:rPr>
            <w:rFonts w:eastAsia="Times New Roman"/>
            <w:b/>
            <w:bCs/>
            <w:i/>
            <w:iCs/>
          </w:rPr>
          <w:t xml:space="preserve">Hypothesis </w:t>
        </w:r>
      </w:ins>
      <w:ins w:id="3883" w:author="Haiyang Liu" w:date="2026-05-20T01:41:00Z" w16du:dateUtc="2026-05-19T18:41:00Z">
        <w:r>
          <w:rPr>
            <w:rFonts w:eastAsia="Times New Roman"/>
            <w:b/>
            <w:bCs/>
            <w:i/>
            <w:iCs/>
          </w:rPr>
          <w:t>5).</w:t>
        </w:r>
        <w:r>
          <w:rPr>
            <w:rFonts w:eastAsia="Times New Roman"/>
          </w:rPr>
          <w:t xml:space="preserve"> Table 4 reports the moderated model. Hypothesis 4 was supported: the interaction of team error management culture and newcomer external locus of control was significantly and positively associated with the quadratic </w:t>
        </w:r>
      </w:ins>
      <w:ins w:id="3884" w:author="Haiyang Liu" w:date="2026-05-21T01:08:00Z" w16du:dateUtc="2026-05-20T18:08:00Z">
        <w:r w:rsidR="00CA2E3C">
          <w:rPr>
            <w:rFonts w:eastAsia="Times New Roman"/>
          </w:rPr>
          <w:t>term</w:t>
        </w:r>
      </w:ins>
      <w:ins w:id="3885" w:author="Haiyang Liu" w:date="2026-05-20T01:41:00Z" w16du:dateUtc="2026-05-19T18:41:00Z">
        <w:r>
          <w:rPr>
            <w:rFonts w:eastAsia="Times New Roman"/>
          </w:rPr>
          <w:t xml:space="preserve"> (</w:t>
        </w:r>
        <w:r>
          <w:rPr>
            <w:rFonts w:eastAsia="Times New Roman"/>
            <w:i/>
            <w:iCs/>
          </w:rPr>
          <w:t>b</w:t>
        </w:r>
        <w:r>
          <w:rPr>
            <w:rFonts w:eastAsia="Times New Roman"/>
          </w:rPr>
          <w:t xml:space="preserve"> = .070, </w:t>
        </w:r>
        <w:r>
          <w:rPr>
            <w:rFonts w:eastAsia="Times New Roman"/>
            <w:i/>
            <w:iCs/>
          </w:rPr>
          <w:t>SE</w:t>
        </w:r>
        <w:r>
          <w:rPr>
            <w:rFonts w:eastAsia="Times New Roman"/>
          </w:rPr>
          <w:t xml:space="preserve"> = .025, </w:t>
        </w:r>
        <w:r>
          <w:rPr>
            <w:rFonts w:eastAsia="Times New Roman"/>
            <w:i/>
            <w:iCs/>
          </w:rPr>
          <w:t>p</w:t>
        </w:r>
        <w:r>
          <w:rPr>
            <w:rFonts w:eastAsia="Times New Roman"/>
          </w:rPr>
          <w:t xml:space="preserve"> &lt; .01). </w:t>
        </w:r>
      </w:ins>
      <w:ins w:id="3886" w:author="Haiyang Liu" w:date="2026-05-21T01:09:00Z" w16du:dateUtc="2026-05-20T18:09:00Z">
        <w:r w:rsidR="009A6C87">
          <w:rPr>
            <w:rFonts w:eastAsia="Times New Roman"/>
          </w:rPr>
          <w:t xml:space="preserve">Again, </w:t>
        </w:r>
        <w:r w:rsidR="009A6C87">
          <w:t>we illustrate</w:t>
        </w:r>
      </w:ins>
      <w:ins w:id="3887" w:author="Haiyang Liu" w:date="2026-05-21T01:14:00Z" w16du:dateUtc="2026-05-20T18:14:00Z">
        <w:r w:rsidR="009A6C87">
          <w:t>d</w:t>
        </w:r>
      </w:ins>
      <w:ins w:id="3888" w:author="Haiyang Liu" w:date="2026-05-21T01:09:00Z" w16du:dateUtc="2026-05-20T18:09:00Z">
        <w:r w:rsidR="009A6C87">
          <w:t xml:space="preserve"> the </w:t>
        </w:r>
        <w:r w:rsidR="009A6C87" w:rsidRPr="002A6D40">
          <w:t xml:space="preserve">time-varying effect of team error </w:t>
        </w:r>
        <w:r w:rsidR="009A6C87">
          <w:t>aversion</w:t>
        </w:r>
        <w:r w:rsidR="009A6C87" w:rsidRPr="002A6D40">
          <w:t xml:space="preserve"> culture on the instantaneous rate of error change</w:t>
        </w:r>
      </w:ins>
      <w:ins w:id="3889" w:author="Haiyang Liu" w:date="2026-05-21T01:14:00Z" w16du:dateUtc="2026-05-20T18:14:00Z">
        <w:r w:rsidR="009A6C87">
          <w:t xml:space="preserve"> when newcomer external locus of control was higher or lower (</w:t>
        </w:r>
      </w:ins>
      <w:ins w:id="3890" w:author="Haiyang Liu" w:date="2026-05-21T01:15:00Z" w16du:dateUtc="2026-05-20T18:15:00Z">
        <w:r w:rsidR="009A6C87" w:rsidRPr="009A6C87">
          <w:rPr>
            <w:i/>
            <w:iCs/>
            <w:rPrChange w:id="3891" w:author="Haiyang Liu" w:date="2026-05-21T01:15:00Z" w16du:dateUtc="2026-05-20T18:15:00Z">
              <w:rPr/>
            </w:rPrChange>
          </w:rPr>
          <w:t>M</w:t>
        </w:r>
        <w:r w:rsidR="009A6C87">
          <w:t xml:space="preserve"> </w:t>
        </w:r>
        <w:r w:rsidR="009A6C87">
          <w:rPr>
            <w:rFonts w:eastAsia="Times New Roman"/>
          </w:rPr>
          <w:t xml:space="preserve">±1 </w:t>
        </w:r>
        <w:r w:rsidR="009A6C87">
          <w:rPr>
            <w:rFonts w:eastAsia="Times New Roman"/>
            <w:i/>
            <w:iCs/>
          </w:rPr>
          <w:t>SD</w:t>
        </w:r>
        <w:r w:rsidR="009A6C87" w:rsidRPr="009A6C87">
          <w:rPr>
            <w:rFonts w:eastAsia="Times New Roman"/>
            <w:rPrChange w:id="3892" w:author="Haiyang Liu" w:date="2026-05-21T01:15:00Z" w16du:dateUtc="2026-05-20T18:15:00Z">
              <w:rPr>
                <w:rFonts w:eastAsia="Times New Roman"/>
                <w:i/>
                <w:iCs/>
              </w:rPr>
            </w:rPrChange>
          </w:rPr>
          <w:t>)</w:t>
        </w:r>
      </w:ins>
      <w:ins w:id="3893" w:author="Haiyang Liu" w:date="2026-05-21T01:13:00Z" w16du:dateUtc="2026-05-20T18:13:00Z">
        <w:r w:rsidR="009A6C87">
          <w:t xml:space="preserve"> </w:t>
        </w:r>
      </w:ins>
      <w:ins w:id="3894" w:author="Haiyang Liu" w:date="2026-05-21T01:09:00Z" w16du:dateUtc="2026-05-20T18:09:00Z">
        <w:r w:rsidR="009A6C87">
          <w:rPr>
            <w:rFonts w:eastAsia="Times New Roman"/>
          </w:rPr>
          <w:t xml:space="preserve">in Figure </w:t>
        </w:r>
      </w:ins>
      <w:ins w:id="3895" w:author="Haiyang Liu" w:date="2026-05-21T01:14:00Z" w16du:dateUtc="2026-05-20T18:14:00Z">
        <w:r w:rsidR="009A6C87">
          <w:rPr>
            <w:rFonts w:eastAsia="Times New Roman"/>
          </w:rPr>
          <w:t>4</w:t>
        </w:r>
      </w:ins>
      <w:ins w:id="3896" w:author="Haiyang Liu" w:date="2026-05-21T01:18:00Z" w16du:dateUtc="2026-05-20T18:18:00Z">
        <w:r w:rsidR="005315DF">
          <w:rPr>
            <w:rFonts w:eastAsia="Times New Roman"/>
          </w:rPr>
          <w:t>.</w:t>
        </w:r>
      </w:ins>
      <w:ins w:id="3897" w:author="Haiyang Liu" w:date="2026-05-21T01:14:00Z" w16du:dateUtc="2026-05-20T18:14:00Z">
        <w:r w:rsidR="009A6C87">
          <w:rPr>
            <w:rFonts w:eastAsia="Times New Roman"/>
          </w:rPr>
          <w:t xml:space="preserve"> </w:t>
        </w:r>
      </w:ins>
      <w:ins w:id="3898" w:author="Haiyang Liu" w:date="2026-05-21T01:18:00Z" w16du:dateUtc="2026-05-20T18:18:00Z">
        <w:r w:rsidR="005315DF">
          <w:rPr>
            <w:rFonts w:eastAsia="Times New Roman"/>
          </w:rPr>
          <w:t>W</w:t>
        </w:r>
      </w:ins>
      <w:ins w:id="3899" w:author="Haiyang Liu" w:date="2026-05-21T01:15:00Z" w16du:dateUtc="2026-05-20T18:15:00Z">
        <w:r w:rsidR="005315DF">
          <w:rPr>
            <w:rFonts w:eastAsia="Times New Roman"/>
          </w:rPr>
          <w:t xml:space="preserve">hen </w:t>
        </w:r>
      </w:ins>
      <w:ins w:id="3900" w:author="Haiyang Liu" w:date="2026-05-21T01:19:00Z" w16du:dateUtc="2026-05-20T18:19:00Z">
        <w:r w:rsidR="005315DF">
          <w:rPr>
            <w:rFonts w:eastAsia="Times New Roman"/>
          </w:rPr>
          <w:t xml:space="preserve">the </w:t>
        </w:r>
      </w:ins>
      <w:ins w:id="3901" w:author="Haiyang Liu" w:date="2026-05-21T01:15:00Z" w16du:dateUtc="2026-05-20T18:15:00Z">
        <w:r w:rsidR="005315DF">
          <w:rPr>
            <w:rFonts w:eastAsia="Times New Roman"/>
          </w:rPr>
          <w:t xml:space="preserve">external locus of control </w:t>
        </w:r>
      </w:ins>
      <w:ins w:id="3902" w:author="Haiyang Liu" w:date="2026-05-21T01:19:00Z" w16du:dateUtc="2026-05-20T18:19:00Z">
        <w:r w:rsidR="005315DF">
          <w:rPr>
            <w:rFonts w:eastAsia="Times New Roman"/>
          </w:rPr>
          <w:t>is</w:t>
        </w:r>
      </w:ins>
      <w:ins w:id="3903" w:author="Haiyang Liu" w:date="2026-05-21T01:15:00Z" w16du:dateUtc="2026-05-20T18:15:00Z">
        <w:r w:rsidR="005315DF">
          <w:rPr>
            <w:rFonts w:eastAsia="Times New Roman"/>
          </w:rPr>
          <w:t xml:space="preserve"> lower</w:t>
        </w:r>
      </w:ins>
      <w:ins w:id="3904" w:author="Haiyang Liu" w:date="2026-05-21T01:18:00Z" w16du:dateUtc="2026-05-20T18:18:00Z">
        <w:r w:rsidR="005315DF">
          <w:rPr>
            <w:rFonts w:eastAsia="Times New Roman"/>
          </w:rPr>
          <w:t xml:space="preserve"> (Figure 4a)</w:t>
        </w:r>
      </w:ins>
      <w:ins w:id="3905" w:author="Haiyang Liu" w:date="2026-05-21T01:15:00Z" w16du:dateUtc="2026-05-20T18:15:00Z">
        <w:r w:rsidR="005315DF">
          <w:rPr>
            <w:rFonts w:eastAsia="Times New Roman"/>
          </w:rPr>
          <w:t xml:space="preserve">, </w:t>
        </w:r>
      </w:ins>
      <w:ins w:id="3906" w:author="Haiyang Liu" w:date="2026-05-21T01:18:00Z" w16du:dateUtc="2026-05-20T18:18:00Z">
        <w:r w:rsidR="005315DF">
          <w:rPr>
            <w:rFonts w:eastAsia="Times New Roman"/>
          </w:rPr>
          <w:t>relative to Month 4 (</w:t>
        </w:r>
        <w:r w:rsidR="005315DF" w:rsidRPr="00DF1D2B">
          <w:rPr>
            <w:rFonts w:eastAsia="Times New Roman"/>
            <w:i/>
            <w:iCs/>
          </w:rPr>
          <w:t>time</w:t>
        </w:r>
        <w:r w:rsidR="005315DF">
          <w:rPr>
            <w:rFonts w:eastAsia="Times New Roman"/>
          </w:rPr>
          <w:t xml:space="preserve"> = 0), from </w:t>
        </w:r>
        <w:r w:rsidR="005315DF" w:rsidRPr="005E69E8">
          <w:rPr>
            <w:rFonts w:eastAsia="Times New Roman"/>
            <w:i/>
            <w:iCs/>
          </w:rPr>
          <w:t>time</w:t>
        </w:r>
        <w:r w:rsidR="005315DF">
          <w:rPr>
            <w:rFonts w:eastAsia="Times New Roman"/>
          </w:rPr>
          <w:t xml:space="preserve"> = -3 to </w:t>
        </w:r>
        <w:r w:rsidR="005315DF" w:rsidRPr="00DF1D2B">
          <w:rPr>
            <w:rFonts w:eastAsia="Times New Roman"/>
            <w:i/>
            <w:iCs/>
          </w:rPr>
          <w:t>time</w:t>
        </w:r>
        <w:r w:rsidR="005315DF">
          <w:rPr>
            <w:rFonts w:eastAsia="Times New Roman"/>
          </w:rPr>
          <w:t xml:space="preserve"> = -1.</w:t>
        </w:r>
      </w:ins>
      <w:ins w:id="3907" w:author="Haiyang Liu" w:date="2026-05-21T01:19:00Z" w16du:dateUtc="2026-05-20T18:19:00Z">
        <w:r w:rsidR="005315DF">
          <w:rPr>
            <w:rFonts w:eastAsia="Times New Roman"/>
          </w:rPr>
          <w:t>522</w:t>
        </w:r>
      </w:ins>
      <w:ins w:id="3908" w:author="Haiyang Liu" w:date="2026-05-21T01:18:00Z" w16du:dateUtc="2026-05-20T18:18:00Z">
        <w:r w:rsidR="005315DF">
          <w:rPr>
            <w:rFonts w:eastAsia="Times New Roman"/>
          </w:rPr>
          <w:t xml:space="preserve">, team error management culture </w:t>
        </w:r>
        <w:r w:rsidR="005315DF" w:rsidRPr="00FA0BD5">
          <w:rPr>
            <w:rFonts w:eastAsia="Times New Roman"/>
          </w:rPr>
          <w:t>has a significantly positive effect on the instantaneous error-change rate, although this positive effect weakens over time</w:t>
        </w:r>
        <w:r w:rsidR="005315DF">
          <w:rPr>
            <w:rFonts w:eastAsia="Times New Roman"/>
          </w:rPr>
          <w:t xml:space="preserve">. Between </w:t>
        </w:r>
        <w:r w:rsidR="005315DF" w:rsidRPr="00DF1D2B">
          <w:rPr>
            <w:rFonts w:eastAsia="Times New Roman"/>
            <w:i/>
            <w:iCs/>
          </w:rPr>
          <w:t>time</w:t>
        </w:r>
        <w:r w:rsidR="005315DF">
          <w:rPr>
            <w:rFonts w:eastAsia="Times New Roman"/>
          </w:rPr>
          <w:t xml:space="preserve"> = -1.</w:t>
        </w:r>
      </w:ins>
      <w:ins w:id="3909" w:author="Haiyang Liu" w:date="2026-05-21T01:19:00Z" w16du:dateUtc="2026-05-20T18:19:00Z">
        <w:r w:rsidR="005315DF">
          <w:rPr>
            <w:rFonts w:eastAsia="Times New Roman"/>
          </w:rPr>
          <w:t>522</w:t>
        </w:r>
      </w:ins>
      <w:ins w:id="3910" w:author="Haiyang Liu" w:date="2026-05-21T01:18:00Z" w16du:dateUtc="2026-05-20T18:18:00Z">
        <w:r w:rsidR="005315DF">
          <w:rPr>
            <w:rFonts w:eastAsia="Times New Roman"/>
          </w:rPr>
          <w:t xml:space="preserve"> and </w:t>
        </w:r>
        <w:r w:rsidR="005315DF" w:rsidRPr="00DF1D2B">
          <w:rPr>
            <w:rFonts w:eastAsia="Times New Roman"/>
            <w:i/>
            <w:iCs/>
          </w:rPr>
          <w:t>time</w:t>
        </w:r>
        <w:r w:rsidR="005315DF">
          <w:rPr>
            <w:rFonts w:eastAsia="Times New Roman"/>
          </w:rPr>
          <w:t xml:space="preserve"> = -.8</w:t>
        </w:r>
      </w:ins>
      <w:ins w:id="3911" w:author="Haiyang Liu" w:date="2026-05-21T01:19:00Z" w16du:dateUtc="2026-05-20T18:19:00Z">
        <w:r w:rsidR="005315DF">
          <w:rPr>
            <w:rFonts w:eastAsia="Times New Roman"/>
          </w:rPr>
          <w:t>46</w:t>
        </w:r>
      </w:ins>
      <w:ins w:id="3912" w:author="Haiyang Liu" w:date="2026-05-21T01:18:00Z" w16du:dateUtc="2026-05-20T18:18:00Z">
        <w:r w:rsidR="005315DF">
          <w:rPr>
            <w:rFonts w:eastAsia="Times New Roman"/>
          </w:rPr>
          <w:t xml:space="preserve">, the effect of error management culture </w:t>
        </w:r>
        <w:r w:rsidR="005315DF" w:rsidRPr="00FA0BD5">
          <w:rPr>
            <w:rFonts w:eastAsia="Times New Roman"/>
          </w:rPr>
          <w:t>is not statistically distinguishable from zero</w:t>
        </w:r>
        <w:r w:rsidR="005315DF">
          <w:rPr>
            <w:rFonts w:eastAsia="Times New Roman"/>
          </w:rPr>
          <w:t xml:space="preserve">. From </w:t>
        </w:r>
        <w:r w:rsidR="005315DF" w:rsidRPr="00DF1D2B">
          <w:rPr>
            <w:rFonts w:eastAsia="Times New Roman"/>
            <w:i/>
            <w:iCs/>
          </w:rPr>
          <w:t>time</w:t>
        </w:r>
        <w:r w:rsidR="005315DF">
          <w:rPr>
            <w:rFonts w:eastAsia="Times New Roman"/>
          </w:rPr>
          <w:t xml:space="preserve"> = -.8</w:t>
        </w:r>
      </w:ins>
      <w:ins w:id="3913" w:author="Haiyang Liu" w:date="2026-05-21T01:20:00Z" w16du:dateUtc="2026-05-20T18:20:00Z">
        <w:r w:rsidR="005315DF">
          <w:rPr>
            <w:rFonts w:eastAsia="Times New Roman"/>
          </w:rPr>
          <w:t>46</w:t>
        </w:r>
      </w:ins>
      <w:ins w:id="3914" w:author="Haiyang Liu" w:date="2026-05-21T01:18:00Z" w16du:dateUtc="2026-05-20T18:18:00Z">
        <w:r w:rsidR="005315DF">
          <w:rPr>
            <w:rFonts w:eastAsia="Times New Roman"/>
          </w:rPr>
          <w:t xml:space="preserve"> to </w:t>
        </w:r>
        <w:r w:rsidR="005315DF" w:rsidRPr="00DF1D2B">
          <w:rPr>
            <w:rFonts w:eastAsia="Times New Roman"/>
            <w:i/>
            <w:iCs/>
          </w:rPr>
          <w:t>time</w:t>
        </w:r>
        <w:r w:rsidR="005315DF">
          <w:rPr>
            <w:rFonts w:eastAsia="Times New Roman"/>
          </w:rPr>
          <w:t xml:space="preserve"> = 0, </w:t>
        </w:r>
        <w:r w:rsidR="005315DF" w:rsidRPr="00FA0BD5">
          <w:rPr>
            <w:rFonts w:eastAsia="Times New Roman"/>
          </w:rPr>
          <w:t xml:space="preserve">the </w:t>
        </w:r>
        <w:r w:rsidR="005315DF" w:rsidRPr="005E69E8">
          <w:rPr>
            <w:rFonts w:hint="eastAsia"/>
            <w:color w:val="000000"/>
          </w:rPr>
          <w:t>effect becomes significantly negative, and its magnitude increases</w:t>
        </w:r>
        <w:r w:rsidR="005315DF">
          <w:rPr>
            <w:rFonts w:eastAsia="Times New Roman"/>
          </w:rPr>
          <w:t xml:space="preserve"> over time.</w:t>
        </w:r>
      </w:ins>
      <w:ins w:id="3915" w:author="Haiyang Liu" w:date="2026-05-21T01:20:00Z" w16du:dateUtc="2026-05-20T18:20:00Z">
        <w:r w:rsidR="005315DF">
          <w:rPr>
            <w:rFonts w:eastAsia="Times New Roman"/>
          </w:rPr>
          <w:t xml:space="preserve"> However, when the external locus of control is higher (Figure 4a), from </w:t>
        </w:r>
        <w:r w:rsidR="005315DF" w:rsidRPr="005E69E8">
          <w:rPr>
            <w:rFonts w:eastAsia="Times New Roman"/>
            <w:i/>
            <w:iCs/>
          </w:rPr>
          <w:t>time</w:t>
        </w:r>
        <w:r w:rsidR="005315DF">
          <w:rPr>
            <w:rFonts w:eastAsia="Times New Roman"/>
          </w:rPr>
          <w:t xml:space="preserve"> = -3 to </w:t>
        </w:r>
        <w:r w:rsidR="005315DF" w:rsidRPr="00DF1D2B">
          <w:rPr>
            <w:rFonts w:eastAsia="Times New Roman"/>
            <w:i/>
            <w:iCs/>
          </w:rPr>
          <w:t>time</w:t>
        </w:r>
        <w:r w:rsidR="005315DF">
          <w:rPr>
            <w:rFonts w:eastAsia="Times New Roman"/>
          </w:rPr>
          <w:t xml:space="preserve"> = 0, the effect of error management culture </w:t>
        </w:r>
        <w:r w:rsidR="005315DF" w:rsidRPr="00FA0BD5">
          <w:rPr>
            <w:rFonts w:eastAsia="Times New Roman"/>
          </w:rPr>
          <w:t>is not statistically distinguishable from zero</w:t>
        </w:r>
        <w:r w:rsidR="005315DF">
          <w:rPr>
            <w:rFonts w:eastAsia="Times New Roman"/>
          </w:rPr>
          <w:t xml:space="preserve">. In other words, </w:t>
        </w:r>
      </w:ins>
      <w:ins w:id="3916" w:author="Haiyang Liu" w:date="2026-05-21T01:21:00Z" w16du:dateUtc="2026-05-20T18:21:00Z">
        <w:r w:rsidR="005315DF">
          <w:rPr>
            <w:rFonts w:eastAsia="Times New Roman"/>
          </w:rPr>
          <w:t>t</w:t>
        </w:r>
        <w:r w:rsidR="005315DF" w:rsidRPr="005315DF">
          <w:rPr>
            <w:rFonts w:eastAsia="Times New Roman"/>
          </w:rPr>
          <w:t>he beneficial effect of error management culture on error-reduction acceleration weakened as newcomers’ external locus of control increased.</w:t>
        </w:r>
        <w:r w:rsidR="005315DF">
          <w:rPr>
            <w:rFonts w:eastAsia="Times New Roman"/>
          </w:rPr>
          <w:t xml:space="preserve"> </w:t>
        </w:r>
      </w:ins>
      <w:ins w:id="3917" w:author="Haiyang Liu" w:date="2026-05-20T01:41:00Z" w16du:dateUtc="2026-05-19T18:41:00Z">
        <w:r>
          <w:rPr>
            <w:rFonts w:eastAsia="Times New Roman"/>
          </w:rPr>
          <w:t xml:space="preserve">Hypothesis 5 was </w:t>
        </w:r>
        <w:r>
          <w:rPr>
            <w:rFonts w:eastAsia="Times New Roman"/>
            <w:i/>
            <w:iCs/>
          </w:rPr>
          <w:t>not</w:t>
        </w:r>
        <w:r>
          <w:rPr>
            <w:rFonts w:eastAsia="Times New Roman"/>
          </w:rPr>
          <w:t xml:space="preserve"> supported. The interaction of team error aversion culture and newcomer external locus of control was not significant for the quadratic </w:t>
        </w:r>
      </w:ins>
      <w:ins w:id="3918" w:author="Haiyang Liu" w:date="2026-05-21T01:22:00Z" w16du:dateUtc="2026-05-20T18:22:00Z">
        <w:r w:rsidR="005315DF">
          <w:rPr>
            <w:rFonts w:eastAsia="Times New Roman"/>
          </w:rPr>
          <w:t>term</w:t>
        </w:r>
      </w:ins>
      <w:ins w:id="3919" w:author="Haiyang Liu" w:date="2026-05-20T01:41:00Z" w16du:dateUtc="2026-05-19T18:41:00Z">
        <w:r>
          <w:rPr>
            <w:rFonts w:eastAsia="Times New Roman"/>
          </w:rPr>
          <w:t xml:space="preserve"> (</w:t>
        </w:r>
        <w:r>
          <w:rPr>
            <w:rFonts w:eastAsia="Times New Roman"/>
            <w:i/>
            <w:iCs/>
          </w:rPr>
          <w:t>b</w:t>
        </w:r>
        <w:r>
          <w:rPr>
            <w:rFonts w:eastAsia="Times New Roman"/>
          </w:rPr>
          <w:t xml:space="preserve"> = –.021, </w:t>
        </w:r>
      </w:ins>
      <w:ins w:id="3920" w:author="Haiyang Liu" w:date="2026-05-21T01:22:00Z" w16du:dateUtc="2026-05-20T18:22:00Z">
        <w:r w:rsidR="005315DF">
          <w:rPr>
            <w:rFonts w:eastAsia="Times New Roman"/>
            <w:i/>
            <w:iCs/>
          </w:rPr>
          <w:t>SE</w:t>
        </w:r>
        <w:r w:rsidR="005315DF">
          <w:rPr>
            <w:rFonts w:eastAsia="Times New Roman"/>
          </w:rPr>
          <w:t xml:space="preserve"> = .02</w:t>
        </w:r>
      </w:ins>
      <w:ins w:id="3921" w:author="Haiyang Liu" w:date="2026-05-21T01:24:00Z" w16du:dateUtc="2026-05-20T18:24:00Z">
        <w:r w:rsidR="00F26169">
          <w:rPr>
            <w:rFonts w:eastAsia="Times New Roman"/>
          </w:rPr>
          <w:t>0</w:t>
        </w:r>
      </w:ins>
      <w:ins w:id="3922" w:author="Haiyang Liu" w:date="2026-05-21T01:22:00Z" w16du:dateUtc="2026-05-20T18:22:00Z">
        <w:r w:rsidR="005315DF">
          <w:rPr>
            <w:rFonts w:eastAsia="Times New Roman"/>
          </w:rPr>
          <w:t xml:space="preserve">, </w:t>
        </w:r>
        <w:r w:rsidR="005315DF">
          <w:rPr>
            <w:rFonts w:eastAsia="Times New Roman"/>
            <w:i/>
            <w:iCs/>
          </w:rPr>
          <w:t>p</w:t>
        </w:r>
        <w:r w:rsidR="005315DF">
          <w:rPr>
            <w:rFonts w:eastAsia="Times New Roman"/>
          </w:rPr>
          <w:t xml:space="preserve"> </w:t>
        </w:r>
      </w:ins>
      <w:ins w:id="3923" w:author="Haiyang Liu" w:date="2026-05-21T01:24:00Z" w16du:dateUtc="2026-05-20T18:24:00Z">
        <w:r w:rsidR="00F26169">
          <w:rPr>
            <w:rFonts w:eastAsia="Times New Roman"/>
          </w:rPr>
          <w:t>=</w:t>
        </w:r>
      </w:ins>
      <w:ins w:id="3924" w:author="Haiyang Liu" w:date="2026-05-21T01:22:00Z" w16du:dateUtc="2026-05-20T18:22:00Z">
        <w:r w:rsidR="005315DF">
          <w:rPr>
            <w:rFonts w:eastAsia="Times New Roman"/>
          </w:rPr>
          <w:t xml:space="preserve"> .</w:t>
        </w:r>
      </w:ins>
      <w:ins w:id="3925" w:author="Haiyang Liu" w:date="2026-05-21T01:24:00Z" w16du:dateUtc="2026-05-20T18:24:00Z">
        <w:r w:rsidR="00F26169">
          <w:rPr>
            <w:rFonts w:eastAsia="Times New Roman"/>
          </w:rPr>
          <w:t>295</w:t>
        </w:r>
      </w:ins>
      <w:ins w:id="3926" w:author="Haiyang Liu" w:date="2026-05-20T01:41:00Z" w16du:dateUtc="2026-05-19T18:41:00Z">
        <w:r>
          <w:rPr>
            <w:rFonts w:eastAsia="Times New Roman"/>
          </w:rPr>
          <w:t xml:space="preserve">). </w:t>
        </w:r>
      </w:ins>
      <w:ins w:id="3927" w:author="Haiyang Liu" w:date="2026-05-21T01:23:00Z" w16du:dateUtc="2026-05-20T18:23:00Z">
        <w:r w:rsidR="005315DF" w:rsidRPr="005315DF">
          <w:rPr>
            <w:rFonts w:eastAsia="Times New Roman"/>
          </w:rPr>
          <w:t>Thus, the effect of error aversion culture on error-reduction acceleration did not depend on newcomers’ locus-of-control orientation.</w:t>
        </w:r>
      </w:ins>
    </w:p>
    <w:p w14:paraId="1B5A372E" w14:textId="3FFA291F" w:rsidR="00610CD3" w:rsidRDefault="00610CD3" w:rsidP="00AB5C48">
      <w:pPr>
        <w:spacing w:line="480" w:lineRule="auto"/>
        <w:ind w:firstLine="720"/>
        <w:rPr>
          <w:ins w:id="3928" w:author="Haiyang Liu" w:date="2026-05-20T01:41:00Z" w16du:dateUtc="2026-05-19T18:41:00Z"/>
        </w:rPr>
      </w:pPr>
      <w:ins w:id="3929" w:author="Haiyang Liu" w:date="2026-05-20T01:41:00Z" w16du:dateUtc="2026-05-19T18:41:00Z">
        <w:r>
          <w:rPr>
            <w:rFonts w:eastAsia="Times New Roman"/>
            <w:b/>
            <w:bCs/>
            <w:i/>
            <w:iCs/>
          </w:rPr>
          <w:t>Conditional Indirect Effects on Overall Performance (</w:t>
        </w:r>
      </w:ins>
      <w:ins w:id="3930" w:author="Haiyang Liu" w:date="2026-05-21T01:24:00Z" w16du:dateUtc="2026-05-20T18:24:00Z">
        <w:r w:rsidR="0018395C">
          <w:rPr>
            <w:rFonts w:eastAsia="Times New Roman"/>
            <w:b/>
            <w:bCs/>
            <w:i/>
            <w:iCs/>
          </w:rPr>
          <w:t xml:space="preserve">Hypothesis </w:t>
        </w:r>
      </w:ins>
      <w:ins w:id="3931" w:author="Haiyang Liu" w:date="2026-05-20T01:41:00Z" w16du:dateUtc="2026-05-19T18:41:00Z">
        <w:r>
          <w:rPr>
            <w:rFonts w:eastAsia="Times New Roman"/>
            <w:b/>
            <w:bCs/>
            <w:i/>
            <w:iCs/>
          </w:rPr>
          <w:t>6–</w:t>
        </w:r>
      </w:ins>
      <w:ins w:id="3932" w:author="Haiyang Liu" w:date="2026-05-21T01:24:00Z" w16du:dateUtc="2026-05-20T18:24:00Z">
        <w:r w:rsidR="0018395C" w:rsidRPr="0018395C">
          <w:rPr>
            <w:rFonts w:eastAsia="Times New Roman"/>
            <w:b/>
            <w:bCs/>
            <w:i/>
            <w:iCs/>
          </w:rPr>
          <w:t xml:space="preserve"> </w:t>
        </w:r>
        <w:r w:rsidR="0018395C">
          <w:rPr>
            <w:rFonts w:eastAsia="Times New Roman"/>
            <w:b/>
            <w:bCs/>
            <w:i/>
            <w:iCs/>
          </w:rPr>
          <w:t xml:space="preserve">Hypothesis </w:t>
        </w:r>
      </w:ins>
      <w:ins w:id="3933" w:author="Haiyang Liu" w:date="2026-05-20T01:41:00Z" w16du:dateUtc="2026-05-19T18:41:00Z">
        <w:r>
          <w:rPr>
            <w:rFonts w:eastAsia="Times New Roman"/>
            <w:b/>
            <w:bCs/>
            <w:i/>
            <w:iCs/>
          </w:rPr>
          <w:t>7).</w:t>
        </w:r>
        <w:r>
          <w:rPr>
            <w:rFonts w:eastAsia="Times New Roman"/>
          </w:rPr>
          <w:t xml:space="preserve"> We tested Hypotheses 6 and 7 by computing the conditional indirect effects of the two team-culture variables on leader-rated overall performance through the </w:t>
        </w:r>
      </w:ins>
      <w:ins w:id="3934" w:author="Haiyang Liu" w:date="2026-05-21T01:25:00Z" w16du:dateUtc="2026-05-20T18:25:00Z">
        <w:r w:rsidR="001C0AA4">
          <w:rPr>
            <w:rFonts w:eastAsia="Times New Roman"/>
          </w:rPr>
          <w:t>quadratic</w:t>
        </w:r>
      </w:ins>
      <w:ins w:id="3935" w:author="Haiyang Liu" w:date="2026-05-20T01:41:00Z" w16du:dateUtc="2026-05-19T18:41:00Z">
        <w:r>
          <w:rPr>
            <w:rFonts w:eastAsia="Times New Roman"/>
          </w:rPr>
          <w:t xml:space="preserve"> </w:t>
        </w:r>
      </w:ins>
      <w:ins w:id="3936" w:author="Haiyang Liu" w:date="2026-05-21T01:25:00Z" w16du:dateUtc="2026-05-20T18:25:00Z">
        <w:r w:rsidR="003116AE">
          <w:rPr>
            <w:rFonts w:eastAsia="Times New Roman"/>
          </w:rPr>
          <w:t>term</w:t>
        </w:r>
      </w:ins>
      <w:ins w:id="3937" w:author="Haiyang Liu" w:date="2026-05-20T01:41:00Z" w16du:dateUtc="2026-05-19T18:41:00Z">
        <w:r>
          <w:rPr>
            <w:rFonts w:eastAsia="Times New Roman"/>
          </w:rPr>
          <w:t xml:space="preserve"> (</w:t>
        </w:r>
        <w:r w:rsidRPr="001C0AA4">
          <w:rPr>
            <w:rFonts w:eastAsia="Times New Roman"/>
            <w:i/>
            <w:iCs/>
            <w:rPrChange w:id="3938" w:author="Haiyang Liu" w:date="2026-05-21T01:25:00Z" w16du:dateUtc="2026-05-20T18:25:00Z">
              <w:rPr>
                <w:rFonts w:eastAsia="Times New Roman"/>
              </w:rPr>
            </w:rPrChange>
          </w:rPr>
          <w:t>q</w:t>
        </w:r>
        <w:r>
          <w:rPr>
            <w:rFonts w:eastAsia="Times New Roman"/>
          </w:rPr>
          <w:t>), at high</w:t>
        </w:r>
      </w:ins>
      <w:ins w:id="3939" w:author="Haiyang Liu" w:date="2026-05-21T01:26:00Z" w16du:dateUtc="2026-05-20T18:26:00Z">
        <w:r w:rsidR="003116AE">
          <w:rPr>
            <w:rFonts w:eastAsia="Times New Roman"/>
          </w:rPr>
          <w:t>er</w:t>
        </w:r>
      </w:ins>
      <w:ins w:id="3940" w:author="Haiyang Liu" w:date="2026-05-20T01:41:00Z" w16du:dateUtc="2026-05-19T18:41:00Z">
        <w:r>
          <w:rPr>
            <w:rFonts w:eastAsia="Times New Roman"/>
          </w:rPr>
          <w:t xml:space="preserve"> (</w:t>
        </w:r>
      </w:ins>
      <w:ins w:id="3941" w:author="Haiyang Liu" w:date="2026-05-21T01:26:00Z" w16du:dateUtc="2026-05-20T18:26:00Z">
        <w:r w:rsidR="003116AE" w:rsidRPr="003116AE">
          <w:rPr>
            <w:rFonts w:eastAsia="Times New Roman"/>
            <w:i/>
            <w:iCs/>
            <w:rPrChange w:id="3942" w:author="Haiyang Liu" w:date="2026-05-21T01:26:00Z" w16du:dateUtc="2026-05-20T18:26:00Z">
              <w:rPr>
                <w:rFonts w:eastAsia="Times New Roman"/>
              </w:rPr>
            </w:rPrChange>
          </w:rPr>
          <w:t>M</w:t>
        </w:r>
        <w:r w:rsidR="003116AE">
          <w:rPr>
            <w:rFonts w:eastAsia="Times New Roman"/>
          </w:rPr>
          <w:t xml:space="preserve"> </w:t>
        </w:r>
      </w:ins>
      <w:ins w:id="3943" w:author="Haiyang Liu" w:date="2026-05-20T01:41:00Z" w16du:dateUtc="2026-05-19T18:41:00Z">
        <w:r>
          <w:rPr>
            <w:rFonts w:eastAsia="Times New Roman"/>
          </w:rPr>
          <w:t xml:space="preserve">+1 </w:t>
        </w:r>
        <w:r>
          <w:rPr>
            <w:rFonts w:eastAsia="Times New Roman"/>
            <w:i/>
            <w:iCs/>
          </w:rPr>
          <w:t>SD</w:t>
        </w:r>
        <w:r>
          <w:rPr>
            <w:rFonts w:eastAsia="Times New Roman"/>
          </w:rPr>
          <w:t>) and low</w:t>
        </w:r>
      </w:ins>
      <w:ins w:id="3944" w:author="Haiyang Liu" w:date="2026-05-21T01:26:00Z" w16du:dateUtc="2026-05-20T18:26:00Z">
        <w:r w:rsidR="003116AE">
          <w:rPr>
            <w:rFonts w:eastAsia="Times New Roman"/>
          </w:rPr>
          <w:t>er</w:t>
        </w:r>
      </w:ins>
      <w:ins w:id="3945" w:author="Haiyang Liu" w:date="2026-05-20T01:41:00Z" w16du:dateUtc="2026-05-19T18:41:00Z">
        <w:r>
          <w:rPr>
            <w:rFonts w:eastAsia="Times New Roman"/>
          </w:rPr>
          <w:t xml:space="preserve"> (</w:t>
        </w:r>
      </w:ins>
      <w:ins w:id="3946" w:author="Haiyang Liu" w:date="2026-05-21T01:26:00Z" w16du:dateUtc="2026-05-20T18:26:00Z">
        <w:r w:rsidR="003116AE" w:rsidRPr="003116AE">
          <w:rPr>
            <w:rFonts w:eastAsia="Times New Roman"/>
            <w:i/>
            <w:iCs/>
            <w:rPrChange w:id="3947" w:author="Haiyang Liu" w:date="2026-05-21T01:26:00Z" w16du:dateUtc="2026-05-20T18:26:00Z">
              <w:rPr>
                <w:rFonts w:eastAsia="Times New Roman"/>
              </w:rPr>
            </w:rPrChange>
          </w:rPr>
          <w:t>M</w:t>
        </w:r>
        <w:r w:rsidR="003116AE">
          <w:rPr>
            <w:rFonts w:eastAsia="Times New Roman"/>
          </w:rPr>
          <w:t xml:space="preserve"> </w:t>
        </w:r>
      </w:ins>
      <w:ins w:id="3948" w:author="Haiyang Liu" w:date="2026-05-20T01:41:00Z" w16du:dateUtc="2026-05-19T18:41:00Z">
        <w:r>
          <w:rPr>
            <w:rFonts w:eastAsia="Times New Roman"/>
          </w:rPr>
          <w:t xml:space="preserve">–1 </w:t>
        </w:r>
        <w:r>
          <w:rPr>
            <w:rFonts w:eastAsia="Times New Roman"/>
            <w:i/>
            <w:iCs/>
          </w:rPr>
          <w:t>SD</w:t>
        </w:r>
        <w:r>
          <w:rPr>
            <w:rFonts w:eastAsia="Times New Roman"/>
          </w:rPr>
          <w:t xml:space="preserve">) values of newcomer external locus of control. Hypothesis 6 received </w:t>
        </w:r>
        <w:r>
          <w:rPr>
            <w:rFonts w:eastAsia="Times New Roman"/>
          </w:rPr>
          <w:lastRenderedPageBreak/>
          <w:t xml:space="preserve">support: the indirect effect of team error management culture on overall performance through the </w:t>
        </w:r>
      </w:ins>
      <w:ins w:id="3949" w:author="Haiyang Liu" w:date="2026-05-21T01:47:00Z" w16du:dateUtc="2026-05-20T18:47:00Z">
        <w:r w:rsidR="005E2DCE">
          <w:rPr>
            <w:rFonts w:eastAsia="Times New Roman"/>
          </w:rPr>
          <w:t>quad</w:t>
        </w:r>
      </w:ins>
      <w:ins w:id="3950" w:author="Haiyang Liu" w:date="2026-05-21T01:48:00Z" w16du:dateUtc="2026-05-20T18:48:00Z">
        <w:r w:rsidR="005E2DCE">
          <w:rPr>
            <w:rFonts w:eastAsia="Times New Roman"/>
          </w:rPr>
          <w:t>ratic term</w:t>
        </w:r>
      </w:ins>
      <w:ins w:id="3951" w:author="Haiyang Liu" w:date="2026-05-20T01:41:00Z" w16du:dateUtc="2026-05-19T18:41:00Z">
        <w:r>
          <w:rPr>
            <w:rFonts w:eastAsia="Times New Roman"/>
          </w:rPr>
          <w:t xml:space="preserve"> was significant when external locus of control was low</w:t>
        </w:r>
      </w:ins>
      <w:ins w:id="3952" w:author="Haiyang Liu" w:date="2026-05-21T01:48:00Z" w16du:dateUtc="2026-05-20T18:48:00Z">
        <w:r w:rsidR="005E2DCE">
          <w:rPr>
            <w:rFonts w:eastAsia="Times New Roman"/>
          </w:rPr>
          <w:t>er</w:t>
        </w:r>
      </w:ins>
      <w:ins w:id="3953" w:author="Haiyang Liu" w:date="2026-05-20T01:41:00Z" w16du:dateUtc="2026-05-19T18:41:00Z">
        <w:r>
          <w:rPr>
            <w:rFonts w:eastAsia="Times New Roman"/>
          </w:rPr>
          <w:t xml:space="preserve"> (</w:t>
        </w:r>
      </w:ins>
      <w:ins w:id="3954" w:author="Haiyang Liu" w:date="2026-05-21T01:48:00Z" w16du:dateUtc="2026-05-20T18:48:00Z">
        <w:r w:rsidR="005E2DCE" w:rsidRPr="005E2DCE">
          <w:rPr>
            <w:rFonts w:eastAsia="Times New Roman"/>
            <w:i/>
            <w:iCs/>
            <w:rPrChange w:id="3955" w:author="Haiyang Liu" w:date="2026-05-21T01:48:00Z" w16du:dateUtc="2026-05-20T18:48:00Z">
              <w:rPr>
                <w:rFonts w:eastAsia="Times New Roman"/>
              </w:rPr>
            </w:rPrChange>
          </w:rPr>
          <w:t>effect size</w:t>
        </w:r>
        <w:r w:rsidR="005E2DCE">
          <w:rPr>
            <w:rFonts w:eastAsia="Times New Roman"/>
          </w:rPr>
          <w:t xml:space="preserve"> = </w:t>
        </w:r>
      </w:ins>
      <w:ins w:id="3956" w:author="Haiyang Liu" w:date="2026-05-21T08:43:00Z" w16du:dateUtc="2026-05-21T01:43:00Z">
        <w:r w:rsidR="00B40ABB">
          <w:rPr>
            <w:rFonts w:eastAsia="Times New Roman"/>
          </w:rPr>
          <w:t>.861</w:t>
        </w:r>
      </w:ins>
      <w:ins w:id="3957" w:author="Haiyang Liu" w:date="2026-05-21T01:48:00Z" w16du:dateUtc="2026-05-20T18:48:00Z">
        <w:r w:rsidR="005E2DCE">
          <w:rPr>
            <w:rFonts w:eastAsia="Times New Roman"/>
          </w:rPr>
          <w:t>; 95</w:t>
        </w:r>
      </w:ins>
      <w:ins w:id="3958" w:author="Haiyang Liu" w:date="2026-05-21T08:43:00Z" w16du:dateUtc="2026-05-21T01:43:00Z">
        <w:r w:rsidR="00B40ABB">
          <w:rPr>
            <w:rFonts w:eastAsia="Times New Roman"/>
          </w:rPr>
          <w:t>%</w:t>
        </w:r>
      </w:ins>
      <w:ins w:id="3959" w:author="Haiyang Liu" w:date="2026-05-21T01:48:00Z" w16du:dateUtc="2026-05-20T18:48:00Z">
        <w:r w:rsidR="005E2DCE">
          <w:rPr>
            <w:rFonts w:eastAsia="Times New Roman"/>
          </w:rPr>
          <w:t xml:space="preserve"> confiden</w:t>
        </w:r>
      </w:ins>
      <w:ins w:id="3960" w:author="Haiyang Liu" w:date="2026-05-21T08:43:00Z" w16du:dateUtc="2026-05-21T01:43:00Z">
        <w:r w:rsidR="00B40ABB">
          <w:rPr>
            <w:rFonts w:eastAsia="Times New Roman"/>
          </w:rPr>
          <w:t>ce</w:t>
        </w:r>
      </w:ins>
      <w:ins w:id="3961" w:author="Haiyang Liu" w:date="2026-05-21T01:48:00Z" w16du:dateUtc="2026-05-20T18:48:00Z">
        <w:r w:rsidR="005E2DCE">
          <w:rPr>
            <w:rFonts w:eastAsia="Times New Roman"/>
          </w:rPr>
          <w:t xml:space="preserve"> interval = [</w:t>
        </w:r>
      </w:ins>
      <w:ins w:id="3962" w:author="Haiyang Liu" w:date="2026-05-21T08:45:00Z" w16du:dateUtc="2026-05-21T01:45:00Z">
        <w:r w:rsidR="00B40ABB">
          <w:rPr>
            <w:rFonts w:eastAsia="Times New Roman"/>
          </w:rPr>
          <w:t>.276, 2.076</w:t>
        </w:r>
      </w:ins>
      <w:ins w:id="3963" w:author="Haiyang Liu" w:date="2026-05-21T01:48:00Z" w16du:dateUtc="2026-05-20T18:48:00Z">
        <w:r w:rsidR="005E2DCE">
          <w:rPr>
            <w:rFonts w:eastAsia="Times New Roman"/>
          </w:rPr>
          <w:t>], excluding zero</w:t>
        </w:r>
      </w:ins>
      <w:ins w:id="3964" w:author="Haiyang Liu" w:date="2026-05-20T01:41:00Z" w16du:dateUtc="2026-05-19T18:41:00Z">
        <w:r>
          <w:rPr>
            <w:rFonts w:eastAsia="Times New Roman"/>
          </w:rPr>
          <w:t>) but not when it was high</w:t>
        </w:r>
      </w:ins>
      <w:ins w:id="3965" w:author="Haiyang Liu" w:date="2026-05-21T01:48:00Z" w16du:dateUtc="2026-05-20T18:48:00Z">
        <w:r w:rsidR="005E2DCE">
          <w:rPr>
            <w:rFonts w:eastAsia="Times New Roman"/>
          </w:rPr>
          <w:t xml:space="preserve">er </w:t>
        </w:r>
      </w:ins>
      <w:ins w:id="3966" w:author="Haiyang Liu" w:date="2026-05-21T01:49:00Z" w16du:dateUtc="2026-05-20T18:49:00Z">
        <w:r w:rsidR="005E2DCE">
          <w:rPr>
            <w:rFonts w:eastAsia="Times New Roman"/>
          </w:rPr>
          <w:t>(</w:t>
        </w:r>
      </w:ins>
      <w:ins w:id="3967" w:author="Haiyang Liu" w:date="2026-05-21T01:48:00Z" w16du:dateUtc="2026-05-20T18:48:00Z">
        <w:r w:rsidR="005E2DCE" w:rsidRPr="005E69E8">
          <w:rPr>
            <w:rFonts w:eastAsia="Times New Roman"/>
            <w:i/>
            <w:iCs/>
          </w:rPr>
          <w:t>effect size</w:t>
        </w:r>
        <w:r w:rsidR="005E2DCE">
          <w:rPr>
            <w:rFonts w:eastAsia="Times New Roman"/>
          </w:rPr>
          <w:t xml:space="preserve"> = </w:t>
        </w:r>
      </w:ins>
      <w:ins w:id="3968" w:author="Haiyang Liu" w:date="2026-05-21T08:43:00Z" w16du:dateUtc="2026-05-21T01:43:00Z">
        <w:r w:rsidR="00B40ABB">
          <w:rPr>
            <w:rFonts w:eastAsia="Times New Roman"/>
          </w:rPr>
          <w:t>.040</w:t>
        </w:r>
      </w:ins>
      <w:ins w:id="3969" w:author="Haiyang Liu" w:date="2026-05-21T01:48:00Z" w16du:dateUtc="2026-05-20T18:48:00Z">
        <w:r w:rsidR="005E2DCE">
          <w:rPr>
            <w:rFonts w:eastAsia="Times New Roman"/>
          </w:rPr>
          <w:t>; 95</w:t>
        </w:r>
      </w:ins>
      <w:ins w:id="3970" w:author="Haiyang Liu" w:date="2026-05-21T08:44:00Z" w16du:dateUtc="2026-05-21T01:44:00Z">
        <w:r w:rsidR="00B40ABB">
          <w:rPr>
            <w:rFonts w:eastAsia="Times New Roman"/>
          </w:rPr>
          <w:t>%</w:t>
        </w:r>
      </w:ins>
      <w:ins w:id="3971" w:author="Haiyang Liu" w:date="2026-05-21T01:48:00Z" w16du:dateUtc="2026-05-20T18:48:00Z">
        <w:r w:rsidR="005E2DCE">
          <w:rPr>
            <w:rFonts w:eastAsia="Times New Roman"/>
          </w:rPr>
          <w:t xml:space="preserve"> confident interval = [</w:t>
        </w:r>
      </w:ins>
      <w:ins w:id="3972" w:author="Haiyang Liu" w:date="2026-05-21T08:45:00Z" w16du:dateUtc="2026-05-21T01:45:00Z">
        <w:r w:rsidR="00B40ABB">
          <w:rPr>
            <w:rFonts w:eastAsia="Times New Roman"/>
          </w:rPr>
          <w:t>-.478, .574</w:t>
        </w:r>
      </w:ins>
      <w:ins w:id="3973" w:author="Haiyang Liu" w:date="2026-05-21T01:48:00Z" w16du:dateUtc="2026-05-20T18:48:00Z">
        <w:r w:rsidR="005E2DCE">
          <w:rPr>
            <w:rFonts w:eastAsia="Times New Roman"/>
          </w:rPr>
          <w:t xml:space="preserve">], </w:t>
        </w:r>
      </w:ins>
      <w:ins w:id="3974" w:author="Haiyang Liu" w:date="2026-05-21T08:45:00Z" w16du:dateUtc="2026-05-21T01:45:00Z">
        <w:r w:rsidR="00B40ABB">
          <w:rPr>
            <w:rFonts w:eastAsia="Times New Roman"/>
          </w:rPr>
          <w:t>including</w:t>
        </w:r>
      </w:ins>
      <w:ins w:id="3975" w:author="Haiyang Liu" w:date="2026-05-21T01:48:00Z" w16du:dateUtc="2026-05-20T18:48:00Z">
        <w:r w:rsidR="005E2DCE">
          <w:rPr>
            <w:rFonts w:eastAsia="Times New Roman"/>
          </w:rPr>
          <w:t xml:space="preserve"> zero)</w:t>
        </w:r>
      </w:ins>
      <w:ins w:id="3976" w:author="Haiyang Liu" w:date="2026-05-20T01:41:00Z" w16du:dateUtc="2026-05-19T18:41:00Z">
        <w:r>
          <w:rPr>
            <w:rFonts w:eastAsia="Times New Roman"/>
          </w:rPr>
          <w:t xml:space="preserve">. The index of moderated mediation was significant </w:t>
        </w:r>
      </w:ins>
      <w:ins w:id="3977" w:author="Haiyang Liu" w:date="2026-05-21T01:49:00Z" w16du:dateUtc="2026-05-20T18:49:00Z">
        <w:r w:rsidR="005E2DCE">
          <w:rPr>
            <w:rFonts w:eastAsia="Times New Roman"/>
          </w:rPr>
          <w:t>(</w:t>
        </w:r>
        <w:r w:rsidR="005E2DCE" w:rsidRPr="005E69E8">
          <w:rPr>
            <w:rFonts w:eastAsia="Times New Roman"/>
            <w:i/>
            <w:iCs/>
          </w:rPr>
          <w:t>effect size</w:t>
        </w:r>
        <w:r w:rsidR="005E2DCE">
          <w:rPr>
            <w:rFonts w:eastAsia="Times New Roman"/>
          </w:rPr>
          <w:t xml:space="preserve"> = </w:t>
        </w:r>
      </w:ins>
      <w:ins w:id="3978" w:author="Haiyang Liu" w:date="2026-05-21T08:44:00Z" w16du:dateUtc="2026-05-21T01:44:00Z">
        <w:r w:rsidR="00B40ABB">
          <w:rPr>
            <w:rFonts w:eastAsia="Times New Roman"/>
          </w:rPr>
          <w:t>-.820</w:t>
        </w:r>
      </w:ins>
      <w:ins w:id="3979" w:author="Haiyang Liu" w:date="2026-05-21T01:49:00Z" w16du:dateUtc="2026-05-20T18:49:00Z">
        <w:r w:rsidR="005E2DCE">
          <w:rPr>
            <w:rFonts w:eastAsia="Times New Roman"/>
          </w:rPr>
          <w:t>; 95</w:t>
        </w:r>
      </w:ins>
      <w:ins w:id="3980" w:author="Haiyang Liu" w:date="2026-05-21T08:44:00Z" w16du:dateUtc="2026-05-21T01:44:00Z">
        <w:r w:rsidR="00B40ABB">
          <w:rPr>
            <w:rFonts w:eastAsia="Times New Roman"/>
          </w:rPr>
          <w:t>%</w:t>
        </w:r>
      </w:ins>
      <w:ins w:id="3981" w:author="Haiyang Liu" w:date="2026-05-21T01:49:00Z" w16du:dateUtc="2026-05-20T18:49:00Z">
        <w:r w:rsidR="005E2DCE">
          <w:rPr>
            <w:rFonts w:eastAsia="Times New Roman"/>
          </w:rPr>
          <w:t xml:space="preserve"> confident interval = [</w:t>
        </w:r>
      </w:ins>
      <w:ins w:id="3982" w:author="Haiyang Liu" w:date="2026-05-21T08:46:00Z" w16du:dateUtc="2026-05-21T01:46:00Z">
        <w:r w:rsidR="00B40ABB">
          <w:rPr>
            <w:rFonts w:eastAsia="Times New Roman"/>
          </w:rPr>
          <w:t>-2.260, -.142</w:t>
        </w:r>
      </w:ins>
      <w:ins w:id="3983" w:author="Haiyang Liu" w:date="2026-05-21T01:49:00Z" w16du:dateUtc="2026-05-20T18:49:00Z">
        <w:r w:rsidR="005E2DCE">
          <w:rPr>
            <w:rFonts w:eastAsia="Times New Roman"/>
          </w:rPr>
          <w:t>], excluding zero)</w:t>
        </w:r>
      </w:ins>
      <w:ins w:id="3984" w:author="Haiyang Liu" w:date="2026-05-20T01:41:00Z" w16du:dateUtc="2026-05-19T18:41:00Z">
        <w:r>
          <w:rPr>
            <w:rFonts w:eastAsia="Times New Roman"/>
          </w:rPr>
          <w:t>.</w:t>
        </w:r>
      </w:ins>
      <w:ins w:id="3985" w:author="Haiyang Liu" w:date="2026-05-21T01:49:00Z" w16du:dateUtc="2026-05-20T18:49:00Z">
        <w:r w:rsidR="005E2DCE">
          <w:rPr>
            <w:rFonts w:eastAsia="Times New Roman"/>
          </w:rPr>
          <w:t xml:space="preserve"> </w:t>
        </w:r>
      </w:ins>
      <w:ins w:id="3986" w:author="Haiyang Liu" w:date="2026-05-20T01:41:00Z" w16du:dateUtc="2026-05-19T18:41:00Z">
        <w:r>
          <w:rPr>
            <w:rFonts w:eastAsia="Times New Roman"/>
          </w:rPr>
          <w:t xml:space="preserve">Hypothesis 7 was </w:t>
        </w:r>
        <w:r>
          <w:rPr>
            <w:rFonts w:eastAsia="Times New Roman"/>
            <w:i/>
            <w:iCs/>
          </w:rPr>
          <w:t>not</w:t>
        </w:r>
        <w:r>
          <w:rPr>
            <w:rFonts w:eastAsia="Times New Roman"/>
          </w:rPr>
          <w:t xml:space="preserve"> supported: because the interaction of team error aversion culture with external locus of control on the trajectory components was nonsignificant (see Hypothesis 5), the indices of moderated mediation for this pathway did not reach significance</w:t>
        </w:r>
      </w:ins>
      <w:ins w:id="3987" w:author="Haiyang Liu" w:date="2026-05-21T01:50:00Z" w16du:dateUtc="2026-05-20T18:50:00Z">
        <w:r w:rsidR="005E2DCE">
          <w:rPr>
            <w:rFonts w:eastAsia="Times New Roman"/>
          </w:rPr>
          <w:t xml:space="preserve"> (</w:t>
        </w:r>
        <w:r w:rsidR="005E2DCE" w:rsidRPr="005E69E8">
          <w:rPr>
            <w:rFonts w:eastAsia="Times New Roman"/>
            <w:i/>
            <w:iCs/>
          </w:rPr>
          <w:t>effect size</w:t>
        </w:r>
        <w:r w:rsidR="005E2DCE">
          <w:rPr>
            <w:rFonts w:eastAsia="Times New Roman"/>
          </w:rPr>
          <w:t xml:space="preserve"> = </w:t>
        </w:r>
      </w:ins>
      <w:ins w:id="3988" w:author="Haiyang Liu" w:date="2026-05-21T08:44:00Z" w16du:dateUtc="2026-05-21T01:44:00Z">
        <w:r w:rsidR="00B40ABB">
          <w:rPr>
            <w:rFonts w:eastAsia="Times New Roman"/>
          </w:rPr>
          <w:t>.243</w:t>
        </w:r>
      </w:ins>
      <w:ins w:id="3989" w:author="Haiyang Liu" w:date="2026-05-21T01:50:00Z" w16du:dateUtc="2026-05-20T18:50:00Z">
        <w:r w:rsidR="005E2DCE">
          <w:rPr>
            <w:rFonts w:eastAsia="Times New Roman"/>
          </w:rPr>
          <w:t>; 95</w:t>
        </w:r>
      </w:ins>
      <w:ins w:id="3990" w:author="Haiyang Liu" w:date="2026-05-21T08:44:00Z" w16du:dateUtc="2026-05-21T01:44:00Z">
        <w:r w:rsidR="00B40ABB">
          <w:rPr>
            <w:rFonts w:eastAsia="Times New Roman"/>
          </w:rPr>
          <w:t>%</w:t>
        </w:r>
      </w:ins>
      <w:ins w:id="3991" w:author="Haiyang Liu" w:date="2026-05-21T01:50:00Z" w16du:dateUtc="2026-05-20T18:50:00Z">
        <w:r w:rsidR="005E2DCE">
          <w:rPr>
            <w:rFonts w:eastAsia="Times New Roman"/>
          </w:rPr>
          <w:t xml:space="preserve"> confident interval = [</w:t>
        </w:r>
      </w:ins>
      <w:ins w:id="3992" w:author="Haiyang Liu" w:date="2026-05-21T08:46:00Z" w16du:dateUtc="2026-05-21T01:46:00Z">
        <w:r w:rsidR="00B40ABB">
          <w:rPr>
            <w:rFonts w:eastAsia="Times New Roman"/>
          </w:rPr>
          <w:t>-.359, .868</w:t>
        </w:r>
      </w:ins>
      <w:ins w:id="3993" w:author="Haiyang Liu" w:date="2026-05-21T01:50:00Z" w16du:dateUtc="2026-05-20T18:50:00Z">
        <w:r w:rsidR="005E2DCE">
          <w:rPr>
            <w:rFonts w:eastAsia="Times New Roman"/>
          </w:rPr>
          <w:t xml:space="preserve">], </w:t>
        </w:r>
      </w:ins>
      <w:ins w:id="3994" w:author="Haiyang Liu" w:date="2026-05-21T08:46:00Z" w16du:dateUtc="2026-05-21T01:46:00Z">
        <w:r w:rsidR="00B40ABB">
          <w:rPr>
            <w:rFonts w:eastAsia="Times New Roman"/>
          </w:rPr>
          <w:t>including</w:t>
        </w:r>
      </w:ins>
      <w:ins w:id="3995" w:author="Haiyang Liu" w:date="2026-05-21T01:50:00Z" w16du:dateUtc="2026-05-20T18:50:00Z">
        <w:r w:rsidR="005E2DCE">
          <w:rPr>
            <w:rFonts w:eastAsia="Times New Roman"/>
          </w:rPr>
          <w:t xml:space="preserve"> zero)</w:t>
        </w:r>
      </w:ins>
      <w:ins w:id="3996" w:author="Haiyang Liu" w:date="2026-05-20T01:41:00Z" w16du:dateUtc="2026-05-19T18:41:00Z">
        <w:r>
          <w:rPr>
            <w:rFonts w:eastAsia="Times New Roman"/>
          </w:rPr>
          <w:t>.</w:t>
        </w:r>
      </w:ins>
    </w:p>
    <w:p w14:paraId="6F03A16C" w14:textId="77777777" w:rsidR="00610CD3" w:rsidRDefault="00610CD3">
      <w:pPr>
        <w:spacing w:line="480" w:lineRule="auto"/>
        <w:rPr>
          <w:ins w:id="3997" w:author="Haiyang Liu" w:date="2026-05-20T01:41:00Z" w16du:dateUtc="2026-05-19T18:41:00Z"/>
        </w:rPr>
        <w:pPrChange w:id="3998" w:author="Hong Deng" w:date="2026-06-06T17:03:00Z" w16du:dateUtc="2026-06-06T09:03:00Z">
          <w:pPr>
            <w:spacing w:before="240" w:line="480" w:lineRule="auto"/>
          </w:pPr>
        </w:pPrChange>
      </w:pPr>
      <w:ins w:id="3999" w:author="Haiyang Liu" w:date="2026-05-20T01:41:00Z" w16du:dateUtc="2026-05-19T18:41:00Z">
        <w:r>
          <w:rPr>
            <w:rFonts w:eastAsia="Times New Roman"/>
            <w:b/>
            <w:bCs/>
            <w:i/>
            <w:iCs/>
          </w:rPr>
          <w:t>Supplementary Analyses</w:t>
        </w:r>
      </w:ins>
    </w:p>
    <w:p w14:paraId="79549189" w14:textId="619F9E1B" w:rsidR="00610CD3" w:rsidRDefault="00610CD3" w:rsidP="00AB5C48">
      <w:pPr>
        <w:spacing w:line="480" w:lineRule="auto"/>
        <w:ind w:firstLine="720"/>
        <w:rPr>
          <w:ins w:id="4000" w:author="Haiyang Liu" w:date="2026-05-20T01:41:00Z" w16du:dateUtc="2026-05-19T18:41:00Z"/>
        </w:rPr>
      </w:pPr>
      <w:ins w:id="4001" w:author="Haiyang Liu" w:date="2026-05-20T01:41:00Z" w16du:dateUtc="2026-05-19T18:41:00Z">
        <w:r>
          <w:rPr>
            <w:rFonts w:eastAsia="Times New Roman"/>
          </w:rPr>
          <w:t xml:space="preserve">To </w:t>
        </w:r>
      </w:ins>
      <w:ins w:id="4002" w:author="Haiyang Liu" w:date="2026-05-21T08:48:00Z" w16du:dateUtc="2026-05-21T01:48:00Z">
        <w:r w:rsidR="000F5D3C">
          <w:rPr>
            <w:rFonts w:eastAsia="Times New Roman"/>
          </w:rPr>
          <w:t>rule out</w:t>
        </w:r>
      </w:ins>
      <w:ins w:id="4003" w:author="Haiyang Liu" w:date="2026-05-20T01:41:00Z" w16du:dateUtc="2026-05-19T18:41:00Z">
        <w:r>
          <w:rPr>
            <w:rFonts w:eastAsia="Times New Roman"/>
          </w:rPr>
          <w:t xml:space="preserve"> alternative individual-difference and leader-side explanations, we re-estimated the main and moderated models</w:t>
        </w:r>
      </w:ins>
      <w:ins w:id="4004" w:author="Haiyang Liu" w:date="2026-05-21T08:48:00Z" w16du:dateUtc="2026-05-21T01:48:00Z">
        <w:r w:rsidR="000F5D3C">
          <w:rPr>
            <w:rFonts w:eastAsia="Times New Roman"/>
          </w:rPr>
          <w:t>,</w:t>
        </w:r>
      </w:ins>
      <w:ins w:id="4005" w:author="Haiyang Liu" w:date="2026-05-20T01:41:00Z" w16du:dateUtc="2026-05-19T18:41:00Z">
        <w:r>
          <w:rPr>
            <w:rFonts w:eastAsia="Times New Roman"/>
          </w:rPr>
          <w:t xml:space="preserve"> </w:t>
        </w:r>
      </w:ins>
      <w:ins w:id="4006" w:author="Haiyang Liu" w:date="2026-05-21T08:54:00Z" w16du:dateUtc="2026-05-21T01:54:00Z">
        <w:r w:rsidR="00E95D31">
          <w:rPr>
            <w:rFonts w:eastAsia="Times New Roman"/>
          </w:rPr>
          <w:t>adding</w:t>
        </w:r>
      </w:ins>
      <w:ins w:id="4007" w:author="Haiyang Liu" w:date="2026-05-20T01:41:00Z" w16du:dateUtc="2026-05-19T18:41:00Z">
        <w:r>
          <w:rPr>
            <w:rFonts w:eastAsia="Times New Roman"/>
          </w:rPr>
          <w:t xml:space="preserve"> an expanded set of seven additional controls</w:t>
        </w:r>
      </w:ins>
      <w:ins w:id="4008" w:author="Haiyang Liu" w:date="2026-05-21T12:44:00Z" w16du:dateUtc="2026-05-21T05:44:00Z">
        <w:r w:rsidR="00E8577B">
          <w:rPr>
            <w:rStyle w:val="FootnoteReference"/>
            <w:rFonts w:eastAsia="Times New Roman"/>
          </w:rPr>
          <w:footnoteReference w:id="10"/>
        </w:r>
      </w:ins>
      <w:ins w:id="4041" w:author="Haiyang Liu" w:date="2026-05-20T01:41:00Z" w16du:dateUtc="2026-05-19T18:41:00Z">
        <w:r>
          <w:rPr>
            <w:rFonts w:eastAsia="Times New Roman"/>
          </w:rPr>
          <w:t xml:space="preserve">: newcomer risk </w:t>
        </w:r>
      </w:ins>
      <w:ins w:id="4042" w:author="Haiyang Liu" w:date="2026-05-21T12:25:00Z" w16du:dateUtc="2026-05-21T05:25:00Z">
        <w:r w:rsidR="00FB0A78">
          <w:rPr>
            <w:rFonts w:eastAsia="Times New Roman"/>
          </w:rPr>
          <w:t>propensity</w:t>
        </w:r>
      </w:ins>
      <w:ins w:id="4043" w:author="Haiyang Liu" w:date="2026-05-21T08:48:00Z" w16du:dateUtc="2026-05-21T01:48:00Z">
        <w:r w:rsidR="000F5D3C">
          <w:rPr>
            <w:rFonts w:eastAsia="Times New Roman"/>
          </w:rPr>
          <w:t xml:space="preserve"> (</w:t>
        </w:r>
      </w:ins>
      <w:ins w:id="4044" w:author="Haiyang Liu" w:date="2026-05-21T08:50:00Z" w16du:dateUtc="2026-05-21T01:50:00Z">
        <w:r w:rsidR="000F5D3C">
          <w:rPr>
            <w:rFonts w:eastAsia="Times New Roman"/>
          </w:rPr>
          <w:t>reported</w:t>
        </w:r>
      </w:ins>
      <w:ins w:id="4045" w:author="Haiyang Liu" w:date="2026-05-21T08:49:00Z" w16du:dateUtc="2026-05-21T01:49:00Z">
        <w:r w:rsidR="000F5D3C">
          <w:rPr>
            <w:rFonts w:eastAsia="Times New Roman"/>
          </w:rPr>
          <w:t xml:space="preserve"> at </w:t>
        </w:r>
      </w:ins>
      <w:ins w:id="4046" w:author="Haiyang Liu" w:date="2026-05-21T08:55:00Z" w16du:dateUtc="2026-05-21T01:55:00Z">
        <w:r w:rsidR="00933C5F">
          <w:rPr>
            <w:rFonts w:eastAsia="Times New Roman"/>
          </w:rPr>
          <w:t>Wave</w:t>
        </w:r>
      </w:ins>
      <w:ins w:id="4047" w:author="Haiyang Liu" w:date="2026-05-21T08:49:00Z" w16du:dateUtc="2026-05-21T01:49:00Z">
        <w:r w:rsidR="000F5D3C">
          <w:rPr>
            <w:rFonts w:eastAsia="Times New Roman"/>
          </w:rPr>
          <w:t xml:space="preserve"> 1 by newcomers</w:t>
        </w:r>
      </w:ins>
      <w:ins w:id="4048" w:author="Haiyang Liu" w:date="2026-05-21T08:50:00Z" w16du:dateUtc="2026-05-21T01:50:00Z">
        <w:r w:rsidR="000F5D3C">
          <w:rPr>
            <w:rFonts w:eastAsia="Times New Roman"/>
          </w:rPr>
          <w:t xml:space="preserve"> using Sitkin and Weingart’s (1995) scale</w:t>
        </w:r>
      </w:ins>
      <w:ins w:id="4049" w:author="Haiyang Liu" w:date="2026-05-21T08:49:00Z" w16du:dateUtc="2026-05-21T01:49:00Z">
        <w:r w:rsidR="000F5D3C">
          <w:rPr>
            <w:rFonts w:eastAsia="Times New Roman"/>
          </w:rPr>
          <w:t>; one sam</w:t>
        </w:r>
      </w:ins>
      <w:ins w:id="4050" w:author="Haiyang Liu" w:date="2026-05-21T08:50:00Z" w16du:dateUtc="2026-05-21T01:50:00Z">
        <w:r w:rsidR="000F5D3C">
          <w:rPr>
            <w:rFonts w:eastAsia="Times New Roman"/>
          </w:rPr>
          <w:t>ple item is “</w:t>
        </w:r>
        <w:r w:rsidR="000F5D3C" w:rsidRPr="000F5D3C">
          <w:rPr>
            <w:rFonts w:eastAsia="Times New Roman"/>
          </w:rPr>
          <w:t>I tend to initiate actions that have the potential to backfire</w:t>
        </w:r>
        <w:r w:rsidR="000F5D3C">
          <w:rPr>
            <w:rFonts w:eastAsia="Times New Roman"/>
          </w:rPr>
          <w:t>”</w:t>
        </w:r>
      </w:ins>
      <w:ins w:id="4051" w:author="Haiyang Liu" w:date="2026-05-21T08:51:00Z" w16du:dateUtc="2026-05-21T01:51:00Z">
        <w:r w:rsidR="000F5D3C">
          <w:rPr>
            <w:rFonts w:eastAsia="Times New Roman"/>
          </w:rPr>
          <w:t xml:space="preserve">; </w:t>
        </w:r>
      </w:ins>
      <w:ins w:id="4052" w:author="Haiyang Liu" w:date="2026-05-21T08:50:00Z" w16du:dateUtc="2026-05-21T01:50:00Z">
        <w:r w:rsidR="000F5D3C">
          <w:rPr>
            <w:rFonts w:eastAsia="DengXian"/>
            <w:kern w:val="2"/>
          </w:rPr>
          <w:t xml:space="preserve">1 = </w:t>
        </w:r>
        <w:r w:rsidR="000F5D3C">
          <w:rPr>
            <w:rFonts w:eastAsia="DengXian"/>
            <w:i/>
            <w:kern w:val="2"/>
          </w:rPr>
          <w:t>strongly disagree</w:t>
        </w:r>
        <w:r w:rsidR="000F5D3C">
          <w:rPr>
            <w:rFonts w:eastAsia="DengXian"/>
            <w:kern w:val="2"/>
          </w:rPr>
          <w:t xml:space="preserve">, 7 = </w:t>
        </w:r>
        <w:r w:rsidR="000F5D3C">
          <w:rPr>
            <w:rFonts w:eastAsia="DengXian"/>
            <w:i/>
            <w:kern w:val="2"/>
          </w:rPr>
          <w:t>strongly agree</w:t>
        </w:r>
        <w:r w:rsidR="000F5D3C">
          <w:rPr>
            <w:rFonts w:eastAsia="Times New Roman"/>
          </w:rPr>
          <w:t xml:space="preserve">; </w:t>
        </w:r>
        <w:r w:rsidR="000F5D3C" w:rsidRPr="005E69E8">
          <w:rPr>
            <w:rFonts w:eastAsia="Times New Roman"/>
            <w:i/>
            <w:iCs/>
          </w:rPr>
          <w:t>α</w:t>
        </w:r>
        <w:r w:rsidR="000F5D3C">
          <w:rPr>
            <w:rFonts w:eastAsia="Times New Roman"/>
          </w:rPr>
          <w:t xml:space="preserve"> =</w:t>
        </w:r>
      </w:ins>
      <w:ins w:id="4053" w:author="Haiyang Liu" w:date="2026-05-21T08:51:00Z" w16du:dateUtc="2026-05-21T01:51:00Z">
        <w:r w:rsidR="000F5D3C">
          <w:rPr>
            <w:rFonts w:eastAsia="Times New Roman"/>
          </w:rPr>
          <w:t xml:space="preserve"> .907)</w:t>
        </w:r>
      </w:ins>
      <w:ins w:id="4054" w:author="Haiyang Liu" w:date="2026-05-20T01:41:00Z" w16du:dateUtc="2026-05-19T18:41:00Z">
        <w:r>
          <w:rPr>
            <w:rFonts w:eastAsia="Times New Roman"/>
          </w:rPr>
          <w:t>, newcomer general self-efficacy</w:t>
        </w:r>
      </w:ins>
      <w:ins w:id="4055" w:author="Haiyang Liu" w:date="2026-05-21T08:51:00Z" w16du:dateUtc="2026-05-21T01:51:00Z">
        <w:r w:rsidR="00284174">
          <w:rPr>
            <w:rFonts w:eastAsia="Times New Roman"/>
          </w:rPr>
          <w:t xml:space="preserve"> (</w:t>
        </w:r>
      </w:ins>
      <w:ins w:id="4056" w:author="Haiyang Liu" w:date="2026-05-21T08:52:00Z" w16du:dateUtc="2026-05-21T01:52:00Z">
        <w:r w:rsidR="00284174">
          <w:rPr>
            <w:rFonts w:eastAsia="Times New Roman"/>
          </w:rPr>
          <w:t xml:space="preserve">reported at </w:t>
        </w:r>
      </w:ins>
      <w:ins w:id="4057" w:author="Haiyang Liu" w:date="2026-05-21T08:55:00Z" w16du:dateUtc="2026-05-21T01:55:00Z">
        <w:r w:rsidR="00933C5F">
          <w:rPr>
            <w:rFonts w:eastAsia="Times New Roman"/>
          </w:rPr>
          <w:t xml:space="preserve">Wave </w:t>
        </w:r>
      </w:ins>
      <w:ins w:id="4058" w:author="Haiyang Liu" w:date="2026-05-21T08:52:00Z" w16du:dateUtc="2026-05-21T01:52:00Z">
        <w:r w:rsidR="00284174">
          <w:rPr>
            <w:rFonts w:eastAsia="Times New Roman"/>
          </w:rPr>
          <w:t>1 by newcomers using Chen, Gully, and Eden’s (2001) scale; one sample item is “</w:t>
        </w:r>
        <w:r w:rsidR="00284174" w:rsidRPr="00116E8C">
          <w:rPr>
            <w:rFonts w:eastAsia="SimSun"/>
            <w:bCs/>
            <w:lang w:eastAsia="en-US"/>
          </w:rPr>
          <w:t>I am confident that I can perform effectively on many different tasks</w:t>
        </w:r>
        <w:r w:rsidR="00284174">
          <w:rPr>
            <w:rFonts w:eastAsia="Times New Roman"/>
          </w:rPr>
          <w:t xml:space="preserve">”; </w:t>
        </w:r>
        <w:r w:rsidR="00284174">
          <w:rPr>
            <w:rFonts w:eastAsia="DengXian"/>
            <w:kern w:val="2"/>
          </w:rPr>
          <w:t xml:space="preserve">1 = </w:t>
        </w:r>
        <w:r w:rsidR="00284174">
          <w:rPr>
            <w:rFonts w:eastAsia="DengXian"/>
            <w:i/>
            <w:kern w:val="2"/>
          </w:rPr>
          <w:t>strongly disagree</w:t>
        </w:r>
        <w:r w:rsidR="00284174">
          <w:rPr>
            <w:rFonts w:eastAsia="DengXian"/>
            <w:kern w:val="2"/>
          </w:rPr>
          <w:t xml:space="preserve">, 7 = </w:t>
        </w:r>
        <w:r w:rsidR="00284174">
          <w:rPr>
            <w:rFonts w:eastAsia="DengXian"/>
            <w:i/>
            <w:kern w:val="2"/>
          </w:rPr>
          <w:t>strongly agree</w:t>
        </w:r>
        <w:r w:rsidR="00284174">
          <w:rPr>
            <w:rFonts w:eastAsia="Times New Roman"/>
          </w:rPr>
          <w:t xml:space="preserve">; </w:t>
        </w:r>
        <w:r w:rsidR="00284174" w:rsidRPr="005E69E8">
          <w:rPr>
            <w:rFonts w:eastAsia="Times New Roman"/>
            <w:i/>
            <w:iCs/>
          </w:rPr>
          <w:t>α</w:t>
        </w:r>
        <w:r w:rsidR="00284174">
          <w:rPr>
            <w:rFonts w:eastAsia="Times New Roman"/>
          </w:rPr>
          <w:t xml:space="preserve"> = .</w:t>
        </w:r>
      </w:ins>
      <w:ins w:id="4059" w:author="Haiyang Liu" w:date="2026-05-21T08:53:00Z" w16du:dateUtc="2026-05-21T01:53:00Z">
        <w:r w:rsidR="00284174">
          <w:rPr>
            <w:rFonts w:eastAsia="Times New Roman"/>
          </w:rPr>
          <w:t>887</w:t>
        </w:r>
      </w:ins>
      <w:ins w:id="4060" w:author="Haiyang Liu" w:date="2026-05-21T08:51:00Z" w16du:dateUtc="2026-05-21T01:51:00Z">
        <w:r w:rsidR="00284174">
          <w:rPr>
            <w:rFonts w:eastAsia="Times New Roman"/>
          </w:rPr>
          <w:t>)</w:t>
        </w:r>
      </w:ins>
      <w:ins w:id="4061" w:author="Haiyang Liu" w:date="2026-05-20T01:41:00Z" w16du:dateUtc="2026-05-19T18:41:00Z">
        <w:r>
          <w:rPr>
            <w:rFonts w:eastAsia="Times New Roman"/>
          </w:rPr>
          <w:t>, leader feedback specificity</w:t>
        </w:r>
      </w:ins>
      <w:ins w:id="4062" w:author="Haiyang Liu" w:date="2026-05-21T08:55:00Z" w16du:dateUtc="2026-05-21T01:55:00Z">
        <w:r w:rsidR="00933C5F">
          <w:rPr>
            <w:rFonts w:eastAsia="Times New Roman"/>
          </w:rPr>
          <w:t xml:space="preserve"> (</w:t>
        </w:r>
      </w:ins>
      <w:ins w:id="4063" w:author="Haiyang Liu" w:date="2026-05-21T09:06:00Z" w16du:dateUtc="2026-05-21T02:06:00Z">
        <w:r w:rsidR="004C597A">
          <w:rPr>
            <w:rFonts w:eastAsia="Times New Roman"/>
          </w:rPr>
          <w:t>reported at Wave 0 by same team members using Goodman, Wood, and Hendrickx’s (2001) two-item scale; one sample item is “</w:t>
        </w:r>
        <w:r w:rsidR="004C597A">
          <w:rPr>
            <w:rFonts w:eastAsia="SimSun"/>
            <w:bCs/>
            <w:lang w:eastAsia="en-US"/>
          </w:rPr>
          <w:t>We</w:t>
        </w:r>
        <w:r w:rsidR="004C597A" w:rsidRPr="00933C5F">
          <w:rPr>
            <w:rFonts w:eastAsia="SimSun"/>
            <w:bCs/>
            <w:lang w:eastAsia="en-US"/>
          </w:rPr>
          <w:t xml:space="preserve"> received detailed feedback about my performance</w:t>
        </w:r>
        <w:r w:rsidR="004C597A">
          <w:rPr>
            <w:rFonts w:eastAsia="Times New Roman"/>
          </w:rPr>
          <w:t xml:space="preserve">”; </w:t>
        </w:r>
        <w:r w:rsidR="004C597A">
          <w:rPr>
            <w:rFonts w:eastAsia="DengXian"/>
            <w:kern w:val="2"/>
          </w:rPr>
          <w:t xml:space="preserve">1 = </w:t>
        </w:r>
        <w:r w:rsidR="004C597A">
          <w:rPr>
            <w:rFonts w:eastAsia="DengXian"/>
            <w:i/>
            <w:kern w:val="2"/>
          </w:rPr>
          <w:t>strongly disagree</w:t>
        </w:r>
        <w:r w:rsidR="004C597A">
          <w:rPr>
            <w:rFonts w:eastAsia="DengXian"/>
            <w:kern w:val="2"/>
          </w:rPr>
          <w:t xml:space="preserve">, 7 = </w:t>
        </w:r>
        <w:r w:rsidR="004C597A">
          <w:rPr>
            <w:rFonts w:eastAsia="DengXian"/>
            <w:i/>
            <w:kern w:val="2"/>
          </w:rPr>
          <w:t xml:space="preserve">strongly </w:t>
        </w:r>
        <w:r w:rsidR="004C597A">
          <w:rPr>
            <w:rFonts w:eastAsia="DengXian"/>
            <w:i/>
            <w:kern w:val="2"/>
          </w:rPr>
          <w:lastRenderedPageBreak/>
          <w:t>agree</w:t>
        </w:r>
        <w:r w:rsidR="004C597A">
          <w:rPr>
            <w:rFonts w:eastAsia="Times New Roman"/>
          </w:rPr>
          <w:t xml:space="preserve">; </w:t>
        </w:r>
        <w:r w:rsidR="004C597A">
          <w:rPr>
            <w:rFonts w:eastAsia="Times New Roman"/>
            <w:i/>
            <w:iCs/>
          </w:rPr>
          <w:t xml:space="preserve">r = </w:t>
        </w:r>
        <w:r w:rsidR="004C597A" w:rsidRPr="005E69E8">
          <w:rPr>
            <w:rFonts w:eastAsia="Times New Roman"/>
          </w:rPr>
          <w:t>.670</w:t>
        </w:r>
        <w:r w:rsidR="004C597A">
          <w:rPr>
            <w:rFonts w:eastAsia="Times New Roman"/>
          </w:rPr>
          <w:t xml:space="preserve">, </w:t>
        </w:r>
        <w:r w:rsidR="004C597A" w:rsidRPr="005E69E8">
          <w:rPr>
            <w:rFonts w:eastAsia="Times New Roman"/>
            <w:i/>
            <w:iCs/>
          </w:rPr>
          <w:t>p</w:t>
        </w:r>
        <w:r w:rsidR="004C597A">
          <w:rPr>
            <w:rFonts w:eastAsia="Times New Roman"/>
          </w:rPr>
          <w:t xml:space="preserve"> &lt; .001</w:t>
        </w:r>
      </w:ins>
      <w:ins w:id="4064" w:author="Haiyang Liu" w:date="2026-05-21T08:55:00Z" w16du:dateUtc="2026-05-21T01:55:00Z">
        <w:r w:rsidR="00933C5F">
          <w:rPr>
            <w:rFonts w:eastAsia="Times New Roman"/>
          </w:rPr>
          <w:t>)</w:t>
        </w:r>
      </w:ins>
      <w:ins w:id="4065" w:author="Haiyang Liu" w:date="2026-05-21T08:59:00Z" w16du:dateUtc="2026-05-21T01:59:00Z">
        <w:r w:rsidR="00187FE9">
          <w:rPr>
            <w:rStyle w:val="FootnoteReference"/>
            <w:rFonts w:eastAsia="Times New Roman"/>
          </w:rPr>
          <w:footnoteReference w:id="11"/>
        </w:r>
      </w:ins>
      <w:ins w:id="4080" w:author="Haiyang Liu" w:date="2026-05-20T01:41:00Z" w16du:dateUtc="2026-05-19T18:41:00Z">
        <w:r>
          <w:rPr>
            <w:rFonts w:eastAsia="Times New Roman"/>
          </w:rPr>
          <w:t>, leader–team interaction frequency</w:t>
        </w:r>
      </w:ins>
      <w:ins w:id="4081" w:author="Haiyang Liu" w:date="2026-05-21T09:05:00Z" w16du:dateUtc="2026-05-21T02:05:00Z">
        <w:r w:rsidR="004C597A">
          <w:rPr>
            <w:rFonts w:eastAsia="Times New Roman"/>
          </w:rPr>
          <w:t xml:space="preserve"> (</w:t>
        </w:r>
      </w:ins>
      <w:ins w:id="4082" w:author="Haiyang Liu" w:date="2026-05-21T09:06:00Z" w16du:dateUtc="2026-05-21T02:06:00Z">
        <w:r w:rsidR="004C597A">
          <w:rPr>
            <w:rFonts w:eastAsia="Times New Roman"/>
          </w:rPr>
          <w:t>reported at Wave 0 by same team members using one item “</w:t>
        </w:r>
        <w:r w:rsidR="004C597A" w:rsidRPr="004C597A">
          <w:rPr>
            <w:rFonts w:eastAsia="SimSun"/>
            <w:bCs/>
            <w:lang w:eastAsia="en-US"/>
          </w:rPr>
          <w:t>How frequently do you interact with your leader?</w:t>
        </w:r>
        <w:r w:rsidR="004C597A">
          <w:rPr>
            <w:rFonts w:eastAsia="Times New Roman"/>
          </w:rPr>
          <w:t xml:space="preserve">”; 1 = </w:t>
        </w:r>
        <w:r w:rsidR="004C597A" w:rsidRPr="005E69E8">
          <w:rPr>
            <w:rFonts w:eastAsia="Times New Roman"/>
            <w:i/>
            <w:iCs/>
          </w:rPr>
          <w:t>never</w:t>
        </w:r>
        <w:r w:rsidR="004C597A">
          <w:rPr>
            <w:rFonts w:eastAsia="Times New Roman"/>
          </w:rPr>
          <w:t xml:space="preserve">, 7 = </w:t>
        </w:r>
        <w:r w:rsidR="004C597A" w:rsidRPr="005E69E8">
          <w:rPr>
            <w:rFonts w:eastAsia="Times New Roman"/>
            <w:i/>
            <w:iCs/>
          </w:rPr>
          <w:t>extremely often</w:t>
        </w:r>
        <w:r w:rsidR="004C597A">
          <w:rPr>
            <w:rFonts w:eastAsia="Times New Roman"/>
          </w:rPr>
          <w:t xml:space="preserve">; </w:t>
        </w:r>
      </w:ins>
      <w:ins w:id="4083" w:author="Haiyang Liu" w:date="2026-05-21T09:07:00Z" w16du:dateUtc="2026-05-21T02:07:00Z">
        <w:r w:rsidR="004C597A" w:rsidRPr="004C597A">
          <w:rPr>
            <w:rFonts w:eastAsia="Times New Roman"/>
            <w:rPrChange w:id="4084" w:author="Haiyang Liu" w:date="2026-05-21T09:07:00Z" w16du:dateUtc="2026-05-21T02:07:00Z">
              <w:rPr>
                <w:rFonts w:eastAsia="Times New Roman"/>
                <w:i/>
                <w:iCs/>
              </w:rPr>
            </w:rPrChange>
          </w:rPr>
          <w:t xml:space="preserve">we </w:t>
        </w:r>
        <w:r w:rsidR="004C597A">
          <w:rPr>
            <w:rFonts w:eastAsia="Times New Roman"/>
          </w:rPr>
          <w:t>used the team average</w:t>
        </w:r>
      </w:ins>
      <w:ins w:id="4085" w:author="Haiyang Liu" w:date="2026-05-21T09:05:00Z" w16du:dateUtc="2026-05-21T02:05:00Z">
        <w:r w:rsidR="004C597A">
          <w:rPr>
            <w:rFonts w:eastAsia="Times New Roman"/>
          </w:rPr>
          <w:t>)</w:t>
        </w:r>
      </w:ins>
      <w:ins w:id="4086" w:author="Haiyang Liu" w:date="2026-05-20T01:41:00Z" w16du:dateUtc="2026-05-19T18:41:00Z">
        <w:r>
          <w:rPr>
            <w:rFonts w:eastAsia="Times New Roman"/>
          </w:rPr>
          <w:t>, mentor–newcomer interaction frequency</w:t>
        </w:r>
      </w:ins>
      <w:ins w:id="4087" w:author="Haiyang Liu" w:date="2026-05-21T09:11:00Z" w16du:dateUtc="2026-05-21T02:11:00Z">
        <w:r w:rsidR="004C597A">
          <w:rPr>
            <w:rFonts w:eastAsia="Times New Roman"/>
          </w:rPr>
          <w:t xml:space="preserve"> (reported at Wave 4 by the mentor using one item “</w:t>
        </w:r>
        <w:r w:rsidR="004C597A" w:rsidRPr="004C597A">
          <w:rPr>
            <w:rFonts w:eastAsia="SimSun"/>
            <w:bCs/>
            <w:lang w:eastAsia="en-US"/>
          </w:rPr>
          <w:t xml:space="preserve">How frequently do you interact with </w:t>
        </w:r>
      </w:ins>
      <w:ins w:id="4088" w:author="Haiyang Liu" w:date="2026-05-21T09:12:00Z" w16du:dateUtc="2026-05-21T02:12:00Z">
        <w:r w:rsidR="004C597A">
          <w:rPr>
            <w:rFonts w:eastAsia="SimSun"/>
            <w:bCs/>
            <w:lang w:eastAsia="en-US"/>
          </w:rPr>
          <w:t>this</w:t>
        </w:r>
        <w:r w:rsidR="004C597A" w:rsidRPr="004C597A">
          <w:rPr>
            <w:rFonts w:eastAsia="SimSun"/>
            <w:bCs/>
            <w:lang w:eastAsia="en-US"/>
          </w:rPr>
          <w:t xml:space="preserve"> </w:t>
        </w:r>
        <w:r w:rsidR="004C597A">
          <w:rPr>
            <w:rFonts w:eastAsia="SimSun"/>
            <w:bCs/>
            <w:lang w:eastAsia="en-US"/>
          </w:rPr>
          <w:t>newcomer</w:t>
        </w:r>
      </w:ins>
      <w:ins w:id="4089" w:author="Haiyang Liu" w:date="2026-05-21T09:11:00Z" w16du:dateUtc="2026-05-21T02:11:00Z">
        <w:r w:rsidR="004C597A" w:rsidRPr="004C597A">
          <w:rPr>
            <w:rFonts w:eastAsia="SimSun"/>
            <w:bCs/>
            <w:lang w:eastAsia="en-US"/>
          </w:rPr>
          <w:t>?</w:t>
        </w:r>
        <w:r w:rsidR="004C597A">
          <w:rPr>
            <w:rFonts w:eastAsia="Times New Roman"/>
          </w:rPr>
          <w:t xml:space="preserve">”; 1 = </w:t>
        </w:r>
        <w:r w:rsidR="004C597A" w:rsidRPr="005E69E8">
          <w:rPr>
            <w:rFonts w:eastAsia="Times New Roman"/>
            <w:i/>
            <w:iCs/>
          </w:rPr>
          <w:t>never</w:t>
        </w:r>
        <w:r w:rsidR="004C597A">
          <w:rPr>
            <w:rFonts w:eastAsia="Times New Roman"/>
          </w:rPr>
          <w:t xml:space="preserve">, 7 = </w:t>
        </w:r>
        <w:r w:rsidR="004C597A" w:rsidRPr="005E69E8">
          <w:rPr>
            <w:rFonts w:eastAsia="Times New Roman"/>
            <w:i/>
            <w:iCs/>
          </w:rPr>
          <w:t>extremely often</w:t>
        </w:r>
        <w:r w:rsidR="004C597A">
          <w:rPr>
            <w:rFonts w:eastAsia="Times New Roman"/>
          </w:rPr>
          <w:t>)</w:t>
        </w:r>
      </w:ins>
      <w:ins w:id="4090" w:author="Haiyang Liu" w:date="2026-05-20T01:41:00Z" w16du:dateUtc="2026-05-19T18:41:00Z">
        <w:r>
          <w:rPr>
            <w:rFonts w:eastAsia="Times New Roman"/>
          </w:rPr>
          <w:t>, leader–newcomer interaction frequency</w:t>
        </w:r>
      </w:ins>
      <w:ins w:id="4091" w:author="Haiyang Liu" w:date="2026-05-21T09:11:00Z" w16du:dateUtc="2026-05-21T02:11:00Z">
        <w:r w:rsidR="004C597A">
          <w:rPr>
            <w:rFonts w:eastAsia="Times New Roman"/>
          </w:rPr>
          <w:t xml:space="preserve"> (reported at Wave 4 by the supervisor using one item “</w:t>
        </w:r>
        <w:r w:rsidR="004C597A" w:rsidRPr="004C597A">
          <w:rPr>
            <w:rFonts w:eastAsia="SimSun"/>
            <w:bCs/>
            <w:lang w:eastAsia="en-US"/>
          </w:rPr>
          <w:t xml:space="preserve">How frequently do you interact with </w:t>
        </w:r>
      </w:ins>
      <w:ins w:id="4092" w:author="Haiyang Liu" w:date="2026-05-21T09:12:00Z" w16du:dateUtc="2026-05-21T02:12:00Z">
        <w:r w:rsidR="004C597A">
          <w:rPr>
            <w:rFonts w:eastAsia="SimSun"/>
            <w:bCs/>
            <w:lang w:eastAsia="en-US"/>
          </w:rPr>
          <w:t>this</w:t>
        </w:r>
      </w:ins>
      <w:ins w:id="4093" w:author="Haiyang Liu" w:date="2026-05-21T09:11:00Z" w16du:dateUtc="2026-05-21T02:11:00Z">
        <w:r w:rsidR="004C597A" w:rsidRPr="004C597A">
          <w:rPr>
            <w:rFonts w:eastAsia="SimSun"/>
            <w:bCs/>
            <w:lang w:eastAsia="en-US"/>
          </w:rPr>
          <w:t xml:space="preserve"> </w:t>
        </w:r>
        <w:r w:rsidR="004C597A">
          <w:rPr>
            <w:rFonts w:eastAsia="SimSun"/>
            <w:bCs/>
            <w:lang w:eastAsia="en-US"/>
          </w:rPr>
          <w:t>newco</w:t>
        </w:r>
      </w:ins>
      <w:ins w:id="4094" w:author="Haiyang Liu" w:date="2026-05-21T09:12:00Z" w16du:dateUtc="2026-05-21T02:12:00Z">
        <w:r w:rsidR="004C597A">
          <w:rPr>
            <w:rFonts w:eastAsia="SimSun"/>
            <w:bCs/>
            <w:lang w:eastAsia="en-US"/>
          </w:rPr>
          <w:t>mer</w:t>
        </w:r>
      </w:ins>
      <w:ins w:id="4095" w:author="Haiyang Liu" w:date="2026-05-21T09:11:00Z" w16du:dateUtc="2026-05-21T02:11:00Z">
        <w:r w:rsidR="004C597A" w:rsidRPr="004C597A">
          <w:rPr>
            <w:rFonts w:eastAsia="SimSun"/>
            <w:bCs/>
            <w:lang w:eastAsia="en-US"/>
          </w:rPr>
          <w:t>?</w:t>
        </w:r>
        <w:r w:rsidR="004C597A">
          <w:rPr>
            <w:rFonts w:eastAsia="Times New Roman"/>
          </w:rPr>
          <w:t xml:space="preserve">”; 1 = </w:t>
        </w:r>
        <w:r w:rsidR="004C597A" w:rsidRPr="005E69E8">
          <w:rPr>
            <w:rFonts w:eastAsia="Times New Roman"/>
            <w:i/>
            <w:iCs/>
          </w:rPr>
          <w:t>never</w:t>
        </w:r>
        <w:r w:rsidR="004C597A">
          <w:rPr>
            <w:rFonts w:eastAsia="Times New Roman"/>
          </w:rPr>
          <w:t xml:space="preserve">, 7 = </w:t>
        </w:r>
        <w:r w:rsidR="004C597A" w:rsidRPr="005E69E8">
          <w:rPr>
            <w:rFonts w:eastAsia="Times New Roman"/>
            <w:i/>
            <w:iCs/>
          </w:rPr>
          <w:t>extremely often</w:t>
        </w:r>
        <w:r w:rsidR="004C597A">
          <w:rPr>
            <w:rFonts w:eastAsia="Times New Roman"/>
          </w:rPr>
          <w:t>),</w:t>
        </w:r>
      </w:ins>
      <w:ins w:id="4096" w:author="Haiyang Liu" w:date="2026-05-20T01:41:00Z" w16du:dateUtc="2026-05-19T18:41:00Z">
        <w:r>
          <w:rPr>
            <w:rFonts w:eastAsia="Times New Roman"/>
          </w:rPr>
          <w:t xml:space="preserve"> and leader role modeling</w:t>
        </w:r>
      </w:ins>
      <w:ins w:id="4097" w:author="Haiyang Liu" w:date="2026-05-21T09:12:00Z" w16du:dateUtc="2026-05-21T02:12:00Z">
        <w:r w:rsidR="004C597A">
          <w:rPr>
            <w:rFonts w:eastAsia="Times New Roman"/>
          </w:rPr>
          <w:t xml:space="preserve"> (reported at Wave 4 by the supervisor using</w:t>
        </w:r>
      </w:ins>
      <w:ins w:id="4098" w:author="Haiyang Liu" w:date="2026-05-21T09:15:00Z" w16du:dateUtc="2026-05-21T02:15:00Z">
        <w:r w:rsidR="00BE0145">
          <w:rPr>
            <w:rFonts w:eastAsia="Times New Roman"/>
          </w:rPr>
          <w:t xml:space="preserve"> modified</w:t>
        </w:r>
      </w:ins>
      <w:ins w:id="4099" w:author="Haiyang Liu" w:date="2026-05-21T09:12:00Z" w16du:dateUtc="2026-05-21T02:12:00Z">
        <w:r w:rsidR="004C597A">
          <w:rPr>
            <w:rFonts w:eastAsia="Times New Roman"/>
          </w:rPr>
          <w:t xml:space="preserve"> </w:t>
        </w:r>
      </w:ins>
      <w:ins w:id="4100" w:author="Haiyang Liu" w:date="2026-05-21T09:13:00Z" w16du:dateUtc="2026-05-21T02:13:00Z">
        <w:r w:rsidR="004C597A">
          <w:rPr>
            <w:rFonts w:eastAsia="Times New Roman"/>
          </w:rPr>
          <w:t>Scanuraa and Ragins’</w:t>
        </w:r>
      </w:ins>
      <w:ins w:id="4101" w:author="Haiyang Liu" w:date="2026-05-21T09:12:00Z" w16du:dateUtc="2026-05-21T02:12:00Z">
        <w:r w:rsidR="004C597A">
          <w:rPr>
            <w:rFonts w:eastAsia="Times New Roman"/>
          </w:rPr>
          <w:t xml:space="preserve"> (2001) </w:t>
        </w:r>
      </w:ins>
      <w:ins w:id="4102" w:author="Haiyang Liu" w:date="2026-05-21T09:15:00Z" w16du:dateUtc="2026-05-21T02:15:00Z">
        <w:r w:rsidR="00BE0145">
          <w:rPr>
            <w:rFonts w:eastAsia="Times New Roman"/>
          </w:rPr>
          <w:t>items</w:t>
        </w:r>
      </w:ins>
      <w:ins w:id="4103" w:author="Haiyang Liu" w:date="2026-05-21T09:12:00Z" w16du:dateUtc="2026-05-21T02:12:00Z">
        <w:r w:rsidR="004C597A">
          <w:rPr>
            <w:rFonts w:eastAsia="Times New Roman"/>
          </w:rPr>
          <w:t>; one sample item is “</w:t>
        </w:r>
      </w:ins>
      <w:ins w:id="4104" w:author="Haiyang Liu" w:date="2026-05-21T09:16:00Z" w16du:dateUtc="2026-05-21T02:16:00Z">
        <w:r w:rsidR="00BE0145" w:rsidRPr="00BE0145">
          <w:rPr>
            <w:rFonts w:eastAsia="SimSun"/>
            <w:bCs/>
            <w:lang w:eastAsia="en-US"/>
          </w:rPr>
          <w:t xml:space="preserve">I try to model my behavior for </w:t>
        </w:r>
      </w:ins>
      <w:ins w:id="4105" w:author="Haiyang Liu" w:date="2026-05-21T09:17:00Z" w16du:dateUtc="2026-05-21T02:17:00Z">
        <w:r w:rsidR="00BE0145">
          <w:rPr>
            <w:rFonts w:eastAsia="SimSun"/>
            <w:bCs/>
            <w:lang w:eastAsia="en-US"/>
          </w:rPr>
          <w:t xml:space="preserve">this newcomer </w:t>
        </w:r>
      </w:ins>
      <w:ins w:id="4106" w:author="Haiyang Liu" w:date="2026-05-21T09:16:00Z" w16du:dateUtc="2026-05-21T02:16:00Z">
        <w:r w:rsidR="00BE0145" w:rsidRPr="00BE0145">
          <w:rPr>
            <w:rFonts w:eastAsia="SimSun"/>
            <w:bCs/>
            <w:lang w:eastAsia="en-US"/>
          </w:rPr>
          <w:t>to emulate</w:t>
        </w:r>
      </w:ins>
      <w:ins w:id="4107" w:author="Haiyang Liu" w:date="2026-05-21T09:12:00Z" w16du:dateUtc="2026-05-21T02:12:00Z">
        <w:r w:rsidR="004C597A">
          <w:rPr>
            <w:rFonts w:eastAsia="Times New Roman"/>
          </w:rPr>
          <w:t xml:space="preserve">”; </w:t>
        </w:r>
        <w:r w:rsidR="004C597A">
          <w:rPr>
            <w:rFonts w:eastAsia="DengXian"/>
            <w:kern w:val="2"/>
          </w:rPr>
          <w:t xml:space="preserve">1 = </w:t>
        </w:r>
        <w:r w:rsidR="004C597A">
          <w:rPr>
            <w:rFonts w:eastAsia="DengXian"/>
            <w:i/>
            <w:kern w:val="2"/>
          </w:rPr>
          <w:t>strongly disagree</w:t>
        </w:r>
        <w:r w:rsidR="004C597A">
          <w:rPr>
            <w:rFonts w:eastAsia="DengXian"/>
            <w:kern w:val="2"/>
          </w:rPr>
          <w:t xml:space="preserve">, 7 = </w:t>
        </w:r>
        <w:r w:rsidR="004C597A">
          <w:rPr>
            <w:rFonts w:eastAsia="DengXian"/>
            <w:i/>
            <w:kern w:val="2"/>
          </w:rPr>
          <w:t>strongly agree</w:t>
        </w:r>
        <w:r w:rsidR="004C597A">
          <w:rPr>
            <w:rFonts w:eastAsia="Times New Roman"/>
          </w:rPr>
          <w:t xml:space="preserve">; </w:t>
        </w:r>
        <w:r w:rsidR="004C597A" w:rsidRPr="005E69E8">
          <w:rPr>
            <w:rFonts w:eastAsia="Times New Roman"/>
            <w:i/>
            <w:iCs/>
          </w:rPr>
          <w:t>α</w:t>
        </w:r>
        <w:r w:rsidR="004C597A">
          <w:rPr>
            <w:rFonts w:eastAsia="Times New Roman"/>
          </w:rPr>
          <w:t xml:space="preserve"> = .</w:t>
        </w:r>
      </w:ins>
      <w:commentRangeStart w:id="4108"/>
      <w:ins w:id="4109" w:author="Haiyang Liu" w:date="2026-05-21T09:17:00Z" w16du:dateUtc="2026-05-21T02:17:00Z">
        <w:r w:rsidR="003B451E">
          <w:rPr>
            <w:rFonts w:eastAsia="Times New Roman"/>
          </w:rPr>
          <w:t>661</w:t>
        </w:r>
      </w:ins>
      <w:commentRangeEnd w:id="4108"/>
      <w:r w:rsidR="003B451E">
        <w:rPr>
          <w:rStyle w:val="CommentReference"/>
          <w:rFonts w:eastAsia="Times New Roman"/>
          <w:sz w:val="24"/>
          <w:szCs w:val="24"/>
        </w:rPr>
        <w:commentReference w:id="4108"/>
      </w:r>
      <w:ins w:id="4110" w:author="Haiyang Liu" w:date="2026-05-21T09:12:00Z" w16du:dateUtc="2026-05-21T02:12:00Z">
        <w:r w:rsidR="004C597A">
          <w:rPr>
            <w:rFonts w:eastAsia="Times New Roman"/>
          </w:rPr>
          <w:t>)</w:t>
        </w:r>
      </w:ins>
      <w:ins w:id="4111" w:author="Haiyang Liu" w:date="2026-05-20T01:41:00Z" w16du:dateUtc="2026-05-19T18:41:00Z">
        <w:r>
          <w:rPr>
            <w:rFonts w:eastAsia="Times New Roman"/>
          </w:rPr>
          <w:t xml:space="preserve">. Results are reported in Appendix </w:t>
        </w:r>
      </w:ins>
      <w:ins w:id="4112" w:author="Haiyang Liu" w:date="2026-05-21T08:54:00Z" w16du:dateUtc="2026-05-21T01:54:00Z">
        <w:r w:rsidR="00031ACD">
          <w:rPr>
            <w:rFonts w:eastAsia="Times New Roman"/>
          </w:rPr>
          <w:t>B</w:t>
        </w:r>
      </w:ins>
      <w:ins w:id="4113" w:author="Haiyang Liu" w:date="2026-05-20T01:41:00Z" w16du:dateUtc="2026-05-19T18:41:00Z">
        <w:r>
          <w:rPr>
            <w:rFonts w:eastAsia="Times New Roman"/>
          </w:rPr>
          <w:t xml:space="preserve"> (Tables </w:t>
        </w:r>
      </w:ins>
      <w:ins w:id="4114" w:author="Haiyang Liu" w:date="2026-05-21T08:54:00Z" w16du:dateUtc="2026-05-21T01:54:00Z">
        <w:r w:rsidR="00031ACD">
          <w:rPr>
            <w:rFonts w:eastAsia="Times New Roman"/>
          </w:rPr>
          <w:t>B</w:t>
        </w:r>
      </w:ins>
      <w:ins w:id="4115" w:author="Haiyang Liu" w:date="2026-05-20T01:41:00Z" w16du:dateUtc="2026-05-19T18:41:00Z">
        <w:r>
          <w:rPr>
            <w:rFonts w:eastAsia="Times New Roman"/>
          </w:rPr>
          <w:t xml:space="preserve">.1 and </w:t>
        </w:r>
      </w:ins>
      <w:ins w:id="4116" w:author="Haiyang Liu" w:date="2026-05-21T08:54:00Z" w16du:dateUtc="2026-05-21T01:54:00Z">
        <w:r w:rsidR="00031ACD">
          <w:rPr>
            <w:rFonts w:eastAsia="Times New Roman"/>
          </w:rPr>
          <w:t>B</w:t>
        </w:r>
      </w:ins>
      <w:ins w:id="4117" w:author="Haiyang Liu" w:date="2026-05-20T01:41:00Z" w16du:dateUtc="2026-05-19T18:41:00Z">
        <w:r>
          <w:rPr>
            <w:rFonts w:eastAsia="Times New Roman"/>
          </w:rPr>
          <w:t xml:space="preserve">.2). The pattern of substantive findings was robust: team error management culture continued to show a significant negative effect on the quadratic </w:t>
        </w:r>
      </w:ins>
      <w:ins w:id="4118" w:author="Haiyang Liu" w:date="2026-05-21T09:19:00Z" w16du:dateUtc="2026-05-21T02:19:00Z">
        <w:r w:rsidR="003B451E">
          <w:rPr>
            <w:rFonts w:eastAsia="Times New Roman"/>
          </w:rPr>
          <w:t>term</w:t>
        </w:r>
      </w:ins>
      <w:ins w:id="4119" w:author="Haiyang Liu" w:date="2026-05-20T01:41:00Z" w16du:dateUtc="2026-05-19T18:41:00Z">
        <w:r>
          <w:rPr>
            <w:rFonts w:eastAsia="Times New Roman"/>
          </w:rPr>
          <w:t xml:space="preserve"> (</w:t>
        </w:r>
        <w:r>
          <w:rPr>
            <w:rFonts w:eastAsia="Times New Roman"/>
            <w:i/>
            <w:iCs/>
          </w:rPr>
          <w:t>b</w:t>
        </w:r>
        <w:r>
          <w:rPr>
            <w:rFonts w:eastAsia="Times New Roman"/>
          </w:rPr>
          <w:t xml:space="preserve"> = –.063, </w:t>
        </w:r>
      </w:ins>
      <w:ins w:id="4120" w:author="Haiyang Liu" w:date="2026-05-21T09:19:00Z" w16du:dateUtc="2026-05-21T02:19:00Z">
        <w:r w:rsidR="003B451E" w:rsidRPr="003B451E">
          <w:rPr>
            <w:rFonts w:eastAsia="Times New Roman"/>
            <w:i/>
            <w:iCs/>
            <w:rPrChange w:id="4121" w:author="Haiyang Liu" w:date="2026-05-21T09:19:00Z" w16du:dateUtc="2026-05-21T02:19:00Z">
              <w:rPr>
                <w:rFonts w:eastAsia="Times New Roman"/>
              </w:rPr>
            </w:rPrChange>
          </w:rPr>
          <w:t>SE</w:t>
        </w:r>
        <w:r w:rsidR="003B451E">
          <w:rPr>
            <w:rFonts w:eastAsia="Times New Roman"/>
          </w:rPr>
          <w:t xml:space="preserve"> = .029, </w:t>
        </w:r>
      </w:ins>
      <w:ins w:id="4122" w:author="Haiyang Liu" w:date="2026-05-20T01:41:00Z" w16du:dateUtc="2026-05-19T18:41:00Z">
        <w:r>
          <w:rPr>
            <w:rFonts w:eastAsia="Times New Roman"/>
            <w:i/>
            <w:iCs/>
          </w:rPr>
          <w:t>p</w:t>
        </w:r>
        <w:r>
          <w:rPr>
            <w:rFonts w:eastAsia="Times New Roman"/>
          </w:rPr>
          <w:t xml:space="preserve"> </w:t>
        </w:r>
      </w:ins>
      <w:ins w:id="4123" w:author="Haiyang Liu" w:date="2026-05-21T09:19:00Z" w16du:dateUtc="2026-05-21T02:19:00Z">
        <w:r w:rsidR="003B451E">
          <w:rPr>
            <w:rFonts w:eastAsia="Times New Roman"/>
          </w:rPr>
          <w:t>=</w:t>
        </w:r>
      </w:ins>
      <w:ins w:id="4124" w:author="Haiyang Liu" w:date="2026-05-20T01:41:00Z" w16du:dateUtc="2026-05-19T18:41:00Z">
        <w:r>
          <w:rPr>
            <w:rFonts w:eastAsia="Times New Roman"/>
          </w:rPr>
          <w:t xml:space="preserve"> .0</w:t>
        </w:r>
      </w:ins>
      <w:ins w:id="4125" w:author="Haiyang Liu" w:date="2026-05-21T09:19:00Z" w16du:dateUtc="2026-05-21T02:19:00Z">
        <w:r w:rsidR="003B451E">
          <w:rPr>
            <w:rFonts w:eastAsia="Times New Roman"/>
          </w:rPr>
          <w:t>32</w:t>
        </w:r>
      </w:ins>
      <w:ins w:id="4126" w:author="Haiyang Liu" w:date="2026-05-20T01:41:00Z" w16du:dateUtc="2026-05-19T18:41:00Z">
        <w:r>
          <w:rPr>
            <w:rFonts w:eastAsia="Times New Roman"/>
          </w:rPr>
          <w:t xml:space="preserve">), and team error aversion culture continued to show a significant positive effect on the quadratic </w:t>
        </w:r>
      </w:ins>
      <w:ins w:id="4127" w:author="Haiyang Liu" w:date="2026-05-21T09:20:00Z" w16du:dateUtc="2026-05-21T02:20:00Z">
        <w:r w:rsidR="003B451E">
          <w:rPr>
            <w:rFonts w:eastAsia="Times New Roman"/>
          </w:rPr>
          <w:t>term</w:t>
        </w:r>
      </w:ins>
      <w:ins w:id="4128" w:author="Haiyang Liu" w:date="2026-05-20T01:41:00Z" w16du:dateUtc="2026-05-19T18:41:00Z">
        <w:r>
          <w:rPr>
            <w:rFonts w:eastAsia="Times New Roman"/>
          </w:rPr>
          <w:t xml:space="preserve"> (</w:t>
        </w:r>
        <w:r>
          <w:rPr>
            <w:rFonts w:eastAsia="Times New Roman"/>
            <w:i/>
            <w:iCs/>
          </w:rPr>
          <w:t>b</w:t>
        </w:r>
        <w:r>
          <w:rPr>
            <w:rFonts w:eastAsia="Times New Roman"/>
          </w:rPr>
          <w:t xml:space="preserve"> = .065, </w:t>
        </w:r>
      </w:ins>
      <w:ins w:id="4129" w:author="Haiyang Liu" w:date="2026-05-21T09:20:00Z" w16du:dateUtc="2026-05-21T02:20:00Z">
        <w:r w:rsidR="003B451E" w:rsidRPr="005E69E8">
          <w:rPr>
            <w:rFonts w:eastAsia="Times New Roman"/>
            <w:i/>
            <w:iCs/>
          </w:rPr>
          <w:t>SE</w:t>
        </w:r>
        <w:r w:rsidR="003B451E">
          <w:rPr>
            <w:rFonts w:eastAsia="Times New Roman"/>
          </w:rPr>
          <w:t xml:space="preserve"> = .029, </w:t>
        </w:r>
      </w:ins>
      <w:ins w:id="4130" w:author="Haiyang Liu" w:date="2026-05-20T01:41:00Z" w16du:dateUtc="2026-05-19T18:41:00Z">
        <w:r>
          <w:rPr>
            <w:rFonts w:eastAsia="Times New Roman"/>
            <w:i/>
            <w:iCs/>
          </w:rPr>
          <w:t>p</w:t>
        </w:r>
        <w:r>
          <w:rPr>
            <w:rFonts w:eastAsia="Times New Roman"/>
          </w:rPr>
          <w:t xml:space="preserve"> </w:t>
        </w:r>
      </w:ins>
      <w:ins w:id="4131" w:author="Haiyang Liu" w:date="2026-05-21T09:20:00Z" w16du:dateUtc="2026-05-21T02:20:00Z">
        <w:r w:rsidR="003B451E">
          <w:rPr>
            <w:rFonts w:eastAsia="Times New Roman"/>
          </w:rPr>
          <w:t>=</w:t>
        </w:r>
      </w:ins>
      <w:ins w:id="4132" w:author="Haiyang Liu" w:date="2026-05-20T01:41:00Z" w16du:dateUtc="2026-05-19T18:41:00Z">
        <w:r>
          <w:rPr>
            <w:rFonts w:eastAsia="Times New Roman"/>
          </w:rPr>
          <w:t xml:space="preserve"> .0</w:t>
        </w:r>
      </w:ins>
      <w:ins w:id="4133" w:author="Haiyang Liu" w:date="2026-05-21T09:20:00Z" w16du:dateUtc="2026-05-21T02:20:00Z">
        <w:r w:rsidR="003B451E">
          <w:rPr>
            <w:rFonts w:eastAsia="Times New Roman"/>
          </w:rPr>
          <w:t>27</w:t>
        </w:r>
      </w:ins>
      <w:ins w:id="4134" w:author="Haiyang Liu" w:date="2026-05-20T01:41:00Z" w16du:dateUtc="2026-05-19T18:41:00Z">
        <w:r>
          <w:rPr>
            <w:rFonts w:eastAsia="Times New Roman"/>
          </w:rPr>
          <w:t xml:space="preserve">). The interaction of team error management culture and external locus of control on the quadratic </w:t>
        </w:r>
      </w:ins>
      <w:ins w:id="4135" w:author="Haiyang Liu" w:date="2026-05-21T09:21:00Z" w16du:dateUtc="2026-05-21T02:21:00Z">
        <w:r w:rsidR="00FA7F74">
          <w:rPr>
            <w:rFonts w:eastAsia="Times New Roman"/>
          </w:rPr>
          <w:t>term</w:t>
        </w:r>
      </w:ins>
      <w:ins w:id="4136" w:author="Haiyang Liu" w:date="2026-05-20T01:41:00Z" w16du:dateUtc="2026-05-19T18:41:00Z">
        <w:r>
          <w:rPr>
            <w:rFonts w:eastAsia="Times New Roman"/>
          </w:rPr>
          <w:t xml:space="preserve"> also remained significant (</w:t>
        </w:r>
        <w:r>
          <w:rPr>
            <w:rFonts w:eastAsia="Times New Roman"/>
            <w:i/>
            <w:iCs/>
          </w:rPr>
          <w:t>b</w:t>
        </w:r>
        <w:r>
          <w:rPr>
            <w:rFonts w:eastAsia="Times New Roman"/>
          </w:rPr>
          <w:t xml:space="preserve"> = .067, </w:t>
        </w:r>
      </w:ins>
      <w:ins w:id="4137" w:author="Haiyang Liu" w:date="2026-05-21T09:21:00Z" w16du:dateUtc="2026-05-21T02:21:00Z">
        <w:r w:rsidR="00FA7F74" w:rsidRPr="005E69E8">
          <w:rPr>
            <w:rFonts w:eastAsia="Times New Roman"/>
            <w:i/>
            <w:iCs/>
          </w:rPr>
          <w:t>SE</w:t>
        </w:r>
        <w:r w:rsidR="00FA7F74">
          <w:rPr>
            <w:rFonts w:eastAsia="Times New Roman"/>
          </w:rPr>
          <w:t xml:space="preserve"> = .024, </w:t>
        </w:r>
      </w:ins>
      <w:ins w:id="4138" w:author="Haiyang Liu" w:date="2026-05-20T01:41:00Z" w16du:dateUtc="2026-05-19T18:41:00Z">
        <w:r>
          <w:rPr>
            <w:rFonts w:eastAsia="Times New Roman"/>
            <w:i/>
            <w:iCs/>
          </w:rPr>
          <w:t>p</w:t>
        </w:r>
        <w:r>
          <w:rPr>
            <w:rFonts w:eastAsia="Times New Roman"/>
          </w:rPr>
          <w:t xml:space="preserve"> </w:t>
        </w:r>
      </w:ins>
      <w:ins w:id="4139" w:author="Haiyang Liu" w:date="2026-05-21T09:21:00Z" w16du:dateUtc="2026-05-21T02:21:00Z">
        <w:r w:rsidR="00FA7F74">
          <w:rPr>
            <w:rFonts w:eastAsia="Times New Roman"/>
          </w:rPr>
          <w:t>=</w:t>
        </w:r>
      </w:ins>
      <w:ins w:id="4140" w:author="Haiyang Liu" w:date="2026-05-20T01:41:00Z" w16du:dateUtc="2026-05-19T18:41:00Z">
        <w:r>
          <w:rPr>
            <w:rFonts w:eastAsia="Times New Roman"/>
          </w:rPr>
          <w:t xml:space="preserve"> .0</w:t>
        </w:r>
      </w:ins>
      <w:ins w:id="4141" w:author="Haiyang Liu" w:date="2026-05-21T09:21:00Z" w16du:dateUtc="2026-05-21T02:21:00Z">
        <w:r w:rsidR="00FA7F74">
          <w:rPr>
            <w:rFonts w:eastAsia="Times New Roman"/>
          </w:rPr>
          <w:t>06</w:t>
        </w:r>
      </w:ins>
      <w:ins w:id="4142" w:author="Haiyang Liu" w:date="2026-05-20T01:41:00Z" w16du:dateUtc="2026-05-19T18:41:00Z">
        <w:r>
          <w:rPr>
            <w:rFonts w:eastAsia="Times New Roman"/>
          </w:rPr>
          <w:t>). These supplementary analyses indicate that our findings are not attributable to leader-side mechanisms (such as feedback specificity, interaction frequency, or role modeling) or to alternative individual-difference traits (such as risk aversion or general self-efficacy).</w:t>
        </w:r>
      </w:ins>
    </w:p>
    <w:p w14:paraId="1F82A3C2" w14:textId="6D259F6C" w:rsidR="00610CD3" w:rsidRPr="005E2DCE" w:rsidRDefault="002C3626">
      <w:pPr>
        <w:spacing w:line="480" w:lineRule="auto"/>
        <w:ind w:firstLine="720"/>
        <w:rPr>
          <w:ins w:id="4143" w:author="Haiyang Liu" w:date="2026-05-20T01:41:00Z" w16du:dateUtc="2026-05-19T18:41:00Z"/>
          <w:rPrChange w:id="4144" w:author="Haiyang Liu" w:date="2026-05-21T01:52:00Z" w16du:dateUtc="2026-05-20T18:52:00Z">
            <w:rPr>
              <w:ins w:id="4145" w:author="Haiyang Liu" w:date="2026-05-20T01:41:00Z" w16du:dateUtc="2026-05-19T18:41:00Z"/>
              <w:rFonts w:eastAsia="DengXian"/>
              <w:b/>
              <w:bCs/>
              <w:kern w:val="2"/>
            </w:rPr>
          </w:rPrChange>
        </w:rPr>
        <w:pPrChange w:id="4146" w:author="Haiyang Liu" w:date="2026-05-21T01:52:00Z" w16du:dateUtc="2026-05-20T18:52:00Z">
          <w:pPr>
            <w:widowControl w:val="0"/>
            <w:snapToGrid w:val="0"/>
            <w:spacing w:line="480" w:lineRule="auto"/>
          </w:pPr>
        </w:pPrChange>
      </w:pPr>
      <w:ins w:id="4147" w:author="Haiyang Liu" w:date="2026-05-21T09:24:00Z" w16du:dateUtc="2026-05-21T02:24:00Z">
        <w:r>
          <w:rPr>
            <w:rFonts w:eastAsia="Times New Roman"/>
          </w:rPr>
          <w:t>W</w:t>
        </w:r>
      </w:ins>
      <w:ins w:id="4148" w:author="Haiyang Liu" w:date="2026-05-20T01:41:00Z" w16du:dateUtc="2026-05-19T18:41:00Z">
        <w:r w:rsidR="00610CD3">
          <w:rPr>
            <w:rFonts w:eastAsia="Times New Roman"/>
          </w:rPr>
          <w:t xml:space="preserve">e also tested whether team error management culture and team error aversion culture jointly interact in predicting the error trajectory. The two-way interaction between the two culture variables was </w:t>
        </w:r>
      </w:ins>
      <w:ins w:id="4149" w:author="Haiyang Liu" w:date="2026-05-21T09:26:00Z" w16du:dateUtc="2026-05-21T02:26:00Z">
        <w:r w:rsidR="00E06CF3">
          <w:rPr>
            <w:rFonts w:eastAsia="Times New Roman"/>
          </w:rPr>
          <w:t>non</w:t>
        </w:r>
      </w:ins>
      <w:ins w:id="4150" w:author="Haiyang Liu" w:date="2026-05-21T09:24:00Z" w16du:dateUtc="2026-05-21T02:24:00Z">
        <w:r>
          <w:rPr>
            <w:rFonts w:eastAsia="Times New Roman"/>
          </w:rPr>
          <w:t>significant</w:t>
        </w:r>
      </w:ins>
      <w:ins w:id="4151" w:author="Haiyang Liu" w:date="2026-05-20T01:41:00Z" w16du:dateUtc="2026-05-19T18:41:00Z">
        <w:r w:rsidR="00610CD3">
          <w:rPr>
            <w:rFonts w:eastAsia="Times New Roman"/>
          </w:rPr>
          <w:t xml:space="preserve"> for quadratic slopes (</w:t>
        </w:r>
      </w:ins>
      <w:ins w:id="4152" w:author="Haiyang Liu" w:date="2026-05-21T09:24:00Z" w16du:dateUtc="2026-05-21T02:24:00Z">
        <w:r>
          <w:rPr>
            <w:rFonts w:eastAsia="Times New Roman"/>
            <w:i/>
            <w:iCs/>
          </w:rPr>
          <w:t>b</w:t>
        </w:r>
        <w:r>
          <w:rPr>
            <w:rFonts w:eastAsia="Times New Roman"/>
          </w:rPr>
          <w:t xml:space="preserve"> = .</w:t>
        </w:r>
      </w:ins>
      <w:ins w:id="4153" w:author="Haiyang Liu" w:date="2026-05-21T09:27:00Z" w16du:dateUtc="2026-05-21T02:27:00Z">
        <w:r w:rsidR="00E06CF3">
          <w:rPr>
            <w:rFonts w:eastAsia="Times New Roman"/>
          </w:rPr>
          <w:t>054</w:t>
        </w:r>
      </w:ins>
      <w:ins w:id="4154" w:author="Haiyang Liu" w:date="2026-05-21T09:24:00Z" w16du:dateUtc="2026-05-21T02:24:00Z">
        <w:r>
          <w:rPr>
            <w:rFonts w:eastAsia="Times New Roman"/>
          </w:rPr>
          <w:t xml:space="preserve">, </w:t>
        </w:r>
        <w:r w:rsidRPr="005E69E8">
          <w:rPr>
            <w:rFonts w:eastAsia="Times New Roman"/>
            <w:i/>
            <w:iCs/>
          </w:rPr>
          <w:t>SE</w:t>
        </w:r>
        <w:r>
          <w:rPr>
            <w:rFonts w:eastAsia="Times New Roman"/>
          </w:rPr>
          <w:t xml:space="preserve"> = .0</w:t>
        </w:r>
      </w:ins>
      <w:ins w:id="4155" w:author="Haiyang Liu" w:date="2026-05-21T09:27:00Z" w16du:dateUtc="2026-05-21T02:27:00Z">
        <w:r w:rsidR="00E06CF3">
          <w:rPr>
            <w:rFonts w:eastAsia="Times New Roman"/>
          </w:rPr>
          <w:t>53</w:t>
        </w:r>
      </w:ins>
      <w:ins w:id="4156" w:author="Haiyang Liu" w:date="2026-05-21T09:24:00Z" w16du:dateUtc="2026-05-21T02:24:00Z">
        <w:r>
          <w:rPr>
            <w:rFonts w:eastAsia="Times New Roman"/>
          </w:rPr>
          <w:t xml:space="preserve">, </w:t>
        </w:r>
        <w:r>
          <w:rPr>
            <w:rFonts w:eastAsia="Times New Roman"/>
            <w:i/>
            <w:iCs/>
          </w:rPr>
          <w:t>p</w:t>
        </w:r>
        <w:r>
          <w:rPr>
            <w:rFonts w:eastAsia="Times New Roman"/>
          </w:rPr>
          <w:t xml:space="preserve"> = .</w:t>
        </w:r>
      </w:ins>
      <w:ins w:id="4157" w:author="Haiyang Liu" w:date="2026-05-21T09:27:00Z" w16du:dateUtc="2026-05-21T02:27:00Z">
        <w:r w:rsidR="00E06CF3">
          <w:rPr>
            <w:rFonts w:eastAsia="Times New Roman"/>
          </w:rPr>
          <w:t>305</w:t>
        </w:r>
      </w:ins>
      <w:ins w:id="4158" w:author="Haiyang Liu" w:date="2026-05-20T01:41:00Z" w16du:dateUtc="2026-05-19T18:41:00Z">
        <w:r w:rsidR="00610CD3">
          <w:rPr>
            <w:rFonts w:eastAsia="Times New Roman"/>
          </w:rPr>
          <w:t xml:space="preserve">), </w:t>
        </w:r>
        <w:r w:rsidR="00610CD3">
          <w:rPr>
            <w:rFonts w:eastAsia="Times New Roman"/>
          </w:rPr>
          <w:lastRenderedPageBreak/>
          <w:t>indicating that the effects of error management culture and error aversion culture are largely additive rather than synergistic.</w:t>
        </w:r>
      </w:ins>
      <w:del w:id="4159" w:author="Haiyang Liu" w:date="2026-05-21T01:52:00Z" w16du:dateUtc="2026-05-20T18:52:00Z">
        <w:r w:rsidR="009C0C59" w:rsidDel="005E2DCE">
          <w:rPr>
            <w:rFonts w:eastAsia="DengXian"/>
            <w:b/>
            <w:bCs/>
            <w:kern w:val="2"/>
          </w:rPr>
          <w:tab/>
        </w:r>
      </w:del>
    </w:p>
    <w:p w14:paraId="777D3E9D" w14:textId="00CC66D3" w:rsidR="009458CE" w:rsidDel="005E2DCE" w:rsidRDefault="009C0C59">
      <w:pPr>
        <w:widowControl w:val="0"/>
        <w:snapToGrid w:val="0"/>
        <w:spacing w:line="480" w:lineRule="auto"/>
        <w:rPr>
          <w:del w:id="4160" w:author="Haiyang Liu" w:date="2026-05-21T01:52:00Z" w16du:dateUtc="2026-05-20T18:52:00Z"/>
          <w:rFonts w:eastAsia="DengXian"/>
          <w:kern w:val="2"/>
        </w:rPr>
      </w:pPr>
      <w:del w:id="4161" w:author="Haiyang Liu" w:date="2026-05-21T01:52:00Z" w16du:dateUtc="2026-05-20T18:52:00Z">
        <w:r w:rsidDel="005E2DCE">
          <w:rPr>
            <w:rFonts w:eastAsia="DengXian"/>
            <w:kern w:val="2"/>
          </w:rPr>
          <w:delText>Table 1 summarizes information about descriptive statistics of the foci variables. The results of regression analyses for the main effects of studied variables are presented in Table 2. Hypotheses 1 and 2 postulated differential associations of error management and error prevention approaches with error change trajectories. As shown in Table 2, we found that error management approach was negatively associated with error change trajectories (</w:delText>
        </w:r>
        <w:r w:rsidDel="005E2DCE">
          <w:rPr>
            <w:rFonts w:eastAsia="DengXian"/>
            <w:i/>
            <w:kern w:val="2"/>
          </w:rPr>
          <w:delText>γ</w:delText>
        </w:r>
        <w:r w:rsidDel="005E2DCE">
          <w:rPr>
            <w:rFonts w:eastAsia="DengXian"/>
            <w:kern w:val="2"/>
          </w:rPr>
          <w:delText xml:space="preserve"> = -.004, </w:delText>
        </w:r>
        <w:r w:rsidDel="005E2DCE">
          <w:rPr>
            <w:rFonts w:eastAsia="DengXian"/>
            <w:i/>
            <w:iCs/>
            <w:kern w:val="2"/>
          </w:rPr>
          <w:delText xml:space="preserve">p </w:delText>
        </w:r>
        <w:r w:rsidDel="005E2DCE">
          <w:rPr>
            <w:rFonts w:eastAsia="DengXian"/>
            <w:kern w:val="2"/>
          </w:rPr>
          <w:delText>= .003), supporting Hypothesis 1. However, we failed to find support for Hypothesis 2: Error prevention approach was not significantly related to error change trajectories (</w:delText>
        </w:r>
        <w:r w:rsidDel="005E2DCE">
          <w:rPr>
            <w:rFonts w:eastAsia="DengXian"/>
            <w:i/>
            <w:kern w:val="2"/>
          </w:rPr>
          <w:delText>γ</w:delText>
        </w:r>
        <w:r w:rsidDel="005E2DCE">
          <w:rPr>
            <w:rFonts w:eastAsia="DengXian"/>
            <w:kern w:val="2"/>
          </w:rPr>
          <w:delText xml:space="preserve"> = .002, </w:delText>
        </w:r>
        <w:r w:rsidDel="005E2DCE">
          <w:rPr>
            <w:rFonts w:eastAsia="DengXian"/>
            <w:i/>
            <w:iCs/>
            <w:kern w:val="2"/>
          </w:rPr>
          <w:delText xml:space="preserve">p </w:delText>
        </w:r>
        <w:r w:rsidDel="005E2DCE">
          <w:rPr>
            <w:rFonts w:eastAsia="DengXian"/>
            <w:kern w:val="2"/>
          </w:rPr>
          <w:delText xml:space="preserve">= .168). </w:delText>
        </w:r>
      </w:del>
    </w:p>
    <w:p w14:paraId="777D3E9E" w14:textId="40B3F58E" w:rsidR="009458CE" w:rsidDel="005E2DCE" w:rsidRDefault="009C0C59">
      <w:pPr>
        <w:widowControl w:val="0"/>
        <w:snapToGrid w:val="0"/>
        <w:spacing w:line="480" w:lineRule="auto"/>
        <w:ind w:firstLine="720"/>
        <w:rPr>
          <w:del w:id="4162" w:author="Haiyang Liu" w:date="2026-05-21T01:52:00Z" w16du:dateUtc="2026-05-20T18:52:00Z"/>
          <w:rFonts w:eastAsia="DengXian"/>
          <w:kern w:val="2"/>
        </w:rPr>
      </w:pPr>
      <w:del w:id="4163" w:author="Haiyang Liu" w:date="2026-05-21T01:52:00Z" w16du:dateUtc="2026-05-20T18:52:00Z">
        <w:r w:rsidDel="005E2DCE">
          <w:rPr>
            <w:rFonts w:eastAsia="DengXian"/>
            <w:kern w:val="2"/>
          </w:rPr>
          <w:delText>We further found that the change trajectories of error-making significantly predicted task performance (</w:delText>
        </w:r>
        <w:r w:rsidDel="005E2DCE">
          <w:rPr>
            <w:i/>
          </w:rPr>
          <w:delText>γ</w:delText>
        </w:r>
        <w:r w:rsidDel="005E2DCE">
          <w:rPr>
            <w:rFonts w:eastAsia="DengXian"/>
            <w:kern w:val="2"/>
          </w:rPr>
          <w:delText xml:space="preserve"> = - 13.777, </w:delText>
        </w:r>
        <w:r w:rsidDel="005E2DCE">
          <w:rPr>
            <w:rFonts w:eastAsia="DengXian"/>
            <w:i/>
            <w:iCs/>
            <w:kern w:val="2"/>
          </w:rPr>
          <w:delText xml:space="preserve">p </w:delText>
        </w:r>
        <w:r w:rsidDel="005E2DCE">
          <w:rPr>
            <w:rFonts w:eastAsia="DengXian"/>
            <w:kern w:val="2"/>
          </w:rPr>
          <w:delText>= .002) and annual merit pay (</w:delText>
        </w:r>
        <w:r w:rsidDel="005E2DCE">
          <w:rPr>
            <w:i/>
          </w:rPr>
          <w:delText>γ</w:delText>
        </w:r>
        <w:r w:rsidDel="005E2DCE">
          <w:rPr>
            <w:rFonts w:eastAsia="DengXian"/>
            <w:kern w:val="2"/>
          </w:rPr>
          <w:delText xml:space="preserve"> = -.499, </w:delText>
        </w:r>
        <w:r w:rsidDel="005E2DCE">
          <w:rPr>
            <w:rFonts w:eastAsia="DengXian"/>
            <w:i/>
            <w:iCs/>
            <w:kern w:val="2"/>
          </w:rPr>
          <w:delText xml:space="preserve">p </w:delText>
        </w:r>
        <w:r w:rsidDel="005E2DCE">
          <w:rPr>
            <w:rFonts w:eastAsia="DengXian"/>
            <w:kern w:val="2"/>
          </w:rPr>
          <w:delText>= .002). However, the initial error-making was not significantly related to either task performance (</w:delText>
        </w:r>
        <w:r w:rsidDel="005E2DCE">
          <w:rPr>
            <w:i/>
          </w:rPr>
          <w:delText>γ</w:delText>
        </w:r>
        <w:r w:rsidDel="005E2DCE">
          <w:rPr>
            <w:rFonts w:eastAsia="DengXian"/>
            <w:kern w:val="2"/>
          </w:rPr>
          <w:delText xml:space="preserve"> = .105, </w:delText>
        </w:r>
        <w:r w:rsidDel="005E2DCE">
          <w:rPr>
            <w:rFonts w:eastAsia="DengXian"/>
            <w:i/>
            <w:iCs/>
            <w:kern w:val="2"/>
          </w:rPr>
          <w:delText xml:space="preserve">p </w:delText>
        </w:r>
        <w:r w:rsidDel="005E2DCE">
          <w:rPr>
            <w:rFonts w:eastAsia="DengXian"/>
            <w:kern w:val="2"/>
          </w:rPr>
          <w:delText>= .268) or annual merit pay (</w:delText>
        </w:r>
        <w:r w:rsidDel="005E2DCE">
          <w:rPr>
            <w:i/>
          </w:rPr>
          <w:delText>γ</w:delText>
        </w:r>
        <w:r w:rsidDel="005E2DCE">
          <w:rPr>
            <w:rFonts w:eastAsia="DengXian"/>
            <w:kern w:val="2"/>
          </w:rPr>
          <w:delText xml:space="preserve"> = -.002, </w:delText>
        </w:r>
        <w:r w:rsidDel="005E2DCE">
          <w:rPr>
            <w:rFonts w:eastAsia="DengXian"/>
            <w:i/>
            <w:iCs/>
            <w:kern w:val="2"/>
          </w:rPr>
          <w:delText xml:space="preserve">p </w:delText>
        </w:r>
        <w:r w:rsidDel="005E2DCE">
          <w:rPr>
            <w:rFonts w:eastAsia="DengXian"/>
            <w:kern w:val="2"/>
          </w:rPr>
          <w:delText xml:space="preserve">= .647). These results demonstrated the superiority of change trajectories of error-making over the initial level of error-making in predicting task performance and annual merit, supporting Hypothesis 3.  </w:delText>
        </w:r>
      </w:del>
    </w:p>
    <w:p w14:paraId="777D3E9F" w14:textId="6B9E7212" w:rsidR="009458CE" w:rsidDel="005E2DCE" w:rsidRDefault="009C0C59">
      <w:pPr>
        <w:widowControl w:val="0"/>
        <w:snapToGrid w:val="0"/>
        <w:spacing w:line="480" w:lineRule="auto"/>
        <w:ind w:firstLine="720"/>
        <w:rPr>
          <w:del w:id="4164" w:author="Haiyang Liu" w:date="2026-05-21T01:52:00Z" w16du:dateUtc="2026-05-20T18:52:00Z"/>
        </w:rPr>
      </w:pPr>
      <w:del w:id="4165" w:author="Haiyang Liu" w:date="2026-05-21T01:52:00Z" w16du:dateUtc="2026-05-20T18:52:00Z">
        <w:r w:rsidDel="005E2DCE">
          <w:rPr>
            <w:rFonts w:eastAsia="DengXian"/>
            <w:kern w:val="2"/>
          </w:rPr>
          <w:delText>We conducted a new set of regression analyses for Hypotheses 4 and 5, which proposed the moderating effect of newcomer global attribution (see Table 3). Specifically, we found that newcomer global error attribution significantly moderated the negative effect of error management approach on error change trajectories (</w:delText>
        </w:r>
        <w:r w:rsidDel="005E2DCE">
          <w:rPr>
            <w:i/>
          </w:rPr>
          <w:delText>γ</w:delText>
        </w:r>
        <w:r w:rsidDel="005E2DCE">
          <w:rPr>
            <w:rFonts w:eastAsia="DengXian"/>
            <w:kern w:val="2"/>
          </w:rPr>
          <w:delText xml:space="preserve"> = .002, </w:delText>
        </w:r>
        <w:r w:rsidDel="005E2DCE">
          <w:rPr>
            <w:rFonts w:eastAsia="DengXian"/>
            <w:i/>
            <w:iCs/>
            <w:kern w:val="2"/>
          </w:rPr>
          <w:delText xml:space="preserve">p </w:delText>
        </w:r>
        <w:r w:rsidDel="005E2DCE">
          <w:rPr>
            <w:rFonts w:eastAsia="DengXian"/>
            <w:kern w:val="2"/>
          </w:rPr>
          <w:delText>= .018). W</w:delText>
        </w:r>
        <w:r w:rsidDel="005E2DCE">
          <w:delText xml:space="preserve">e plotted this interaction to facilitate interpretation in Figure 2, following Cohen et al.’s (2003) recommendations at conditional values of the moderator (i.e., 1 </w:delText>
        </w:r>
        <w:r w:rsidDel="005E2DCE">
          <w:rPr>
            <w:i/>
          </w:rPr>
          <w:delText>SD</w:delText>
        </w:r>
        <w:r w:rsidDel="005E2DCE">
          <w:delText xml:space="preserve"> above and below the mean). The effect of the error management approach on the error change trajectories was significantly negative when global attribution was low (</w:delText>
        </w:r>
        <w:r w:rsidDel="005E2DCE">
          <w:rPr>
            <w:i/>
            <w:iCs/>
          </w:rPr>
          <w:delText>γ</w:delText>
        </w:r>
        <w:r w:rsidDel="005E2DCE">
          <w:delText xml:space="preserve"> = -.005, </w:delText>
        </w:r>
        <w:r w:rsidDel="005E2DCE">
          <w:rPr>
            <w:i/>
            <w:iCs/>
          </w:rPr>
          <w:delText>p</w:delText>
        </w:r>
        <w:r w:rsidDel="005E2DCE">
          <w:delText xml:space="preserve"> = .002) but was not when global attribution was high (</w:delText>
        </w:r>
        <w:r w:rsidDel="005E2DCE">
          <w:rPr>
            <w:i/>
          </w:rPr>
          <w:delText>γ</w:delText>
        </w:r>
        <w:r w:rsidDel="005E2DCE">
          <w:delText xml:space="preserve"> = .000, </w:delText>
        </w:r>
        <w:r w:rsidDel="005E2DCE">
          <w:rPr>
            <w:i/>
          </w:rPr>
          <w:delText xml:space="preserve">p = </w:delText>
        </w:r>
        <w:r w:rsidDel="005E2DCE">
          <w:rPr>
            <w:iCs/>
          </w:rPr>
          <w:delText>.903</w:delText>
        </w:r>
        <w:r w:rsidDel="005E2DCE">
          <w:delText>), supporting Hypothesis 4. However, Hypothesis 5 did not receive empirical support. Newcomer global attribution did not moderate the relationship between error prevention approach and error change trajectories (</w:delText>
        </w:r>
        <w:r w:rsidDel="005E2DCE">
          <w:rPr>
            <w:i/>
          </w:rPr>
          <w:delText>γ</w:delText>
        </w:r>
        <w:r w:rsidDel="005E2DCE">
          <w:delText xml:space="preserve"> = -.001, </w:delText>
        </w:r>
        <w:r w:rsidDel="005E2DCE">
          <w:rPr>
            <w:i/>
          </w:rPr>
          <w:delText xml:space="preserve">p = </w:delText>
        </w:r>
        <w:r w:rsidDel="005E2DCE">
          <w:rPr>
            <w:iCs/>
          </w:rPr>
          <w:delText>.360; Hypothesis 5</w:delText>
        </w:r>
        <w:r w:rsidDel="005E2DCE">
          <w:delText xml:space="preserve">). </w:delText>
        </w:r>
      </w:del>
    </w:p>
    <w:p w14:paraId="777D3EA0" w14:textId="35BF2CAC" w:rsidR="009458CE" w:rsidDel="005E2DCE" w:rsidRDefault="009C0C59">
      <w:pPr>
        <w:widowControl w:val="0"/>
        <w:snapToGrid w:val="0"/>
        <w:spacing w:line="480" w:lineRule="auto"/>
        <w:ind w:firstLine="720"/>
        <w:rPr>
          <w:del w:id="4166" w:author="Haiyang Liu" w:date="2026-05-21T01:52:00Z" w16du:dateUtc="2026-05-20T18:52:00Z"/>
        </w:rPr>
      </w:pPr>
      <w:del w:id="4167" w:author="Haiyang Liu" w:date="2026-05-21T01:52:00Z" w16du:dateUtc="2026-05-20T18:52:00Z">
        <w:r w:rsidDel="005E2DCE">
          <w:rPr>
            <w:rFonts w:eastAsia="DengXian"/>
            <w:kern w:val="2"/>
          </w:rPr>
          <w:delText xml:space="preserve">In light of the above results, we only found support for the overall moderated mediation effects between error management approach and task performance/annual merit pay via change trajectories of error making (Hypotheses 6a and 6b). The indirect effect of error management approach on task performance via error-making trajectories was significant when newcomer global attribution was low but not when it was high (low condition: </w:delText>
        </w:r>
        <w:r w:rsidDel="005E2DCE">
          <w:rPr>
            <w:rFonts w:eastAsia="DengXian"/>
            <w:i/>
            <w:kern w:val="2"/>
          </w:rPr>
          <w:delText>CI</w:delText>
        </w:r>
        <w:r w:rsidDel="005E2DCE">
          <w:rPr>
            <w:rFonts w:eastAsia="DengXian"/>
            <w:kern w:val="2"/>
          </w:rPr>
          <w:delText xml:space="preserve"> = [.007, .135]; high condition: </w:delText>
        </w:r>
        <w:r w:rsidDel="005E2DCE">
          <w:rPr>
            <w:rFonts w:eastAsia="DengXian"/>
            <w:i/>
            <w:kern w:val="2"/>
          </w:rPr>
          <w:delText>CI</w:delText>
        </w:r>
        <w:r w:rsidDel="005E2DCE">
          <w:rPr>
            <w:rFonts w:eastAsia="DengXian"/>
            <w:kern w:val="2"/>
          </w:rPr>
          <w:delText xml:space="preserve"> = [-.059, .043]; difference index: </w:delText>
        </w:r>
        <w:r w:rsidDel="005E2DCE">
          <w:rPr>
            <w:rFonts w:eastAsia="DengXian"/>
            <w:i/>
            <w:kern w:val="2"/>
          </w:rPr>
          <w:delText>CI</w:delText>
        </w:r>
        <w:r w:rsidDel="005E2DCE">
          <w:rPr>
            <w:rFonts w:eastAsia="DengXian"/>
            <w:kern w:val="2"/>
          </w:rPr>
          <w:delText xml:space="preserve"> = [-.059, -.001]). Similarly, the indirect effect of error management approach on annual merit pay via error-making trajectories was also significant when newcomer global attribution was low but not when it was high (low condition: </w:delText>
        </w:r>
        <w:r w:rsidDel="005E2DCE">
          <w:rPr>
            <w:rFonts w:eastAsia="DengXian"/>
            <w:i/>
            <w:kern w:val="2"/>
          </w:rPr>
          <w:delText>CI</w:delText>
        </w:r>
        <w:r w:rsidDel="005E2DCE">
          <w:rPr>
            <w:rFonts w:eastAsia="DengXian"/>
            <w:kern w:val="2"/>
          </w:rPr>
          <w:delText xml:space="preserve"> = [.001, .005]; high condition: </w:delText>
        </w:r>
        <w:r w:rsidDel="005E2DCE">
          <w:rPr>
            <w:rFonts w:eastAsia="DengXian"/>
            <w:i/>
            <w:kern w:val="2"/>
          </w:rPr>
          <w:delText>CI</w:delText>
        </w:r>
        <w:r w:rsidDel="005E2DCE">
          <w:rPr>
            <w:rFonts w:eastAsia="DengXian"/>
            <w:kern w:val="2"/>
          </w:rPr>
          <w:delText xml:space="preserve"> = [-.003, .001]; difference index: </w:delText>
        </w:r>
        <w:r w:rsidDel="005E2DCE">
          <w:rPr>
            <w:rFonts w:eastAsia="DengXian"/>
            <w:i/>
            <w:kern w:val="2"/>
          </w:rPr>
          <w:delText>CI</w:delText>
        </w:r>
        <w:r w:rsidDel="005E2DCE">
          <w:rPr>
            <w:rFonts w:eastAsia="DengXian"/>
            <w:kern w:val="2"/>
          </w:rPr>
          <w:delText xml:space="preserve"> = [-.002, -.001]). Due to the insignificant moderating effect of newcomer global attribution on the relationship between the error prevention approach and change trajectories of error-making, Hypothesis 7 was not supported.</w:delText>
        </w:r>
      </w:del>
    </w:p>
    <w:p w14:paraId="777D3EA1" w14:textId="77777777" w:rsidR="009458CE" w:rsidRDefault="009C0C59">
      <w:pPr>
        <w:snapToGrid w:val="0"/>
        <w:spacing w:line="480" w:lineRule="auto"/>
        <w:jc w:val="center"/>
        <w:rPr>
          <w:b/>
        </w:rPr>
      </w:pPr>
      <w:r>
        <w:rPr>
          <w:b/>
        </w:rPr>
        <w:t>Discussion</w:t>
      </w:r>
    </w:p>
    <w:p w14:paraId="777D3EA2" w14:textId="54D24AEF" w:rsidR="009458CE" w:rsidDel="00D4037C" w:rsidRDefault="005C3509">
      <w:pPr>
        <w:snapToGrid w:val="0"/>
        <w:spacing w:line="480" w:lineRule="auto"/>
        <w:ind w:firstLine="720"/>
        <w:rPr>
          <w:del w:id="4168" w:author="Hong Deng" w:date="2026-06-09T14:16:00Z" w16du:dateUtc="2026-06-09T06:16:00Z"/>
          <w:bCs/>
        </w:rPr>
        <w:pPrChange w:id="4169" w:author="Hong Deng" w:date="2026-06-09T14:26:00Z" w16du:dateUtc="2026-06-09T06:26:00Z">
          <w:pPr>
            <w:snapToGrid w:val="0"/>
            <w:spacing w:line="480" w:lineRule="auto"/>
          </w:pPr>
        </w:pPrChange>
      </w:pPr>
      <w:ins w:id="4170" w:author="Hong Deng" w:date="2026-06-09T14:13:00Z" w16du:dateUtc="2026-06-09T06:13:00Z">
        <w:r>
          <w:rPr>
            <w:bCs/>
          </w:rPr>
          <w:t>O</w:t>
        </w:r>
        <w:r w:rsidR="00C279A0">
          <w:rPr>
            <w:bCs/>
          </w:rPr>
          <w:t>nbo</w:t>
        </w:r>
        <w:r>
          <w:rPr>
            <w:bCs/>
          </w:rPr>
          <w:t xml:space="preserve">arding begins as a problem of learning to act, </w:t>
        </w:r>
      </w:ins>
      <w:ins w:id="4171" w:author="Hong Deng" w:date="2026-06-09T14:14:00Z" w16du:dateUtc="2026-06-09T06:14:00Z">
        <w:r w:rsidR="00063DC7">
          <w:rPr>
            <w:bCs/>
          </w:rPr>
          <w:t xml:space="preserve">and errors are </w:t>
        </w:r>
      </w:ins>
      <w:ins w:id="4172" w:author="Hong Deng" w:date="2026-06-09T14:15:00Z" w16du:dateUtc="2026-06-09T06:15:00Z">
        <w:r w:rsidR="00F94250">
          <w:rPr>
            <w:bCs/>
          </w:rPr>
          <w:t>meaningful</w:t>
        </w:r>
      </w:ins>
      <w:ins w:id="4173" w:author="Hong Deng" w:date="2026-06-09T14:14:00Z" w16du:dateUtc="2026-06-09T06:14:00Z">
        <w:r w:rsidR="00063DC7">
          <w:rPr>
            <w:bCs/>
          </w:rPr>
          <w:t xml:space="preserve"> events </w:t>
        </w:r>
        <w:r w:rsidR="00F94250">
          <w:rPr>
            <w:bCs/>
          </w:rPr>
          <w:t xml:space="preserve">through which </w:t>
        </w:r>
      </w:ins>
      <w:ins w:id="4174" w:author="Hong Deng" w:date="2026-06-09T14:15:00Z" w16du:dateUtc="2026-06-09T06:15:00Z">
        <w:r w:rsidR="00F94250">
          <w:rPr>
            <w:bCs/>
          </w:rPr>
          <w:t xml:space="preserve">genuine </w:t>
        </w:r>
      </w:ins>
      <w:ins w:id="4175" w:author="Hong Deng" w:date="2026-06-09T14:14:00Z" w16du:dateUtc="2026-06-09T06:14:00Z">
        <w:r w:rsidR="00F94250">
          <w:rPr>
            <w:bCs/>
          </w:rPr>
          <w:t xml:space="preserve">learning </w:t>
        </w:r>
      </w:ins>
      <w:ins w:id="4176" w:author="Hong Deng" w:date="2026-06-09T14:15:00Z" w16du:dateUtc="2026-06-09T06:15:00Z">
        <w:r w:rsidR="00B067F1">
          <w:rPr>
            <w:bCs/>
          </w:rPr>
          <w:t xml:space="preserve">occurs. </w:t>
        </w:r>
      </w:ins>
      <w:ins w:id="4177" w:author="Hong Deng" w:date="2026-06-09T14:16:00Z" w16du:dateUtc="2026-06-09T06:16:00Z">
        <w:r w:rsidR="005371F7">
          <w:rPr>
            <w:bCs/>
          </w:rPr>
          <w:t xml:space="preserve">In a field study that followed newcomers and their teams </w:t>
        </w:r>
        <w:r w:rsidR="00C92F1C">
          <w:rPr>
            <w:bCs/>
          </w:rPr>
          <w:t xml:space="preserve">across five waves, we found </w:t>
        </w:r>
      </w:ins>
      <w:ins w:id="4178" w:author="Hong Deng" w:date="2026-06-09T14:17:00Z" w16du:dateUtc="2026-06-09T06:17:00Z">
        <w:r w:rsidR="00C92F1C">
          <w:rPr>
            <w:bCs/>
          </w:rPr>
          <w:t xml:space="preserve">that </w:t>
        </w:r>
      </w:ins>
      <w:ins w:id="4179" w:author="Hong Deng" w:date="2026-06-09T14:31:00Z" w16du:dateUtc="2026-06-09T06:31:00Z">
        <w:r w:rsidR="007E380B">
          <w:rPr>
            <w:bCs/>
          </w:rPr>
          <w:t xml:space="preserve">the way a team handles errors shapes the </w:t>
        </w:r>
        <w:r w:rsidR="007E380B">
          <w:rPr>
            <w:rFonts w:hint="eastAsia"/>
            <w:bCs/>
          </w:rPr>
          <w:t>form</w:t>
        </w:r>
      </w:ins>
      <w:ins w:id="4180" w:author="Hong Deng" w:date="2026-06-09T14:17:00Z" w16du:dateUtc="2026-06-09T06:17:00Z">
        <w:r w:rsidR="00C92F1C">
          <w:rPr>
            <w:bCs/>
          </w:rPr>
          <w:t xml:space="preserve"> </w:t>
        </w:r>
        <w:r w:rsidR="00884862">
          <w:rPr>
            <w:bCs/>
          </w:rPr>
          <w:t>of newcomers’ error trajector</w:t>
        </w:r>
      </w:ins>
      <w:ins w:id="4181" w:author="Hong Deng" w:date="2026-06-09T14:18:00Z" w16du:dateUtc="2026-06-09T06:18:00Z">
        <w:r w:rsidR="005F7DC6">
          <w:rPr>
            <w:bCs/>
          </w:rPr>
          <w:t>ies</w:t>
        </w:r>
      </w:ins>
      <w:ins w:id="4182" w:author="Hong Deng" w:date="2026-06-09T14:17:00Z" w16du:dateUtc="2026-06-09T06:17:00Z">
        <w:r w:rsidR="00884862">
          <w:rPr>
            <w:bCs/>
          </w:rPr>
          <w:t xml:space="preserve"> rather than just </w:t>
        </w:r>
      </w:ins>
      <w:ins w:id="4183" w:author="Hong Deng" w:date="2026-06-09T14:18:00Z" w16du:dateUtc="2026-06-09T06:18:00Z">
        <w:r w:rsidR="005F7DC6">
          <w:rPr>
            <w:bCs/>
          </w:rPr>
          <w:t>their</w:t>
        </w:r>
      </w:ins>
      <w:ins w:id="4184" w:author="Hong Deng" w:date="2026-06-09T14:17:00Z" w16du:dateUtc="2026-06-09T06:17:00Z">
        <w:r w:rsidR="00884862">
          <w:rPr>
            <w:bCs/>
          </w:rPr>
          <w:t xml:space="preserve"> endpoint</w:t>
        </w:r>
      </w:ins>
      <w:ins w:id="4185" w:author="Hong Deng" w:date="2026-06-09T14:18:00Z" w16du:dateUtc="2026-06-09T06:18:00Z">
        <w:r w:rsidR="005F7DC6">
          <w:rPr>
            <w:bCs/>
          </w:rPr>
          <w:t>s</w:t>
        </w:r>
      </w:ins>
      <w:ins w:id="4186" w:author="Hong Deng" w:date="2026-06-09T14:17:00Z" w16du:dateUtc="2026-06-09T06:17:00Z">
        <w:r w:rsidR="00884862">
          <w:rPr>
            <w:bCs/>
          </w:rPr>
          <w:t xml:space="preserve">. </w:t>
        </w:r>
        <w:r w:rsidR="005F7DC6">
          <w:rPr>
            <w:bCs/>
          </w:rPr>
          <w:t>N</w:t>
        </w:r>
        <w:r w:rsidR="00884862">
          <w:rPr>
            <w:bCs/>
          </w:rPr>
          <w:t>e</w:t>
        </w:r>
      </w:ins>
      <w:ins w:id="4187" w:author="Hong Deng" w:date="2026-06-09T14:18:00Z" w16du:dateUtc="2026-06-09T06:18:00Z">
        <w:r w:rsidR="005F7DC6">
          <w:rPr>
            <w:bCs/>
          </w:rPr>
          <w:t xml:space="preserve">wcomers </w:t>
        </w:r>
        <w:r w:rsidR="008D36CD">
          <w:rPr>
            <w:bCs/>
          </w:rPr>
          <w:t>entering teams with a</w:t>
        </w:r>
      </w:ins>
      <w:ins w:id="4188" w:author="Hong Deng" w:date="2026-06-09T14:19:00Z" w16du:dateUtc="2026-06-09T06:19:00Z">
        <w:r w:rsidR="00B82060">
          <w:rPr>
            <w:bCs/>
          </w:rPr>
          <w:t>n</w:t>
        </w:r>
      </w:ins>
      <w:ins w:id="4189" w:author="Hong Deng" w:date="2026-06-09T14:18:00Z" w16du:dateUtc="2026-06-09T06:18:00Z">
        <w:r w:rsidR="008D36CD">
          <w:rPr>
            <w:bCs/>
          </w:rPr>
          <w:t xml:space="preserve"> error management culture showed an accelerating decl</w:t>
        </w:r>
      </w:ins>
      <w:ins w:id="4190" w:author="Hong Deng" w:date="2026-06-09T14:19:00Z" w16du:dateUtc="2026-06-09T06:19:00Z">
        <w:r w:rsidR="008D36CD">
          <w:rPr>
            <w:bCs/>
          </w:rPr>
          <w:t xml:space="preserve">ine in action errors, </w:t>
        </w:r>
        <w:r w:rsidR="00B82060">
          <w:rPr>
            <w:bCs/>
          </w:rPr>
          <w:t>with errors falling faster as onboarding progressed. However, an error aversion culture flattened that acce</w:t>
        </w:r>
      </w:ins>
      <w:ins w:id="4191" w:author="Hong Deng" w:date="2026-06-09T14:20:00Z" w16du:dateUtc="2026-06-09T06:20:00Z">
        <w:r w:rsidR="00B82060">
          <w:rPr>
            <w:bCs/>
          </w:rPr>
          <w:t xml:space="preserve">leration. </w:t>
        </w:r>
      </w:ins>
      <w:ins w:id="4192" w:author="Hong Deng" w:date="2026-06-09T14:21:00Z" w16du:dateUtc="2026-06-09T06:21:00Z">
        <w:r w:rsidR="007B2519">
          <w:rPr>
            <w:bCs/>
          </w:rPr>
          <w:t xml:space="preserve">Notably, neither culture </w:t>
        </w:r>
        <w:r w:rsidR="000A5A72">
          <w:rPr>
            <w:bCs/>
          </w:rPr>
          <w:t>influenced the level of errors newcome</w:t>
        </w:r>
      </w:ins>
      <w:ins w:id="4193" w:author="Hong Deng" w:date="2026-06-09T14:22:00Z" w16du:dateUtc="2026-06-09T06:22:00Z">
        <w:r w:rsidR="000A5A72">
          <w:rPr>
            <w:bCs/>
          </w:rPr>
          <w:t>rs made at the close of onboarding</w:t>
        </w:r>
        <w:r w:rsidR="005627B2">
          <w:rPr>
            <w:bCs/>
          </w:rPr>
          <w:t>. Both instead worked on the shape of the d</w:t>
        </w:r>
      </w:ins>
      <w:ins w:id="4194" w:author="Hong Deng" w:date="2026-06-09T14:23:00Z" w16du:dateUtc="2026-06-09T06:23:00Z">
        <w:r w:rsidR="005627B2">
          <w:rPr>
            <w:bCs/>
          </w:rPr>
          <w:t>escent, and</w:t>
        </w:r>
        <w:r w:rsidR="004C054C">
          <w:rPr>
            <w:bCs/>
          </w:rPr>
          <w:t xml:space="preserve"> that shape carried </w:t>
        </w:r>
      </w:ins>
      <w:ins w:id="4195" w:author="Hong Deng" w:date="2026-06-09T14:24:00Z" w16du:dateUtc="2026-06-09T06:24:00Z">
        <w:r w:rsidR="00D4037C">
          <w:rPr>
            <w:bCs/>
          </w:rPr>
          <w:t xml:space="preserve">developmental information </w:t>
        </w:r>
      </w:ins>
      <w:ins w:id="4196" w:author="Hong Deng" w:date="2026-06-09T14:30:00Z" w16du:dateUtc="2026-06-09T06:30:00Z">
        <w:r w:rsidR="00890173">
          <w:rPr>
            <w:rFonts w:hint="eastAsia"/>
            <w:bCs/>
          </w:rPr>
          <w:t xml:space="preserve">beyond the final error level, </w:t>
        </w:r>
        <w:r w:rsidR="00F51DF7">
          <w:rPr>
            <w:rFonts w:hint="eastAsia"/>
            <w:bCs/>
          </w:rPr>
          <w:t>p</w:t>
        </w:r>
      </w:ins>
      <w:ins w:id="4197" w:author="Hong Deng" w:date="2026-06-09T14:24:00Z" w16du:dateUtc="2026-06-09T06:24:00Z">
        <w:r w:rsidR="00E74D97">
          <w:rPr>
            <w:bCs/>
          </w:rPr>
          <w:t xml:space="preserve">redicting performance over and </w:t>
        </w:r>
      </w:ins>
      <w:ins w:id="4198" w:author="Hong Deng" w:date="2026-06-09T14:25:00Z" w16du:dateUtc="2026-06-09T06:25:00Z">
        <w:r w:rsidR="00E74D97">
          <w:rPr>
            <w:bCs/>
          </w:rPr>
          <w:t>above</w:t>
        </w:r>
      </w:ins>
      <w:ins w:id="4199" w:author="Hong Deng" w:date="2026-06-09T14:24:00Z" w16du:dateUtc="2026-06-09T06:24:00Z">
        <w:r w:rsidR="00E74D97">
          <w:rPr>
            <w:bCs/>
          </w:rPr>
          <w:t xml:space="preserve"> how many errors remained. </w:t>
        </w:r>
      </w:ins>
      <w:ins w:id="4200" w:author="Hong Deng" w:date="2026-06-09T14:25:00Z" w16du:dateUtc="2026-06-09T06:25:00Z">
        <w:r w:rsidR="00E74D97">
          <w:rPr>
            <w:bCs/>
          </w:rPr>
          <w:t xml:space="preserve">Finally, the benefit of an error management culture was </w:t>
        </w:r>
        <w:r w:rsidR="00A90256">
          <w:rPr>
            <w:bCs/>
          </w:rPr>
          <w:t>stronger among newcomers who did not construe their errors as outcomes beyond their control</w:t>
        </w:r>
      </w:ins>
      <w:ins w:id="4201" w:author="Hong Deng" w:date="2026-06-09T14:26:00Z" w16du:dateUtc="2026-06-09T06:26:00Z">
        <w:r w:rsidR="00A90256">
          <w:rPr>
            <w:bCs/>
          </w:rPr>
          <w:t xml:space="preserve"> (i.e., low external locus of control)</w:t>
        </w:r>
      </w:ins>
      <w:ins w:id="4202" w:author="Hong Deng" w:date="2026-06-09T14:25:00Z" w16du:dateUtc="2026-06-09T06:25:00Z">
        <w:r w:rsidR="00A90256">
          <w:rPr>
            <w:bCs/>
          </w:rPr>
          <w:t>. For newc</w:t>
        </w:r>
      </w:ins>
      <w:ins w:id="4203" w:author="Hong Deng" w:date="2026-06-09T14:26:00Z" w16du:dateUtc="2026-06-09T06:26:00Z">
        <w:r w:rsidR="00A90256">
          <w:rPr>
            <w:bCs/>
          </w:rPr>
          <w:t xml:space="preserve">omers high in external locus of control, the culture’s </w:t>
        </w:r>
        <w:r w:rsidR="00FA4B64">
          <w:rPr>
            <w:bCs/>
          </w:rPr>
          <w:t xml:space="preserve">affordance went largely unused. </w:t>
        </w:r>
      </w:ins>
      <w:ins w:id="4204" w:author="Hong Deng" w:date="2026-06-09T14:27:00Z" w16du:dateUtc="2026-06-09T06:27:00Z">
        <w:r w:rsidR="00652643">
          <w:rPr>
            <w:bCs/>
          </w:rPr>
          <w:t xml:space="preserve">In short, the signature of effective onboarding </w:t>
        </w:r>
      </w:ins>
      <w:ins w:id="4205" w:author="Hong Deng" w:date="2026-06-09T14:30:00Z" w16du:dateUtc="2026-06-09T06:30:00Z">
        <w:r w:rsidR="00F51DF7">
          <w:rPr>
            <w:rFonts w:hint="eastAsia"/>
            <w:bCs/>
          </w:rPr>
          <w:t xml:space="preserve">is not only a low error count </w:t>
        </w:r>
      </w:ins>
      <w:ins w:id="4206" w:author="Hong Deng" w:date="2026-06-09T14:31:00Z" w16du:dateUtc="2026-06-09T06:31:00Z">
        <w:r w:rsidR="00F51DF7">
          <w:rPr>
            <w:rFonts w:hint="eastAsia"/>
            <w:bCs/>
          </w:rPr>
          <w:t xml:space="preserve">but an error ccount that is falling, and falling faster over time. </w:t>
        </w:r>
      </w:ins>
      <w:del w:id="4207" w:author="Hong Deng" w:date="2026-06-09T14:16:00Z" w16du:dateUtc="2026-06-09T06:16:00Z">
        <w:r w:rsidR="009C0C59" w:rsidDel="005371F7">
          <w:rPr>
            <w:bCs/>
          </w:rPr>
          <w:delText>Our findings revealed that newcomers who perceived an error management approach—where errors are seen as opportunities for learning and growth—experienced a significant reduction in errors over time. This decline in error-making was associated with improved socialization-period task performance and higher annual merit pay. In contrast, the perception of an error prevention approach—which emphasizes avoiding errors to demonstrate competence—did not significantly affect the trajectory of error-making. Therefore, it failed to further impact newcomer performance outcomes. Moreover, the positive impact of the error management approach on reducing errors was more pronounced among newcomers who did not generally attribute errors to broad, unchangeable factors. This suggests that newcomers who view errors as isolated incidents, rather than as reflections of their overall abilities, benefit more from an error management culture. These results highlight the importance of fostering an error management environment in organizations, especially during the socialization of newcomers. Shifting from an error-avoidance mentality to an error-management paradigm can facilitate learning (swifter error reduction), enhance performance, and ultimately contribute to better long-term outcomes.</w:delText>
        </w:r>
      </w:del>
    </w:p>
    <w:p w14:paraId="769456BA" w14:textId="77777777" w:rsidR="00D4037C" w:rsidRDefault="00D4037C" w:rsidP="007E380B">
      <w:pPr>
        <w:snapToGrid w:val="0"/>
        <w:spacing w:line="480" w:lineRule="auto"/>
        <w:ind w:firstLine="720"/>
        <w:rPr>
          <w:ins w:id="4208" w:author="Hong Deng" w:date="2026-06-09T14:24:00Z" w16du:dateUtc="2026-06-09T06:24:00Z"/>
          <w:bCs/>
        </w:rPr>
      </w:pPr>
    </w:p>
    <w:p w14:paraId="777D3EA3" w14:textId="77777777" w:rsidR="009458CE" w:rsidRDefault="009C0C59">
      <w:pPr>
        <w:snapToGrid w:val="0"/>
        <w:spacing w:line="480" w:lineRule="auto"/>
        <w:rPr>
          <w:b/>
        </w:rPr>
      </w:pPr>
      <w:r>
        <w:rPr>
          <w:b/>
        </w:rPr>
        <w:t>Theoretical Implications</w:t>
      </w:r>
    </w:p>
    <w:p w14:paraId="28E21631" w14:textId="02DE984C" w:rsidR="00A84F99" w:rsidRDefault="00A84F99">
      <w:pPr>
        <w:snapToGrid w:val="0"/>
        <w:spacing w:line="480" w:lineRule="auto"/>
        <w:ind w:firstLine="720"/>
        <w:rPr>
          <w:ins w:id="4209" w:author="Hong Deng" w:date="2026-06-09T15:18:00Z" w16du:dateUtc="2026-06-09T07:18:00Z"/>
        </w:rPr>
      </w:pPr>
      <w:ins w:id="4210" w:author="Hong Deng" w:date="2026-06-09T14:34:00Z" w16du:dateUtc="2026-06-09T06:34:00Z">
        <w:r>
          <w:t>T</w:t>
        </w:r>
        <w:r>
          <w:rPr>
            <w:rFonts w:hint="eastAsia"/>
          </w:rPr>
          <w:t xml:space="preserve">his research has several theoretical implications. </w:t>
        </w:r>
        <w:r>
          <w:t>F</w:t>
        </w:r>
        <w:r>
          <w:rPr>
            <w:rFonts w:hint="eastAsia"/>
          </w:rPr>
          <w:t xml:space="preserve">irst, we </w:t>
        </w:r>
      </w:ins>
      <w:ins w:id="4211" w:author="Hong Deng" w:date="2026-06-09T14:35:00Z" w16du:dateUtc="2026-06-09T06:35:00Z">
        <w:r w:rsidR="00C33333">
          <w:t>reposition</w:t>
        </w:r>
      </w:ins>
      <w:ins w:id="4212" w:author="Hong Deng" w:date="2026-06-09T14:34:00Z" w16du:dateUtc="2026-06-09T06:34:00Z">
        <w:r>
          <w:rPr>
            <w:rFonts w:hint="eastAsia"/>
          </w:rPr>
          <w:t xml:space="preserve"> </w:t>
        </w:r>
      </w:ins>
      <w:ins w:id="4213" w:author="Hong Deng" w:date="2026-06-09T17:25:00Z" w16du:dateUtc="2026-06-09T09:25:00Z">
        <w:r w:rsidR="006715A4">
          <w:rPr>
            <w:rFonts w:hint="eastAsia"/>
          </w:rPr>
          <w:t>where</w:t>
        </w:r>
      </w:ins>
      <w:ins w:id="4214" w:author="Hong Deng" w:date="2026-06-09T14:36:00Z" w16du:dateUtc="2026-06-09T06:36:00Z">
        <w:r w:rsidR="004734F6">
          <w:t xml:space="preserve"> newcomer learning</w:t>
        </w:r>
      </w:ins>
      <w:ins w:id="4215" w:author="Hong Deng" w:date="2026-06-09T17:25:00Z" w16du:dateUtc="2026-06-09T09:25:00Z">
        <w:r w:rsidR="006715A4">
          <w:rPr>
            <w:rFonts w:hint="eastAsia"/>
          </w:rPr>
          <w:t xml:space="preserve"> is located</w:t>
        </w:r>
      </w:ins>
      <w:ins w:id="4216" w:author="Hong Deng" w:date="2026-06-09T14:36:00Z" w16du:dateUtc="2026-06-09T06:36:00Z">
        <w:r w:rsidR="004734F6">
          <w:t xml:space="preserve"> within</w:t>
        </w:r>
      </w:ins>
      <w:ins w:id="4217" w:author="Hong Deng" w:date="2026-06-09T14:34:00Z" w16du:dateUtc="2026-06-09T06:34:00Z">
        <w:r w:rsidR="00C33333">
          <w:t xml:space="preserve"> the</w:t>
        </w:r>
        <w:r w:rsidR="00C33333">
          <w:rPr>
            <w:rFonts w:hint="eastAsia"/>
          </w:rPr>
          <w:t xml:space="preserve"> socialization process. </w:t>
        </w:r>
      </w:ins>
      <w:ins w:id="4218" w:author="Hong Deng" w:date="2026-06-09T14:35:00Z" w16du:dateUtc="2026-06-09T06:35:00Z">
        <w:r w:rsidR="00C33333">
          <w:t>I</w:t>
        </w:r>
        <w:r w:rsidR="00C33333">
          <w:rPr>
            <w:rFonts w:hint="eastAsia"/>
          </w:rPr>
          <w:t>n addition to</w:t>
        </w:r>
      </w:ins>
      <w:ins w:id="4219" w:author="Hong Deng" w:date="2026-06-09T14:40:00Z" w16du:dateUtc="2026-06-09T06:40:00Z">
        <w:r w:rsidR="00853451">
          <w:rPr>
            <w:rFonts w:hint="eastAsia"/>
          </w:rPr>
          <w:t xml:space="preserve"> </w:t>
        </w:r>
      </w:ins>
      <w:ins w:id="4220" w:author="Hong Deng" w:date="2026-06-09T14:41:00Z" w16du:dateUtc="2026-06-09T06:41:00Z">
        <w:r w:rsidR="00853451">
          <w:rPr>
            <w:rFonts w:hint="eastAsia"/>
          </w:rPr>
          <w:t xml:space="preserve">formal and informal training </w:t>
        </w:r>
        <w:r w:rsidR="00853451">
          <w:t>programs</w:t>
        </w:r>
        <w:r w:rsidR="00853451">
          <w:rPr>
            <w:rFonts w:hint="eastAsia"/>
          </w:rPr>
          <w:t>,</w:t>
        </w:r>
      </w:ins>
      <w:ins w:id="4221" w:author="Hong Deng" w:date="2026-06-09T14:35:00Z" w16du:dateUtc="2026-06-09T06:35:00Z">
        <w:r w:rsidR="00C33333">
          <w:rPr>
            <w:rFonts w:hint="eastAsia"/>
          </w:rPr>
          <w:t xml:space="preserve"> </w:t>
        </w:r>
      </w:ins>
      <w:ins w:id="4222" w:author="Hong Deng" w:date="2026-06-09T14:41:00Z" w16du:dateUtc="2026-06-09T06:41:00Z">
        <w:r w:rsidR="00853451">
          <w:rPr>
            <w:rFonts w:hint="eastAsia"/>
          </w:rPr>
          <w:t>s</w:t>
        </w:r>
      </w:ins>
      <w:ins w:id="4223" w:author="Hong Deng" w:date="2026-06-09T14:35:00Z" w16du:dateUtc="2026-06-09T06:35:00Z">
        <w:r w:rsidR="00C33333">
          <w:rPr>
            <w:rFonts w:hint="eastAsia"/>
          </w:rPr>
          <w:t xml:space="preserve">ocialization scholarship has </w:t>
        </w:r>
      </w:ins>
      <w:ins w:id="4224" w:author="Hong Deng" w:date="2026-06-09T14:40:00Z" w16du:dateUtc="2026-06-09T06:40:00Z">
        <w:r w:rsidR="00CE0000">
          <w:rPr>
            <w:rFonts w:hint="eastAsia"/>
          </w:rPr>
          <w:t>concentrated on the forces that ready newcomers to learn</w:t>
        </w:r>
      </w:ins>
      <w:ins w:id="4225" w:author="Hong Deng" w:date="2026-06-09T14:41:00Z" w16du:dateUtc="2026-06-09T06:41:00Z">
        <w:r w:rsidR="00C813AD">
          <w:rPr>
            <w:rFonts w:hint="eastAsia"/>
          </w:rPr>
          <w:t>, the motivation to engage with challeng</w:t>
        </w:r>
      </w:ins>
      <w:ins w:id="4226" w:author="Hong Deng" w:date="2026-06-09T14:42:00Z" w16du:dateUtc="2026-06-09T06:42:00Z">
        <w:r w:rsidR="00C813AD">
          <w:rPr>
            <w:rFonts w:hint="eastAsia"/>
          </w:rPr>
          <w:t>es</w:t>
        </w:r>
        <w:r w:rsidR="00C813AD">
          <w:t>,</w:t>
        </w:r>
        <w:r w:rsidR="00C813AD">
          <w:rPr>
            <w:rFonts w:hint="eastAsia"/>
          </w:rPr>
          <w:t xml:space="preserve"> and the felt safety to take risks </w:t>
        </w:r>
        <w:r w:rsidR="00C813AD">
          <w:t>and</w:t>
        </w:r>
        <w:r w:rsidR="00C813AD">
          <w:rPr>
            <w:rFonts w:hint="eastAsia"/>
          </w:rPr>
          <w:t xml:space="preserve"> admit mistakes</w:t>
        </w:r>
      </w:ins>
      <w:ins w:id="4227" w:author="Hong Deng" w:date="2026-06-09T14:35:00Z" w16du:dateUtc="2026-06-09T06:35:00Z">
        <w:r w:rsidR="00C33333">
          <w:rPr>
            <w:rFonts w:hint="eastAsia"/>
          </w:rPr>
          <w:t xml:space="preserve"> </w:t>
        </w:r>
      </w:ins>
      <w:r w:rsidR="00B33040">
        <w:fldChar w:fldCharType="begin">
          <w:fldData xml:space="preserve">PEVuZE5vdGU+PENpdGU+PEF1dGhvcj5UYW48L0F1dGhvcj48WWVhcj4yMDE2PC9ZZWFyPjxSZWNO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</w:fldData>
        </w:fldChar>
      </w:r>
      <w:r w:rsidR="003512D4">
        <w:instrText xml:space="preserve"> ADDIN EN.CITE </w:instrText>
      </w:r>
      <w:r w:rsidR="003512D4">
        <w:fldChar w:fldCharType="begin">
          <w:fldData xml:space="preserve">PEVuZE5vdGU+PENpdGU+PEF1dGhvcj5UYW48L0F1dGhvcj48WWVhcj4yMDE2PC9ZZWFyPjxSZWNO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</w:fldData>
        </w:fldChar>
      </w:r>
      <w:r w:rsidR="003512D4">
        <w:instrText xml:space="preserve"> ADDIN EN.CITE.DATA </w:instrText>
      </w:r>
      <w:r w:rsidR="003512D4">
        <w:fldChar w:fldCharType="end"/>
      </w:r>
      <w:r w:rsidR="00B33040">
        <w:fldChar w:fldCharType="separate"/>
      </w:r>
      <w:r w:rsidR="003512D4">
        <w:rPr>
          <w:noProof/>
        </w:rPr>
        <w:t xml:space="preserve">(e.g., Tan et al. 2016, Mukerjee and Metiu 2022, Montani et al. 2025, Pang et al. in </w:t>
      </w:r>
      <w:r w:rsidR="003512D4">
        <w:rPr>
          <w:noProof/>
        </w:rPr>
        <w:lastRenderedPageBreak/>
        <w:t>press)</w:t>
      </w:r>
      <w:r w:rsidR="00B33040">
        <w:fldChar w:fldCharType="end"/>
      </w:r>
      <w:ins w:id="4228" w:author="Hong Deng" w:date="2026-06-09T14:49:00Z" w16du:dateUtc="2026-06-09T06:49:00Z">
        <w:r w:rsidR="004A4835">
          <w:rPr>
            <w:rFonts w:hint="eastAsia"/>
          </w:rPr>
          <w:t xml:space="preserve">. </w:t>
        </w:r>
        <w:r w:rsidR="004A4835">
          <w:t>O</w:t>
        </w:r>
        <w:r w:rsidR="004A4835">
          <w:rPr>
            <w:rFonts w:hint="eastAsia"/>
          </w:rPr>
          <w:t>ur findings indicate that these fo</w:t>
        </w:r>
        <w:r w:rsidR="008A61DB">
          <w:rPr>
            <w:rFonts w:hint="eastAsia"/>
          </w:rPr>
          <w:t xml:space="preserve">rces operate </w:t>
        </w:r>
      </w:ins>
      <w:ins w:id="4229" w:author="Hong Deng" w:date="2026-06-09T17:26:00Z" w16du:dateUtc="2026-06-09T09:26:00Z">
        <w:r w:rsidR="007D191E">
          <w:rPr>
            <w:rFonts w:hint="eastAsia"/>
          </w:rPr>
          <w:t xml:space="preserve">at the upstream of the moment </w:t>
        </w:r>
      </w:ins>
      <w:ins w:id="4230" w:author="Hong Deng" w:date="2026-06-09T17:25:00Z" w16du:dateUtc="2026-06-09T09:25:00Z">
        <w:r w:rsidR="00B76D3A">
          <w:rPr>
            <w:rFonts w:hint="eastAsia"/>
          </w:rPr>
          <w:t>at</w:t>
        </w:r>
      </w:ins>
      <w:ins w:id="4231" w:author="Hong Deng" w:date="2026-06-09T14:50:00Z" w16du:dateUtc="2026-06-09T06:50:00Z">
        <w:r w:rsidR="008A61DB">
          <w:rPr>
            <w:rFonts w:hint="eastAsia"/>
          </w:rPr>
          <w:t xml:space="preserve"> which learning is won or lost. </w:t>
        </w:r>
        <w:r w:rsidR="008A61DB">
          <w:t>M</w:t>
        </w:r>
        <w:r w:rsidR="008A61DB">
          <w:rPr>
            <w:rFonts w:hint="eastAsia"/>
          </w:rPr>
          <w:t xml:space="preserve">otivation and psychological safety shape the likelihood </w:t>
        </w:r>
      </w:ins>
      <w:ins w:id="4232" w:author="Hong Deng" w:date="2026-06-09T14:51:00Z" w16du:dateUtc="2026-06-09T06:51:00Z">
        <w:r w:rsidR="00D21661">
          <w:t xml:space="preserve">that </w:t>
        </w:r>
      </w:ins>
      <w:ins w:id="4233" w:author="Hong Deng" w:date="2026-06-09T14:50:00Z" w16du:dateUtc="2026-06-09T06:50:00Z">
        <w:r w:rsidR="008A61DB">
          <w:rPr>
            <w:rFonts w:hint="eastAsia"/>
          </w:rPr>
          <w:t xml:space="preserve">an error is </w:t>
        </w:r>
      </w:ins>
      <w:ins w:id="4234" w:author="Hong Deng" w:date="2026-06-09T14:51:00Z" w16du:dateUtc="2026-06-09T06:51:00Z">
        <w:r w:rsidR="00D21661">
          <w:t>dared</w:t>
        </w:r>
      </w:ins>
      <w:ins w:id="4235" w:author="Hong Deng" w:date="2026-06-09T14:50:00Z" w16du:dateUtc="2026-06-09T06:50:00Z">
        <w:r w:rsidR="008A61DB">
          <w:rPr>
            <w:rFonts w:hint="eastAsia"/>
          </w:rPr>
          <w:t xml:space="preserve"> to be committed and disclosed, but not what becomes of it afterward</w:t>
        </w:r>
      </w:ins>
      <w:ins w:id="4236" w:author="Hong Deng" w:date="2026-06-09T14:51:00Z" w16du:dateUtc="2026-06-09T06:51:00Z">
        <w:r w:rsidR="00DA0C17">
          <w:rPr>
            <w:rFonts w:hint="eastAsia"/>
          </w:rPr>
          <w:t xml:space="preserve">, and </w:t>
        </w:r>
        <w:r w:rsidR="00DA0C17">
          <w:t>it is</w:t>
        </w:r>
        <w:r w:rsidR="00DA0C17">
          <w:rPr>
            <w:rFonts w:hint="eastAsia"/>
          </w:rPr>
          <w:t xml:space="preserve"> afterward that newcomers diverge. </w:t>
        </w:r>
      </w:ins>
      <w:ins w:id="4237" w:author="Hong Deng" w:date="2026-06-09T14:53:00Z" w16du:dateUtc="2026-06-09T06:53:00Z">
        <w:r w:rsidR="006B1F67">
          <w:t>W</w:t>
        </w:r>
        <w:r w:rsidR="006B1F67">
          <w:rPr>
            <w:rFonts w:hint="eastAsia"/>
          </w:rPr>
          <w:t xml:space="preserve">e </w:t>
        </w:r>
      </w:ins>
      <w:ins w:id="4238" w:author="Hong Deng" w:date="2026-06-09T14:54:00Z" w16du:dateUtc="2026-06-09T06:54:00Z">
        <w:r w:rsidR="006B1F67">
          <w:rPr>
            <w:rFonts w:hint="eastAsia"/>
          </w:rPr>
          <w:t>found that t</w:t>
        </w:r>
      </w:ins>
      <w:ins w:id="4239" w:author="Hong Deng" w:date="2026-06-09T14:53:00Z" w16du:dateUtc="2026-06-09T06:53:00Z">
        <w:r w:rsidR="003A327B">
          <w:rPr>
            <w:rFonts w:hint="eastAsia"/>
          </w:rPr>
          <w:t xml:space="preserve">eam error culture </w:t>
        </w:r>
      </w:ins>
      <w:ins w:id="4240" w:author="Hong Deng" w:date="2026-06-09T14:54:00Z" w16du:dateUtc="2026-06-09T06:54:00Z">
        <w:r w:rsidR="006B1F67">
          <w:rPr>
            <w:rFonts w:hint="eastAsia"/>
          </w:rPr>
          <w:t>shape</w:t>
        </w:r>
      </w:ins>
      <w:ins w:id="4241" w:author="Hong Deng" w:date="2026-06-09T16:58:00Z" w16du:dateUtc="2026-06-09T08:58:00Z">
        <w:r w:rsidR="000B2D67">
          <w:rPr>
            <w:rFonts w:hint="eastAsia"/>
          </w:rPr>
          <w:t>s</w:t>
        </w:r>
      </w:ins>
      <w:ins w:id="4242" w:author="Hong Deng" w:date="2026-06-09T14:54:00Z" w16du:dateUtc="2026-06-09T06:54:00Z">
        <w:r w:rsidR="006B1F67">
          <w:rPr>
            <w:rFonts w:hint="eastAsia"/>
          </w:rPr>
          <w:t xml:space="preserve"> the acceleration of error reduction</w:t>
        </w:r>
        <w:r w:rsidR="006B1F67">
          <w:t xml:space="preserve">, even </w:t>
        </w:r>
        <w:r w:rsidR="00025585">
          <w:t>after accounting for learning goal orientation, proactivity, and psychological safety</w:t>
        </w:r>
        <w:r w:rsidR="006B1F67">
          <w:rPr>
            <w:rFonts w:hint="eastAsia"/>
          </w:rPr>
          <w:t xml:space="preserve">. </w:t>
        </w:r>
      </w:ins>
      <w:ins w:id="4243" w:author="Hong Deng" w:date="2026-06-09T15:03:00Z" w16du:dateUtc="2026-06-09T07:03:00Z">
        <w:r w:rsidR="00C82674">
          <w:t>M</w:t>
        </w:r>
        <w:r w:rsidR="00C82674">
          <w:rPr>
            <w:rFonts w:hint="eastAsia"/>
          </w:rPr>
          <w:t xml:space="preserve">ore interestingly, </w:t>
        </w:r>
        <w:r w:rsidR="007618E0">
          <w:rPr>
            <w:rFonts w:hint="eastAsia"/>
          </w:rPr>
          <w:t>while newcomers</w:t>
        </w:r>
        <w:r w:rsidR="007618E0">
          <w:t>’</w:t>
        </w:r>
        <w:r w:rsidR="007618E0">
          <w:rPr>
            <w:rFonts w:hint="eastAsia"/>
          </w:rPr>
          <w:t xml:space="preserve"> dispositional factors did not </w:t>
        </w:r>
      </w:ins>
      <w:ins w:id="4244" w:author="Hong Deng" w:date="2026-06-09T15:04:00Z" w16du:dateUtc="2026-06-09T07:04:00Z">
        <w:r w:rsidR="0077079C">
          <w:t>predict</w:t>
        </w:r>
      </w:ins>
      <w:ins w:id="4245" w:author="Hong Deng" w:date="2026-06-09T15:03:00Z" w16du:dateUtc="2026-06-09T07:03:00Z">
        <w:r w:rsidR="007618E0">
          <w:rPr>
            <w:rFonts w:hint="eastAsia"/>
          </w:rPr>
          <w:t xml:space="preserve"> the curvature at all, psychological safety, the re</w:t>
        </w:r>
      </w:ins>
      <w:ins w:id="4246" w:author="Hong Deng" w:date="2026-06-09T15:04:00Z" w16du:dateUtc="2026-06-09T07:04:00Z">
        <w:r w:rsidR="007618E0">
          <w:rPr>
            <w:rFonts w:hint="eastAsia"/>
          </w:rPr>
          <w:t xml:space="preserve">lational climate </w:t>
        </w:r>
      </w:ins>
      <w:ins w:id="4247" w:author="Hong Deng" w:date="2026-06-09T15:05:00Z" w16du:dateUtc="2026-06-09T07:05:00Z">
        <w:r w:rsidR="006026F5">
          <w:t>closely</w:t>
        </w:r>
      </w:ins>
      <w:ins w:id="4248" w:author="Hong Deng" w:date="2026-06-09T15:04:00Z" w16du:dateUtc="2026-06-09T07:04:00Z">
        <w:r w:rsidR="0077079C">
          <w:rPr>
            <w:rFonts w:hint="eastAsia"/>
          </w:rPr>
          <w:t xml:space="preserve"> tied in the </w:t>
        </w:r>
        <w:r w:rsidR="0077079C">
          <w:t>literature</w:t>
        </w:r>
        <w:r w:rsidR="0077079C">
          <w:rPr>
            <w:rFonts w:hint="eastAsia"/>
          </w:rPr>
          <w:t xml:space="preserve"> to learning from errors</w:t>
        </w:r>
        <w:r w:rsidR="006026F5">
          <w:t>,</w:t>
        </w:r>
      </w:ins>
      <w:ins w:id="4249" w:author="Hong Deng" w:date="2026-06-09T15:07:00Z" w16du:dateUtc="2026-06-09T07:07:00Z">
        <w:r w:rsidR="004F447A">
          <w:rPr>
            <w:rFonts w:hint="eastAsia"/>
          </w:rPr>
          <w:t xml:space="preserve"> was associated with a lower error level by the end of onboarding</w:t>
        </w:r>
      </w:ins>
      <w:ins w:id="4250" w:author="Hong Deng" w:date="2026-06-09T16:58:00Z" w16du:dateUtc="2026-06-09T08:58:00Z">
        <w:r w:rsidR="000B2D67">
          <w:rPr>
            <w:rFonts w:hint="eastAsia"/>
          </w:rPr>
          <w:t>,</w:t>
        </w:r>
      </w:ins>
      <w:ins w:id="4251" w:author="Hong Deng" w:date="2026-06-09T15:07:00Z" w16du:dateUtc="2026-06-09T07:07:00Z">
        <w:r w:rsidR="004F447A">
          <w:rPr>
            <w:rFonts w:hint="eastAsia"/>
          </w:rPr>
          <w:t xml:space="preserve"> but not with </w:t>
        </w:r>
      </w:ins>
      <w:ins w:id="4252" w:author="Hong Deng" w:date="2026-06-09T15:04:00Z" w16du:dateUtc="2026-06-09T07:04:00Z">
        <w:r w:rsidR="006026F5">
          <w:rPr>
            <w:rFonts w:hint="eastAsia"/>
          </w:rPr>
          <w:t>a</w:t>
        </w:r>
      </w:ins>
      <w:ins w:id="4253" w:author="Hong Deng" w:date="2026-06-09T17:26:00Z" w16du:dateUtc="2026-06-09T09:26:00Z">
        <w:r w:rsidR="005F48E2">
          <w:rPr>
            <w:rFonts w:hint="eastAsia"/>
          </w:rPr>
          <w:t xml:space="preserve">n </w:t>
        </w:r>
      </w:ins>
      <w:ins w:id="4254" w:author="Hong Deng" w:date="2026-06-09T15:04:00Z" w16du:dateUtc="2026-06-09T07:04:00Z">
        <w:r w:rsidR="006026F5">
          <w:rPr>
            <w:rFonts w:hint="eastAsia"/>
          </w:rPr>
          <w:t>accelerating decline</w:t>
        </w:r>
      </w:ins>
      <w:ins w:id="4255" w:author="Hong Deng" w:date="2026-06-09T15:05:00Z" w16du:dateUtc="2026-06-09T07:05:00Z">
        <w:r w:rsidR="00495EEC">
          <w:rPr>
            <w:rFonts w:hint="eastAsia"/>
          </w:rPr>
          <w:t xml:space="preserve">. </w:t>
        </w:r>
        <w:r w:rsidR="00495EEC">
          <w:t>I</w:t>
        </w:r>
        <w:r w:rsidR="00495EEC">
          <w:rPr>
            <w:rFonts w:hint="eastAsia"/>
          </w:rPr>
          <w:t>f anything, its relationship with the curvature ran in the same direction as that of</w:t>
        </w:r>
      </w:ins>
      <w:ins w:id="4256" w:author="Hong Deng" w:date="2026-06-09T15:06:00Z" w16du:dateUtc="2026-06-09T07:06:00Z">
        <w:r w:rsidR="0086152A">
          <w:rPr>
            <w:rFonts w:hint="eastAsia"/>
          </w:rPr>
          <w:t xml:space="preserve"> error aversion culture</w:t>
        </w:r>
      </w:ins>
      <w:ins w:id="4257" w:author="Hong Deng" w:date="2026-06-09T16:09:00Z" w16du:dateUtc="2026-06-09T08:09:00Z">
        <w:r w:rsidR="006E2447">
          <w:t xml:space="preserve"> rather than</w:t>
        </w:r>
      </w:ins>
      <w:ins w:id="4258" w:author="Hong Deng" w:date="2026-06-09T15:06:00Z" w16du:dateUtc="2026-06-09T07:06:00Z">
        <w:r w:rsidR="0086152A">
          <w:rPr>
            <w:rFonts w:hint="eastAsia"/>
          </w:rPr>
          <w:t xml:space="preserve"> error management culture</w:t>
        </w:r>
      </w:ins>
      <w:ins w:id="4259" w:author="Hong Deng" w:date="2026-06-09T15:07:00Z" w16du:dateUtc="2026-06-09T07:07:00Z">
        <w:r w:rsidR="00357FB5">
          <w:rPr>
            <w:rFonts w:hint="eastAsia"/>
          </w:rPr>
          <w:t>.</w:t>
        </w:r>
      </w:ins>
    </w:p>
    <w:p w14:paraId="777D3EA4" w14:textId="3AEAF61F" w:rsidR="009458CE" w:rsidRPr="00287D0E" w:rsidRDefault="00896761" w:rsidP="00286E26">
      <w:pPr>
        <w:snapToGrid w:val="0"/>
        <w:spacing w:line="480" w:lineRule="auto"/>
        <w:ind w:firstLine="720"/>
      </w:pPr>
      <w:ins w:id="4260" w:author="Hong Deng" w:date="2026-06-09T15:18:00Z" w16du:dateUtc="2026-06-09T07:18:00Z">
        <w:r>
          <w:t>T</w:t>
        </w:r>
        <w:r>
          <w:rPr>
            <w:rFonts w:hint="eastAsia"/>
          </w:rPr>
          <w:t xml:space="preserve">his dissociation is informative </w:t>
        </w:r>
      </w:ins>
      <w:ins w:id="4261" w:author="Hong Deng" w:date="2026-06-09T16:10:00Z" w16du:dateUtc="2026-06-09T08:10:00Z">
        <w:r w:rsidR="0001338D">
          <w:t>of the unique contribution of our theorizing</w:t>
        </w:r>
      </w:ins>
      <w:ins w:id="4262" w:author="Hong Deng" w:date="2026-06-09T15:19:00Z" w16du:dateUtc="2026-06-09T07:19:00Z">
        <w:r>
          <w:rPr>
            <w:rFonts w:hint="eastAsia"/>
          </w:rPr>
          <w:t xml:space="preserve">. </w:t>
        </w:r>
      </w:ins>
      <w:ins w:id="4263" w:author="Hong Deng" w:date="2026-06-09T16:11:00Z" w16du:dateUtc="2026-06-09T08:11:00Z">
        <w:r w:rsidR="005413D7">
          <w:t>T</w:t>
        </w:r>
      </w:ins>
      <w:ins w:id="4264" w:author="Hong Deng" w:date="2026-06-09T15:22:00Z" w16du:dateUtc="2026-06-09T07:22:00Z">
        <w:r w:rsidR="001211F5">
          <w:rPr>
            <w:rFonts w:hint="eastAsia"/>
          </w:rPr>
          <w:t xml:space="preserve">he accelerating decline </w:t>
        </w:r>
      </w:ins>
      <w:ins w:id="4265" w:author="Hong Deng" w:date="2026-06-09T16:12:00Z" w16du:dateUtc="2026-06-09T08:12:00Z">
        <w:r w:rsidR="00262779">
          <w:t>in</w:t>
        </w:r>
      </w:ins>
      <w:ins w:id="4266" w:author="Hong Deng" w:date="2026-06-09T15:22:00Z" w16du:dateUtc="2026-06-09T07:22:00Z">
        <w:r w:rsidR="001211F5">
          <w:rPr>
            <w:rFonts w:hint="eastAsia"/>
          </w:rPr>
          <w:t xml:space="preserve"> error</w:t>
        </w:r>
        <w:r w:rsidR="00A13C30">
          <w:rPr>
            <w:rFonts w:hint="eastAsia"/>
          </w:rPr>
          <w:t>s</w:t>
        </w:r>
      </w:ins>
      <w:ins w:id="4267" w:author="Hong Deng" w:date="2026-06-09T15:23:00Z" w16du:dateUtc="2026-06-09T07:23:00Z">
        <w:r w:rsidR="00A13C30">
          <w:rPr>
            <w:rFonts w:hint="eastAsia"/>
          </w:rPr>
          <w:t xml:space="preserve"> that signals </w:t>
        </w:r>
        <w:r w:rsidR="00A13C30">
          <w:t>compounding</w:t>
        </w:r>
        <w:r w:rsidR="00A13C30">
          <w:rPr>
            <w:rFonts w:hint="eastAsia"/>
          </w:rPr>
          <w:t xml:space="preserve"> regulatory gains can be moved only</w:t>
        </w:r>
      </w:ins>
      <w:ins w:id="4268" w:author="Hong Deng" w:date="2026-06-09T15:25:00Z" w16du:dateUtc="2026-06-09T07:25:00Z">
        <w:r w:rsidR="00FE6C1D">
          <w:rPr>
            <w:rFonts w:hint="eastAsia"/>
          </w:rPr>
          <w:t xml:space="preserve"> by</w:t>
        </w:r>
      </w:ins>
      <w:ins w:id="4269" w:author="Hong Deng" w:date="2026-06-09T15:23:00Z" w16du:dateUtc="2026-06-09T07:23:00Z">
        <w:r w:rsidR="00A13C30">
          <w:rPr>
            <w:rFonts w:hint="eastAsia"/>
          </w:rPr>
          <w:t xml:space="preserve"> the cognitive-proced</w:t>
        </w:r>
        <w:r w:rsidR="00936836">
          <w:rPr>
            <w:rFonts w:hint="eastAsia"/>
          </w:rPr>
          <w:t>ural culture</w:t>
        </w:r>
      </w:ins>
      <w:ins w:id="4270" w:author="Hong Deng" w:date="2026-06-09T16:11:00Z" w16du:dateUtc="2026-06-09T08:11:00Z">
        <w:r w:rsidR="00262779">
          <w:t xml:space="preserve"> because</w:t>
        </w:r>
      </w:ins>
      <w:ins w:id="4271" w:author="Hong Deng" w:date="2026-06-09T16:12:00Z" w16du:dateUtc="2026-06-09T08:12:00Z">
        <w:r w:rsidR="00262779">
          <w:t xml:space="preserve"> it</w:t>
        </w:r>
      </w:ins>
      <w:ins w:id="4272" w:author="Hong Deng" w:date="2026-06-09T15:23:00Z" w16du:dateUtc="2026-06-09T07:23:00Z">
        <w:r w:rsidR="00936836">
          <w:rPr>
            <w:rFonts w:hint="eastAsia"/>
          </w:rPr>
          <w:t xml:space="preserve"> determines whether a surfaced error is analyzed and traced </w:t>
        </w:r>
        <w:r w:rsidR="00936836">
          <w:t>to the</w:t>
        </w:r>
        <w:r w:rsidR="00936836">
          <w:rPr>
            <w:rFonts w:hint="eastAsia"/>
          </w:rPr>
          <w:t xml:space="preserve"> action that produced it. </w:t>
        </w:r>
      </w:ins>
      <w:ins w:id="4273" w:author="Hong Deng" w:date="2026-06-09T15:25:00Z" w16du:dateUtc="2026-06-09T07:25:00Z">
        <w:r w:rsidR="001C724E">
          <w:t>P</w:t>
        </w:r>
        <w:r w:rsidR="001C724E">
          <w:rPr>
            <w:rFonts w:hint="eastAsia"/>
          </w:rPr>
          <w:t xml:space="preserve">sychological safety provides </w:t>
        </w:r>
        <w:r w:rsidR="00FE6C1D">
          <w:rPr>
            <w:rFonts w:hint="eastAsia"/>
          </w:rPr>
          <w:t>the comfort to commit and disclose errors</w:t>
        </w:r>
      </w:ins>
      <w:ins w:id="4274" w:author="Hong Deng" w:date="2026-06-09T16:59:00Z" w16du:dateUtc="2026-06-09T08:59:00Z">
        <w:r w:rsidR="006727A8">
          <w:rPr>
            <w:rFonts w:hint="eastAsia"/>
          </w:rPr>
          <w:t xml:space="preserve"> </w:t>
        </w:r>
      </w:ins>
      <w:r w:rsidR="006727A8">
        <w:fldChar w:fldCharType="begin"/>
      </w:r>
      <w:r w:rsidR="006727A8">
        <w:instrText xml:space="preserve"> ADDIN EN.CITE &lt;EndNote&gt;&lt;Cite&gt;&lt;Author&gt;Edmondson&lt;/Author&gt;&lt;Year&gt;1999&lt;/Year&gt;&lt;RecNum&gt;96&lt;/RecNum&gt;&lt;DisplayText&gt;(Edmondson 1999)&lt;/DisplayText&gt;&lt;record&gt;&lt;rec-number&gt;96&lt;/rec-number&gt;&lt;foreign-keys&gt;&lt;key app="EN" db-id="dtfvx5dd9wzs0re0zrmve9tj9p5fwat5spas" timestamp="1715072285"&gt;96&lt;/key&gt;&lt;/foreign-keys&gt;&lt;ref-type name="Journal Article"&gt;17&lt;/ref-type&gt;&lt;contributors&gt;&lt;authors&gt;&lt;author&gt;Edmondson, Amy&lt;/author&gt;&lt;/authors&gt;&lt;/contributors&gt;&lt;titles&gt;&lt;title&gt;Psychological safety and learning behavior in work teams&lt;/title&gt;&lt;secondary-title&gt;Administrative Science Quarterly&lt;/secondary-title&gt;&lt;/titles&gt;&lt;periodical&gt;&lt;full-title&gt;Administrative Science Quarterly&lt;/full-title&gt;&lt;/periodical&gt;&lt;pages&gt;350-383&lt;/pages&gt;&lt;volume&gt;44&lt;/volume&gt;&lt;number&gt;2&lt;/number&gt;&lt;dates&gt;&lt;year&gt;1999&lt;/year&gt;&lt;/dates&gt;&lt;isbn&gt;0001-8392&lt;/isbn&gt;&lt;urls&gt;&lt;/urls&gt;&lt;/record&gt;&lt;/Cite&gt;&lt;/EndNote&gt;</w:instrText>
      </w:r>
      <w:r w:rsidR="006727A8">
        <w:fldChar w:fldCharType="separate"/>
      </w:r>
      <w:r w:rsidR="006727A8">
        <w:rPr>
          <w:noProof/>
        </w:rPr>
        <w:t>(Edmondson 1999)</w:t>
      </w:r>
      <w:r w:rsidR="006727A8">
        <w:fldChar w:fldCharType="end"/>
      </w:r>
      <w:ins w:id="4275" w:author="Hong Deng" w:date="2026-06-09T15:25:00Z" w16du:dateUtc="2026-06-09T07:25:00Z">
        <w:r w:rsidR="00FE6C1D">
          <w:rPr>
            <w:rFonts w:hint="eastAsia"/>
          </w:rPr>
          <w:t xml:space="preserve">, </w:t>
        </w:r>
      </w:ins>
      <w:ins w:id="4276" w:author="Hong Deng" w:date="2026-06-09T15:26:00Z" w16du:dateUtc="2026-06-09T07:26:00Z">
        <w:r w:rsidR="00596158">
          <w:rPr>
            <w:rFonts w:hint="eastAsia"/>
          </w:rPr>
          <w:t>but that comfort is not necessarily converted into transferable capacity.</w:t>
        </w:r>
      </w:ins>
      <w:del w:id="4277" w:author="Hong Deng" w:date="2026-06-09T14:52:00Z" w16du:dateUtc="2026-06-09T06:52:00Z">
        <w:r w:rsidR="009C0C59" w:rsidDel="00EB2931">
          <w:delText xml:space="preserve">Our first contribution lies in fundamentally reconceptualizing the role of errors in newcomer socialization. Traditionally, newcomer socialization research has inadvertently prompted errors minimizing as a means to accelerated adaptation by emphasizing competence demonstration when onboarding </w:delText>
        </w:r>
        <w:r w:rsidR="009C0C59" w:rsidDel="00EB2931">
          <w:fldChar w:fldCharType="begin">
            <w:fldData xml:space="preserve">PEVuZE5vdGU+PENpdGU+PEF1dGhvcj5DaGFuPC9BdXRob3I+PFllYXI+MjAwMDwvWWVhcj48UmVj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==
</w:fldData>
          </w:fldChar>
        </w:r>
        <w:r w:rsidR="009C739F" w:rsidDel="00EB2931">
          <w:delInstrText xml:space="preserve"> ADDIN EN.CITE </w:delInstrText>
        </w:r>
        <w:r w:rsidR="009C739F" w:rsidDel="00EB2931">
          <w:fldChar w:fldCharType="begin">
            <w:fldData xml:space="preserve">PEVuZE5vdGU+PENpdGU+PEF1dGhvcj5DaGFuPC9BdXRob3I+PFllYXI+MjAwMDwvWWVhcj48UmVj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==
</w:fldData>
          </w:fldChar>
        </w:r>
        <w:r w:rsidR="009C739F" w:rsidDel="00EB2931">
          <w:delInstrText xml:space="preserve"> ADDIN EN.CITE.DATA </w:delInstrText>
        </w:r>
        <w:r w:rsidR="009C739F" w:rsidDel="00EB2931">
          <w:fldChar w:fldCharType="end"/>
        </w:r>
        <w:r w:rsidR="009C0C59" w:rsidDel="00EB2931">
          <w:fldChar w:fldCharType="separate"/>
        </w:r>
        <w:r w:rsidR="009C739F" w:rsidDel="00EB2931">
          <w:rPr>
            <w:noProof/>
          </w:rPr>
          <w:delText>(e.g., Chan and Schmitt 2000, A.M. Ellis et al. 2017, Gross et al. 2021)</w:delText>
        </w:r>
        <w:r w:rsidR="009C0C59" w:rsidDel="00EB2931">
          <w:fldChar w:fldCharType="end"/>
        </w:r>
        <w:r w:rsidR="009C0C59" w:rsidDel="00EB2931">
          <w:delText xml:space="preserve">. This can easily lead to a misinterpretation that avoiding mistakes is synonymous with success. In stark contrast, </w:delText>
        </w:r>
      </w:del>
      <w:del w:id="4278" w:author="Hong Deng" w:date="2026-06-09T14:53:00Z" w16du:dateUtc="2026-06-09T06:53:00Z">
        <w:r w:rsidR="009C0C59" w:rsidDel="00EF2D58">
          <w:delText>our findings reveal the counterintuitive value of embracing errors as an integral part of the socialization process, which can significantly enhance error reduction and eventually both short-term and long-term performance. By demonstrating that an error management approach (error-making and learning) rather than an error prevention approach (working faultlessly) leads to better newcomer outcomes, our research suggests a fundamental shift in how socialization literature should prioritize how newcomers are supported to learn from errors efficiently as opposed to emphasizing flawless performance from the outset. Relatedly, by finding that a rapid error reduction rate—rather than low initial error levels—is more influential to newcomer adaptation, we challenge the conventional wisdom that those who seem to fit in and demonstrate competence upon entry will be the winners in the end (e.g., Knight, 2013; Molleman &amp; Van der Vegt, 2007; Watkins, 2013). Rather, the initial error-making state seems less critical in shaping socialization and long-term success. Even those who may appear less competent initially—as long as they are not afraid of making mistakes and leverage these mistakes as learning catalysts—can be the true front runners</w:delText>
        </w:r>
      </w:del>
      <w:del w:id="4279" w:author="Hong Deng" w:date="2026-06-09T15:27:00Z" w16du:dateUtc="2026-06-09T07:27:00Z">
        <w:r w:rsidR="009C0C59" w:rsidDel="00286E26">
          <w:delText>. Our research champions a paradigm shift where the functions of er</w:delText>
        </w:r>
      </w:del>
      <w:del w:id="4280" w:author="Hong Deng" w:date="2026-06-09T16:08:00Z" w16du:dateUtc="2026-06-09T08:08:00Z">
        <w:r w:rsidR="009C0C59" w:rsidDel="00445E2B">
          <w:delText>rors are embraced as essential elements for newcomers to grow and develop, offering a new perspective to newcomer socialization.</w:delText>
        </w:r>
      </w:del>
      <w:ins w:id="4281" w:author="Hong Deng" w:date="2026-06-09T15:27:00Z" w16du:dateUtc="2026-06-09T07:27:00Z">
        <w:r w:rsidR="00286E26">
          <w:rPr>
            <w:rFonts w:hint="eastAsia"/>
          </w:rPr>
          <w:t xml:space="preserve"> </w:t>
        </w:r>
      </w:ins>
      <w:ins w:id="4282" w:author="Hong Deng" w:date="2026-06-09T15:31:00Z" w16du:dateUtc="2026-06-09T07:31:00Z">
        <w:r w:rsidR="00047D30">
          <w:t>I</w:t>
        </w:r>
        <w:r w:rsidR="00047D30">
          <w:rPr>
            <w:rFonts w:hint="eastAsia"/>
          </w:rPr>
          <w:t>n fact, m</w:t>
        </w:r>
      </w:ins>
      <w:ins w:id="4283" w:author="Hong Deng" w:date="2026-06-09T15:27:00Z" w16du:dateUtc="2026-06-09T07:27:00Z">
        <w:r w:rsidR="00286E26">
          <w:rPr>
            <w:rFonts w:hint="eastAsia"/>
          </w:rPr>
          <w:t xml:space="preserve">ore recent research has shown that </w:t>
        </w:r>
        <w:r w:rsidR="00B3150E">
          <w:rPr>
            <w:rFonts w:hint="eastAsia"/>
          </w:rPr>
          <w:t xml:space="preserve">psychological safety </w:t>
        </w:r>
      </w:ins>
      <w:ins w:id="4284" w:author="Hong Deng" w:date="2026-06-09T15:28:00Z" w16du:dateUtc="2026-06-09T07:28:00Z">
        <w:r w:rsidR="00B3150E">
          <w:rPr>
            <w:rFonts w:hint="eastAsia"/>
          </w:rPr>
          <w:t xml:space="preserve">lowers fear of failure but </w:t>
        </w:r>
      </w:ins>
      <w:ins w:id="4285" w:author="Hong Deng" w:date="2026-06-09T15:35:00Z" w16du:dateUtc="2026-06-09T07:35:00Z">
        <w:r w:rsidR="00C927D2">
          <w:t xml:space="preserve">also </w:t>
        </w:r>
      </w:ins>
      <w:ins w:id="4286" w:author="Hong Deng" w:date="2026-06-09T16:09:00Z" w16du:dateUtc="2026-06-09T08:09:00Z">
        <w:r w:rsidR="006E2447">
          <w:t>reduces effort (Deng et al. 2019) and raises performance only when accompanied by</w:t>
        </w:r>
      </w:ins>
      <w:ins w:id="4287" w:author="Hong Deng" w:date="2026-06-09T15:35:00Z" w16du:dateUtc="2026-06-09T07:35:00Z">
        <w:r w:rsidR="00C927D2">
          <w:t xml:space="preserve"> felt accountability, which</w:t>
        </w:r>
      </w:ins>
      <w:del w:id="4288" w:author="Hong Deng" w:date="2026-06-09T15:35:00Z" w16du:dateUtc="2026-06-09T07:35:00Z">
        <w:r w:rsidR="00543D41" w:rsidDel="00C927D2">
          <w:fldChar w:fldCharType="begin"/>
        </w:r>
        <w:r w:rsidR="00543D41" w:rsidDel="00C927D2">
          <w:delInstrText xml:space="preserve"> ADDIN EN.CITE &lt;EndNote&gt;&lt;Cite&gt;&lt;Author&gt;Deng&lt;/Author&gt;&lt;Year&gt;2019&lt;/Year&gt;&lt;RecNum&gt;397&lt;/RecNum&gt;&lt;DisplayText&gt;(Deng et al. 2019)&lt;/DisplayText&gt;&lt;record&gt;&lt;rec-number&gt;397&lt;/rec-number&gt;&lt;foreign-keys&gt;&lt;key app="EN" db-id="dtfvx5dd9wzs0re0zrmve9tj9p5fwat5spas" timestamp="1780990254"&gt;397&lt;/key&gt;&lt;/foreign-keys&gt;&lt;ref-type name="Journal Article"&gt;17&lt;/ref-type&gt;&lt;contributors&gt;&lt;authors&gt;&lt;author&gt;Deng, Hong&lt;/author&gt;&lt;author&gt;Leung, Kwok&lt;/author&gt;&lt;author&gt;Lam, Catherine K&lt;/author&gt;&lt;author&gt;Huang, Xu&lt;/author&gt;&lt;/authors&gt;&lt;/contributors&gt;&lt;titles&gt;&lt;title&gt;Slacking off in comfort: A dual-pathway model for psychological safety climate&lt;/title&gt;&lt;secondary-title&gt;Journal of management&lt;/secondary-title&gt;&lt;/titles&gt;&lt;periodical&gt;&lt;full-title&gt;Journal of management&lt;/full-title&gt;&lt;/periodical&gt;&lt;pages&gt;1114-1144&lt;/pages&gt;&lt;volume&gt;45&lt;/volume&gt;&lt;number&gt;3&lt;/number&gt;&lt;dates&gt;&lt;year&gt;2019&lt;/year&gt;&lt;/dates&gt;&lt;isbn&gt;0149-2063&lt;/isbn&gt;&lt;urls&gt;&lt;/urls&gt;&lt;/record&gt;&lt;/Cite&gt;&lt;/EndNote&gt;</w:delInstrText>
        </w:r>
        <w:r w:rsidR="00543D41" w:rsidDel="00C927D2">
          <w:fldChar w:fldCharType="separate"/>
        </w:r>
        <w:r w:rsidR="00543D41" w:rsidDel="00C927D2">
          <w:rPr>
            <w:noProof/>
          </w:rPr>
          <w:delText>(Deng et al. 2019)</w:delText>
        </w:r>
        <w:r w:rsidR="00543D41" w:rsidDel="00C927D2">
          <w:fldChar w:fldCharType="end"/>
        </w:r>
      </w:del>
      <w:ins w:id="4289" w:author="Hong Deng" w:date="2026-06-09T15:28:00Z" w16du:dateUtc="2026-06-09T07:28:00Z">
        <w:r w:rsidR="00287D0E">
          <w:rPr>
            <w:rFonts w:hint="eastAsia"/>
          </w:rPr>
          <w:t xml:space="preserve"> keep</w:t>
        </w:r>
      </w:ins>
      <w:ins w:id="4290" w:author="Hong Deng" w:date="2026-06-09T15:29:00Z" w16du:dateUtc="2026-06-09T07:29:00Z">
        <w:r w:rsidR="00287D0E">
          <w:rPr>
            <w:rFonts w:hint="eastAsia"/>
          </w:rPr>
          <w:t>s attention on the work rather than letting it drift</w:t>
        </w:r>
      </w:ins>
      <w:ins w:id="4291" w:author="Hong Deng" w:date="2026-06-09T15:30:00Z" w16du:dateUtc="2026-06-09T07:30:00Z">
        <w:r w:rsidR="0062544F">
          <w:rPr>
            <w:rFonts w:hint="eastAsia"/>
          </w:rPr>
          <w:t xml:space="preserve"> </w:t>
        </w:r>
      </w:ins>
      <w:r w:rsidR="0062544F">
        <w:fldChar w:fldCharType="begin"/>
      </w:r>
      <w:r w:rsidR="0062544F">
        <w:instrText xml:space="preserve"> ADDIN EN.CITE &lt;EndNote&gt;&lt;Cite&gt;&lt;Author&gt;Higgins&lt;/Author&gt;&lt;Year&gt;2022&lt;/Year&gt;&lt;RecNum&gt;395&lt;/RecNum&gt;&lt;DisplayText&gt;(Higgins et al. 2022)&lt;/DisplayText&gt;&lt;record&gt;&lt;rec-number&gt;395&lt;/rec-number&gt;&lt;foreign-keys&gt;&lt;key app="EN" db-id="dtfvx5dd9wzs0re0zrmve9tj9p5fwat5spas" timestamp="1780990203"&gt;395&lt;/key&gt;&lt;/foreign-keys&gt;&lt;ref-type name="Journal Article"&gt;17&lt;/ref-type&gt;&lt;contributors&gt;&lt;authors&gt;&lt;author&gt;Higgins, Monica C&lt;/author&gt;&lt;author&gt;Dobrow, Shoshana R&lt;/author&gt;&lt;author&gt;Weiner, Jennie Miles&lt;/author&gt;&lt;author&gt;Liu, Haiyang&lt;/author&gt;&lt;/authors&gt;&lt;/contributors&gt;&lt;titles&gt;&lt;title&gt;When is psychological safety helpful in organizations? A longitudinal study&lt;/title&gt;&lt;secondary-title&gt;Academy of Management Discoveries&lt;/secondary-title&gt;&lt;/titles&gt;&lt;periodical&gt;&lt;full-title&gt;Academy of Management Discoveries&lt;/full-title&gt;&lt;/periodical&gt;&lt;pages&gt;77-102&lt;/pages&gt;&lt;volume&gt;8&lt;/volume&gt;&lt;number&gt;1&lt;/number&gt;&lt;dates&gt;&lt;year&gt;2022&lt;/year&gt;&lt;/dates&gt;&lt;isbn&gt;2168-1007&lt;/isbn&gt;&lt;urls&gt;&lt;/urls&gt;&lt;/record&gt;&lt;/Cite&gt;&lt;/EndNote&gt;</w:instrText>
      </w:r>
      <w:r w:rsidR="0062544F">
        <w:fldChar w:fldCharType="separate"/>
      </w:r>
      <w:r w:rsidR="0062544F">
        <w:rPr>
          <w:noProof/>
        </w:rPr>
        <w:t>(Higgins et al. 2022)</w:t>
      </w:r>
      <w:r w:rsidR="0062544F">
        <w:fldChar w:fldCharType="end"/>
      </w:r>
      <w:ins w:id="4292" w:author="Hong Deng" w:date="2026-06-09T15:29:00Z" w16du:dateUtc="2026-06-09T07:29:00Z">
        <w:r w:rsidR="00287D0E">
          <w:rPr>
            <w:rFonts w:hint="eastAsia"/>
          </w:rPr>
          <w:t xml:space="preserve">. </w:t>
        </w:r>
      </w:ins>
      <w:ins w:id="4293" w:author="Hong Deng" w:date="2026-06-09T15:32:00Z" w16du:dateUtc="2026-06-09T07:32:00Z">
        <w:r w:rsidR="00867360">
          <w:t>A</w:t>
        </w:r>
        <w:r w:rsidR="00867360">
          <w:rPr>
            <w:rFonts w:hint="eastAsia"/>
          </w:rPr>
          <w:t xml:space="preserve">n error </w:t>
        </w:r>
      </w:ins>
      <w:ins w:id="4294" w:author="Hong Deng" w:date="2026-06-09T15:34:00Z" w16du:dateUtc="2026-06-09T07:34:00Z">
        <w:r w:rsidR="000E75D4">
          <w:t>management culture supplies this missing part by specifying how errors can be constructively handled after they occur, whereas motivational forces like psychological safety leave</w:t>
        </w:r>
      </w:ins>
      <w:ins w:id="4295" w:author="Hong Deng" w:date="2026-06-09T15:33:00Z" w16du:dateUtc="2026-06-09T07:33:00Z">
        <w:r w:rsidR="00E67470">
          <w:rPr>
            <w:rFonts w:hint="eastAsia"/>
          </w:rPr>
          <w:t xml:space="preserve"> the procedural work of error analysis and </w:t>
        </w:r>
        <w:r w:rsidR="000E75D4">
          <w:rPr>
            <w:rFonts w:hint="eastAsia"/>
          </w:rPr>
          <w:t>action regulation unspecified.</w:t>
        </w:r>
      </w:ins>
      <w:ins w:id="4296" w:author="Hong Deng" w:date="2026-06-09T15:34:00Z" w16du:dateUtc="2026-06-09T07:34:00Z">
        <w:r w:rsidR="00457056">
          <w:rPr>
            <w:rFonts w:hint="eastAsia"/>
          </w:rPr>
          <w:t xml:space="preserve"> </w:t>
        </w:r>
      </w:ins>
      <w:ins w:id="4297" w:author="Hong Deng" w:date="2026-06-09T17:00:00Z" w16du:dateUtc="2026-06-09T09:00:00Z">
        <w:r w:rsidR="00B96889">
          <w:rPr>
            <w:rFonts w:hint="eastAsia"/>
          </w:rPr>
          <w:t>It</w:t>
        </w:r>
      </w:ins>
      <w:ins w:id="4298" w:author="Hong Deng" w:date="2026-06-09T15:36:00Z" w16du:dateUtc="2026-06-09T07:36:00Z">
        <w:r w:rsidR="00FC3CA5">
          <w:rPr>
            <w:rFonts w:hint="eastAsia"/>
          </w:rPr>
          <w:t xml:space="preserve"> is the</w:t>
        </w:r>
      </w:ins>
      <w:ins w:id="4299" w:author="Hong Deng" w:date="2026-06-09T15:34:00Z" w16du:dateUtc="2026-06-09T07:34:00Z">
        <w:r w:rsidR="00C927D2">
          <w:rPr>
            <w:rFonts w:hint="eastAsia"/>
          </w:rPr>
          <w:t xml:space="preserve"> </w:t>
        </w:r>
      </w:ins>
      <w:ins w:id="4300" w:author="Hong Deng" w:date="2026-06-09T15:35:00Z" w16du:dateUtc="2026-06-09T07:35:00Z">
        <w:r w:rsidR="00C927D2">
          <w:rPr>
            <w:rFonts w:hint="eastAsia"/>
          </w:rPr>
          <w:t>higher-order regulatory work</w:t>
        </w:r>
      </w:ins>
      <w:ins w:id="4301" w:author="Hong Deng" w:date="2026-06-09T16:12:00Z" w16du:dateUtc="2026-06-09T08:12:00Z">
        <w:r w:rsidR="00262779">
          <w:t xml:space="preserve"> </w:t>
        </w:r>
        <w:r w:rsidR="00EB53B7">
          <w:t xml:space="preserve">made possible by the right </w:t>
        </w:r>
      </w:ins>
      <w:ins w:id="4302" w:author="Hong Deng" w:date="2026-06-09T16:13:00Z" w16du:dateUtc="2026-06-09T08:13:00Z">
        <w:r w:rsidR="00EB53B7">
          <w:t>error</w:t>
        </w:r>
      </w:ins>
      <w:ins w:id="4303" w:author="Hong Deng" w:date="2026-06-09T16:12:00Z" w16du:dateUtc="2026-06-09T08:12:00Z">
        <w:r w:rsidR="00EB53B7">
          <w:t xml:space="preserve"> culture</w:t>
        </w:r>
      </w:ins>
      <w:ins w:id="4304" w:author="Hong Deng" w:date="2026-06-09T15:35:00Z" w16du:dateUtc="2026-06-09T07:35:00Z">
        <w:r w:rsidR="00C927D2">
          <w:rPr>
            <w:rFonts w:hint="eastAsia"/>
          </w:rPr>
          <w:t xml:space="preserve">, not just permission or </w:t>
        </w:r>
        <w:r w:rsidR="00C927D2">
          <w:t>comfort</w:t>
        </w:r>
        <w:r w:rsidR="00C927D2">
          <w:rPr>
            <w:rFonts w:hint="eastAsia"/>
          </w:rPr>
          <w:t xml:space="preserve">, </w:t>
        </w:r>
      </w:ins>
      <w:ins w:id="4305" w:author="Hong Deng" w:date="2026-06-09T15:36:00Z" w16du:dateUtc="2026-06-09T07:36:00Z">
        <w:r w:rsidR="00FC3CA5">
          <w:t xml:space="preserve">that </w:t>
        </w:r>
      </w:ins>
      <w:ins w:id="4306" w:author="Hong Deng" w:date="2026-06-09T15:35:00Z" w16du:dateUtc="2026-06-09T07:35:00Z">
        <w:r w:rsidR="00C927D2">
          <w:t>fuels the spiral</w:t>
        </w:r>
        <w:r w:rsidR="00C927D2">
          <w:rPr>
            <w:rFonts w:hint="eastAsia"/>
          </w:rPr>
          <w:t xml:space="preserve"> needed for </w:t>
        </w:r>
        <w:r w:rsidR="00C927D2">
          <w:t>accelerated</w:t>
        </w:r>
        <w:r w:rsidR="00C927D2">
          <w:rPr>
            <w:rFonts w:hint="eastAsia"/>
          </w:rPr>
          <w:t xml:space="preserve"> </w:t>
        </w:r>
        <w:r w:rsidR="00C927D2">
          <w:t>improvement</w:t>
        </w:r>
        <w:r w:rsidR="00C927D2">
          <w:rPr>
            <w:rFonts w:hint="eastAsia"/>
          </w:rPr>
          <w:t xml:space="preserve">. </w:t>
        </w:r>
      </w:ins>
    </w:p>
    <w:p w14:paraId="434A8FBA" w14:textId="540C0F97" w:rsidR="00074EC9" w:rsidRDefault="009C0C59">
      <w:pPr>
        <w:snapToGrid w:val="0"/>
        <w:spacing w:line="480" w:lineRule="auto"/>
        <w:ind w:firstLine="720"/>
        <w:rPr>
          <w:ins w:id="4307" w:author="Hong Deng" w:date="2026-06-09T16:14:00Z" w16du:dateUtc="2026-06-09T08:14:00Z"/>
          <w:rFonts w:eastAsia="DengXian"/>
          <w:kern w:val="2"/>
        </w:rPr>
      </w:pPr>
      <w:r>
        <w:lastRenderedPageBreak/>
        <w:t>Second</w:t>
      </w:r>
      <w:r>
        <w:rPr>
          <w:rFonts w:eastAsia="DengXian"/>
          <w:kern w:val="2"/>
        </w:rPr>
        <w:t>, our research</w:t>
      </w:r>
      <w:ins w:id="4308" w:author="Hong Deng" w:date="2026-06-09T16:14:00Z" w16du:dateUtc="2026-06-09T08:14:00Z">
        <w:r w:rsidR="000F5A3C">
          <w:rPr>
            <w:rFonts w:eastAsia="DengXian" w:hint="eastAsia"/>
            <w:kern w:val="2"/>
          </w:rPr>
          <w:t xml:space="preserve"> extends action regulation theory by giving it a temporal </w:t>
        </w:r>
      </w:ins>
      <w:ins w:id="4309" w:author="Hong Deng" w:date="2026-06-09T16:16:00Z" w16du:dateUtc="2026-06-09T08:16:00Z">
        <w:r w:rsidR="00796D5D">
          <w:rPr>
            <w:rFonts w:eastAsia="DengXian" w:hint="eastAsia"/>
            <w:kern w:val="2"/>
          </w:rPr>
          <w:t>consideration.</w:t>
        </w:r>
        <w:r w:rsidR="00210D4D">
          <w:rPr>
            <w:rFonts w:eastAsia="DengXian" w:hint="eastAsia"/>
            <w:kern w:val="2"/>
          </w:rPr>
          <w:t xml:space="preserve"> </w:t>
        </w:r>
        <w:r w:rsidR="00210D4D">
          <w:rPr>
            <w:rFonts w:eastAsia="DengXian"/>
            <w:kern w:val="2"/>
          </w:rPr>
          <w:t>T</w:t>
        </w:r>
        <w:r w:rsidR="00210D4D">
          <w:rPr>
            <w:rFonts w:eastAsia="DengXian" w:hint="eastAsia"/>
            <w:kern w:val="2"/>
          </w:rPr>
          <w:t>he theory explains why a</w:t>
        </w:r>
      </w:ins>
      <w:ins w:id="4310" w:author="Hong Deng" w:date="2026-06-09T16:17:00Z" w16du:dateUtc="2026-06-09T08:17:00Z">
        <w:r w:rsidR="00210D4D">
          <w:rPr>
            <w:rFonts w:eastAsia="DengXian" w:hint="eastAsia"/>
            <w:kern w:val="2"/>
          </w:rPr>
          <w:t xml:space="preserve"> single error triggers an ascendancy from routine execution to higher-order regu</w:t>
        </w:r>
        <w:r w:rsidR="000B1946">
          <w:rPr>
            <w:rFonts w:eastAsia="DengXian" w:hint="eastAsia"/>
            <w:kern w:val="2"/>
          </w:rPr>
          <w:t>lation through which a more accurate model of the task is built</w:t>
        </w:r>
      </w:ins>
      <w:ins w:id="4311" w:author="Hong Deng" w:date="2026-06-09T16:18:00Z" w16du:dateUtc="2026-06-09T08:18:00Z">
        <w:r w:rsidR="000B1946">
          <w:rPr>
            <w:rFonts w:eastAsia="DengXian" w:hint="eastAsia"/>
            <w:kern w:val="2"/>
          </w:rPr>
          <w:t xml:space="preserve"> </w:t>
        </w:r>
      </w:ins>
      <w:r w:rsidR="00AA7A05">
        <w:rPr>
          <w:rFonts w:eastAsia="DengXian"/>
          <w:kern w:val="2"/>
        </w:rPr>
        <w:fldChar w:fldCharType="begin"/>
      </w:r>
      <w:r w:rsidR="00AA7A05">
        <w:rPr>
          <w:rFonts w:eastAsia="DengXian"/>
          <w:kern w:val="2"/>
        </w:rPr>
        <w:instrText xml:space="preserve"> ADDIN EN.CITE &lt;EndNote&gt;&lt;Cite&gt;&lt;Author&gt;Frese&lt;/Author&gt;&lt;Year&gt;2015&lt;/Year&gt;&lt;RecNum&gt;18&lt;/RecNum&gt;&lt;DisplayText&gt;(Frese and Zapf 1994, Frese and Keith 2015)&lt;/DisplayText&gt;&lt;record&gt;&lt;rec-number&gt;18&lt;/rec-number&gt;&lt;foreign-keys&gt;&lt;key app="EN" db-id="dtfvx5dd9wzs0re0zrmve9tj9p5fwat5spas" timestamp="1710916916"&gt;18&lt;/key&gt;&lt;/foreign-keys&gt;&lt;ref-type name="Journal Article"&gt;17&lt;/ref-type&gt;&lt;contributors&gt;&lt;authors&gt;&lt;author&gt;Frese, Michael&lt;/author&gt;&lt;author&gt;Keith, Nina&lt;/author&gt;&lt;/authors&gt;&lt;/contributors&gt;&lt;titles&gt;&lt;title&gt;Action errors, error management, and learning in organizations&lt;/title&gt;&lt;secondary-title&gt;Annual review of psychology&lt;/secondary-title&gt;&lt;/titles&gt;&lt;periodical&gt;&lt;full-title&gt;Annual Review of Psychology&lt;/full-title&gt;&lt;/periodical&gt;&lt;pages&gt;661-687&lt;/pages&gt;&lt;volume&gt;66&lt;/volume&gt;&lt;dates&gt;&lt;year&gt;2015&lt;/year&gt;&lt;/dates&gt;&lt;isbn&gt;0066-4308&lt;/isbn&gt;&lt;urls&gt;&lt;/urls&gt;&lt;/record&gt;&lt;/Cite&gt;&lt;Cite&gt;&lt;Author&gt;Frese&lt;/Author&gt;&lt;Year&gt;1994&lt;/Year&gt;&lt;RecNum&gt;17&lt;/RecNum&gt;&lt;record&gt;&lt;rec-number&gt;17&lt;/rec-number&gt;&lt;foreign-keys&gt;&lt;key app="EN" db-id="dtfvx5dd9wzs0re0zrmve9tj9p5fwat5spas" timestamp="1710916874"&gt;17&lt;/key&gt;&lt;/foreign-keys&gt;&lt;ref-type name="Journal Article"&gt;17&lt;/ref-type&gt;&lt;contributors&gt;&lt;authors&gt;&lt;author&gt;Frese, Michael&lt;/author&gt;&lt;author&gt;Zapf, Dieter&lt;/author&gt;&lt;/authors&gt;&lt;/contributors&gt;&lt;titles&gt;&lt;title&gt;Action as the core of work psychology: A German approach&lt;/title&gt;&lt;secondary-title&gt;Handbook of industrial and organizational psychology&lt;/secondary-title&gt;&lt;/titles&gt;&lt;periodical&gt;&lt;full-title&gt;Handbook of industrial and organizational psychology&lt;/full-title&gt;&lt;/periodical&gt;&lt;pages&gt;271-340&lt;/pages&gt;&lt;volume&gt;4&lt;/volume&gt;&lt;number&gt;2&lt;/number&gt;&lt;dates&gt;&lt;year&gt;1994&lt;/year&gt;&lt;/dates&gt;&lt;urls&gt;&lt;/urls&gt;&lt;/record&gt;&lt;/Cite&gt;&lt;/EndNote&gt;</w:instrText>
      </w:r>
      <w:r w:rsidR="00AA7A05">
        <w:rPr>
          <w:rFonts w:eastAsia="DengXian"/>
          <w:kern w:val="2"/>
        </w:rPr>
        <w:fldChar w:fldCharType="separate"/>
      </w:r>
      <w:r w:rsidR="00AA7A05">
        <w:rPr>
          <w:rFonts w:eastAsia="DengXian"/>
          <w:noProof/>
          <w:kern w:val="2"/>
        </w:rPr>
        <w:t>(Frese and Zapf 1994, Frese and Keith 2015)</w:t>
      </w:r>
      <w:r w:rsidR="00AA7A05">
        <w:rPr>
          <w:rFonts w:eastAsia="DengXian"/>
          <w:kern w:val="2"/>
        </w:rPr>
        <w:fldChar w:fldCharType="end"/>
      </w:r>
      <w:ins w:id="4312" w:author="Hong Deng" w:date="2026-06-09T16:18:00Z" w16du:dateUtc="2026-06-09T08:18:00Z">
        <w:r w:rsidR="00AA7A05">
          <w:rPr>
            <w:rFonts w:eastAsia="DengXian" w:hint="eastAsia"/>
            <w:kern w:val="2"/>
          </w:rPr>
          <w:t xml:space="preserve">. </w:t>
        </w:r>
        <w:r w:rsidR="00AA7A05">
          <w:rPr>
            <w:rFonts w:eastAsia="DengXian"/>
            <w:kern w:val="2"/>
          </w:rPr>
          <w:t>H</w:t>
        </w:r>
        <w:r w:rsidR="00AA7A05">
          <w:rPr>
            <w:rFonts w:eastAsia="DengXian" w:hint="eastAsia"/>
            <w:kern w:val="2"/>
          </w:rPr>
          <w:t>owever, it has largely treated errors as discrete, static episodes and said</w:t>
        </w:r>
      </w:ins>
      <w:ins w:id="4313" w:author="Hong Deng" w:date="2026-06-09T16:19:00Z" w16du:dateUtc="2026-06-09T08:19:00Z">
        <w:r w:rsidR="00AA7A05">
          <w:rPr>
            <w:rFonts w:eastAsia="DengXian" w:hint="eastAsia"/>
            <w:kern w:val="2"/>
          </w:rPr>
          <w:t xml:space="preserve"> little about how the gains from s</w:t>
        </w:r>
        <w:r w:rsidR="00850486">
          <w:rPr>
            <w:rFonts w:eastAsia="DengXian" w:hint="eastAsia"/>
            <w:kern w:val="2"/>
          </w:rPr>
          <w:t>uccessive regulation of error accumulate over time</w:t>
        </w:r>
        <w:r w:rsidR="008F4C45">
          <w:rPr>
            <w:rFonts w:eastAsia="DengXian" w:hint="eastAsia"/>
            <w:kern w:val="2"/>
          </w:rPr>
          <w:t xml:space="preserve"> </w:t>
        </w:r>
      </w:ins>
      <w:r w:rsidR="008F4C45">
        <w:rPr>
          <w:rFonts w:eastAsia="DengXian"/>
          <w:kern w:val="2"/>
        </w:rPr>
        <w:fldChar w:fldCharType="begin"/>
      </w:r>
      <w:r w:rsidR="008F4C45">
        <w:rPr>
          <w:rFonts w:eastAsia="DengXian"/>
          <w:kern w:val="2"/>
        </w:rPr>
        <w:instrText xml:space="preserve"> ADDIN EN.CITE &lt;EndNote&gt;&lt;Cite&gt;&lt;Author&gt;Keith&lt;/Author&gt;&lt;Year&gt;2005&lt;/Year&gt;&lt;RecNum&gt;50&lt;/RecNum&gt;&lt;DisplayText&gt;(Keith and Frese 2005, Dimitrova et al. 2017)&lt;/DisplayText&gt;&lt;record&gt;&lt;rec-number&gt;50&lt;/rec-number&gt;&lt;foreign-keys&gt;&lt;key app="EN" db-id="dtfvx5dd9wzs0re0zrmve9tj9p5fwat5spas" timestamp="1711874572"&gt;50&lt;/key&gt;&lt;/foreign-keys&gt;&lt;ref-type name="Journal Article"&gt;17&lt;/ref-type&gt;&lt;contributors&gt;&lt;authors&gt;&lt;author&gt;Keith, Nina&lt;/author&gt;&lt;author&gt;Frese, Michael&lt;/author&gt;&lt;/authors&gt;&lt;/contributors&gt;&lt;titles&gt;&lt;title&gt;Self-regulation in error management training: emotion control and metacognition as mediators of performance effects&lt;/title&gt;&lt;secondary-title&gt;Journal of Applied Psychology&lt;/secondary-title&gt;&lt;/titles&gt;&lt;periodical&gt;&lt;full-title&gt;Journal of Applied Psychology&lt;/full-title&gt;&lt;/periodical&gt;&lt;pages&gt;677-691&lt;/pages&gt;&lt;volume&gt;90&lt;/volume&gt;&lt;number&gt;4&lt;/number&gt;&lt;dates&gt;&lt;year&gt;2005&lt;/year&gt;&lt;/dates&gt;&lt;isbn&gt;1939-1854&lt;/isbn&gt;&lt;urls&gt;&lt;/urls&gt;&lt;/record&gt;&lt;/Cite&gt;&lt;Cite&gt;&lt;Author&gt;Dimitrova&lt;/Author&gt;&lt;Year&gt;2017&lt;/Year&gt;&lt;RecNum&gt;98&lt;/RecNum&gt;&lt;record&gt;&lt;rec-number&gt;98&lt;/rec-number&gt;&lt;foreign-keys&gt;&lt;key app="EN" db-id="dtfvx5dd9wzs0re0zrmve9tj9p5fwat5spas" timestamp="1715130141"&gt;98&lt;/key&gt;&lt;/foreign-keys&gt;&lt;ref-type name="Journal Article"&gt;17&lt;/ref-type&gt;&lt;contributors&gt;&lt;authors&gt;&lt;author&gt;Dimitrova, Nicoletta G&lt;/author&gt;&lt;author&gt;Van Hooft, Edwin AJ&lt;/author&gt;&lt;author&gt;Van Dyck, Cathy&lt;/author&gt;&lt;author&gt;Groenewegen, Peter&lt;/author&gt;&lt;/authors&gt;&lt;/contributors&gt;&lt;titles&gt;&lt;title&gt;Behind the wheel: what drives the effects of error handling?&lt;/title&gt;&lt;secondary-title&gt;Journal of Social Psychology&lt;/secondary-title&gt;&lt;/titles&gt;&lt;periodical&gt;&lt;full-title&gt;Journal of Social Psychology&lt;/full-title&gt;&lt;/periodical&gt;&lt;pages&gt;658-672&lt;/pages&gt;&lt;volume&gt;157&lt;/volume&gt;&lt;number&gt;6&lt;/number&gt;&lt;dates&gt;&lt;year&gt;2017&lt;/year&gt;&lt;/dates&gt;&lt;isbn&gt;0022-4545&lt;/isbn&gt;&lt;urls&gt;&lt;/urls&gt;&lt;/record&gt;&lt;/Cite&gt;&lt;/EndNote&gt;</w:instrText>
      </w:r>
      <w:r w:rsidR="008F4C45">
        <w:rPr>
          <w:rFonts w:eastAsia="DengXian"/>
          <w:kern w:val="2"/>
        </w:rPr>
        <w:fldChar w:fldCharType="separate"/>
      </w:r>
      <w:r w:rsidR="008F4C45">
        <w:rPr>
          <w:rFonts w:eastAsia="DengXian"/>
          <w:noProof/>
          <w:kern w:val="2"/>
        </w:rPr>
        <w:t>(Keith and Frese 2005, Dimitrova et al. 2017)</w:t>
      </w:r>
      <w:r w:rsidR="008F4C45">
        <w:rPr>
          <w:rFonts w:eastAsia="DengXian"/>
          <w:kern w:val="2"/>
        </w:rPr>
        <w:fldChar w:fldCharType="end"/>
      </w:r>
      <w:ins w:id="4314" w:author="Hong Deng" w:date="2026-06-09T16:19:00Z" w16du:dateUtc="2026-06-09T08:19:00Z">
        <w:r w:rsidR="00850486">
          <w:rPr>
            <w:rFonts w:eastAsia="DengXian" w:hint="eastAsia"/>
            <w:kern w:val="2"/>
          </w:rPr>
          <w:t xml:space="preserve">. </w:t>
        </w:r>
      </w:ins>
      <w:ins w:id="4315" w:author="Hong Deng" w:date="2026-06-09T17:27:00Z" w16du:dateUtc="2026-06-09T09:27:00Z">
        <w:r w:rsidR="000466A6">
          <w:rPr>
            <w:rFonts w:eastAsia="DengXian" w:hint="eastAsia"/>
            <w:kern w:val="2"/>
          </w:rPr>
          <w:t>I</w:t>
        </w:r>
      </w:ins>
      <w:ins w:id="4316" w:author="Hong Deng" w:date="2026-06-09T16:21:00Z" w16du:dateUtc="2026-06-09T08:21:00Z">
        <w:r w:rsidR="00FC00EE">
          <w:rPr>
            <w:rFonts w:eastAsia="DengXian" w:hint="eastAsia"/>
            <w:kern w:val="2"/>
          </w:rPr>
          <w:t>nt</w:t>
        </w:r>
        <w:r w:rsidR="004B4F58">
          <w:rPr>
            <w:rFonts w:eastAsia="DengXian" w:hint="eastAsia"/>
            <w:kern w:val="2"/>
          </w:rPr>
          <w:t xml:space="preserve">egrating action regulation theory with deviation-amplifying spiral logic </w:t>
        </w:r>
      </w:ins>
      <w:r w:rsidR="00291ADD">
        <w:rPr>
          <w:rFonts w:eastAsia="DengXian"/>
          <w:kern w:val="2"/>
        </w:rPr>
        <w:fldChar w:fldCharType="begin"/>
      </w:r>
      <w:r w:rsidR="00291ADD">
        <w:rPr>
          <w:rFonts w:eastAsia="DengXian"/>
          <w:kern w:val="2"/>
        </w:rPr>
        <w:instrText xml:space="preserve"> ADDIN EN.CITE &lt;EndNote&gt;&lt;Cite&gt;&lt;Author&gt;Maruyama&lt;/Author&gt;&lt;Year&gt;1963&lt;/Year&gt;&lt;RecNum&gt;387&lt;/RecNum&gt;&lt;DisplayText&gt;(Maruyama 1963, Masuch 1985)&lt;/DisplayText&gt;&lt;record&gt;&lt;rec-number&gt;387&lt;/rec-number&gt;&lt;foreign-keys&gt;&lt;key app="EN" db-id="dtfvx5dd9wzs0re0zrmve9tj9p5fwat5spas" timestamp="1780658274"&gt;387&lt;/key&gt;&lt;/foreign-keys&gt;&lt;ref-type name="Journal Article"&gt;17&lt;/ref-type&gt;&lt;contributors&gt;&lt;authors&gt;&lt;author&gt;Maruyama, Magoroh&lt;/author&gt;&lt;/authors&gt;&lt;/contributors&gt;&lt;titles&gt;&lt;title&gt;The second cybernetics: Deviation-amplifying mutual causal processes&lt;/title&gt;&lt;secondary-title&gt;American Scientist&lt;/secondary-title&gt;&lt;/titles&gt;&lt;periodical&gt;&lt;full-title&gt;American Scientist&lt;/full-title&gt;&lt;/periodical&gt;&lt;pages&gt;164-179&lt;/pages&gt;&lt;volume&gt;51&lt;/volume&gt;&lt;dates&gt;&lt;year&gt;1963&lt;/year&gt;&lt;/dates&gt;&lt;urls&gt;&lt;/urls&gt;&lt;/record&gt;&lt;/Cite&gt;&lt;Cite&gt;&lt;Author&gt;Masuch&lt;/Author&gt;&lt;Year&gt;1985&lt;/Year&gt;&lt;RecNum&gt;386&lt;/RecNum&gt;&lt;record&gt;&lt;rec-number&gt;386&lt;/rec-number&gt;&lt;foreign-keys&gt;&lt;key app="EN" db-id="dtfvx5dd9wzs0re0zrmve9tj9p5fwat5spas" timestamp="1780574601"&gt;386&lt;/key&gt;&lt;/foreign-keys&gt;&lt;ref-type name="Journal Article"&gt;17&lt;/ref-type&gt;&lt;contributors&gt;&lt;authors&gt;&lt;author&gt;Masuch, Michael&lt;/author&gt;&lt;/authors&gt;&lt;/contributors&gt;&lt;titles&gt;&lt;title&gt;Vicious circles in organizations&lt;/title&gt;&lt;secondary-title&gt;Administrative science quarterly&lt;/secondary-title&gt;&lt;/titles&gt;&lt;periodical&gt;&lt;full-title&gt;Administrative Science Quarterly&lt;/full-title&gt;&lt;/periodical&gt;&lt;pages&gt;14-33&lt;/pages&gt;&lt;dates&gt;&lt;year&gt;1985&lt;/year&gt;&lt;/dates&gt;&lt;isbn&gt;0001-8392&lt;/isbn&gt;&lt;urls&gt;&lt;/urls&gt;&lt;/record&gt;&lt;/Cite&gt;&lt;/EndNote&gt;</w:instrText>
      </w:r>
      <w:r w:rsidR="00291ADD">
        <w:rPr>
          <w:rFonts w:eastAsia="DengXian"/>
          <w:kern w:val="2"/>
        </w:rPr>
        <w:fldChar w:fldCharType="separate"/>
      </w:r>
      <w:r w:rsidR="00291ADD">
        <w:rPr>
          <w:rFonts w:eastAsia="DengXian"/>
          <w:noProof/>
          <w:kern w:val="2"/>
        </w:rPr>
        <w:t>(Maruyama 1963, Masuch 1985)</w:t>
      </w:r>
      <w:r w:rsidR="00291ADD">
        <w:rPr>
          <w:rFonts w:eastAsia="DengXian"/>
          <w:kern w:val="2"/>
        </w:rPr>
        <w:fldChar w:fldCharType="end"/>
      </w:r>
      <w:ins w:id="4317" w:author="Hong Deng" w:date="2026-06-09T17:27:00Z" w16du:dateUtc="2026-06-09T09:27:00Z">
        <w:r w:rsidR="0048450B">
          <w:rPr>
            <w:rFonts w:eastAsia="DengXian" w:hint="eastAsia"/>
            <w:kern w:val="2"/>
          </w:rPr>
          <w:t xml:space="preserve"> enables us to</w:t>
        </w:r>
      </w:ins>
      <w:ins w:id="4318" w:author="Hong Deng" w:date="2026-06-09T16:22:00Z" w16du:dateUtc="2026-06-09T08:22:00Z">
        <w:r w:rsidR="00FD7715">
          <w:rPr>
            <w:rFonts w:eastAsia="DengXian" w:hint="eastAsia"/>
            <w:kern w:val="2"/>
          </w:rPr>
          <w:t xml:space="preserve"> theorize and find that under an error management culture, these gains </w:t>
        </w:r>
      </w:ins>
      <w:ins w:id="4319" w:author="Hong Deng" w:date="2026-06-09T16:23:00Z" w16du:dateUtc="2026-06-09T08:23:00Z">
        <w:r w:rsidR="00DC46FD">
          <w:rPr>
            <w:rFonts w:eastAsia="DengXian"/>
            <w:kern w:val="2"/>
          </w:rPr>
          <w:t>compound</w:t>
        </w:r>
        <w:r w:rsidR="00DC46FD">
          <w:rPr>
            <w:rFonts w:eastAsia="DengXian" w:hint="eastAsia"/>
            <w:kern w:val="2"/>
          </w:rPr>
          <w:t xml:space="preserve"> and error reduction accelerate</w:t>
        </w:r>
      </w:ins>
      <w:ins w:id="4320" w:author="Hong Deng" w:date="2026-06-09T17:27:00Z" w16du:dateUtc="2026-06-09T09:27:00Z">
        <w:r w:rsidR="000466A6">
          <w:rPr>
            <w:rFonts w:eastAsia="DengXian" w:hint="eastAsia"/>
            <w:kern w:val="2"/>
          </w:rPr>
          <w:t>s</w:t>
        </w:r>
      </w:ins>
      <w:ins w:id="4321" w:author="Hong Deng" w:date="2026-06-09T16:23:00Z" w16du:dateUtc="2026-06-09T08:23:00Z">
        <w:r w:rsidR="00DC46FD">
          <w:rPr>
            <w:rFonts w:eastAsia="DengXian" w:hint="eastAsia"/>
            <w:kern w:val="2"/>
          </w:rPr>
          <w:t xml:space="preserve">. </w:t>
        </w:r>
        <w:r w:rsidR="00DC46FD">
          <w:rPr>
            <w:rFonts w:eastAsia="DengXian"/>
            <w:kern w:val="2"/>
          </w:rPr>
          <w:t>T</w:t>
        </w:r>
        <w:r w:rsidR="00DC46FD">
          <w:rPr>
            <w:rFonts w:eastAsia="DengXian" w:hint="eastAsia"/>
            <w:kern w:val="2"/>
          </w:rPr>
          <w:t>his accelerating pattern stands in contrast to the dom</w:t>
        </w:r>
        <w:r w:rsidR="00163872">
          <w:rPr>
            <w:rFonts w:eastAsia="DengXian" w:hint="eastAsia"/>
            <w:kern w:val="2"/>
          </w:rPr>
          <w:t>inant models of skill acquisition</w:t>
        </w:r>
      </w:ins>
      <w:ins w:id="4322" w:author="Hong Deng" w:date="2026-06-09T16:26:00Z" w16du:dateUtc="2026-06-09T08:26:00Z">
        <w:r w:rsidR="0000797A">
          <w:rPr>
            <w:rFonts w:eastAsia="DengXian" w:hint="eastAsia"/>
            <w:kern w:val="2"/>
          </w:rPr>
          <w:t xml:space="preserve"> in which steepest gains arrive first and then flatten as an established skill is honed toward its upper limit </w:t>
        </w:r>
      </w:ins>
      <w:r w:rsidR="003827EB">
        <w:rPr>
          <w:rFonts w:eastAsia="DengXian"/>
          <w:kern w:val="2"/>
        </w:rPr>
        <w:fldChar w:fldCharType="begin"/>
      </w:r>
      <w:r w:rsidR="003827EB">
        <w:rPr>
          <w:rFonts w:eastAsia="DengXian"/>
          <w:kern w:val="2"/>
        </w:rPr>
        <w:instrText xml:space="preserve"> ADDIN EN.CITE &lt;EndNote&gt;&lt;Cite&gt;&lt;Author&gt;Newell&lt;/Author&gt;&lt;Year&gt;1981&lt;/Year&gt;&lt;RecNum&gt;381&lt;/RecNum&gt;&lt;DisplayText&gt;(Newell and Rosenbloom 1981)&lt;/DisplayText&gt;&lt;record&gt;&lt;rec-number&gt;381&lt;/rec-number&gt;&lt;foreign-keys&gt;&lt;key app="EN" db-id="dtfvx5dd9wzs0re0zrmve9tj9p5fwat5spas" timestamp="1779589528"&gt;381&lt;/key&gt;&lt;/foreign-keys&gt;&lt;ref-type name="Book Section"&gt;5&lt;/ref-type&gt;&lt;contributors&gt;&lt;authors&gt;&lt;author&gt;Newell, Allen&lt;/author&gt;&lt;author&gt;Rosenbloom, Paul S&lt;/author&gt;&lt;/authors&gt;&lt;/contributors&gt;&lt;titles&gt;&lt;title&gt;Mechanisms of skill acquisition and the law of practice&lt;/title&gt;&lt;secondary-title&gt;Cognitive skills and their acquisition&lt;/secondary-title&gt;&lt;/titles&gt;&lt;pages&gt;1-55&lt;/pages&gt;&lt;dates&gt;&lt;year&gt;1981&lt;/year&gt;&lt;/dates&gt;&lt;publisher&gt;Psychology Press&lt;/publisher&gt;&lt;urls&gt;&lt;/urls&gt;&lt;/record&gt;&lt;/Cite&gt;&lt;/EndNote&gt;</w:instrText>
      </w:r>
      <w:r w:rsidR="003827EB">
        <w:rPr>
          <w:rFonts w:eastAsia="DengXian"/>
          <w:kern w:val="2"/>
        </w:rPr>
        <w:fldChar w:fldCharType="separate"/>
      </w:r>
      <w:r w:rsidR="003827EB">
        <w:rPr>
          <w:rFonts w:eastAsia="DengXian"/>
          <w:noProof/>
          <w:kern w:val="2"/>
        </w:rPr>
        <w:t>(Newell and Rosenbloom 1981)</w:t>
      </w:r>
      <w:r w:rsidR="003827EB">
        <w:rPr>
          <w:rFonts w:eastAsia="DengXian"/>
          <w:kern w:val="2"/>
        </w:rPr>
        <w:fldChar w:fldCharType="end"/>
      </w:r>
      <w:ins w:id="4323" w:author="Hong Deng" w:date="2026-06-09T16:26:00Z" w16du:dateUtc="2026-06-09T08:26:00Z">
        <w:r w:rsidR="003827EB">
          <w:rPr>
            <w:rFonts w:eastAsia="DengXian" w:hint="eastAsia"/>
            <w:kern w:val="2"/>
          </w:rPr>
          <w:t xml:space="preserve">. </w:t>
        </w:r>
        <w:r w:rsidR="00175662">
          <w:rPr>
            <w:rFonts w:eastAsia="DengXian"/>
            <w:kern w:val="2"/>
          </w:rPr>
          <w:t>W</w:t>
        </w:r>
        <w:r w:rsidR="00175662">
          <w:rPr>
            <w:rFonts w:eastAsia="DengXian" w:hint="eastAsia"/>
            <w:kern w:val="2"/>
          </w:rPr>
          <w:t xml:space="preserve">e argue that </w:t>
        </w:r>
      </w:ins>
      <w:ins w:id="4324" w:author="Hong Deng" w:date="2026-06-09T16:27:00Z" w16du:dateUtc="2026-06-09T08:27:00Z">
        <w:r w:rsidR="00175662">
          <w:rPr>
            <w:rFonts w:eastAsia="DengXian"/>
            <w:kern w:val="2"/>
          </w:rPr>
          <w:t>these</w:t>
        </w:r>
        <w:r w:rsidR="00175662">
          <w:rPr>
            <w:rFonts w:eastAsia="DengXian" w:hint="eastAsia"/>
            <w:kern w:val="2"/>
          </w:rPr>
          <w:t xml:space="preserve"> patterns are not rivals but </w:t>
        </w:r>
        <w:r w:rsidR="00175662">
          <w:rPr>
            <w:rFonts w:eastAsia="DengXian"/>
            <w:kern w:val="2"/>
          </w:rPr>
          <w:t>description</w:t>
        </w:r>
        <w:r w:rsidR="00175662">
          <w:rPr>
            <w:rFonts w:eastAsia="DengXian" w:hint="eastAsia"/>
            <w:kern w:val="2"/>
          </w:rPr>
          <w:t xml:space="preserve">s of different developmental situations. </w:t>
        </w:r>
      </w:ins>
      <w:ins w:id="4325" w:author="Hong Deng" w:date="2026-06-09T16:29:00Z" w16du:dateUtc="2026-06-09T08:29:00Z">
        <w:r w:rsidR="00966CCC">
          <w:rPr>
            <w:rFonts w:eastAsia="DengXian"/>
            <w:kern w:val="2"/>
          </w:rPr>
          <w:t>W</w:t>
        </w:r>
        <w:r w:rsidR="00C26051">
          <w:rPr>
            <w:rFonts w:eastAsia="DengXian" w:hint="eastAsia"/>
            <w:kern w:val="2"/>
          </w:rPr>
          <w:t>hen</w:t>
        </w:r>
        <w:r w:rsidR="00966CCC">
          <w:rPr>
            <w:rFonts w:eastAsia="DengXian" w:hint="eastAsia"/>
            <w:kern w:val="2"/>
          </w:rPr>
          <w:t xml:space="preserve"> a fixed skill is being polished, each gain</w:t>
        </w:r>
        <w:r w:rsidR="00C26051">
          <w:rPr>
            <w:rFonts w:eastAsia="DengXian" w:hint="eastAsia"/>
            <w:kern w:val="2"/>
          </w:rPr>
          <w:t xml:space="preserve"> leaves less room for the next; when foundational regulatory capacity is still forming, </w:t>
        </w:r>
      </w:ins>
      <w:ins w:id="4326" w:author="Hong Deng" w:date="2026-06-09T16:30:00Z" w16du:dateUtc="2026-06-09T08:30:00Z">
        <w:r w:rsidR="00C26051">
          <w:rPr>
            <w:rFonts w:eastAsia="DengXian" w:hint="eastAsia"/>
            <w:kern w:val="2"/>
          </w:rPr>
          <w:t xml:space="preserve">as in early onboarding for newcomers, each early gain expands the basis for the next. </w:t>
        </w:r>
        <w:r w:rsidR="00CA6CED">
          <w:rPr>
            <w:rFonts w:eastAsia="DengXian"/>
            <w:kern w:val="2"/>
          </w:rPr>
          <w:t>T</w:t>
        </w:r>
        <w:r w:rsidR="00CA6CED">
          <w:rPr>
            <w:rFonts w:eastAsia="DengXian" w:hint="eastAsia"/>
            <w:kern w:val="2"/>
          </w:rPr>
          <w:t>he takeaway is that action regulation theor</w:t>
        </w:r>
      </w:ins>
      <w:ins w:id="4327" w:author="Hong Deng" w:date="2026-06-09T16:31:00Z" w16du:dateUtc="2026-06-09T08:31:00Z">
        <w:r w:rsidR="00CA6CED">
          <w:rPr>
            <w:rFonts w:eastAsia="DengXian" w:hint="eastAsia"/>
            <w:kern w:val="2"/>
          </w:rPr>
          <w:t xml:space="preserve">y, once extended through </w:t>
        </w:r>
        <w:r w:rsidR="00CA6CED">
          <w:rPr>
            <w:rFonts w:eastAsia="DengXian"/>
            <w:kern w:val="2"/>
          </w:rPr>
          <w:t>spiral</w:t>
        </w:r>
        <w:r w:rsidR="00CA6CED">
          <w:rPr>
            <w:rFonts w:eastAsia="DengXian" w:hint="eastAsia"/>
            <w:kern w:val="2"/>
          </w:rPr>
          <w:t xml:space="preserve"> logic, can specify when error-based learning</w:t>
        </w:r>
        <w:r w:rsidR="009167AB">
          <w:rPr>
            <w:rFonts w:eastAsia="DengXian" w:hint="eastAsia"/>
            <w:kern w:val="2"/>
          </w:rPr>
          <w:t xml:space="preserve"> gathers momentum, a </w:t>
        </w:r>
        <w:r w:rsidR="009167AB">
          <w:rPr>
            <w:rFonts w:eastAsia="DengXian"/>
            <w:kern w:val="2"/>
          </w:rPr>
          <w:t>developmental</w:t>
        </w:r>
        <w:r w:rsidR="009167AB">
          <w:rPr>
            <w:rFonts w:eastAsia="DengXian" w:hint="eastAsia"/>
            <w:kern w:val="2"/>
          </w:rPr>
          <w:t xml:space="preserve"> dynamic </w:t>
        </w:r>
      </w:ins>
      <w:ins w:id="4328" w:author="Hong Deng" w:date="2026-06-09T16:42:00Z" w16du:dateUtc="2026-06-09T08:42:00Z">
        <w:r w:rsidR="00FC2F89">
          <w:rPr>
            <w:rFonts w:eastAsia="DengXian" w:hint="eastAsia"/>
            <w:kern w:val="2"/>
          </w:rPr>
          <w:t>that</w:t>
        </w:r>
      </w:ins>
      <w:ins w:id="4329" w:author="Hong Deng" w:date="2026-06-09T16:31:00Z" w16du:dateUtc="2026-06-09T08:31:00Z">
        <w:r w:rsidR="009167AB">
          <w:rPr>
            <w:rFonts w:eastAsia="DengXian" w:hint="eastAsia"/>
            <w:kern w:val="2"/>
          </w:rPr>
          <w:t xml:space="preserve"> has not </w:t>
        </w:r>
      </w:ins>
      <w:ins w:id="4330" w:author="Hong Deng" w:date="2026-06-09T16:43:00Z" w16du:dateUtc="2026-06-09T08:43:00Z">
        <w:r w:rsidR="00FC2F89">
          <w:rPr>
            <w:rFonts w:eastAsia="DengXian"/>
            <w:kern w:val="2"/>
          </w:rPr>
          <w:t xml:space="preserve">been </w:t>
        </w:r>
      </w:ins>
      <w:ins w:id="4331" w:author="Hong Deng" w:date="2026-06-09T16:32:00Z" w16du:dateUtc="2026-06-09T08:32:00Z">
        <w:r w:rsidR="009167AB">
          <w:rPr>
            <w:rFonts w:eastAsia="DengXian" w:hint="eastAsia"/>
            <w:kern w:val="2"/>
          </w:rPr>
          <w:t xml:space="preserve">articulated </w:t>
        </w:r>
        <w:r w:rsidR="009167AB">
          <w:rPr>
            <w:rFonts w:eastAsia="DengXian"/>
            <w:kern w:val="2"/>
          </w:rPr>
          <w:t>previously</w:t>
        </w:r>
      </w:ins>
      <w:ins w:id="4332" w:author="Hong Deng" w:date="2026-06-09T16:43:00Z" w16du:dateUtc="2026-06-09T08:43:00Z">
        <w:r w:rsidR="00FC2F89">
          <w:rPr>
            <w:rFonts w:eastAsia="DengXian" w:hint="eastAsia"/>
            <w:kern w:val="2"/>
          </w:rPr>
          <w:t xml:space="preserve"> in the theory</w:t>
        </w:r>
      </w:ins>
      <w:ins w:id="4333" w:author="Hong Deng" w:date="2026-06-09T16:32:00Z" w16du:dateUtc="2026-06-09T08:32:00Z">
        <w:r w:rsidR="009167AB">
          <w:rPr>
            <w:rFonts w:eastAsia="DengXian" w:hint="eastAsia"/>
            <w:kern w:val="2"/>
          </w:rPr>
          <w:t xml:space="preserve">. </w:t>
        </w:r>
      </w:ins>
      <w:ins w:id="4334" w:author="Hong Deng" w:date="2026-06-09T16:27:00Z" w16du:dateUtc="2026-06-09T08:27:00Z">
        <w:r w:rsidR="00175662">
          <w:rPr>
            <w:rFonts w:eastAsia="DengXian" w:hint="eastAsia"/>
            <w:kern w:val="2"/>
          </w:rPr>
          <w:t xml:space="preserve"> </w:t>
        </w:r>
      </w:ins>
      <w:del w:id="4335" w:author="Hong Deng" w:date="2026-06-09T16:14:00Z" w16du:dateUtc="2026-06-09T08:14:00Z">
        <w:r w:rsidDel="000F5A3C">
          <w:rPr>
            <w:rFonts w:eastAsia="DengXian"/>
            <w:kern w:val="2"/>
          </w:rPr>
          <w:delText xml:space="preserve"> </w:delText>
        </w:r>
      </w:del>
    </w:p>
    <w:p w14:paraId="777D3EA5" w14:textId="1EC61E6C" w:rsidR="009458CE" w:rsidDel="00FC2F89" w:rsidRDefault="00FC2F89">
      <w:pPr>
        <w:snapToGrid w:val="0"/>
        <w:spacing w:line="480" w:lineRule="auto"/>
        <w:ind w:firstLine="720"/>
        <w:rPr>
          <w:del w:id="4336" w:author="Hong Deng" w:date="2026-06-09T16:33:00Z" w16du:dateUtc="2026-06-09T08:33:00Z"/>
          <w:rFonts w:eastAsia="DengXian"/>
          <w:kern w:val="2"/>
        </w:rPr>
      </w:pPr>
      <w:ins w:id="4337" w:author="Hong Deng" w:date="2026-06-09T16:43:00Z" w16du:dateUtc="2026-06-09T08:43:00Z">
        <w:r>
          <w:rPr>
            <w:rFonts w:eastAsia="DengXian"/>
            <w:kern w:val="2"/>
          </w:rPr>
          <w:t>T</w:t>
        </w:r>
        <w:r>
          <w:rPr>
            <w:rFonts w:eastAsia="DengXian" w:hint="eastAsia"/>
            <w:kern w:val="2"/>
          </w:rPr>
          <w:t xml:space="preserve">hird, </w:t>
        </w:r>
        <w:r w:rsidR="002C3894">
          <w:rPr>
            <w:rFonts w:eastAsia="DengXian" w:hint="eastAsia"/>
            <w:kern w:val="2"/>
          </w:rPr>
          <w:t xml:space="preserve">we reframe </w:t>
        </w:r>
        <w:r w:rsidR="002C3894">
          <w:rPr>
            <w:rFonts w:eastAsia="DengXian"/>
            <w:kern w:val="2"/>
          </w:rPr>
          <w:t xml:space="preserve">the error trajectory itself as a </w:t>
        </w:r>
        <w:r w:rsidR="002C3894">
          <w:rPr>
            <w:rFonts w:eastAsia="DengXian" w:hint="eastAsia"/>
            <w:kern w:val="2"/>
          </w:rPr>
          <w:t xml:space="preserve">signal of newcomer learning. </w:t>
        </w:r>
        <w:r w:rsidR="002C3894">
          <w:rPr>
            <w:rFonts w:eastAsia="DengXian"/>
            <w:kern w:val="2"/>
          </w:rPr>
          <w:t>C</w:t>
        </w:r>
        <w:r w:rsidR="002C3894">
          <w:rPr>
            <w:rFonts w:eastAsia="DengXian" w:hint="eastAsia"/>
            <w:kern w:val="2"/>
          </w:rPr>
          <w:t>onceptually, we draw a</w:t>
        </w:r>
      </w:ins>
      <w:ins w:id="4338" w:author="Hong Deng" w:date="2026-06-09T16:44:00Z" w16du:dateUtc="2026-06-09T08:44:00Z">
        <w:r w:rsidR="002C3894">
          <w:rPr>
            <w:rFonts w:eastAsia="DengXian" w:hint="eastAsia"/>
            <w:kern w:val="2"/>
          </w:rPr>
          <w:t xml:space="preserve"> line between action errors, the unintended procedural deviations in how a specific task is carried out, and </w:t>
        </w:r>
        <w:r w:rsidR="002C3894">
          <w:rPr>
            <w:rFonts w:eastAsia="DengXian"/>
            <w:kern w:val="2"/>
          </w:rPr>
          <w:t>overall</w:t>
        </w:r>
        <w:r w:rsidR="002C3894">
          <w:rPr>
            <w:rFonts w:eastAsia="DengXian" w:hint="eastAsia"/>
            <w:kern w:val="2"/>
          </w:rPr>
          <w:t xml:space="preserve"> performance, the broad judgment of </w:t>
        </w:r>
        <w:r w:rsidR="00AF0FC2">
          <w:rPr>
            <w:rFonts w:eastAsia="DengXian" w:hint="eastAsia"/>
            <w:kern w:val="2"/>
          </w:rPr>
          <w:t>a newcomer</w:t>
        </w:r>
        <w:r w:rsidR="00AF0FC2">
          <w:rPr>
            <w:rFonts w:eastAsia="DengXian"/>
            <w:kern w:val="2"/>
          </w:rPr>
          <w:t>’</w:t>
        </w:r>
        <w:r w:rsidR="00AF0FC2">
          <w:rPr>
            <w:rFonts w:eastAsia="DengXian" w:hint="eastAsia"/>
            <w:kern w:val="2"/>
          </w:rPr>
          <w:t>s role effectiveness</w:t>
        </w:r>
      </w:ins>
      <w:ins w:id="4339" w:author="Hong Deng" w:date="2026-06-09T16:47:00Z" w16du:dateUtc="2026-06-09T08:47:00Z">
        <w:r w:rsidR="00360C47">
          <w:rPr>
            <w:rFonts w:eastAsia="DengXian" w:hint="eastAsia"/>
            <w:kern w:val="2"/>
          </w:rPr>
          <w:t xml:space="preserve">, </w:t>
        </w:r>
      </w:ins>
      <w:ins w:id="4340" w:author="Hong Deng" w:date="2026-06-09T16:48:00Z" w16du:dateUtc="2026-06-09T08:48:00Z">
        <w:r w:rsidR="00360C47">
          <w:rPr>
            <w:rFonts w:eastAsia="DengXian" w:hint="eastAsia"/>
            <w:kern w:val="2"/>
          </w:rPr>
          <w:t>and develop a scale to measure the former</w:t>
        </w:r>
      </w:ins>
      <w:ins w:id="4341" w:author="Hong Deng" w:date="2026-06-09T16:44:00Z" w16du:dateUtc="2026-06-09T08:44:00Z">
        <w:r w:rsidR="00AF0FC2">
          <w:rPr>
            <w:rFonts w:eastAsia="DengXian" w:hint="eastAsia"/>
            <w:kern w:val="2"/>
          </w:rPr>
          <w:t xml:space="preserve">. </w:t>
        </w:r>
      </w:ins>
      <w:ins w:id="4342" w:author="Hong Deng" w:date="2026-06-09T16:45:00Z" w16du:dateUtc="2026-06-09T08:45:00Z">
        <w:r w:rsidR="00E06EA8">
          <w:rPr>
            <w:rFonts w:eastAsia="DengXian"/>
            <w:kern w:val="2"/>
          </w:rPr>
          <w:t>T</w:t>
        </w:r>
        <w:r w:rsidR="00E06EA8">
          <w:rPr>
            <w:rFonts w:eastAsia="DengXian" w:hint="eastAsia"/>
            <w:kern w:val="2"/>
          </w:rPr>
          <w:t xml:space="preserve">his differentiation allows </w:t>
        </w:r>
      </w:ins>
      <w:ins w:id="4343" w:author="Hong Deng" w:date="2026-06-09T16:46:00Z" w16du:dateUtc="2026-06-09T08:46:00Z">
        <w:r w:rsidR="000A33DF">
          <w:rPr>
            <w:rFonts w:eastAsia="DengXian" w:hint="eastAsia"/>
            <w:kern w:val="2"/>
          </w:rPr>
          <w:t xml:space="preserve">for </w:t>
        </w:r>
        <w:r w:rsidR="000A33DF">
          <w:rPr>
            <w:rFonts w:eastAsia="DengXian"/>
            <w:kern w:val="2"/>
          </w:rPr>
          <w:t>earlier</w:t>
        </w:r>
        <w:r w:rsidR="000A33DF">
          <w:rPr>
            <w:rFonts w:eastAsia="DengXian" w:hint="eastAsia"/>
            <w:kern w:val="2"/>
          </w:rPr>
          <w:t xml:space="preserve"> detection of learning </w:t>
        </w:r>
      </w:ins>
      <w:ins w:id="4344" w:author="Hong Deng" w:date="2026-06-09T16:47:00Z" w16du:dateUtc="2026-06-09T08:47:00Z">
        <w:r w:rsidR="002D4BE6">
          <w:rPr>
            <w:rFonts w:eastAsia="DengXian" w:hint="eastAsia"/>
            <w:kern w:val="2"/>
          </w:rPr>
          <w:t xml:space="preserve">when </w:t>
        </w:r>
      </w:ins>
      <w:ins w:id="4345" w:author="Hong Deng" w:date="2026-06-09T16:46:00Z" w16du:dateUtc="2026-06-09T08:46:00Z">
        <w:r w:rsidR="002D4BE6">
          <w:rPr>
            <w:rFonts w:eastAsia="DengXian" w:hint="eastAsia"/>
            <w:kern w:val="2"/>
          </w:rPr>
          <w:t xml:space="preserve">an overall assessment is still immature </w:t>
        </w:r>
      </w:ins>
      <w:ins w:id="4346" w:author="Hong Deng" w:date="2026-06-09T16:47:00Z" w16du:dateUtc="2026-06-09T08:47:00Z">
        <w:r w:rsidR="002D4BE6">
          <w:rPr>
            <w:rFonts w:eastAsia="DengXian" w:hint="eastAsia"/>
            <w:kern w:val="2"/>
          </w:rPr>
          <w:t>during onboarding.</w:t>
        </w:r>
      </w:ins>
      <w:ins w:id="4347" w:author="Hong Deng" w:date="2026-06-09T16:48:00Z" w16du:dateUtc="2026-06-09T08:48:00Z">
        <w:r w:rsidR="00557DF3">
          <w:rPr>
            <w:rFonts w:eastAsia="DengXian" w:hint="eastAsia"/>
            <w:kern w:val="2"/>
          </w:rPr>
          <w:t xml:space="preserve"> </w:t>
        </w:r>
        <w:r w:rsidR="00557DF3">
          <w:rPr>
            <w:rFonts w:eastAsia="DengXian"/>
            <w:kern w:val="2"/>
          </w:rPr>
          <w:t>M</w:t>
        </w:r>
        <w:r w:rsidR="00557DF3">
          <w:rPr>
            <w:rFonts w:eastAsia="DengXian" w:hint="eastAsia"/>
            <w:kern w:val="2"/>
          </w:rPr>
          <w:t>ore specifically, we treat the shape of error reduction, not just the error count</w:t>
        </w:r>
      </w:ins>
      <w:ins w:id="4348" w:author="Hong Deng" w:date="2026-06-09T16:49:00Z" w16du:dateUtc="2026-06-09T08:49:00Z">
        <w:r w:rsidR="0001084B">
          <w:rPr>
            <w:rFonts w:eastAsia="DengXian" w:hint="eastAsia"/>
            <w:kern w:val="2"/>
          </w:rPr>
          <w:t xml:space="preserve">, as the signature curve </w:t>
        </w:r>
        <w:r w:rsidR="0001084B">
          <w:rPr>
            <w:rFonts w:eastAsia="DengXian" w:hint="eastAsia"/>
            <w:kern w:val="2"/>
          </w:rPr>
          <w:lastRenderedPageBreak/>
          <w:t>of newcome</w:t>
        </w:r>
        <w:r w:rsidR="00566B04">
          <w:rPr>
            <w:rFonts w:eastAsia="DengXian" w:hint="eastAsia"/>
            <w:kern w:val="2"/>
          </w:rPr>
          <w:t>r learning, providing a novel mechanism explaining successful a</w:t>
        </w:r>
      </w:ins>
      <w:ins w:id="4349" w:author="Hong Deng" w:date="2026-06-09T16:50:00Z" w16du:dateUtc="2026-06-09T08:50:00Z">
        <w:r w:rsidR="00566B04">
          <w:rPr>
            <w:rFonts w:eastAsia="DengXian" w:hint="eastAsia"/>
            <w:kern w:val="2"/>
          </w:rPr>
          <w:t xml:space="preserve">djustment and </w:t>
        </w:r>
        <w:r w:rsidR="00F922F1">
          <w:rPr>
            <w:rFonts w:eastAsia="DengXian" w:hint="eastAsia"/>
            <w:kern w:val="2"/>
          </w:rPr>
          <w:t xml:space="preserve">performance. </w:t>
        </w:r>
        <w:r w:rsidR="00F922F1">
          <w:rPr>
            <w:rFonts w:eastAsia="DengXian"/>
            <w:kern w:val="2"/>
          </w:rPr>
          <w:t>O</w:t>
        </w:r>
        <w:r w:rsidR="00F922F1">
          <w:rPr>
            <w:rFonts w:eastAsia="DengXian" w:hint="eastAsia"/>
            <w:kern w:val="2"/>
          </w:rPr>
          <w:t xml:space="preserve">ur </w:t>
        </w:r>
      </w:ins>
      <w:ins w:id="4350" w:author="Hong Deng" w:date="2026-06-09T16:56:00Z" w16du:dateUtc="2026-06-09T08:56:00Z">
        <w:r w:rsidR="0065023E">
          <w:rPr>
            <w:rFonts w:eastAsia="DengXian" w:hint="eastAsia"/>
            <w:kern w:val="2"/>
          </w:rPr>
          <w:t>research</w:t>
        </w:r>
      </w:ins>
      <w:ins w:id="4351" w:author="Hong Deng" w:date="2026-06-09T16:51:00Z" w16du:dateUtc="2026-06-09T08:51:00Z">
        <w:r w:rsidR="00D66869">
          <w:rPr>
            <w:rFonts w:eastAsia="DengXian"/>
            <w:kern w:val="2"/>
          </w:rPr>
          <w:t xml:space="preserve"> </w:t>
        </w:r>
      </w:ins>
      <w:ins w:id="4352" w:author="Hong Deng" w:date="2026-06-09T16:56:00Z" w16du:dateUtc="2026-06-09T08:56:00Z">
        <w:r w:rsidR="0065023E">
          <w:rPr>
            <w:rFonts w:eastAsia="DengXian"/>
            <w:kern w:val="2"/>
          </w:rPr>
          <w:t>shows</w:t>
        </w:r>
      </w:ins>
      <w:ins w:id="4353" w:author="Hong Deng" w:date="2026-06-09T16:50:00Z" w16du:dateUtc="2026-06-09T08:50:00Z">
        <w:r w:rsidR="00F922F1">
          <w:rPr>
            <w:rFonts w:eastAsia="DengXian" w:hint="eastAsia"/>
            <w:kern w:val="2"/>
          </w:rPr>
          <w:t xml:space="preserve"> that the curvature of the </w:t>
        </w:r>
        <w:r w:rsidR="00F922F1">
          <w:rPr>
            <w:rFonts w:eastAsia="DengXian"/>
            <w:kern w:val="2"/>
          </w:rPr>
          <w:t>trajectory</w:t>
        </w:r>
        <w:r w:rsidR="00F922F1">
          <w:rPr>
            <w:rFonts w:eastAsia="DengXian" w:hint="eastAsia"/>
            <w:kern w:val="2"/>
          </w:rPr>
          <w:t xml:space="preserve"> predicts performance beyond what the end-of-onboarding error l</w:t>
        </w:r>
      </w:ins>
      <w:ins w:id="4354" w:author="Hong Deng" w:date="2026-06-09T16:51:00Z" w16du:dateUtc="2026-06-09T08:51:00Z">
        <w:r w:rsidR="00F922F1">
          <w:rPr>
            <w:rFonts w:eastAsia="DengXian" w:hint="eastAsia"/>
            <w:kern w:val="2"/>
          </w:rPr>
          <w:t>evel explains, and neither error culture</w:t>
        </w:r>
        <w:r w:rsidR="00F922F1">
          <w:rPr>
            <w:rFonts w:eastAsia="DengXian"/>
            <w:kern w:val="2"/>
          </w:rPr>
          <w:t>’</w:t>
        </w:r>
        <w:r w:rsidR="00F922F1">
          <w:rPr>
            <w:rFonts w:eastAsia="DengXian" w:hint="eastAsia"/>
            <w:kern w:val="2"/>
          </w:rPr>
          <w:t xml:space="preserve">s effect on performance runs through that level. </w:t>
        </w:r>
      </w:ins>
      <w:ins w:id="4355" w:author="Hong Deng" w:date="2026-06-09T16:52:00Z" w16du:dateUtc="2026-06-09T08:52:00Z">
        <w:r w:rsidR="00672EB1">
          <w:rPr>
            <w:rFonts w:eastAsia="DengXian"/>
            <w:kern w:val="2"/>
          </w:rPr>
          <w:t>T</w:t>
        </w:r>
        <w:r w:rsidR="00672EB1">
          <w:rPr>
            <w:rFonts w:eastAsia="DengXian" w:hint="eastAsia"/>
            <w:kern w:val="2"/>
          </w:rPr>
          <w:t>he result also spe</w:t>
        </w:r>
      </w:ins>
      <w:ins w:id="4356" w:author="Hong Deng" w:date="2026-06-09T16:53:00Z" w16du:dateUtc="2026-06-09T08:53:00Z">
        <w:r w:rsidR="00672EB1">
          <w:rPr>
            <w:rFonts w:eastAsia="DengXian" w:hint="eastAsia"/>
            <w:kern w:val="2"/>
          </w:rPr>
          <w:t xml:space="preserve">aks to a </w:t>
        </w:r>
      </w:ins>
      <w:ins w:id="4357" w:author="Hong Deng" w:date="2026-06-09T16:55:00Z" w16du:dateUtc="2026-06-09T08:55:00Z">
        <w:r w:rsidR="00E015B1">
          <w:rPr>
            <w:rFonts w:eastAsia="DengXian" w:hint="eastAsia"/>
            <w:kern w:val="2"/>
          </w:rPr>
          <w:t xml:space="preserve">conceptual </w:t>
        </w:r>
      </w:ins>
      <w:ins w:id="4358" w:author="Hong Deng" w:date="2026-06-09T16:53:00Z" w16du:dateUtc="2026-06-09T08:53:00Z">
        <w:r w:rsidR="00672EB1">
          <w:rPr>
            <w:rFonts w:eastAsia="DengXian" w:hint="eastAsia"/>
            <w:kern w:val="2"/>
          </w:rPr>
          <w:t xml:space="preserve">gap </w:t>
        </w:r>
      </w:ins>
      <w:r w:rsidR="00845C8A">
        <w:rPr>
          <w:rFonts w:eastAsia="DengXian"/>
          <w:kern w:val="2"/>
        </w:rPr>
        <w:fldChar w:fldCharType="begin"/>
      </w:r>
      <w:r w:rsidR="00845C8A">
        <w:rPr>
          <w:rFonts w:eastAsia="DengXian"/>
          <w:kern w:val="2"/>
        </w:rPr>
        <w:instrText xml:space="preserve"> ADDIN EN.CITE &lt;EndNote&gt;&lt;Cite AuthorYear="1"&gt;&lt;Author&gt;Johnson&lt;/Author&gt;&lt;Year&gt;2013&lt;/Year&gt;&lt;RecNum&gt;29&lt;/RecNum&gt;&lt;DisplayText&gt;Johnson et al. (2013)&lt;/DisplayText&gt;&lt;record&gt;&lt;rec-number&gt;29&lt;/rec-number&gt;&lt;foreign-keys&gt;&lt;key app="EN" db-id="dtfvx5dd9wzs0re0zrmve9tj9p5fwat5spas" timestamp="1711616189"&gt;29&lt;/key&gt;&lt;/foreign-keys&gt;&lt;ref-type name="Journal Article"&gt;17&lt;/ref-type&gt;&lt;contributors&gt;&lt;authors&gt;&lt;author&gt;Johnson, Russell E&lt;/author&gt;&lt;author&gt;Howe, Michael&lt;/author&gt;&lt;author&gt;Chang, Chu-Hsiang&lt;/author&gt;&lt;/authors&gt;&lt;/contributors&gt;&lt;titles&gt;&lt;title&gt;The importance of velocity, or why speed may matter more than distance&lt;/title&gt;&lt;secondary-title&gt;Organizational Psychology Review&lt;/secondary-title&gt;&lt;/titles&gt;&lt;periodical&gt;&lt;full-title&gt;Organizational Psychology Review&lt;/full-title&gt;&lt;/periodical&gt;&lt;pages&gt;62-85&lt;/pages&gt;&lt;volume&gt;3&lt;/volume&gt;&lt;number&gt;1&lt;/number&gt;&lt;dates&gt;&lt;year&gt;2013&lt;/year&gt;&lt;/dates&gt;&lt;isbn&gt;2041-3866&lt;/isbn&gt;&lt;urls&gt;&lt;/urls&gt;&lt;/record&gt;&lt;/Cite&gt;&lt;/EndNote&gt;</w:instrText>
      </w:r>
      <w:r w:rsidR="00845C8A">
        <w:rPr>
          <w:rFonts w:eastAsia="DengXian"/>
          <w:kern w:val="2"/>
        </w:rPr>
        <w:fldChar w:fldCharType="separate"/>
      </w:r>
      <w:r w:rsidR="00845C8A">
        <w:rPr>
          <w:rFonts w:eastAsia="DengXian"/>
          <w:noProof/>
          <w:kern w:val="2"/>
        </w:rPr>
        <w:t>Johnson et al. (2013)</w:t>
      </w:r>
      <w:r w:rsidR="00845C8A">
        <w:rPr>
          <w:rFonts w:eastAsia="DengXian"/>
          <w:kern w:val="2"/>
        </w:rPr>
        <w:fldChar w:fldCharType="end"/>
      </w:r>
      <w:ins w:id="4359" w:author="Hong Deng" w:date="2026-06-09T16:55:00Z" w16du:dateUtc="2026-06-09T08:55:00Z">
        <w:r w:rsidR="00845C8A">
          <w:rPr>
            <w:rFonts w:eastAsia="DengXian" w:hint="eastAsia"/>
            <w:kern w:val="2"/>
          </w:rPr>
          <w:t xml:space="preserve"> </w:t>
        </w:r>
      </w:ins>
      <w:ins w:id="4360" w:author="Hong Deng" w:date="2026-06-09T17:20:00Z" w16du:dateUtc="2026-06-09T09:20:00Z">
        <w:r w:rsidR="00A164FE">
          <w:rPr>
            <w:rFonts w:eastAsia="DengXian" w:hint="eastAsia"/>
            <w:kern w:val="2"/>
          </w:rPr>
          <w:t>i</w:t>
        </w:r>
      </w:ins>
      <w:ins w:id="4361" w:author="Hong Deng" w:date="2026-06-09T16:55:00Z" w16du:dateUtc="2026-06-09T08:55:00Z">
        <w:r w:rsidR="00845C8A">
          <w:rPr>
            <w:rFonts w:eastAsia="DengXian"/>
            <w:kern w:val="2"/>
          </w:rPr>
          <w:t>dentify</w:t>
        </w:r>
      </w:ins>
      <w:ins w:id="4362" w:author="Hong Deng" w:date="2026-06-09T16:53:00Z" w16du:dateUtc="2026-06-09T08:53:00Z">
        <w:r w:rsidR="00672EB1">
          <w:rPr>
            <w:rFonts w:eastAsia="DengXian" w:hint="eastAsia"/>
            <w:kern w:val="2"/>
          </w:rPr>
          <w:t xml:space="preserve"> in self-</w:t>
        </w:r>
      </w:ins>
      <w:ins w:id="4363" w:author="Hong Deng" w:date="2026-06-09T16:55:00Z" w16du:dateUtc="2026-06-09T08:55:00Z">
        <w:r w:rsidR="00845C8A">
          <w:rPr>
            <w:rFonts w:eastAsia="DengXian"/>
            <w:kern w:val="2"/>
          </w:rPr>
          <w:t>regulation</w:t>
        </w:r>
      </w:ins>
      <w:ins w:id="4364" w:author="Hong Deng" w:date="2026-06-09T16:53:00Z" w16du:dateUtc="2026-06-09T08:53:00Z">
        <w:r w:rsidR="00672EB1">
          <w:rPr>
            <w:rFonts w:eastAsia="DengXian" w:hint="eastAsia"/>
            <w:kern w:val="2"/>
          </w:rPr>
          <w:t xml:space="preserve"> theory, which has concentrated on discrepancy feedback,</w:t>
        </w:r>
        <w:r w:rsidR="004414B3">
          <w:rPr>
            <w:rFonts w:eastAsia="DengXian" w:hint="eastAsia"/>
            <w:kern w:val="2"/>
          </w:rPr>
          <w:t xml:space="preserve"> </w:t>
        </w:r>
      </w:ins>
      <w:ins w:id="4365" w:author="Hong Deng" w:date="2026-06-09T16:54:00Z" w16du:dateUtc="2026-06-09T08:54:00Z">
        <w:r w:rsidR="002E5EDE">
          <w:rPr>
            <w:rFonts w:eastAsia="DengXian" w:hint="eastAsia"/>
            <w:kern w:val="2"/>
          </w:rPr>
          <w:t xml:space="preserve">the size of the remaining gap, </w:t>
        </w:r>
      </w:ins>
      <w:ins w:id="4366" w:author="Hong Deng" w:date="2026-06-09T16:53:00Z" w16du:dateUtc="2026-06-09T08:53:00Z">
        <w:r w:rsidR="004414B3">
          <w:rPr>
            <w:rFonts w:eastAsia="DengXian" w:hint="eastAsia"/>
            <w:kern w:val="2"/>
          </w:rPr>
          <w:t>while giving less attention to velo</w:t>
        </w:r>
      </w:ins>
      <w:ins w:id="4367" w:author="Hong Deng" w:date="2026-06-09T16:54:00Z" w16du:dateUtc="2026-06-09T08:54:00Z">
        <w:r w:rsidR="004414B3">
          <w:rPr>
            <w:rFonts w:eastAsia="DengXian" w:hint="eastAsia"/>
            <w:kern w:val="2"/>
          </w:rPr>
          <w:t>city feedback</w:t>
        </w:r>
        <w:r w:rsidR="002E5EDE">
          <w:rPr>
            <w:rFonts w:eastAsia="DengXian" w:hint="eastAsia"/>
            <w:kern w:val="2"/>
          </w:rPr>
          <w:t xml:space="preserve">, the speed at which the gap closes. </w:t>
        </w:r>
      </w:ins>
      <w:ins w:id="4368" w:author="Hong Deng" w:date="2026-06-09T16:56:00Z" w16du:dateUtc="2026-06-09T08:56:00Z">
        <w:r w:rsidR="00E015B1">
          <w:rPr>
            <w:rFonts w:eastAsia="DengXian"/>
            <w:kern w:val="2"/>
          </w:rPr>
          <w:t>O</w:t>
        </w:r>
        <w:r w:rsidR="00E015B1">
          <w:rPr>
            <w:rFonts w:eastAsia="DengXian" w:hint="eastAsia"/>
            <w:kern w:val="2"/>
          </w:rPr>
          <w:t xml:space="preserve">ur finding </w:t>
        </w:r>
        <w:r w:rsidR="0065023E">
          <w:rPr>
            <w:rFonts w:eastAsia="DengXian" w:hint="eastAsia"/>
            <w:kern w:val="2"/>
          </w:rPr>
          <w:t xml:space="preserve">lends direct </w:t>
        </w:r>
        <w:r w:rsidR="00463299">
          <w:rPr>
            <w:rFonts w:eastAsia="DengXian" w:hint="eastAsia"/>
            <w:kern w:val="2"/>
          </w:rPr>
          <w:t xml:space="preserve">support to their argument that velocity carries its own predictive power. </w:t>
        </w:r>
      </w:ins>
      <w:del w:id="4369" w:author="Hong Deng" w:date="2026-06-09T16:33:00Z" w16du:dateUtc="2026-06-09T08:33:00Z">
        <w:r w:rsidR="009C0C59" w:rsidDel="003C777D">
          <w:rPr>
            <w:rFonts w:eastAsia="DengXian"/>
            <w:kern w:val="2"/>
          </w:rPr>
          <w:delText xml:space="preserve">contributes to action regulation theory and the error handling literature. While action regulation theory highlights errors as crucial feedback mechanisms driving action-oriented self-regulation </w:delText>
        </w:r>
        <w:r w:rsidR="009C0C59" w:rsidDel="003C777D">
          <w:rPr>
            <w:rFonts w:eastAsia="DengXian"/>
            <w:kern w:val="2"/>
          </w:rPr>
          <w:fldChar w:fldCharType="begin">
            <w:fldData xml:space="preserve">PEVuZE5vdGU+PENpdGU+PEF1dGhvcj5GcmVzZTwvQXV0aG9yPjxZZWFyPjE5OTQ8L1llYXI+PFJl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==
</w:fldData>
          </w:fldChar>
        </w:r>
        <w:r w:rsidR="009C0C59" w:rsidDel="003C777D">
          <w:rPr>
            <w:rFonts w:eastAsia="DengXian"/>
            <w:kern w:val="2"/>
          </w:rPr>
          <w:delInstrText xml:space="preserve"> ADDIN EN.CITE </w:delInstrText>
        </w:r>
        <w:r w:rsidR="009C0C59" w:rsidDel="003C777D">
          <w:rPr>
            <w:rFonts w:eastAsia="DengXian"/>
            <w:kern w:val="2"/>
          </w:rPr>
          <w:fldChar w:fldCharType="begin">
            <w:fldData xml:space="preserve">PEVuZE5vdGU+PENpdGU+PEF1dGhvcj5GcmVzZTwvQXV0aG9yPjxZZWFyPjE5OTQ8L1llYXI+PFJl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==
</w:fldData>
          </w:fldChar>
        </w:r>
        <w:r w:rsidR="009C0C59" w:rsidDel="003C777D">
          <w:rPr>
            <w:rFonts w:eastAsia="DengXian"/>
            <w:kern w:val="2"/>
          </w:rPr>
          <w:delInstrText xml:space="preserve"> ADDIN EN.CITE.DATA </w:delInstrText>
        </w:r>
        <w:r w:rsidR="009C0C59" w:rsidDel="003C777D">
          <w:rPr>
            <w:rFonts w:eastAsia="DengXian"/>
            <w:kern w:val="2"/>
          </w:rPr>
        </w:r>
        <w:r w:rsidR="009C0C59" w:rsidDel="003C777D">
          <w:rPr>
            <w:rFonts w:eastAsia="DengXian"/>
            <w:kern w:val="2"/>
          </w:rPr>
          <w:fldChar w:fldCharType="end"/>
        </w:r>
        <w:r w:rsidR="009C0C59" w:rsidDel="003C777D">
          <w:rPr>
            <w:rFonts w:eastAsia="DengXian"/>
            <w:kern w:val="2"/>
          </w:rPr>
        </w:r>
        <w:r w:rsidR="009C0C59" w:rsidDel="003C777D">
          <w:rPr>
            <w:rFonts w:eastAsia="DengXian"/>
            <w:kern w:val="2"/>
          </w:rPr>
          <w:fldChar w:fldCharType="separate"/>
        </w:r>
        <w:r w:rsidR="009C0C59" w:rsidDel="003C777D">
          <w:rPr>
            <w:rFonts w:eastAsia="DengXian"/>
            <w:kern w:val="2"/>
          </w:rPr>
          <w:delText>(Frese and Zapf 1994, Zacher 2017, Zacher and Frese 2018)</w:delText>
        </w:r>
        <w:r w:rsidR="009C0C59" w:rsidDel="003C777D">
          <w:rPr>
            <w:rFonts w:eastAsia="DengXian"/>
            <w:kern w:val="2"/>
          </w:rPr>
          <w:fldChar w:fldCharType="end"/>
        </w:r>
        <w:r w:rsidR="009C0C59" w:rsidDel="003C777D">
          <w:rPr>
            <w:rFonts w:eastAsia="DengXian"/>
            <w:kern w:val="2"/>
          </w:rPr>
          <w:delText xml:space="preserve">, our research extends this theory in two critical ways. First, we test its applicability to a novel context (i.e., newcomer socialization). More importantly, we expand the theory </w:delText>
        </w:r>
        <w:r w:rsidR="009C0C59" w:rsidDel="003C777D">
          <w:delText>by incorporating a vital temporal dimension to error-making processes.</w:delText>
        </w:r>
        <w:r w:rsidR="009C0C59" w:rsidDel="003C777D">
          <w:rPr>
            <w:rFonts w:eastAsia="DengXian"/>
            <w:kern w:val="2"/>
          </w:rPr>
          <w:delText xml:space="preserve"> </w:delText>
        </w:r>
        <w:r w:rsidR="009C0C59" w:rsidDel="003C777D">
          <w:delText xml:space="preserve">Whereas previous research on action regulation has primarily taken a static, snapshot view of errors </w:delText>
        </w:r>
        <w:r w:rsidR="009C0C59" w:rsidDel="003C777D">
          <w:fldChar w:fldCharType="begin">
            <w:fldData xml:space="preserve">PEVuZE5vdGU+PENpdGU+PEF1dGhvcj5EaW1pdHJvdmE8L0F1dGhvcj48WWVhcj4yMDE3PC9ZZWFy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</w:fldData>
          </w:fldChar>
        </w:r>
        <w:r w:rsidR="009C0C59" w:rsidDel="003C777D">
          <w:delInstrText xml:space="preserve"> ADDIN EN.CITE </w:delInstrText>
        </w:r>
        <w:r w:rsidR="009C0C59" w:rsidDel="003C777D">
          <w:fldChar w:fldCharType="begin">
            <w:fldData xml:space="preserve">PEVuZE5vdGU+PENpdGU+PEF1dGhvcj5EaW1pdHJvdmE8L0F1dGhvcj48WWVhcj4yMDE3PC9ZZWFy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</w:fldData>
          </w:fldChar>
        </w:r>
        <w:r w:rsidR="009C0C59" w:rsidDel="003C777D">
          <w:delInstrText xml:space="preserve"> ADDIN EN.CITE.DATA </w:delInstrText>
        </w:r>
        <w:r w:rsidR="009C0C59" w:rsidDel="003C777D">
          <w:fldChar w:fldCharType="end"/>
        </w:r>
        <w:r w:rsidR="009C0C59" w:rsidDel="003C777D">
          <w:fldChar w:fldCharType="separate"/>
        </w:r>
        <w:r w:rsidR="009C0C59" w:rsidDel="003C777D">
          <w:delText>(e.g., Keith and Frese 2005, Elfering et al. 2014, Dimitrova et al. 2017)</w:delText>
        </w:r>
        <w:r w:rsidR="009C0C59" w:rsidDel="003C777D">
          <w:fldChar w:fldCharType="end"/>
        </w:r>
        <w:r w:rsidR="009C0C59" w:rsidDel="003C777D">
          <w:delText xml:space="preserve">, our study reveals the critical importance of viewing them as dynamic, changing processes. In particular, our findings show the effectiveness of the error reduction rate as a superior indicator of regulation success. Furthermore, our research informs </w:delText>
        </w:r>
        <w:r w:rsidR="009C0C59" w:rsidDel="003C777D">
          <w:rPr>
            <w:rFonts w:eastAsia="DengXian"/>
            <w:kern w:val="2"/>
          </w:rPr>
          <w:delText xml:space="preserve">the general theories on self-regulation. As pointed out by </w:delText>
        </w:r>
        <w:r w:rsidR="009C0C59" w:rsidDel="003C777D">
          <w:rPr>
            <w:rFonts w:eastAsia="DengXian"/>
            <w:kern w:val="2"/>
          </w:rPr>
          <w:fldChar w:fldCharType="begin"/>
        </w:r>
        <w:r w:rsidR="009C0C59" w:rsidDel="003C777D">
          <w:rPr>
            <w:rFonts w:eastAsia="DengXian"/>
            <w:kern w:val="2"/>
          </w:rPr>
          <w:delInstrText xml:space="preserve"> ADDIN EN.CITE &lt;EndNote&gt;&lt;Cite AuthorYear="1"&gt;&lt;Author&gt;Johnson&lt;/Author&gt;&lt;Year&gt;2013&lt;/Year&gt;&lt;RecNum&gt;29&lt;/RecNum&gt;&lt;DisplayText&gt;Johnson et al. (2013)&lt;/DisplayText&gt;&lt;record&gt;&lt;rec-number&gt;29&lt;/rec-number&gt;&lt;foreign-keys&gt;&lt;key app="EN" db-id="dtfvx5dd9wzs0re0zrmve9tj9p5fwat5spas" timestamp="1711616189"&gt;29&lt;/key&gt;&lt;/foreign-keys&gt;&lt;ref-type name="Journal Article"&gt;17&lt;/ref-type&gt;&lt;contributors&gt;&lt;authors&gt;&lt;author&gt;Johnson, Russell E&lt;/author&gt;&lt;author&gt;Howe, Michael&lt;/author&gt;&lt;author&gt;Chang, Chu-Hsiang&lt;/author&gt;&lt;/authors&gt;&lt;/contributors&gt;&lt;titles&gt;&lt;title&gt;The importance of velocity, or why speed may matter more than distance&lt;/title&gt;&lt;secondary-title&gt;Organizational Psychology Review&lt;/secondary-title&gt;&lt;/titles&gt;&lt;periodical&gt;&lt;full-title&gt;Organizational Psychology Review&lt;/full-title&gt;&lt;/periodical&gt;&lt;pages&gt;62-85&lt;/pages&gt;&lt;volume&gt;3&lt;/volume&gt;&lt;number&gt;1&lt;/number&gt;&lt;dates&gt;&lt;year&gt;2013&lt;/year&gt;&lt;/dates&gt;&lt;isbn&gt;2041-3866&lt;/isbn&gt;&lt;urls&gt;&lt;/urls&gt;&lt;/record&gt;&lt;/Cite&gt;&lt;/EndNote&gt;</w:delInstrText>
        </w:r>
        <w:r w:rsidR="009C0C59" w:rsidDel="003C777D">
          <w:rPr>
            <w:rFonts w:eastAsia="DengXian"/>
            <w:kern w:val="2"/>
          </w:rPr>
          <w:fldChar w:fldCharType="separate"/>
        </w:r>
        <w:r w:rsidR="009C0C59" w:rsidDel="003C777D">
          <w:rPr>
            <w:rFonts w:eastAsia="DengXian"/>
            <w:kern w:val="2"/>
          </w:rPr>
          <w:delText>Johnson et al. (2013)</w:delText>
        </w:r>
        <w:r w:rsidR="009C0C59" w:rsidDel="003C777D">
          <w:rPr>
            <w:rFonts w:eastAsia="DengXian"/>
            <w:kern w:val="2"/>
          </w:rPr>
          <w:fldChar w:fldCharType="end"/>
        </w:r>
        <w:r w:rsidR="009C0C59" w:rsidDel="003C777D">
          <w:rPr>
            <w:rFonts w:eastAsia="DengXian"/>
            <w:kern w:val="2"/>
          </w:rPr>
          <w:delText xml:space="preserve">, most research on self-regulation has focused on discrepancy feedback (the size of the gap between ideal and current states) but ignored velocity feedback (the speed of gap reduction). They argue that </w:delText>
        </w:r>
        <w:r w:rsidR="009C0C59" w:rsidDel="003C777D">
          <w:delText>this oversight “is unfortunate because velocity feedback is believed to be uniquely responsible for generating certain outcomes during the self-regulation process” (p. 64). Our finding that the error reduction rate outperforms the initial level of errors in predicting both short-term and long-term performance provides support for this idea. This confirmation suggests a pivotal shift in how we understand and apply the principles of self-regulation theories, emphasizing the dynamic aspect of progress toward goals as essential to predicting successful outcomes.</w:delText>
        </w:r>
      </w:del>
    </w:p>
    <w:p w14:paraId="7FF67F46" w14:textId="77777777" w:rsidR="00FC2F89" w:rsidRDefault="00FC2F89">
      <w:pPr>
        <w:snapToGrid w:val="0"/>
        <w:spacing w:line="480" w:lineRule="auto"/>
        <w:ind w:firstLine="720"/>
        <w:rPr>
          <w:ins w:id="4370" w:author="Hong Deng" w:date="2026-06-09T16:43:00Z" w16du:dateUtc="2026-06-09T08:43:00Z"/>
        </w:rPr>
      </w:pPr>
    </w:p>
    <w:p w14:paraId="777D3EA6" w14:textId="2F54AC61" w:rsidR="009458CE" w:rsidDel="00967DB7" w:rsidRDefault="009C0C59" w:rsidP="009671EE">
      <w:pPr>
        <w:snapToGrid w:val="0"/>
        <w:spacing w:line="480" w:lineRule="auto"/>
        <w:ind w:firstLine="720"/>
        <w:rPr>
          <w:del w:id="4371" w:author="Hong Deng" w:date="2026-06-09T17:08:00Z" w16du:dateUtc="2026-06-09T09:08:00Z"/>
        </w:rPr>
      </w:pPr>
      <w:r>
        <w:t xml:space="preserve">Finally, </w:t>
      </w:r>
      <w:ins w:id="4372" w:author="Hong Deng" w:date="2026-06-09T17:00:00Z" w16du:dateUtc="2026-06-09T09:00:00Z">
        <w:r w:rsidR="008F0359">
          <w:rPr>
            <w:rFonts w:hint="eastAsia"/>
          </w:rPr>
          <w:t xml:space="preserve">by </w:t>
        </w:r>
      </w:ins>
      <w:ins w:id="4373" w:author="Hong Deng" w:date="2026-06-09T17:24:00Z" w16du:dateUtc="2026-06-09T09:24:00Z">
        <w:r w:rsidR="00DB293F">
          <w:t>examining</w:t>
        </w:r>
      </w:ins>
      <w:ins w:id="4374" w:author="Hong Deng" w:date="2026-06-09T17:22:00Z" w16du:dateUtc="2026-06-09T09:22:00Z">
        <w:r w:rsidR="00CD54DB">
          <w:rPr>
            <w:rFonts w:hint="eastAsia"/>
          </w:rPr>
          <w:t xml:space="preserve"> </w:t>
        </w:r>
      </w:ins>
      <w:ins w:id="4375" w:author="Hong Deng" w:date="2026-06-09T17:03:00Z" w16du:dateUtc="2026-06-09T09:03:00Z">
        <w:r w:rsidR="00F87C71">
          <w:rPr>
            <w:rFonts w:hint="eastAsia"/>
          </w:rPr>
          <w:t xml:space="preserve">the </w:t>
        </w:r>
        <w:r w:rsidR="00F87C71">
          <w:t>moderating</w:t>
        </w:r>
        <w:r w:rsidR="00F87C71">
          <w:rPr>
            <w:rFonts w:hint="eastAsia"/>
          </w:rPr>
          <w:t xml:space="preserve"> role of</w:t>
        </w:r>
      </w:ins>
      <w:ins w:id="4376" w:author="Hong Deng" w:date="2026-06-09T17:00:00Z" w16du:dateUtc="2026-06-09T09:00:00Z">
        <w:r w:rsidR="008F0359">
          <w:rPr>
            <w:rFonts w:hint="eastAsia"/>
          </w:rPr>
          <w:t xml:space="preserve"> external locus of control </w:t>
        </w:r>
      </w:ins>
      <w:ins w:id="4377" w:author="Hong Deng" w:date="2026-06-09T17:01:00Z" w16du:dateUtc="2026-06-09T09:01:00Z">
        <w:r w:rsidR="008F0359">
          <w:rPr>
            <w:rFonts w:hint="eastAsia"/>
          </w:rPr>
          <w:t>for the effect of error culture,</w:t>
        </w:r>
        <w:r w:rsidR="007139C3">
          <w:rPr>
            <w:rFonts w:hint="eastAsia"/>
          </w:rPr>
          <w:t xml:space="preserve"> we refine </w:t>
        </w:r>
      </w:ins>
      <w:ins w:id="4378" w:author="Hong Deng" w:date="2026-06-09T17:02:00Z" w16du:dateUtc="2026-06-09T09:02:00Z">
        <w:r w:rsidR="00184AA9">
          <w:rPr>
            <w:rFonts w:hint="eastAsia"/>
          </w:rPr>
          <w:t xml:space="preserve">the understanding of the boundary of error </w:t>
        </w:r>
        <w:r w:rsidR="00184AA9">
          <w:t>management</w:t>
        </w:r>
        <w:r w:rsidR="00184AA9">
          <w:rPr>
            <w:rFonts w:hint="eastAsia"/>
          </w:rPr>
          <w:t xml:space="preserve"> culture</w:t>
        </w:r>
      </w:ins>
      <w:del w:id="4379" w:author="Hong Deng" w:date="2026-06-09T17:01:00Z" w16du:dateUtc="2026-06-09T09:01:00Z">
        <w:r w:rsidDel="007139C3">
          <w:delText>integrating the concept of error attribution, our research identifies an important boundary condition for when an error management approach can promote faster error reduction rates and performance among newcomers</w:delText>
        </w:r>
      </w:del>
      <w:del w:id="4380" w:author="Hong Deng" w:date="2026-06-09T17:03:00Z" w16du:dateUtc="2026-06-09T09:03:00Z">
        <w:r w:rsidDel="00F87C71">
          <w:delText>. Much of the error management literature has focused primarily on its direct associations with performance outcomes</w:delText>
        </w:r>
      </w:del>
      <w:r>
        <w:t xml:space="preserve">. </w:t>
      </w:r>
      <w:del w:id="4381" w:author="Hong Deng" w:date="2026-06-09T17:03:00Z" w16du:dateUtc="2026-06-09T09:03:00Z">
        <w:r w:rsidDel="00054FC0">
          <w:delText>A few studies have investigated the contingency role of</w:delText>
        </w:r>
      </w:del>
      <w:ins w:id="4382" w:author="Hong Deng" w:date="2026-06-09T17:03:00Z" w16du:dateUtc="2026-06-09T09:03:00Z">
        <w:r w:rsidR="00054FC0">
          <w:rPr>
            <w:rFonts w:hint="eastAsia"/>
          </w:rPr>
          <w:t>We extend</w:t>
        </w:r>
      </w:ins>
      <w:r>
        <w:t xml:space="preserve"> </w:t>
      </w:r>
      <w:ins w:id="4383" w:author="Hong Deng" w:date="2026-06-09T17:04:00Z" w16du:dateUtc="2026-06-09T09:04:00Z">
        <w:r w:rsidR="00054FC0">
          <w:t>earlier</w:t>
        </w:r>
        <w:r w:rsidR="00054FC0">
          <w:rPr>
            <w:rFonts w:hint="eastAsia"/>
          </w:rPr>
          <w:t xml:space="preserve"> contingency work centered on individuals</w:t>
        </w:r>
        <w:r w:rsidR="00054FC0">
          <w:t>’</w:t>
        </w:r>
        <w:r w:rsidR="00054FC0">
          <w:rPr>
            <w:rFonts w:hint="eastAsia"/>
          </w:rPr>
          <w:t xml:space="preserve"> </w:t>
        </w:r>
      </w:ins>
      <w:del w:id="4384" w:author="Hong Deng" w:date="2026-06-09T17:04:00Z" w16du:dateUtc="2026-06-09T09:04:00Z">
        <w:r w:rsidDel="00054FC0">
          <w:delText xml:space="preserve">cognitive ability and found that individuals with higher </w:delText>
        </w:r>
      </w:del>
      <w:r>
        <w:t>cognitive ability</w:t>
      </w:r>
      <w:del w:id="4385" w:author="Hong Deng" w:date="2026-06-09T17:04:00Z" w16du:dateUtc="2026-06-09T09:04:00Z">
        <w:r w:rsidDel="00054FC0">
          <w:delText xml:space="preserve"> stand to benefit more from error management</w:delText>
        </w:r>
      </w:del>
      <w:r>
        <w:t xml:space="preserve"> </w:t>
      </w:r>
      <w:r>
        <w:fldChar w:fldCharType="begin"/>
      </w:r>
      <w:r>
        <w:instrText xml:space="preserve"> ADDIN EN.CITE &lt;EndNote&gt;&lt;Cite&gt;&lt;Author&gt;Carter&lt;/Author&gt;&lt;Year&gt;2010&lt;/Year&gt;&lt;RecNum&gt;100&lt;/RecNum&gt;&lt;DisplayText&gt;(Carter and Beier 2010, Loh et al. 2013)&lt;/DisplayText&gt;&lt;record&gt;&lt;rec-number&gt;100&lt;/rec-number&gt;&lt;foreign-keys&gt;&lt;key app="EN" db-id="dtfvx5dd9wzs0re0zrmve9tj9p5fwat5spas" timestamp="1715158228"&gt;100&lt;/key&gt;&lt;/foreign-keys&gt;&lt;ref-type name="Journal Article"&gt;17&lt;/ref-type&gt;&lt;contributors&gt;&lt;authors&gt;&lt;author&gt;Carter, Madeline&lt;/author&gt;&lt;author&gt;Beier, Margaret E&lt;/author&gt;&lt;/authors&gt;&lt;/contributors&gt;&lt;titles&gt;&lt;title&gt;The effectiveness of </w:instrText>
      </w:r>
      <w:r>
        <w:rPr>
          <w:rFonts w:hint="eastAsia"/>
        </w:rPr>
        <w:instrText>error management training with working</w:instrText>
      </w:r>
      <w:r>
        <w:rPr>
          <w:rFonts w:hint="eastAsia"/>
        </w:rPr>
        <w:instrText>‐</w:instrText>
      </w:r>
      <w:r>
        <w:rPr>
          <w:rFonts w:hint="eastAsia"/>
        </w:rPr>
        <w:instrText>aged adults&lt;/title&gt;&lt;secondary-title&gt;Personnel Psychology&lt;/secondary-title&gt;&lt;/titles&gt;&lt;periodical&gt;&lt;full-title&gt;Personnel Psychology&lt;/full-title&gt;&lt;/periodical&gt;&lt;pages&gt;641-675&lt;/pages&gt;&lt;volume&gt;63&lt;/volume&gt;&lt;number&gt;3&lt;/number&gt;&lt;dat</w:instrText>
      </w:r>
      <w:r>
        <w:instrText>es&gt;&lt;year&gt;2010&lt;/year&gt;&lt;/dates&gt;&lt;isbn&gt;0031-5826&lt;/isbn&gt;&lt;urls&gt;&lt;/urls&gt;&lt;/record&gt;&lt;/Cite&gt;&lt;Cite&gt;&lt;Author&gt;Loh&lt;/Author&gt;&lt;Year&gt;2013&lt;/Year&gt;&lt;RecNum&gt;56&lt;/RecNum&gt;&lt;record&gt;&lt;rec-number&gt;56&lt;/rec-number&gt;&lt;foreign-keys&gt;&lt;key app="EN" db-id="dtfvx5dd9wzs0re0zrmve9tj9p5fwat5spas" timestamp="1711973054"&gt;56&lt;/key&gt;&lt;/foreign-keys&gt;&lt;ref-type name="Journal Article"&gt;17&lt;/ref-type&gt;&lt;contributors&gt;&lt;authors&gt;&lt;author&gt;Loh, Vanessa&lt;/author&gt;&lt;author&gt;Andrews, Sally&lt;/author&gt;&lt;author&gt;Hesketh, Beryl&lt;/author&gt;&lt;author&gt;Griffin, Barbara&lt;/author&gt;&lt;/authors&gt;&lt;/contributors&gt;&lt;titles&gt;&lt;title&gt;The moderating effect of individual differences in error-management training: who learns from mistakes?&lt;/title&gt;&lt;secondary-title&gt;Human factors&lt;/secondary-title&gt;&lt;/titles&gt;&lt;periodical&gt;&lt;full-title&gt;Human factors&lt;/full-title&gt;&lt;/periodical&gt;&lt;pages&gt;435-448&lt;/pages&gt;&lt;volume&gt;55&lt;/volume&gt;&lt;number&gt;2&lt;/number&gt;&lt;dates&gt;&lt;year&gt;2013&lt;/year&gt;&lt;/dates&gt;&lt;isbn&gt;0018-7208&lt;/isbn&gt;&lt;urls&gt;&lt;/urls&gt;&lt;/record&gt;&lt;/Cite&gt;&lt;/EndNote&gt;</w:instrText>
      </w:r>
      <w:r>
        <w:fldChar w:fldCharType="separate"/>
      </w:r>
      <w:r>
        <w:t>(Carter and Beier 2010, Loh et al. 2013)</w:t>
      </w:r>
      <w:r>
        <w:fldChar w:fldCharType="end"/>
      </w:r>
      <w:ins w:id="4386" w:author="Hong Deng" w:date="2026-06-09T17:04:00Z" w16du:dateUtc="2026-06-09T09:04:00Z">
        <w:r w:rsidR="00B34290">
          <w:rPr>
            <w:rFonts w:hint="eastAsia"/>
          </w:rPr>
          <w:t xml:space="preserve"> by showing </w:t>
        </w:r>
      </w:ins>
      <w:ins w:id="4387" w:author="Hong Deng" w:date="2026-06-09T17:06:00Z" w16du:dateUtc="2026-06-09T09:06:00Z">
        <w:r w:rsidR="001458AB">
          <w:rPr>
            <w:rFonts w:hint="eastAsia"/>
          </w:rPr>
          <w:t xml:space="preserve">that </w:t>
        </w:r>
      </w:ins>
      <w:ins w:id="4388" w:author="Hong Deng" w:date="2026-06-09T17:04:00Z" w16du:dateUtc="2026-06-09T09:04:00Z">
        <w:r w:rsidR="00B34290">
          <w:rPr>
            <w:rFonts w:hint="eastAsia"/>
          </w:rPr>
          <w:t xml:space="preserve">a </w:t>
        </w:r>
      </w:ins>
      <w:ins w:id="4389" w:author="Hong Deng" w:date="2026-06-09T17:06:00Z" w16du:dateUtc="2026-06-09T09:06:00Z">
        <w:r w:rsidR="00666DB4">
          <w:t>newcomer’s sense-making of where the causes of outcomes lie</w:t>
        </w:r>
        <w:r w:rsidR="001458AB">
          <w:rPr>
            <w:rFonts w:hint="eastAsia"/>
          </w:rPr>
          <w:t xml:space="preserve"> </w:t>
        </w:r>
      </w:ins>
      <w:ins w:id="4390" w:author="Hong Deng" w:date="2026-06-09T17:05:00Z" w16du:dateUtc="2026-06-09T09:05:00Z">
        <w:r w:rsidR="00666DB4">
          <w:rPr>
            <w:rFonts w:hint="eastAsia"/>
          </w:rPr>
          <w:t xml:space="preserve">conditions whether a supportive error </w:t>
        </w:r>
        <w:r w:rsidR="00666DB4">
          <w:t>culture</w:t>
        </w:r>
        <w:r w:rsidR="00666DB4">
          <w:rPr>
            <w:rFonts w:hint="eastAsia"/>
          </w:rPr>
          <w:t xml:space="preserve"> is </w:t>
        </w:r>
      </w:ins>
      <w:ins w:id="4391" w:author="Hong Deng" w:date="2026-06-09T17:06:00Z" w16du:dateUtc="2026-06-09T09:06:00Z">
        <w:r w:rsidR="00666DB4">
          <w:rPr>
            <w:rFonts w:hint="eastAsia"/>
          </w:rPr>
          <w:t>drawn on at all.</w:t>
        </w:r>
      </w:ins>
      <w:del w:id="4392" w:author="Hong Deng" w:date="2026-06-09T17:06:00Z" w16du:dateUtc="2026-06-09T09:06:00Z">
        <w:r w:rsidDel="00666DB4">
          <w:delText>.</w:delText>
        </w:r>
      </w:del>
      <w:r>
        <w:t xml:space="preserve"> Our research </w:t>
      </w:r>
      <w:del w:id="4393" w:author="Hong Deng" w:date="2026-06-09T17:07:00Z" w16du:dateUtc="2026-06-09T09:07:00Z">
        <w:r w:rsidDel="00AF2577">
          <w:delText>enriches this conversation by suggesting</w:delText>
        </w:r>
      </w:del>
      <w:ins w:id="4394" w:author="Hong Deng" w:date="2026-06-09T17:07:00Z" w16du:dateUtc="2026-06-09T09:07:00Z">
        <w:r w:rsidR="00AF2577">
          <w:rPr>
            <w:rFonts w:hint="eastAsia"/>
          </w:rPr>
          <w:t>suggests</w:t>
        </w:r>
      </w:ins>
      <w:r>
        <w:t xml:space="preserve"> that a “supplementary fit” between</w:t>
      </w:r>
      <w:del w:id="4395" w:author="Hong Deng" w:date="2026-06-09T17:22:00Z" w16du:dateUtc="2026-06-09T09:22:00Z">
        <w:r w:rsidDel="001B6DA7">
          <w:delText xml:space="preserve"> perceived</w:delText>
        </w:r>
      </w:del>
      <w:r>
        <w:t xml:space="preserve"> error management in the environment and newcomers’ </w:t>
      </w:r>
      <w:del w:id="4396" w:author="Hong Deng" w:date="2026-06-09T17:07:00Z" w16du:dateUtc="2026-06-09T09:07:00Z">
        <w:r w:rsidDel="00AF2577">
          <w:delText>error attribution tendency</w:delText>
        </w:r>
      </w:del>
      <w:ins w:id="4397" w:author="Hong Deng" w:date="2026-06-09T17:07:00Z" w16du:dateUtc="2026-06-09T09:07:00Z">
        <w:r w:rsidR="008A4190">
          <w:rPr>
            <w:rFonts w:hint="eastAsia"/>
          </w:rPr>
          <w:t xml:space="preserve">own </w:t>
        </w:r>
      </w:ins>
      <w:ins w:id="4398" w:author="Hong Deng" w:date="2026-06-09T17:08:00Z" w16du:dateUtc="2026-06-09T09:08:00Z">
        <w:r w:rsidR="00967DB7">
          <w:rPr>
            <w:rFonts w:hint="eastAsia"/>
          </w:rPr>
          <w:t>schema of outcomes contributes</w:t>
        </w:r>
      </w:ins>
      <w:del w:id="4399" w:author="Hong Deng" w:date="2026-06-09T17:07:00Z" w16du:dateUtc="2026-06-09T09:07:00Z">
        <w:r w:rsidDel="008A4190">
          <w:delText xml:space="preserve"> contributes</w:delText>
        </w:r>
      </w:del>
      <w:r>
        <w:t xml:space="preserve"> to the fastest learning and </w:t>
      </w:r>
      <w:del w:id="4400" w:author="Hong Deng" w:date="2026-06-09T17:21:00Z" w16du:dateUtc="2026-06-09T09:21:00Z">
        <w:r w:rsidDel="00252087">
          <w:delText>adaptation</w:delText>
        </w:r>
      </w:del>
      <w:ins w:id="4401" w:author="Hong Deng" w:date="2026-06-09T17:21:00Z" w16du:dateUtc="2026-06-09T09:21:00Z">
        <w:r w:rsidR="00252087">
          <w:rPr>
            <w:rFonts w:hint="eastAsia"/>
          </w:rPr>
          <w:t>performance</w:t>
        </w:r>
      </w:ins>
      <w:r>
        <w:t xml:space="preserve">. </w:t>
      </w:r>
      <w:ins w:id="4402" w:author="Hong Deng" w:date="2026-06-09T17:10:00Z" w16du:dateUtc="2026-06-09T09:10:00Z">
        <w:r w:rsidR="00F01D9E">
          <w:t>W</w:t>
        </w:r>
        <w:r w:rsidR="00F01D9E">
          <w:rPr>
            <w:rFonts w:hint="eastAsia"/>
          </w:rPr>
          <w:t xml:space="preserve">hat we did not expect </w:t>
        </w:r>
      </w:ins>
      <w:ins w:id="4403" w:author="Hong Deng" w:date="2026-06-09T17:28:00Z" w16du:dateUtc="2026-06-09T09:28:00Z">
        <w:r w:rsidR="00445E7A">
          <w:t>was</w:t>
        </w:r>
      </w:ins>
      <w:ins w:id="4404" w:author="Hong Deng" w:date="2026-06-09T17:10:00Z" w16du:dateUtc="2026-06-09T09:10:00Z">
        <w:r w:rsidR="00F01D9E">
          <w:rPr>
            <w:rFonts w:hint="eastAsia"/>
          </w:rPr>
          <w:t xml:space="preserve"> that this conditioning was one-sided</w:t>
        </w:r>
        <w:r w:rsidR="00A549A0">
          <w:rPr>
            <w:rFonts w:hint="eastAsia"/>
          </w:rPr>
          <w:t xml:space="preserve">. </w:t>
        </w:r>
        <w:r w:rsidR="00A549A0">
          <w:t>W</w:t>
        </w:r>
        <w:r w:rsidR="00A549A0">
          <w:rPr>
            <w:rFonts w:hint="eastAsia"/>
          </w:rPr>
          <w:t>e theorized that external locus of control should shar</w:t>
        </w:r>
      </w:ins>
      <w:ins w:id="4405" w:author="Hong Deng" w:date="2026-06-09T17:11:00Z" w16du:dateUtc="2026-06-09T09:11:00Z">
        <w:r w:rsidR="00A549A0">
          <w:rPr>
            <w:rFonts w:hint="eastAsia"/>
          </w:rPr>
          <w:t>pen the harm of an error aversion culture</w:t>
        </w:r>
        <w:r w:rsidR="0028145D">
          <w:rPr>
            <w:rFonts w:hint="eastAsia"/>
          </w:rPr>
          <w:t xml:space="preserve"> but did not find such an effect. </w:t>
        </w:r>
        <w:r w:rsidR="0051192E">
          <w:t>A</w:t>
        </w:r>
        <w:r w:rsidR="0051192E">
          <w:rPr>
            <w:rFonts w:hint="eastAsia"/>
          </w:rPr>
          <w:t xml:space="preserve"> possible </w:t>
        </w:r>
      </w:ins>
      <w:ins w:id="4406" w:author="Hong Deng" w:date="2026-06-09T17:12:00Z" w16du:dateUtc="2026-06-09T09:12:00Z">
        <w:r w:rsidR="0051192E">
          <w:rPr>
            <w:rFonts w:hint="eastAsia"/>
          </w:rPr>
          <w:t xml:space="preserve">explanation </w:t>
        </w:r>
      </w:ins>
      <w:ins w:id="4407" w:author="Hong Deng" w:date="2026-06-09T17:23:00Z" w16du:dateUtc="2026-06-09T09:23:00Z">
        <w:r w:rsidR="00D12A2A">
          <w:t xml:space="preserve">concerns how </w:t>
        </w:r>
      </w:ins>
      <w:ins w:id="4408" w:author="Hong Deng" w:date="2026-06-09T17:12:00Z" w16du:dateUtc="2026-06-09T09:12:00Z">
        <w:r w:rsidR="009671EE">
          <w:t>context and a person’s</w:t>
        </w:r>
        <w:r w:rsidR="0051192E">
          <w:rPr>
            <w:rFonts w:hint="eastAsia"/>
          </w:rPr>
          <w:t xml:space="preserve"> interpretation combine. </w:t>
        </w:r>
        <w:r w:rsidR="009671EE">
          <w:t>A</w:t>
        </w:r>
        <w:r w:rsidR="009671EE">
          <w:rPr>
            <w:rFonts w:hint="eastAsia"/>
          </w:rPr>
          <w:t>n error management culture helps by open</w:t>
        </w:r>
        <w:r w:rsidR="00512063">
          <w:rPr>
            <w:rFonts w:hint="eastAsia"/>
          </w:rPr>
          <w:t xml:space="preserve">ing </w:t>
        </w:r>
      </w:ins>
      <w:ins w:id="4409" w:author="Hong Deng" w:date="2026-06-09T17:14:00Z" w16du:dateUtc="2026-06-09T09:14:00Z">
        <w:r w:rsidR="00AE01DC">
          <w:t>up possibilities</w:t>
        </w:r>
      </w:ins>
      <w:ins w:id="4410" w:author="Hong Deng" w:date="2026-06-09T17:23:00Z" w16du:dateUtc="2026-06-09T09:23:00Z">
        <w:r w:rsidR="00D12A2A">
          <w:t>, leaving</w:t>
        </w:r>
      </w:ins>
      <w:ins w:id="4411" w:author="Hong Deng" w:date="2026-06-09T17:14:00Z" w16du:dateUtc="2026-06-09T09:14:00Z">
        <w:r w:rsidR="00AE01DC">
          <w:t xml:space="preserve"> room for newcomers to decline them</w:t>
        </w:r>
      </w:ins>
      <w:ins w:id="4412" w:author="Hong Deng" w:date="2026-06-09T17:13:00Z" w16du:dateUtc="2026-06-09T09:13:00Z">
        <w:r w:rsidR="00512063">
          <w:rPr>
            <w:rFonts w:hint="eastAsia"/>
          </w:rPr>
          <w:t>.</w:t>
        </w:r>
      </w:ins>
      <w:ins w:id="4413" w:author="Hong Deng" w:date="2026-06-09T17:14:00Z" w16du:dateUtc="2026-06-09T09:14:00Z">
        <w:r w:rsidR="00290E37">
          <w:rPr>
            <w:rFonts w:hint="eastAsia"/>
          </w:rPr>
          <w:t xml:space="preserve"> </w:t>
        </w:r>
        <w:r w:rsidR="00290E37">
          <w:t>T</w:t>
        </w:r>
        <w:r w:rsidR="00290E37">
          <w:rPr>
            <w:rFonts w:hint="eastAsia"/>
          </w:rPr>
          <w:t xml:space="preserve">his </w:t>
        </w:r>
      </w:ins>
      <w:ins w:id="4414" w:author="Hong Deng" w:date="2026-06-09T17:15:00Z" w16du:dateUtc="2026-06-09T09:15:00Z">
        <w:r w:rsidR="0093097D">
          <w:t xml:space="preserve">decline occurs when errors seem </w:t>
        </w:r>
      </w:ins>
      <w:ins w:id="4415" w:author="Hong Deng" w:date="2026-06-09T17:24:00Z" w16du:dateUtc="2026-06-09T09:24:00Z">
        <w:r w:rsidR="00DB293F">
          <w:t xml:space="preserve">to be the work of external circumstances rather than of </w:t>
        </w:r>
      </w:ins>
      <w:ins w:id="4416" w:author="Hong Deng" w:date="2026-06-09T17:15:00Z" w16du:dateUtc="2026-06-09T09:15:00Z">
        <w:r w:rsidR="0093097D">
          <w:t>their own actions</w:t>
        </w:r>
      </w:ins>
      <w:ins w:id="4417" w:author="Hong Deng" w:date="2026-06-09T17:14:00Z" w16du:dateUtc="2026-06-09T09:14:00Z">
        <w:r w:rsidR="0093097D">
          <w:rPr>
            <w:rFonts w:hint="eastAsia"/>
          </w:rPr>
          <w:t xml:space="preserve">. </w:t>
        </w:r>
      </w:ins>
      <w:ins w:id="4418" w:author="Hong Deng" w:date="2026-06-09T17:15:00Z" w16du:dateUtc="2026-06-09T09:15:00Z">
        <w:r w:rsidR="0093097D">
          <w:t>O</w:t>
        </w:r>
        <w:r w:rsidR="0093097D">
          <w:rPr>
            <w:rFonts w:hint="eastAsia"/>
          </w:rPr>
          <w:t>n the contrary, an error aversion culture works by imposing pressure</w:t>
        </w:r>
      </w:ins>
      <w:ins w:id="4419" w:author="Hong Deng" w:date="2026-06-09T17:16:00Z" w16du:dateUtc="2026-06-09T09:16:00Z">
        <w:r w:rsidR="000A4963">
          <w:rPr>
            <w:rFonts w:hint="eastAsia"/>
          </w:rPr>
          <w:t xml:space="preserve"> and therefore does not wait for assent, since its threat </w:t>
        </w:r>
        <w:r w:rsidR="00D15AFD">
          <w:rPr>
            <w:rFonts w:hint="eastAsia"/>
          </w:rPr>
          <w:t xml:space="preserve">reaches the engaged and disengaged alike. </w:t>
        </w:r>
        <w:r w:rsidR="00D15AFD">
          <w:t>W</w:t>
        </w:r>
        <w:r w:rsidR="00D15AFD">
          <w:rPr>
            <w:rFonts w:hint="eastAsia"/>
          </w:rPr>
          <w:t xml:space="preserve">e </w:t>
        </w:r>
        <w:r w:rsidR="00D15AFD">
          <w:rPr>
            <w:rFonts w:hint="eastAsia"/>
          </w:rPr>
          <w:lastRenderedPageBreak/>
          <w:t xml:space="preserve">acknowledge that this is just </w:t>
        </w:r>
        <w:r w:rsidR="001900CB">
          <w:rPr>
            <w:rFonts w:hint="eastAsia"/>
          </w:rPr>
          <w:t xml:space="preserve">a </w:t>
        </w:r>
      </w:ins>
      <w:ins w:id="4420" w:author="Hong Deng" w:date="2026-06-09T17:23:00Z" w16du:dateUtc="2026-06-09T09:23:00Z">
        <w:r w:rsidR="00D12A2A">
          <w:t>post hoc account of</w:t>
        </w:r>
      </w:ins>
      <w:ins w:id="4421" w:author="Hong Deng" w:date="2026-06-09T17:17:00Z" w16du:dateUtc="2026-06-09T09:17:00Z">
        <w:r w:rsidR="001900CB">
          <w:rPr>
            <w:rFonts w:hint="eastAsia"/>
          </w:rPr>
          <w:t xml:space="preserve"> the </w:t>
        </w:r>
        <w:r w:rsidR="001900CB">
          <w:t>asymmetric</w:t>
        </w:r>
        <w:r w:rsidR="001900CB">
          <w:rPr>
            <w:rFonts w:hint="eastAsia"/>
          </w:rPr>
          <w:t xml:space="preserve"> finding and requires </w:t>
        </w:r>
        <w:r w:rsidR="00BB76E8">
          <w:t>corroboration</w:t>
        </w:r>
        <w:r w:rsidR="00BB76E8">
          <w:rPr>
            <w:rFonts w:hint="eastAsia"/>
          </w:rPr>
          <w:t xml:space="preserve">. </w:t>
        </w:r>
      </w:ins>
      <w:del w:id="4422" w:author="Hong Deng" w:date="2026-06-09T17:08:00Z" w16du:dateUtc="2026-06-09T09:08:00Z">
        <w:r w:rsidDel="00967DB7">
          <w:delText xml:space="preserve">Although an error-tolerant approach alone is conducive to learning from error, only individuals predisposed to </w:delText>
        </w:r>
        <w:r w:rsidDel="00967DB7">
          <w:rPr>
            <w:rFonts w:eastAsia="DengXian"/>
            <w:kern w:val="2"/>
          </w:rPr>
          <w:delText xml:space="preserve">attribute errors to specific actions rather than </w:delText>
        </w:r>
        <w:r w:rsidDel="00967DB7">
          <w:delText xml:space="preserve">their overall self-worth can reap its full benefits. </w:delText>
        </w:r>
      </w:del>
    </w:p>
    <w:p w14:paraId="055EFB45" w14:textId="77777777" w:rsidR="00967DB7" w:rsidRDefault="00967DB7" w:rsidP="003C4604">
      <w:pPr>
        <w:snapToGrid w:val="0"/>
        <w:spacing w:line="480" w:lineRule="auto"/>
        <w:ind w:firstLine="720"/>
        <w:rPr>
          <w:ins w:id="4423" w:author="Hong Deng" w:date="2026-06-09T17:08:00Z" w16du:dateUtc="2026-06-09T09:08:00Z"/>
        </w:rPr>
      </w:pPr>
    </w:p>
    <w:p w14:paraId="777D3EA7" w14:textId="77777777" w:rsidR="009458CE" w:rsidRDefault="009C0C59" w:rsidP="00967DB7">
      <w:pPr>
        <w:snapToGrid w:val="0"/>
        <w:spacing w:line="480" w:lineRule="auto"/>
        <w:rPr>
          <w:b/>
        </w:rPr>
      </w:pPr>
      <w:r>
        <w:rPr>
          <w:b/>
        </w:rPr>
        <w:t>Practical Implications</w:t>
      </w:r>
    </w:p>
    <w:p w14:paraId="777D3EA8" w14:textId="1314D542" w:rsidR="009458CE" w:rsidRDefault="009C0C59">
      <w:pPr>
        <w:snapToGrid w:val="0"/>
        <w:spacing w:line="480" w:lineRule="auto"/>
        <w:ind w:firstLine="720"/>
      </w:pPr>
      <w:r>
        <w:t xml:space="preserve">Our findings carry meaningful practical implications. First, </w:t>
      </w:r>
      <w:del w:id="4424" w:author="Hong Deng" w:date="2026-06-10T13:40:00Z" w16du:dateUtc="2026-06-10T05:40:00Z">
        <w:r w:rsidDel="008F2F68">
          <w:rPr>
            <w:rFonts w:hint="eastAsia"/>
          </w:rPr>
          <w:delText>organizations should systematically rethink and revamp their onboarding programs to embed structured opportunities for error-based reflection and learning</w:delText>
        </w:r>
      </w:del>
      <w:ins w:id="4425" w:author="Hong Deng" w:date="2026-06-10T13:40:00Z" w16du:dateUtc="2026-06-10T05:40:00Z">
        <w:r w:rsidR="008F2F68">
          <w:rPr>
            <w:rFonts w:hint="eastAsia"/>
          </w:rPr>
          <w:t xml:space="preserve">onboarding design should attend not only </w:t>
        </w:r>
        <w:r w:rsidR="00975F69">
          <w:rPr>
            <w:rFonts w:hint="eastAsia"/>
          </w:rPr>
          <w:t xml:space="preserve">to motivating </w:t>
        </w:r>
        <w:r w:rsidR="00975F69">
          <w:t>newcomers</w:t>
        </w:r>
        <w:r w:rsidR="00975F69">
          <w:rPr>
            <w:rFonts w:hint="eastAsia"/>
          </w:rPr>
          <w:t xml:space="preserve"> to learn but </w:t>
        </w:r>
      </w:ins>
      <w:ins w:id="4426" w:author="Hong Deng" w:date="2026-06-10T13:43:00Z" w16du:dateUtc="2026-06-10T05:43:00Z">
        <w:r w:rsidR="00E5471D">
          <w:t>also to how teams handle</w:t>
        </w:r>
      </w:ins>
      <w:ins w:id="4427" w:author="Hong Deng" w:date="2026-06-10T13:40:00Z" w16du:dateUtc="2026-06-10T05:40:00Z">
        <w:r w:rsidR="00975F69">
          <w:rPr>
            <w:rFonts w:hint="eastAsia"/>
          </w:rPr>
          <w:t xml:space="preserve"> errors once they occur</w:t>
        </w:r>
      </w:ins>
      <w:r>
        <w:t xml:space="preserve">. </w:t>
      </w:r>
      <w:ins w:id="4428" w:author="Hong Deng" w:date="2026-06-10T13:41:00Z" w16du:dateUtc="2026-06-10T05:41:00Z">
        <w:r w:rsidR="002E5296">
          <w:rPr>
            <w:rFonts w:hint="eastAsia"/>
          </w:rPr>
          <w:t xml:space="preserve">Because team error cultures shape how </w:t>
        </w:r>
      </w:ins>
      <w:ins w:id="4429" w:author="Hong Deng" w:date="2026-06-10T13:43:00Z" w16du:dateUtc="2026-06-10T05:43:00Z">
        <w:r w:rsidR="00011EF6">
          <w:t xml:space="preserve">errors are processed rather than how willing newcomers are to make them, the practical lever is the team’s routine after </w:t>
        </w:r>
        <w:r w:rsidR="00E5471D">
          <w:rPr>
            <w:rFonts w:hint="eastAsia"/>
          </w:rPr>
          <w:t>errors</w:t>
        </w:r>
        <w:r w:rsidR="00011EF6">
          <w:t xml:space="preserve"> surface, detecting them quickly, discussing them openly, and diagnosing them jointly.</w:t>
        </w:r>
      </w:ins>
      <w:del w:id="4430" w:author="Hong Deng" w:date="2026-06-10T13:41:00Z" w16du:dateUtc="2026-06-10T05:41:00Z">
        <w:r w:rsidDel="002E5296">
          <w:delText xml:space="preserve">While traditional approaches often emphasize demonstrating competence and achieving immediate task mastery </w:delText>
        </w:r>
        <w:r w:rsidDel="002E5296">
          <w:fldChar w:fldCharType="begin"/>
        </w:r>
        <w:r w:rsidDel="002E5296">
          <w:delInstrText xml:space="preserve"> ADDIN EN.CITE &lt;EndNote&gt;&lt;Cite&gt;&lt;Author&gt;Gross&lt;/Author&gt;&lt;Year&gt;2021&lt;/Year&gt;&lt;RecNum&gt;10&lt;/RecNum&gt;&lt;Prefix&gt;e.g.`, &lt;/Prefix&gt;&lt;DisplayText&gt;(e.g., Bauer et al. 2021, Gross et al. 2021)&lt;/DisplayText&gt;&lt;record&gt;&lt;rec-number&gt;10&lt;/rec-number&gt;&lt;foreign-keys&gt;&lt;key app="EN" db-id="dtfvx5dd9wzs0re0zrmve9tj9p5fwat5spas" timestamp="1710900613"&gt;10&lt;/key&gt;&lt;/foreign-keys&gt;&lt;ref-type name="Journal Article"&gt;17&lt;/ref-type&gt;&lt;contributors&gt;&lt;authors&gt;&lt;author&gt;Gross, Christian&lt;/author&gt;&lt;author&gt;Debus, Maike E&lt;/author&gt;&lt;author&gt;Liu, Yihao&lt;/author&gt;&lt;author&gt;Wang, Mo&lt;/author&gt;&lt;author&gt;Kleinmann, Martin&lt;/author&gt;&lt;/authors&gt;&lt;/contributors&gt;&lt;titles&gt;&lt;title&gt;I am nice and capable! How and when newcomers’ self-presentation to their supervisors affects socialization outcomes&lt;/title&gt;&lt;secondary-title&gt;Journal of Applied Psychology&lt;/secondary-title&gt;&lt;/titles&gt;&lt;periodical&gt;&lt;full-title&gt;Journal of Applied Psychology&lt;/full-title&gt;&lt;/periodical&gt;&lt;pages&gt;1067-1079&lt;/pages&gt;&lt;volume&gt;106&lt;/volume&gt;&lt;number&gt;7&lt;/number&gt;&lt;dates&gt;&lt;year&gt;2021&lt;/year&gt;&lt;/dates&gt;&lt;isbn&gt;1939-1854&lt;/isbn&gt;&lt;urls&gt;&lt;/urls&gt;&lt;/record&gt;&lt;/Cite&gt;&lt;Cite&gt;&lt;Author&gt;Bauer&lt;/Author&gt;&lt;Year&gt;2021&lt;/Year&gt;&lt;RecNum&gt;109&lt;/RecNum&gt;&lt;record&gt;&lt;rec-number&gt;109&lt;/rec-number&gt;&lt;foreign-keys&gt;&lt;key app="EN" db-id="dtfvx5dd9wzs0re0zrmve9tj9p5fwat5spas" timestamp="1721993992"&gt;109&lt;/key&gt;&lt;/foreign-keys&gt;&lt;ref-type name="Journal Article"&gt;17&lt;/ref-type&gt;&lt;contributors&gt;&lt;authors&gt;&lt;author&gt;Bauer, Talya N&lt;/author&gt;&lt;author&gt;Erdogan, Berrin&lt;/author&gt;&lt;author&gt;Caughlin, David&lt;/author&gt;&lt;author&gt;Ellis, Allison M&lt;/author&gt;&lt;author&gt;Kurkoski, Jennifer&lt;/author&gt;&lt;/authors&gt;&lt;/contributors&gt;&lt;titles&gt;&lt;title&gt;Jump-starting the socialization experience: The longitudinal role of day 1 newcomer resources on adjustment&lt;/title&gt;&lt;secondary-title&gt;Journal of Management&lt;/secondary-title&gt;&lt;/titles&gt;&lt;periodical&gt;&lt;full-title&gt;Journal of management&lt;/full-title&gt;&lt;/periodical&gt;&lt;pages&gt;2226-2261&lt;/pages&gt;&lt;volume&gt;47&lt;/volume&gt;&lt;number&gt;8&lt;/number&gt;&lt;dates&gt;&lt;year&gt;2021&lt;/year&gt;&lt;/dates&gt;&lt;isbn&gt;0149-2063&lt;/isbn&gt;&lt;urls&gt;&lt;/urls&gt;&lt;/record&gt;&lt;/Cite&gt;&lt;/EndNote&gt;</w:delInstrText>
        </w:r>
        <w:r w:rsidDel="002E5296">
          <w:fldChar w:fldCharType="separate"/>
        </w:r>
        <w:r w:rsidDel="002E5296">
          <w:delText>(e.g., Bauer et al. 2021, Gross et al. 2021)</w:delText>
        </w:r>
        <w:r w:rsidDel="002E5296">
          <w:fldChar w:fldCharType="end"/>
        </w:r>
        <w:r w:rsidDel="002E5296">
          <w:delText>, our findings underscore the value of an error management approach, especially the newcomers’ perception and internalization of it, that fosters error reduction and guarantees future success. This is because this approach fundamentally reframes errors as vital learning experiences rather than failures. By fostering an environment where newcomers feel safe to make and learn from mistakes, organizations can cultivate a workforce that is more resilient and adaptable</w:delText>
        </w:r>
      </w:del>
      <w:del w:id="4431" w:author="Hong Deng" w:date="2026-06-10T13:43:00Z" w16du:dateUtc="2026-06-10T05:43:00Z">
        <w:r w:rsidDel="00011EF6">
          <w:delText>.</w:delText>
        </w:r>
      </w:del>
      <w:r>
        <w:t xml:space="preserve"> </w:t>
      </w:r>
      <w:del w:id="4432" w:author="Hong Deng" w:date="2026-06-10T13:43:00Z" w16du:dateUtc="2026-06-10T05:43:00Z">
        <w:r w:rsidDel="00E5471D">
          <w:delText>For example, l</w:delText>
        </w:r>
      </w:del>
      <w:ins w:id="4433" w:author="Hong Deng" w:date="2026-06-10T13:43:00Z" w16du:dateUtc="2026-06-10T05:43:00Z">
        <w:r w:rsidR="00E5471D">
          <w:rPr>
            <w:rFonts w:hint="eastAsia"/>
          </w:rPr>
          <w:t>L</w:t>
        </w:r>
      </w:ins>
      <w:r>
        <w:t xml:space="preserve">eaders are pivotal in shaping the error culture within teams. Unfortunately, </w:t>
      </w:r>
      <w:del w:id="4434" w:author="Hong Deng" w:date="2026-06-10T13:44:00Z" w16du:dateUtc="2026-06-10T05:44:00Z">
        <w:r w:rsidDel="00095670">
          <w:delText>the reality is that most leaders eschew an error-prevention approach</w:delText>
        </w:r>
      </w:del>
      <w:ins w:id="4435" w:author="Hong Deng" w:date="2026-06-10T13:44:00Z" w16du:dateUtc="2026-06-10T05:44:00Z">
        <w:r w:rsidR="00095670">
          <w:rPr>
            <w:rFonts w:hint="eastAsia"/>
          </w:rPr>
          <w:t xml:space="preserve">many resist an error management posture </w:t>
        </w:r>
      </w:ins>
      <w:del w:id="4436" w:author="Hong Deng" w:date="2026-06-10T13:44:00Z" w16du:dateUtc="2026-06-10T05:44:00Z">
        <w:r w:rsidDel="00095670">
          <w:delText xml:space="preserve"> </w:delText>
        </w:r>
      </w:del>
      <w:r>
        <w:t>because they believe “they have to appear rough and performance-focused in order to be seen as competent</w:t>
      </w:r>
      <w:ins w:id="4437" w:author="Hong Deng" w:date="2026-06-10T13:44:00Z" w16du:dateUtc="2026-06-10T05:44:00Z">
        <w:r w:rsidR="00775353">
          <w:t>,</w:t>
        </w:r>
      </w:ins>
      <w:r>
        <w:t xml:space="preserve">” and leading with </w:t>
      </w:r>
      <w:ins w:id="4438" w:author="Hong Deng" w:date="2026-06-10T13:44:00Z" w16du:dateUtc="2026-06-10T05:44:00Z">
        <w:r w:rsidR="00775353">
          <w:rPr>
            <w:rFonts w:hint="eastAsia"/>
          </w:rPr>
          <w:t xml:space="preserve">this </w:t>
        </w:r>
      </w:ins>
      <w:del w:id="4439" w:author="Hong Deng" w:date="2026-06-10T13:44:00Z" w16du:dateUtc="2026-06-10T05:44:00Z">
        <w:r w:rsidDel="00775353">
          <w:delText xml:space="preserve">an error-management </w:delText>
        </w:r>
      </w:del>
      <w:r>
        <w:t xml:space="preserve">orientation might look weak </w:t>
      </w:r>
      <w:r>
        <w:fldChar w:fldCharType="begin"/>
      </w:r>
      <w:r>
        <w:instrText xml:space="preserve"> ADDIN EN.CITE &lt;EndNote&gt;&lt;Cite&gt;&lt;Author&gt;Dimitrova&lt;/Author&gt;&lt;Year&gt;2021&lt;/Year&gt;&lt;RecNum&gt;111&lt;/RecNum&gt;&lt;Pages&gt;454&lt;/Pages&gt;&lt;DisplayText&gt;(Carroll et al. 2021, Dimitrova and Van Hooft 2021, p. 454)&lt;/DisplayText&gt;&lt;record&gt;&lt;rec-number&gt;111&lt;/rec-number&gt;&lt;foreign-keys&gt;&lt;key app="EN" db-id="dtfvx5dd9wzs0re0zrmve9tj9p5fwat5spas" timestamp="1722117261"&gt;111&lt;/key&gt;&lt;/foreign-keys&gt;&lt;ref-type name="Journal Article"&gt;17&lt;/ref-type&gt;&lt;contributors&gt;&lt;authors&gt;&lt;author&gt;Dimitrova, Nicoletta G&lt;/author&gt;&lt;author&gt;Van Hooft, Edwin AJ&lt;/author&gt;&lt;/authors&gt;&lt;/contributors&gt;&lt;titles&gt;&lt;title&gt;In the eye of the beholder: Leader error orientation, employee perception of leader, and employee work-related outcomes&lt;/title&gt;&lt;secondary-title&gt;Academy of Management Discoveries&lt;/secondary-title&gt;&lt;/titles&gt;&lt;periodical&gt;&lt;full-title&gt;Academy of Management Discoveries&lt;/full-title&gt;&lt;/periodical&gt;&lt;pages&gt;530-553&lt;/pages&gt;&lt;volume&gt;7&lt;/volume&gt;&lt;number&gt;4&lt;/number&gt;&lt;dates&gt;&lt;year&gt;2021&lt;/year&gt;&lt;/dates&gt;&lt;isbn&gt;2168-1007&lt;/isbn&gt;&lt;urls&gt;&lt;/urls&gt;&lt;/record&gt;&lt;/Cite&gt;&lt;Cite&gt;&lt;Author&gt;Carroll&lt;/Author&gt;&lt;Year&gt;2021&lt;/Year&gt;&lt;RecNum&gt;112&lt;/RecNum&gt;&lt;record&gt;&lt;rec-number&gt;112&lt;/rec-number&gt;&lt;foreign-keys&gt;&lt;key app="EN" db-id="dtfvx5dd9wzs0re0zrmve9tj9p5fwat5spas" timestamp="1722117309"&gt;112&lt;/key&gt;&lt;/foreign-keys&gt;&lt;ref-type name="Journal Article"&gt;17&lt;/ref-type&gt;&lt;contributors&gt;&lt;authors&gt;&lt;author&gt;Carroll, John S&lt;/author&gt;&lt;author&gt;Christianson, Marlys K&lt;/author&gt;&lt;author&gt;Frese, Michael&lt;/author&gt;&lt;author&gt;Lei, Zhike&lt;/author&gt;&lt;author&gt;Naveh, Eitan&lt;/author&gt;&lt;author&gt;Vogus, Timothy J&lt;/author&gt;&lt;/authors&gt;&lt;/contributors&gt;&lt;titles&gt;&lt;title&gt;FROM THE EDITORS—Errors in organizations: New frontiers in research and practice&lt;/title&gt;&lt;secondary-title&gt;Academy of Management Discoveries&lt;/secondary-title&gt;&lt;/titles&gt;&lt;periodical&gt;&lt;full-title&gt;Academy of Management Discoveries&lt;/full-title&gt;&lt;/periodical&gt;&lt;pages&gt;451-460&lt;/pages&gt;&lt;volume&gt;7&lt;/volume&gt;&lt;number&gt;4&lt;/number&gt;&lt;dates&gt;&lt;year&gt;2021&lt;/year&gt;&lt;/dates&gt;&lt;isbn&gt;2168-1007&lt;/isbn&gt;&lt;urls&gt;&lt;/urls&gt;&lt;/record&gt;&lt;/Cite&gt;&lt;/EndNote&gt;</w:instrText>
      </w:r>
      <w:r>
        <w:fldChar w:fldCharType="separate"/>
      </w:r>
      <w:r>
        <w:t>(Carroll et al. 2021, Dimitrova and Van Hooft 2021, p. 454)</w:t>
      </w:r>
      <w:r>
        <w:fldChar w:fldCharType="end"/>
      </w:r>
      <w:r>
        <w:t xml:space="preserve">. </w:t>
      </w:r>
      <w:del w:id="4440" w:author="Hong Deng" w:date="2026-06-10T13:47:00Z" w16du:dateUtc="2026-06-10T05:47:00Z">
        <w:r w:rsidDel="00526BE0">
          <w:delText>Leaders should be reassured of such concerns and educated to champion an error management</w:delText>
        </w:r>
      </w:del>
      <w:ins w:id="4441" w:author="Hong Deng" w:date="2026-06-10T13:47:00Z" w16du:dateUtc="2026-06-10T05:47:00Z">
        <w:r w:rsidR="00526BE0">
          <w:rPr>
            <w:rFonts w:hint="eastAsia"/>
          </w:rPr>
          <w:t>Our results give leaders a reason to set aside that concern</w:t>
        </w:r>
      </w:ins>
      <w:ins w:id="4442" w:author="Hong Deng" w:date="2026-06-10T16:12:00Z" w16du:dateUtc="2026-06-10T08:12:00Z">
        <w:r w:rsidR="00965CE5">
          <w:t>: it is the team’s management of errors, rather than their avoidance,</w:t>
        </w:r>
      </w:ins>
      <w:ins w:id="4443" w:author="Hong Deng" w:date="2026-06-10T13:46:00Z" w16du:dateUtc="2026-06-10T05:46:00Z">
        <w:r w:rsidR="00391509">
          <w:rPr>
            <w:rFonts w:hint="eastAsia"/>
          </w:rPr>
          <w:t xml:space="preserve"> </w:t>
        </w:r>
      </w:ins>
      <w:ins w:id="4444" w:author="Hong Deng" w:date="2026-06-10T13:47:00Z" w16du:dateUtc="2026-06-10T05:47:00Z">
        <w:r w:rsidR="00526BE0">
          <w:rPr>
            <w:rFonts w:hint="eastAsia"/>
          </w:rPr>
          <w:t xml:space="preserve">that </w:t>
        </w:r>
        <w:r w:rsidR="00526BE0">
          <w:t>accelerates newcomer learning and improves</w:t>
        </w:r>
      </w:ins>
      <w:ins w:id="4445" w:author="Hong Deng" w:date="2026-06-10T13:46:00Z" w16du:dateUtc="2026-06-10T05:46:00Z">
        <w:r w:rsidR="00391509">
          <w:rPr>
            <w:rFonts w:hint="eastAsia"/>
          </w:rPr>
          <w:t xml:space="preserve"> </w:t>
        </w:r>
        <w:r w:rsidR="00391509">
          <w:t>their</w:t>
        </w:r>
        <w:r w:rsidR="00391509">
          <w:rPr>
            <w:rFonts w:hint="eastAsia"/>
          </w:rPr>
          <w:t xml:space="preserve"> performance</w:t>
        </w:r>
      </w:ins>
      <w:del w:id="4446" w:author="Hong Deng" w:date="2026-06-10T13:45:00Z" w16du:dateUtc="2026-06-10T05:45:00Z">
        <w:r w:rsidDel="00C27AB5">
          <w:delText xml:space="preserve">, psychologically safe approach, balancing responses to mistakes to encourage growth instead of punishment and fear </w:delText>
        </w:r>
        <w:r w:rsidDel="00C27AB5">
          <w:fldChar w:fldCharType="begin"/>
        </w:r>
        <w:r w:rsidR="004D4678" w:rsidDel="00C27AB5">
          <w:delInstrText xml:space="preserve"> ADDIN EN.CITE &lt;EndNote&gt;&lt;Cite&gt;&lt;Author&gt;Edmondson&lt;/Author&gt;&lt;Year&gt;1999&lt;/Year&gt;&lt;RecNum&gt;96&lt;/RecNum&gt;&lt;DisplayText&gt;(Edmondson 1999)&lt;/DisplayText&gt;&lt;record&gt;&lt;rec-number&gt;96&lt;/rec-number&gt;&lt;foreign-keys&gt;&lt;key app="EN" db-id="dtfvx5dd9wzs0re0zrmve9tj9p5fwat5spas" timestamp="1715072285"&gt;96&lt;/key&gt;&lt;/foreign-keys&gt;&lt;ref-type name="Journal Article"&gt;17&lt;/ref-type&gt;&lt;contributors&gt;&lt;authors&gt;&lt;author&gt;Edmondson, Amy&lt;/author&gt;&lt;/authors&gt;&lt;/contributors&gt;&lt;titles&gt;&lt;title&gt;Psychological safety and learning behavior in work teams&lt;/title&gt;&lt;secondary-title&gt;Administrative Science Quarterly&lt;/secondary-title&gt;&lt;/titles&gt;&lt;periodical&gt;&lt;full-title&gt;Administrative Science Quarterly&lt;/full-title&gt;&lt;/periodical&gt;&lt;pages&gt;350-383&lt;/pages&gt;&lt;volume&gt;44&lt;/volume&gt;&lt;number&gt;2&lt;/number&gt;&lt;dates&gt;&lt;year&gt;1999&lt;/year&gt;&lt;/dates&gt;&lt;isbn&gt;0001-8392&lt;/isbn&gt;&lt;urls&gt;&lt;/urls&gt;&lt;/record&gt;&lt;/Cite&gt;&lt;/EndNote&gt;</w:delInstrText>
        </w:r>
        <w:r w:rsidDel="00C27AB5">
          <w:fldChar w:fldCharType="separate"/>
        </w:r>
        <w:r w:rsidDel="00C27AB5">
          <w:rPr>
            <w:noProof/>
          </w:rPr>
          <w:delText>(Edmondson 1999)</w:delText>
        </w:r>
        <w:r w:rsidDel="00C27AB5">
          <w:fldChar w:fldCharType="end"/>
        </w:r>
      </w:del>
      <w:r>
        <w:t xml:space="preserve">. </w:t>
      </w:r>
      <w:del w:id="4447" w:author="Hong Deng" w:date="2026-06-10T13:48:00Z" w16du:dateUtc="2026-06-10T05:48:00Z">
        <w:r w:rsidDel="00526BE0">
          <w:delText>By modeling constructive error handling and providing psychological safety, leaders can inspire newcomers to engage deeply with their tasks</w:delText>
        </w:r>
      </w:del>
      <w:ins w:id="4448" w:author="Hong Deng" w:date="2026-06-10T13:48:00Z" w16du:dateUtc="2026-06-10T05:48:00Z">
        <w:r w:rsidR="00526BE0">
          <w:rPr>
            <w:rFonts w:hint="eastAsia"/>
          </w:rPr>
          <w:t xml:space="preserve">In practice, mentors and team leaders can be trained to </w:t>
        </w:r>
        <w:r w:rsidR="00F75A9F">
          <w:rPr>
            <w:rFonts w:hint="eastAsia"/>
          </w:rPr>
          <w:t xml:space="preserve">treat each </w:t>
        </w:r>
      </w:ins>
      <w:ins w:id="4449" w:author="Hong Deng" w:date="2026-06-10T13:49:00Z" w16du:dateUtc="2026-06-10T05:49:00Z">
        <w:r w:rsidR="00F75A9F">
          <w:t>newcomer error as an occasion that helps the newcomer learn, asking what assumptions or steps</w:t>
        </w:r>
        <w:r w:rsidR="00F75A9F">
          <w:rPr>
            <w:rFonts w:hint="eastAsia"/>
          </w:rPr>
          <w:t xml:space="preserve"> produced it, </w:t>
        </w:r>
        <w:r w:rsidR="00F75A9F">
          <w:t>rather</w:t>
        </w:r>
        <w:r w:rsidR="00F75A9F">
          <w:rPr>
            <w:rFonts w:hint="eastAsia"/>
          </w:rPr>
          <w:t xml:space="preserve"> than as a mark against them</w:t>
        </w:r>
      </w:ins>
      <w:r>
        <w:t xml:space="preserve">. </w:t>
      </w:r>
    </w:p>
    <w:p w14:paraId="777D3EA9" w14:textId="220D208F" w:rsidR="009458CE" w:rsidRDefault="009C0C59">
      <w:pPr>
        <w:snapToGrid w:val="0"/>
        <w:spacing w:line="480" w:lineRule="auto"/>
        <w:ind w:firstLine="720"/>
      </w:pPr>
      <w:del w:id="4450" w:author="Hong Deng" w:date="2026-06-10T13:49:00Z" w16du:dateUtc="2026-06-10T05:49:00Z">
        <w:r w:rsidDel="00BE31CF">
          <w:delText>Relatedly, organizations should shift their performance metrics to focus on the rate of error reduction rather than the static, or initial number of errors</w:delText>
        </w:r>
      </w:del>
      <w:ins w:id="4451" w:author="Hong Deng" w:date="2026-06-10T13:49:00Z" w16du:dateUtc="2026-06-10T05:49:00Z">
        <w:r w:rsidR="00BE31CF">
          <w:rPr>
            <w:rFonts w:hint="eastAsia"/>
          </w:rPr>
          <w:t>Second, and following fro</w:t>
        </w:r>
      </w:ins>
      <w:ins w:id="4452" w:author="Hong Deng" w:date="2026-06-10T13:50:00Z" w16du:dateUtc="2026-06-10T05:50:00Z">
        <w:r w:rsidR="00BE31CF">
          <w:rPr>
            <w:rFonts w:hint="eastAsia"/>
          </w:rPr>
          <w:t xml:space="preserve">m our central finding, organizations should reconsider what they measure when they judge newcomer potential. </w:t>
        </w:r>
      </w:ins>
      <w:del w:id="4453" w:author="Hong Deng" w:date="2026-06-10T13:50:00Z" w16du:dateUtc="2026-06-10T05:50:00Z">
        <w:r w:rsidDel="00BE31CF">
          <w:delText>. It is</w:delText>
        </w:r>
      </w:del>
      <w:ins w:id="4454" w:author="Hong Deng" w:date="2026-06-10T13:50:00Z" w16du:dateUtc="2026-06-10T05:50:00Z">
        <w:r w:rsidR="00BE31CF">
          <w:rPr>
            <w:rFonts w:hint="eastAsia"/>
          </w:rPr>
          <w:t>The</w:t>
        </w:r>
      </w:ins>
      <w:r>
        <w:t xml:space="preserve"> common </w:t>
      </w:r>
      <w:ins w:id="4455" w:author="Hong Deng" w:date="2026-06-10T13:50:00Z" w16du:dateUtc="2026-06-10T05:50:00Z">
        <w:r w:rsidR="00B86861">
          <w:rPr>
            <w:rFonts w:hint="eastAsia"/>
          </w:rPr>
          <w:t xml:space="preserve">assumption that the most promising hires are those who make the fewest </w:t>
        </w:r>
      </w:ins>
      <w:ins w:id="4456" w:author="Hong Deng" w:date="2026-06-10T13:51:00Z" w16du:dateUtc="2026-06-10T05:51:00Z">
        <w:r w:rsidR="00B86861">
          <w:t>errors</w:t>
        </w:r>
      </w:ins>
      <w:ins w:id="4457" w:author="Hong Deng" w:date="2026-06-10T13:50:00Z" w16du:dateUtc="2026-06-10T05:50:00Z">
        <w:r w:rsidR="00B86861">
          <w:rPr>
            <w:rFonts w:hint="eastAsia"/>
          </w:rPr>
          <w:t xml:space="preserve"> from the start is, on </w:t>
        </w:r>
      </w:ins>
      <w:ins w:id="4458" w:author="Hong Deng" w:date="2026-06-10T13:51:00Z" w16du:dateUtc="2026-06-10T05:51:00Z">
        <w:r w:rsidR="00B86861">
          <w:rPr>
            <w:rFonts w:hint="eastAsia"/>
          </w:rPr>
          <w:t>our evidence, incomplete</w:t>
        </w:r>
      </w:ins>
      <w:ins w:id="4459" w:author="Hong Deng" w:date="2026-06-10T13:56:00Z" w16du:dateUtc="2026-06-10T05:56:00Z">
        <w:r w:rsidR="00980A7B">
          <w:t>,</w:t>
        </w:r>
      </w:ins>
      <w:ins w:id="4460" w:author="Hong Deng" w:date="2026-06-10T13:51:00Z" w16du:dateUtc="2026-06-10T05:51:00Z">
        <w:r w:rsidR="00B86861">
          <w:rPr>
            <w:rFonts w:hint="eastAsia"/>
          </w:rPr>
          <w:t xml:space="preserve"> </w:t>
        </w:r>
      </w:ins>
      <w:del w:id="4461" w:author="Hong Deng" w:date="2026-06-10T13:51:00Z" w16du:dateUtc="2026-06-10T05:51:00Z">
        <w:r w:rsidDel="00B86861">
          <w:delText xml:space="preserve">for organizations to assume that new hires who make fewer mistakes from the outset are those with the greatest potential. However, this perspective can be misleading </w:delText>
        </w:r>
      </w:del>
      <w:r>
        <w:t xml:space="preserve">as initial error-free performance may not be the best indicator of potential </w:t>
      </w:r>
      <w:r>
        <w:fldChar w:fldCharType="begin"/>
      </w:r>
      <w:r w:rsidR="00EB2931">
        <w:instrText xml:space="preserve"> ADDIN EN.CITE &lt;EndNote&gt;&lt;Cite&gt;&lt;Author&gt;Frese&lt;/Author&gt;&lt;Year&gt;2015&lt;/Year&gt;&lt;RecNum&gt;18&lt;/RecNum&gt;&lt;DisplayText&gt;(Ellis and Davidi 2005, Frese and Keith 2015)&lt;/DisplayText&gt;&lt;record&gt;&lt;rec-number&gt;18&lt;/rec-number&gt;&lt;foreign-keys&gt;&lt;key app="EN" db-id="dtfvx5dd9wzs0re0zrmve9tj9p5fwat5spas" timestamp="1710916916"&gt;18&lt;/key&gt;&lt;/foreign-keys&gt;&lt;ref-type name="Journal Article"&gt;17&lt;/ref-type&gt;&lt;contributors&gt;&lt;authors&gt;&lt;author&gt;Frese, Michael&lt;/author&gt;&lt;author&gt;Keith, Nina&lt;/author&gt;&lt;/authors&gt;&lt;/contributors&gt;&lt;titles&gt;&lt;title&gt;Action errors, error management, and learning in organizations&lt;/title&gt;&lt;secondary-title&gt;Annual review of psychology&lt;/secondary-title&gt;&lt;/titles&gt;&lt;periodical&gt;&lt;full-title&gt;Annual Review of Psychology&lt;/full-title&gt;&lt;/periodical&gt;&lt;pages&gt;661-687&lt;/pages&gt;&lt;volume&gt;66&lt;/volume&gt;&lt;dates&gt;&lt;year&gt;2015&lt;/year&gt;&lt;/dates&gt;&lt;isbn&gt;0066-4308&lt;/isbn&gt;&lt;urls&gt;&lt;/urls&gt;&lt;/record&gt;&lt;/Cite&gt;&lt;Cite&gt;&lt;Author&gt;Ellis&lt;/Author&gt;&lt;Year&gt;2005&lt;/Year&gt;&lt;RecNum&gt;113&lt;/RecNum&gt;&lt;record&gt;&lt;rec-number&gt;113&lt;/rec-number&gt;&lt;foreign-keys&gt;&lt;key app="EN" db-id="dtfvx5dd9wzs0re0zrmve9tj9p5fwat5spas" timestamp="1722119495"&gt;113&lt;/key&gt;&lt;/foreign-keys&gt;&lt;ref-type name="Journal Article"&gt;17&lt;/ref-type&gt;&lt;contributors&gt;&lt;authors&gt;&lt;author&gt;Ellis, Shmuel&lt;/author&gt;&lt;author&gt;Davidi, Inbar&lt;/author&gt;&lt;/authors&gt;&lt;/contributors&gt;&lt;titles&gt;&lt;title&gt;After-event reviews: drawing lessons from successful and failed experience&lt;/title&gt;&lt;secondary-title&gt;Journal of Applied Psychology&lt;/secondary-title&gt;&lt;/titles&gt;&lt;periodical&gt;&lt;full-title&gt;Journal of Applied Psychology&lt;/full-title&gt;&lt;/periodical&gt;&lt;pages&gt;857&lt;/pages&gt;&lt;volume&gt;90&lt;/volume&gt;&lt;number&gt;5&lt;/number&gt;&lt;dates&gt;&lt;year&gt;2005&lt;/year&gt;&lt;/dates&gt;&lt;isbn&gt;1939-1854&lt;/isbn&gt;&lt;urls&gt;&lt;/urls&gt;&lt;/record&gt;&lt;/Cite&gt;&lt;/EndNote&gt;</w:instrText>
      </w:r>
      <w:r>
        <w:fldChar w:fldCharType="separate"/>
      </w:r>
      <w:r w:rsidR="00EB2931">
        <w:rPr>
          <w:noProof/>
        </w:rPr>
        <w:t>(Ellis and Davidi 2005, Frese and Keith 2015)</w:t>
      </w:r>
      <w:r>
        <w:fldChar w:fldCharType="end"/>
      </w:r>
      <w:r>
        <w:t xml:space="preserve">. Our research demonstrates that </w:t>
      </w:r>
      <w:ins w:id="4462" w:author="Hong Deng" w:date="2026-06-10T13:52:00Z" w16du:dateUtc="2026-06-10T05:52:00Z">
        <w:r w:rsidR="001A200B">
          <w:rPr>
            <w:rFonts w:hint="eastAsia"/>
          </w:rPr>
          <w:t>the rate at which a newcomer</w:t>
        </w:r>
        <w:r w:rsidR="001A200B">
          <w:t>’</w:t>
        </w:r>
        <w:r w:rsidR="001A200B">
          <w:rPr>
            <w:rFonts w:hint="eastAsia"/>
          </w:rPr>
          <w:t>s errors fall predicts performance beyond the error level they reach</w:t>
        </w:r>
        <w:r w:rsidR="002206D8">
          <w:rPr>
            <w:rFonts w:hint="eastAsia"/>
          </w:rPr>
          <w:t xml:space="preserve">, and a lower </w:t>
        </w:r>
      </w:ins>
      <w:ins w:id="4463" w:author="Hong Deng" w:date="2026-06-10T13:53:00Z" w16du:dateUtc="2026-06-10T05:53:00Z">
        <w:r w:rsidR="002206D8">
          <w:rPr>
            <w:rFonts w:hint="eastAsia"/>
          </w:rPr>
          <w:t>error count is not on its own the most reliable sign of potential</w:t>
        </w:r>
      </w:ins>
      <w:del w:id="4464" w:author="Hong Deng" w:date="2026-06-10T13:52:00Z" w16du:dateUtc="2026-06-10T05:52:00Z">
        <w:r w:rsidDel="001A200B">
          <w:delText>a rapid error reduction rate is a more accurate predictor of long-term performance and adaptability. Newcomers who start strong may not necessarily sustain their performance</w:delText>
        </w:r>
      </w:del>
      <w:r>
        <w:t xml:space="preserve">. </w:t>
      </w:r>
      <w:del w:id="4465" w:author="Hong Deng" w:date="2026-06-10T13:53:00Z" w16du:dateUtc="2026-06-10T05:53:00Z">
        <w:r w:rsidDel="002206D8">
          <w:delText>On the other hand, even when newcomers</w:delText>
        </w:r>
      </w:del>
      <w:ins w:id="4466" w:author="Hong Deng" w:date="2026-06-10T13:53:00Z" w16du:dateUtc="2026-06-10T05:53:00Z">
        <w:r w:rsidR="002206D8">
          <w:rPr>
            <w:rFonts w:hint="eastAsia"/>
          </w:rPr>
          <w:t>A newcomer</w:t>
        </w:r>
        <w:r w:rsidR="00FC3D41">
          <w:rPr>
            <w:rFonts w:hint="eastAsia"/>
          </w:rPr>
          <w:t xml:space="preserve"> who begins with </w:t>
        </w:r>
      </w:ins>
      <w:ins w:id="4467" w:author="Hong Deng" w:date="2026-06-10T13:54:00Z" w16du:dateUtc="2026-06-10T05:54:00Z">
        <w:r w:rsidR="00DE0858">
          <w:t>more</w:t>
        </w:r>
      </w:ins>
      <w:ins w:id="4468" w:author="Hong Deng" w:date="2026-06-10T13:53:00Z" w16du:dateUtc="2026-06-10T05:53:00Z">
        <w:r w:rsidR="00FC3D41">
          <w:rPr>
            <w:rFonts w:hint="eastAsia"/>
          </w:rPr>
          <w:t xml:space="preserve"> </w:t>
        </w:r>
        <w:r w:rsidR="00FC3D41">
          <w:rPr>
            <w:rFonts w:hint="eastAsia"/>
          </w:rPr>
          <w:lastRenderedPageBreak/>
          <w:t>errors but whose error reduction accelerat</w:t>
        </w:r>
      </w:ins>
      <w:ins w:id="4469" w:author="Hong Deng" w:date="2026-06-10T13:54:00Z" w16du:dateUtc="2026-06-10T05:54:00Z">
        <w:r w:rsidR="00FC3D41">
          <w:rPr>
            <w:rFonts w:hint="eastAsia"/>
          </w:rPr>
          <w:t xml:space="preserve">es may be building deeper regulatory capacity than one who starts clean and then plateaus. </w:t>
        </w:r>
      </w:ins>
      <w:ins w:id="4470" w:author="Hong Deng" w:date="2026-06-10T13:55:00Z" w16du:dateUtc="2026-06-10T05:55:00Z">
        <w:r w:rsidR="00F577F0">
          <w:t>I</w:t>
        </w:r>
        <w:r w:rsidR="00F577F0">
          <w:rPr>
            <w:rFonts w:hint="eastAsia"/>
          </w:rPr>
          <w:t xml:space="preserve">t is advisable for organizations to </w:t>
        </w:r>
      </w:ins>
      <w:del w:id="4471" w:author="Hong Deng" w:date="2026-06-10T13:54:00Z" w16du:dateUtc="2026-06-10T05:54:00Z">
        <w:r w:rsidDel="00DE0858">
          <w:delText xml:space="preserve"> initially make more mistakes, they can develop deeper expertise and more robust problem-solving skills if they learn substantially from errors. </w:delText>
        </w:r>
      </w:del>
      <w:del w:id="4472" w:author="Hong Deng" w:date="2026-06-10T13:55:00Z" w16du:dateUtc="2026-06-10T05:55:00Z">
        <w:r w:rsidDel="00F577F0">
          <w:delText>By tracking and rewarding error-reduction trajectories</w:delText>
        </w:r>
      </w:del>
      <w:ins w:id="4473" w:author="Hong Deng" w:date="2026-06-10T13:55:00Z" w16du:dateUtc="2026-06-10T05:55:00Z">
        <w:r w:rsidR="00F577F0">
          <w:t>track error</w:t>
        </w:r>
        <w:r w:rsidR="00F577F0">
          <w:rPr>
            <w:rFonts w:hint="eastAsia"/>
          </w:rPr>
          <w:t xml:space="preserve"> </w:t>
        </w:r>
        <w:r w:rsidR="00F577F0">
          <w:t>reduction trajectories alongside error counts</w:t>
        </w:r>
      </w:ins>
      <w:r>
        <w:t xml:space="preserve">, </w:t>
      </w:r>
      <w:ins w:id="4474" w:author="Hong Deng" w:date="2026-06-10T13:56:00Z" w16du:dateUtc="2026-06-10T05:56:00Z">
        <w:r w:rsidR="00F577F0">
          <w:rPr>
            <w:rFonts w:hint="eastAsia"/>
          </w:rPr>
          <w:t xml:space="preserve">reading an accelerating decline as a credible indicator of developing </w:t>
        </w:r>
        <w:r w:rsidR="00980A7B">
          <w:rPr>
            <w:rFonts w:hint="eastAsia"/>
          </w:rPr>
          <w:t>competence and weighing it accordingly in early evaluations</w:t>
        </w:r>
      </w:ins>
      <w:del w:id="4475" w:author="Hong Deng" w:date="2026-06-10T13:56:00Z" w16du:dateUtc="2026-06-10T05:56:00Z">
        <w:r w:rsidDel="00980A7B">
          <w:delText>organizations can more effectively assess the true potential of their newcomers</w:delText>
        </w:r>
      </w:del>
      <w:r>
        <w:t xml:space="preserve">. </w:t>
      </w:r>
    </w:p>
    <w:p w14:paraId="777D3EAA" w14:textId="7DE1FD42" w:rsidR="009458CE" w:rsidRDefault="009C0C59">
      <w:pPr>
        <w:snapToGrid w:val="0"/>
        <w:spacing w:line="480" w:lineRule="auto"/>
        <w:ind w:firstLine="720"/>
      </w:pPr>
      <w:r>
        <w:t xml:space="preserve">Finally, </w:t>
      </w:r>
      <w:ins w:id="4476" w:author="Hong Deng" w:date="2026-06-10T13:58:00Z" w16du:dateUtc="2026-06-10T05:58:00Z">
        <w:r w:rsidR="00610AB2">
          <w:rPr>
            <w:rFonts w:hint="eastAsia"/>
          </w:rPr>
          <w:t xml:space="preserve">our </w:t>
        </w:r>
        <w:r w:rsidR="00610AB2">
          <w:t>boundary</w:t>
        </w:r>
        <w:r w:rsidR="00610AB2">
          <w:rPr>
            <w:rFonts w:hint="eastAsia"/>
          </w:rPr>
          <w:t xml:space="preserve"> condition cautions against assuming that an error management culture benefits every newcomer equally</w:t>
        </w:r>
      </w:ins>
      <w:del w:id="4477" w:author="Hong Deng" w:date="2026-06-10T13:58:00Z" w16du:dateUtc="2026-06-10T05:58:00Z">
        <w:r w:rsidDel="00B170E6">
          <w:delText xml:space="preserve">our research demonstrates the importance of personalizing socialization practices to accommodate the diverse backgrounds and cognitive styles newcomers bring to their new roles </w:delText>
        </w:r>
        <w:r w:rsidDel="00B170E6">
          <w:fldChar w:fldCharType="begin"/>
        </w:r>
        <w:r w:rsidDel="00B170E6">
          <w:delInstrText xml:space="preserve"> ADDIN EN.CITE &lt;EndNote&gt;&lt;Cite&gt;&lt;Author&gt;Hurst&lt;/Author&gt;&lt;Year&gt;2012&lt;/Year&gt;&lt;RecNum&gt;114&lt;/RecNum&gt;&lt;DisplayText&gt;(Hurst et al. 2012)&lt;/DisplayText&gt;&lt;record&gt;&lt;rec-number&gt;114&lt;/rec-number&gt;&lt;foreign-keys&gt;&lt;key app="EN" db-id="dtfvx5dd9wzs0re0zrmve9tj9p5fwat5spas" timestamp="1722121045"&gt;114&lt;/key&gt;&lt;/foreign-keys&gt;&lt;ref-type name="Book Section"&gt;5&lt;/ref-type&gt;&lt;contributors&gt;&lt;authors&gt;&lt;author&gt;Hurst, Charlice&lt;/author&gt;&lt;author&gt;Kammeyer-Mueller, John&lt;/author&gt;&lt;author&gt;Livingston, Beth&lt;/author&gt;&lt;/authors&gt;&lt;secondary-authors&gt;&lt;author&gt;C. R. Wanberg&lt;/author&gt;&lt;/secondary-authors&gt;&lt;/contributors&gt;&lt;titles&gt;&lt;title&gt;The odd one out: How newcomers who are different become adjusted&lt;/title&gt;&lt;secondary-title&gt;The Oxford handbook of organizational socialization&lt;/secondary-title&gt;&lt;/titles&gt;&lt;periodical&gt;&lt;full-title&gt;The Oxford handbook of organizational socialization&lt;/full-title&gt;&lt;/periodical&gt;&lt;pages&gt;115-138&lt;/pages&gt;&lt;volume&gt;54&lt;/volume&gt;&lt;dates&gt;&lt;year&gt;2012&lt;/year&gt;&lt;/dates&gt;&lt;publisher&gt;Oxford University Press&lt;/publisher&gt;&lt;urls&gt;&lt;/urls&gt;&lt;/record&gt;&lt;/Cite&gt;&lt;/EndNote&gt;</w:delInstrText>
        </w:r>
        <w:r w:rsidDel="00B170E6">
          <w:fldChar w:fldCharType="separate"/>
        </w:r>
        <w:r w:rsidDel="00B170E6">
          <w:delText>(Hurst et al. 2012)</w:delText>
        </w:r>
        <w:r w:rsidDel="00B170E6">
          <w:fldChar w:fldCharType="end"/>
        </w:r>
        <w:r w:rsidDel="00B170E6">
          <w:delText>. We found that newcomers with a lower global error attribution—those less prone to internalize errors as personal failures—are more likely to thrive in environments that they believe support error management. For those newcomers, an environment emphasizing learning from mistakes and encouraging experimentation without fear of retribution is particularly beneficial. On the other hand, newcomers with a high global error attribution—those more susceptible to self-blame—require targeted interventions focusing on educating them about error specificity and a balanced view of personal accountability. For these individuals, organizations can implement structured mentorship and positive reinforcement mechanisms to mitigate negative self-attribution. By recognizing and addressing the unique needs of newcomers with different attribution styles, organizations can create a more inclusive workplace, ultimately driving better performance for all</w:delText>
        </w:r>
      </w:del>
      <w:r>
        <w:t>.</w:t>
      </w:r>
      <w:ins w:id="4478" w:author="Hong Deng" w:date="2026-06-10T13:58:00Z" w16du:dateUtc="2026-06-10T05:58:00Z">
        <w:r w:rsidR="00610AB2">
          <w:rPr>
            <w:rFonts w:hint="eastAsia"/>
          </w:rPr>
          <w:t xml:space="preserve"> </w:t>
        </w:r>
        <w:r w:rsidR="00610AB2">
          <w:t>O</w:t>
        </w:r>
        <w:r w:rsidR="00610AB2">
          <w:rPr>
            <w:rFonts w:hint="eastAsia"/>
          </w:rPr>
          <w:t>ur research shows that its benef</w:t>
        </w:r>
      </w:ins>
      <w:ins w:id="4479" w:author="Hong Deng" w:date="2026-06-10T13:59:00Z" w16du:dateUtc="2026-06-10T05:59:00Z">
        <w:r w:rsidR="00610AB2">
          <w:rPr>
            <w:rFonts w:hint="eastAsia"/>
          </w:rPr>
          <w:t>it is more prominent among newcomers who</w:t>
        </w:r>
        <w:r w:rsidR="00DB6D2A">
          <w:rPr>
            <w:rFonts w:hint="eastAsia"/>
          </w:rPr>
          <w:t xml:space="preserve"> are low on external locus of control. </w:t>
        </w:r>
      </w:ins>
      <w:ins w:id="4480" w:author="Hong Deng" w:date="2026-06-10T14:00:00Z" w16du:dateUtc="2026-06-10T06:00:00Z">
        <w:r w:rsidR="00795ECC">
          <w:t>F</w:t>
        </w:r>
        <w:r w:rsidR="00795ECC">
          <w:rPr>
            <w:rFonts w:hint="eastAsia"/>
          </w:rPr>
          <w:t>or newcomers who are high on external locus of control</w:t>
        </w:r>
        <w:r w:rsidR="00C03F18">
          <w:rPr>
            <w:rFonts w:hint="eastAsia"/>
          </w:rPr>
          <w:t>, providing a supportive error culture may not be enough on it</w:t>
        </w:r>
      </w:ins>
      <w:ins w:id="4481" w:author="Hong Deng" w:date="2026-06-10T14:01:00Z" w16du:dateUtc="2026-06-10T06:01:00Z">
        <w:r w:rsidR="007847EF">
          <w:rPr>
            <w:rFonts w:hint="eastAsia"/>
          </w:rPr>
          <w:t>s</w:t>
        </w:r>
      </w:ins>
      <w:ins w:id="4482" w:author="Hong Deng" w:date="2026-06-10T14:00:00Z" w16du:dateUtc="2026-06-10T06:00:00Z">
        <w:r w:rsidR="00C03F18">
          <w:rPr>
            <w:rFonts w:hint="eastAsia"/>
          </w:rPr>
          <w:t xml:space="preserve"> own. </w:t>
        </w:r>
        <w:r w:rsidR="00C03F18">
          <w:t>T</w:t>
        </w:r>
        <w:r w:rsidR="00C03F18">
          <w:rPr>
            <w:rFonts w:hint="eastAsia"/>
          </w:rPr>
          <w:t xml:space="preserve">arget </w:t>
        </w:r>
        <w:r w:rsidR="00C03F18">
          <w:t>support</w:t>
        </w:r>
        <w:r w:rsidR="00C03F18">
          <w:rPr>
            <w:rFonts w:hint="eastAsia"/>
          </w:rPr>
          <w:t>, such as helping a newcomer connect a given e</w:t>
        </w:r>
      </w:ins>
      <w:ins w:id="4483" w:author="Hong Deng" w:date="2026-06-10T14:01:00Z" w16du:dateUtc="2026-06-10T06:01:00Z">
        <w:r w:rsidR="00C03F18">
          <w:rPr>
            <w:rFonts w:hint="eastAsia"/>
          </w:rPr>
          <w:t>rror to the particular actions that produced it</w:t>
        </w:r>
        <w:r w:rsidR="007847EF">
          <w:rPr>
            <w:rFonts w:hint="eastAsia"/>
          </w:rPr>
          <w:t xml:space="preserve">, may be needed before they can make use of such a culture. </w:t>
        </w:r>
      </w:ins>
    </w:p>
    <w:p w14:paraId="777D3EAB" w14:textId="77777777" w:rsidR="009458CE" w:rsidRDefault="009C0C59">
      <w:pPr>
        <w:snapToGrid w:val="0"/>
        <w:spacing w:line="480" w:lineRule="auto"/>
        <w:rPr>
          <w:b/>
        </w:rPr>
      </w:pPr>
      <w:r>
        <w:rPr>
          <w:b/>
        </w:rPr>
        <w:t>Limitations and Future Directions</w:t>
      </w:r>
    </w:p>
    <w:p w14:paraId="777D3EAC" w14:textId="535A0A2D" w:rsidR="009458CE" w:rsidRDefault="009C0C59">
      <w:pPr>
        <w:snapToGrid w:val="0"/>
        <w:spacing w:line="480" w:lineRule="auto"/>
      </w:pPr>
      <w:r>
        <w:tab/>
        <w:t xml:space="preserve">Despite the contributions of our study, several limitations warrant attention. First, our sample was drawn from a single </w:t>
      </w:r>
      <w:del w:id="4484" w:author="Hong Deng" w:date="2026-06-10T16:11:00Z" w16du:dateUtc="2026-06-10T08:11:00Z">
        <w:r w:rsidDel="00052A40">
          <w:delText>international infrastructure</w:delText>
        </w:r>
      </w:del>
      <w:ins w:id="4485" w:author="Hong Deng" w:date="2026-06-10T16:11:00Z" w16du:dateUtc="2026-06-10T08:11:00Z">
        <w:r w:rsidR="00052A40">
          <w:t>pharmaceutical</w:t>
        </w:r>
      </w:ins>
      <w:r>
        <w:t xml:space="preserve"> company in China, </w:t>
      </w:r>
      <w:ins w:id="4486" w:author="Hong Deng" w:date="2026-06-10T16:12:00Z" w16du:dateUtc="2026-06-10T08:12:00Z">
        <w:r w:rsidR="00B64478">
          <w:t xml:space="preserve">and we deliberately studied research and production teams whose work </w:t>
        </w:r>
      </w:ins>
      <w:ins w:id="4487" w:author="Hong Deng" w:date="2026-06-10T16:13:00Z" w16du:dateUtc="2026-06-10T08:13:00Z">
        <w:r w:rsidR="005F2128">
          <w:t>is sufficiently standardized to observe action errors. This focus aids empirical precision but bounds generaliza</w:t>
        </w:r>
        <w:r w:rsidR="00E871DF">
          <w:t>bility.</w:t>
        </w:r>
        <w:r w:rsidR="005F2128">
          <w:t xml:space="preserve"> </w:t>
        </w:r>
      </w:ins>
      <w:ins w:id="4488" w:author="Hong Deng" w:date="2026-06-10T16:14:00Z" w16du:dateUtc="2026-06-10T08:14:00Z">
        <w:r w:rsidR="00F2744C">
          <w:t xml:space="preserve">We cannot be sure whether the accelerating pattern and related findings hold </w:t>
        </w:r>
      </w:ins>
      <w:ins w:id="4489" w:author="Hong Deng" w:date="2026-06-10T16:15:00Z" w16du:dateUtc="2026-06-10T08:15:00Z">
        <w:r w:rsidR="00F2744C">
          <w:t xml:space="preserve">in </w:t>
        </w:r>
      </w:ins>
      <w:ins w:id="4490" w:author="Hong Deng" w:date="2026-06-10T16:17:00Z" w16du:dateUtc="2026-06-10T08:17:00Z">
        <w:r w:rsidR="003E2B86">
          <w:t>less structured roles, where</w:t>
        </w:r>
      </w:ins>
      <w:ins w:id="4491" w:author="Hong Deng" w:date="2026-06-10T16:15:00Z" w16du:dateUtc="2026-06-10T08:15:00Z">
        <w:r w:rsidR="00E00C6A">
          <w:t xml:space="preserve"> errors are harder to trace to a specific action sequence, or in </w:t>
        </w:r>
        <w:r w:rsidR="00B27305">
          <w:t xml:space="preserve">different </w:t>
        </w:r>
      </w:ins>
      <w:ins w:id="4492" w:author="Hong Deng" w:date="2026-06-10T16:16:00Z" w16du:dateUtc="2026-06-10T08:16:00Z">
        <w:r w:rsidR="00B27305">
          <w:t>cultural settings</w:t>
        </w:r>
      </w:ins>
      <w:del w:id="4493" w:author="Hong Deng" w:date="2026-06-10T16:14:00Z" w16du:dateUtc="2026-06-10T08:14:00Z">
        <w:r w:rsidDel="00F2744C">
          <w:delText>which may limit the generalizability of our findings to other industries or cultural contexts</w:delText>
        </w:r>
      </w:del>
      <w:r>
        <w:t xml:space="preserve">. Future research should </w:t>
      </w:r>
      <w:ins w:id="4494" w:author="Hong Deng" w:date="2026-06-10T16:16:00Z" w16du:dateUtc="2026-06-10T08:16:00Z">
        <w:r w:rsidR="00B27305">
          <w:t>test the trajectory model across industries and countries</w:t>
        </w:r>
      </w:ins>
      <w:del w:id="4495" w:author="Hong Deng" w:date="2026-06-10T16:16:00Z" w16du:dateUtc="2026-06-10T08:16:00Z">
        <w:r w:rsidDel="00B27305">
          <w:delText>consider replicating our study across diverse sectors and geographical regions to enhance external validity. In addition, we focused on error-making as a gestalt without differentiating distinct types. Investigating the role of different forms of errors (e.g., strategic vs. operational) and their respective management approaches could refine our understanding of the role errors play in newcomers’ adaptation processes and reveal nuanced insights that inform tailored onboarding programs</w:delText>
        </w:r>
      </w:del>
      <w:r>
        <w:t>.</w:t>
      </w:r>
    </w:p>
    <w:p w14:paraId="777D3EAD" w14:textId="08B06CEC" w:rsidR="009458CE" w:rsidRDefault="00363317">
      <w:pPr>
        <w:snapToGrid w:val="0"/>
        <w:spacing w:line="480" w:lineRule="auto"/>
        <w:ind w:firstLine="720"/>
      </w:pPr>
      <w:ins w:id="4496" w:author="Hong Deng" w:date="2026-06-10T16:21:00Z" w16du:dateUtc="2026-06-10T08:21:00Z">
        <w:r>
          <w:t>Second, action errors were rated by</w:t>
        </w:r>
      </w:ins>
      <w:ins w:id="4497" w:author="Hong Deng" w:date="2026-06-10T16:37:00Z" w16du:dateUtc="2026-06-10T08:37:00Z">
        <w:r w:rsidR="00DC4F0C">
          <w:t xml:space="preserve"> mentors</w:t>
        </w:r>
        <w:r w:rsidR="007705A8">
          <w:t xml:space="preserve"> rather than captured through objective or behavioral records. Mentor</w:t>
        </w:r>
      </w:ins>
      <w:ins w:id="4498" w:author="Hong Deng" w:date="2026-06-10T16:38:00Z" w16du:dateUtc="2026-06-10T08:38:00Z">
        <w:r w:rsidR="007705A8">
          <w:t xml:space="preserve"> ratings keep the error measure distinct </w:t>
        </w:r>
      </w:ins>
      <w:ins w:id="4499" w:author="Hong Deng" w:date="2026-06-10T16:42:00Z" w16du:dateUtc="2026-06-10T08:42:00Z">
        <w:r w:rsidR="00B72B77">
          <w:rPr>
            <w:rFonts w:hint="eastAsia"/>
          </w:rPr>
          <w:t xml:space="preserve">in source </w:t>
        </w:r>
      </w:ins>
      <w:ins w:id="4500" w:author="Hong Deng" w:date="2026-06-10T16:41:00Z" w16du:dateUtc="2026-06-10T08:41:00Z">
        <w:r w:rsidR="00AA34D7">
          <w:t>from the coworker-rated culture and the supervisor-rated performance, but they remain perceptual and could be colored by mentors’ general impressions</w:t>
        </w:r>
      </w:ins>
      <w:ins w:id="4501" w:author="Hong Deng" w:date="2026-06-10T16:38:00Z" w16du:dateUtc="2026-06-10T08:38:00Z">
        <w:r w:rsidR="00450368">
          <w:t xml:space="preserve"> of </w:t>
        </w:r>
      </w:ins>
      <w:ins w:id="4502" w:author="Hong Deng" w:date="2026-06-10T16:39:00Z" w16du:dateUtc="2026-06-10T08:39:00Z">
        <w:r w:rsidR="00450368">
          <w:t>newcomers</w:t>
        </w:r>
      </w:ins>
      <w:ins w:id="4503" w:author="Hong Deng" w:date="2026-06-10T16:38:00Z" w16du:dateUtc="2026-06-10T08:38:00Z">
        <w:r w:rsidR="00450368">
          <w:t>.</w:t>
        </w:r>
      </w:ins>
      <w:ins w:id="4504" w:author="Hong Deng" w:date="2026-06-10T16:39:00Z" w16du:dateUtc="2026-06-10T08:39:00Z">
        <w:r w:rsidR="0027538D">
          <w:rPr>
            <w:rFonts w:hint="eastAsia"/>
          </w:rPr>
          <w:t xml:space="preserve"> </w:t>
        </w:r>
        <w:r w:rsidR="0027538D">
          <w:t>T</w:t>
        </w:r>
        <w:r w:rsidR="0027538D">
          <w:rPr>
            <w:rFonts w:hint="eastAsia"/>
          </w:rPr>
          <w:t xml:space="preserve">he same caution applied to </w:t>
        </w:r>
        <w:r w:rsidR="005569ED">
          <w:rPr>
            <w:rFonts w:hint="eastAsia"/>
          </w:rPr>
          <w:t xml:space="preserve">performance, </w:t>
        </w:r>
      </w:ins>
      <w:ins w:id="4505" w:author="Hong Deng" w:date="2026-06-10T16:40:00Z" w16du:dateUtc="2026-06-10T08:40:00Z">
        <w:r w:rsidR="005569ED">
          <w:rPr>
            <w:rFonts w:hint="eastAsia"/>
          </w:rPr>
          <w:t xml:space="preserve">which may also carry some impression-based variance of its own. </w:t>
        </w:r>
        <w:r w:rsidR="005569ED">
          <w:t>F</w:t>
        </w:r>
        <w:r w:rsidR="005569ED">
          <w:rPr>
            <w:rFonts w:hint="eastAsia"/>
          </w:rPr>
          <w:t xml:space="preserve">uture work </w:t>
        </w:r>
        <w:r w:rsidR="005569ED">
          <w:rPr>
            <w:rFonts w:hint="eastAsia"/>
          </w:rPr>
          <w:lastRenderedPageBreak/>
          <w:t>could use more objective indicators, such as logged execution mistakes for action errors and behavioral</w:t>
        </w:r>
      </w:ins>
      <w:ins w:id="4506" w:author="Hong Deng" w:date="2026-06-10T16:41:00Z" w16du:dateUtc="2026-06-10T08:41:00Z">
        <w:r w:rsidR="005569ED">
          <w:rPr>
            <w:rFonts w:hint="eastAsia"/>
          </w:rPr>
          <w:t xml:space="preserve"> or archival performance records, to confirm </w:t>
        </w:r>
        <w:r w:rsidR="00AA34D7">
          <w:rPr>
            <w:rFonts w:hint="eastAsia"/>
          </w:rPr>
          <w:t xml:space="preserve">our findings. </w:t>
        </w:r>
      </w:ins>
      <w:ins w:id="4507" w:author="Hong Deng" w:date="2026-06-10T18:43:00Z" w16du:dateUtc="2026-06-10T10:43:00Z">
        <w:r w:rsidR="0031152B">
          <w:t xml:space="preserve">Moreover, although </w:t>
        </w:r>
      </w:ins>
      <w:ins w:id="4508" w:author="Hong Deng" w:date="2026-06-10T18:44:00Z" w16du:dateUtc="2026-06-10T10:44:00Z">
        <w:r w:rsidR="00457A91">
          <w:t xml:space="preserve">we </w:t>
        </w:r>
      </w:ins>
      <w:ins w:id="4509" w:author="Hong Deng" w:date="2026-06-10T18:43:00Z" w16du:dateUtc="2026-06-10T10:43:00Z">
        <w:r w:rsidR="0031152B">
          <w:t>measur</w:t>
        </w:r>
      </w:ins>
      <w:ins w:id="4510" w:author="Hong Deng" w:date="2026-06-10T18:44:00Z" w16du:dateUtc="2026-06-10T10:44:00Z">
        <w:r w:rsidR="00457A91">
          <w:t>ed</w:t>
        </w:r>
      </w:ins>
      <w:ins w:id="4511" w:author="Hong Deng" w:date="2026-06-10T18:43:00Z" w16du:dateUtc="2026-06-10T10:43:00Z">
        <w:r w:rsidR="0031152B">
          <w:t xml:space="preserve"> error culture before entry</w:t>
        </w:r>
      </w:ins>
      <w:ins w:id="4512" w:author="Hong Deng" w:date="2026-06-10T18:45:00Z" w16du:dateUtc="2026-06-10T10:45:00Z">
        <w:r w:rsidR="001F1B8F">
          <w:t>,</w:t>
        </w:r>
      </w:ins>
      <w:ins w:id="4513" w:author="Hong Deng" w:date="2026-06-10T18:43:00Z" w16du:dateUtc="2026-06-10T10:43:00Z">
        <w:r w:rsidR="0031152B">
          <w:t xml:space="preserve"> us</w:t>
        </w:r>
      </w:ins>
      <w:ins w:id="4514" w:author="Hong Deng" w:date="2026-06-10T18:44:00Z" w16du:dateUtc="2026-06-10T10:44:00Z">
        <w:r w:rsidR="00457A91">
          <w:t>ed</w:t>
        </w:r>
      </w:ins>
      <w:ins w:id="4515" w:author="Hong Deng" w:date="2026-06-10T18:43:00Z" w16du:dateUtc="2026-06-10T10:43:00Z">
        <w:r w:rsidR="0031152B">
          <w:t xml:space="preserve"> a multi-source, multi-wave design</w:t>
        </w:r>
      </w:ins>
      <w:ins w:id="4516" w:author="Hong Deng" w:date="2026-06-10T18:44:00Z" w16du:dateUtc="2026-06-10T10:44:00Z">
        <w:r w:rsidR="00457A91">
          <w:t>,</w:t>
        </w:r>
      </w:ins>
      <w:ins w:id="4517" w:author="Hong Deng" w:date="2026-06-10T18:45:00Z" w16du:dateUtc="2026-06-10T10:45:00Z">
        <w:r w:rsidR="001F1B8F">
          <w:t xml:space="preserve"> </w:t>
        </w:r>
        <w:r w:rsidR="007D6988">
          <w:t xml:space="preserve">and ruled out several </w:t>
        </w:r>
      </w:ins>
      <w:ins w:id="4518" w:author="Hong Deng" w:date="2026-06-10T18:46:00Z" w16du:dateUtc="2026-06-10T10:46:00Z">
        <w:r w:rsidR="007D6988">
          <w:t>alternatives,</w:t>
        </w:r>
      </w:ins>
      <w:ins w:id="4519" w:author="Hong Deng" w:date="2026-06-10T18:45:00Z" w16du:dateUtc="2026-06-10T10:45:00Z">
        <w:r w:rsidR="001F1B8F">
          <w:t xml:space="preserve"> the design remained observational</w:t>
        </w:r>
      </w:ins>
      <w:ins w:id="4520" w:author="Hong Deng" w:date="2026-06-10T18:46:00Z" w16du:dateUtc="2026-06-10T10:46:00Z">
        <w:r w:rsidR="0060330F">
          <w:t xml:space="preserve">. An experimental design with </w:t>
        </w:r>
      </w:ins>
      <w:ins w:id="4521" w:author="Hong Deng" w:date="2026-06-10T18:45:00Z" w16du:dateUtc="2026-06-10T10:45:00Z">
        <w:r w:rsidR="001F1B8F">
          <w:t>error culture</w:t>
        </w:r>
      </w:ins>
      <w:ins w:id="4522" w:author="Hong Deng" w:date="2026-06-10T18:46:00Z" w16du:dateUtc="2026-06-10T10:46:00Z">
        <w:r w:rsidR="0060330F">
          <w:t xml:space="preserve"> manipulated</w:t>
        </w:r>
      </w:ins>
      <w:ins w:id="4523" w:author="Hong Deng" w:date="2026-06-10T18:47:00Z" w16du:dateUtc="2026-06-10T10:47:00Z">
        <w:r w:rsidR="00D14748">
          <w:t xml:space="preserve"> would more directly show how culture itself drives the curvature of the trajectory and complement our field evidence</w:t>
        </w:r>
      </w:ins>
      <w:ins w:id="4524" w:author="Hong Deng" w:date="2026-06-10T18:45:00Z" w16du:dateUtc="2026-06-10T10:45:00Z">
        <w:r w:rsidR="001F1B8F">
          <w:t xml:space="preserve">. </w:t>
        </w:r>
      </w:ins>
      <w:del w:id="4525" w:author="Hong Deng" w:date="2026-06-10T16:21:00Z" w16du:dateUtc="2026-06-10T08:21:00Z">
        <w:r w:rsidR="009C0C59" w:rsidDel="00DE4082">
          <w:delText>Second, our research extends the research timeframe from the traditional observation period of three months—which is critical for initial newcomer adaptation</w:delText>
        </w:r>
        <w:r w:rsidR="009C0C59" w:rsidDel="00DE4082">
          <w:rPr>
            <w:rFonts w:eastAsia="DengXian"/>
            <w:kern w:val="2"/>
          </w:rPr>
          <w:delText xml:space="preserve"> </w:delText>
        </w:r>
        <w:r w:rsidR="009C0C59" w:rsidDel="00DE4082">
          <w:rPr>
            <w:rFonts w:eastAsia="DengXian"/>
            <w:kern w:val="2"/>
          </w:rPr>
          <w:fldChar w:fldCharType="begin">
            <w:fldData xml:space="preserve">PEVuZE5vdGU+PENpdGU+PEF1dGhvcj5GaXJ0aDwvQXV0aG9yPjxZZWFyPjIwMTQ8L1llYXI+PFJl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</w:fldData>
          </w:fldChar>
        </w:r>
        <w:r w:rsidR="00CB1C9C" w:rsidDel="00DE4082">
          <w:rPr>
            <w:rFonts w:eastAsia="DengXian"/>
            <w:kern w:val="2"/>
          </w:rPr>
          <w:delInstrText xml:space="preserve"> ADDIN EN.CITE </w:delInstrText>
        </w:r>
        <w:r w:rsidR="00CB1C9C" w:rsidDel="00DE4082">
          <w:rPr>
            <w:rFonts w:eastAsia="DengXian"/>
            <w:kern w:val="2"/>
          </w:rPr>
          <w:fldChar w:fldCharType="begin">
            <w:fldData xml:space="preserve">PEVuZE5vdGU+PENpdGU+PEF1dGhvcj5GaXJ0aDwvQXV0aG9yPjxZZWFyPjIwMTQ8L1llYXI+PFJl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</w:fldData>
          </w:fldChar>
        </w:r>
        <w:r w:rsidR="00CB1C9C" w:rsidDel="00DE4082">
          <w:rPr>
            <w:rFonts w:eastAsia="DengXian"/>
            <w:kern w:val="2"/>
          </w:rPr>
          <w:delInstrText xml:space="preserve"> ADDIN EN.CITE.DATA </w:delInstrText>
        </w:r>
        <w:r w:rsidR="00CB1C9C" w:rsidDel="00DE4082">
          <w:rPr>
            <w:rFonts w:eastAsia="DengXian"/>
            <w:kern w:val="2"/>
          </w:rPr>
        </w:r>
        <w:r w:rsidR="00CB1C9C" w:rsidDel="00DE4082">
          <w:rPr>
            <w:rFonts w:eastAsia="DengXian"/>
            <w:kern w:val="2"/>
          </w:rPr>
          <w:fldChar w:fldCharType="end"/>
        </w:r>
        <w:r w:rsidR="009C0C59" w:rsidDel="00DE4082">
          <w:rPr>
            <w:rFonts w:eastAsia="DengXian"/>
            <w:kern w:val="2"/>
          </w:rPr>
        </w:r>
        <w:r w:rsidR="009C0C59" w:rsidDel="00DE4082">
          <w:rPr>
            <w:rFonts w:eastAsia="DengXian"/>
            <w:kern w:val="2"/>
          </w:rPr>
          <w:fldChar w:fldCharType="separate"/>
        </w:r>
        <w:r w:rsidR="009C0C59" w:rsidDel="00DE4082">
          <w:rPr>
            <w:rFonts w:eastAsia="DengXian"/>
            <w:noProof/>
            <w:kern w:val="2"/>
          </w:rPr>
          <w:delText>(Chen and Klimoski 2003, Chen 2005, Firth et al. 2014)</w:delText>
        </w:r>
        <w:r w:rsidR="009C0C59" w:rsidDel="00DE4082">
          <w:rPr>
            <w:rFonts w:eastAsia="DengXian"/>
            <w:kern w:val="2"/>
          </w:rPr>
          <w:fldChar w:fldCharType="end"/>
        </w:r>
        <w:r w:rsidR="009C0C59" w:rsidDel="00DE4082">
          <w:delText>—to one year after the entry. Such a method helps capture the long-term effects of error-handling approaches on performance and provides deeper insights into how early error reduction trajectories influence long-term socialization success and organizational integration. That said, the reliance on self-reported measures for error management and prevention approaches, error attribution, as well as for error-making, may introduce common method bias.</w:delText>
        </w:r>
      </w:del>
      <w:del w:id="4526" w:author="Hong Deng" w:date="2026-06-10T16:42:00Z" w16du:dateUtc="2026-06-10T08:42:00Z">
        <w:r w:rsidR="009C0C59" w:rsidDel="00B72B77">
          <w:delText xml:space="preserve"> Future studies should strive to employ a more rigorous approach by more accurately measuring these variables. For example, error-making can be measured by more objective, behavioral indicators. Experimentally manipulating these key variables is also promising to provide stronger evidence of error management approaches.</w:delText>
        </w:r>
      </w:del>
    </w:p>
    <w:p w14:paraId="777D3EAE" w14:textId="46C56CAF" w:rsidR="009458CE" w:rsidRDefault="009C0C59">
      <w:pPr>
        <w:snapToGrid w:val="0"/>
        <w:spacing w:line="480" w:lineRule="auto"/>
        <w:ind w:firstLine="720"/>
      </w:pPr>
      <w:r>
        <w:t xml:space="preserve">Finally, </w:t>
      </w:r>
      <w:ins w:id="4527" w:author="Hong Deng" w:date="2026-06-10T18:49:00Z" w16du:dateUtc="2026-06-10T10:49:00Z">
        <w:r w:rsidR="00FB1CD0">
          <w:t xml:space="preserve">beyond </w:t>
        </w:r>
      </w:ins>
      <w:ins w:id="4528" w:author="Hong Deng" w:date="2026-06-10T18:57:00Z" w16du:dateUtc="2026-06-10T10:57:00Z">
        <w:r w:rsidR="0063576B">
          <w:t>addressing</w:t>
        </w:r>
      </w:ins>
      <w:ins w:id="4529" w:author="Hong Deng" w:date="2026-06-10T18:49:00Z" w16du:dateUtc="2026-06-10T10:49:00Z">
        <w:r w:rsidR="00FB1CD0">
          <w:t xml:space="preserve"> the limitations, our </w:t>
        </w:r>
        <w:r w:rsidR="00353E1D">
          <w:t xml:space="preserve">findings inform future research. </w:t>
        </w:r>
      </w:ins>
      <w:ins w:id="4530" w:author="Hong Deng" w:date="2026-06-10T18:50:00Z" w16du:dateUtc="2026-06-10T10:50:00Z">
        <w:r w:rsidR="00353E1D">
          <w:t xml:space="preserve">One next step would </w:t>
        </w:r>
        <w:r w:rsidR="00AE3E6A">
          <w:t xml:space="preserve">be alternative moderators of the spiral. </w:t>
        </w:r>
      </w:ins>
      <w:del w:id="4531" w:author="Hong Deng" w:date="2026-06-10T18:50:00Z" w16du:dateUtc="2026-06-10T10:50:00Z">
        <w:r w:rsidDel="00AE3E6A">
          <w:delText xml:space="preserve">while we accounted for </w:delText>
        </w:r>
      </w:del>
      <w:del w:id="4532" w:author="Hong Deng" w:date="2026-06-10T18:48:00Z" w16du:dateUtc="2026-06-10T10:48:00Z">
        <w:r w:rsidDel="004C7D68">
          <w:delText>error attribution</w:delText>
        </w:r>
      </w:del>
      <w:ins w:id="4533" w:author="Hong Deng" w:date="2026-06-10T18:50:00Z" w16du:dateUtc="2026-06-10T10:50:00Z">
        <w:r w:rsidR="00AE3E6A">
          <w:t xml:space="preserve">If a newcomer’s sense-making of the causes of outcomes </w:t>
        </w:r>
      </w:ins>
      <w:ins w:id="4534" w:author="Hong Deng" w:date="2026-06-10T18:51:00Z" w16du:dateUtc="2026-06-10T10:51:00Z">
        <w:r w:rsidR="009D7190">
          <w:t xml:space="preserve">gates the uptake of an error management culture, </w:t>
        </w:r>
      </w:ins>
      <w:ins w:id="4535" w:author="Hong Deng" w:date="2026-06-10T18:50:00Z" w16du:dateUtc="2026-06-10T10:50:00Z">
        <w:r w:rsidR="00AE3E6A">
          <w:t>other individual differences</w:t>
        </w:r>
      </w:ins>
      <w:del w:id="4536" w:author="Hong Deng" w:date="2026-06-10T18:50:00Z" w16du:dateUtc="2026-06-10T10:50:00Z">
        <w:r w:rsidDel="00AE3E6A">
          <w:delText>, other individual differences</w:delText>
        </w:r>
      </w:del>
      <w:r>
        <w:t xml:space="preserve"> </w:t>
      </w:r>
      <w:del w:id="4537" w:author="Hong Deng" w:date="2026-06-10T18:53:00Z" w16du:dateUtc="2026-06-10T10:53:00Z">
        <w:r w:rsidDel="006D645B">
          <w:delText xml:space="preserve">and prior professional experiences </w:delText>
        </w:r>
      </w:del>
      <w:r>
        <w:t xml:space="preserve">can </w:t>
      </w:r>
      <w:del w:id="4538" w:author="Hong Deng" w:date="2026-06-10T18:48:00Z" w16du:dateUtc="2026-06-10T10:48:00Z">
        <w:r w:rsidDel="005E2E81">
          <w:delText>significantly influence how newcomers perceive and handle errors</w:delText>
        </w:r>
      </w:del>
      <w:ins w:id="4539" w:author="Hong Deng" w:date="2026-06-10T18:48:00Z" w16du:dateUtc="2026-06-10T10:48:00Z">
        <w:r w:rsidR="005E2E81">
          <w:t>plausibly do so as well</w:t>
        </w:r>
      </w:ins>
      <w:ins w:id="4540" w:author="Hong Deng" w:date="2026-06-10T18:52:00Z" w16du:dateUtc="2026-06-10T10:52:00Z">
        <w:r w:rsidR="005842E7">
          <w:t xml:space="preserve">, </w:t>
        </w:r>
        <w:r w:rsidR="0099119E">
          <w:t>including cognitive ability, conscientiousness, openness, and prior experience in error</w:t>
        </w:r>
        <w:r w:rsidR="006D645B">
          <w:t>-tolerant or error-</w:t>
        </w:r>
      </w:ins>
      <w:ins w:id="4541" w:author="Hong Deng" w:date="2026-06-10T18:53:00Z" w16du:dateUtc="2026-06-10T10:53:00Z">
        <w:r w:rsidR="006D645B">
          <w:t>punishing settings</w:t>
        </w:r>
      </w:ins>
      <w:del w:id="4542" w:author="Hong Deng" w:date="2026-06-10T18:52:00Z" w16du:dateUtc="2026-06-10T10:52:00Z">
        <w:r w:rsidDel="005842E7">
          <w:delText>.</w:delText>
        </w:r>
      </w:del>
      <w:del w:id="4543" w:author="Hong Deng" w:date="2026-06-10T18:51:00Z" w16du:dateUtc="2026-06-10T10:51:00Z">
        <w:r w:rsidDel="005842E7">
          <w:delText xml:space="preserve"> For instance, traits like openness to experience and conscientiousness might affect how individuals respond to error management versus error prevention approaches. Similarly, cognitive styles, such as an analytical versus intuitive thinking preference, could determine the effectiveness of these approaches in different contexts. Prior professional experience, particularly in environments that either tolerate or penalize mistakes, could also shape newcomers’ adaptability and learning processes</w:delText>
        </w:r>
      </w:del>
      <w:r>
        <w:t>. It would be fruitful for future research to delve into these individual differences and further uncover how contingency factors interact with error-handling approaches to shape newcomers’ learning from errors.</w:t>
      </w:r>
      <w:ins w:id="4544" w:author="Hong Deng" w:date="2026-06-10T18:53:00Z" w16du:dateUtc="2026-06-10T10:53:00Z">
        <w:r w:rsidR="004036D1">
          <w:t xml:space="preserve"> </w:t>
        </w:r>
      </w:ins>
      <w:ins w:id="4545" w:author="Hong Deng" w:date="2026-06-10T18:57:00Z" w16du:dateUtc="2026-06-10T10:57:00Z">
        <w:r w:rsidR="000A4396">
          <w:t>Another</w:t>
        </w:r>
      </w:ins>
      <w:ins w:id="4546" w:author="Hong Deng" w:date="2026-06-10T18:53:00Z" w16du:dateUtc="2026-06-10T10:53:00Z">
        <w:r w:rsidR="004036D1" w:rsidRPr="004036D1">
          <w:t xml:space="preserve"> direction concerns the dynamics themselves. Our window </w:t>
        </w:r>
      </w:ins>
      <w:ins w:id="4547" w:author="Hong Deng" w:date="2026-06-10T18:55:00Z" w16du:dateUtc="2026-06-10T10:55:00Z">
        <w:r w:rsidR="00C0517D">
          <w:t>spans</w:t>
        </w:r>
      </w:ins>
      <w:ins w:id="4548" w:author="Hong Deng" w:date="2026-06-10T18:53:00Z" w16du:dateUtc="2026-06-10T10:53:00Z">
        <w:r w:rsidR="004036D1" w:rsidRPr="004036D1">
          <w:t xml:space="preserve"> four </w:t>
        </w:r>
      </w:ins>
      <w:ins w:id="4549" w:author="Hong Deng" w:date="2026-06-10T18:54:00Z" w16du:dateUtc="2026-06-10T10:54:00Z">
        <w:r w:rsidR="004036D1">
          <w:t>months</w:t>
        </w:r>
      </w:ins>
      <w:ins w:id="4550" w:author="Hong Deng" w:date="2026-06-10T18:53:00Z" w16du:dateUtc="2026-06-10T10:53:00Z">
        <w:r w:rsidR="004036D1" w:rsidRPr="004036D1">
          <w:t>, leaving open whether the accelerating decline plateaus, sustains, or reverses as newcomers move from building foundational capacity toward refining an established skill, the point at which our spiral logic should give way to the decelerating logic of skill acquisition. A third direction concerns the costs of error management. Our account treats the processing of errors as beneficial, yet surfacing and analyzing errors takes time and attention, and in settings where early reliability is paramount</w:t>
        </w:r>
      </w:ins>
      <w:ins w:id="4551" w:author="Hong Deng" w:date="2026-06-10T18:54:00Z" w16du:dateUtc="2026-06-10T10:54:00Z">
        <w:r w:rsidR="00EA4B3B">
          <w:t>,</w:t>
        </w:r>
      </w:ins>
      <w:ins w:id="4552" w:author="Hong Deng" w:date="2026-06-10T18:53:00Z" w16du:dateUtc="2026-06-10T10:53:00Z">
        <w:r w:rsidR="004036D1" w:rsidRPr="004036D1">
          <w:t xml:space="preserve"> the trade-off between thorough diagnosis and immediate output deserves study. Finally, the asymmetry we observed invites a test of whether </w:t>
        </w:r>
      </w:ins>
      <w:ins w:id="4553" w:author="Hong Deng" w:date="2026-06-10T18:55:00Z" w16du:dateUtc="2026-06-10T10:55:00Z">
        <w:r w:rsidR="00BA6786">
          <w:t>enabling contexts are gated by individual interpretation while constraining contexts are not, a question that extends</w:t>
        </w:r>
      </w:ins>
      <w:ins w:id="4554" w:author="Hong Deng" w:date="2026-06-10T18:53:00Z" w16du:dateUtc="2026-06-10T10:53:00Z">
        <w:r w:rsidR="004036D1" w:rsidRPr="004036D1">
          <w:t xml:space="preserve"> beyond errors to how organizational </w:t>
        </w:r>
      </w:ins>
      <w:ins w:id="4555" w:author="Hong Deng" w:date="2026-06-10T18:57:00Z" w16du:dateUtc="2026-06-10T10:57:00Z">
        <w:r w:rsidR="0063576B" w:rsidRPr="004036D1">
          <w:t>support</w:t>
        </w:r>
      </w:ins>
      <w:ins w:id="4556" w:author="Hong Deng" w:date="2026-06-10T18:53:00Z" w16du:dateUtc="2026-06-10T10:53:00Z">
        <w:r w:rsidR="004036D1" w:rsidRPr="004036D1">
          <w:t xml:space="preserve"> and pressure interact with members</w:t>
        </w:r>
      </w:ins>
      <w:ins w:id="4557" w:author="Hong Deng" w:date="2026-06-10T18:55:00Z" w16du:dateUtc="2026-06-10T10:55:00Z">
        <w:r w:rsidR="00C0517D">
          <w:t>’</w:t>
        </w:r>
      </w:ins>
      <w:ins w:id="4558" w:author="Hong Deng" w:date="2026-06-10T18:53:00Z" w16du:dateUtc="2026-06-10T10:53:00Z">
        <w:r w:rsidR="004036D1" w:rsidRPr="004036D1">
          <w:t xml:space="preserve"> </w:t>
        </w:r>
      </w:ins>
      <w:ins w:id="4559" w:author="Hong Deng" w:date="2026-06-10T18:55:00Z" w16du:dateUtc="2026-06-10T10:55:00Z">
        <w:r w:rsidR="00C0517D">
          <w:t>interpretation</w:t>
        </w:r>
      </w:ins>
      <w:ins w:id="4560" w:author="Hong Deng" w:date="2026-06-10T18:53:00Z" w16du:dateUtc="2026-06-10T10:53:00Z">
        <w:r w:rsidR="004036D1" w:rsidRPr="004036D1">
          <w:t xml:space="preserve"> generally.</w:t>
        </w:r>
      </w:ins>
    </w:p>
    <w:p w14:paraId="777D3EAF" w14:textId="77777777" w:rsidR="009458CE" w:rsidRDefault="009C0C59">
      <w:pPr>
        <w:snapToGrid w:val="0"/>
        <w:spacing w:line="480" w:lineRule="auto"/>
        <w:jc w:val="center"/>
        <w:rPr>
          <w:b/>
        </w:rPr>
      </w:pPr>
      <w:r>
        <w:rPr>
          <w:b/>
        </w:rPr>
        <w:lastRenderedPageBreak/>
        <w:t>Conclusion</w:t>
      </w:r>
    </w:p>
    <w:p w14:paraId="777D3EB0" w14:textId="77777777" w:rsidR="009458CE" w:rsidRDefault="009C0C59">
      <w:pPr>
        <w:snapToGrid w:val="0"/>
        <w:spacing w:line="480" w:lineRule="auto"/>
        <w:ind w:firstLine="720"/>
        <w:rPr>
          <w:b/>
        </w:rPr>
      </w:pPr>
      <w:r>
        <w:t>This research challenges the conventional wisdom that successful newcomer socialization requires minimizing errors from the outset. By reconceptualizing errors as valuable learning opportunities, we integrate action regulation and spiraling theories to advance our understanding of newcomer socialization and error management. Our work not only extends these theoretical frameworks but also offers a new lens through which to examine the dynamic nature of newcomer adaptation. Beyond helping newcomers perform better when onboarding, our model potentially strengthens the foundation of organizations by making them more resilient and adaptable to sustainable success in the future.</w:t>
      </w:r>
      <w:r>
        <w:rPr>
          <w:b/>
        </w:rPr>
        <w:br w:type="page"/>
      </w:r>
    </w:p>
    <w:p w14:paraId="777D3EB1" w14:textId="77777777" w:rsidR="009458CE" w:rsidRDefault="009458CE">
      <w:pPr>
        <w:snapToGrid w:val="0"/>
        <w:rPr>
          <w:b/>
        </w:rPr>
      </w:pPr>
    </w:p>
    <w:p w14:paraId="777D3EB2" w14:textId="77777777" w:rsidR="009458CE" w:rsidRDefault="009C0C59">
      <w:pPr>
        <w:snapToGrid w:val="0"/>
        <w:spacing w:line="480" w:lineRule="auto"/>
        <w:jc w:val="center"/>
        <w:rPr>
          <w:rFonts w:eastAsia="SimSun"/>
          <w:kern w:val="2"/>
        </w:rPr>
      </w:pPr>
      <w:r>
        <w:rPr>
          <w:rFonts w:eastAsia="SimSun"/>
          <w:b/>
        </w:rPr>
        <w:t>References</w:t>
      </w:r>
    </w:p>
    <w:p w14:paraId="019972EE" w14:textId="77777777" w:rsidR="00B83F43" w:rsidRPr="00B83F43" w:rsidRDefault="009C0C59" w:rsidP="00B83F43">
      <w:pPr>
        <w:pStyle w:val="EndNoteBibliography"/>
        <w:rPr>
          <w:noProof/>
        </w:rPr>
      </w:pPr>
      <w:r>
        <w:rPr>
          <w:rFonts w:eastAsia="SimSun"/>
          <w:szCs w:val="24"/>
        </w:rPr>
        <w:fldChar w:fldCharType="begin"/>
      </w:r>
      <w:r>
        <w:rPr>
          <w:rFonts w:eastAsia="SimSun"/>
          <w:szCs w:val="24"/>
        </w:rPr>
        <w:instrText xml:space="preserve"> ADDIN EN.REFLIST </w:instrText>
      </w:r>
      <w:r>
        <w:rPr>
          <w:rFonts w:eastAsia="SimSun"/>
          <w:szCs w:val="24"/>
        </w:rPr>
        <w:fldChar w:fldCharType="separate"/>
      </w:r>
      <w:r w:rsidR="00B83F43" w:rsidRPr="00B83F43">
        <w:rPr>
          <w:noProof/>
        </w:rPr>
        <w:t xml:space="preserve">Anderson JC, Gerbing DW (1991) Predicting the performance of measures in a confirmatory factor analysis with a pretest assessment of their substantive validities. </w:t>
      </w:r>
      <w:r w:rsidR="00B83F43" w:rsidRPr="00B83F43">
        <w:rPr>
          <w:i/>
          <w:noProof/>
        </w:rPr>
        <w:t>Journal of applied psychology</w:t>
      </w:r>
      <w:r w:rsidR="00B83F43" w:rsidRPr="00B83F43">
        <w:rPr>
          <w:noProof/>
        </w:rPr>
        <w:t xml:space="preserve"> 76(5):732-740.</w:t>
      </w:r>
    </w:p>
    <w:p w14:paraId="7BF78766" w14:textId="77777777" w:rsidR="00B83F43" w:rsidRPr="00B83F43" w:rsidRDefault="00B83F43" w:rsidP="00B83F43">
      <w:pPr>
        <w:pStyle w:val="EndNoteBibliography"/>
        <w:rPr>
          <w:noProof/>
        </w:rPr>
      </w:pPr>
      <w:r w:rsidRPr="00B83F43">
        <w:rPr>
          <w:noProof/>
        </w:rPr>
        <w:t xml:space="preserve">Argote L, Epple D (1990) Learning curves in manufacturing. </w:t>
      </w:r>
      <w:r w:rsidRPr="00B83F43">
        <w:rPr>
          <w:i/>
          <w:noProof/>
        </w:rPr>
        <w:t>Science</w:t>
      </w:r>
      <w:r w:rsidRPr="00B83F43">
        <w:rPr>
          <w:noProof/>
        </w:rPr>
        <w:t xml:space="preserve"> 247(4945):920-924.</w:t>
      </w:r>
    </w:p>
    <w:p w14:paraId="756ACBF5" w14:textId="77777777" w:rsidR="00B83F43" w:rsidRPr="00B83F43" w:rsidRDefault="00B83F43" w:rsidP="00B83F43">
      <w:pPr>
        <w:pStyle w:val="EndNoteBibliography"/>
        <w:rPr>
          <w:noProof/>
        </w:rPr>
      </w:pPr>
      <w:r w:rsidRPr="00B83F43">
        <w:rPr>
          <w:noProof/>
        </w:rPr>
        <w:t xml:space="preserve">Argote L, Lee S, Park J (2021) Organizational learning processes and outcomes: Major findings and future research directions. </w:t>
      </w:r>
      <w:r w:rsidRPr="00B83F43">
        <w:rPr>
          <w:i/>
          <w:noProof/>
        </w:rPr>
        <w:t>Management science</w:t>
      </w:r>
      <w:r w:rsidRPr="00B83F43">
        <w:rPr>
          <w:noProof/>
        </w:rPr>
        <w:t xml:space="preserve"> 67(9):5399-5429.</w:t>
      </w:r>
    </w:p>
    <w:p w14:paraId="364A0B36" w14:textId="77777777" w:rsidR="00B83F43" w:rsidRPr="00B83F43" w:rsidRDefault="00B83F43" w:rsidP="00B83F43">
      <w:pPr>
        <w:pStyle w:val="EndNoteBibliography"/>
        <w:rPr>
          <w:noProof/>
        </w:rPr>
      </w:pPr>
      <w:r w:rsidRPr="00B83F43">
        <w:rPr>
          <w:noProof/>
        </w:rPr>
        <w:t xml:space="preserve">Ashforth BE, Sluss DM, Saks AM (2007) Socialization tactics, proactive behavior, and newcomer learning: Integrating socialization models. </w:t>
      </w:r>
      <w:r w:rsidRPr="00B83F43">
        <w:rPr>
          <w:i/>
          <w:noProof/>
        </w:rPr>
        <w:t>Journal of vocational behavior</w:t>
      </w:r>
      <w:r w:rsidRPr="00B83F43">
        <w:rPr>
          <w:noProof/>
        </w:rPr>
        <w:t xml:space="preserve"> 70(3):447-462.</w:t>
      </w:r>
    </w:p>
    <w:p w14:paraId="2369EAA4" w14:textId="77777777" w:rsidR="00B83F43" w:rsidRPr="00B83F43" w:rsidRDefault="00B83F43" w:rsidP="00B83F43">
      <w:pPr>
        <w:pStyle w:val="EndNoteBibliography"/>
        <w:rPr>
          <w:noProof/>
        </w:rPr>
      </w:pPr>
      <w:r w:rsidRPr="00B83F43">
        <w:rPr>
          <w:noProof/>
        </w:rPr>
        <w:t xml:space="preserve">Bauer TN, Erdogan B (2014) Delineating and reviewing the role of newcomer capital in organizational socialization. </w:t>
      </w:r>
      <w:r w:rsidRPr="00B83F43">
        <w:rPr>
          <w:i/>
          <w:noProof/>
        </w:rPr>
        <w:t>Annu. Rev. Organ. Psychol. Organ. Behav.</w:t>
      </w:r>
      <w:r w:rsidRPr="00B83F43">
        <w:rPr>
          <w:noProof/>
        </w:rPr>
        <w:t xml:space="preserve"> 1(1):439-457.</w:t>
      </w:r>
    </w:p>
    <w:p w14:paraId="719FA65C" w14:textId="77777777" w:rsidR="00B83F43" w:rsidRPr="00B83F43" w:rsidRDefault="00B83F43" w:rsidP="00B83F43">
      <w:pPr>
        <w:pStyle w:val="EndNoteBibliography"/>
        <w:rPr>
          <w:noProof/>
        </w:rPr>
      </w:pPr>
      <w:r w:rsidRPr="00B83F43">
        <w:rPr>
          <w:noProof/>
        </w:rPr>
        <w:t xml:space="preserve">Bauer TN, Bodner T, Erdogan B, Truxillo DM, Tucker JS (2007) Newcomer adjustment during organizational socialization: a meta-analytic review of antecedents, outcomes, and methods. </w:t>
      </w:r>
      <w:r w:rsidRPr="00B83F43">
        <w:rPr>
          <w:i/>
          <w:noProof/>
        </w:rPr>
        <w:t>Journal of applied psychology</w:t>
      </w:r>
      <w:r w:rsidRPr="00B83F43">
        <w:rPr>
          <w:noProof/>
        </w:rPr>
        <w:t xml:space="preserve"> 92(3):707.</w:t>
      </w:r>
    </w:p>
    <w:p w14:paraId="584A4D27" w14:textId="77777777" w:rsidR="00B83F43" w:rsidRPr="00B83F43" w:rsidRDefault="00B83F43" w:rsidP="00B83F43">
      <w:pPr>
        <w:pStyle w:val="EndNoteBibliography"/>
        <w:rPr>
          <w:noProof/>
        </w:rPr>
      </w:pPr>
      <w:r w:rsidRPr="00B83F43">
        <w:rPr>
          <w:noProof/>
        </w:rPr>
        <w:t xml:space="preserve">Bauer TN, Erdogan B, Ellis AM, Truxillo DM, Brady GM, Bodner T (2025) New horizons for newcomer organizational socialization: A review, meta-analysis, and future research directions. </w:t>
      </w:r>
      <w:r w:rsidRPr="00B83F43">
        <w:rPr>
          <w:i/>
          <w:noProof/>
        </w:rPr>
        <w:t>Journal of Management</w:t>
      </w:r>
      <w:r w:rsidRPr="00B83F43">
        <w:rPr>
          <w:noProof/>
        </w:rPr>
        <w:t xml:space="preserve"> 51(1):344-382.</w:t>
      </w:r>
    </w:p>
    <w:p w14:paraId="285A434E" w14:textId="77777777" w:rsidR="00B83F43" w:rsidRPr="00B83F43" w:rsidRDefault="00B83F43" w:rsidP="00B83F43">
      <w:pPr>
        <w:pStyle w:val="EndNoteBibliography"/>
        <w:rPr>
          <w:noProof/>
        </w:rPr>
      </w:pPr>
      <w:r w:rsidRPr="00B83F43">
        <w:rPr>
          <w:noProof/>
        </w:rPr>
        <w:t xml:space="preserve">Bell BS, Kozlowski SW (2008) Active learning: effects of core training design elements on self-regulatory processes, learning, and adaptability. </w:t>
      </w:r>
      <w:r w:rsidRPr="00B83F43">
        <w:rPr>
          <w:i/>
          <w:noProof/>
        </w:rPr>
        <w:t>Journal of Applied psychology</w:t>
      </w:r>
      <w:r w:rsidRPr="00B83F43">
        <w:rPr>
          <w:noProof/>
        </w:rPr>
        <w:t xml:space="preserve"> 93(2):296.</w:t>
      </w:r>
    </w:p>
    <w:p w14:paraId="57C74C72" w14:textId="77777777" w:rsidR="00B83F43" w:rsidRPr="00B83F43" w:rsidRDefault="00B83F43" w:rsidP="00B83F43">
      <w:pPr>
        <w:pStyle w:val="EndNoteBibliography"/>
        <w:rPr>
          <w:noProof/>
        </w:rPr>
      </w:pPr>
      <w:r w:rsidRPr="00B83F43">
        <w:rPr>
          <w:noProof/>
        </w:rPr>
        <w:t xml:space="preserve">Bliese PD (2000) Within-group agreement, non-independence, and reliability: Implications for data aggregation and analysis. Klein K, Kozlowski S, eds. </w:t>
      </w:r>
      <w:r w:rsidRPr="00B83F43">
        <w:rPr>
          <w:i/>
          <w:noProof/>
        </w:rPr>
        <w:t>Multilevel Theory, Research, and Methods Inorganizations: Foundations, Extensions and New Directions</w:t>
      </w:r>
      <w:r w:rsidRPr="00B83F43">
        <w:rPr>
          <w:noProof/>
        </w:rPr>
        <w:t xml:space="preserve"> ( Jossey-Bass, San Francisco, CA), 349–381.</w:t>
      </w:r>
    </w:p>
    <w:p w14:paraId="0684BE1F" w14:textId="77777777" w:rsidR="00B83F43" w:rsidRPr="00B83F43" w:rsidRDefault="00B83F43" w:rsidP="00B83F43">
      <w:pPr>
        <w:pStyle w:val="EndNoteBibliography"/>
        <w:rPr>
          <w:noProof/>
        </w:rPr>
      </w:pPr>
      <w:r w:rsidRPr="00B83F43">
        <w:rPr>
          <w:noProof/>
        </w:rPr>
        <w:t xml:space="preserve">Brislin RW (1980) Translation and content analysis of oral and written materials. Triandis HC, Berry JW, eds. </w:t>
      </w:r>
      <w:r w:rsidRPr="00B83F43">
        <w:rPr>
          <w:i/>
          <w:noProof/>
        </w:rPr>
        <w:t>Handbook of cross-cultural psychology</w:t>
      </w:r>
      <w:r w:rsidRPr="00B83F43">
        <w:rPr>
          <w:noProof/>
        </w:rPr>
        <w:t xml:space="preserve"> (Allyn &amp; Bacon, Boston, MA), 389-444.</w:t>
      </w:r>
    </w:p>
    <w:p w14:paraId="3F77EA3F" w14:textId="77777777" w:rsidR="00B83F43" w:rsidRPr="00B83F43" w:rsidRDefault="00B83F43" w:rsidP="00B83F43">
      <w:pPr>
        <w:pStyle w:val="EndNoteBibliography"/>
        <w:rPr>
          <w:noProof/>
        </w:rPr>
      </w:pPr>
      <w:r w:rsidRPr="00B83F43">
        <w:rPr>
          <w:noProof/>
        </w:rPr>
        <w:t xml:space="preserve">Carroll JS, Christianson MK, Frese M, Lei Z, Naveh E, Vogus TJ (2021) FROM THE EDITORS—Errors in organizations: New frontiers in research and practice. </w:t>
      </w:r>
      <w:r w:rsidRPr="00B83F43">
        <w:rPr>
          <w:i/>
          <w:noProof/>
        </w:rPr>
        <w:t>Academy of Management Discoveries</w:t>
      </w:r>
      <w:r w:rsidRPr="00B83F43">
        <w:rPr>
          <w:noProof/>
        </w:rPr>
        <w:t xml:space="preserve"> 7(4):451-460.</w:t>
      </w:r>
    </w:p>
    <w:p w14:paraId="3445EBD2" w14:textId="77777777" w:rsidR="00B83F43" w:rsidRPr="00B83F43" w:rsidRDefault="00B83F43" w:rsidP="00B83F43">
      <w:pPr>
        <w:pStyle w:val="EndNoteBibliography"/>
        <w:rPr>
          <w:noProof/>
        </w:rPr>
      </w:pPr>
      <w:r w:rsidRPr="00B83F43">
        <w:rPr>
          <w:noProof/>
        </w:rPr>
        <w:t xml:space="preserve">Carter M, Beier ME (2010) The effectiveness of error management training with working‐aged adults. </w:t>
      </w:r>
      <w:r w:rsidRPr="00B83F43">
        <w:rPr>
          <w:i/>
          <w:noProof/>
        </w:rPr>
        <w:t>Personnel Psychology</w:t>
      </w:r>
      <w:r w:rsidRPr="00B83F43">
        <w:rPr>
          <w:noProof/>
        </w:rPr>
        <w:t xml:space="preserve"> 63(3):641-675.</w:t>
      </w:r>
    </w:p>
    <w:p w14:paraId="6EE3737F" w14:textId="77777777" w:rsidR="00B83F43" w:rsidRPr="00B83F43" w:rsidRDefault="00B83F43" w:rsidP="00B83F43">
      <w:pPr>
        <w:pStyle w:val="EndNoteBibliography"/>
        <w:rPr>
          <w:noProof/>
        </w:rPr>
      </w:pPr>
      <w:r w:rsidRPr="00B83F43">
        <w:rPr>
          <w:noProof/>
        </w:rPr>
        <w:t xml:space="preserve">Chen G (2005) Newcomer adaptation in teams: Multilevel antecedents and outcomes. </w:t>
      </w:r>
      <w:r w:rsidRPr="00B83F43">
        <w:rPr>
          <w:i/>
          <w:noProof/>
        </w:rPr>
        <w:t>Academy of Management Journal</w:t>
      </w:r>
      <w:r w:rsidRPr="00B83F43">
        <w:rPr>
          <w:noProof/>
        </w:rPr>
        <w:t xml:space="preserve"> 48(1):101-116.</w:t>
      </w:r>
    </w:p>
    <w:p w14:paraId="0EC64F78" w14:textId="77777777" w:rsidR="00B83F43" w:rsidRPr="00B83F43" w:rsidRDefault="00B83F43" w:rsidP="00B83F43">
      <w:pPr>
        <w:pStyle w:val="EndNoteBibliography"/>
        <w:rPr>
          <w:noProof/>
        </w:rPr>
      </w:pPr>
      <w:r w:rsidRPr="00B83F43">
        <w:rPr>
          <w:noProof/>
        </w:rPr>
        <w:t xml:space="preserve">Chen G, Klimoski RJ (2003) The impact of expectations on newcomer performance in teams as mediated by work characteristics, social exchanges, and empowerment. </w:t>
      </w:r>
      <w:r w:rsidRPr="00B83F43">
        <w:rPr>
          <w:i/>
          <w:noProof/>
        </w:rPr>
        <w:t>Academy of Management Journal</w:t>
      </w:r>
      <w:r w:rsidRPr="00B83F43">
        <w:rPr>
          <w:noProof/>
        </w:rPr>
        <w:t xml:space="preserve"> 46(5):591-607.</w:t>
      </w:r>
    </w:p>
    <w:p w14:paraId="774A11CB" w14:textId="77777777" w:rsidR="00B83F43" w:rsidRPr="00B83F43" w:rsidRDefault="00B83F43" w:rsidP="00B83F43">
      <w:pPr>
        <w:pStyle w:val="EndNoteBibliography"/>
        <w:rPr>
          <w:noProof/>
        </w:rPr>
      </w:pPr>
      <w:r w:rsidRPr="00B83F43">
        <w:rPr>
          <w:noProof/>
        </w:rPr>
        <w:t xml:space="preserve">Chillarege KA, Nordstrom CR, Williams KB (2003) Learning from our mistakes: Error management training for mature learners. </w:t>
      </w:r>
      <w:r w:rsidRPr="00B83F43">
        <w:rPr>
          <w:i/>
          <w:noProof/>
        </w:rPr>
        <w:t>Journal of business and psychology</w:t>
      </w:r>
      <w:r w:rsidRPr="00B83F43">
        <w:rPr>
          <w:noProof/>
        </w:rPr>
        <w:t xml:space="preserve"> 17:369-385.</w:t>
      </w:r>
    </w:p>
    <w:p w14:paraId="360040C3" w14:textId="77777777" w:rsidR="00B83F43" w:rsidRPr="00B83F43" w:rsidRDefault="00B83F43" w:rsidP="00B83F43">
      <w:pPr>
        <w:pStyle w:val="EndNoteBibliography"/>
        <w:rPr>
          <w:noProof/>
        </w:rPr>
      </w:pPr>
      <w:r w:rsidRPr="00B83F43">
        <w:rPr>
          <w:noProof/>
        </w:rPr>
        <w:t xml:space="preserve">Cooper-Thomas HD, Paterson NL, Stadler MJ, Saks AM (2014) The relative importance of proactive behaviors and outcomes for predicting newcomer learning, well-being, and work engagement. </w:t>
      </w:r>
      <w:r w:rsidRPr="00B83F43">
        <w:rPr>
          <w:i/>
          <w:noProof/>
        </w:rPr>
        <w:t>Journal of Vocational Behavior</w:t>
      </w:r>
      <w:r w:rsidRPr="00B83F43">
        <w:rPr>
          <w:noProof/>
        </w:rPr>
        <w:t xml:space="preserve"> 84(3):318-331.</w:t>
      </w:r>
    </w:p>
    <w:p w14:paraId="28EF30F7" w14:textId="77777777" w:rsidR="00B83F43" w:rsidRPr="00B83F43" w:rsidRDefault="00B83F43" w:rsidP="00B83F43">
      <w:pPr>
        <w:pStyle w:val="EndNoteBibliography"/>
        <w:rPr>
          <w:noProof/>
        </w:rPr>
      </w:pPr>
      <w:r w:rsidRPr="00B83F43">
        <w:rPr>
          <w:noProof/>
        </w:rPr>
        <w:t xml:space="preserve">Cooper‐Thomas HD, Anderson N (2006) Organizational socialization: A new theoretical model and recommendations for future research and HRM practices in organizations. </w:t>
      </w:r>
      <w:r w:rsidRPr="00B83F43">
        <w:rPr>
          <w:i/>
          <w:noProof/>
        </w:rPr>
        <w:t>Journal of managerial psychology</w:t>
      </w:r>
      <w:r w:rsidRPr="00B83F43">
        <w:rPr>
          <w:noProof/>
        </w:rPr>
        <w:t xml:space="preserve"> 21(5):492-516.</w:t>
      </w:r>
    </w:p>
    <w:p w14:paraId="1279AADF" w14:textId="77777777" w:rsidR="00B83F43" w:rsidRPr="00B83F43" w:rsidRDefault="00B83F43" w:rsidP="00B83F43">
      <w:pPr>
        <w:pStyle w:val="EndNoteBibliography"/>
        <w:rPr>
          <w:noProof/>
        </w:rPr>
      </w:pPr>
      <w:r w:rsidRPr="00B83F43">
        <w:rPr>
          <w:noProof/>
        </w:rPr>
        <w:t xml:space="preserve">Dimitrova NG, Van Hooft EA (2021) In the eye of the beholder: Leader error orientation, employee </w:t>
      </w:r>
      <w:r w:rsidRPr="00B83F43">
        <w:rPr>
          <w:noProof/>
        </w:rPr>
        <w:lastRenderedPageBreak/>
        <w:t xml:space="preserve">perception of leader, and employee work-related outcomes. </w:t>
      </w:r>
      <w:r w:rsidRPr="00B83F43">
        <w:rPr>
          <w:i/>
          <w:noProof/>
        </w:rPr>
        <w:t>Academy of Management Discoveries</w:t>
      </w:r>
      <w:r w:rsidRPr="00B83F43">
        <w:rPr>
          <w:noProof/>
        </w:rPr>
        <w:t xml:space="preserve"> 7(4):530-553.</w:t>
      </w:r>
    </w:p>
    <w:p w14:paraId="477AE84A" w14:textId="77777777" w:rsidR="00B83F43" w:rsidRPr="00B83F43" w:rsidRDefault="00B83F43" w:rsidP="00B83F43">
      <w:pPr>
        <w:pStyle w:val="EndNoteBibliography"/>
        <w:rPr>
          <w:noProof/>
        </w:rPr>
      </w:pPr>
      <w:r w:rsidRPr="00B83F43">
        <w:rPr>
          <w:noProof/>
        </w:rPr>
        <w:t xml:space="preserve">Dimitrova NG, Van Dyck C, Van Hooft EA, Groenewegen P (2015) Don't fuss, focus: The mediating effect of on‐task thoughts on the relationship between error approach instructions and task performance. </w:t>
      </w:r>
      <w:r w:rsidRPr="00B83F43">
        <w:rPr>
          <w:i/>
          <w:noProof/>
        </w:rPr>
        <w:t>Applied Psychology</w:t>
      </w:r>
      <w:r w:rsidRPr="00B83F43">
        <w:rPr>
          <w:noProof/>
        </w:rPr>
        <w:t xml:space="preserve"> 64(3):599-624.</w:t>
      </w:r>
    </w:p>
    <w:p w14:paraId="72CA7F54" w14:textId="77777777" w:rsidR="00B83F43" w:rsidRPr="00B83F43" w:rsidRDefault="00B83F43" w:rsidP="00B83F43">
      <w:pPr>
        <w:pStyle w:val="EndNoteBibliography"/>
        <w:rPr>
          <w:noProof/>
        </w:rPr>
      </w:pPr>
      <w:r w:rsidRPr="00B83F43">
        <w:rPr>
          <w:noProof/>
        </w:rPr>
        <w:t xml:space="preserve">Dimitrova NG, Van Hooft EA, Van Dyck C, Groenewegen P (2017) Behind the wheel: what drives the effects of error handling? </w:t>
      </w:r>
      <w:r w:rsidRPr="00B83F43">
        <w:rPr>
          <w:i/>
          <w:noProof/>
        </w:rPr>
        <w:t>Journal of Social Psychology</w:t>
      </w:r>
      <w:r w:rsidRPr="00B83F43">
        <w:rPr>
          <w:noProof/>
        </w:rPr>
        <w:t xml:space="preserve"> 157(6):658-672.</w:t>
      </w:r>
    </w:p>
    <w:p w14:paraId="194CD76D" w14:textId="77777777" w:rsidR="00B83F43" w:rsidRPr="00B83F43" w:rsidRDefault="00B83F43" w:rsidP="00B83F43">
      <w:pPr>
        <w:pStyle w:val="EndNoteBibliography"/>
        <w:rPr>
          <w:noProof/>
        </w:rPr>
      </w:pPr>
      <w:r w:rsidRPr="00B83F43">
        <w:rPr>
          <w:noProof/>
        </w:rPr>
        <w:t xml:space="preserve">Donovan JJ, Williams KJ (2003) Missing the mark: Effects of time and causal attributions on goal revision in response to goal-performance discrepancies. </w:t>
      </w:r>
      <w:r w:rsidRPr="00B83F43">
        <w:rPr>
          <w:i/>
          <w:noProof/>
        </w:rPr>
        <w:t>Journal of Applied Psychology</w:t>
      </w:r>
      <w:r w:rsidRPr="00B83F43">
        <w:rPr>
          <w:noProof/>
        </w:rPr>
        <w:t xml:space="preserve"> 88(3):379.</w:t>
      </w:r>
    </w:p>
    <w:p w14:paraId="48E427DE" w14:textId="77777777" w:rsidR="00B83F43" w:rsidRPr="00B83F43" w:rsidRDefault="00B83F43" w:rsidP="00B83F43">
      <w:pPr>
        <w:pStyle w:val="EndNoteBibliography"/>
        <w:rPr>
          <w:noProof/>
        </w:rPr>
      </w:pPr>
      <w:r w:rsidRPr="00B83F43">
        <w:rPr>
          <w:noProof/>
        </w:rPr>
        <w:t xml:space="preserve">Edmondson A (1999) Psychological safety and learning behavior in work teams. </w:t>
      </w:r>
      <w:r w:rsidRPr="00B83F43">
        <w:rPr>
          <w:i/>
          <w:noProof/>
        </w:rPr>
        <w:t>Administrative Science Quarterly</w:t>
      </w:r>
      <w:r w:rsidRPr="00B83F43">
        <w:rPr>
          <w:noProof/>
        </w:rPr>
        <w:t xml:space="preserve"> 44(2):350-383.</w:t>
      </w:r>
    </w:p>
    <w:p w14:paraId="1941E693" w14:textId="77777777" w:rsidR="00B83F43" w:rsidRPr="00B83F43" w:rsidRDefault="00B83F43" w:rsidP="00B83F43">
      <w:pPr>
        <w:pStyle w:val="EndNoteBibliography"/>
        <w:rPr>
          <w:noProof/>
        </w:rPr>
      </w:pPr>
      <w:r w:rsidRPr="00B83F43">
        <w:rPr>
          <w:noProof/>
        </w:rPr>
        <w:t xml:space="preserve">Ellis S, Davidi I (2005) After-event reviews: drawing lessons from successful and failed experience. </w:t>
      </w:r>
      <w:r w:rsidRPr="00B83F43">
        <w:rPr>
          <w:i/>
          <w:noProof/>
        </w:rPr>
        <w:t>Journal of Applied Psychology</w:t>
      </w:r>
      <w:r w:rsidRPr="00B83F43">
        <w:rPr>
          <w:noProof/>
        </w:rPr>
        <w:t xml:space="preserve"> 90(5):857.</w:t>
      </w:r>
    </w:p>
    <w:p w14:paraId="6B6CE27A" w14:textId="77777777" w:rsidR="00B83F43" w:rsidRPr="00B83F43" w:rsidRDefault="00B83F43" w:rsidP="00B83F43">
      <w:pPr>
        <w:pStyle w:val="EndNoteBibliography"/>
        <w:rPr>
          <w:noProof/>
        </w:rPr>
      </w:pPr>
      <w:r w:rsidRPr="00B83F43">
        <w:rPr>
          <w:noProof/>
        </w:rPr>
        <w:t xml:space="preserve">Firth BM, Chen G, Kirkman BL, Kim K (2014) Newcomers abroad: Expatriate adaptation during early phases of international assignments. </w:t>
      </w:r>
      <w:r w:rsidRPr="00B83F43">
        <w:rPr>
          <w:i/>
          <w:noProof/>
        </w:rPr>
        <w:t>Academy of Management Journal</w:t>
      </w:r>
      <w:r w:rsidRPr="00B83F43">
        <w:rPr>
          <w:noProof/>
        </w:rPr>
        <w:t xml:space="preserve"> 57(1):280-300.</w:t>
      </w:r>
    </w:p>
    <w:p w14:paraId="72A26A91" w14:textId="77777777" w:rsidR="00B83F43" w:rsidRPr="00B83F43" w:rsidRDefault="00B83F43" w:rsidP="00B83F43">
      <w:pPr>
        <w:pStyle w:val="EndNoteBibliography"/>
        <w:rPr>
          <w:noProof/>
        </w:rPr>
      </w:pPr>
      <w:r w:rsidRPr="00B83F43">
        <w:rPr>
          <w:noProof/>
        </w:rPr>
        <w:t>Frese M (1991) Error management or error prevention: Two strategies to deal with errors in software design.</w:t>
      </w:r>
    </w:p>
    <w:p w14:paraId="38F4F1B0" w14:textId="77777777" w:rsidR="00B83F43" w:rsidRPr="00B83F43" w:rsidRDefault="00B83F43" w:rsidP="00B83F43">
      <w:pPr>
        <w:pStyle w:val="EndNoteBibliography"/>
        <w:rPr>
          <w:noProof/>
        </w:rPr>
      </w:pPr>
      <w:r w:rsidRPr="00B83F43">
        <w:rPr>
          <w:noProof/>
        </w:rPr>
        <w:t xml:space="preserve">Frese M, Keith N (2015) Action errors, error management, and learning in organizations. </w:t>
      </w:r>
      <w:r w:rsidRPr="00B83F43">
        <w:rPr>
          <w:i/>
          <w:noProof/>
        </w:rPr>
        <w:t>Annual review of psychology</w:t>
      </w:r>
      <w:r w:rsidRPr="00B83F43">
        <w:rPr>
          <w:noProof/>
        </w:rPr>
        <w:t xml:space="preserve"> 66:661-687.</w:t>
      </w:r>
    </w:p>
    <w:p w14:paraId="2749DB89" w14:textId="77777777" w:rsidR="00B83F43" w:rsidRPr="00B83F43" w:rsidRDefault="00B83F43" w:rsidP="00B83F43">
      <w:pPr>
        <w:pStyle w:val="EndNoteBibliography"/>
        <w:rPr>
          <w:noProof/>
        </w:rPr>
      </w:pPr>
      <w:r w:rsidRPr="00B83F43">
        <w:rPr>
          <w:noProof/>
        </w:rPr>
        <w:t xml:space="preserve">Frese M, Zapf D (1994) Action as the core of work psychology: A German approach. </w:t>
      </w:r>
      <w:r w:rsidRPr="00B83F43">
        <w:rPr>
          <w:i/>
          <w:noProof/>
        </w:rPr>
        <w:t>Handbook of industrial and organizational psychology</w:t>
      </w:r>
      <w:r w:rsidRPr="00B83F43">
        <w:rPr>
          <w:noProof/>
        </w:rPr>
        <w:t xml:space="preserve"> 4(2):271-340.</w:t>
      </w:r>
    </w:p>
    <w:p w14:paraId="573A66DB" w14:textId="77777777" w:rsidR="00B83F43" w:rsidRPr="00B83F43" w:rsidRDefault="00B83F43" w:rsidP="00B83F43">
      <w:pPr>
        <w:pStyle w:val="EndNoteBibliography"/>
        <w:rPr>
          <w:noProof/>
        </w:rPr>
      </w:pPr>
      <w:r w:rsidRPr="00B83F43">
        <w:rPr>
          <w:noProof/>
        </w:rPr>
        <w:t xml:space="preserve">Gao S, Lin X, Lam LW (2024) How learning-goal-oriented newcomers develop leader-member exchange (LMX): From agentic and communal behavior perspectives. </w:t>
      </w:r>
      <w:r w:rsidRPr="00B83F43">
        <w:rPr>
          <w:i/>
          <w:noProof/>
        </w:rPr>
        <w:t>Journal of Business Research</w:t>
      </w:r>
      <w:r w:rsidRPr="00B83F43">
        <w:rPr>
          <w:noProof/>
        </w:rPr>
        <w:t xml:space="preserve"> 176:114569.</w:t>
      </w:r>
    </w:p>
    <w:p w14:paraId="0557E880" w14:textId="77777777" w:rsidR="00B83F43" w:rsidRPr="00B83F43" w:rsidRDefault="00B83F43" w:rsidP="00B83F43">
      <w:pPr>
        <w:pStyle w:val="EndNoteBibliography"/>
        <w:rPr>
          <w:noProof/>
        </w:rPr>
      </w:pPr>
      <w:r w:rsidRPr="00B83F43">
        <w:rPr>
          <w:noProof/>
        </w:rPr>
        <w:t xml:space="preserve">Grant H, Dweck CS (2003) Clarifying achievement goals and their impact. </w:t>
      </w:r>
      <w:r w:rsidRPr="00B83F43">
        <w:rPr>
          <w:i/>
          <w:noProof/>
        </w:rPr>
        <w:t>Journal of personality and social psychology</w:t>
      </w:r>
      <w:r w:rsidRPr="00B83F43">
        <w:rPr>
          <w:noProof/>
        </w:rPr>
        <w:t xml:space="preserve"> 85(3):541-553.</w:t>
      </w:r>
    </w:p>
    <w:p w14:paraId="605ABA6C" w14:textId="77777777" w:rsidR="00B83F43" w:rsidRPr="00B83F43" w:rsidRDefault="00B83F43" w:rsidP="00B83F43">
      <w:pPr>
        <w:pStyle w:val="EndNoteBibliography"/>
        <w:rPr>
          <w:noProof/>
        </w:rPr>
      </w:pPr>
      <w:r w:rsidRPr="00B83F43">
        <w:rPr>
          <w:noProof/>
        </w:rPr>
        <w:t xml:space="preserve">Gruman JA, Saks AM, Zweig DI (2006) Organizational socialization tactics and newcomer proactive behaviors: An integrative study. </w:t>
      </w:r>
      <w:r w:rsidRPr="00B83F43">
        <w:rPr>
          <w:i/>
          <w:noProof/>
        </w:rPr>
        <w:t>Journal of vocational behavior</w:t>
      </w:r>
      <w:r w:rsidRPr="00B83F43">
        <w:rPr>
          <w:noProof/>
        </w:rPr>
        <w:t xml:space="preserve"> 69(1):90-104.</w:t>
      </w:r>
    </w:p>
    <w:p w14:paraId="5F7508E6" w14:textId="77777777" w:rsidR="00B83F43" w:rsidRPr="00B83F43" w:rsidRDefault="00B83F43" w:rsidP="00B83F43">
      <w:pPr>
        <w:pStyle w:val="EndNoteBibliography"/>
        <w:rPr>
          <w:noProof/>
        </w:rPr>
      </w:pPr>
      <w:r w:rsidRPr="00B83F43">
        <w:rPr>
          <w:noProof/>
        </w:rPr>
        <w:t xml:space="preserve">Hackman JR (1990) </w:t>
      </w:r>
      <w:r w:rsidRPr="00B83F43">
        <w:rPr>
          <w:i/>
          <w:noProof/>
        </w:rPr>
        <w:t>Groups that Work (an those that don't)</w:t>
      </w:r>
      <w:r w:rsidRPr="00B83F43">
        <w:rPr>
          <w:noProof/>
        </w:rPr>
        <w:t xml:space="preserve"> (Jossey-Bass, San Francisco, CA).</w:t>
      </w:r>
    </w:p>
    <w:p w14:paraId="55203237" w14:textId="77777777" w:rsidR="00B83F43" w:rsidRPr="00B83F43" w:rsidRDefault="00B83F43" w:rsidP="00B83F43">
      <w:pPr>
        <w:pStyle w:val="EndNoteBibliography"/>
        <w:rPr>
          <w:noProof/>
        </w:rPr>
      </w:pPr>
      <w:r w:rsidRPr="00B83F43">
        <w:rPr>
          <w:noProof/>
        </w:rPr>
        <w:t xml:space="preserve">Harris SG (1994) Organizational culture and individual sensemaking: A schema-based perspective. </w:t>
      </w:r>
      <w:r w:rsidRPr="00B83F43">
        <w:rPr>
          <w:i/>
          <w:noProof/>
        </w:rPr>
        <w:t>Organization science</w:t>
      </w:r>
      <w:r w:rsidRPr="00B83F43">
        <w:rPr>
          <w:noProof/>
        </w:rPr>
        <w:t xml:space="preserve"> 5(3):309-321.</w:t>
      </w:r>
    </w:p>
    <w:p w14:paraId="16846435" w14:textId="77777777" w:rsidR="00B83F43" w:rsidRPr="00B83F43" w:rsidRDefault="00B83F43" w:rsidP="00B83F43">
      <w:pPr>
        <w:pStyle w:val="EndNoteBibliography"/>
        <w:rPr>
          <w:noProof/>
        </w:rPr>
      </w:pPr>
      <w:r w:rsidRPr="00B83F43">
        <w:rPr>
          <w:noProof/>
        </w:rPr>
        <w:t xml:space="preserve">Hausknecht JP, Sturman MC, Roberson QM (2011) Justice as a dynamic construct: effects of individual trajectories on distal work outcomes. </w:t>
      </w:r>
      <w:r w:rsidRPr="00B83F43">
        <w:rPr>
          <w:i/>
          <w:noProof/>
        </w:rPr>
        <w:t>Journal of Applied Psychology</w:t>
      </w:r>
      <w:r w:rsidRPr="00B83F43">
        <w:rPr>
          <w:noProof/>
        </w:rPr>
        <w:t xml:space="preserve"> 96(4):872-880.</w:t>
      </w:r>
    </w:p>
    <w:p w14:paraId="764CCADB" w14:textId="0AFC2546" w:rsidR="00B83F43" w:rsidRPr="00B83F43" w:rsidRDefault="00B83F43" w:rsidP="00B83F43">
      <w:pPr>
        <w:pStyle w:val="EndNoteBibliography"/>
        <w:rPr>
          <w:noProof/>
        </w:rPr>
      </w:pPr>
      <w:r w:rsidRPr="00B83F43">
        <w:rPr>
          <w:noProof/>
        </w:rPr>
        <w:t xml:space="preserve">Hayes AF (2012) PROCESS: A versatile computational tool for observed variable mediation, moderation, and conditional process modeling. Retrieved from </w:t>
      </w:r>
      <w:hyperlink r:id="rId15" w:history="1">
        <w:r w:rsidRPr="00B83F43">
          <w:rPr>
            <w:rStyle w:val="Hyperlink"/>
            <w:noProof/>
          </w:rPr>
          <w:t>http://www.afhayes.com/</w:t>
        </w:r>
      </w:hyperlink>
      <w:r w:rsidRPr="00B83F43">
        <w:rPr>
          <w:noProof/>
        </w:rPr>
        <w:t xml:space="preserve"> public/process2012.pdf.</w:t>
      </w:r>
    </w:p>
    <w:p w14:paraId="0EBACEC3" w14:textId="77777777" w:rsidR="00B83F43" w:rsidRPr="00B83F43" w:rsidRDefault="00B83F43" w:rsidP="00B83F43">
      <w:pPr>
        <w:pStyle w:val="EndNoteBibliography"/>
        <w:rPr>
          <w:noProof/>
        </w:rPr>
      </w:pPr>
      <w:r w:rsidRPr="00B83F43">
        <w:rPr>
          <w:noProof/>
        </w:rPr>
        <w:t xml:space="preserve">Higgins MC, Dobrow SR, Weiner JM, Liu H (2022) When is psychological safety helpful in organizations? A longitudinal study. </w:t>
      </w:r>
      <w:r w:rsidRPr="00B83F43">
        <w:rPr>
          <w:i/>
          <w:noProof/>
        </w:rPr>
        <w:t>Academy of Management Discoveries</w:t>
      </w:r>
      <w:r w:rsidRPr="00B83F43">
        <w:rPr>
          <w:noProof/>
        </w:rPr>
        <w:t xml:space="preserve"> 8(1):77-102.</w:t>
      </w:r>
    </w:p>
    <w:p w14:paraId="78F2C62B" w14:textId="77777777" w:rsidR="00B83F43" w:rsidRPr="00B83F43" w:rsidRDefault="00B83F43" w:rsidP="00B83F43">
      <w:pPr>
        <w:pStyle w:val="EndNoteBibliography"/>
        <w:rPr>
          <w:noProof/>
        </w:rPr>
      </w:pPr>
      <w:r w:rsidRPr="00B83F43">
        <w:rPr>
          <w:noProof/>
        </w:rPr>
        <w:t xml:space="preserve">Hofmann DA, Frese M (2011) </w:t>
      </w:r>
      <w:r w:rsidRPr="00B83F43">
        <w:rPr>
          <w:i/>
          <w:noProof/>
        </w:rPr>
        <w:t>Error in organizations</w:t>
      </w:r>
      <w:r w:rsidRPr="00B83F43">
        <w:rPr>
          <w:noProof/>
        </w:rPr>
        <w:t xml:space="preserve"> (Routledge).</w:t>
      </w:r>
    </w:p>
    <w:p w14:paraId="3CDD00B8" w14:textId="77777777" w:rsidR="00B83F43" w:rsidRPr="00B83F43" w:rsidRDefault="00B83F43" w:rsidP="00B83F43">
      <w:pPr>
        <w:pStyle w:val="EndNoteBibliography"/>
        <w:rPr>
          <w:noProof/>
        </w:rPr>
      </w:pPr>
      <w:r w:rsidRPr="00B83F43">
        <w:rPr>
          <w:noProof/>
        </w:rPr>
        <w:t xml:space="preserve">Ivancic IV K, Hesketh B (2000) Learning from errors in a driving simulation: Effects on driving skill and self-confidence. </w:t>
      </w:r>
      <w:r w:rsidRPr="00B83F43">
        <w:rPr>
          <w:i/>
          <w:noProof/>
        </w:rPr>
        <w:t>Ergonomics</w:t>
      </w:r>
      <w:r w:rsidRPr="00B83F43">
        <w:rPr>
          <w:noProof/>
        </w:rPr>
        <w:t xml:space="preserve"> 43(12):1966-1984.</w:t>
      </w:r>
    </w:p>
    <w:p w14:paraId="39822471" w14:textId="77777777" w:rsidR="00B83F43" w:rsidRPr="00B83F43" w:rsidRDefault="00B83F43" w:rsidP="00B83F43">
      <w:pPr>
        <w:pStyle w:val="EndNoteBibliography"/>
        <w:rPr>
          <w:noProof/>
        </w:rPr>
      </w:pPr>
      <w:r w:rsidRPr="00B83F43">
        <w:rPr>
          <w:noProof/>
        </w:rPr>
        <w:t xml:space="preserve">James LR, Demaree RG, Wolf G (1984) Estimating within-group interrater reliability with and without response bias. </w:t>
      </w:r>
      <w:r w:rsidRPr="00B83F43">
        <w:rPr>
          <w:i/>
          <w:noProof/>
        </w:rPr>
        <w:t>Journal of applied psychology</w:t>
      </w:r>
      <w:r w:rsidRPr="00B83F43">
        <w:rPr>
          <w:noProof/>
        </w:rPr>
        <w:t xml:space="preserve"> 69(1):85-98.</w:t>
      </w:r>
    </w:p>
    <w:p w14:paraId="79645DA2" w14:textId="77777777" w:rsidR="00B83F43" w:rsidRPr="00B83F43" w:rsidRDefault="00B83F43" w:rsidP="00B83F43">
      <w:pPr>
        <w:pStyle w:val="EndNoteBibliography"/>
        <w:rPr>
          <w:noProof/>
        </w:rPr>
      </w:pPr>
      <w:r w:rsidRPr="00B83F43">
        <w:rPr>
          <w:noProof/>
        </w:rPr>
        <w:t xml:space="preserve">Johnson RE, Howe M, Chang C-H (2013) The importance of velocity, or why speed may matter more than distance. </w:t>
      </w:r>
      <w:r w:rsidRPr="00B83F43">
        <w:rPr>
          <w:i/>
          <w:noProof/>
        </w:rPr>
        <w:t>Organizational Psychology Review</w:t>
      </w:r>
      <w:r w:rsidRPr="00B83F43">
        <w:rPr>
          <w:noProof/>
        </w:rPr>
        <w:t xml:space="preserve"> 3(1):62-85.</w:t>
      </w:r>
    </w:p>
    <w:p w14:paraId="22ADEBB5" w14:textId="77777777" w:rsidR="00B83F43" w:rsidRPr="00B83F43" w:rsidRDefault="00B83F43" w:rsidP="00B83F43">
      <w:pPr>
        <w:pStyle w:val="EndNoteBibliography"/>
        <w:rPr>
          <w:noProof/>
        </w:rPr>
      </w:pPr>
      <w:r w:rsidRPr="00B83F43">
        <w:rPr>
          <w:noProof/>
        </w:rPr>
        <w:t xml:space="preserve">Keith N, Frese M (2005) Self-regulation in error management training: emotion control and </w:t>
      </w:r>
      <w:r w:rsidRPr="00B83F43">
        <w:rPr>
          <w:noProof/>
        </w:rPr>
        <w:lastRenderedPageBreak/>
        <w:t xml:space="preserve">metacognition as mediators of performance effects. </w:t>
      </w:r>
      <w:r w:rsidRPr="00B83F43">
        <w:rPr>
          <w:i/>
          <w:noProof/>
        </w:rPr>
        <w:t>Journal of Applied Psychology</w:t>
      </w:r>
      <w:r w:rsidRPr="00B83F43">
        <w:rPr>
          <w:noProof/>
        </w:rPr>
        <w:t xml:space="preserve"> 90(4):677-691.</w:t>
      </w:r>
    </w:p>
    <w:p w14:paraId="5F5E3D04" w14:textId="77777777" w:rsidR="00B83F43" w:rsidRPr="00B83F43" w:rsidRDefault="00B83F43" w:rsidP="00B83F43">
      <w:pPr>
        <w:pStyle w:val="EndNoteBibliography"/>
        <w:rPr>
          <w:noProof/>
        </w:rPr>
      </w:pPr>
      <w:r w:rsidRPr="00B83F43">
        <w:rPr>
          <w:noProof/>
        </w:rPr>
        <w:t xml:space="preserve">--- (2008) Effectiveness of error management training: a meta-analysis. </w:t>
      </w:r>
      <w:r w:rsidRPr="00B83F43">
        <w:rPr>
          <w:i/>
          <w:noProof/>
        </w:rPr>
        <w:t>Journal of applied psychology</w:t>
      </w:r>
      <w:r w:rsidRPr="00B83F43">
        <w:rPr>
          <w:noProof/>
        </w:rPr>
        <w:t xml:space="preserve"> 93(1):59.</w:t>
      </w:r>
    </w:p>
    <w:p w14:paraId="697D6817" w14:textId="77777777" w:rsidR="00B83F43" w:rsidRPr="00B83F43" w:rsidRDefault="00B83F43" w:rsidP="00B83F43">
      <w:pPr>
        <w:pStyle w:val="EndNoteBibliography"/>
        <w:rPr>
          <w:noProof/>
        </w:rPr>
      </w:pPr>
      <w:r w:rsidRPr="00B83F43">
        <w:rPr>
          <w:noProof/>
        </w:rPr>
        <w:t xml:space="preserve">Lindsley D, Brass D, Thomas J (1995) Efficacy-Performance Spirals: A Multilevel Perspective. </w:t>
      </w:r>
      <w:r w:rsidRPr="00B83F43">
        <w:rPr>
          <w:i/>
          <w:noProof/>
        </w:rPr>
        <w:t>Academy of Management Review</w:t>
      </w:r>
      <w:r w:rsidRPr="00B83F43">
        <w:rPr>
          <w:noProof/>
        </w:rPr>
        <w:t xml:space="preserve"> 20(3):645-678.</w:t>
      </w:r>
    </w:p>
    <w:p w14:paraId="5887B4F1" w14:textId="77777777" w:rsidR="00B83F43" w:rsidRPr="00B83F43" w:rsidRDefault="00B83F43" w:rsidP="00B83F43">
      <w:pPr>
        <w:pStyle w:val="EndNoteBibliography"/>
        <w:rPr>
          <w:noProof/>
        </w:rPr>
      </w:pPr>
      <w:r w:rsidRPr="00B83F43">
        <w:rPr>
          <w:noProof/>
        </w:rPr>
        <w:t xml:space="preserve">Loh V, Andrews S, Hesketh B, Griffin B (2013) The moderating effect of individual differences in error-management training: who learns from mistakes? </w:t>
      </w:r>
      <w:r w:rsidRPr="00B83F43">
        <w:rPr>
          <w:i/>
          <w:noProof/>
        </w:rPr>
        <w:t>Human factors</w:t>
      </w:r>
      <w:r w:rsidRPr="00B83F43">
        <w:rPr>
          <w:noProof/>
        </w:rPr>
        <w:t xml:space="preserve"> 55(2):435-448.</w:t>
      </w:r>
    </w:p>
    <w:p w14:paraId="42303846" w14:textId="77777777" w:rsidR="00B83F43" w:rsidRPr="00B83F43" w:rsidRDefault="00B83F43" w:rsidP="00B83F43">
      <w:pPr>
        <w:pStyle w:val="EndNoteBibliography"/>
        <w:rPr>
          <w:noProof/>
        </w:rPr>
      </w:pPr>
      <w:r w:rsidRPr="00B83F43">
        <w:rPr>
          <w:noProof/>
        </w:rPr>
        <w:t xml:space="preserve">Maitlis S, Christianson M (2014) Sensemaking in organizations: Taking stock and moving forward. </w:t>
      </w:r>
      <w:r w:rsidRPr="00B83F43">
        <w:rPr>
          <w:i/>
          <w:noProof/>
        </w:rPr>
        <w:t>Academy of management annals</w:t>
      </w:r>
      <w:r w:rsidRPr="00B83F43">
        <w:rPr>
          <w:noProof/>
        </w:rPr>
        <w:t xml:space="preserve"> 8(1):57-125.</w:t>
      </w:r>
    </w:p>
    <w:p w14:paraId="55981422" w14:textId="77777777" w:rsidR="00B83F43" w:rsidRPr="00B83F43" w:rsidRDefault="00B83F43" w:rsidP="00B83F43">
      <w:pPr>
        <w:pStyle w:val="EndNoteBibliography"/>
        <w:rPr>
          <w:noProof/>
        </w:rPr>
      </w:pPr>
      <w:r w:rsidRPr="00B83F43">
        <w:rPr>
          <w:noProof/>
        </w:rPr>
        <w:t xml:space="preserve">Maruyama M (1963) The second cybernetics: Deviation-amplifying mutual causal processes. </w:t>
      </w:r>
      <w:r w:rsidRPr="00B83F43">
        <w:rPr>
          <w:i/>
          <w:noProof/>
        </w:rPr>
        <w:t>American Scientist</w:t>
      </w:r>
      <w:r w:rsidRPr="00B83F43">
        <w:rPr>
          <w:noProof/>
        </w:rPr>
        <w:t xml:space="preserve"> 51:164-179.</w:t>
      </w:r>
    </w:p>
    <w:p w14:paraId="024360E2" w14:textId="77777777" w:rsidR="00B83F43" w:rsidRPr="00B83F43" w:rsidRDefault="00B83F43" w:rsidP="00B83F43">
      <w:pPr>
        <w:pStyle w:val="EndNoteBibliography"/>
        <w:rPr>
          <w:noProof/>
        </w:rPr>
      </w:pPr>
      <w:r w:rsidRPr="00B83F43">
        <w:rPr>
          <w:noProof/>
        </w:rPr>
        <w:t xml:space="preserve">Masuch M (1985) Vicious circles in organizations. </w:t>
      </w:r>
      <w:r w:rsidRPr="00B83F43">
        <w:rPr>
          <w:i/>
          <w:noProof/>
        </w:rPr>
        <w:t>Administrative science quarterly</w:t>
      </w:r>
      <w:r w:rsidRPr="00B83F43">
        <w:rPr>
          <w:noProof/>
        </w:rPr>
        <w:t>:14-33.</w:t>
      </w:r>
    </w:p>
    <w:p w14:paraId="3F924286" w14:textId="77777777" w:rsidR="00B83F43" w:rsidRPr="00B83F43" w:rsidRDefault="00B83F43" w:rsidP="00B83F43">
      <w:pPr>
        <w:pStyle w:val="EndNoteBibliography"/>
        <w:rPr>
          <w:noProof/>
        </w:rPr>
      </w:pPr>
      <w:r w:rsidRPr="00B83F43">
        <w:rPr>
          <w:noProof/>
        </w:rPr>
        <w:t xml:space="preserve">Montani F, Dufour L, Andiappan M (2025) How and when does trust in coworkers make newcomers more innovative? The dual roles of psychological safety and interpersonal conflict. </w:t>
      </w:r>
      <w:r w:rsidRPr="00B83F43">
        <w:rPr>
          <w:i/>
          <w:noProof/>
        </w:rPr>
        <w:t>Journal of Applied Psychology</w:t>
      </w:r>
      <w:r w:rsidRPr="00B83F43">
        <w:rPr>
          <w:noProof/>
        </w:rPr>
        <w:t xml:space="preserve"> 110 (12):1689–1701.</w:t>
      </w:r>
    </w:p>
    <w:p w14:paraId="0FCE5FC2" w14:textId="77777777" w:rsidR="00B83F43" w:rsidRPr="00B83F43" w:rsidRDefault="00B83F43" w:rsidP="00B83F43">
      <w:pPr>
        <w:pStyle w:val="EndNoteBibliography"/>
        <w:rPr>
          <w:noProof/>
        </w:rPr>
      </w:pPr>
      <w:r w:rsidRPr="00B83F43">
        <w:rPr>
          <w:noProof/>
        </w:rPr>
        <w:t xml:space="preserve">Mornata C, Cassar I (2018) The role of insiders and organizational support in the learning process of newcomers during organizational socialization. </w:t>
      </w:r>
      <w:r w:rsidRPr="00B83F43">
        <w:rPr>
          <w:i/>
          <w:noProof/>
        </w:rPr>
        <w:t>Journal of Workplace Learning</w:t>
      </w:r>
      <w:r w:rsidRPr="00B83F43">
        <w:rPr>
          <w:noProof/>
        </w:rPr>
        <w:t xml:space="preserve"> 30(7):562-575.</w:t>
      </w:r>
    </w:p>
    <w:p w14:paraId="51579ADE" w14:textId="77777777" w:rsidR="00B83F43" w:rsidRPr="00B83F43" w:rsidRDefault="00B83F43" w:rsidP="00B83F43">
      <w:pPr>
        <w:pStyle w:val="EndNoteBibliography"/>
        <w:rPr>
          <w:noProof/>
        </w:rPr>
      </w:pPr>
      <w:r w:rsidRPr="00B83F43">
        <w:rPr>
          <w:noProof/>
        </w:rPr>
        <w:t xml:space="preserve">Mukerjee J, Metiu A (2022) Play and psychological safety: An ethnography of innovative work. </w:t>
      </w:r>
      <w:r w:rsidRPr="00B83F43">
        <w:rPr>
          <w:i/>
          <w:noProof/>
        </w:rPr>
        <w:t>Journal of product innovation management</w:t>
      </w:r>
      <w:r w:rsidRPr="00B83F43">
        <w:rPr>
          <w:noProof/>
        </w:rPr>
        <w:t xml:space="preserve"> 39(3):394-418.</w:t>
      </w:r>
    </w:p>
    <w:p w14:paraId="02872E74" w14:textId="77777777" w:rsidR="00B83F43" w:rsidRPr="00B83F43" w:rsidRDefault="00B83F43" w:rsidP="00B83F43">
      <w:pPr>
        <w:pStyle w:val="EndNoteBibliography"/>
        <w:rPr>
          <w:noProof/>
        </w:rPr>
      </w:pPr>
      <w:r w:rsidRPr="00B83F43">
        <w:rPr>
          <w:noProof/>
        </w:rPr>
        <w:t xml:space="preserve">Newell A, Rosenbloom PS (1981) Mechanisms of skill acquisition and the law of practice. </w:t>
      </w:r>
      <w:r w:rsidRPr="00B83F43">
        <w:rPr>
          <w:i/>
          <w:noProof/>
        </w:rPr>
        <w:t>Cognitive skills and their acquisition</w:t>
      </w:r>
      <w:r w:rsidRPr="00B83F43">
        <w:rPr>
          <w:noProof/>
        </w:rPr>
        <w:t xml:space="preserve"> (Psychology Press), 1-55.</w:t>
      </w:r>
    </w:p>
    <w:p w14:paraId="275B9C15" w14:textId="77777777" w:rsidR="00B83F43" w:rsidRPr="00B83F43" w:rsidRDefault="00B83F43" w:rsidP="00B83F43">
      <w:pPr>
        <w:pStyle w:val="EndNoteBibliography"/>
        <w:rPr>
          <w:noProof/>
        </w:rPr>
      </w:pPr>
      <w:r w:rsidRPr="00B83F43">
        <w:rPr>
          <w:noProof/>
        </w:rPr>
        <w:t xml:space="preserve">Ng TW, Sorensen KL, Eby LT (2006) Locus of control at work: a meta‐analysis. </w:t>
      </w:r>
      <w:r w:rsidRPr="00B83F43">
        <w:rPr>
          <w:i/>
          <w:noProof/>
        </w:rPr>
        <w:t>Journal of Organizational Behavior: The International Journal of Industrial, Occupational and Organizational Psychology and Behavior</w:t>
      </w:r>
      <w:r w:rsidRPr="00B83F43">
        <w:rPr>
          <w:noProof/>
        </w:rPr>
        <w:t xml:space="preserve"> 27(8):1057-1087.</w:t>
      </w:r>
    </w:p>
    <w:p w14:paraId="6A0E4BF9" w14:textId="77777777" w:rsidR="00B83F43" w:rsidRPr="00B83F43" w:rsidRDefault="00B83F43" w:rsidP="00B83F43">
      <w:pPr>
        <w:pStyle w:val="EndNoteBibliography"/>
        <w:rPr>
          <w:noProof/>
        </w:rPr>
      </w:pPr>
      <w:r w:rsidRPr="00B83F43">
        <w:rPr>
          <w:noProof/>
        </w:rPr>
        <w:t xml:space="preserve">Pang X, Song Y, Liang J, Wang M (in press) Capitalizing on proactive personality over organizational socialization tactics in newcomer learning: A meta-analytic investigation. </w:t>
      </w:r>
      <w:r w:rsidRPr="00B83F43">
        <w:rPr>
          <w:i/>
          <w:noProof/>
        </w:rPr>
        <w:t>Journal of Applied Psychology</w:t>
      </w:r>
      <w:r w:rsidRPr="00B83F43">
        <w:rPr>
          <w:noProof/>
        </w:rPr>
        <w:t>.</w:t>
      </w:r>
    </w:p>
    <w:p w14:paraId="390DD8C9" w14:textId="77777777" w:rsidR="00B83F43" w:rsidRPr="00B83F43" w:rsidRDefault="00B83F43" w:rsidP="00B83F43">
      <w:pPr>
        <w:pStyle w:val="EndNoteBibliography"/>
        <w:rPr>
          <w:noProof/>
        </w:rPr>
      </w:pPr>
      <w:r w:rsidRPr="00B83F43">
        <w:rPr>
          <w:noProof/>
        </w:rPr>
        <w:t xml:space="preserve">Rotter JB (1966) Generalized expectancies for internal versus external control of reinforcement. </w:t>
      </w:r>
      <w:r w:rsidRPr="00B83F43">
        <w:rPr>
          <w:i/>
          <w:noProof/>
        </w:rPr>
        <w:t>Psychological monographs: General and applied</w:t>
      </w:r>
      <w:r w:rsidRPr="00B83F43">
        <w:rPr>
          <w:noProof/>
        </w:rPr>
        <w:t xml:space="preserve"> 80(1):1.</w:t>
      </w:r>
    </w:p>
    <w:p w14:paraId="6FD6BE50" w14:textId="77777777" w:rsidR="00B83F43" w:rsidRPr="00B83F43" w:rsidRDefault="00B83F43" w:rsidP="00B83F43">
      <w:pPr>
        <w:pStyle w:val="EndNoteBibliography"/>
        <w:rPr>
          <w:noProof/>
        </w:rPr>
      </w:pPr>
      <w:r w:rsidRPr="00B83F43">
        <w:rPr>
          <w:noProof/>
        </w:rPr>
        <w:t xml:space="preserve">Tan KW, Au AK, Cooper‐Thomas HD, Aw SS (2016) The effect of learning goal orientation and communal goal strivings on newcomer proactive behaviours and learning. </w:t>
      </w:r>
      <w:r w:rsidRPr="00B83F43">
        <w:rPr>
          <w:i/>
          <w:noProof/>
        </w:rPr>
        <w:t>Journal of Occupational and Organizational Psychology</w:t>
      </w:r>
      <w:r w:rsidRPr="00B83F43">
        <w:rPr>
          <w:noProof/>
        </w:rPr>
        <w:t xml:space="preserve"> 89(2):420-445.</w:t>
      </w:r>
    </w:p>
    <w:p w14:paraId="283F1799" w14:textId="77777777" w:rsidR="00B83F43" w:rsidRPr="00B83F43" w:rsidRDefault="00B83F43" w:rsidP="00B83F43">
      <w:pPr>
        <w:pStyle w:val="EndNoteBibliography"/>
        <w:rPr>
          <w:noProof/>
        </w:rPr>
      </w:pPr>
      <w:r w:rsidRPr="00B83F43">
        <w:rPr>
          <w:noProof/>
        </w:rPr>
        <w:t xml:space="preserve">Van Dyck C, Frese M, Baer M, Sonnentag S (2005) Organizational error management culture and its impact on performance: a two-study replication. </w:t>
      </w:r>
      <w:r w:rsidRPr="00B83F43">
        <w:rPr>
          <w:i/>
          <w:noProof/>
        </w:rPr>
        <w:t>Journal of applied psychology</w:t>
      </w:r>
      <w:r w:rsidRPr="00B83F43">
        <w:rPr>
          <w:noProof/>
        </w:rPr>
        <w:t xml:space="preserve"> 90(6):1228.</w:t>
      </w:r>
    </w:p>
    <w:p w14:paraId="680282F7" w14:textId="77777777" w:rsidR="00B83F43" w:rsidRPr="00B83F43" w:rsidRDefault="00B83F43" w:rsidP="00B83F43">
      <w:pPr>
        <w:pStyle w:val="EndNoteBibliography"/>
        <w:rPr>
          <w:noProof/>
        </w:rPr>
      </w:pPr>
      <w:r w:rsidRPr="00B83F43">
        <w:rPr>
          <w:noProof/>
        </w:rPr>
        <w:t xml:space="preserve">Van Dyck C, Van Hooft E, De Gilder D, Liesveld L (2010) Proximal antecedents and correlates of adopted error approach: A self-regulatory perspective. </w:t>
      </w:r>
      <w:r w:rsidRPr="00B83F43">
        <w:rPr>
          <w:i/>
          <w:noProof/>
        </w:rPr>
        <w:t>The Journal of social psychology</w:t>
      </w:r>
      <w:r w:rsidRPr="00B83F43">
        <w:rPr>
          <w:noProof/>
        </w:rPr>
        <w:t xml:space="preserve"> 150(5):428-451.</w:t>
      </w:r>
    </w:p>
    <w:p w14:paraId="69C5B6BF" w14:textId="77777777" w:rsidR="00B83F43" w:rsidRPr="00B83F43" w:rsidRDefault="00B83F43" w:rsidP="00B83F43">
      <w:pPr>
        <w:pStyle w:val="EndNoteBibliography"/>
        <w:rPr>
          <w:noProof/>
        </w:rPr>
      </w:pPr>
      <w:r w:rsidRPr="00B83F43">
        <w:rPr>
          <w:noProof/>
        </w:rPr>
        <w:t>Van Maanen J (1977) Toward a theory of organizational socialization.</w:t>
      </w:r>
    </w:p>
    <w:p w14:paraId="70A1E7A0" w14:textId="77777777" w:rsidR="00B83F43" w:rsidRPr="00B83F43" w:rsidRDefault="00B83F43" w:rsidP="00B83F43">
      <w:pPr>
        <w:pStyle w:val="EndNoteBibliography"/>
        <w:rPr>
          <w:noProof/>
        </w:rPr>
      </w:pPr>
      <w:r w:rsidRPr="00B83F43">
        <w:rPr>
          <w:noProof/>
        </w:rPr>
        <w:t xml:space="preserve">Weick KE (1995) </w:t>
      </w:r>
      <w:r w:rsidRPr="00B83F43">
        <w:rPr>
          <w:i/>
          <w:noProof/>
        </w:rPr>
        <w:t>Sensemaking in organizations</w:t>
      </w:r>
      <w:r w:rsidRPr="00B83F43">
        <w:rPr>
          <w:noProof/>
        </w:rPr>
        <w:t xml:space="preserve"> (Sage Thousand Oaks, CA).</w:t>
      </w:r>
    </w:p>
    <w:p w14:paraId="7057F725" w14:textId="77777777" w:rsidR="00B83F43" w:rsidRPr="00B83F43" w:rsidRDefault="00B83F43" w:rsidP="00B83F43">
      <w:pPr>
        <w:pStyle w:val="EndNoteBibliography"/>
        <w:rPr>
          <w:noProof/>
        </w:rPr>
      </w:pPr>
      <w:r w:rsidRPr="00B83F43">
        <w:rPr>
          <w:noProof/>
        </w:rPr>
        <w:t xml:space="preserve">Weick KE, Sutcliffe KM, Obstfeld D (2005) Organizing and the process of sensemaking. </w:t>
      </w:r>
      <w:r w:rsidRPr="00B83F43">
        <w:rPr>
          <w:i/>
          <w:noProof/>
        </w:rPr>
        <w:t>Organization science</w:t>
      </w:r>
      <w:r w:rsidRPr="00B83F43">
        <w:rPr>
          <w:noProof/>
        </w:rPr>
        <w:t xml:space="preserve"> 16(4):409-421.</w:t>
      </w:r>
    </w:p>
    <w:p w14:paraId="1FBF4766" w14:textId="77777777" w:rsidR="00B83F43" w:rsidRPr="00B83F43" w:rsidRDefault="00B83F43" w:rsidP="00B83F43">
      <w:pPr>
        <w:pStyle w:val="EndNoteBibliography"/>
        <w:rPr>
          <w:noProof/>
        </w:rPr>
      </w:pPr>
      <w:r w:rsidRPr="00B83F43">
        <w:rPr>
          <w:noProof/>
        </w:rPr>
        <w:t xml:space="preserve">Weiner B (1985) An attributional theory of achievement motivation and emotion. </w:t>
      </w:r>
      <w:r w:rsidRPr="00B83F43">
        <w:rPr>
          <w:i/>
          <w:noProof/>
        </w:rPr>
        <w:t>Psychological review</w:t>
      </w:r>
      <w:r w:rsidRPr="00B83F43">
        <w:rPr>
          <w:noProof/>
        </w:rPr>
        <w:t xml:space="preserve"> 92(4):548.</w:t>
      </w:r>
    </w:p>
    <w:p w14:paraId="1F94EB63" w14:textId="77777777" w:rsidR="00B83F43" w:rsidRPr="00B83F43" w:rsidRDefault="00B83F43" w:rsidP="00B83F43">
      <w:pPr>
        <w:pStyle w:val="EndNoteBibliography"/>
        <w:rPr>
          <w:noProof/>
        </w:rPr>
      </w:pPr>
      <w:r w:rsidRPr="00B83F43">
        <w:rPr>
          <w:noProof/>
        </w:rPr>
        <w:t xml:space="preserve">Zacher H (2017) Action regulation theory. </w:t>
      </w:r>
      <w:r w:rsidRPr="00B83F43">
        <w:rPr>
          <w:i/>
          <w:noProof/>
        </w:rPr>
        <w:t>Oxford research encyclopedia of psychology</w:t>
      </w:r>
      <w:r w:rsidRPr="00B83F43">
        <w:rPr>
          <w:noProof/>
        </w:rPr>
        <w:t>.</w:t>
      </w:r>
    </w:p>
    <w:p w14:paraId="1FB18844" w14:textId="77777777" w:rsidR="00B83F43" w:rsidRPr="00B83F43" w:rsidRDefault="00B83F43" w:rsidP="00B83F43">
      <w:pPr>
        <w:pStyle w:val="EndNoteBibliography"/>
        <w:rPr>
          <w:noProof/>
        </w:rPr>
      </w:pPr>
      <w:r w:rsidRPr="00B83F43">
        <w:rPr>
          <w:noProof/>
        </w:rPr>
        <w:t xml:space="preserve">Zacher H, Frese M (2018) Action regulation theory: Foundations, current knowledge, and future directions. </w:t>
      </w:r>
      <w:r w:rsidRPr="00B83F43">
        <w:rPr>
          <w:i/>
          <w:noProof/>
        </w:rPr>
        <w:t>The SAGE handbook of industrial, work and organizational psychology</w:t>
      </w:r>
      <w:r w:rsidRPr="00B83F43">
        <w:rPr>
          <w:noProof/>
        </w:rPr>
        <w:t xml:space="preserve"> 2:80-102.</w:t>
      </w:r>
    </w:p>
    <w:p w14:paraId="27E0B3A5" w14:textId="77777777" w:rsidR="00B83F43" w:rsidRPr="00B83F43" w:rsidRDefault="00B83F43" w:rsidP="00B83F43">
      <w:pPr>
        <w:pStyle w:val="EndNoteBibliography"/>
        <w:rPr>
          <w:noProof/>
        </w:rPr>
      </w:pPr>
      <w:r w:rsidRPr="00B83F43">
        <w:rPr>
          <w:noProof/>
        </w:rPr>
        <w:lastRenderedPageBreak/>
        <w:t xml:space="preserve">Zhao T, Liu J, Zawacki AM, Michel JS, Li H (2023) The effects of newcomer proactive behaviours on socialization outcomes: A meta‐analysis. </w:t>
      </w:r>
      <w:r w:rsidRPr="00B83F43">
        <w:rPr>
          <w:i/>
          <w:noProof/>
        </w:rPr>
        <w:t>Journal of Occupational and Organizational Psychology</w:t>
      </w:r>
      <w:r w:rsidRPr="00B83F43">
        <w:rPr>
          <w:noProof/>
        </w:rPr>
        <w:t xml:space="preserve"> 96(1):1-32.</w:t>
      </w:r>
    </w:p>
    <w:p w14:paraId="777D3F0B" w14:textId="442DB0B4" w:rsidR="009458CE" w:rsidRDefault="009C0C59">
      <w:pPr>
        <w:pStyle w:val="EndNoteBibliography"/>
        <w:spacing w:line="480" w:lineRule="auto"/>
        <w:ind w:left="720" w:hanging="720"/>
        <w:rPr>
          <w:rFonts w:eastAsia="MingLiU"/>
          <w:b/>
          <w:bCs/>
          <w:color w:val="000000"/>
        </w:rPr>
        <w:sectPr w:rsidR="009458CE">
          <w:headerReference w:type="default" r:id="rId16"/>
          <w:footerReference w:type="default" r:id="rId17"/>
          <w:pgSz w:w="12240" w:h="15840"/>
          <w:pgMar w:top="1440" w:right="1440" w:bottom="1440" w:left="1440" w:header="851" w:footer="992" w:gutter="0"/>
          <w:cols w:space="425"/>
          <w:docGrid w:linePitch="326"/>
        </w:sectPr>
      </w:pPr>
      <w:r>
        <w:rPr>
          <w:rFonts w:eastAsia="SimSun"/>
        </w:rPr>
        <w:fldChar w:fldCharType="end"/>
      </w:r>
      <w:bookmarkStart w:id="4561" w:name="_Hlk527913099"/>
    </w:p>
    <w:p w14:paraId="239D0C8C" w14:textId="77777777" w:rsidR="00D1536B" w:rsidRDefault="00D1536B" w:rsidP="00D1536B">
      <w:pPr>
        <w:widowControl w:val="0"/>
        <w:rPr>
          <w:ins w:id="4562" w:author="Haiyang Liu" w:date="2026-06-11T04:42:00Z" w16du:dateUtc="2026-06-10T20:42:00Z"/>
          <w:i/>
          <w:iCs/>
        </w:rPr>
      </w:pPr>
      <w:commentRangeStart w:id="4563"/>
      <w:ins w:id="4564" w:author="Haiyang Liu" w:date="2026-06-11T04:42:00Z" w16du:dateUtc="2026-06-10T20:42:00Z">
        <w:r>
          <w:rPr>
            <w:rFonts w:eastAsia="MingLiU"/>
            <w:b/>
            <w:bCs/>
            <w:color w:val="000000"/>
            <w:kern w:val="2"/>
          </w:rPr>
          <w:lastRenderedPageBreak/>
          <w:t xml:space="preserve">Table 1. </w:t>
        </w:r>
        <w:commentRangeEnd w:id="4563"/>
        <w:r w:rsidRPr="000C17A7">
          <w:rPr>
            <w:rStyle w:val="CommentReference"/>
            <w:sz w:val="24"/>
            <w:szCs w:val="24"/>
          </w:rPr>
          <w:commentReference w:id="4563"/>
        </w:r>
        <w:r w:rsidRPr="000C17A7">
          <w:t>The Emergent Themes of Newcomer Action Errors and Corresponding Items</w:t>
        </w:r>
      </w:ins>
    </w:p>
    <w:p w14:paraId="5AF7181F" w14:textId="77777777" w:rsidR="00D1536B" w:rsidRPr="00DC503A" w:rsidRDefault="00D1536B" w:rsidP="00D1536B">
      <w:pPr>
        <w:widowControl w:val="0"/>
        <w:rPr>
          <w:ins w:id="4565" w:author="Haiyang Liu" w:date="2026-06-11T04:42:00Z" w16du:dateUtc="2026-06-10T20:42:00Z"/>
          <w:i/>
          <w:iCs/>
        </w:rPr>
      </w:pPr>
      <w:ins w:id="4566" w:author="Haiyang Liu" w:date="2026-06-11T04:42:00Z" w16du:dateUtc="2026-06-10T20:42:00Z">
        <w:r w:rsidRPr="00DC503A">
          <w:rPr>
            <w:i/>
            <w:iCs/>
          </w:rPr>
          <w:t xml:space="preserve"> </w:t>
        </w:r>
      </w:ins>
    </w:p>
    <w:tbl>
      <w:tblPr>
        <w:tblW w:w="13230" w:type="dxa"/>
        <w:tblInd w:w="-270" w:type="dxa"/>
        <w:tblBorders>
          <w:top w:val="single" w:sz="12" w:space="0" w:color="auto"/>
          <w:bottom w:val="single" w:sz="12" w:space="0" w:color="auto"/>
        </w:tblBorders>
        <w:tblLook w:val="04A0" w:firstRow="1" w:lastRow="0" w:firstColumn="1" w:lastColumn="0" w:noHBand="0" w:noVBand="1"/>
      </w:tblPr>
      <w:tblGrid>
        <w:gridCol w:w="1873"/>
        <w:gridCol w:w="1342"/>
        <w:gridCol w:w="2411"/>
        <w:gridCol w:w="7604"/>
      </w:tblGrid>
      <w:tr w:rsidR="00D1536B" w:rsidRPr="00DC503A" w14:paraId="659BC568" w14:textId="77777777" w:rsidTr="000C17A7">
        <w:trPr>
          <w:trHeight w:val="20"/>
          <w:ins w:id="4567" w:author="Haiyang Liu" w:date="2026-06-11T04:42:00Z"/>
        </w:trPr>
        <w:tc>
          <w:tcPr>
            <w:tcW w:w="1800" w:type="dxa"/>
            <w:tcBorders>
              <w:bottom w:val="single" w:sz="4" w:space="0" w:color="auto"/>
            </w:tcBorders>
            <w:vAlign w:val="center"/>
            <w:hideMark/>
          </w:tcPr>
          <w:p w14:paraId="54653F1E" w14:textId="77777777" w:rsidR="00D1536B" w:rsidRPr="000C17A7" w:rsidRDefault="00D1536B" w:rsidP="000C17A7">
            <w:pPr>
              <w:widowControl w:val="0"/>
              <w:rPr>
                <w:ins w:id="4568" w:author="Haiyang Liu" w:date="2026-06-11T04:42:00Z" w16du:dateUtc="2026-06-10T20:42:00Z"/>
                <w:rFonts w:eastAsia="Times New Roman"/>
                <w:b/>
                <w:bCs/>
                <w:color w:val="000000"/>
                <w:sz w:val="21"/>
                <w:szCs w:val="21"/>
              </w:rPr>
            </w:pPr>
            <w:ins w:id="4569" w:author="Haiyang Liu" w:date="2026-06-11T04:42:00Z" w16du:dateUtc="2026-06-10T20:42:00Z">
              <w:r w:rsidRPr="000C17A7">
                <w:rPr>
                  <w:rFonts w:eastAsia="Times New Roman"/>
                  <w:b/>
                  <w:bCs/>
                  <w:color w:val="000000"/>
                  <w:sz w:val="21"/>
                  <w:szCs w:val="21"/>
                </w:rPr>
                <w:t>Emergent Themes</w:t>
              </w:r>
            </w:ins>
          </w:p>
        </w:tc>
        <w:tc>
          <w:tcPr>
            <w:tcW w:w="1344" w:type="dxa"/>
            <w:tcBorders>
              <w:bottom w:val="single" w:sz="4" w:space="0" w:color="auto"/>
            </w:tcBorders>
            <w:vAlign w:val="center"/>
            <w:hideMark/>
          </w:tcPr>
          <w:p w14:paraId="4B334447" w14:textId="77777777" w:rsidR="00D1536B" w:rsidRPr="000C17A7" w:rsidRDefault="00D1536B" w:rsidP="000C17A7">
            <w:pPr>
              <w:widowControl w:val="0"/>
              <w:rPr>
                <w:ins w:id="4570" w:author="Haiyang Liu" w:date="2026-06-11T04:42:00Z" w16du:dateUtc="2026-06-10T20:42:00Z"/>
                <w:rFonts w:eastAsia="Times New Roman"/>
                <w:b/>
                <w:bCs/>
                <w:color w:val="000000"/>
                <w:sz w:val="21"/>
                <w:szCs w:val="21"/>
              </w:rPr>
            </w:pPr>
            <w:ins w:id="4571" w:author="Haiyang Liu" w:date="2026-06-11T04:42:00Z" w16du:dateUtc="2026-06-10T20:42:00Z">
              <w:r w:rsidRPr="000C17A7">
                <w:rPr>
                  <w:rFonts w:eastAsia="Times New Roman"/>
                  <w:b/>
                  <w:bCs/>
                  <w:color w:val="000000"/>
                  <w:sz w:val="21"/>
                  <w:szCs w:val="21"/>
                </w:rPr>
                <w:t>Frequency in Sample</w:t>
              </w:r>
            </w:ins>
          </w:p>
        </w:tc>
        <w:tc>
          <w:tcPr>
            <w:tcW w:w="2420" w:type="dxa"/>
            <w:tcBorders>
              <w:bottom w:val="single" w:sz="4" w:space="0" w:color="auto"/>
            </w:tcBorders>
            <w:vAlign w:val="center"/>
            <w:hideMark/>
          </w:tcPr>
          <w:p w14:paraId="08CF4498" w14:textId="77777777" w:rsidR="00D1536B" w:rsidRPr="000C17A7" w:rsidRDefault="00D1536B" w:rsidP="000C17A7">
            <w:pPr>
              <w:widowControl w:val="0"/>
              <w:rPr>
                <w:ins w:id="4572" w:author="Haiyang Liu" w:date="2026-06-11T04:42:00Z" w16du:dateUtc="2026-06-10T20:42:00Z"/>
                <w:rFonts w:eastAsia="Times New Roman"/>
                <w:b/>
                <w:bCs/>
                <w:color w:val="000000"/>
                <w:sz w:val="21"/>
                <w:szCs w:val="21"/>
              </w:rPr>
            </w:pPr>
            <w:ins w:id="4573" w:author="Haiyang Liu" w:date="2026-06-11T04:42:00Z" w16du:dateUtc="2026-06-10T20:42:00Z">
              <w:r w:rsidRPr="000C17A7">
                <w:rPr>
                  <w:b/>
                  <w:bCs/>
                  <w:sz w:val="21"/>
                  <w:szCs w:val="21"/>
                </w:rPr>
                <w:t>Representative Item</w:t>
              </w:r>
            </w:ins>
          </w:p>
        </w:tc>
        <w:tc>
          <w:tcPr>
            <w:tcW w:w="7666" w:type="dxa"/>
            <w:tcBorders>
              <w:bottom w:val="single" w:sz="4" w:space="0" w:color="auto"/>
            </w:tcBorders>
            <w:vAlign w:val="center"/>
            <w:hideMark/>
          </w:tcPr>
          <w:p w14:paraId="128724CF" w14:textId="77777777" w:rsidR="00D1536B" w:rsidRPr="000C17A7" w:rsidRDefault="00D1536B" w:rsidP="000C17A7">
            <w:pPr>
              <w:widowControl w:val="0"/>
              <w:rPr>
                <w:ins w:id="4574" w:author="Haiyang Liu" w:date="2026-06-11T04:42:00Z" w16du:dateUtc="2026-06-10T20:42:00Z"/>
                <w:rFonts w:eastAsia="Times New Roman"/>
                <w:b/>
                <w:bCs/>
                <w:color w:val="000000"/>
                <w:sz w:val="21"/>
                <w:szCs w:val="21"/>
              </w:rPr>
            </w:pPr>
            <w:ins w:id="4575" w:author="Haiyang Liu" w:date="2026-06-11T04:42:00Z" w16du:dateUtc="2026-06-10T20:42:00Z">
              <w:r w:rsidRPr="000C17A7">
                <w:rPr>
                  <w:b/>
                  <w:bCs/>
                  <w:color w:val="000000"/>
                  <w:sz w:val="21"/>
                  <w:szCs w:val="21"/>
                </w:rPr>
                <w:t>Ex</w:t>
              </w:r>
              <w:r w:rsidRPr="000C17A7">
                <w:rPr>
                  <w:rFonts w:eastAsia="Times New Roman"/>
                  <w:b/>
                  <w:bCs/>
                  <w:color w:val="000000"/>
                  <w:sz w:val="21"/>
                  <w:szCs w:val="21"/>
                </w:rPr>
                <w:t>ample Quotes</w:t>
              </w:r>
            </w:ins>
          </w:p>
        </w:tc>
      </w:tr>
      <w:tr w:rsidR="00D1536B" w:rsidRPr="00DC503A" w14:paraId="2F2B5CF1" w14:textId="77777777" w:rsidTr="000C17A7">
        <w:trPr>
          <w:trHeight w:val="20"/>
          <w:ins w:id="4576" w:author="Haiyang Liu" w:date="2026-06-11T04:42:00Z"/>
        </w:trPr>
        <w:tc>
          <w:tcPr>
            <w:tcW w:w="1800" w:type="dxa"/>
            <w:vAlign w:val="bottom"/>
            <w:hideMark/>
          </w:tcPr>
          <w:p w14:paraId="23F10711" w14:textId="77777777" w:rsidR="00D1536B" w:rsidRPr="000C17A7" w:rsidRDefault="00D1536B" w:rsidP="000C17A7">
            <w:pPr>
              <w:widowControl w:val="0"/>
              <w:rPr>
                <w:ins w:id="4577" w:author="Haiyang Liu" w:date="2026-06-11T04:42:00Z" w16du:dateUtc="2026-06-10T20:42:00Z"/>
                <w:rFonts w:eastAsia="Times New Roman"/>
                <w:color w:val="000000"/>
                <w:sz w:val="21"/>
                <w:szCs w:val="21"/>
              </w:rPr>
            </w:pPr>
            <w:ins w:id="4578" w:author="Haiyang Liu" w:date="2026-06-11T04:42:00Z" w16du:dateUtc="2026-06-10T20:42:00Z">
              <w:r w:rsidRPr="000C17A7">
                <w:rPr>
                  <w:rFonts w:eastAsia="Times New Roman"/>
                  <w:sz w:val="21"/>
                  <w:szCs w:val="21"/>
                </w:rPr>
                <w:t>Procedural Errors</w:t>
              </w:r>
            </w:ins>
          </w:p>
        </w:tc>
        <w:tc>
          <w:tcPr>
            <w:tcW w:w="1344" w:type="dxa"/>
            <w:vAlign w:val="bottom"/>
            <w:hideMark/>
          </w:tcPr>
          <w:p w14:paraId="70A8DA4F" w14:textId="77777777" w:rsidR="00D1536B" w:rsidRPr="000C17A7" w:rsidRDefault="00D1536B" w:rsidP="000C17A7">
            <w:pPr>
              <w:widowControl w:val="0"/>
              <w:rPr>
                <w:ins w:id="4579" w:author="Haiyang Liu" w:date="2026-06-11T04:42:00Z" w16du:dateUtc="2026-06-10T20:42:00Z"/>
                <w:rFonts w:eastAsia="Times New Roman"/>
                <w:color w:val="000000"/>
                <w:sz w:val="21"/>
                <w:szCs w:val="21"/>
              </w:rPr>
            </w:pPr>
            <w:ins w:id="4580" w:author="Haiyang Liu" w:date="2026-06-11T04:42:00Z" w16du:dateUtc="2026-06-10T20:42:00Z">
              <w:r w:rsidRPr="000C17A7">
                <w:rPr>
                  <w:rFonts w:eastAsia="Times New Roman"/>
                  <w:sz w:val="21"/>
                  <w:szCs w:val="21"/>
                </w:rPr>
                <w:t>74 (32%)</w:t>
              </w:r>
            </w:ins>
          </w:p>
        </w:tc>
        <w:tc>
          <w:tcPr>
            <w:tcW w:w="2420" w:type="dxa"/>
            <w:vAlign w:val="bottom"/>
            <w:hideMark/>
          </w:tcPr>
          <w:p w14:paraId="18CBFF50" w14:textId="77777777" w:rsidR="00D1536B" w:rsidRPr="000C17A7" w:rsidRDefault="00D1536B" w:rsidP="000C17A7">
            <w:pPr>
              <w:adjustRightInd w:val="0"/>
              <w:snapToGrid w:val="0"/>
              <w:rPr>
                <w:ins w:id="4581" w:author="Haiyang Liu" w:date="2026-06-11T04:42:00Z" w16du:dateUtc="2026-06-10T20:42:00Z"/>
                <w:sz w:val="21"/>
                <w:szCs w:val="21"/>
              </w:rPr>
            </w:pPr>
            <w:ins w:id="4582" w:author="Haiyang Liu" w:date="2026-06-11T04:42:00Z" w16du:dateUtc="2026-06-10T20:42:00Z">
              <w:r w:rsidRPr="000C17A7">
                <w:rPr>
                  <w:sz w:val="21"/>
                  <w:szCs w:val="21"/>
                </w:rPr>
                <w:t>I made a procedural mistake while carrying out a task (e.g., using the wrong process or tool).</w:t>
              </w:r>
            </w:ins>
          </w:p>
          <w:p w14:paraId="650E6837" w14:textId="77777777" w:rsidR="00D1536B" w:rsidRPr="000C17A7" w:rsidRDefault="00D1536B" w:rsidP="000C17A7">
            <w:pPr>
              <w:widowControl w:val="0"/>
              <w:rPr>
                <w:ins w:id="4583" w:author="Haiyang Liu" w:date="2026-06-11T04:42:00Z" w16du:dateUtc="2026-06-10T20:42:00Z"/>
                <w:rFonts w:eastAsia="Times New Roman"/>
                <w:color w:val="000000"/>
                <w:sz w:val="21"/>
                <w:szCs w:val="21"/>
              </w:rPr>
            </w:pPr>
          </w:p>
        </w:tc>
        <w:tc>
          <w:tcPr>
            <w:tcW w:w="7666" w:type="dxa"/>
            <w:vAlign w:val="bottom"/>
            <w:hideMark/>
          </w:tcPr>
          <w:p w14:paraId="74C1031C" w14:textId="77777777" w:rsidR="00D1536B" w:rsidRPr="000C17A7" w:rsidRDefault="00D1536B" w:rsidP="000C17A7">
            <w:pPr>
              <w:rPr>
                <w:ins w:id="4584" w:author="Haiyang Liu" w:date="2026-06-11T04:42:00Z" w16du:dateUtc="2026-06-10T20:42:00Z"/>
                <w:b/>
                <w:bCs/>
                <w:sz w:val="21"/>
                <w:szCs w:val="21"/>
              </w:rPr>
            </w:pPr>
            <w:ins w:id="4585" w:author="Haiyang Liu" w:date="2026-06-11T04:42:00Z" w16du:dateUtc="2026-06-10T20:42:00Z">
              <w:r w:rsidRPr="000C17A7">
                <w:rPr>
                  <w:rFonts w:eastAsia="Times New Roman"/>
                  <w:sz w:val="21"/>
                  <w:szCs w:val="21"/>
                </w:rPr>
                <w:t>• "they hadn't completed the correct steps on the software in order to completely generate the full details of the quote so they ended up missing out the entertainment costs"</w:t>
              </w:r>
            </w:ins>
          </w:p>
          <w:p w14:paraId="2BA1300D" w14:textId="77777777" w:rsidR="00D1536B" w:rsidRPr="000C17A7" w:rsidRDefault="00D1536B" w:rsidP="000C17A7">
            <w:pPr>
              <w:rPr>
                <w:ins w:id="4586" w:author="Haiyang Liu" w:date="2026-06-11T04:42:00Z" w16du:dateUtc="2026-06-10T20:42:00Z"/>
                <w:sz w:val="21"/>
                <w:szCs w:val="21"/>
              </w:rPr>
            </w:pPr>
            <w:ins w:id="4587" w:author="Haiyang Liu" w:date="2026-06-11T04:42:00Z" w16du:dateUtc="2026-06-10T20:42:00Z">
              <w:r w:rsidRPr="000C17A7">
                <w:rPr>
                  <w:rFonts w:eastAsia="Times New Roman"/>
                  <w:sz w:val="21"/>
                  <w:szCs w:val="21"/>
                </w:rPr>
                <w:t>• "actioned when they shouldn't have done"</w:t>
              </w:r>
            </w:ins>
          </w:p>
          <w:p w14:paraId="61BD2555" w14:textId="77777777" w:rsidR="00D1536B" w:rsidRPr="000C17A7" w:rsidRDefault="00D1536B" w:rsidP="000C17A7">
            <w:pPr>
              <w:rPr>
                <w:ins w:id="4588" w:author="Haiyang Liu" w:date="2026-06-11T04:42:00Z" w16du:dateUtc="2026-06-10T20:42:00Z"/>
                <w:sz w:val="21"/>
                <w:szCs w:val="21"/>
              </w:rPr>
            </w:pPr>
            <w:ins w:id="4589" w:author="Haiyang Liu" w:date="2026-06-11T04:42:00Z" w16du:dateUtc="2026-06-10T20:42:00Z">
              <w:r w:rsidRPr="000C17A7">
                <w:rPr>
                  <w:rFonts w:eastAsia="Times New Roman"/>
                  <w:sz w:val="21"/>
                  <w:szCs w:val="21"/>
                </w:rPr>
                <w:t>• "The individual did not read the prompt verbatim and included his own roads"</w:t>
              </w:r>
            </w:ins>
          </w:p>
          <w:p w14:paraId="304E1A14" w14:textId="77777777" w:rsidR="00D1536B" w:rsidRPr="000C17A7" w:rsidRDefault="00D1536B" w:rsidP="000C17A7">
            <w:pPr>
              <w:rPr>
                <w:ins w:id="4590" w:author="Haiyang Liu" w:date="2026-06-11T04:42:00Z" w16du:dateUtc="2026-06-10T20:42:00Z"/>
                <w:sz w:val="21"/>
                <w:szCs w:val="21"/>
              </w:rPr>
            </w:pPr>
            <w:ins w:id="4591" w:author="Haiyang Liu" w:date="2026-06-11T04:42:00Z" w16du:dateUtc="2026-06-10T20:42:00Z">
              <w:r w:rsidRPr="000C17A7">
                <w:rPr>
                  <w:rFonts w:eastAsia="Times New Roman"/>
                  <w:sz w:val="21"/>
                  <w:szCs w:val="21"/>
                </w:rPr>
                <w:t>• "They promised them a prescription would be done the same day but our policy is 72 hours"</w:t>
              </w:r>
            </w:ins>
          </w:p>
          <w:p w14:paraId="3F4B2FD5" w14:textId="77777777" w:rsidR="00D1536B" w:rsidRPr="000C17A7" w:rsidRDefault="00D1536B" w:rsidP="000C17A7">
            <w:pPr>
              <w:rPr>
                <w:ins w:id="4592" w:author="Haiyang Liu" w:date="2026-06-11T04:42:00Z" w16du:dateUtc="2026-06-10T20:42:00Z"/>
                <w:sz w:val="21"/>
                <w:szCs w:val="21"/>
              </w:rPr>
            </w:pPr>
            <w:ins w:id="4593" w:author="Haiyang Liu" w:date="2026-06-11T04:42:00Z" w16du:dateUtc="2026-06-10T20:42:00Z">
              <w:r w:rsidRPr="000C17A7">
                <w:rPr>
                  <w:rFonts w:eastAsia="Times New Roman"/>
                  <w:sz w:val="21"/>
                  <w:szCs w:val="21"/>
                </w:rPr>
                <w:t>• "he accidentally replaced important account details instead of edditing only the required information"</w:t>
              </w:r>
            </w:ins>
          </w:p>
          <w:p w14:paraId="4276CB8E" w14:textId="77777777" w:rsidR="00D1536B" w:rsidRPr="000C17A7" w:rsidRDefault="00D1536B" w:rsidP="000C17A7">
            <w:pPr>
              <w:rPr>
                <w:ins w:id="4594" w:author="Haiyang Liu" w:date="2026-06-11T04:42:00Z" w16du:dateUtc="2026-06-10T20:42:00Z"/>
                <w:sz w:val="21"/>
                <w:szCs w:val="21"/>
              </w:rPr>
            </w:pPr>
            <w:ins w:id="4595" w:author="Haiyang Liu" w:date="2026-06-11T04:42:00Z" w16du:dateUtc="2026-06-10T20:42:00Z">
              <w:r w:rsidRPr="000C17A7">
                <w:rPr>
                  <w:rFonts w:eastAsia="Times New Roman"/>
                  <w:sz w:val="21"/>
                  <w:szCs w:val="21"/>
                </w:rPr>
                <w:t>• "failed to verify that the attachment matched the recipient's job title"</w:t>
              </w:r>
            </w:ins>
          </w:p>
          <w:p w14:paraId="626BE3DF" w14:textId="77777777" w:rsidR="00D1536B" w:rsidRPr="000C17A7" w:rsidRDefault="00D1536B" w:rsidP="000C17A7">
            <w:pPr>
              <w:rPr>
                <w:ins w:id="4596" w:author="Haiyang Liu" w:date="2026-06-11T04:42:00Z" w16du:dateUtc="2026-06-10T20:42:00Z"/>
                <w:sz w:val="21"/>
                <w:szCs w:val="21"/>
              </w:rPr>
            </w:pPr>
            <w:ins w:id="4597" w:author="Haiyang Liu" w:date="2026-06-11T04:42:00Z" w16du:dateUtc="2026-06-10T20:42:00Z">
              <w:r w:rsidRPr="000C17A7">
                <w:rPr>
                  <w:rFonts w:eastAsia="Times New Roman"/>
                  <w:sz w:val="21"/>
                  <w:szCs w:val="21"/>
                </w:rPr>
                <w:t>• "The newcomer states that lateness was unacceptable for 5 past the hour and declined the customers appointment"</w:t>
              </w:r>
            </w:ins>
          </w:p>
          <w:p w14:paraId="6011C152" w14:textId="77777777" w:rsidR="00D1536B" w:rsidRPr="000C17A7" w:rsidRDefault="00D1536B" w:rsidP="000C17A7">
            <w:pPr>
              <w:rPr>
                <w:ins w:id="4598" w:author="Haiyang Liu" w:date="2026-06-11T04:42:00Z" w16du:dateUtc="2026-06-10T20:42:00Z"/>
                <w:sz w:val="21"/>
                <w:szCs w:val="21"/>
              </w:rPr>
            </w:pPr>
            <w:ins w:id="4599" w:author="Haiyang Liu" w:date="2026-06-11T04:42:00Z" w16du:dateUtc="2026-06-10T20:42:00Z">
              <w:r w:rsidRPr="000C17A7">
                <w:rPr>
                  <w:rFonts w:eastAsia="Times New Roman"/>
                  <w:sz w:val="21"/>
                  <w:szCs w:val="21"/>
                </w:rPr>
                <w:t>• "He did not format the daily email notifications properly"</w:t>
              </w:r>
            </w:ins>
          </w:p>
          <w:p w14:paraId="2432426E" w14:textId="77777777" w:rsidR="00D1536B" w:rsidRPr="000C17A7" w:rsidRDefault="00D1536B" w:rsidP="000C17A7">
            <w:pPr>
              <w:rPr>
                <w:ins w:id="4600" w:author="Haiyang Liu" w:date="2026-06-11T04:42:00Z" w16du:dateUtc="2026-06-10T20:42:00Z"/>
                <w:sz w:val="21"/>
                <w:szCs w:val="21"/>
              </w:rPr>
            </w:pPr>
            <w:ins w:id="4601" w:author="Haiyang Liu" w:date="2026-06-11T04:42:00Z" w16du:dateUtc="2026-06-10T20:42:00Z">
              <w:r w:rsidRPr="000C17A7">
                <w:rPr>
                  <w:rFonts w:eastAsia="Times New Roman"/>
                  <w:sz w:val="21"/>
                  <w:szCs w:val="21"/>
                </w:rPr>
                <w:t>• "The steps missed were creating an account for the individual and linking it to their personal identifier number"</w:t>
              </w:r>
            </w:ins>
          </w:p>
          <w:p w14:paraId="372B2F0F" w14:textId="77777777" w:rsidR="00D1536B" w:rsidRPr="000C17A7" w:rsidRDefault="00D1536B" w:rsidP="000C17A7">
            <w:pPr>
              <w:rPr>
                <w:ins w:id="4602" w:author="Haiyang Liu" w:date="2026-06-11T04:42:00Z" w16du:dateUtc="2026-06-10T20:42:00Z"/>
                <w:sz w:val="21"/>
                <w:szCs w:val="21"/>
              </w:rPr>
            </w:pPr>
            <w:ins w:id="4603" w:author="Haiyang Liu" w:date="2026-06-11T04:42:00Z" w16du:dateUtc="2026-06-10T20:42:00Z">
              <w:r w:rsidRPr="000C17A7">
                <w:rPr>
                  <w:rFonts w:eastAsia="Times New Roman"/>
                  <w:sz w:val="21"/>
                  <w:szCs w:val="21"/>
                </w:rPr>
                <w:t>• "provided an opportunity for contract work for another employee against policy"</w:t>
              </w:r>
            </w:ins>
          </w:p>
          <w:p w14:paraId="0EB915AA" w14:textId="77777777" w:rsidR="00D1536B" w:rsidRPr="000C17A7" w:rsidRDefault="00D1536B" w:rsidP="000C17A7">
            <w:pPr>
              <w:rPr>
                <w:ins w:id="4604" w:author="Haiyang Liu" w:date="2026-06-11T04:42:00Z" w16du:dateUtc="2026-06-10T20:42:00Z"/>
                <w:sz w:val="21"/>
                <w:szCs w:val="21"/>
              </w:rPr>
            </w:pPr>
            <w:ins w:id="4605" w:author="Haiyang Liu" w:date="2026-06-11T04:42:00Z" w16du:dateUtc="2026-06-10T20:42:00Z">
              <w:r w:rsidRPr="000C17A7">
                <w:rPr>
                  <w:rFonts w:eastAsia="Times New Roman"/>
                  <w:sz w:val="21"/>
                  <w:szCs w:val="21"/>
                </w:rPr>
                <w:t>• "submitted the report without double-checking it with a supervisor"</w:t>
              </w:r>
            </w:ins>
          </w:p>
          <w:p w14:paraId="6D80CB9C" w14:textId="77777777" w:rsidR="00D1536B" w:rsidRPr="000C17A7" w:rsidRDefault="00D1536B" w:rsidP="000C17A7">
            <w:pPr>
              <w:rPr>
                <w:ins w:id="4606" w:author="Haiyang Liu" w:date="2026-06-11T04:42:00Z" w16du:dateUtc="2026-06-10T20:42:00Z"/>
                <w:sz w:val="21"/>
                <w:szCs w:val="21"/>
              </w:rPr>
            </w:pPr>
            <w:ins w:id="4607" w:author="Haiyang Liu" w:date="2026-06-11T04:42:00Z" w16du:dateUtc="2026-06-10T20:42:00Z">
              <w:r w:rsidRPr="000C17A7">
                <w:rPr>
                  <w:rFonts w:eastAsia="Times New Roman"/>
                  <w:sz w:val="21"/>
                  <w:szCs w:val="21"/>
                </w:rPr>
                <w:t>• "he bypassed the script and just manually removed the highest and lowest values using a standard spreadsheet"</w:t>
              </w:r>
            </w:ins>
          </w:p>
          <w:p w14:paraId="01100A00" w14:textId="77777777" w:rsidR="00D1536B" w:rsidRPr="000C17A7" w:rsidRDefault="00D1536B" w:rsidP="000C17A7">
            <w:pPr>
              <w:rPr>
                <w:ins w:id="4608" w:author="Haiyang Liu" w:date="2026-06-11T04:42:00Z" w16du:dateUtc="2026-06-10T20:42:00Z"/>
                <w:sz w:val="21"/>
                <w:szCs w:val="21"/>
              </w:rPr>
            </w:pPr>
            <w:ins w:id="4609" w:author="Haiyang Liu" w:date="2026-06-11T04:42:00Z" w16du:dateUtc="2026-06-10T20:42:00Z">
              <w:r w:rsidRPr="000C17A7">
                <w:rPr>
                  <w:rFonts w:eastAsia="Times New Roman"/>
                  <w:sz w:val="21"/>
                  <w:szCs w:val="21"/>
                </w:rPr>
                <w:t>• "he hadn’t used the correct system for the income and expenditure"</w:t>
              </w:r>
            </w:ins>
          </w:p>
          <w:p w14:paraId="5F5C4BE2" w14:textId="77777777" w:rsidR="00D1536B" w:rsidRPr="000C17A7" w:rsidRDefault="00D1536B" w:rsidP="000C17A7">
            <w:pPr>
              <w:rPr>
                <w:ins w:id="4610" w:author="Haiyang Liu" w:date="2026-06-11T04:42:00Z" w16du:dateUtc="2026-06-10T20:42:00Z"/>
                <w:sz w:val="21"/>
                <w:szCs w:val="21"/>
              </w:rPr>
            </w:pPr>
            <w:ins w:id="4611" w:author="Haiyang Liu" w:date="2026-06-11T04:42:00Z" w16du:dateUtc="2026-06-10T20:42:00Z">
              <w:r w:rsidRPr="000C17A7">
                <w:rPr>
                  <w:rFonts w:eastAsia="Times New Roman"/>
                  <w:sz w:val="21"/>
                  <w:szCs w:val="21"/>
                </w:rPr>
                <w:t>• "my new comer shared information to a parent about another child"</w:t>
              </w:r>
            </w:ins>
          </w:p>
          <w:p w14:paraId="72D80B8B" w14:textId="77777777" w:rsidR="00D1536B" w:rsidRPr="000C17A7" w:rsidRDefault="00D1536B" w:rsidP="000C17A7">
            <w:pPr>
              <w:rPr>
                <w:ins w:id="4612" w:author="Haiyang Liu" w:date="2026-06-11T04:42:00Z" w16du:dateUtc="2026-06-10T20:42:00Z"/>
                <w:sz w:val="21"/>
                <w:szCs w:val="21"/>
              </w:rPr>
            </w:pPr>
            <w:ins w:id="4613" w:author="Haiyang Liu" w:date="2026-06-11T04:42:00Z" w16du:dateUtc="2026-06-10T20:42:00Z">
              <w:r w:rsidRPr="000C17A7">
                <w:rPr>
                  <w:rFonts w:eastAsia="Times New Roman"/>
                  <w:sz w:val="21"/>
                  <w:szCs w:val="21"/>
                </w:rPr>
                <w:t>• "She also entered the wrong refund amount because she mixed up the original payment with the duplicate charge"</w:t>
              </w:r>
            </w:ins>
          </w:p>
          <w:p w14:paraId="653FD51F" w14:textId="77777777" w:rsidR="00D1536B" w:rsidRPr="000C17A7" w:rsidRDefault="00D1536B" w:rsidP="000C17A7">
            <w:pPr>
              <w:rPr>
                <w:ins w:id="4614" w:author="Haiyang Liu" w:date="2026-06-11T04:42:00Z" w16du:dateUtc="2026-06-10T20:42:00Z"/>
                <w:sz w:val="21"/>
                <w:szCs w:val="21"/>
              </w:rPr>
            </w:pPr>
            <w:ins w:id="4615" w:author="Haiyang Liu" w:date="2026-06-11T04:42:00Z" w16du:dateUtc="2026-06-10T20:42:00Z">
              <w:r w:rsidRPr="000C17A7">
                <w:rPr>
                  <w:rFonts w:eastAsia="Times New Roman"/>
                  <w:sz w:val="21"/>
                  <w:szCs w:val="21"/>
                </w:rPr>
                <w:t>• "he didn't have face shield or electrical gloves on which is required for electrical work proper PPE"</w:t>
              </w:r>
            </w:ins>
          </w:p>
          <w:p w14:paraId="5CDFE93E" w14:textId="77777777" w:rsidR="00D1536B" w:rsidRPr="000C17A7" w:rsidRDefault="00D1536B" w:rsidP="000C17A7">
            <w:pPr>
              <w:rPr>
                <w:ins w:id="4616" w:author="Haiyang Liu" w:date="2026-06-11T04:42:00Z" w16du:dateUtc="2026-06-10T20:42:00Z"/>
                <w:sz w:val="21"/>
                <w:szCs w:val="21"/>
              </w:rPr>
            </w:pPr>
            <w:ins w:id="4617" w:author="Haiyang Liu" w:date="2026-06-11T04:42:00Z" w16du:dateUtc="2026-06-10T20:42:00Z">
              <w:r w:rsidRPr="000C17A7">
                <w:rPr>
                  <w:rFonts w:eastAsia="Times New Roman"/>
                  <w:sz w:val="21"/>
                  <w:szCs w:val="21"/>
                </w:rPr>
                <w:t>• "instead they transferred the information from the laptop to their phone"</w:t>
              </w:r>
            </w:ins>
          </w:p>
          <w:p w14:paraId="1503C758" w14:textId="77777777" w:rsidR="00D1536B" w:rsidRPr="000C17A7" w:rsidRDefault="00D1536B" w:rsidP="000C17A7">
            <w:pPr>
              <w:rPr>
                <w:ins w:id="4618" w:author="Haiyang Liu" w:date="2026-06-11T04:42:00Z" w16du:dateUtc="2026-06-10T20:42:00Z"/>
                <w:sz w:val="21"/>
                <w:szCs w:val="21"/>
              </w:rPr>
            </w:pPr>
            <w:ins w:id="4619" w:author="Haiyang Liu" w:date="2026-06-11T04:42:00Z" w16du:dateUtc="2026-06-10T20:42:00Z">
              <w:r w:rsidRPr="000C17A7">
                <w:rPr>
                  <w:rFonts w:eastAsia="Times New Roman"/>
                  <w:sz w:val="21"/>
                  <w:szCs w:val="21"/>
                </w:rPr>
                <w:t>• "as it was committed to paper without authorizing, it had to be honored"</w:t>
              </w:r>
            </w:ins>
          </w:p>
          <w:p w14:paraId="4D0329F3" w14:textId="77777777" w:rsidR="00D1536B" w:rsidRPr="000C17A7" w:rsidRDefault="00D1536B" w:rsidP="000C17A7">
            <w:pPr>
              <w:rPr>
                <w:ins w:id="4620" w:author="Haiyang Liu" w:date="2026-06-11T04:42:00Z" w16du:dateUtc="2026-06-10T20:42:00Z"/>
                <w:sz w:val="21"/>
                <w:szCs w:val="21"/>
              </w:rPr>
            </w:pPr>
            <w:ins w:id="4621" w:author="Haiyang Liu" w:date="2026-06-11T04:42:00Z" w16du:dateUtc="2026-06-10T20:42:00Z">
              <w:r w:rsidRPr="000C17A7">
                <w:rPr>
                  <w:rFonts w:eastAsia="Times New Roman"/>
                  <w:sz w:val="21"/>
                  <w:szCs w:val="21"/>
                </w:rPr>
                <w:t>• "he mentioned certain areas of our project to our company without clearance from a manager"</w:t>
              </w:r>
            </w:ins>
          </w:p>
          <w:p w14:paraId="0D6D24D9" w14:textId="77777777" w:rsidR="00D1536B" w:rsidRPr="000C17A7" w:rsidRDefault="00D1536B" w:rsidP="000C17A7">
            <w:pPr>
              <w:pStyle w:val="ListParagraph"/>
              <w:widowControl w:val="0"/>
              <w:ind w:left="72"/>
              <w:rPr>
                <w:ins w:id="4622" w:author="Haiyang Liu" w:date="2026-06-11T04:42:00Z" w16du:dateUtc="2026-06-10T20:42:00Z"/>
                <w:rFonts w:eastAsia="Times New Roman"/>
                <w:color w:val="000000"/>
                <w:sz w:val="21"/>
                <w:szCs w:val="21"/>
              </w:rPr>
            </w:pPr>
            <w:ins w:id="4623" w:author="Haiyang Liu" w:date="2026-06-11T04:42:00Z" w16du:dateUtc="2026-06-10T20:42:00Z">
              <w:r w:rsidRPr="000C17A7">
                <w:rPr>
                  <w:rFonts w:eastAsia="Times New Roman"/>
                  <w:sz w:val="21"/>
                  <w:szCs w:val="21"/>
                </w:rPr>
                <w:t>• "He reached inside the machine without shutting off the power or placing a lock on the controls"</w:t>
              </w:r>
            </w:ins>
          </w:p>
        </w:tc>
      </w:tr>
      <w:tr w:rsidR="00D1536B" w:rsidRPr="00DC503A" w14:paraId="085E2A89" w14:textId="77777777" w:rsidTr="000C17A7">
        <w:trPr>
          <w:trHeight w:val="20"/>
          <w:ins w:id="4624" w:author="Haiyang Liu" w:date="2026-06-11T04:42:00Z"/>
        </w:trPr>
        <w:tc>
          <w:tcPr>
            <w:tcW w:w="1800" w:type="dxa"/>
            <w:vAlign w:val="bottom"/>
            <w:hideMark/>
          </w:tcPr>
          <w:p w14:paraId="2D9967AA" w14:textId="77777777" w:rsidR="00D1536B" w:rsidRPr="000C17A7" w:rsidRDefault="00D1536B" w:rsidP="000C17A7">
            <w:pPr>
              <w:widowControl w:val="0"/>
              <w:rPr>
                <w:ins w:id="4625" w:author="Haiyang Liu" w:date="2026-06-11T04:42:00Z" w16du:dateUtc="2026-06-10T20:42:00Z"/>
                <w:rFonts w:eastAsia="Times New Roman"/>
                <w:color w:val="000000"/>
                <w:sz w:val="21"/>
                <w:szCs w:val="21"/>
              </w:rPr>
            </w:pPr>
            <w:ins w:id="4626" w:author="Haiyang Liu" w:date="2026-06-11T04:42:00Z" w16du:dateUtc="2026-06-10T20:42:00Z">
              <w:r w:rsidRPr="000C17A7">
                <w:rPr>
                  <w:rFonts w:eastAsia="Times New Roman"/>
                  <w:sz w:val="21"/>
                  <w:szCs w:val="21"/>
                </w:rPr>
                <w:t>Omission Errors</w:t>
              </w:r>
            </w:ins>
          </w:p>
        </w:tc>
        <w:tc>
          <w:tcPr>
            <w:tcW w:w="1344" w:type="dxa"/>
            <w:vAlign w:val="bottom"/>
            <w:hideMark/>
          </w:tcPr>
          <w:p w14:paraId="712A9DA0" w14:textId="77777777" w:rsidR="00D1536B" w:rsidRPr="000C17A7" w:rsidRDefault="00D1536B" w:rsidP="000C17A7">
            <w:pPr>
              <w:widowControl w:val="0"/>
              <w:rPr>
                <w:ins w:id="4627" w:author="Haiyang Liu" w:date="2026-06-11T04:42:00Z" w16du:dateUtc="2026-06-10T20:42:00Z"/>
                <w:rFonts w:eastAsia="Times New Roman"/>
                <w:color w:val="000000"/>
                <w:sz w:val="21"/>
                <w:szCs w:val="21"/>
              </w:rPr>
            </w:pPr>
            <w:ins w:id="4628" w:author="Haiyang Liu" w:date="2026-06-11T04:42:00Z" w16du:dateUtc="2026-06-10T20:42:00Z">
              <w:r w:rsidRPr="000C17A7">
                <w:rPr>
                  <w:rFonts w:eastAsia="Times New Roman"/>
                  <w:sz w:val="21"/>
                  <w:szCs w:val="21"/>
                </w:rPr>
                <w:t>64 (28%)</w:t>
              </w:r>
            </w:ins>
          </w:p>
        </w:tc>
        <w:tc>
          <w:tcPr>
            <w:tcW w:w="2420" w:type="dxa"/>
            <w:vAlign w:val="bottom"/>
            <w:hideMark/>
          </w:tcPr>
          <w:p w14:paraId="0AEDFE29" w14:textId="77777777" w:rsidR="00D1536B" w:rsidRPr="000C17A7" w:rsidRDefault="00D1536B" w:rsidP="000C17A7">
            <w:pPr>
              <w:adjustRightInd w:val="0"/>
              <w:snapToGrid w:val="0"/>
              <w:rPr>
                <w:ins w:id="4629" w:author="Haiyang Liu" w:date="2026-06-11T04:42:00Z" w16du:dateUtc="2026-06-10T20:42:00Z"/>
                <w:sz w:val="21"/>
                <w:szCs w:val="21"/>
              </w:rPr>
            </w:pPr>
            <w:ins w:id="4630" w:author="Haiyang Liu" w:date="2026-06-11T04:42:00Z" w16du:dateUtc="2026-06-10T20:42:00Z">
              <w:r w:rsidRPr="000C17A7">
                <w:rPr>
                  <w:sz w:val="21"/>
                  <w:szCs w:val="21"/>
                </w:rPr>
                <w:t>I missed or skipped a necessary step when finishing a task.</w:t>
              </w:r>
            </w:ins>
          </w:p>
          <w:p w14:paraId="673C281C" w14:textId="77777777" w:rsidR="00D1536B" w:rsidRPr="000C17A7" w:rsidRDefault="00D1536B" w:rsidP="000C17A7">
            <w:pPr>
              <w:widowControl w:val="0"/>
              <w:rPr>
                <w:ins w:id="4631" w:author="Haiyang Liu" w:date="2026-06-11T04:42:00Z" w16du:dateUtc="2026-06-10T20:42:00Z"/>
                <w:rFonts w:eastAsia="Times New Roman"/>
                <w:color w:val="000000"/>
                <w:sz w:val="21"/>
                <w:szCs w:val="21"/>
              </w:rPr>
            </w:pPr>
          </w:p>
        </w:tc>
        <w:tc>
          <w:tcPr>
            <w:tcW w:w="7666" w:type="dxa"/>
            <w:vAlign w:val="bottom"/>
            <w:hideMark/>
          </w:tcPr>
          <w:p w14:paraId="09DBA360" w14:textId="77777777" w:rsidR="00D1536B" w:rsidRPr="000C17A7" w:rsidRDefault="00D1536B" w:rsidP="000C17A7">
            <w:pPr>
              <w:rPr>
                <w:ins w:id="4632" w:author="Haiyang Liu" w:date="2026-06-11T04:42:00Z" w16du:dateUtc="2026-06-10T20:42:00Z"/>
                <w:b/>
                <w:bCs/>
                <w:sz w:val="21"/>
                <w:szCs w:val="21"/>
              </w:rPr>
            </w:pPr>
            <w:ins w:id="4633" w:author="Haiyang Liu" w:date="2026-06-11T04:42:00Z" w16du:dateUtc="2026-06-10T20:42:00Z">
              <w:r w:rsidRPr="000C17A7">
                <w:rPr>
                  <w:rFonts w:eastAsia="Times New Roman"/>
                  <w:sz w:val="21"/>
                  <w:szCs w:val="21"/>
                </w:rPr>
                <w:lastRenderedPageBreak/>
                <w:t>• "the support cable was not attached to the chandelier"</w:t>
              </w:r>
            </w:ins>
          </w:p>
          <w:p w14:paraId="4A174E40" w14:textId="77777777" w:rsidR="00D1536B" w:rsidRPr="000C17A7" w:rsidRDefault="00D1536B" w:rsidP="000C17A7">
            <w:pPr>
              <w:rPr>
                <w:ins w:id="4634" w:author="Haiyang Liu" w:date="2026-06-11T04:42:00Z" w16du:dateUtc="2026-06-10T20:42:00Z"/>
                <w:sz w:val="21"/>
                <w:szCs w:val="21"/>
              </w:rPr>
            </w:pPr>
            <w:ins w:id="4635" w:author="Haiyang Liu" w:date="2026-06-11T04:42:00Z" w16du:dateUtc="2026-06-10T20:42:00Z">
              <w:r w:rsidRPr="000C17A7">
                <w:rPr>
                  <w:rFonts w:eastAsia="Times New Roman"/>
                  <w:sz w:val="21"/>
                  <w:szCs w:val="21"/>
                </w:rPr>
                <w:t>• "The new intern just pointed in the direction"</w:t>
              </w:r>
            </w:ins>
          </w:p>
          <w:p w14:paraId="7B21C5D0" w14:textId="77777777" w:rsidR="00D1536B" w:rsidRPr="000C17A7" w:rsidRDefault="00D1536B" w:rsidP="000C17A7">
            <w:pPr>
              <w:rPr>
                <w:ins w:id="4636" w:author="Haiyang Liu" w:date="2026-06-11T04:42:00Z" w16du:dateUtc="2026-06-10T20:42:00Z"/>
                <w:sz w:val="21"/>
                <w:szCs w:val="21"/>
              </w:rPr>
            </w:pPr>
            <w:ins w:id="4637" w:author="Haiyang Liu" w:date="2026-06-11T04:42:00Z" w16du:dateUtc="2026-06-10T20:42:00Z">
              <w:r w:rsidRPr="000C17A7">
                <w:rPr>
                  <w:rFonts w:eastAsia="Times New Roman"/>
                  <w:sz w:val="21"/>
                  <w:szCs w:val="21"/>
                </w:rPr>
                <w:t>• "did not take measurements of pipe blocks"</w:t>
              </w:r>
            </w:ins>
          </w:p>
          <w:p w14:paraId="59AEB13A" w14:textId="77777777" w:rsidR="00D1536B" w:rsidRPr="000C17A7" w:rsidRDefault="00D1536B" w:rsidP="000C17A7">
            <w:pPr>
              <w:rPr>
                <w:ins w:id="4638" w:author="Haiyang Liu" w:date="2026-06-11T04:42:00Z" w16du:dateUtc="2026-06-10T20:42:00Z"/>
                <w:sz w:val="21"/>
                <w:szCs w:val="21"/>
              </w:rPr>
            </w:pPr>
            <w:ins w:id="4639" w:author="Haiyang Liu" w:date="2026-06-11T04:42:00Z" w16du:dateUtc="2026-06-10T20:42:00Z">
              <w:r w:rsidRPr="000C17A7">
                <w:rPr>
                  <w:rFonts w:eastAsia="Times New Roman"/>
                  <w:sz w:val="21"/>
                  <w:szCs w:val="21"/>
                </w:rPr>
                <w:lastRenderedPageBreak/>
                <w:t>• "They also forgot to make a backup copy before editing the database"</w:t>
              </w:r>
            </w:ins>
          </w:p>
          <w:p w14:paraId="1DD1D0DE" w14:textId="77777777" w:rsidR="00D1536B" w:rsidRPr="000C17A7" w:rsidRDefault="00D1536B" w:rsidP="000C17A7">
            <w:pPr>
              <w:rPr>
                <w:ins w:id="4640" w:author="Haiyang Liu" w:date="2026-06-11T04:42:00Z" w16du:dateUtc="2026-06-10T20:42:00Z"/>
                <w:sz w:val="21"/>
                <w:szCs w:val="21"/>
              </w:rPr>
            </w:pPr>
            <w:ins w:id="4641" w:author="Haiyang Liu" w:date="2026-06-11T04:42:00Z" w16du:dateUtc="2026-06-10T20:42:00Z">
              <w:r w:rsidRPr="000C17A7">
                <w:rPr>
                  <w:rFonts w:eastAsia="Times New Roman"/>
                  <w:sz w:val="21"/>
                  <w:szCs w:val="21"/>
                </w:rPr>
                <w:t>• "failed to sterilise the instrument he was about ti use to draw blood samples"</w:t>
              </w:r>
            </w:ins>
          </w:p>
          <w:p w14:paraId="1546A37A" w14:textId="77777777" w:rsidR="00D1536B" w:rsidRPr="000C17A7" w:rsidRDefault="00D1536B" w:rsidP="000C17A7">
            <w:pPr>
              <w:rPr>
                <w:ins w:id="4642" w:author="Haiyang Liu" w:date="2026-06-11T04:42:00Z" w16du:dateUtc="2026-06-10T20:42:00Z"/>
                <w:sz w:val="21"/>
                <w:szCs w:val="21"/>
              </w:rPr>
            </w:pPr>
            <w:ins w:id="4643" w:author="Haiyang Liu" w:date="2026-06-11T04:42:00Z" w16du:dateUtc="2026-06-10T20:42:00Z">
              <w:r w:rsidRPr="000C17A7">
                <w:rPr>
                  <w:rFonts w:eastAsia="Times New Roman"/>
                  <w:sz w:val="21"/>
                  <w:szCs w:val="21"/>
                </w:rPr>
                <w:t>• "when the event finished did not tidy up the space"</w:t>
              </w:r>
            </w:ins>
          </w:p>
          <w:p w14:paraId="51FA3618" w14:textId="77777777" w:rsidR="00D1536B" w:rsidRPr="000C17A7" w:rsidRDefault="00D1536B" w:rsidP="000C17A7">
            <w:pPr>
              <w:rPr>
                <w:ins w:id="4644" w:author="Haiyang Liu" w:date="2026-06-11T04:42:00Z" w16du:dateUtc="2026-06-10T20:42:00Z"/>
                <w:sz w:val="21"/>
                <w:szCs w:val="21"/>
              </w:rPr>
            </w:pPr>
            <w:ins w:id="4645" w:author="Haiyang Liu" w:date="2026-06-11T04:42:00Z" w16du:dateUtc="2026-06-10T20:42:00Z">
              <w:r w:rsidRPr="000C17A7">
                <w:rPr>
                  <w:rFonts w:eastAsia="Times New Roman"/>
                  <w:sz w:val="21"/>
                  <w:szCs w:val="21"/>
                </w:rPr>
                <w:t>• "The newcomer forgot to turn the AGA up"</w:t>
              </w:r>
            </w:ins>
          </w:p>
          <w:p w14:paraId="06FA0818" w14:textId="77777777" w:rsidR="00D1536B" w:rsidRPr="000C17A7" w:rsidRDefault="00D1536B" w:rsidP="000C17A7">
            <w:pPr>
              <w:rPr>
                <w:ins w:id="4646" w:author="Haiyang Liu" w:date="2026-06-11T04:42:00Z" w16du:dateUtc="2026-06-10T20:42:00Z"/>
                <w:sz w:val="21"/>
                <w:szCs w:val="21"/>
              </w:rPr>
            </w:pPr>
            <w:ins w:id="4647" w:author="Haiyang Liu" w:date="2026-06-11T04:42:00Z" w16du:dateUtc="2026-06-10T20:42:00Z">
              <w:r w:rsidRPr="000C17A7">
                <w:rPr>
                  <w:rFonts w:eastAsia="Times New Roman"/>
                  <w:sz w:val="21"/>
                  <w:szCs w:val="21"/>
                </w:rPr>
                <w:t>• "missed out several things on the tour"</w:t>
              </w:r>
            </w:ins>
          </w:p>
          <w:p w14:paraId="41153E3C" w14:textId="77777777" w:rsidR="00D1536B" w:rsidRPr="000C17A7" w:rsidRDefault="00D1536B" w:rsidP="000C17A7">
            <w:pPr>
              <w:rPr>
                <w:ins w:id="4648" w:author="Haiyang Liu" w:date="2026-06-11T04:42:00Z" w16du:dateUtc="2026-06-10T20:42:00Z"/>
                <w:sz w:val="21"/>
                <w:szCs w:val="21"/>
              </w:rPr>
            </w:pPr>
            <w:ins w:id="4649" w:author="Haiyang Liu" w:date="2026-06-11T04:42:00Z" w16du:dateUtc="2026-06-10T20:42:00Z">
              <w:r w:rsidRPr="000C17A7">
                <w:rPr>
                  <w:rFonts w:eastAsia="Times New Roman"/>
                  <w:sz w:val="21"/>
                  <w:szCs w:val="21"/>
                </w:rPr>
                <w:t>• "Will should have created a ticket in the ticketing request system for this issue, but he did not, because he forgot to"</w:t>
              </w:r>
            </w:ins>
          </w:p>
          <w:p w14:paraId="67016281" w14:textId="77777777" w:rsidR="00D1536B" w:rsidRPr="000C17A7" w:rsidRDefault="00D1536B" w:rsidP="000C17A7">
            <w:pPr>
              <w:rPr>
                <w:ins w:id="4650" w:author="Haiyang Liu" w:date="2026-06-11T04:42:00Z" w16du:dateUtc="2026-06-10T20:42:00Z"/>
                <w:sz w:val="21"/>
                <w:szCs w:val="21"/>
              </w:rPr>
            </w:pPr>
            <w:ins w:id="4651" w:author="Haiyang Liu" w:date="2026-06-11T04:42:00Z" w16du:dateUtc="2026-06-10T20:42:00Z">
              <w:r w:rsidRPr="000C17A7">
                <w:rPr>
                  <w:rFonts w:eastAsia="Times New Roman"/>
                  <w:sz w:val="21"/>
                  <w:szCs w:val="21"/>
                </w:rPr>
                <w:t>• "She uploaded the medical paperwork into the educational section"</w:t>
              </w:r>
            </w:ins>
          </w:p>
          <w:p w14:paraId="3B2CDF7B" w14:textId="77777777" w:rsidR="00D1536B" w:rsidRPr="000C17A7" w:rsidRDefault="00D1536B" w:rsidP="000C17A7">
            <w:pPr>
              <w:rPr>
                <w:ins w:id="4652" w:author="Haiyang Liu" w:date="2026-06-11T04:42:00Z" w16du:dateUtc="2026-06-10T20:42:00Z"/>
                <w:sz w:val="21"/>
                <w:szCs w:val="21"/>
              </w:rPr>
            </w:pPr>
            <w:ins w:id="4653" w:author="Haiyang Liu" w:date="2026-06-11T04:42:00Z" w16du:dateUtc="2026-06-10T20:42:00Z">
              <w:r w:rsidRPr="000C17A7">
                <w:rPr>
                  <w:rFonts w:eastAsia="Times New Roman"/>
                  <w:sz w:val="21"/>
                  <w:szCs w:val="21"/>
                </w:rPr>
                <w:t>• "she had informed the Provider that their rating was good, when it should have been requires improvement"</w:t>
              </w:r>
            </w:ins>
          </w:p>
          <w:p w14:paraId="43864BBF" w14:textId="77777777" w:rsidR="00D1536B" w:rsidRPr="000C17A7" w:rsidRDefault="00D1536B" w:rsidP="000C17A7">
            <w:pPr>
              <w:rPr>
                <w:ins w:id="4654" w:author="Haiyang Liu" w:date="2026-06-11T04:42:00Z" w16du:dateUtc="2026-06-10T20:42:00Z"/>
                <w:sz w:val="21"/>
                <w:szCs w:val="21"/>
              </w:rPr>
            </w:pPr>
            <w:ins w:id="4655" w:author="Haiyang Liu" w:date="2026-06-11T04:42:00Z" w16du:dateUtc="2026-06-10T20:42:00Z">
              <w:r w:rsidRPr="000C17A7">
                <w:rPr>
                  <w:rFonts w:eastAsia="Times New Roman"/>
                  <w:sz w:val="21"/>
                  <w:szCs w:val="21"/>
                </w:rPr>
                <w:t>• "had not added in her "home to base" information"</w:t>
              </w:r>
            </w:ins>
          </w:p>
          <w:p w14:paraId="1214C4F7" w14:textId="77777777" w:rsidR="00D1536B" w:rsidRPr="000C17A7" w:rsidRDefault="00D1536B" w:rsidP="000C17A7">
            <w:pPr>
              <w:rPr>
                <w:ins w:id="4656" w:author="Haiyang Liu" w:date="2026-06-11T04:42:00Z" w16du:dateUtc="2026-06-10T20:42:00Z"/>
                <w:sz w:val="21"/>
                <w:szCs w:val="21"/>
              </w:rPr>
            </w:pPr>
            <w:ins w:id="4657" w:author="Haiyang Liu" w:date="2026-06-11T04:42:00Z" w16du:dateUtc="2026-06-10T20:42:00Z">
              <w:r w:rsidRPr="000C17A7">
                <w:rPr>
                  <w:rFonts w:eastAsia="Times New Roman"/>
                  <w:sz w:val="21"/>
                  <w:szCs w:val="21"/>
                </w:rPr>
                <w:t>• "some key details were conspicuously missing"</w:t>
              </w:r>
            </w:ins>
          </w:p>
          <w:p w14:paraId="41D504C2" w14:textId="77777777" w:rsidR="00D1536B" w:rsidRPr="000C17A7" w:rsidRDefault="00D1536B" w:rsidP="000C17A7">
            <w:pPr>
              <w:rPr>
                <w:ins w:id="4658" w:author="Haiyang Liu" w:date="2026-06-11T04:42:00Z" w16du:dateUtc="2026-06-10T20:42:00Z"/>
                <w:sz w:val="21"/>
                <w:szCs w:val="21"/>
              </w:rPr>
            </w:pPr>
            <w:ins w:id="4659" w:author="Haiyang Liu" w:date="2026-06-11T04:42:00Z" w16du:dateUtc="2026-06-10T20:42:00Z">
              <w:r w:rsidRPr="000C17A7">
                <w:rPr>
                  <w:rFonts w:eastAsia="Times New Roman"/>
                  <w:sz w:val="21"/>
                  <w:szCs w:val="21"/>
                </w:rPr>
                <w:t>• "skipped the tax classification field, which is required before approval"</w:t>
              </w:r>
            </w:ins>
          </w:p>
          <w:p w14:paraId="242455D4" w14:textId="77777777" w:rsidR="00D1536B" w:rsidRPr="000C17A7" w:rsidRDefault="00D1536B" w:rsidP="000C17A7">
            <w:pPr>
              <w:rPr>
                <w:ins w:id="4660" w:author="Haiyang Liu" w:date="2026-06-11T04:42:00Z" w16du:dateUtc="2026-06-10T20:42:00Z"/>
                <w:sz w:val="21"/>
                <w:szCs w:val="21"/>
              </w:rPr>
            </w:pPr>
            <w:ins w:id="4661" w:author="Haiyang Liu" w:date="2026-06-11T04:42:00Z" w16du:dateUtc="2026-06-10T20:42:00Z">
              <w:r w:rsidRPr="000C17A7">
                <w:rPr>
                  <w:rFonts w:eastAsia="Times New Roman"/>
                  <w:sz w:val="21"/>
                  <w:szCs w:val="21"/>
                </w:rPr>
                <w:t>• "did not ask management to check the estimate and sent it directly to the customer"</w:t>
              </w:r>
            </w:ins>
          </w:p>
          <w:p w14:paraId="20FD6735" w14:textId="77777777" w:rsidR="00D1536B" w:rsidRPr="000C17A7" w:rsidRDefault="00D1536B" w:rsidP="000C17A7">
            <w:pPr>
              <w:rPr>
                <w:ins w:id="4662" w:author="Haiyang Liu" w:date="2026-06-11T04:42:00Z" w16du:dateUtc="2026-06-10T20:42:00Z"/>
                <w:sz w:val="21"/>
                <w:szCs w:val="21"/>
              </w:rPr>
            </w:pPr>
            <w:ins w:id="4663" w:author="Haiyang Liu" w:date="2026-06-11T04:42:00Z" w16du:dateUtc="2026-06-10T20:42:00Z">
              <w:r w:rsidRPr="000C17A7">
                <w:rPr>
                  <w:rFonts w:eastAsia="Times New Roman"/>
                  <w:sz w:val="21"/>
                  <w:szCs w:val="21"/>
                </w:rPr>
                <w:t>• "this advisor was supposed to submit a follow-up report into the database, which gives a student a record of their meeting. They failed to do this"</w:t>
              </w:r>
            </w:ins>
          </w:p>
          <w:p w14:paraId="346D10C8" w14:textId="77777777" w:rsidR="00D1536B" w:rsidRPr="000C17A7" w:rsidRDefault="00D1536B" w:rsidP="000C17A7">
            <w:pPr>
              <w:rPr>
                <w:ins w:id="4664" w:author="Haiyang Liu" w:date="2026-06-11T04:42:00Z" w16du:dateUtc="2026-06-10T20:42:00Z"/>
                <w:sz w:val="21"/>
                <w:szCs w:val="21"/>
              </w:rPr>
            </w:pPr>
            <w:ins w:id="4665" w:author="Haiyang Liu" w:date="2026-06-11T04:42:00Z" w16du:dateUtc="2026-06-10T20:42:00Z">
              <w:r w:rsidRPr="000C17A7">
                <w:rPr>
                  <w:rFonts w:eastAsia="Times New Roman"/>
                  <w:sz w:val="21"/>
                  <w:szCs w:val="21"/>
                </w:rPr>
                <w:t>• "sent an unfinished report with missing information"</w:t>
              </w:r>
            </w:ins>
          </w:p>
          <w:p w14:paraId="572988CB" w14:textId="77777777" w:rsidR="00D1536B" w:rsidRPr="000C17A7" w:rsidRDefault="00D1536B" w:rsidP="000C17A7">
            <w:pPr>
              <w:rPr>
                <w:ins w:id="4666" w:author="Haiyang Liu" w:date="2026-06-11T04:42:00Z" w16du:dateUtc="2026-06-10T20:42:00Z"/>
                <w:sz w:val="21"/>
                <w:szCs w:val="21"/>
              </w:rPr>
            </w:pPr>
            <w:ins w:id="4667" w:author="Haiyang Liu" w:date="2026-06-11T04:42:00Z" w16du:dateUtc="2026-06-10T20:42:00Z">
              <w:r w:rsidRPr="000C17A7">
                <w:rPr>
                  <w:rFonts w:eastAsia="Times New Roman"/>
                  <w:sz w:val="21"/>
                  <w:szCs w:val="21"/>
                </w:rPr>
                <w:t>• "failed to capture the date of the last medical checkup"</w:t>
              </w:r>
            </w:ins>
          </w:p>
          <w:p w14:paraId="6F71C02A" w14:textId="77777777" w:rsidR="00D1536B" w:rsidRPr="000C17A7" w:rsidRDefault="00D1536B" w:rsidP="000C17A7">
            <w:pPr>
              <w:rPr>
                <w:ins w:id="4668" w:author="Haiyang Liu" w:date="2026-06-11T04:42:00Z" w16du:dateUtc="2026-06-10T20:42:00Z"/>
                <w:sz w:val="21"/>
                <w:szCs w:val="21"/>
              </w:rPr>
            </w:pPr>
            <w:ins w:id="4669" w:author="Haiyang Liu" w:date="2026-06-11T04:42:00Z" w16du:dateUtc="2026-06-10T20:42:00Z">
              <w:r w:rsidRPr="000C17A7">
                <w:rPr>
                  <w:rFonts w:eastAsia="Times New Roman"/>
                  <w:sz w:val="21"/>
                  <w:szCs w:val="21"/>
                </w:rPr>
                <w:t>• "she forgot to add the large notice to the front of the oven"</w:t>
              </w:r>
            </w:ins>
          </w:p>
          <w:p w14:paraId="79E60517" w14:textId="77777777" w:rsidR="00D1536B" w:rsidRPr="000C17A7" w:rsidRDefault="00D1536B" w:rsidP="000C17A7">
            <w:pPr>
              <w:pStyle w:val="ListParagraph"/>
              <w:widowControl w:val="0"/>
              <w:ind w:left="72"/>
              <w:rPr>
                <w:ins w:id="4670" w:author="Haiyang Liu" w:date="2026-06-11T04:42:00Z" w16du:dateUtc="2026-06-10T20:42:00Z"/>
                <w:rFonts w:eastAsia="Times New Roman"/>
                <w:color w:val="000000"/>
                <w:sz w:val="21"/>
                <w:szCs w:val="21"/>
              </w:rPr>
            </w:pPr>
            <w:ins w:id="4671" w:author="Haiyang Liu" w:date="2026-06-11T04:42:00Z" w16du:dateUtc="2026-06-10T20:42:00Z">
              <w:r w:rsidRPr="000C17A7">
                <w:rPr>
                  <w:rFonts w:eastAsia="Times New Roman"/>
                  <w:sz w:val="21"/>
                  <w:szCs w:val="21"/>
                </w:rPr>
                <w:t>• "the online checks form was not submitted indicating that the check had taken place"</w:t>
              </w:r>
            </w:ins>
          </w:p>
        </w:tc>
      </w:tr>
      <w:tr w:rsidR="00D1536B" w:rsidRPr="00DC503A" w14:paraId="021F0ABB" w14:textId="77777777" w:rsidTr="000C17A7">
        <w:trPr>
          <w:trHeight w:val="20"/>
          <w:ins w:id="4672" w:author="Haiyang Liu" w:date="2026-06-11T04:42:00Z"/>
        </w:trPr>
        <w:tc>
          <w:tcPr>
            <w:tcW w:w="1800" w:type="dxa"/>
            <w:vAlign w:val="bottom"/>
          </w:tcPr>
          <w:p w14:paraId="1F9281E5" w14:textId="77777777" w:rsidR="00D1536B" w:rsidRPr="000C17A7" w:rsidRDefault="00D1536B" w:rsidP="000C17A7">
            <w:pPr>
              <w:widowControl w:val="0"/>
              <w:rPr>
                <w:ins w:id="4673" w:author="Haiyang Liu" w:date="2026-06-11T04:42:00Z" w16du:dateUtc="2026-06-10T20:42:00Z"/>
                <w:color w:val="000000"/>
                <w:sz w:val="21"/>
                <w:szCs w:val="21"/>
              </w:rPr>
            </w:pPr>
            <w:ins w:id="4674" w:author="Haiyang Liu" w:date="2026-06-11T04:42:00Z" w16du:dateUtc="2026-06-10T20:42:00Z">
              <w:r w:rsidRPr="000C17A7">
                <w:rPr>
                  <w:rFonts w:eastAsia="Times New Roman"/>
                  <w:sz w:val="21"/>
                  <w:szCs w:val="21"/>
                </w:rPr>
                <w:lastRenderedPageBreak/>
                <w:t>Information Errors</w:t>
              </w:r>
            </w:ins>
          </w:p>
        </w:tc>
        <w:tc>
          <w:tcPr>
            <w:tcW w:w="1344" w:type="dxa"/>
            <w:vAlign w:val="bottom"/>
          </w:tcPr>
          <w:p w14:paraId="528DE38A" w14:textId="77777777" w:rsidR="00D1536B" w:rsidRPr="000C17A7" w:rsidRDefault="00D1536B" w:rsidP="000C17A7">
            <w:pPr>
              <w:widowControl w:val="0"/>
              <w:rPr>
                <w:ins w:id="4675" w:author="Haiyang Liu" w:date="2026-06-11T04:42:00Z" w16du:dateUtc="2026-06-10T20:42:00Z"/>
                <w:rFonts w:eastAsia="Times New Roman"/>
                <w:color w:val="000000"/>
                <w:sz w:val="21"/>
                <w:szCs w:val="21"/>
              </w:rPr>
            </w:pPr>
            <w:ins w:id="4676" w:author="Haiyang Liu" w:date="2026-06-11T04:42:00Z" w16du:dateUtc="2026-06-10T20:42:00Z">
              <w:r w:rsidRPr="000C17A7">
                <w:rPr>
                  <w:rFonts w:eastAsia="Times New Roman"/>
                  <w:sz w:val="21"/>
                  <w:szCs w:val="21"/>
                </w:rPr>
                <w:t>54 (24%)</w:t>
              </w:r>
            </w:ins>
          </w:p>
        </w:tc>
        <w:tc>
          <w:tcPr>
            <w:tcW w:w="2420" w:type="dxa"/>
            <w:vAlign w:val="bottom"/>
          </w:tcPr>
          <w:p w14:paraId="285F0B90" w14:textId="77777777" w:rsidR="00D1536B" w:rsidRPr="000C17A7" w:rsidRDefault="00D1536B" w:rsidP="000C17A7">
            <w:pPr>
              <w:adjustRightInd w:val="0"/>
              <w:snapToGrid w:val="0"/>
              <w:rPr>
                <w:ins w:id="4677" w:author="Haiyang Liu" w:date="2026-06-11T04:42:00Z" w16du:dateUtc="2026-06-10T20:42:00Z"/>
                <w:sz w:val="21"/>
                <w:szCs w:val="21"/>
              </w:rPr>
            </w:pPr>
            <w:ins w:id="4678" w:author="Haiyang Liu" w:date="2026-06-11T04:42:00Z" w16du:dateUtc="2026-06-10T20:42:00Z">
              <w:r w:rsidRPr="000C17A7">
                <w:rPr>
                  <w:sz w:val="21"/>
                  <w:szCs w:val="21"/>
                </w:rPr>
                <w:t>I entered, recorded, or communicated incorrect information by mistake.</w:t>
              </w:r>
            </w:ins>
          </w:p>
          <w:p w14:paraId="614B5267" w14:textId="77777777" w:rsidR="00D1536B" w:rsidRPr="000C17A7" w:rsidRDefault="00D1536B" w:rsidP="000C17A7">
            <w:pPr>
              <w:widowControl w:val="0"/>
              <w:rPr>
                <w:ins w:id="4679" w:author="Haiyang Liu" w:date="2026-06-11T04:42:00Z" w16du:dateUtc="2026-06-10T20:42:00Z"/>
                <w:bCs/>
                <w:sz w:val="21"/>
                <w:szCs w:val="21"/>
              </w:rPr>
            </w:pPr>
          </w:p>
        </w:tc>
        <w:tc>
          <w:tcPr>
            <w:tcW w:w="7666" w:type="dxa"/>
            <w:vAlign w:val="bottom"/>
          </w:tcPr>
          <w:p w14:paraId="21A51103" w14:textId="77777777" w:rsidR="00D1536B" w:rsidRPr="000C17A7" w:rsidRDefault="00D1536B" w:rsidP="000C17A7">
            <w:pPr>
              <w:rPr>
                <w:ins w:id="4680" w:author="Haiyang Liu" w:date="2026-06-11T04:42:00Z" w16du:dateUtc="2026-06-10T20:42:00Z"/>
                <w:b/>
                <w:bCs/>
                <w:sz w:val="21"/>
                <w:szCs w:val="21"/>
              </w:rPr>
            </w:pPr>
            <w:ins w:id="4681" w:author="Haiyang Liu" w:date="2026-06-11T04:42:00Z" w16du:dateUtc="2026-06-10T20:42:00Z">
              <w:r w:rsidRPr="000C17A7">
                <w:rPr>
                  <w:rFonts w:eastAsia="Times New Roman"/>
                  <w:sz w:val="21"/>
                  <w:szCs w:val="21"/>
                </w:rPr>
                <w:t>• "They added annual leave to multiple colleague's instead of deducting as they didn't ensure the minus symbol before the value"</w:t>
              </w:r>
            </w:ins>
          </w:p>
          <w:p w14:paraId="548A6087" w14:textId="77777777" w:rsidR="00D1536B" w:rsidRPr="000C17A7" w:rsidRDefault="00D1536B" w:rsidP="000C17A7">
            <w:pPr>
              <w:rPr>
                <w:ins w:id="4682" w:author="Haiyang Liu" w:date="2026-06-11T04:42:00Z" w16du:dateUtc="2026-06-10T20:42:00Z"/>
                <w:sz w:val="21"/>
                <w:szCs w:val="21"/>
              </w:rPr>
            </w:pPr>
            <w:ins w:id="4683" w:author="Haiyang Liu" w:date="2026-06-11T04:42:00Z" w16du:dateUtc="2026-06-10T20:42:00Z">
              <w:r w:rsidRPr="000C17A7">
                <w:rPr>
                  <w:rFonts w:eastAsia="Times New Roman"/>
                  <w:sz w:val="21"/>
                  <w:szCs w:val="21"/>
                </w:rPr>
                <w:t>• "Instead of sending it back to me, she sending it to the location"</w:t>
              </w:r>
            </w:ins>
          </w:p>
          <w:p w14:paraId="5BA5FCF9" w14:textId="77777777" w:rsidR="00D1536B" w:rsidRPr="000C17A7" w:rsidRDefault="00D1536B" w:rsidP="000C17A7">
            <w:pPr>
              <w:rPr>
                <w:ins w:id="4684" w:author="Haiyang Liu" w:date="2026-06-11T04:42:00Z" w16du:dateUtc="2026-06-10T20:42:00Z"/>
                <w:sz w:val="21"/>
                <w:szCs w:val="21"/>
              </w:rPr>
            </w:pPr>
            <w:ins w:id="4685" w:author="Haiyang Liu" w:date="2026-06-11T04:42:00Z" w16du:dateUtc="2026-06-10T20:42:00Z">
              <w:r w:rsidRPr="000C17A7">
                <w:rPr>
                  <w:rFonts w:eastAsia="Times New Roman"/>
                  <w:sz w:val="21"/>
                  <w:szCs w:val="21"/>
                </w:rPr>
                <w:t>• "The individual entered incorrect information on a documentation that caused a delay"</w:t>
              </w:r>
            </w:ins>
          </w:p>
          <w:p w14:paraId="09E6C5CF" w14:textId="77777777" w:rsidR="00D1536B" w:rsidRPr="000C17A7" w:rsidRDefault="00D1536B" w:rsidP="000C17A7">
            <w:pPr>
              <w:rPr>
                <w:ins w:id="4686" w:author="Haiyang Liu" w:date="2026-06-11T04:42:00Z" w16du:dateUtc="2026-06-10T20:42:00Z"/>
                <w:sz w:val="21"/>
                <w:szCs w:val="21"/>
              </w:rPr>
            </w:pPr>
            <w:ins w:id="4687" w:author="Haiyang Liu" w:date="2026-06-11T04:42:00Z" w16du:dateUtc="2026-06-10T20:42:00Z">
              <w:r w:rsidRPr="000C17A7">
                <w:rPr>
                  <w:rFonts w:eastAsia="Times New Roman"/>
                  <w:sz w:val="21"/>
                  <w:szCs w:val="21"/>
                </w:rPr>
                <w:t>• "they accidentally pulled data from the wrong date range"</w:t>
              </w:r>
            </w:ins>
          </w:p>
          <w:p w14:paraId="753F5882" w14:textId="77777777" w:rsidR="00D1536B" w:rsidRPr="000C17A7" w:rsidRDefault="00D1536B" w:rsidP="000C17A7">
            <w:pPr>
              <w:rPr>
                <w:ins w:id="4688" w:author="Haiyang Liu" w:date="2026-06-11T04:42:00Z" w16du:dateUtc="2026-06-10T20:42:00Z"/>
                <w:sz w:val="21"/>
                <w:szCs w:val="21"/>
              </w:rPr>
            </w:pPr>
            <w:ins w:id="4689" w:author="Haiyang Liu" w:date="2026-06-11T04:42:00Z" w16du:dateUtc="2026-06-10T20:42:00Z">
              <w:r w:rsidRPr="000C17A7">
                <w:rPr>
                  <w:rFonts w:eastAsia="Times New Roman"/>
                  <w:sz w:val="21"/>
                  <w:szCs w:val="21"/>
                </w:rPr>
                <w:t>• "did not use the correct delivery address as was on the purchase order"</w:t>
              </w:r>
            </w:ins>
          </w:p>
          <w:p w14:paraId="1A3369EA" w14:textId="77777777" w:rsidR="00D1536B" w:rsidRPr="000C17A7" w:rsidRDefault="00D1536B" w:rsidP="000C17A7">
            <w:pPr>
              <w:rPr>
                <w:ins w:id="4690" w:author="Haiyang Liu" w:date="2026-06-11T04:42:00Z" w16du:dateUtc="2026-06-10T20:42:00Z"/>
                <w:sz w:val="21"/>
                <w:szCs w:val="21"/>
              </w:rPr>
            </w:pPr>
            <w:ins w:id="4691" w:author="Haiyang Liu" w:date="2026-06-11T04:42:00Z" w16du:dateUtc="2026-06-10T20:42:00Z">
              <w:r w:rsidRPr="000C17A7">
                <w:rPr>
                  <w:rFonts w:eastAsia="Times New Roman"/>
                  <w:sz w:val="21"/>
                  <w:szCs w:val="21"/>
                </w:rPr>
                <w:t>• "did not enter the correct value of the product on the customs paperwork"</w:t>
              </w:r>
            </w:ins>
          </w:p>
          <w:p w14:paraId="4173050F" w14:textId="77777777" w:rsidR="00D1536B" w:rsidRPr="000C17A7" w:rsidRDefault="00D1536B" w:rsidP="000C17A7">
            <w:pPr>
              <w:rPr>
                <w:ins w:id="4692" w:author="Haiyang Liu" w:date="2026-06-11T04:42:00Z" w16du:dateUtc="2026-06-10T20:42:00Z"/>
                <w:sz w:val="21"/>
                <w:szCs w:val="21"/>
              </w:rPr>
            </w:pPr>
            <w:ins w:id="4693" w:author="Haiyang Liu" w:date="2026-06-11T04:42:00Z" w16du:dateUtc="2026-06-10T20:42:00Z">
              <w:r w:rsidRPr="000C17A7">
                <w:rPr>
                  <w:rFonts w:eastAsia="Times New Roman"/>
                  <w:sz w:val="21"/>
                  <w:szCs w:val="21"/>
                </w:rPr>
                <w:t>• "she misunderstood the steps and refunded the customer too quickly without asking for approval first"</w:t>
              </w:r>
            </w:ins>
          </w:p>
          <w:p w14:paraId="7495DC20" w14:textId="77777777" w:rsidR="00D1536B" w:rsidRPr="000C17A7" w:rsidRDefault="00D1536B" w:rsidP="000C17A7">
            <w:pPr>
              <w:rPr>
                <w:ins w:id="4694" w:author="Haiyang Liu" w:date="2026-06-11T04:42:00Z" w16du:dateUtc="2026-06-10T20:42:00Z"/>
                <w:sz w:val="21"/>
                <w:szCs w:val="21"/>
              </w:rPr>
            </w:pPr>
            <w:ins w:id="4695" w:author="Haiyang Liu" w:date="2026-06-11T04:42:00Z" w16du:dateUtc="2026-06-10T20:42:00Z">
              <w:r w:rsidRPr="000C17A7">
                <w:rPr>
                  <w:rFonts w:eastAsia="Times New Roman"/>
                  <w:sz w:val="21"/>
                  <w:szCs w:val="21"/>
                </w:rPr>
                <w:t>• "He was supposed to enter a client transaction data but he did it wrongly and the money was sent incorrectly"</w:t>
              </w:r>
            </w:ins>
          </w:p>
          <w:p w14:paraId="342AA300" w14:textId="77777777" w:rsidR="00D1536B" w:rsidRPr="000C17A7" w:rsidRDefault="00D1536B" w:rsidP="000C17A7">
            <w:pPr>
              <w:rPr>
                <w:ins w:id="4696" w:author="Haiyang Liu" w:date="2026-06-11T04:42:00Z" w16du:dateUtc="2026-06-10T20:42:00Z"/>
                <w:sz w:val="21"/>
                <w:szCs w:val="21"/>
              </w:rPr>
            </w:pPr>
            <w:ins w:id="4697" w:author="Haiyang Liu" w:date="2026-06-11T04:42:00Z" w16du:dateUtc="2026-06-10T20:42:00Z">
              <w:r w:rsidRPr="000C17A7">
                <w:rPr>
                  <w:rFonts w:eastAsia="Times New Roman"/>
                  <w:sz w:val="21"/>
                  <w:szCs w:val="21"/>
                </w:rPr>
                <w:t>• "he presented the wrong thing"</w:t>
              </w:r>
            </w:ins>
          </w:p>
          <w:p w14:paraId="62BBF5B7" w14:textId="77777777" w:rsidR="00D1536B" w:rsidRPr="000C17A7" w:rsidRDefault="00D1536B" w:rsidP="000C17A7">
            <w:pPr>
              <w:rPr>
                <w:ins w:id="4698" w:author="Haiyang Liu" w:date="2026-06-11T04:42:00Z" w16du:dateUtc="2026-06-10T20:42:00Z"/>
                <w:sz w:val="21"/>
                <w:szCs w:val="21"/>
              </w:rPr>
            </w:pPr>
            <w:ins w:id="4699" w:author="Haiyang Liu" w:date="2026-06-11T04:42:00Z" w16du:dateUtc="2026-06-10T20:42:00Z">
              <w:r w:rsidRPr="000C17A7">
                <w:rPr>
                  <w:rFonts w:eastAsia="Times New Roman"/>
                  <w:sz w:val="21"/>
                  <w:szCs w:val="21"/>
                </w:rPr>
                <w:t>• "The put the incorrect address in"</w:t>
              </w:r>
            </w:ins>
          </w:p>
          <w:p w14:paraId="5FCE4897" w14:textId="77777777" w:rsidR="00D1536B" w:rsidRPr="000C17A7" w:rsidRDefault="00D1536B" w:rsidP="000C17A7">
            <w:pPr>
              <w:rPr>
                <w:ins w:id="4700" w:author="Haiyang Liu" w:date="2026-06-11T04:42:00Z" w16du:dateUtc="2026-06-10T20:42:00Z"/>
                <w:sz w:val="21"/>
                <w:szCs w:val="21"/>
              </w:rPr>
            </w:pPr>
            <w:ins w:id="4701" w:author="Haiyang Liu" w:date="2026-06-11T04:42:00Z" w16du:dateUtc="2026-06-10T20:42:00Z">
              <w:r w:rsidRPr="000C17A7">
                <w:rPr>
                  <w:rFonts w:eastAsia="Times New Roman"/>
                  <w:sz w:val="21"/>
                  <w:szCs w:val="21"/>
                </w:rPr>
                <w:t>• "The newcomer accidental input wrong account details of the customer and did do the verification process plan"</w:t>
              </w:r>
            </w:ins>
          </w:p>
          <w:p w14:paraId="07C3C444" w14:textId="77777777" w:rsidR="00D1536B" w:rsidRPr="000C17A7" w:rsidRDefault="00D1536B" w:rsidP="000C17A7">
            <w:pPr>
              <w:rPr>
                <w:ins w:id="4702" w:author="Haiyang Liu" w:date="2026-06-11T04:42:00Z" w16du:dateUtc="2026-06-10T20:42:00Z"/>
                <w:sz w:val="21"/>
                <w:szCs w:val="21"/>
              </w:rPr>
            </w:pPr>
            <w:ins w:id="4703" w:author="Haiyang Liu" w:date="2026-06-11T04:42:00Z" w16du:dateUtc="2026-06-10T20:42:00Z">
              <w:r w:rsidRPr="000C17A7">
                <w:rPr>
                  <w:rFonts w:eastAsia="Times New Roman"/>
                  <w:sz w:val="21"/>
                  <w:szCs w:val="21"/>
                </w:rPr>
                <w:t>• "what the newcomer did was record incorrect information"</w:t>
              </w:r>
            </w:ins>
          </w:p>
          <w:p w14:paraId="7C4D1E65" w14:textId="77777777" w:rsidR="00D1536B" w:rsidRPr="000C17A7" w:rsidRDefault="00D1536B" w:rsidP="000C17A7">
            <w:pPr>
              <w:rPr>
                <w:ins w:id="4704" w:author="Haiyang Liu" w:date="2026-06-11T04:42:00Z" w16du:dateUtc="2026-06-10T20:42:00Z"/>
                <w:sz w:val="21"/>
                <w:szCs w:val="21"/>
              </w:rPr>
            </w:pPr>
            <w:ins w:id="4705" w:author="Haiyang Liu" w:date="2026-06-11T04:42:00Z" w16du:dateUtc="2026-06-10T20:42:00Z">
              <w:r w:rsidRPr="000C17A7">
                <w:rPr>
                  <w:rFonts w:eastAsia="Times New Roman"/>
                  <w:sz w:val="21"/>
                  <w:szCs w:val="21"/>
                </w:rPr>
                <w:lastRenderedPageBreak/>
                <w:t>• "She wrote wrote dates in her diary and forgot to make preparations on time because of wrong dates"</w:t>
              </w:r>
            </w:ins>
          </w:p>
          <w:p w14:paraId="359403A6" w14:textId="77777777" w:rsidR="00D1536B" w:rsidRPr="000C17A7" w:rsidRDefault="00D1536B" w:rsidP="000C17A7">
            <w:pPr>
              <w:rPr>
                <w:ins w:id="4706" w:author="Haiyang Liu" w:date="2026-06-11T04:42:00Z" w16du:dateUtc="2026-06-10T20:42:00Z"/>
                <w:sz w:val="21"/>
                <w:szCs w:val="21"/>
              </w:rPr>
            </w:pPr>
            <w:ins w:id="4707" w:author="Haiyang Liu" w:date="2026-06-11T04:42:00Z" w16du:dateUtc="2026-06-10T20:42:00Z">
              <w:r w:rsidRPr="000C17A7">
                <w:rPr>
                  <w:rFonts w:eastAsia="Times New Roman"/>
                  <w:sz w:val="21"/>
                  <w:szCs w:val="21"/>
                </w:rPr>
                <w:t>• "the newcomer forgot to ask for identification and signed the child out without checking properly"</w:t>
              </w:r>
            </w:ins>
          </w:p>
          <w:p w14:paraId="0A5CD3FF" w14:textId="77777777" w:rsidR="00D1536B" w:rsidRPr="000C17A7" w:rsidRDefault="00D1536B" w:rsidP="000C17A7">
            <w:pPr>
              <w:rPr>
                <w:ins w:id="4708" w:author="Haiyang Liu" w:date="2026-06-11T04:42:00Z" w16du:dateUtc="2026-06-10T20:42:00Z"/>
                <w:sz w:val="21"/>
                <w:szCs w:val="21"/>
              </w:rPr>
            </w:pPr>
            <w:ins w:id="4709" w:author="Haiyang Liu" w:date="2026-06-11T04:42:00Z" w16du:dateUtc="2026-06-10T20:42:00Z">
              <w:r w:rsidRPr="000C17A7">
                <w:rPr>
                  <w:rFonts w:eastAsia="Times New Roman"/>
                  <w:sz w:val="21"/>
                  <w:szCs w:val="21"/>
                </w:rPr>
                <w:t>• "The nurse accidentally transposed two numbers and recorded the patient’s urine output as 1,200 mL instead of 2,100 mL"</w:t>
              </w:r>
            </w:ins>
          </w:p>
          <w:p w14:paraId="263D8533" w14:textId="77777777" w:rsidR="00D1536B" w:rsidRPr="000C17A7" w:rsidRDefault="00D1536B" w:rsidP="000C17A7">
            <w:pPr>
              <w:rPr>
                <w:ins w:id="4710" w:author="Haiyang Liu" w:date="2026-06-11T04:42:00Z" w16du:dateUtc="2026-06-10T20:42:00Z"/>
                <w:sz w:val="21"/>
                <w:szCs w:val="21"/>
              </w:rPr>
            </w:pPr>
            <w:ins w:id="4711" w:author="Haiyang Liu" w:date="2026-06-11T04:42:00Z" w16du:dateUtc="2026-06-10T20:42:00Z">
              <w:r w:rsidRPr="000C17A7">
                <w:rPr>
                  <w:rFonts w:eastAsia="Times New Roman"/>
                  <w:sz w:val="21"/>
                  <w:szCs w:val="21"/>
                </w:rPr>
                <w:t>• "he recorded th blood pressure reading correctly on papaer but entered a completely different reading on the digital system"</w:t>
              </w:r>
            </w:ins>
          </w:p>
          <w:p w14:paraId="212BCBC6" w14:textId="77777777" w:rsidR="00D1536B" w:rsidRPr="000C17A7" w:rsidRDefault="00D1536B" w:rsidP="000C17A7">
            <w:pPr>
              <w:rPr>
                <w:ins w:id="4712" w:author="Haiyang Liu" w:date="2026-06-11T04:42:00Z" w16du:dateUtc="2026-06-10T20:42:00Z"/>
                <w:sz w:val="21"/>
                <w:szCs w:val="21"/>
              </w:rPr>
            </w:pPr>
            <w:ins w:id="4713" w:author="Haiyang Liu" w:date="2026-06-11T04:42:00Z" w16du:dateUtc="2026-06-10T20:42:00Z">
              <w:r w:rsidRPr="000C17A7">
                <w:rPr>
                  <w:rFonts w:eastAsia="Times New Roman"/>
                  <w:sz w:val="21"/>
                  <w:szCs w:val="21"/>
                </w:rPr>
                <w:t>• "He typed 2:30 instead, thinking it was the same"</w:t>
              </w:r>
            </w:ins>
          </w:p>
          <w:p w14:paraId="28352108" w14:textId="77777777" w:rsidR="00D1536B" w:rsidRPr="000C17A7" w:rsidRDefault="00D1536B" w:rsidP="000C17A7">
            <w:pPr>
              <w:rPr>
                <w:ins w:id="4714" w:author="Haiyang Liu" w:date="2026-06-11T04:42:00Z" w16du:dateUtc="2026-06-10T20:42:00Z"/>
                <w:sz w:val="21"/>
                <w:szCs w:val="21"/>
              </w:rPr>
            </w:pPr>
            <w:ins w:id="4715" w:author="Haiyang Liu" w:date="2026-06-11T04:42:00Z" w16du:dateUtc="2026-06-10T20:42:00Z">
              <w:r w:rsidRPr="000C17A7">
                <w:rPr>
                  <w:rFonts w:eastAsia="Times New Roman"/>
                  <w:sz w:val="21"/>
                  <w:szCs w:val="21"/>
                </w:rPr>
                <w:t>• "Operator was doing the ohhire paperwok but forgot to backdate a hire contract"</w:t>
              </w:r>
            </w:ins>
          </w:p>
          <w:p w14:paraId="1940E8EE" w14:textId="77777777" w:rsidR="00D1536B" w:rsidRPr="000C17A7" w:rsidRDefault="00D1536B" w:rsidP="000C17A7">
            <w:pPr>
              <w:rPr>
                <w:ins w:id="4716" w:author="Haiyang Liu" w:date="2026-06-11T04:42:00Z" w16du:dateUtc="2026-06-10T20:42:00Z"/>
                <w:sz w:val="21"/>
                <w:szCs w:val="21"/>
              </w:rPr>
            </w:pPr>
            <w:ins w:id="4717" w:author="Haiyang Liu" w:date="2026-06-11T04:42:00Z" w16du:dateUtc="2026-06-10T20:42:00Z">
              <w:r w:rsidRPr="000C17A7">
                <w:rPr>
                  <w:rFonts w:eastAsia="Times New Roman"/>
                  <w:sz w:val="21"/>
                  <w:szCs w:val="21"/>
                </w:rPr>
                <w:t>• "She accidentally skipped one part of the counting process"</w:t>
              </w:r>
            </w:ins>
          </w:p>
          <w:p w14:paraId="6A34AEB3" w14:textId="77777777" w:rsidR="00D1536B" w:rsidRPr="000C17A7" w:rsidRDefault="00D1536B" w:rsidP="000C17A7">
            <w:pPr>
              <w:pStyle w:val="ListParagraph"/>
              <w:widowControl w:val="0"/>
              <w:ind w:left="72" w:firstLineChars="0" w:firstLine="0"/>
              <w:contextualSpacing/>
              <w:rPr>
                <w:ins w:id="4718" w:author="Haiyang Liu" w:date="2026-06-11T04:42:00Z" w16du:dateUtc="2026-06-10T20:42:00Z"/>
                <w:rFonts w:eastAsia="Times New Roman"/>
                <w:color w:val="000000"/>
                <w:sz w:val="21"/>
                <w:szCs w:val="21"/>
              </w:rPr>
            </w:pPr>
            <w:ins w:id="4719" w:author="Haiyang Liu" w:date="2026-06-11T04:42:00Z" w16du:dateUtc="2026-06-10T20:42:00Z">
              <w:r w:rsidRPr="000C17A7">
                <w:rPr>
                  <w:rFonts w:eastAsia="Times New Roman"/>
                  <w:sz w:val="21"/>
                  <w:szCs w:val="21"/>
                </w:rPr>
                <w:t>• "cut and pasted details from another member of staff from last year"</w:t>
              </w:r>
            </w:ins>
          </w:p>
        </w:tc>
      </w:tr>
      <w:tr w:rsidR="00D1536B" w:rsidRPr="00DC503A" w14:paraId="6F4B9B46" w14:textId="77777777" w:rsidTr="000C17A7">
        <w:trPr>
          <w:trHeight w:val="20"/>
          <w:ins w:id="4720" w:author="Haiyang Liu" w:date="2026-06-11T04:42:00Z"/>
        </w:trPr>
        <w:tc>
          <w:tcPr>
            <w:tcW w:w="1800" w:type="dxa"/>
            <w:vAlign w:val="bottom"/>
          </w:tcPr>
          <w:p w14:paraId="7BEB6B84" w14:textId="77777777" w:rsidR="00D1536B" w:rsidRPr="000C17A7" w:rsidRDefault="00D1536B" w:rsidP="000C17A7">
            <w:pPr>
              <w:widowControl w:val="0"/>
              <w:rPr>
                <w:ins w:id="4721" w:author="Haiyang Liu" w:date="2026-06-11T04:42:00Z" w16du:dateUtc="2026-06-10T20:42:00Z"/>
                <w:color w:val="000000"/>
                <w:sz w:val="21"/>
                <w:szCs w:val="21"/>
              </w:rPr>
            </w:pPr>
            <w:ins w:id="4722" w:author="Haiyang Liu" w:date="2026-06-11T04:42:00Z" w16du:dateUtc="2026-06-10T20:42:00Z">
              <w:r w:rsidRPr="000C17A7">
                <w:rPr>
                  <w:rFonts w:eastAsia="Times New Roman"/>
                  <w:sz w:val="21"/>
                  <w:szCs w:val="21"/>
                </w:rPr>
                <w:lastRenderedPageBreak/>
                <w:t>Sequencing/Timing Errors</w:t>
              </w:r>
            </w:ins>
          </w:p>
        </w:tc>
        <w:tc>
          <w:tcPr>
            <w:tcW w:w="1344" w:type="dxa"/>
            <w:vAlign w:val="bottom"/>
          </w:tcPr>
          <w:p w14:paraId="1188A104" w14:textId="77777777" w:rsidR="00D1536B" w:rsidRPr="000C17A7" w:rsidRDefault="00D1536B" w:rsidP="000C17A7">
            <w:pPr>
              <w:widowControl w:val="0"/>
              <w:rPr>
                <w:ins w:id="4723" w:author="Haiyang Liu" w:date="2026-06-11T04:42:00Z" w16du:dateUtc="2026-06-10T20:42:00Z"/>
                <w:rFonts w:eastAsia="Times New Roman"/>
                <w:color w:val="000000"/>
                <w:sz w:val="21"/>
                <w:szCs w:val="21"/>
              </w:rPr>
            </w:pPr>
            <w:ins w:id="4724" w:author="Haiyang Liu" w:date="2026-06-11T04:42:00Z" w16du:dateUtc="2026-06-10T20:42:00Z">
              <w:r w:rsidRPr="000C17A7">
                <w:rPr>
                  <w:rFonts w:eastAsia="Times New Roman"/>
                  <w:sz w:val="21"/>
                  <w:szCs w:val="21"/>
                </w:rPr>
                <w:t>18 (8%)</w:t>
              </w:r>
            </w:ins>
          </w:p>
        </w:tc>
        <w:tc>
          <w:tcPr>
            <w:tcW w:w="2420" w:type="dxa"/>
            <w:vAlign w:val="bottom"/>
          </w:tcPr>
          <w:p w14:paraId="4195DCD0" w14:textId="77777777" w:rsidR="00D1536B" w:rsidRPr="000C17A7" w:rsidRDefault="00D1536B" w:rsidP="000C17A7">
            <w:pPr>
              <w:adjustRightInd w:val="0"/>
              <w:snapToGrid w:val="0"/>
              <w:rPr>
                <w:ins w:id="4725" w:author="Haiyang Liu" w:date="2026-06-11T04:42:00Z" w16du:dateUtc="2026-06-10T20:42:00Z"/>
                <w:sz w:val="21"/>
                <w:szCs w:val="21"/>
              </w:rPr>
            </w:pPr>
            <w:ins w:id="4726" w:author="Haiyang Liu" w:date="2026-06-11T04:42:00Z" w16du:dateUtc="2026-06-10T20:42:00Z">
              <w:r w:rsidRPr="000C17A7">
                <w:rPr>
                  <w:sz w:val="21"/>
                  <w:szCs w:val="21"/>
                </w:rPr>
                <w:t>I conducted steps in the wrong order or at the wrong time.</w:t>
              </w:r>
            </w:ins>
          </w:p>
          <w:p w14:paraId="2D44E08B" w14:textId="77777777" w:rsidR="00D1536B" w:rsidRPr="000C17A7" w:rsidRDefault="00D1536B" w:rsidP="000C17A7">
            <w:pPr>
              <w:widowControl w:val="0"/>
              <w:rPr>
                <w:ins w:id="4727" w:author="Haiyang Liu" w:date="2026-06-11T04:42:00Z" w16du:dateUtc="2026-06-10T20:42:00Z"/>
                <w:bCs/>
                <w:sz w:val="21"/>
                <w:szCs w:val="21"/>
              </w:rPr>
            </w:pPr>
          </w:p>
        </w:tc>
        <w:tc>
          <w:tcPr>
            <w:tcW w:w="7666" w:type="dxa"/>
            <w:vAlign w:val="bottom"/>
          </w:tcPr>
          <w:p w14:paraId="46670B30" w14:textId="77777777" w:rsidR="00D1536B" w:rsidRPr="000C17A7" w:rsidRDefault="00D1536B" w:rsidP="000C17A7">
            <w:pPr>
              <w:rPr>
                <w:ins w:id="4728" w:author="Haiyang Liu" w:date="2026-06-11T04:42:00Z" w16du:dateUtc="2026-06-10T20:42:00Z"/>
                <w:b/>
                <w:bCs/>
                <w:sz w:val="21"/>
                <w:szCs w:val="21"/>
              </w:rPr>
            </w:pPr>
            <w:ins w:id="4729" w:author="Haiyang Liu" w:date="2026-06-11T04:42:00Z" w16du:dateUtc="2026-06-10T20:42:00Z">
              <w:r w:rsidRPr="000C17A7">
                <w:rPr>
                  <w:rFonts w:eastAsia="Times New Roman"/>
                  <w:sz w:val="21"/>
                  <w:szCs w:val="21"/>
                </w:rPr>
                <w:t>• "Will scheduled a remote training class with our African office staff. But he scheduled it for a day when the VC room had already been booked for another video conference"</w:t>
              </w:r>
            </w:ins>
          </w:p>
          <w:p w14:paraId="7A251058" w14:textId="77777777" w:rsidR="00D1536B" w:rsidRPr="000C17A7" w:rsidRDefault="00D1536B" w:rsidP="000C17A7">
            <w:pPr>
              <w:rPr>
                <w:ins w:id="4730" w:author="Haiyang Liu" w:date="2026-06-11T04:42:00Z" w16du:dateUtc="2026-06-10T20:42:00Z"/>
                <w:sz w:val="21"/>
                <w:szCs w:val="21"/>
              </w:rPr>
            </w:pPr>
            <w:ins w:id="4731" w:author="Haiyang Liu" w:date="2026-06-11T04:42:00Z" w16du:dateUtc="2026-06-10T20:42:00Z">
              <w:r w:rsidRPr="000C17A7">
                <w:rPr>
                  <w:rFonts w:eastAsia="Times New Roman"/>
                  <w:sz w:val="21"/>
                  <w:szCs w:val="21"/>
                </w:rPr>
                <w:t>• "They also had access to a digital workbook, showing the tasks in order, which they failed to check"</w:t>
              </w:r>
            </w:ins>
          </w:p>
          <w:p w14:paraId="7AF0ECFC" w14:textId="77777777" w:rsidR="00D1536B" w:rsidRPr="000C17A7" w:rsidRDefault="00D1536B" w:rsidP="000C17A7">
            <w:pPr>
              <w:rPr>
                <w:ins w:id="4732" w:author="Haiyang Liu" w:date="2026-06-11T04:42:00Z" w16du:dateUtc="2026-06-10T20:42:00Z"/>
                <w:sz w:val="21"/>
                <w:szCs w:val="21"/>
              </w:rPr>
            </w:pPr>
            <w:ins w:id="4733" w:author="Haiyang Liu" w:date="2026-06-11T04:42:00Z" w16du:dateUtc="2026-06-10T20:42:00Z">
              <w:r w:rsidRPr="000C17A7">
                <w:rPr>
                  <w:rFonts w:eastAsia="Times New Roman"/>
                  <w:sz w:val="21"/>
                  <w:szCs w:val="21"/>
                </w:rPr>
                <w:t>• "The newcomer had failed to chase up staff to complete the training record"</w:t>
              </w:r>
            </w:ins>
          </w:p>
          <w:p w14:paraId="07C08AD8" w14:textId="77777777" w:rsidR="00D1536B" w:rsidRPr="000C17A7" w:rsidRDefault="00D1536B" w:rsidP="000C17A7">
            <w:pPr>
              <w:rPr>
                <w:ins w:id="4734" w:author="Haiyang Liu" w:date="2026-06-11T04:42:00Z" w16du:dateUtc="2026-06-10T20:42:00Z"/>
                <w:sz w:val="21"/>
                <w:szCs w:val="21"/>
              </w:rPr>
            </w:pPr>
            <w:ins w:id="4735" w:author="Haiyang Liu" w:date="2026-06-11T04:42:00Z" w16du:dateUtc="2026-06-10T20:42:00Z">
              <w:r w:rsidRPr="000C17A7">
                <w:rPr>
                  <w:rFonts w:eastAsia="Times New Roman"/>
                  <w:sz w:val="21"/>
                  <w:szCs w:val="21"/>
                </w:rPr>
                <w:t>• "didn't manage to get the artist onto the stage before 8.05"</w:t>
              </w:r>
            </w:ins>
          </w:p>
          <w:p w14:paraId="009B275C" w14:textId="77777777" w:rsidR="00D1536B" w:rsidRPr="000C17A7" w:rsidRDefault="00D1536B" w:rsidP="000C17A7">
            <w:pPr>
              <w:rPr>
                <w:ins w:id="4736" w:author="Haiyang Liu" w:date="2026-06-11T04:42:00Z" w16du:dateUtc="2026-06-10T20:42:00Z"/>
                <w:sz w:val="21"/>
                <w:szCs w:val="21"/>
              </w:rPr>
            </w:pPr>
            <w:ins w:id="4737" w:author="Haiyang Liu" w:date="2026-06-11T04:42:00Z" w16du:dateUtc="2026-06-10T20:42:00Z">
              <w:r w:rsidRPr="000C17A7">
                <w:rPr>
                  <w:rFonts w:eastAsia="Times New Roman"/>
                  <w:sz w:val="21"/>
                  <w:szCs w:val="21"/>
                </w:rPr>
                <w:t>• "The newcomer forgot to produce required reports for a monthly management meeting"</w:t>
              </w:r>
            </w:ins>
          </w:p>
          <w:p w14:paraId="5B41B250" w14:textId="77777777" w:rsidR="00D1536B" w:rsidRPr="000C17A7" w:rsidRDefault="00D1536B" w:rsidP="000C17A7">
            <w:pPr>
              <w:rPr>
                <w:ins w:id="4738" w:author="Haiyang Liu" w:date="2026-06-11T04:42:00Z" w16du:dateUtc="2026-06-10T20:42:00Z"/>
                <w:sz w:val="21"/>
                <w:szCs w:val="21"/>
              </w:rPr>
            </w:pPr>
            <w:ins w:id="4739" w:author="Haiyang Liu" w:date="2026-06-11T04:42:00Z" w16du:dateUtc="2026-06-10T20:42:00Z">
              <w:r w:rsidRPr="000C17A7">
                <w:rPr>
                  <w:rFonts w:eastAsia="Times New Roman"/>
                  <w:sz w:val="21"/>
                  <w:szCs w:val="21"/>
                </w:rPr>
                <w:t>• "the employee mistakenly uploaded unfinished code directly to the life production saver"</w:t>
              </w:r>
            </w:ins>
          </w:p>
          <w:p w14:paraId="02628241" w14:textId="77777777" w:rsidR="00D1536B" w:rsidRPr="000C17A7" w:rsidRDefault="00D1536B" w:rsidP="000C17A7">
            <w:pPr>
              <w:rPr>
                <w:ins w:id="4740" w:author="Haiyang Liu" w:date="2026-06-11T04:42:00Z" w16du:dateUtc="2026-06-10T20:42:00Z"/>
                <w:sz w:val="21"/>
                <w:szCs w:val="21"/>
              </w:rPr>
            </w:pPr>
            <w:ins w:id="4741" w:author="Haiyang Liu" w:date="2026-06-11T04:42:00Z" w16du:dateUtc="2026-06-10T20:42:00Z">
              <w:r w:rsidRPr="000C17A7">
                <w:rPr>
                  <w:rFonts w:eastAsia="Times New Roman"/>
                  <w:sz w:val="21"/>
                  <w:szCs w:val="21"/>
                </w:rPr>
                <w:t>• "This advisor was spending too much time on appointments with students, and as a result the grade reports were delayed by a week"</w:t>
              </w:r>
            </w:ins>
          </w:p>
          <w:p w14:paraId="182BB8BB" w14:textId="77777777" w:rsidR="00D1536B" w:rsidRPr="000C17A7" w:rsidRDefault="00D1536B" w:rsidP="000C17A7">
            <w:pPr>
              <w:rPr>
                <w:ins w:id="4742" w:author="Haiyang Liu" w:date="2026-06-11T04:42:00Z" w16du:dateUtc="2026-06-10T20:42:00Z"/>
                <w:sz w:val="21"/>
                <w:szCs w:val="21"/>
              </w:rPr>
            </w:pPr>
            <w:ins w:id="4743" w:author="Haiyang Liu" w:date="2026-06-11T04:42:00Z" w16du:dateUtc="2026-06-10T20:42:00Z">
              <w:r w:rsidRPr="000C17A7">
                <w:rPr>
                  <w:rFonts w:eastAsia="Times New Roman"/>
                  <w:sz w:val="21"/>
                  <w:szCs w:val="21"/>
                </w:rPr>
                <w:t>• "decided to send a field agent onto a project, which they had not received a site induction on"</w:t>
              </w:r>
            </w:ins>
          </w:p>
          <w:p w14:paraId="605A8B7E" w14:textId="77777777" w:rsidR="00D1536B" w:rsidRPr="000C17A7" w:rsidRDefault="00D1536B" w:rsidP="000C17A7">
            <w:pPr>
              <w:rPr>
                <w:ins w:id="4744" w:author="Haiyang Liu" w:date="2026-06-11T04:42:00Z" w16du:dateUtc="2026-06-10T20:42:00Z"/>
                <w:sz w:val="21"/>
                <w:szCs w:val="21"/>
              </w:rPr>
            </w:pPr>
            <w:ins w:id="4745" w:author="Haiyang Liu" w:date="2026-06-11T04:42:00Z" w16du:dateUtc="2026-06-10T20:42:00Z">
              <w:r w:rsidRPr="000C17A7">
                <w:rPr>
                  <w:rFonts w:eastAsia="Times New Roman"/>
                  <w:sz w:val="21"/>
                  <w:szCs w:val="21"/>
                </w:rPr>
                <w:t>• "canceled the weekly meeting with no explanation at the last-minute"</w:t>
              </w:r>
            </w:ins>
          </w:p>
          <w:p w14:paraId="0CA63C0A" w14:textId="77777777" w:rsidR="00D1536B" w:rsidRPr="000C17A7" w:rsidRDefault="00D1536B" w:rsidP="000C17A7">
            <w:pPr>
              <w:rPr>
                <w:ins w:id="4746" w:author="Haiyang Liu" w:date="2026-06-11T04:42:00Z" w16du:dateUtc="2026-06-10T20:42:00Z"/>
                <w:sz w:val="21"/>
                <w:szCs w:val="21"/>
              </w:rPr>
            </w:pPr>
            <w:ins w:id="4747" w:author="Haiyang Liu" w:date="2026-06-11T04:42:00Z" w16du:dateUtc="2026-06-10T20:42:00Z">
              <w:r w:rsidRPr="000C17A7">
                <w:rPr>
                  <w:rFonts w:eastAsia="Times New Roman"/>
                  <w:sz w:val="21"/>
                  <w:szCs w:val="21"/>
                </w:rPr>
                <w:t>• "she had missed the crucial step of updating the batch number on the labels before she printed them out"</w:t>
              </w:r>
            </w:ins>
          </w:p>
          <w:p w14:paraId="605A0840" w14:textId="77777777" w:rsidR="00D1536B" w:rsidRPr="000C17A7" w:rsidRDefault="00D1536B" w:rsidP="000C17A7">
            <w:pPr>
              <w:rPr>
                <w:ins w:id="4748" w:author="Haiyang Liu" w:date="2026-06-11T04:42:00Z" w16du:dateUtc="2026-06-10T20:42:00Z"/>
                <w:sz w:val="21"/>
                <w:szCs w:val="21"/>
              </w:rPr>
            </w:pPr>
            <w:ins w:id="4749" w:author="Haiyang Liu" w:date="2026-06-11T04:42:00Z" w16du:dateUtc="2026-06-10T20:42:00Z">
              <w:r w:rsidRPr="000C17A7">
                <w:rPr>
                  <w:rFonts w:eastAsia="Times New Roman"/>
                  <w:sz w:val="21"/>
                  <w:szCs w:val="21"/>
                </w:rPr>
                <w:t>• "He did not check the oven before turning it on to pre-heat"</w:t>
              </w:r>
            </w:ins>
          </w:p>
          <w:p w14:paraId="78FB5710" w14:textId="77777777" w:rsidR="00D1536B" w:rsidRPr="000C17A7" w:rsidRDefault="00D1536B" w:rsidP="000C17A7">
            <w:pPr>
              <w:rPr>
                <w:ins w:id="4750" w:author="Haiyang Liu" w:date="2026-06-11T04:42:00Z" w16du:dateUtc="2026-06-10T20:42:00Z"/>
                <w:sz w:val="21"/>
                <w:szCs w:val="21"/>
              </w:rPr>
            </w:pPr>
            <w:ins w:id="4751" w:author="Haiyang Liu" w:date="2026-06-11T04:42:00Z" w16du:dateUtc="2026-06-10T20:42:00Z">
              <w:r w:rsidRPr="000C17A7">
                <w:rPr>
                  <w:rFonts w:eastAsia="Times New Roman"/>
                  <w:sz w:val="21"/>
                  <w:szCs w:val="21"/>
                </w:rPr>
                <w:t>• "the employee approved a refund before verifying the customer’s proof of purchase"</w:t>
              </w:r>
            </w:ins>
          </w:p>
          <w:p w14:paraId="5D47FC85" w14:textId="77777777" w:rsidR="00D1536B" w:rsidRPr="000C17A7" w:rsidRDefault="00D1536B" w:rsidP="000C17A7">
            <w:pPr>
              <w:rPr>
                <w:ins w:id="4752" w:author="Haiyang Liu" w:date="2026-06-11T04:42:00Z" w16du:dateUtc="2026-06-10T20:42:00Z"/>
                <w:sz w:val="21"/>
                <w:szCs w:val="21"/>
              </w:rPr>
            </w:pPr>
            <w:ins w:id="4753" w:author="Haiyang Liu" w:date="2026-06-11T04:42:00Z" w16du:dateUtc="2026-06-10T20:42:00Z">
              <w:r w:rsidRPr="000C17A7">
                <w:rPr>
                  <w:rFonts w:eastAsia="Times New Roman"/>
                  <w:sz w:val="21"/>
                  <w:szCs w:val="21"/>
                </w:rPr>
                <w:t>• "placed labels on two sample tubes before verifying the patients’ identification details against the request forms"</w:t>
              </w:r>
            </w:ins>
          </w:p>
          <w:p w14:paraId="2DAF4FF6" w14:textId="77777777" w:rsidR="00D1536B" w:rsidRPr="000C17A7" w:rsidRDefault="00D1536B" w:rsidP="000C17A7">
            <w:pPr>
              <w:rPr>
                <w:ins w:id="4754" w:author="Haiyang Liu" w:date="2026-06-11T04:42:00Z" w16du:dateUtc="2026-06-10T20:42:00Z"/>
                <w:sz w:val="21"/>
                <w:szCs w:val="21"/>
              </w:rPr>
            </w:pPr>
            <w:ins w:id="4755" w:author="Haiyang Liu" w:date="2026-06-11T04:42:00Z" w16du:dateUtc="2026-06-10T20:42:00Z">
              <w:r w:rsidRPr="000C17A7">
                <w:rPr>
                  <w:rFonts w:eastAsia="Times New Roman"/>
                  <w:sz w:val="21"/>
                  <w:szCs w:val="21"/>
                </w:rPr>
                <w:t>• "they loaded several boxes onto the delivery truck before attaching shipping labels"</w:t>
              </w:r>
            </w:ins>
          </w:p>
          <w:p w14:paraId="399B5B72" w14:textId="77777777" w:rsidR="00D1536B" w:rsidRPr="000C17A7" w:rsidRDefault="00D1536B" w:rsidP="000C17A7">
            <w:pPr>
              <w:rPr>
                <w:ins w:id="4756" w:author="Haiyang Liu" w:date="2026-06-11T04:42:00Z" w16du:dateUtc="2026-06-10T20:42:00Z"/>
                <w:sz w:val="21"/>
                <w:szCs w:val="21"/>
              </w:rPr>
            </w:pPr>
            <w:ins w:id="4757" w:author="Haiyang Liu" w:date="2026-06-11T04:42:00Z" w16du:dateUtc="2026-06-10T20:42:00Z">
              <w:r w:rsidRPr="000C17A7">
                <w:rPr>
                  <w:rFonts w:eastAsia="Times New Roman"/>
                  <w:sz w:val="21"/>
                  <w:szCs w:val="21"/>
                </w:rPr>
                <w:t>• "the box was clearly too heavy for them and they would have known this if they had performed some checks before attempting to lift the box"</w:t>
              </w:r>
            </w:ins>
          </w:p>
          <w:p w14:paraId="180FFE68" w14:textId="77777777" w:rsidR="00D1536B" w:rsidRPr="000C17A7" w:rsidRDefault="00D1536B" w:rsidP="000C17A7">
            <w:pPr>
              <w:rPr>
                <w:ins w:id="4758" w:author="Haiyang Liu" w:date="2026-06-11T04:42:00Z" w16du:dateUtc="2026-06-10T20:42:00Z"/>
                <w:sz w:val="21"/>
                <w:szCs w:val="21"/>
              </w:rPr>
            </w:pPr>
            <w:ins w:id="4759" w:author="Haiyang Liu" w:date="2026-06-11T04:42:00Z" w16du:dateUtc="2026-06-10T20:42:00Z">
              <w:r w:rsidRPr="000C17A7">
                <w:rPr>
                  <w:rFonts w:eastAsia="Times New Roman"/>
                  <w:sz w:val="21"/>
                  <w:szCs w:val="21"/>
                </w:rPr>
                <w:t>• "all the posts were sent at the same time of day"</w:t>
              </w:r>
            </w:ins>
          </w:p>
          <w:p w14:paraId="389F9507" w14:textId="77777777" w:rsidR="00D1536B" w:rsidRPr="000C17A7" w:rsidRDefault="00D1536B" w:rsidP="000C17A7">
            <w:pPr>
              <w:rPr>
                <w:ins w:id="4760" w:author="Haiyang Liu" w:date="2026-06-11T04:42:00Z" w16du:dateUtc="2026-06-10T20:42:00Z"/>
                <w:sz w:val="21"/>
                <w:szCs w:val="21"/>
              </w:rPr>
            </w:pPr>
            <w:ins w:id="4761" w:author="Haiyang Liu" w:date="2026-06-11T04:42:00Z" w16du:dateUtc="2026-06-10T20:42:00Z">
              <w:r w:rsidRPr="000C17A7">
                <w:rPr>
                  <w:rFonts w:eastAsia="Times New Roman"/>
                  <w:sz w:val="21"/>
                  <w:szCs w:val="21"/>
                </w:rPr>
                <w:lastRenderedPageBreak/>
                <w:t>• "he started the installation without proper confirmation if the backups had completed  successfully"</w:t>
              </w:r>
            </w:ins>
          </w:p>
          <w:p w14:paraId="5D24FEB0" w14:textId="77777777" w:rsidR="00D1536B" w:rsidRPr="000C17A7" w:rsidRDefault="00D1536B" w:rsidP="000C17A7">
            <w:pPr>
              <w:pStyle w:val="ListParagraph"/>
              <w:widowControl w:val="0"/>
              <w:ind w:left="72" w:firstLineChars="0" w:firstLine="0"/>
              <w:contextualSpacing/>
              <w:rPr>
                <w:ins w:id="4762" w:author="Haiyang Liu" w:date="2026-06-11T04:42:00Z" w16du:dateUtc="2026-06-10T20:42:00Z"/>
                <w:rFonts w:eastAsia="Times New Roman"/>
                <w:color w:val="000000"/>
                <w:sz w:val="21"/>
                <w:szCs w:val="21"/>
              </w:rPr>
            </w:pPr>
            <w:ins w:id="4763" w:author="Haiyang Liu" w:date="2026-06-11T04:42:00Z" w16du:dateUtc="2026-06-10T20:42:00Z">
              <w:r w:rsidRPr="000C17A7">
                <w:rPr>
                  <w:rFonts w:eastAsia="Times New Roman"/>
                  <w:sz w:val="21"/>
                  <w:szCs w:val="21"/>
                </w:rPr>
                <w:t>• "the teacher went through each resouce much slower and took about two one-hour lessons instead"</w:t>
              </w:r>
            </w:ins>
          </w:p>
        </w:tc>
      </w:tr>
      <w:tr w:rsidR="00D1536B" w:rsidRPr="00DC503A" w14:paraId="2F65F207" w14:textId="77777777" w:rsidTr="000C17A7">
        <w:trPr>
          <w:trHeight w:val="20"/>
          <w:ins w:id="4764" w:author="Haiyang Liu" w:date="2026-06-11T04:42:00Z"/>
        </w:trPr>
        <w:tc>
          <w:tcPr>
            <w:tcW w:w="1800" w:type="dxa"/>
            <w:vAlign w:val="bottom"/>
          </w:tcPr>
          <w:p w14:paraId="4290B781" w14:textId="77777777" w:rsidR="00D1536B" w:rsidRPr="000C17A7" w:rsidRDefault="00D1536B" w:rsidP="000C17A7">
            <w:pPr>
              <w:widowControl w:val="0"/>
              <w:rPr>
                <w:ins w:id="4765" w:author="Haiyang Liu" w:date="2026-06-11T04:42:00Z" w16du:dateUtc="2026-06-10T20:42:00Z"/>
                <w:color w:val="000000"/>
                <w:sz w:val="21"/>
                <w:szCs w:val="21"/>
              </w:rPr>
            </w:pPr>
            <w:ins w:id="4766" w:author="Haiyang Liu" w:date="2026-06-11T04:42:00Z" w16du:dateUtc="2026-06-10T20:42:00Z">
              <w:r w:rsidRPr="000C17A7">
                <w:rPr>
                  <w:rFonts w:eastAsia="Times New Roman"/>
                  <w:sz w:val="21"/>
                  <w:szCs w:val="21"/>
                </w:rPr>
                <w:lastRenderedPageBreak/>
                <w:t>Assumption-Based Errors</w:t>
              </w:r>
            </w:ins>
          </w:p>
        </w:tc>
        <w:tc>
          <w:tcPr>
            <w:tcW w:w="1344" w:type="dxa"/>
            <w:vAlign w:val="bottom"/>
          </w:tcPr>
          <w:p w14:paraId="44DC9911" w14:textId="77777777" w:rsidR="00D1536B" w:rsidRPr="000C17A7" w:rsidRDefault="00D1536B" w:rsidP="000C17A7">
            <w:pPr>
              <w:widowControl w:val="0"/>
              <w:rPr>
                <w:ins w:id="4767" w:author="Haiyang Liu" w:date="2026-06-11T04:42:00Z" w16du:dateUtc="2026-06-10T20:42:00Z"/>
                <w:rFonts w:eastAsia="Times New Roman"/>
                <w:color w:val="000000"/>
                <w:sz w:val="21"/>
                <w:szCs w:val="21"/>
              </w:rPr>
            </w:pPr>
            <w:ins w:id="4768" w:author="Haiyang Liu" w:date="2026-06-11T04:42:00Z" w16du:dateUtc="2026-06-10T20:42:00Z">
              <w:r w:rsidRPr="000C17A7">
                <w:rPr>
                  <w:rFonts w:eastAsia="Times New Roman"/>
                  <w:sz w:val="21"/>
                  <w:szCs w:val="21"/>
                </w:rPr>
                <w:t>10 (4%)</w:t>
              </w:r>
            </w:ins>
          </w:p>
        </w:tc>
        <w:tc>
          <w:tcPr>
            <w:tcW w:w="2420" w:type="dxa"/>
            <w:vAlign w:val="bottom"/>
          </w:tcPr>
          <w:p w14:paraId="5DE90CC5" w14:textId="77777777" w:rsidR="00D1536B" w:rsidRPr="000C17A7" w:rsidRDefault="00D1536B" w:rsidP="000C17A7">
            <w:pPr>
              <w:widowControl w:val="0"/>
              <w:rPr>
                <w:ins w:id="4769" w:author="Haiyang Liu" w:date="2026-06-11T04:42:00Z" w16du:dateUtc="2026-06-10T20:42:00Z"/>
                <w:bCs/>
                <w:sz w:val="21"/>
                <w:szCs w:val="21"/>
              </w:rPr>
            </w:pPr>
            <w:ins w:id="4770" w:author="Haiyang Liu" w:date="2026-06-11T04:42:00Z" w16du:dateUtc="2026-06-10T20:42:00Z">
              <w:r w:rsidRPr="000C17A7">
                <w:rPr>
                  <w:sz w:val="21"/>
                  <w:szCs w:val="21"/>
                </w:rPr>
                <w:t>I started or continued a task based on an incorrect assumption about what needed to be done.</w:t>
              </w:r>
            </w:ins>
          </w:p>
        </w:tc>
        <w:tc>
          <w:tcPr>
            <w:tcW w:w="7666" w:type="dxa"/>
            <w:vAlign w:val="bottom"/>
          </w:tcPr>
          <w:p w14:paraId="509BDB79" w14:textId="77777777" w:rsidR="00D1536B" w:rsidRPr="000C17A7" w:rsidRDefault="00D1536B" w:rsidP="000C17A7">
            <w:pPr>
              <w:rPr>
                <w:ins w:id="4771" w:author="Haiyang Liu" w:date="2026-06-11T04:42:00Z" w16du:dateUtc="2026-06-10T20:42:00Z"/>
                <w:b/>
                <w:bCs/>
                <w:sz w:val="21"/>
                <w:szCs w:val="21"/>
              </w:rPr>
            </w:pPr>
            <w:ins w:id="4772" w:author="Haiyang Liu" w:date="2026-06-11T04:42:00Z" w16du:dateUtc="2026-06-10T20:42:00Z">
              <w:r w:rsidRPr="000C17A7">
                <w:rPr>
                  <w:rFonts w:eastAsia="Times New Roman"/>
                  <w:sz w:val="21"/>
                  <w:szCs w:val="21"/>
                </w:rPr>
                <w:t>• "She said she thought it was okay to combine her two smaller breaks into one"</w:t>
              </w:r>
            </w:ins>
          </w:p>
          <w:p w14:paraId="063F9F1B" w14:textId="77777777" w:rsidR="00D1536B" w:rsidRPr="000C17A7" w:rsidRDefault="00D1536B" w:rsidP="000C17A7">
            <w:pPr>
              <w:rPr>
                <w:ins w:id="4773" w:author="Haiyang Liu" w:date="2026-06-11T04:42:00Z" w16du:dateUtc="2026-06-10T20:42:00Z"/>
                <w:sz w:val="21"/>
                <w:szCs w:val="21"/>
              </w:rPr>
            </w:pPr>
            <w:ins w:id="4774" w:author="Haiyang Liu" w:date="2026-06-11T04:42:00Z" w16du:dateUtc="2026-06-10T20:42:00Z">
              <w:r w:rsidRPr="000C17A7">
                <w:rPr>
                  <w:rFonts w:eastAsia="Times New Roman"/>
                  <w:sz w:val="21"/>
                  <w:szCs w:val="21"/>
                </w:rPr>
                <w:t>• "the employee packed the wrong item into several customer orders"</w:t>
              </w:r>
            </w:ins>
          </w:p>
          <w:p w14:paraId="51C782BC" w14:textId="77777777" w:rsidR="00D1536B" w:rsidRPr="000C17A7" w:rsidRDefault="00D1536B" w:rsidP="000C17A7">
            <w:pPr>
              <w:rPr>
                <w:ins w:id="4775" w:author="Haiyang Liu" w:date="2026-06-11T04:42:00Z" w16du:dateUtc="2026-06-10T20:42:00Z"/>
                <w:sz w:val="21"/>
                <w:szCs w:val="21"/>
              </w:rPr>
            </w:pPr>
            <w:ins w:id="4776" w:author="Haiyang Liu" w:date="2026-06-11T04:42:00Z" w16du:dateUtc="2026-06-10T20:42:00Z">
              <w:r w:rsidRPr="000C17A7">
                <w:rPr>
                  <w:rFonts w:eastAsia="Times New Roman"/>
                  <w:sz w:val="21"/>
                  <w:szCs w:val="21"/>
                </w:rPr>
                <w:t>• "assumed we used a generic spreadsheet tool she was familiar with, completed the task, and submitted it without checking or consulting me"</w:t>
              </w:r>
            </w:ins>
          </w:p>
          <w:p w14:paraId="6DEF3B6A" w14:textId="77777777" w:rsidR="00D1536B" w:rsidRPr="000C17A7" w:rsidRDefault="00D1536B" w:rsidP="000C17A7">
            <w:pPr>
              <w:rPr>
                <w:ins w:id="4777" w:author="Haiyang Liu" w:date="2026-06-11T04:42:00Z" w16du:dateUtc="2026-06-10T20:42:00Z"/>
                <w:sz w:val="21"/>
                <w:szCs w:val="21"/>
              </w:rPr>
            </w:pPr>
            <w:ins w:id="4778" w:author="Haiyang Liu" w:date="2026-06-11T04:42:00Z" w16du:dateUtc="2026-06-10T20:42:00Z">
              <w:r w:rsidRPr="000C17A7">
                <w:rPr>
                  <w:rFonts w:eastAsia="Times New Roman"/>
                  <w:sz w:val="21"/>
                  <w:szCs w:val="21"/>
                </w:rPr>
                <w:t>• "The newcomer mistakenly pulled data from an older spreadsheet because the file names were very similar"</w:t>
              </w:r>
            </w:ins>
          </w:p>
          <w:p w14:paraId="0DC7388A" w14:textId="77777777" w:rsidR="00D1536B" w:rsidRPr="000C17A7" w:rsidRDefault="00D1536B" w:rsidP="000C17A7">
            <w:pPr>
              <w:rPr>
                <w:ins w:id="4779" w:author="Haiyang Liu" w:date="2026-06-11T04:42:00Z" w16du:dateUtc="2026-06-10T20:42:00Z"/>
                <w:sz w:val="21"/>
                <w:szCs w:val="21"/>
              </w:rPr>
            </w:pPr>
            <w:ins w:id="4780" w:author="Haiyang Liu" w:date="2026-06-11T04:42:00Z" w16du:dateUtc="2026-06-10T20:42:00Z">
              <w:r w:rsidRPr="000C17A7">
                <w:rPr>
                  <w:rFonts w:eastAsia="Times New Roman"/>
                  <w:sz w:val="21"/>
                  <w:szCs w:val="21"/>
                </w:rPr>
                <w:t>• "ran checks for two of the three hires but skipped the third"</w:t>
              </w:r>
            </w:ins>
          </w:p>
          <w:p w14:paraId="2ED0B052" w14:textId="77777777" w:rsidR="00D1536B" w:rsidRPr="000C17A7" w:rsidRDefault="00D1536B" w:rsidP="000C17A7">
            <w:pPr>
              <w:rPr>
                <w:ins w:id="4781" w:author="Haiyang Liu" w:date="2026-06-11T04:42:00Z" w16du:dateUtc="2026-06-10T20:42:00Z"/>
                <w:sz w:val="21"/>
                <w:szCs w:val="21"/>
              </w:rPr>
            </w:pPr>
            <w:ins w:id="4782" w:author="Haiyang Liu" w:date="2026-06-11T04:42:00Z" w16du:dateUtc="2026-06-10T20:42:00Z">
              <w:r w:rsidRPr="000C17A7">
                <w:rPr>
                  <w:rFonts w:eastAsia="Times New Roman"/>
                  <w:sz w:val="21"/>
                  <w:szCs w:val="21"/>
                </w:rPr>
                <w:t>• "placed several packages in the wrong section"</w:t>
              </w:r>
            </w:ins>
          </w:p>
          <w:p w14:paraId="1708F762" w14:textId="77777777" w:rsidR="00D1536B" w:rsidRPr="000C17A7" w:rsidRDefault="00D1536B" w:rsidP="000C17A7">
            <w:pPr>
              <w:rPr>
                <w:ins w:id="4783" w:author="Haiyang Liu" w:date="2026-06-11T04:42:00Z" w16du:dateUtc="2026-06-10T20:42:00Z"/>
                <w:sz w:val="21"/>
                <w:szCs w:val="21"/>
              </w:rPr>
            </w:pPr>
            <w:ins w:id="4784" w:author="Haiyang Liu" w:date="2026-06-11T04:42:00Z" w16du:dateUtc="2026-06-10T20:42:00Z">
              <w:r w:rsidRPr="000C17A7">
                <w:rPr>
                  <w:rFonts w:eastAsia="Times New Roman"/>
                  <w:sz w:val="21"/>
                  <w:szCs w:val="21"/>
                </w:rPr>
                <w:t>• "skip certain communications updates with the nursing team because he felt they would obtain the information from checking charts"</w:t>
              </w:r>
            </w:ins>
          </w:p>
          <w:p w14:paraId="4E0729EA" w14:textId="77777777" w:rsidR="00D1536B" w:rsidRPr="000C17A7" w:rsidRDefault="00D1536B" w:rsidP="000C17A7">
            <w:pPr>
              <w:rPr>
                <w:ins w:id="4785" w:author="Haiyang Liu" w:date="2026-06-11T04:42:00Z" w16du:dateUtc="2026-06-10T20:42:00Z"/>
                <w:sz w:val="21"/>
                <w:szCs w:val="21"/>
              </w:rPr>
            </w:pPr>
            <w:ins w:id="4786" w:author="Haiyang Liu" w:date="2026-06-11T04:42:00Z" w16du:dateUtc="2026-06-10T20:42:00Z">
              <w:r w:rsidRPr="000C17A7">
                <w:rPr>
                  <w:rFonts w:eastAsia="Times New Roman"/>
                  <w:sz w:val="21"/>
                  <w:szCs w:val="21"/>
                </w:rPr>
                <w:t>• "The advisor misunderstood the financial eligibility guidance and told the client they werent eligible"</w:t>
              </w:r>
            </w:ins>
          </w:p>
          <w:p w14:paraId="03DFE282" w14:textId="77777777" w:rsidR="00D1536B" w:rsidRPr="000C17A7" w:rsidRDefault="00D1536B" w:rsidP="000C17A7">
            <w:pPr>
              <w:rPr>
                <w:ins w:id="4787" w:author="Haiyang Liu" w:date="2026-06-11T04:42:00Z" w16du:dateUtc="2026-06-10T20:42:00Z"/>
                <w:sz w:val="21"/>
                <w:szCs w:val="21"/>
              </w:rPr>
            </w:pPr>
            <w:ins w:id="4788" w:author="Haiyang Liu" w:date="2026-06-11T04:42:00Z" w16du:dateUtc="2026-06-10T20:42:00Z">
              <w:r w:rsidRPr="000C17A7">
                <w:rPr>
                  <w:rFonts w:eastAsia="Times New Roman"/>
                  <w:sz w:val="21"/>
                  <w:szCs w:val="21"/>
                </w:rPr>
                <w:t>• "thought that the checklist was optional"</w:t>
              </w:r>
            </w:ins>
          </w:p>
          <w:p w14:paraId="3F01494D" w14:textId="77777777" w:rsidR="00D1536B" w:rsidRPr="000C17A7" w:rsidRDefault="00D1536B" w:rsidP="000C17A7">
            <w:pPr>
              <w:pStyle w:val="ListParagraph"/>
              <w:widowControl w:val="0"/>
              <w:ind w:left="72" w:firstLineChars="0" w:firstLine="0"/>
              <w:contextualSpacing/>
              <w:rPr>
                <w:ins w:id="4789" w:author="Haiyang Liu" w:date="2026-06-11T04:42:00Z" w16du:dateUtc="2026-06-10T20:42:00Z"/>
                <w:rFonts w:eastAsia="Times New Roman"/>
                <w:color w:val="000000"/>
                <w:sz w:val="21"/>
                <w:szCs w:val="21"/>
              </w:rPr>
            </w:pPr>
            <w:ins w:id="4790" w:author="Haiyang Liu" w:date="2026-06-11T04:42:00Z" w16du:dateUtc="2026-06-10T20:42:00Z">
              <w:r w:rsidRPr="000C17A7">
                <w:rPr>
                  <w:rFonts w:eastAsia="Times New Roman"/>
                  <w:sz w:val="21"/>
                  <w:szCs w:val="21"/>
                </w:rPr>
                <w:t>• "he accidentally granted editing access to the entire department instead of the only finance team"</w:t>
              </w:r>
            </w:ins>
          </w:p>
        </w:tc>
      </w:tr>
      <w:tr w:rsidR="00D1536B" w:rsidRPr="00DC503A" w14:paraId="5B977587" w14:textId="77777777" w:rsidTr="000C17A7">
        <w:trPr>
          <w:trHeight w:val="20"/>
          <w:ins w:id="4791" w:author="Haiyang Liu" w:date="2026-06-11T04:42:00Z"/>
        </w:trPr>
        <w:tc>
          <w:tcPr>
            <w:tcW w:w="1800" w:type="dxa"/>
            <w:vAlign w:val="bottom"/>
          </w:tcPr>
          <w:p w14:paraId="7502D553" w14:textId="77777777" w:rsidR="00D1536B" w:rsidRPr="000C17A7" w:rsidRDefault="00D1536B" w:rsidP="000C17A7">
            <w:pPr>
              <w:widowControl w:val="0"/>
              <w:rPr>
                <w:ins w:id="4792" w:author="Haiyang Liu" w:date="2026-06-11T04:42:00Z" w16du:dateUtc="2026-06-10T20:42:00Z"/>
                <w:color w:val="000000"/>
                <w:sz w:val="21"/>
                <w:szCs w:val="21"/>
              </w:rPr>
            </w:pPr>
            <w:ins w:id="4793" w:author="Haiyang Liu" w:date="2026-06-11T04:42:00Z" w16du:dateUtc="2026-06-10T20:42:00Z">
              <w:r w:rsidRPr="000C17A7">
                <w:rPr>
                  <w:rFonts w:eastAsia="Times New Roman"/>
                  <w:sz w:val="21"/>
                  <w:szCs w:val="21"/>
                </w:rPr>
                <w:t>Corrective/Rework Errors</w:t>
              </w:r>
            </w:ins>
          </w:p>
        </w:tc>
        <w:tc>
          <w:tcPr>
            <w:tcW w:w="1344" w:type="dxa"/>
            <w:vAlign w:val="bottom"/>
          </w:tcPr>
          <w:p w14:paraId="08BEC8BE" w14:textId="77777777" w:rsidR="00D1536B" w:rsidRPr="000C17A7" w:rsidRDefault="00D1536B" w:rsidP="000C17A7">
            <w:pPr>
              <w:widowControl w:val="0"/>
              <w:rPr>
                <w:ins w:id="4794" w:author="Haiyang Liu" w:date="2026-06-11T04:42:00Z" w16du:dateUtc="2026-06-10T20:42:00Z"/>
                <w:rFonts w:eastAsia="Times New Roman"/>
                <w:color w:val="000000"/>
                <w:sz w:val="21"/>
                <w:szCs w:val="21"/>
              </w:rPr>
            </w:pPr>
            <w:ins w:id="4795" w:author="Haiyang Liu" w:date="2026-06-11T04:42:00Z" w16du:dateUtc="2026-06-10T20:42:00Z">
              <w:r w:rsidRPr="000C17A7">
                <w:rPr>
                  <w:rFonts w:eastAsia="Times New Roman"/>
                  <w:sz w:val="21"/>
                  <w:szCs w:val="21"/>
                </w:rPr>
                <w:t>5 (2%)</w:t>
              </w:r>
            </w:ins>
          </w:p>
        </w:tc>
        <w:tc>
          <w:tcPr>
            <w:tcW w:w="2420" w:type="dxa"/>
            <w:vAlign w:val="bottom"/>
          </w:tcPr>
          <w:p w14:paraId="6C2F630F" w14:textId="683595E9" w:rsidR="00D1536B" w:rsidRPr="00071610" w:rsidRDefault="00D1536B">
            <w:pPr>
              <w:adjustRightInd w:val="0"/>
              <w:snapToGrid w:val="0"/>
              <w:rPr>
                <w:ins w:id="4796" w:author="Haiyang Liu" w:date="2026-06-11T04:42:00Z" w16du:dateUtc="2026-06-10T20:42:00Z"/>
                <w:sz w:val="21"/>
                <w:szCs w:val="21"/>
              </w:rPr>
              <w:pPrChange w:id="4797" w:author="Haiyang Liu" w:date="2026-06-11T06:06:00Z" w16du:dateUtc="2026-06-10T22:06:00Z">
                <w:pPr>
                  <w:widowControl w:val="0"/>
                </w:pPr>
              </w:pPrChange>
            </w:pPr>
            <w:ins w:id="4798" w:author="Haiyang Liu" w:date="2026-06-11T04:42:00Z" w16du:dateUtc="2026-06-10T20:42:00Z">
              <w:r w:rsidRPr="000C17A7">
                <w:rPr>
                  <w:sz w:val="21"/>
                  <w:szCs w:val="21"/>
                </w:rPr>
                <w:t>I carried out an action that later needed to be undone or redone because it was incorrect.</w:t>
              </w:r>
            </w:ins>
          </w:p>
        </w:tc>
        <w:tc>
          <w:tcPr>
            <w:tcW w:w="7666" w:type="dxa"/>
            <w:vAlign w:val="bottom"/>
          </w:tcPr>
          <w:p w14:paraId="70F8178E" w14:textId="77777777" w:rsidR="00D1536B" w:rsidRPr="000C17A7" w:rsidRDefault="00D1536B" w:rsidP="000C17A7">
            <w:pPr>
              <w:rPr>
                <w:ins w:id="4799" w:author="Haiyang Liu" w:date="2026-06-11T04:42:00Z" w16du:dateUtc="2026-06-10T20:42:00Z"/>
                <w:b/>
                <w:bCs/>
                <w:sz w:val="21"/>
                <w:szCs w:val="21"/>
              </w:rPr>
            </w:pPr>
            <w:ins w:id="4800" w:author="Haiyang Liu" w:date="2026-06-11T04:42:00Z" w16du:dateUtc="2026-06-10T20:42:00Z">
              <w:r w:rsidRPr="000C17A7">
                <w:rPr>
                  <w:rFonts w:eastAsia="Times New Roman"/>
                  <w:sz w:val="21"/>
                  <w:szCs w:val="21"/>
                </w:rPr>
                <w:t>• "he then open the front panel of the breakers and began to trace wires and tighten connections. he then reset the breaker again"</w:t>
              </w:r>
            </w:ins>
          </w:p>
          <w:p w14:paraId="78AC8C02" w14:textId="77777777" w:rsidR="00D1536B" w:rsidRPr="000C17A7" w:rsidRDefault="00D1536B" w:rsidP="000C17A7">
            <w:pPr>
              <w:rPr>
                <w:ins w:id="4801" w:author="Haiyang Liu" w:date="2026-06-11T04:42:00Z" w16du:dateUtc="2026-06-10T20:42:00Z"/>
                <w:sz w:val="21"/>
                <w:szCs w:val="21"/>
              </w:rPr>
            </w:pPr>
            <w:ins w:id="4802" w:author="Haiyang Liu" w:date="2026-06-11T04:42:00Z" w16du:dateUtc="2026-06-10T20:42:00Z">
              <w:r w:rsidRPr="000C17A7">
                <w:rPr>
                  <w:rFonts w:eastAsia="Times New Roman"/>
                  <w:sz w:val="21"/>
                  <w:szCs w:val="21"/>
                </w:rPr>
                <w:t>• "she applied the wrong firewall rule"</w:t>
              </w:r>
            </w:ins>
          </w:p>
          <w:p w14:paraId="0E841873" w14:textId="77777777" w:rsidR="00D1536B" w:rsidRPr="000C17A7" w:rsidRDefault="00D1536B" w:rsidP="000C17A7">
            <w:pPr>
              <w:rPr>
                <w:ins w:id="4803" w:author="Haiyang Liu" w:date="2026-06-11T04:42:00Z" w16du:dateUtc="2026-06-10T20:42:00Z"/>
                <w:sz w:val="21"/>
                <w:szCs w:val="21"/>
              </w:rPr>
            </w:pPr>
            <w:ins w:id="4804" w:author="Haiyang Liu" w:date="2026-06-11T04:42:00Z" w16du:dateUtc="2026-06-10T20:42:00Z">
              <w:r w:rsidRPr="000C17A7">
                <w:rPr>
                  <w:rFonts w:eastAsia="Times New Roman"/>
                  <w:sz w:val="21"/>
                  <w:szCs w:val="21"/>
                </w:rPr>
                <w:t>• "The newcomer mistakenly deleted the team project from the system he was given"</w:t>
              </w:r>
            </w:ins>
          </w:p>
          <w:p w14:paraId="7CAAA0A8" w14:textId="77777777" w:rsidR="00D1536B" w:rsidRPr="000C17A7" w:rsidRDefault="00D1536B" w:rsidP="000C17A7">
            <w:pPr>
              <w:rPr>
                <w:ins w:id="4805" w:author="Haiyang Liu" w:date="2026-06-11T04:42:00Z" w16du:dateUtc="2026-06-10T20:42:00Z"/>
                <w:sz w:val="21"/>
                <w:szCs w:val="21"/>
              </w:rPr>
            </w:pPr>
            <w:ins w:id="4806" w:author="Haiyang Liu" w:date="2026-06-11T04:42:00Z" w16du:dateUtc="2026-06-10T20:42:00Z">
              <w:r w:rsidRPr="000C17A7">
                <w:rPr>
                  <w:rFonts w:eastAsia="Times New Roman"/>
                  <w:sz w:val="21"/>
                  <w:szCs w:val="21"/>
                </w:rPr>
                <w:t>• "he inadvertently damaged the replacement part whilst trying to fit it"</w:t>
              </w:r>
            </w:ins>
          </w:p>
          <w:p w14:paraId="38E245AB" w14:textId="77777777" w:rsidR="00D1536B" w:rsidRPr="000C17A7" w:rsidRDefault="00D1536B" w:rsidP="000C17A7">
            <w:pPr>
              <w:pStyle w:val="ListParagraph"/>
              <w:widowControl w:val="0"/>
              <w:ind w:left="72" w:firstLineChars="0" w:firstLine="0"/>
              <w:contextualSpacing/>
              <w:rPr>
                <w:ins w:id="4807" w:author="Haiyang Liu" w:date="2026-06-11T04:42:00Z" w16du:dateUtc="2026-06-10T20:42:00Z"/>
                <w:rFonts w:eastAsia="Times New Roman"/>
                <w:color w:val="000000"/>
                <w:sz w:val="21"/>
                <w:szCs w:val="21"/>
              </w:rPr>
            </w:pPr>
            <w:ins w:id="4808" w:author="Haiyang Liu" w:date="2026-06-11T04:42:00Z" w16du:dateUtc="2026-06-10T20:42:00Z">
              <w:r w:rsidRPr="000C17A7">
                <w:rPr>
                  <w:rFonts w:eastAsia="Times New Roman"/>
                  <w:sz w:val="21"/>
                  <w:szCs w:val="21"/>
                </w:rPr>
                <w:t>• "didn't go through the verification process or check"</w:t>
              </w:r>
            </w:ins>
          </w:p>
        </w:tc>
      </w:tr>
    </w:tbl>
    <w:p w14:paraId="5C84B606" w14:textId="77777777" w:rsidR="00D1536B" w:rsidRDefault="00D1536B" w:rsidP="00D1536B">
      <w:pPr>
        <w:widowControl w:val="0"/>
        <w:snapToGrid w:val="0"/>
        <w:spacing w:line="480" w:lineRule="auto"/>
        <w:ind w:left="480" w:hangingChars="200" w:hanging="480"/>
        <w:rPr>
          <w:ins w:id="4809" w:author="Haiyang Liu" w:date="2026-06-11T04:42:00Z" w16du:dateUtc="2026-06-10T20:42:00Z"/>
          <w:rFonts w:eastAsia="MingLiU"/>
          <w:b/>
          <w:bCs/>
          <w:color w:val="000000"/>
          <w:kern w:val="2"/>
        </w:rPr>
      </w:pPr>
    </w:p>
    <w:p w14:paraId="6A47F94A" w14:textId="77777777" w:rsidR="00D1536B" w:rsidRDefault="00D1536B" w:rsidP="00D1536B">
      <w:pPr>
        <w:widowControl w:val="0"/>
        <w:snapToGrid w:val="0"/>
        <w:spacing w:line="480" w:lineRule="auto"/>
        <w:ind w:left="480" w:hangingChars="200" w:hanging="480"/>
        <w:rPr>
          <w:ins w:id="4810" w:author="Haiyang Liu" w:date="2026-06-11T04:42:00Z" w16du:dateUtc="2026-06-10T20:42:00Z"/>
          <w:rFonts w:eastAsia="MingLiU"/>
          <w:b/>
          <w:bCs/>
          <w:color w:val="000000"/>
          <w:kern w:val="2"/>
        </w:rPr>
      </w:pPr>
    </w:p>
    <w:p w14:paraId="66338869" w14:textId="77777777" w:rsidR="00D1536B" w:rsidRDefault="00D1536B" w:rsidP="00D1536B">
      <w:pPr>
        <w:widowControl w:val="0"/>
        <w:snapToGrid w:val="0"/>
        <w:spacing w:line="480" w:lineRule="auto"/>
        <w:ind w:left="480" w:hangingChars="200" w:hanging="480"/>
        <w:rPr>
          <w:ins w:id="4811" w:author="Haiyang Liu" w:date="2026-06-11T04:42:00Z" w16du:dateUtc="2026-06-10T20:42:00Z"/>
          <w:rFonts w:eastAsia="MingLiU"/>
          <w:b/>
          <w:bCs/>
          <w:color w:val="000000"/>
          <w:kern w:val="2"/>
        </w:rPr>
      </w:pPr>
    </w:p>
    <w:p w14:paraId="19C249C5" w14:textId="77777777" w:rsidR="00F219D2" w:rsidRDefault="00F219D2">
      <w:pPr>
        <w:widowControl w:val="0"/>
        <w:snapToGrid w:val="0"/>
        <w:spacing w:line="480" w:lineRule="auto"/>
        <w:ind w:left="480" w:hangingChars="200" w:hanging="480"/>
        <w:rPr>
          <w:ins w:id="4812" w:author="Haiyang Liu" w:date="2026-05-21T09:27:00Z" w16du:dateUtc="2026-05-21T02:27:00Z"/>
          <w:rFonts w:eastAsia="MingLiU"/>
          <w:b/>
          <w:bCs/>
          <w:color w:val="000000"/>
          <w:kern w:val="2"/>
        </w:rPr>
      </w:pPr>
    </w:p>
    <w:p w14:paraId="086BE972" w14:textId="77777777" w:rsidR="00F219D2" w:rsidRDefault="00F219D2">
      <w:pPr>
        <w:widowControl w:val="0"/>
        <w:snapToGrid w:val="0"/>
        <w:spacing w:line="480" w:lineRule="auto"/>
        <w:ind w:left="480" w:hangingChars="200" w:hanging="480"/>
        <w:rPr>
          <w:ins w:id="4813" w:author="Haiyang Liu" w:date="2026-05-21T09:27:00Z" w16du:dateUtc="2026-05-21T02:27:00Z"/>
          <w:rFonts w:eastAsia="MingLiU"/>
          <w:b/>
          <w:bCs/>
          <w:color w:val="000000"/>
          <w:kern w:val="2"/>
        </w:rPr>
      </w:pPr>
    </w:p>
    <w:p w14:paraId="7CDE8F64" w14:textId="36845B8D" w:rsidR="00F219D2" w:rsidRDefault="00F219D2">
      <w:pPr>
        <w:widowControl w:val="0"/>
        <w:snapToGrid w:val="0"/>
        <w:spacing w:line="480" w:lineRule="auto"/>
        <w:ind w:left="480" w:hangingChars="200" w:hanging="480"/>
        <w:rPr>
          <w:ins w:id="4814" w:author="Haiyang Liu" w:date="2026-05-21T09:27:00Z" w16du:dateUtc="2026-05-21T02:27:00Z"/>
          <w:rFonts w:eastAsia="MingLiU"/>
          <w:b/>
          <w:bCs/>
          <w:color w:val="000000"/>
          <w:kern w:val="2"/>
        </w:rPr>
        <w:sectPr w:rsidR="00F219D2">
          <w:pgSz w:w="15840" w:h="12240" w:orient="landscape"/>
          <w:pgMar w:top="1440" w:right="1440" w:bottom="1440" w:left="1440" w:header="851" w:footer="992" w:gutter="0"/>
          <w:cols w:space="425"/>
          <w:docGrid w:linePitch="326"/>
        </w:sectPr>
      </w:pPr>
    </w:p>
    <w:p w14:paraId="777D3F0C" w14:textId="5F16FC5D" w:rsidR="009458CE" w:rsidRDefault="009C0C59">
      <w:pPr>
        <w:widowControl w:val="0"/>
        <w:snapToGrid w:val="0"/>
        <w:spacing w:line="480" w:lineRule="auto"/>
        <w:ind w:left="480" w:hangingChars="200" w:hanging="480"/>
      </w:pPr>
      <w:r>
        <w:rPr>
          <w:rFonts w:eastAsia="MingLiU"/>
          <w:b/>
          <w:bCs/>
          <w:color w:val="000000"/>
          <w:kern w:val="2"/>
        </w:rPr>
        <w:lastRenderedPageBreak/>
        <w:t xml:space="preserve">Table </w:t>
      </w:r>
      <w:del w:id="4815" w:author="Haiyang Liu" w:date="2026-05-21T09:52:00Z" w16du:dateUtc="2026-05-21T02:52:00Z">
        <w:r w:rsidDel="00BC2588">
          <w:rPr>
            <w:rFonts w:eastAsia="MingLiU"/>
            <w:b/>
            <w:bCs/>
            <w:color w:val="000000"/>
            <w:kern w:val="2"/>
          </w:rPr>
          <w:delText>1</w:delText>
        </w:r>
      </w:del>
      <w:ins w:id="4816" w:author="Haiyang Liu" w:date="2026-05-21T09:52:00Z" w16du:dateUtc="2026-05-21T02:52:00Z">
        <w:r w:rsidR="00BC2588">
          <w:rPr>
            <w:rFonts w:eastAsia="MingLiU"/>
            <w:b/>
            <w:bCs/>
            <w:color w:val="000000"/>
            <w:kern w:val="2"/>
          </w:rPr>
          <w:t>2</w:t>
        </w:r>
      </w:ins>
      <w:r>
        <w:rPr>
          <w:rFonts w:eastAsia="MingLiU"/>
          <w:b/>
          <w:bCs/>
          <w:color w:val="000000"/>
          <w:kern w:val="2"/>
        </w:rPr>
        <w:t xml:space="preserve">. </w:t>
      </w:r>
      <w:r>
        <w:rPr>
          <w:rFonts w:eastAsia="MingLiU"/>
          <w:bCs/>
          <w:color w:val="000000"/>
          <w:kern w:val="2"/>
        </w:rPr>
        <w:t>Descriptive Statistics</w:t>
      </w:r>
      <w:r>
        <w:rPr>
          <w:bCs/>
          <w:color w:val="000000"/>
          <w:kern w:val="2"/>
        </w:rPr>
        <w:t xml:space="preserve"> </w:t>
      </w:r>
      <w:r>
        <w:rPr>
          <w:rFonts w:eastAsia="MingLiU"/>
          <w:bCs/>
          <w:color w:val="000000"/>
          <w:kern w:val="2"/>
        </w:rPr>
        <w:t>and Correlations</w:t>
      </w:r>
    </w:p>
    <w:tbl>
      <w:tblPr>
        <w:tblW w:w="13330" w:type="dxa"/>
        <w:jc w:val="center"/>
        <w:tblLayout w:type="fixed"/>
        <w:tblCellMar>
          <w:left w:w="0" w:type="dxa"/>
          <w:right w:w="0" w:type="dxa"/>
        </w:tblCellMar>
        <w:tblLook w:val="04A0" w:firstRow="1" w:lastRow="0" w:firstColumn="1" w:lastColumn="0" w:noHBand="0" w:noVBand="1"/>
      </w:tblPr>
      <w:tblGrid>
        <w:gridCol w:w="3616"/>
        <w:gridCol w:w="704"/>
        <w:gridCol w:w="540"/>
        <w:gridCol w:w="605"/>
        <w:gridCol w:w="605"/>
        <w:gridCol w:w="605"/>
        <w:gridCol w:w="605"/>
        <w:gridCol w:w="605"/>
        <w:gridCol w:w="605"/>
        <w:gridCol w:w="605"/>
        <w:gridCol w:w="605"/>
        <w:gridCol w:w="605"/>
        <w:gridCol w:w="605"/>
        <w:gridCol w:w="605"/>
        <w:gridCol w:w="605"/>
        <w:gridCol w:w="605"/>
        <w:gridCol w:w="605"/>
      </w:tblGrid>
      <w:tr w:rsidR="009458CE" w:rsidDel="00833142" w14:paraId="777D3F1E" w14:textId="3F8798D2">
        <w:trPr>
          <w:cantSplit/>
          <w:trHeight w:val="144"/>
          <w:jc w:val="center"/>
          <w:del w:id="4817" w:author="Haiyang Liu" w:date="2026-05-21T09:35:00Z"/>
        </w:trPr>
        <w:tc>
          <w:tcPr>
            <w:tcW w:w="3616" w:type="dxa"/>
            <w:tcBorders>
              <w:top w:val="single" w:sz="4" w:space="0" w:color="auto"/>
              <w:bottom w:val="single" w:sz="4" w:space="0" w:color="auto"/>
            </w:tcBorders>
            <w:vAlign w:val="center"/>
          </w:tcPr>
          <w:p w14:paraId="777D3F0D" w14:textId="346256D3" w:rsidR="009458CE" w:rsidDel="00833142" w:rsidRDefault="009C0C59">
            <w:pPr>
              <w:widowControl w:val="0"/>
              <w:autoSpaceDE w:val="0"/>
              <w:autoSpaceDN w:val="0"/>
              <w:adjustRightInd w:val="0"/>
              <w:snapToGrid w:val="0"/>
              <w:spacing w:line="276" w:lineRule="auto"/>
              <w:ind w:right="60"/>
              <w:jc w:val="both"/>
              <w:rPr>
                <w:del w:id="4818" w:author="Haiyang Liu" w:date="2026-05-21T09:35:00Z" w16du:dateUtc="2026-05-21T02:35:00Z"/>
                <w:rFonts w:eastAsia="DengXian"/>
                <w:b/>
                <w:i/>
                <w:color w:val="000000"/>
                <w:kern w:val="2"/>
              </w:rPr>
            </w:pPr>
            <w:del w:id="4819" w:author="Haiyang Liu" w:date="2026-05-21T09:35:00Z" w16du:dateUtc="2026-05-21T02:35:00Z">
              <w:r w:rsidDel="00833142">
                <w:rPr>
                  <w:rFonts w:eastAsia="DengXian"/>
                  <w:b/>
                  <w:i/>
                  <w:color w:val="000000"/>
                  <w:kern w:val="2"/>
                </w:rPr>
                <w:delText>Variable</w:delText>
              </w:r>
            </w:del>
          </w:p>
        </w:tc>
        <w:tc>
          <w:tcPr>
            <w:tcW w:w="704" w:type="dxa"/>
            <w:tcBorders>
              <w:top w:val="single" w:sz="4" w:space="0" w:color="auto"/>
              <w:bottom w:val="single" w:sz="4" w:space="0" w:color="auto"/>
            </w:tcBorders>
            <w:vAlign w:val="center"/>
          </w:tcPr>
          <w:p w14:paraId="777D3F0E" w14:textId="76440E8A" w:rsidR="009458CE" w:rsidDel="00833142" w:rsidRDefault="009C0C59">
            <w:pPr>
              <w:widowControl w:val="0"/>
              <w:autoSpaceDE w:val="0"/>
              <w:autoSpaceDN w:val="0"/>
              <w:adjustRightInd w:val="0"/>
              <w:snapToGrid w:val="0"/>
              <w:spacing w:line="276" w:lineRule="auto"/>
              <w:ind w:right="60"/>
              <w:jc w:val="center"/>
              <w:rPr>
                <w:del w:id="4820" w:author="Haiyang Liu" w:date="2026-05-21T09:35:00Z" w16du:dateUtc="2026-05-21T02:35:00Z"/>
                <w:rFonts w:eastAsia="DengXian"/>
                <w:b/>
                <w:i/>
                <w:color w:val="000000"/>
                <w:kern w:val="2"/>
              </w:rPr>
            </w:pPr>
            <w:del w:id="4821" w:author="Haiyang Liu" w:date="2026-05-21T09:35:00Z" w16du:dateUtc="2026-05-21T02:35:00Z">
              <w:r w:rsidDel="00833142">
                <w:rPr>
                  <w:rFonts w:eastAsia="DengXian"/>
                  <w:b/>
                  <w:i/>
                  <w:color w:val="000000"/>
                  <w:kern w:val="2"/>
                </w:rPr>
                <w:delText>M</w:delText>
              </w:r>
            </w:del>
          </w:p>
        </w:tc>
        <w:tc>
          <w:tcPr>
            <w:tcW w:w="540" w:type="dxa"/>
            <w:tcBorders>
              <w:top w:val="single" w:sz="4" w:space="0" w:color="auto"/>
              <w:bottom w:val="single" w:sz="4" w:space="0" w:color="auto"/>
            </w:tcBorders>
            <w:vAlign w:val="center"/>
          </w:tcPr>
          <w:p w14:paraId="777D3F0F" w14:textId="02D7BE71" w:rsidR="009458CE" w:rsidDel="00833142" w:rsidRDefault="009C0C59">
            <w:pPr>
              <w:widowControl w:val="0"/>
              <w:autoSpaceDE w:val="0"/>
              <w:autoSpaceDN w:val="0"/>
              <w:adjustRightInd w:val="0"/>
              <w:snapToGrid w:val="0"/>
              <w:spacing w:line="276" w:lineRule="auto"/>
              <w:ind w:right="60"/>
              <w:jc w:val="center"/>
              <w:rPr>
                <w:del w:id="4822" w:author="Haiyang Liu" w:date="2026-05-21T09:35:00Z" w16du:dateUtc="2026-05-21T02:35:00Z"/>
                <w:rFonts w:eastAsia="DengXian"/>
                <w:b/>
                <w:i/>
                <w:color w:val="000000"/>
                <w:kern w:val="2"/>
              </w:rPr>
            </w:pPr>
            <w:del w:id="4823" w:author="Haiyang Liu" w:date="2026-05-21T09:35:00Z" w16du:dateUtc="2026-05-21T02:35:00Z">
              <w:r w:rsidDel="00833142">
                <w:rPr>
                  <w:rFonts w:eastAsia="DengXian"/>
                  <w:b/>
                  <w:i/>
                  <w:color w:val="000000"/>
                  <w:kern w:val="2"/>
                </w:rPr>
                <w:delText>SD</w:delText>
              </w:r>
            </w:del>
          </w:p>
        </w:tc>
        <w:tc>
          <w:tcPr>
            <w:tcW w:w="605" w:type="dxa"/>
            <w:tcBorders>
              <w:top w:val="single" w:sz="4" w:space="0" w:color="auto"/>
              <w:bottom w:val="single" w:sz="4" w:space="0" w:color="auto"/>
            </w:tcBorders>
            <w:vAlign w:val="center"/>
          </w:tcPr>
          <w:p w14:paraId="777D3F10" w14:textId="2141A1B5" w:rsidR="009458CE" w:rsidDel="00833142" w:rsidRDefault="009C0C59">
            <w:pPr>
              <w:widowControl w:val="0"/>
              <w:autoSpaceDE w:val="0"/>
              <w:autoSpaceDN w:val="0"/>
              <w:adjustRightInd w:val="0"/>
              <w:snapToGrid w:val="0"/>
              <w:spacing w:line="276" w:lineRule="auto"/>
              <w:ind w:right="60"/>
              <w:jc w:val="center"/>
              <w:rPr>
                <w:del w:id="4824" w:author="Haiyang Liu" w:date="2026-05-21T09:35:00Z" w16du:dateUtc="2026-05-21T02:35:00Z"/>
                <w:rFonts w:eastAsia="MingLiU"/>
                <w:i/>
                <w:color w:val="000000"/>
                <w:kern w:val="2"/>
              </w:rPr>
            </w:pPr>
            <w:del w:id="4825" w:author="Haiyang Liu" w:date="2026-05-21T09:35:00Z" w16du:dateUtc="2026-05-21T02:35:00Z">
              <w:r w:rsidDel="00833142">
                <w:rPr>
                  <w:rFonts w:eastAsia="DengXian"/>
                  <w:i/>
                  <w:color w:val="000000"/>
                  <w:kern w:val="2"/>
                </w:rPr>
                <w:delText>1</w:delText>
              </w:r>
            </w:del>
          </w:p>
        </w:tc>
        <w:tc>
          <w:tcPr>
            <w:tcW w:w="605" w:type="dxa"/>
            <w:tcBorders>
              <w:top w:val="single" w:sz="4" w:space="0" w:color="auto"/>
              <w:bottom w:val="single" w:sz="4" w:space="0" w:color="auto"/>
            </w:tcBorders>
            <w:vAlign w:val="center"/>
          </w:tcPr>
          <w:p w14:paraId="777D3F11" w14:textId="15D88458" w:rsidR="009458CE" w:rsidDel="00833142" w:rsidRDefault="009C0C59">
            <w:pPr>
              <w:widowControl w:val="0"/>
              <w:autoSpaceDE w:val="0"/>
              <w:autoSpaceDN w:val="0"/>
              <w:adjustRightInd w:val="0"/>
              <w:snapToGrid w:val="0"/>
              <w:spacing w:line="276" w:lineRule="auto"/>
              <w:ind w:right="60"/>
              <w:jc w:val="center"/>
              <w:rPr>
                <w:del w:id="4826" w:author="Haiyang Liu" w:date="2026-05-21T09:35:00Z" w16du:dateUtc="2026-05-21T02:35:00Z"/>
                <w:rFonts w:eastAsia="MingLiU"/>
                <w:i/>
                <w:color w:val="000000"/>
                <w:kern w:val="2"/>
              </w:rPr>
            </w:pPr>
            <w:del w:id="4827" w:author="Haiyang Liu" w:date="2026-05-21T09:35:00Z" w16du:dateUtc="2026-05-21T02:35:00Z">
              <w:r w:rsidDel="00833142">
                <w:rPr>
                  <w:rFonts w:eastAsia="DengXian"/>
                  <w:i/>
                  <w:color w:val="000000"/>
                  <w:kern w:val="2"/>
                </w:rPr>
                <w:delText>2</w:delText>
              </w:r>
            </w:del>
          </w:p>
        </w:tc>
        <w:tc>
          <w:tcPr>
            <w:tcW w:w="605" w:type="dxa"/>
            <w:tcBorders>
              <w:top w:val="single" w:sz="4" w:space="0" w:color="auto"/>
              <w:bottom w:val="single" w:sz="4" w:space="0" w:color="auto"/>
            </w:tcBorders>
            <w:vAlign w:val="center"/>
          </w:tcPr>
          <w:p w14:paraId="777D3F12" w14:textId="4896B77B" w:rsidR="009458CE" w:rsidDel="00833142" w:rsidRDefault="009C0C59">
            <w:pPr>
              <w:widowControl w:val="0"/>
              <w:autoSpaceDE w:val="0"/>
              <w:autoSpaceDN w:val="0"/>
              <w:adjustRightInd w:val="0"/>
              <w:snapToGrid w:val="0"/>
              <w:spacing w:line="276" w:lineRule="auto"/>
              <w:ind w:right="60"/>
              <w:jc w:val="center"/>
              <w:rPr>
                <w:del w:id="4828" w:author="Haiyang Liu" w:date="2026-05-21T09:35:00Z" w16du:dateUtc="2026-05-21T02:35:00Z"/>
                <w:rFonts w:eastAsia="MingLiU"/>
                <w:i/>
                <w:color w:val="000000"/>
                <w:kern w:val="2"/>
              </w:rPr>
            </w:pPr>
            <w:del w:id="4829" w:author="Haiyang Liu" w:date="2026-05-21T09:35:00Z" w16du:dateUtc="2026-05-21T02:35:00Z">
              <w:r w:rsidDel="00833142">
                <w:rPr>
                  <w:rFonts w:eastAsia="DengXian"/>
                  <w:i/>
                  <w:color w:val="000000"/>
                  <w:kern w:val="2"/>
                </w:rPr>
                <w:delText>3</w:delText>
              </w:r>
            </w:del>
          </w:p>
        </w:tc>
        <w:tc>
          <w:tcPr>
            <w:tcW w:w="605" w:type="dxa"/>
            <w:tcBorders>
              <w:top w:val="single" w:sz="4" w:space="0" w:color="auto"/>
              <w:bottom w:val="single" w:sz="4" w:space="0" w:color="auto"/>
            </w:tcBorders>
            <w:vAlign w:val="center"/>
          </w:tcPr>
          <w:p w14:paraId="777D3F13" w14:textId="67A73174" w:rsidR="009458CE" w:rsidDel="00833142" w:rsidRDefault="009C0C59">
            <w:pPr>
              <w:widowControl w:val="0"/>
              <w:autoSpaceDE w:val="0"/>
              <w:autoSpaceDN w:val="0"/>
              <w:adjustRightInd w:val="0"/>
              <w:snapToGrid w:val="0"/>
              <w:spacing w:line="276" w:lineRule="auto"/>
              <w:ind w:right="60"/>
              <w:jc w:val="center"/>
              <w:rPr>
                <w:del w:id="4830" w:author="Haiyang Liu" w:date="2026-05-21T09:35:00Z" w16du:dateUtc="2026-05-21T02:35:00Z"/>
                <w:rFonts w:eastAsia="MingLiU"/>
                <w:i/>
                <w:color w:val="000000"/>
                <w:kern w:val="2"/>
              </w:rPr>
            </w:pPr>
            <w:del w:id="4831" w:author="Haiyang Liu" w:date="2026-05-21T09:35:00Z" w16du:dateUtc="2026-05-21T02:35:00Z">
              <w:r w:rsidDel="00833142">
                <w:rPr>
                  <w:rFonts w:eastAsia="DengXian"/>
                  <w:i/>
                  <w:color w:val="000000"/>
                  <w:kern w:val="2"/>
                </w:rPr>
                <w:delText>4</w:delText>
              </w:r>
            </w:del>
          </w:p>
        </w:tc>
        <w:tc>
          <w:tcPr>
            <w:tcW w:w="605" w:type="dxa"/>
            <w:tcBorders>
              <w:top w:val="single" w:sz="4" w:space="0" w:color="auto"/>
              <w:bottom w:val="single" w:sz="4" w:space="0" w:color="auto"/>
            </w:tcBorders>
            <w:vAlign w:val="center"/>
          </w:tcPr>
          <w:p w14:paraId="777D3F14" w14:textId="52FD8FDF" w:rsidR="009458CE" w:rsidDel="00833142" w:rsidRDefault="009C0C59">
            <w:pPr>
              <w:widowControl w:val="0"/>
              <w:autoSpaceDE w:val="0"/>
              <w:autoSpaceDN w:val="0"/>
              <w:adjustRightInd w:val="0"/>
              <w:snapToGrid w:val="0"/>
              <w:spacing w:line="276" w:lineRule="auto"/>
              <w:ind w:right="60"/>
              <w:jc w:val="center"/>
              <w:rPr>
                <w:del w:id="4832" w:author="Haiyang Liu" w:date="2026-05-21T09:35:00Z" w16du:dateUtc="2026-05-21T02:35:00Z"/>
                <w:rFonts w:eastAsia="MingLiU"/>
                <w:i/>
                <w:color w:val="000000"/>
                <w:kern w:val="2"/>
              </w:rPr>
            </w:pPr>
            <w:del w:id="4833" w:author="Haiyang Liu" w:date="2026-05-21T09:35:00Z" w16du:dateUtc="2026-05-21T02:35:00Z">
              <w:r w:rsidDel="00833142">
                <w:rPr>
                  <w:rFonts w:eastAsia="DengXian"/>
                  <w:i/>
                  <w:color w:val="000000"/>
                  <w:kern w:val="2"/>
                </w:rPr>
                <w:delText>5</w:delText>
              </w:r>
            </w:del>
          </w:p>
        </w:tc>
        <w:tc>
          <w:tcPr>
            <w:tcW w:w="605" w:type="dxa"/>
            <w:tcBorders>
              <w:top w:val="single" w:sz="4" w:space="0" w:color="auto"/>
              <w:bottom w:val="single" w:sz="4" w:space="0" w:color="auto"/>
            </w:tcBorders>
            <w:vAlign w:val="center"/>
          </w:tcPr>
          <w:p w14:paraId="777D3F15" w14:textId="66D06B73" w:rsidR="009458CE" w:rsidDel="00833142" w:rsidRDefault="009C0C59">
            <w:pPr>
              <w:widowControl w:val="0"/>
              <w:autoSpaceDE w:val="0"/>
              <w:autoSpaceDN w:val="0"/>
              <w:adjustRightInd w:val="0"/>
              <w:snapToGrid w:val="0"/>
              <w:spacing w:line="276" w:lineRule="auto"/>
              <w:ind w:right="60"/>
              <w:jc w:val="center"/>
              <w:rPr>
                <w:del w:id="4834" w:author="Haiyang Liu" w:date="2026-05-21T09:35:00Z" w16du:dateUtc="2026-05-21T02:35:00Z"/>
                <w:rFonts w:eastAsia="DengXian"/>
                <w:i/>
                <w:color w:val="000000"/>
                <w:kern w:val="2"/>
              </w:rPr>
            </w:pPr>
            <w:del w:id="4835" w:author="Haiyang Liu" w:date="2026-05-21T09:35:00Z" w16du:dateUtc="2026-05-21T02:35:00Z">
              <w:r w:rsidDel="00833142">
                <w:rPr>
                  <w:rFonts w:eastAsia="DengXian"/>
                  <w:i/>
                  <w:color w:val="000000"/>
                  <w:kern w:val="2"/>
                </w:rPr>
                <w:delText>6</w:delText>
              </w:r>
            </w:del>
          </w:p>
        </w:tc>
        <w:tc>
          <w:tcPr>
            <w:tcW w:w="605" w:type="dxa"/>
            <w:tcBorders>
              <w:top w:val="single" w:sz="4" w:space="0" w:color="auto"/>
              <w:bottom w:val="single" w:sz="4" w:space="0" w:color="auto"/>
            </w:tcBorders>
            <w:vAlign w:val="center"/>
          </w:tcPr>
          <w:p w14:paraId="777D3F16" w14:textId="5DB5B652" w:rsidR="009458CE" w:rsidDel="00833142" w:rsidRDefault="009C0C59">
            <w:pPr>
              <w:widowControl w:val="0"/>
              <w:autoSpaceDE w:val="0"/>
              <w:autoSpaceDN w:val="0"/>
              <w:adjustRightInd w:val="0"/>
              <w:snapToGrid w:val="0"/>
              <w:spacing w:line="276" w:lineRule="auto"/>
              <w:ind w:right="60"/>
              <w:jc w:val="center"/>
              <w:rPr>
                <w:del w:id="4836" w:author="Haiyang Liu" w:date="2026-05-21T09:35:00Z" w16du:dateUtc="2026-05-21T02:35:00Z"/>
                <w:rFonts w:eastAsia="DengXian"/>
                <w:i/>
                <w:color w:val="000000"/>
                <w:kern w:val="2"/>
              </w:rPr>
            </w:pPr>
            <w:del w:id="4837" w:author="Haiyang Liu" w:date="2026-05-21T09:35:00Z" w16du:dateUtc="2026-05-21T02:35:00Z">
              <w:r w:rsidDel="00833142">
                <w:rPr>
                  <w:rFonts w:eastAsia="DengXian"/>
                  <w:i/>
                  <w:color w:val="000000"/>
                  <w:kern w:val="2"/>
                </w:rPr>
                <w:delText>7</w:delText>
              </w:r>
            </w:del>
          </w:p>
        </w:tc>
        <w:tc>
          <w:tcPr>
            <w:tcW w:w="605" w:type="dxa"/>
            <w:tcBorders>
              <w:top w:val="single" w:sz="4" w:space="0" w:color="auto"/>
              <w:bottom w:val="single" w:sz="4" w:space="0" w:color="auto"/>
            </w:tcBorders>
            <w:vAlign w:val="center"/>
          </w:tcPr>
          <w:p w14:paraId="777D3F17" w14:textId="3839D8D8" w:rsidR="009458CE" w:rsidDel="00833142" w:rsidRDefault="009C0C59">
            <w:pPr>
              <w:widowControl w:val="0"/>
              <w:autoSpaceDE w:val="0"/>
              <w:autoSpaceDN w:val="0"/>
              <w:adjustRightInd w:val="0"/>
              <w:snapToGrid w:val="0"/>
              <w:spacing w:line="276" w:lineRule="auto"/>
              <w:ind w:right="60"/>
              <w:jc w:val="center"/>
              <w:rPr>
                <w:del w:id="4838" w:author="Haiyang Liu" w:date="2026-05-21T09:35:00Z" w16du:dateUtc="2026-05-21T02:35:00Z"/>
                <w:rFonts w:eastAsia="DengXian"/>
                <w:i/>
                <w:color w:val="000000"/>
                <w:kern w:val="2"/>
              </w:rPr>
            </w:pPr>
            <w:del w:id="4839" w:author="Haiyang Liu" w:date="2026-05-21T09:35:00Z" w16du:dateUtc="2026-05-21T02:35:00Z">
              <w:r w:rsidDel="00833142">
                <w:rPr>
                  <w:rFonts w:eastAsia="DengXian"/>
                  <w:i/>
                  <w:color w:val="000000"/>
                  <w:kern w:val="2"/>
                </w:rPr>
                <w:delText>8</w:delText>
              </w:r>
            </w:del>
          </w:p>
        </w:tc>
        <w:tc>
          <w:tcPr>
            <w:tcW w:w="605" w:type="dxa"/>
            <w:tcBorders>
              <w:top w:val="single" w:sz="4" w:space="0" w:color="auto"/>
              <w:bottom w:val="single" w:sz="4" w:space="0" w:color="auto"/>
            </w:tcBorders>
            <w:vAlign w:val="center"/>
          </w:tcPr>
          <w:p w14:paraId="777D3F18" w14:textId="31FAE0E8" w:rsidR="009458CE" w:rsidDel="00833142" w:rsidRDefault="009C0C59">
            <w:pPr>
              <w:widowControl w:val="0"/>
              <w:autoSpaceDE w:val="0"/>
              <w:autoSpaceDN w:val="0"/>
              <w:adjustRightInd w:val="0"/>
              <w:snapToGrid w:val="0"/>
              <w:spacing w:line="276" w:lineRule="auto"/>
              <w:ind w:right="60"/>
              <w:jc w:val="center"/>
              <w:rPr>
                <w:del w:id="4840" w:author="Haiyang Liu" w:date="2026-05-21T09:35:00Z" w16du:dateUtc="2026-05-21T02:35:00Z"/>
                <w:rFonts w:eastAsia="DengXian"/>
                <w:i/>
                <w:color w:val="000000"/>
                <w:kern w:val="2"/>
              </w:rPr>
            </w:pPr>
            <w:del w:id="4841" w:author="Haiyang Liu" w:date="2026-05-21T09:35:00Z" w16du:dateUtc="2026-05-21T02:35:00Z">
              <w:r w:rsidDel="00833142">
                <w:rPr>
                  <w:rFonts w:eastAsia="DengXian"/>
                  <w:i/>
                  <w:color w:val="000000"/>
                  <w:kern w:val="2"/>
                </w:rPr>
                <w:delText>9</w:delText>
              </w:r>
            </w:del>
          </w:p>
        </w:tc>
        <w:tc>
          <w:tcPr>
            <w:tcW w:w="605" w:type="dxa"/>
            <w:tcBorders>
              <w:top w:val="single" w:sz="4" w:space="0" w:color="auto"/>
              <w:bottom w:val="single" w:sz="4" w:space="0" w:color="auto"/>
            </w:tcBorders>
            <w:vAlign w:val="center"/>
          </w:tcPr>
          <w:p w14:paraId="777D3F19" w14:textId="229EB7C3" w:rsidR="009458CE" w:rsidDel="00833142" w:rsidRDefault="009C0C59">
            <w:pPr>
              <w:widowControl w:val="0"/>
              <w:autoSpaceDE w:val="0"/>
              <w:autoSpaceDN w:val="0"/>
              <w:adjustRightInd w:val="0"/>
              <w:snapToGrid w:val="0"/>
              <w:spacing w:line="276" w:lineRule="auto"/>
              <w:ind w:right="60"/>
              <w:jc w:val="center"/>
              <w:rPr>
                <w:del w:id="4842" w:author="Haiyang Liu" w:date="2026-05-21T09:35:00Z" w16du:dateUtc="2026-05-21T02:35:00Z"/>
                <w:rFonts w:eastAsia="DengXian"/>
                <w:i/>
                <w:color w:val="000000"/>
                <w:kern w:val="2"/>
              </w:rPr>
            </w:pPr>
            <w:del w:id="4843" w:author="Haiyang Liu" w:date="2026-05-21T09:35:00Z" w16du:dateUtc="2026-05-21T02:35:00Z">
              <w:r w:rsidDel="00833142">
                <w:rPr>
                  <w:rFonts w:eastAsia="DengXian"/>
                  <w:i/>
                  <w:color w:val="000000"/>
                  <w:kern w:val="2"/>
                </w:rPr>
                <w:delText>10</w:delText>
              </w:r>
            </w:del>
          </w:p>
        </w:tc>
        <w:tc>
          <w:tcPr>
            <w:tcW w:w="605" w:type="dxa"/>
            <w:tcBorders>
              <w:top w:val="single" w:sz="4" w:space="0" w:color="auto"/>
              <w:bottom w:val="single" w:sz="4" w:space="0" w:color="auto"/>
            </w:tcBorders>
            <w:vAlign w:val="center"/>
          </w:tcPr>
          <w:p w14:paraId="777D3F1A" w14:textId="1B0DFDD2" w:rsidR="009458CE" w:rsidDel="00833142" w:rsidRDefault="009C0C59">
            <w:pPr>
              <w:widowControl w:val="0"/>
              <w:autoSpaceDE w:val="0"/>
              <w:autoSpaceDN w:val="0"/>
              <w:adjustRightInd w:val="0"/>
              <w:snapToGrid w:val="0"/>
              <w:spacing w:line="276" w:lineRule="auto"/>
              <w:ind w:right="60"/>
              <w:jc w:val="center"/>
              <w:rPr>
                <w:del w:id="4844" w:author="Haiyang Liu" w:date="2026-05-21T09:35:00Z" w16du:dateUtc="2026-05-21T02:35:00Z"/>
                <w:rFonts w:eastAsia="DengXian"/>
                <w:i/>
                <w:color w:val="000000"/>
                <w:kern w:val="2"/>
              </w:rPr>
            </w:pPr>
            <w:del w:id="4845" w:author="Haiyang Liu" w:date="2026-05-21T09:35:00Z" w16du:dateUtc="2026-05-21T02:35:00Z">
              <w:r w:rsidDel="00833142">
                <w:rPr>
                  <w:rFonts w:eastAsia="DengXian"/>
                  <w:i/>
                  <w:color w:val="000000"/>
                  <w:kern w:val="2"/>
                </w:rPr>
                <w:delText>11</w:delText>
              </w:r>
            </w:del>
          </w:p>
        </w:tc>
        <w:tc>
          <w:tcPr>
            <w:tcW w:w="605" w:type="dxa"/>
            <w:tcBorders>
              <w:top w:val="single" w:sz="4" w:space="0" w:color="auto"/>
              <w:bottom w:val="single" w:sz="4" w:space="0" w:color="auto"/>
            </w:tcBorders>
            <w:vAlign w:val="center"/>
          </w:tcPr>
          <w:p w14:paraId="777D3F1B" w14:textId="5F565E1D" w:rsidR="009458CE" w:rsidDel="00833142" w:rsidRDefault="009C0C59">
            <w:pPr>
              <w:widowControl w:val="0"/>
              <w:autoSpaceDE w:val="0"/>
              <w:autoSpaceDN w:val="0"/>
              <w:adjustRightInd w:val="0"/>
              <w:snapToGrid w:val="0"/>
              <w:spacing w:line="276" w:lineRule="auto"/>
              <w:ind w:right="60"/>
              <w:jc w:val="center"/>
              <w:rPr>
                <w:del w:id="4846" w:author="Haiyang Liu" w:date="2026-05-21T09:35:00Z" w16du:dateUtc="2026-05-21T02:35:00Z"/>
                <w:rFonts w:eastAsia="DengXian"/>
                <w:i/>
                <w:color w:val="000000"/>
                <w:kern w:val="2"/>
              </w:rPr>
            </w:pPr>
            <w:del w:id="4847" w:author="Haiyang Liu" w:date="2026-05-21T09:35:00Z" w16du:dateUtc="2026-05-21T02:35:00Z">
              <w:r w:rsidDel="00833142">
                <w:rPr>
                  <w:rFonts w:eastAsia="DengXian"/>
                  <w:i/>
                  <w:color w:val="000000"/>
                  <w:kern w:val="2"/>
                </w:rPr>
                <w:delText>12</w:delText>
              </w:r>
            </w:del>
          </w:p>
        </w:tc>
        <w:tc>
          <w:tcPr>
            <w:tcW w:w="605" w:type="dxa"/>
            <w:tcBorders>
              <w:top w:val="single" w:sz="4" w:space="0" w:color="auto"/>
              <w:bottom w:val="single" w:sz="4" w:space="0" w:color="auto"/>
            </w:tcBorders>
          </w:tcPr>
          <w:p w14:paraId="777D3F1C" w14:textId="3E74FE1E" w:rsidR="009458CE" w:rsidDel="00833142" w:rsidRDefault="009C0C59">
            <w:pPr>
              <w:widowControl w:val="0"/>
              <w:autoSpaceDE w:val="0"/>
              <w:autoSpaceDN w:val="0"/>
              <w:adjustRightInd w:val="0"/>
              <w:snapToGrid w:val="0"/>
              <w:spacing w:line="276" w:lineRule="auto"/>
              <w:ind w:right="60"/>
              <w:jc w:val="center"/>
              <w:rPr>
                <w:del w:id="4848" w:author="Haiyang Liu" w:date="2026-05-21T09:35:00Z" w16du:dateUtc="2026-05-21T02:35:00Z"/>
                <w:rFonts w:eastAsia="DengXian"/>
                <w:i/>
                <w:color w:val="000000"/>
                <w:kern w:val="2"/>
              </w:rPr>
            </w:pPr>
            <w:del w:id="4849" w:author="Haiyang Liu" w:date="2026-05-21T09:35:00Z" w16du:dateUtc="2026-05-21T02:35:00Z">
              <w:r w:rsidDel="00833142">
                <w:rPr>
                  <w:rFonts w:eastAsia="DengXian"/>
                  <w:i/>
                  <w:color w:val="000000"/>
                  <w:kern w:val="2"/>
                </w:rPr>
                <w:delText>13</w:delText>
              </w:r>
            </w:del>
          </w:p>
        </w:tc>
        <w:tc>
          <w:tcPr>
            <w:tcW w:w="605" w:type="dxa"/>
            <w:tcBorders>
              <w:top w:val="single" w:sz="4" w:space="0" w:color="auto"/>
              <w:bottom w:val="single" w:sz="4" w:space="0" w:color="auto"/>
            </w:tcBorders>
          </w:tcPr>
          <w:p w14:paraId="777D3F1D" w14:textId="70491A6C" w:rsidR="009458CE" w:rsidDel="00833142" w:rsidRDefault="009C0C59">
            <w:pPr>
              <w:widowControl w:val="0"/>
              <w:autoSpaceDE w:val="0"/>
              <w:autoSpaceDN w:val="0"/>
              <w:adjustRightInd w:val="0"/>
              <w:snapToGrid w:val="0"/>
              <w:spacing w:line="276" w:lineRule="auto"/>
              <w:ind w:right="60"/>
              <w:jc w:val="center"/>
              <w:rPr>
                <w:del w:id="4850" w:author="Haiyang Liu" w:date="2026-05-21T09:35:00Z" w16du:dateUtc="2026-05-21T02:35:00Z"/>
                <w:rFonts w:eastAsia="DengXian"/>
                <w:i/>
                <w:color w:val="000000"/>
                <w:kern w:val="2"/>
              </w:rPr>
            </w:pPr>
            <w:del w:id="4851" w:author="Haiyang Liu" w:date="2026-05-21T09:35:00Z" w16du:dateUtc="2026-05-21T02:35:00Z">
              <w:r w:rsidDel="00833142">
                <w:rPr>
                  <w:rFonts w:eastAsia="DengXian"/>
                  <w:i/>
                  <w:color w:val="000000"/>
                  <w:kern w:val="2"/>
                </w:rPr>
                <w:delText>14</w:delText>
              </w:r>
            </w:del>
          </w:p>
        </w:tc>
      </w:tr>
      <w:tr w:rsidR="009458CE" w:rsidDel="00833142" w14:paraId="777D3F30" w14:textId="7FDD8DA8">
        <w:trPr>
          <w:cantSplit/>
          <w:trHeight w:val="144"/>
          <w:jc w:val="center"/>
          <w:del w:id="4852" w:author="Haiyang Liu" w:date="2026-05-21T09:35:00Z"/>
        </w:trPr>
        <w:tc>
          <w:tcPr>
            <w:tcW w:w="3616" w:type="dxa"/>
            <w:tcBorders>
              <w:top w:val="single" w:sz="4" w:space="0" w:color="auto"/>
            </w:tcBorders>
            <w:vAlign w:val="center"/>
          </w:tcPr>
          <w:p w14:paraId="777D3F1F" w14:textId="72706C62" w:rsidR="009458CE" w:rsidDel="00833142" w:rsidRDefault="009C0C59">
            <w:pPr>
              <w:widowControl w:val="0"/>
              <w:autoSpaceDE w:val="0"/>
              <w:autoSpaceDN w:val="0"/>
              <w:adjustRightInd w:val="0"/>
              <w:snapToGrid w:val="0"/>
              <w:spacing w:line="276" w:lineRule="auto"/>
              <w:ind w:right="60"/>
              <w:rPr>
                <w:del w:id="4853" w:author="Haiyang Liu" w:date="2026-05-21T09:35:00Z" w16du:dateUtc="2026-05-21T02:35:00Z"/>
                <w:rFonts w:eastAsia="DengXian"/>
                <w:color w:val="000000"/>
                <w:kern w:val="2"/>
              </w:rPr>
            </w:pPr>
            <w:del w:id="4854" w:author="Haiyang Liu" w:date="2026-05-21T09:35:00Z" w16du:dateUtc="2026-05-21T02:35:00Z">
              <w:r w:rsidDel="00833142">
                <w:rPr>
                  <w:rFonts w:eastAsia="DengXian"/>
                  <w:color w:val="000000"/>
                  <w:kern w:val="2"/>
                </w:rPr>
                <w:delText>1.Newcomer sex (0 = female)</w:delText>
              </w:r>
            </w:del>
          </w:p>
        </w:tc>
        <w:tc>
          <w:tcPr>
            <w:tcW w:w="704" w:type="dxa"/>
            <w:tcBorders>
              <w:top w:val="single" w:sz="4" w:space="0" w:color="auto"/>
            </w:tcBorders>
            <w:vAlign w:val="center"/>
          </w:tcPr>
          <w:p w14:paraId="777D3F20" w14:textId="7BC26BC6" w:rsidR="009458CE" w:rsidDel="00833142" w:rsidRDefault="009C0C59">
            <w:pPr>
              <w:widowControl w:val="0"/>
              <w:autoSpaceDE w:val="0"/>
              <w:autoSpaceDN w:val="0"/>
              <w:adjustRightInd w:val="0"/>
              <w:snapToGrid w:val="0"/>
              <w:spacing w:line="276" w:lineRule="auto"/>
              <w:ind w:right="60"/>
              <w:jc w:val="right"/>
              <w:rPr>
                <w:del w:id="4855" w:author="Haiyang Liu" w:date="2026-05-21T09:35:00Z" w16du:dateUtc="2026-05-21T02:35:00Z"/>
                <w:rFonts w:eastAsia="DengXian"/>
                <w:color w:val="000000"/>
                <w:kern w:val="2"/>
              </w:rPr>
            </w:pPr>
            <w:del w:id="4856" w:author="Haiyang Liu" w:date="2026-05-21T09:35:00Z" w16du:dateUtc="2026-05-21T02:35:00Z">
              <w:r w:rsidDel="00833142">
                <w:delText>.63</w:delText>
              </w:r>
            </w:del>
          </w:p>
        </w:tc>
        <w:tc>
          <w:tcPr>
            <w:tcW w:w="540" w:type="dxa"/>
            <w:tcBorders>
              <w:top w:val="single" w:sz="4" w:space="0" w:color="auto"/>
            </w:tcBorders>
            <w:vAlign w:val="center"/>
          </w:tcPr>
          <w:p w14:paraId="777D3F21" w14:textId="5660E44F" w:rsidR="009458CE" w:rsidDel="00833142" w:rsidRDefault="009C0C59">
            <w:pPr>
              <w:widowControl w:val="0"/>
              <w:autoSpaceDE w:val="0"/>
              <w:autoSpaceDN w:val="0"/>
              <w:adjustRightInd w:val="0"/>
              <w:snapToGrid w:val="0"/>
              <w:spacing w:line="276" w:lineRule="auto"/>
              <w:ind w:right="60"/>
              <w:jc w:val="right"/>
              <w:rPr>
                <w:del w:id="4857" w:author="Haiyang Liu" w:date="2026-05-21T09:35:00Z" w16du:dateUtc="2026-05-21T02:35:00Z"/>
                <w:rFonts w:eastAsia="DengXian"/>
                <w:color w:val="000000"/>
                <w:kern w:val="2"/>
              </w:rPr>
            </w:pPr>
            <w:del w:id="4858" w:author="Haiyang Liu" w:date="2026-05-21T09:35:00Z" w16du:dateUtc="2026-05-21T02:35:00Z">
              <w:r w:rsidDel="00833142">
                <w:delText>.48</w:delText>
              </w:r>
            </w:del>
          </w:p>
        </w:tc>
        <w:tc>
          <w:tcPr>
            <w:tcW w:w="605" w:type="dxa"/>
            <w:tcBorders>
              <w:top w:val="single" w:sz="4" w:space="0" w:color="auto"/>
            </w:tcBorders>
            <w:vAlign w:val="center"/>
          </w:tcPr>
          <w:p w14:paraId="777D3F22" w14:textId="5E239DB6" w:rsidR="009458CE" w:rsidDel="00833142" w:rsidRDefault="009458CE">
            <w:pPr>
              <w:widowControl w:val="0"/>
              <w:autoSpaceDE w:val="0"/>
              <w:autoSpaceDN w:val="0"/>
              <w:adjustRightInd w:val="0"/>
              <w:snapToGrid w:val="0"/>
              <w:spacing w:line="276" w:lineRule="auto"/>
              <w:ind w:right="60"/>
              <w:jc w:val="center"/>
              <w:rPr>
                <w:del w:id="4859" w:author="Haiyang Liu" w:date="2026-05-21T09:35:00Z" w16du:dateUtc="2026-05-21T02:35:00Z"/>
                <w:rFonts w:eastAsia="DengXian"/>
                <w:color w:val="000000"/>
                <w:kern w:val="2"/>
              </w:rPr>
            </w:pPr>
          </w:p>
        </w:tc>
        <w:tc>
          <w:tcPr>
            <w:tcW w:w="605" w:type="dxa"/>
            <w:tcBorders>
              <w:top w:val="single" w:sz="4" w:space="0" w:color="auto"/>
            </w:tcBorders>
            <w:vAlign w:val="center"/>
          </w:tcPr>
          <w:p w14:paraId="777D3F23" w14:textId="1766485B" w:rsidR="009458CE" w:rsidDel="00833142" w:rsidRDefault="009458CE">
            <w:pPr>
              <w:widowControl w:val="0"/>
              <w:autoSpaceDE w:val="0"/>
              <w:autoSpaceDN w:val="0"/>
              <w:adjustRightInd w:val="0"/>
              <w:snapToGrid w:val="0"/>
              <w:spacing w:line="276" w:lineRule="auto"/>
              <w:ind w:right="60"/>
              <w:jc w:val="center"/>
              <w:rPr>
                <w:del w:id="4860" w:author="Haiyang Liu" w:date="2026-05-21T09:35:00Z" w16du:dateUtc="2026-05-21T02:35:00Z"/>
                <w:rFonts w:eastAsia="DengXian"/>
                <w:color w:val="000000"/>
                <w:kern w:val="2"/>
              </w:rPr>
            </w:pPr>
          </w:p>
        </w:tc>
        <w:tc>
          <w:tcPr>
            <w:tcW w:w="605" w:type="dxa"/>
            <w:tcBorders>
              <w:top w:val="single" w:sz="4" w:space="0" w:color="auto"/>
            </w:tcBorders>
            <w:vAlign w:val="center"/>
          </w:tcPr>
          <w:p w14:paraId="777D3F24" w14:textId="49F27A7D" w:rsidR="009458CE" w:rsidDel="00833142" w:rsidRDefault="009458CE">
            <w:pPr>
              <w:widowControl w:val="0"/>
              <w:autoSpaceDE w:val="0"/>
              <w:autoSpaceDN w:val="0"/>
              <w:adjustRightInd w:val="0"/>
              <w:snapToGrid w:val="0"/>
              <w:spacing w:line="276" w:lineRule="auto"/>
              <w:ind w:right="60"/>
              <w:jc w:val="center"/>
              <w:rPr>
                <w:del w:id="4861" w:author="Haiyang Liu" w:date="2026-05-21T09:35:00Z" w16du:dateUtc="2026-05-21T02:35:00Z"/>
                <w:rFonts w:eastAsia="DengXian"/>
                <w:kern w:val="2"/>
              </w:rPr>
            </w:pPr>
          </w:p>
        </w:tc>
        <w:tc>
          <w:tcPr>
            <w:tcW w:w="605" w:type="dxa"/>
            <w:tcBorders>
              <w:top w:val="single" w:sz="4" w:space="0" w:color="auto"/>
            </w:tcBorders>
            <w:vAlign w:val="center"/>
          </w:tcPr>
          <w:p w14:paraId="777D3F25" w14:textId="7651E66C" w:rsidR="009458CE" w:rsidDel="00833142" w:rsidRDefault="009458CE">
            <w:pPr>
              <w:widowControl w:val="0"/>
              <w:autoSpaceDE w:val="0"/>
              <w:autoSpaceDN w:val="0"/>
              <w:adjustRightInd w:val="0"/>
              <w:snapToGrid w:val="0"/>
              <w:spacing w:line="276" w:lineRule="auto"/>
              <w:ind w:right="60"/>
              <w:jc w:val="center"/>
              <w:rPr>
                <w:del w:id="4862" w:author="Haiyang Liu" w:date="2026-05-21T09:35:00Z" w16du:dateUtc="2026-05-21T02:35:00Z"/>
                <w:rFonts w:eastAsia="MingLiU"/>
                <w:color w:val="000000"/>
                <w:kern w:val="2"/>
              </w:rPr>
            </w:pPr>
          </w:p>
        </w:tc>
        <w:tc>
          <w:tcPr>
            <w:tcW w:w="605" w:type="dxa"/>
            <w:tcBorders>
              <w:top w:val="single" w:sz="4" w:space="0" w:color="auto"/>
            </w:tcBorders>
            <w:vAlign w:val="center"/>
          </w:tcPr>
          <w:p w14:paraId="777D3F26" w14:textId="3F01B558" w:rsidR="009458CE" w:rsidDel="00833142" w:rsidRDefault="009458CE">
            <w:pPr>
              <w:widowControl w:val="0"/>
              <w:autoSpaceDE w:val="0"/>
              <w:autoSpaceDN w:val="0"/>
              <w:adjustRightInd w:val="0"/>
              <w:snapToGrid w:val="0"/>
              <w:spacing w:line="276" w:lineRule="auto"/>
              <w:ind w:right="60"/>
              <w:jc w:val="center"/>
              <w:rPr>
                <w:del w:id="4863" w:author="Haiyang Liu" w:date="2026-05-21T09:35:00Z" w16du:dateUtc="2026-05-21T02:35:00Z"/>
                <w:rFonts w:eastAsia="MingLiU"/>
                <w:color w:val="000000"/>
                <w:kern w:val="2"/>
              </w:rPr>
            </w:pPr>
          </w:p>
        </w:tc>
        <w:tc>
          <w:tcPr>
            <w:tcW w:w="605" w:type="dxa"/>
            <w:tcBorders>
              <w:top w:val="single" w:sz="4" w:space="0" w:color="auto"/>
            </w:tcBorders>
            <w:vAlign w:val="center"/>
          </w:tcPr>
          <w:p w14:paraId="777D3F27" w14:textId="3F96D167" w:rsidR="009458CE" w:rsidDel="00833142" w:rsidRDefault="009458CE">
            <w:pPr>
              <w:widowControl w:val="0"/>
              <w:autoSpaceDE w:val="0"/>
              <w:autoSpaceDN w:val="0"/>
              <w:adjustRightInd w:val="0"/>
              <w:snapToGrid w:val="0"/>
              <w:spacing w:line="276" w:lineRule="auto"/>
              <w:ind w:right="60"/>
              <w:jc w:val="center"/>
              <w:rPr>
                <w:del w:id="4864" w:author="Haiyang Liu" w:date="2026-05-21T09:35:00Z" w16du:dateUtc="2026-05-21T02:35:00Z"/>
                <w:rFonts w:eastAsia="MingLiU"/>
                <w:color w:val="000000"/>
                <w:kern w:val="2"/>
              </w:rPr>
            </w:pPr>
          </w:p>
        </w:tc>
        <w:tc>
          <w:tcPr>
            <w:tcW w:w="605" w:type="dxa"/>
            <w:tcBorders>
              <w:top w:val="single" w:sz="4" w:space="0" w:color="auto"/>
            </w:tcBorders>
            <w:vAlign w:val="center"/>
          </w:tcPr>
          <w:p w14:paraId="777D3F28" w14:textId="17EC2D7E" w:rsidR="009458CE" w:rsidDel="00833142" w:rsidRDefault="009458CE">
            <w:pPr>
              <w:widowControl w:val="0"/>
              <w:autoSpaceDE w:val="0"/>
              <w:autoSpaceDN w:val="0"/>
              <w:adjustRightInd w:val="0"/>
              <w:snapToGrid w:val="0"/>
              <w:spacing w:line="276" w:lineRule="auto"/>
              <w:ind w:right="60"/>
              <w:jc w:val="center"/>
              <w:rPr>
                <w:del w:id="4865" w:author="Haiyang Liu" w:date="2026-05-21T09:35:00Z" w16du:dateUtc="2026-05-21T02:35:00Z"/>
                <w:rFonts w:eastAsia="MingLiU"/>
                <w:color w:val="000000"/>
                <w:kern w:val="2"/>
              </w:rPr>
            </w:pPr>
          </w:p>
        </w:tc>
        <w:tc>
          <w:tcPr>
            <w:tcW w:w="605" w:type="dxa"/>
            <w:tcBorders>
              <w:top w:val="single" w:sz="4" w:space="0" w:color="auto"/>
            </w:tcBorders>
            <w:vAlign w:val="center"/>
          </w:tcPr>
          <w:p w14:paraId="777D3F29" w14:textId="5A9A02C7" w:rsidR="009458CE" w:rsidDel="00833142" w:rsidRDefault="009458CE">
            <w:pPr>
              <w:widowControl w:val="0"/>
              <w:autoSpaceDE w:val="0"/>
              <w:autoSpaceDN w:val="0"/>
              <w:adjustRightInd w:val="0"/>
              <w:snapToGrid w:val="0"/>
              <w:spacing w:line="276" w:lineRule="auto"/>
              <w:ind w:right="60"/>
              <w:jc w:val="center"/>
              <w:rPr>
                <w:del w:id="4866" w:author="Haiyang Liu" w:date="2026-05-21T09:35:00Z" w16du:dateUtc="2026-05-21T02:35:00Z"/>
                <w:rFonts w:eastAsia="MingLiU"/>
                <w:color w:val="000000"/>
                <w:kern w:val="2"/>
              </w:rPr>
            </w:pPr>
          </w:p>
        </w:tc>
        <w:tc>
          <w:tcPr>
            <w:tcW w:w="605" w:type="dxa"/>
            <w:tcBorders>
              <w:top w:val="single" w:sz="4" w:space="0" w:color="auto"/>
            </w:tcBorders>
            <w:vAlign w:val="center"/>
          </w:tcPr>
          <w:p w14:paraId="777D3F2A" w14:textId="61697B7C" w:rsidR="009458CE" w:rsidDel="00833142" w:rsidRDefault="009458CE">
            <w:pPr>
              <w:widowControl w:val="0"/>
              <w:autoSpaceDE w:val="0"/>
              <w:autoSpaceDN w:val="0"/>
              <w:adjustRightInd w:val="0"/>
              <w:snapToGrid w:val="0"/>
              <w:spacing w:line="276" w:lineRule="auto"/>
              <w:ind w:right="60"/>
              <w:jc w:val="center"/>
              <w:rPr>
                <w:del w:id="4867" w:author="Haiyang Liu" w:date="2026-05-21T09:35:00Z" w16du:dateUtc="2026-05-21T02:35:00Z"/>
                <w:rFonts w:eastAsia="MingLiU"/>
                <w:color w:val="000000"/>
                <w:kern w:val="2"/>
              </w:rPr>
            </w:pPr>
          </w:p>
        </w:tc>
        <w:tc>
          <w:tcPr>
            <w:tcW w:w="605" w:type="dxa"/>
            <w:tcBorders>
              <w:top w:val="single" w:sz="4" w:space="0" w:color="auto"/>
            </w:tcBorders>
            <w:vAlign w:val="center"/>
          </w:tcPr>
          <w:p w14:paraId="777D3F2B" w14:textId="26B3332B" w:rsidR="009458CE" w:rsidDel="00833142" w:rsidRDefault="009458CE">
            <w:pPr>
              <w:widowControl w:val="0"/>
              <w:autoSpaceDE w:val="0"/>
              <w:autoSpaceDN w:val="0"/>
              <w:adjustRightInd w:val="0"/>
              <w:snapToGrid w:val="0"/>
              <w:spacing w:line="276" w:lineRule="auto"/>
              <w:ind w:right="60"/>
              <w:jc w:val="center"/>
              <w:rPr>
                <w:del w:id="4868" w:author="Haiyang Liu" w:date="2026-05-21T09:35:00Z" w16du:dateUtc="2026-05-21T02:35:00Z"/>
                <w:rFonts w:eastAsia="MingLiU"/>
                <w:color w:val="000000"/>
                <w:kern w:val="2"/>
              </w:rPr>
            </w:pPr>
          </w:p>
        </w:tc>
        <w:tc>
          <w:tcPr>
            <w:tcW w:w="605" w:type="dxa"/>
            <w:tcBorders>
              <w:top w:val="single" w:sz="4" w:space="0" w:color="auto"/>
            </w:tcBorders>
            <w:vAlign w:val="center"/>
          </w:tcPr>
          <w:p w14:paraId="777D3F2C" w14:textId="43BEBA69" w:rsidR="009458CE" w:rsidDel="00833142" w:rsidRDefault="009458CE">
            <w:pPr>
              <w:widowControl w:val="0"/>
              <w:autoSpaceDE w:val="0"/>
              <w:autoSpaceDN w:val="0"/>
              <w:adjustRightInd w:val="0"/>
              <w:snapToGrid w:val="0"/>
              <w:spacing w:line="276" w:lineRule="auto"/>
              <w:ind w:right="60"/>
              <w:jc w:val="center"/>
              <w:rPr>
                <w:del w:id="4869" w:author="Haiyang Liu" w:date="2026-05-21T09:35:00Z" w16du:dateUtc="2026-05-21T02:35:00Z"/>
                <w:rFonts w:eastAsia="MingLiU"/>
                <w:color w:val="000000"/>
                <w:kern w:val="2"/>
              </w:rPr>
            </w:pPr>
          </w:p>
        </w:tc>
        <w:tc>
          <w:tcPr>
            <w:tcW w:w="605" w:type="dxa"/>
            <w:tcBorders>
              <w:top w:val="single" w:sz="4" w:space="0" w:color="auto"/>
            </w:tcBorders>
            <w:vAlign w:val="center"/>
          </w:tcPr>
          <w:p w14:paraId="777D3F2D" w14:textId="0702140E" w:rsidR="009458CE" w:rsidDel="00833142" w:rsidRDefault="009458CE">
            <w:pPr>
              <w:widowControl w:val="0"/>
              <w:autoSpaceDE w:val="0"/>
              <w:autoSpaceDN w:val="0"/>
              <w:adjustRightInd w:val="0"/>
              <w:snapToGrid w:val="0"/>
              <w:spacing w:line="276" w:lineRule="auto"/>
              <w:ind w:right="60"/>
              <w:jc w:val="center"/>
              <w:rPr>
                <w:del w:id="4870" w:author="Haiyang Liu" w:date="2026-05-21T09:35:00Z" w16du:dateUtc="2026-05-21T02:35:00Z"/>
                <w:rFonts w:eastAsia="MingLiU"/>
                <w:color w:val="000000"/>
                <w:kern w:val="2"/>
              </w:rPr>
            </w:pPr>
          </w:p>
        </w:tc>
        <w:tc>
          <w:tcPr>
            <w:tcW w:w="605" w:type="dxa"/>
            <w:tcBorders>
              <w:top w:val="single" w:sz="4" w:space="0" w:color="auto"/>
            </w:tcBorders>
          </w:tcPr>
          <w:p w14:paraId="777D3F2E" w14:textId="75C8229E" w:rsidR="009458CE" w:rsidDel="00833142" w:rsidRDefault="009458CE">
            <w:pPr>
              <w:widowControl w:val="0"/>
              <w:autoSpaceDE w:val="0"/>
              <w:autoSpaceDN w:val="0"/>
              <w:adjustRightInd w:val="0"/>
              <w:snapToGrid w:val="0"/>
              <w:spacing w:line="276" w:lineRule="auto"/>
              <w:ind w:right="60"/>
              <w:jc w:val="center"/>
              <w:rPr>
                <w:del w:id="4871" w:author="Haiyang Liu" w:date="2026-05-21T09:35:00Z" w16du:dateUtc="2026-05-21T02:35:00Z"/>
                <w:rFonts w:eastAsia="MingLiU"/>
                <w:color w:val="000000"/>
                <w:kern w:val="2"/>
              </w:rPr>
            </w:pPr>
          </w:p>
        </w:tc>
        <w:tc>
          <w:tcPr>
            <w:tcW w:w="605" w:type="dxa"/>
            <w:tcBorders>
              <w:top w:val="single" w:sz="4" w:space="0" w:color="auto"/>
            </w:tcBorders>
          </w:tcPr>
          <w:p w14:paraId="777D3F2F" w14:textId="19E4F6D2" w:rsidR="009458CE" w:rsidDel="00833142" w:rsidRDefault="009458CE">
            <w:pPr>
              <w:widowControl w:val="0"/>
              <w:autoSpaceDE w:val="0"/>
              <w:autoSpaceDN w:val="0"/>
              <w:adjustRightInd w:val="0"/>
              <w:snapToGrid w:val="0"/>
              <w:spacing w:line="276" w:lineRule="auto"/>
              <w:ind w:right="60"/>
              <w:jc w:val="center"/>
              <w:rPr>
                <w:del w:id="4872" w:author="Haiyang Liu" w:date="2026-05-21T09:35:00Z" w16du:dateUtc="2026-05-21T02:35:00Z"/>
                <w:rFonts w:eastAsia="MingLiU"/>
                <w:color w:val="000000"/>
                <w:kern w:val="2"/>
              </w:rPr>
            </w:pPr>
          </w:p>
        </w:tc>
      </w:tr>
      <w:tr w:rsidR="009458CE" w:rsidDel="00833142" w14:paraId="777D3F42" w14:textId="3F12CA84">
        <w:trPr>
          <w:cantSplit/>
          <w:trHeight w:val="144"/>
          <w:jc w:val="center"/>
          <w:del w:id="4873" w:author="Haiyang Liu" w:date="2026-05-21T09:35:00Z"/>
        </w:trPr>
        <w:tc>
          <w:tcPr>
            <w:tcW w:w="3616" w:type="dxa"/>
            <w:vAlign w:val="center"/>
          </w:tcPr>
          <w:p w14:paraId="777D3F31" w14:textId="4D04EE14" w:rsidR="009458CE" w:rsidDel="00833142" w:rsidRDefault="009C0C59">
            <w:pPr>
              <w:widowControl w:val="0"/>
              <w:autoSpaceDE w:val="0"/>
              <w:autoSpaceDN w:val="0"/>
              <w:adjustRightInd w:val="0"/>
              <w:snapToGrid w:val="0"/>
              <w:spacing w:line="276" w:lineRule="auto"/>
              <w:ind w:right="60"/>
              <w:rPr>
                <w:del w:id="4874" w:author="Haiyang Liu" w:date="2026-05-21T09:35:00Z" w16du:dateUtc="2026-05-21T02:35:00Z"/>
                <w:rFonts w:eastAsia="DengXian"/>
                <w:color w:val="000000"/>
                <w:kern w:val="2"/>
              </w:rPr>
            </w:pPr>
            <w:del w:id="4875" w:author="Haiyang Liu" w:date="2026-05-21T09:35:00Z" w16du:dateUtc="2026-05-21T02:35:00Z">
              <w:r w:rsidDel="00833142">
                <w:rPr>
                  <w:rFonts w:eastAsia="DengXian"/>
                  <w:color w:val="000000"/>
                  <w:kern w:val="2"/>
                </w:rPr>
                <w:delText>2.Newcomer age</w:delText>
              </w:r>
            </w:del>
          </w:p>
        </w:tc>
        <w:tc>
          <w:tcPr>
            <w:tcW w:w="704" w:type="dxa"/>
            <w:vAlign w:val="center"/>
          </w:tcPr>
          <w:p w14:paraId="777D3F32" w14:textId="79CE42C5" w:rsidR="009458CE" w:rsidDel="00833142" w:rsidRDefault="009C0C59">
            <w:pPr>
              <w:widowControl w:val="0"/>
              <w:autoSpaceDE w:val="0"/>
              <w:autoSpaceDN w:val="0"/>
              <w:adjustRightInd w:val="0"/>
              <w:snapToGrid w:val="0"/>
              <w:spacing w:line="276" w:lineRule="auto"/>
              <w:ind w:right="60"/>
              <w:jc w:val="right"/>
              <w:rPr>
                <w:del w:id="4876" w:author="Haiyang Liu" w:date="2026-05-21T09:35:00Z" w16du:dateUtc="2026-05-21T02:35:00Z"/>
                <w:rFonts w:eastAsia="DengXian"/>
                <w:color w:val="000000"/>
                <w:kern w:val="2"/>
              </w:rPr>
            </w:pPr>
            <w:del w:id="4877" w:author="Haiyang Liu" w:date="2026-05-21T09:35:00Z" w16du:dateUtc="2026-05-21T02:35:00Z">
              <w:r w:rsidDel="00833142">
                <w:delText>28.49</w:delText>
              </w:r>
            </w:del>
          </w:p>
        </w:tc>
        <w:tc>
          <w:tcPr>
            <w:tcW w:w="540" w:type="dxa"/>
            <w:vAlign w:val="center"/>
          </w:tcPr>
          <w:p w14:paraId="777D3F33" w14:textId="6EBC14B1" w:rsidR="009458CE" w:rsidDel="00833142" w:rsidRDefault="009C0C59">
            <w:pPr>
              <w:widowControl w:val="0"/>
              <w:autoSpaceDE w:val="0"/>
              <w:autoSpaceDN w:val="0"/>
              <w:adjustRightInd w:val="0"/>
              <w:snapToGrid w:val="0"/>
              <w:spacing w:line="276" w:lineRule="auto"/>
              <w:ind w:right="60"/>
              <w:jc w:val="right"/>
              <w:rPr>
                <w:del w:id="4878" w:author="Haiyang Liu" w:date="2026-05-21T09:35:00Z" w16du:dateUtc="2026-05-21T02:35:00Z"/>
                <w:rFonts w:eastAsia="DengXian"/>
                <w:color w:val="000000"/>
                <w:kern w:val="2"/>
              </w:rPr>
            </w:pPr>
            <w:del w:id="4879" w:author="Haiyang Liu" w:date="2026-05-21T09:35:00Z" w16du:dateUtc="2026-05-21T02:35:00Z">
              <w:r w:rsidDel="00833142">
                <w:delText>3.62</w:delText>
              </w:r>
            </w:del>
          </w:p>
        </w:tc>
        <w:tc>
          <w:tcPr>
            <w:tcW w:w="605" w:type="dxa"/>
            <w:vAlign w:val="center"/>
          </w:tcPr>
          <w:p w14:paraId="777D3F34" w14:textId="0F4E02EC" w:rsidR="009458CE" w:rsidDel="00833142" w:rsidRDefault="009C0C59">
            <w:pPr>
              <w:widowControl w:val="0"/>
              <w:autoSpaceDE w:val="0"/>
              <w:autoSpaceDN w:val="0"/>
              <w:adjustRightInd w:val="0"/>
              <w:snapToGrid w:val="0"/>
              <w:spacing w:line="276" w:lineRule="auto"/>
              <w:ind w:right="60"/>
              <w:jc w:val="center"/>
              <w:rPr>
                <w:del w:id="4880" w:author="Haiyang Liu" w:date="2026-05-21T09:35:00Z" w16du:dateUtc="2026-05-21T02:35:00Z"/>
                <w:rFonts w:eastAsia="DengXian"/>
                <w:color w:val="000000"/>
                <w:kern w:val="2"/>
              </w:rPr>
            </w:pPr>
            <w:del w:id="4881" w:author="Haiyang Liu" w:date="2026-05-21T09:35:00Z" w16du:dateUtc="2026-05-21T02:35:00Z">
              <w:r w:rsidDel="00833142">
                <w:delText>-.04</w:delText>
              </w:r>
            </w:del>
          </w:p>
        </w:tc>
        <w:tc>
          <w:tcPr>
            <w:tcW w:w="605" w:type="dxa"/>
            <w:vAlign w:val="center"/>
          </w:tcPr>
          <w:p w14:paraId="777D3F35" w14:textId="3ED2DC38" w:rsidR="009458CE" w:rsidDel="00833142" w:rsidRDefault="009458CE">
            <w:pPr>
              <w:widowControl w:val="0"/>
              <w:autoSpaceDE w:val="0"/>
              <w:autoSpaceDN w:val="0"/>
              <w:adjustRightInd w:val="0"/>
              <w:snapToGrid w:val="0"/>
              <w:spacing w:line="276" w:lineRule="auto"/>
              <w:ind w:right="60"/>
              <w:jc w:val="center"/>
              <w:rPr>
                <w:del w:id="4882" w:author="Haiyang Liu" w:date="2026-05-21T09:35:00Z" w16du:dateUtc="2026-05-21T02:35:00Z"/>
                <w:rFonts w:eastAsia="DengXian"/>
                <w:color w:val="000000"/>
                <w:kern w:val="2"/>
              </w:rPr>
            </w:pPr>
          </w:p>
        </w:tc>
        <w:tc>
          <w:tcPr>
            <w:tcW w:w="605" w:type="dxa"/>
            <w:vAlign w:val="center"/>
          </w:tcPr>
          <w:p w14:paraId="777D3F36" w14:textId="3A572AEF" w:rsidR="009458CE" w:rsidDel="00833142" w:rsidRDefault="009458CE">
            <w:pPr>
              <w:widowControl w:val="0"/>
              <w:autoSpaceDE w:val="0"/>
              <w:autoSpaceDN w:val="0"/>
              <w:adjustRightInd w:val="0"/>
              <w:snapToGrid w:val="0"/>
              <w:spacing w:line="276" w:lineRule="auto"/>
              <w:ind w:right="60"/>
              <w:jc w:val="center"/>
              <w:rPr>
                <w:del w:id="4883" w:author="Haiyang Liu" w:date="2026-05-21T09:35:00Z" w16du:dateUtc="2026-05-21T02:35:00Z"/>
                <w:rFonts w:eastAsia="DengXian"/>
                <w:kern w:val="2"/>
              </w:rPr>
            </w:pPr>
          </w:p>
        </w:tc>
        <w:tc>
          <w:tcPr>
            <w:tcW w:w="605" w:type="dxa"/>
            <w:vAlign w:val="center"/>
          </w:tcPr>
          <w:p w14:paraId="777D3F37" w14:textId="3D16DD74" w:rsidR="009458CE" w:rsidDel="00833142" w:rsidRDefault="009458CE">
            <w:pPr>
              <w:widowControl w:val="0"/>
              <w:autoSpaceDE w:val="0"/>
              <w:autoSpaceDN w:val="0"/>
              <w:adjustRightInd w:val="0"/>
              <w:snapToGrid w:val="0"/>
              <w:spacing w:line="276" w:lineRule="auto"/>
              <w:ind w:right="60"/>
              <w:jc w:val="center"/>
              <w:rPr>
                <w:del w:id="4884" w:author="Haiyang Liu" w:date="2026-05-21T09:35:00Z" w16du:dateUtc="2026-05-21T02:35:00Z"/>
                <w:rFonts w:eastAsia="MingLiU"/>
                <w:color w:val="000000"/>
                <w:kern w:val="2"/>
              </w:rPr>
            </w:pPr>
          </w:p>
        </w:tc>
        <w:tc>
          <w:tcPr>
            <w:tcW w:w="605" w:type="dxa"/>
            <w:vAlign w:val="center"/>
          </w:tcPr>
          <w:p w14:paraId="777D3F38" w14:textId="313A81AF" w:rsidR="009458CE" w:rsidDel="00833142" w:rsidRDefault="009458CE">
            <w:pPr>
              <w:widowControl w:val="0"/>
              <w:autoSpaceDE w:val="0"/>
              <w:autoSpaceDN w:val="0"/>
              <w:adjustRightInd w:val="0"/>
              <w:snapToGrid w:val="0"/>
              <w:spacing w:line="276" w:lineRule="auto"/>
              <w:ind w:right="60"/>
              <w:jc w:val="center"/>
              <w:rPr>
                <w:del w:id="4885" w:author="Haiyang Liu" w:date="2026-05-21T09:35:00Z" w16du:dateUtc="2026-05-21T02:35:00Z"/>
                <w:rFonts w:eastAsia="MingLiU"/>
                <w:color w:val="000000"/>
                <w:kern w:val="2"/>
              </w:rPr>
            </w:pPr>
          </w:p>
        </w:tc>
        <w:tc>
          <w:tcPr>
            <w:tcW w:w="605" w:type="dxa"/>
            <w:vAlign w:val="center"/>
          </w:tcPr>
          <w:p w14:paraId="777D3F39" w14:textId="2C8DE88C" w:rsidR="009458CE" w:rsidDel="00833142" w:rsidRDefault="009458CE">
            <w:pPr>
              <w:widowControl w:val="0"/>
              <w:autoSpaceDE w:val="0"/>
              <w:autoSpaceDN w:val="0"/>
              <w:adjustRightInd w:val="0"/>
              <w:snapToGrid w:val="0"/>
              <w:spacing w:line="276" w:lineRule="auto"/>
              <w:ind w:right="60"/>
              <w:jc w:val="center"/>
              <w:rPr>
                <w:del w:id="4886" w:author="Haiyang Liu" w:date="2026-05-21T09:35:00Z" w16du:dateUtc="2026-05-21T02:35:00Z"/>
                <w:rFonts w:eastAsia="MingLiU"/>
                <w:color w:val="000000"/>
                <w:kern w:val="2"/>
              </w:rPr>
            </w:pPr>
          </w:p>
        </w:tc>
        <w:tc>
          <w:tcPr>
            <w:tcW w:w="605" w:type="dxa"/>
            <w:vAlign w:val="center"/>
          </w:tcPr>
          <w:p w14:paraId="777D3F3A" w14:textId="5B1F11C2" w:rsidR="009458CE" w:rsidDel="00833142" w:rsidRDefault="009458CE">
            <w:pPr>
              <w:widowControl w:val="0"/>
              <w:autoSpaceDE w:val="0"/>
              <w:autoSpaceDN w:val="0"/>
              <w:adjustRightInd w:val="0"/>
              <w:snapToGrid w:val="0"/>
              <w:spacing w:line="276" w:lineRule="auto"/>
              <w:ind w:right="60"/>
              <w:jc w:val="center"/>
              <w:rPr>
                <w:del w:id="4887" w:author="Haiyang Liu" w:date="2026-05-21T09:35:00Z" w16du:dateUtc="2026-05-21T02:35:00Z"/>
                <w:rFonts w:eastAsia="MingLiU"/>
                <w:color w:val="000000"/>
                <w:kern w:val="2"/>
              </w:rPr>
            </w:pPr>
          </w:p>
        </w:tc>
        <w:tc>
          <w:tcPr>
            <w:tcW w:w="605" w:type="dxa"/>
            <w:vAlign w:val="center"/>
          </w:tcPr>
          <w:p w14:paraId="777D3F3B" w14:textId="51F92394" w:rsidR="009458CE" w:rsidDel="00833142" w:rsidRDefault="009458CE">
            <w:pPr>
              <w:widowControl w:val="0"/>
              <w:autoSpaceDE w:val="0"/>
              <w:autoSpaceDN w:val="0"/>
              <w:adjustRightInd w:val="0"/>
              <w:snapToGrid w:val="0"/>
              <w:spacing w:line="276" w:lineRule="auto"/>
              <w:ind w:right="60"/>
              <w:jc w:val="center"/>
              <w:rPr>
                <w:del w:id="4888" w:author="Haiyang Liu" w:date="2026-05-21T09:35:00Z" w16du:dateUtc="2026-05-21T02:35:00Z"/>
                <w:rFonts w:eastAsia="MingLiU"/>
                <w:color w:val="000000"/>
                <w:kern w:val="2"/>
              </w:rPr>
            </w:pPr>
          </w:p>
        </w:tc>
        <w:tc>
          <w:tcPr>
            <w:tcW w:w="605" w:type="dxa"/>
            <w:vAlign w:val="center"/>
          </w:tcPr>
          <w:p w14:paraId="777D3F3C" w14:textId="5DD6D861" w:rsidR="009458CE" w:rsidDel="00833142" w:rsidRDefault="009458CE">
            <w:pPr>
              <w:widowControl w:val="0"/>
              <w:autoSpaceDE w:val="0"/>
              <w:autoSpaceDN w:val="0"/>
              <w:adjustRightInd w:val="0"/>
              <w:snapToGrid w:val="0"/>
              <w:spacing w:line="276" w:lineRule="auto"/>
              <w:ind w:right="60"/>
              <w:jc w:val="center"/>
              <w:rPr>
                <w:del w:id="4889" w:author="Haiyang Liu" w:date="2026-05-21T09:35:00Z" w16du:dateUtc="2026-05-21T02:35:00Z"/>
                <w:rFonts w:eastAsia="MingLiU"/>
                <w:color w:val="000000"/>
                <w:kern w:val="2"/>
              </w:rPr>
            </w:pPr>
          </w:p>
        </w:tc>
        <w:tc>
          <w:tcPr>
            <w:tcW w:w="605" w:type="dxa"/>
            <w:vAlign w:val="center"/>
          </w:tcPr>
          <w:p w14:paraId="777D3F3D" w14:textId="1637E57F" w:rsidR="009458CE" w:rsidDel="00833142" w:rsidRDefault="009458CE">
            <w:pPr>
              <w:widowControl w:val="0"/>
              <w:autoSpaceDE w:val="0"/>
              <w:autoSpaceDN w:val="0"/>
              <w:adjustRightInd w:val="0"/>
              <w:snapToGrid w:val="0"/>
              <w:spacing w:line="276" w:lineRule="auto"/>
              <w:ind w:right="60"/>
              <w:jc w:val="center"/>
              <w:rPr>
                <w:del w:id="4890" w:author="Haiyang Liu" w:date="2026-05-21T09:35:00Z" w16du:dateUtc="2026-05-21T02:35:00Z"/>
                <w:rFonts w:eastAsia="MingLiU"/>
                <w:color w:val="000000"/>
                <w:kern w:val="2"/>
              </w:rPr>
            </w:pPr>
          </w:p>
        </w:tc>
        <w:tc>
          <w:tcPr>
            <w:tcW w:w="605" w:type="dxa"/>
            <w:vAlign w:val="center"/>
          </w:tcPr>
          <w:p w14:paraId="777D3F3E" w14:textId="796BEDF5" w:rsidR="009458CE" w:rsidDel="00833142" w:rsidRDefault="009458CE">
            <w:pPr>
              <w:widowControl w:val="0"/>
              <w:autoSpaceDE w:val="0"/>
              <w:autoSpaceDN w:val="0"/>
              <w:adjustRightInd w:val="0"/>
              <w:snapToGrid w:val="0"/>
              <w:spacing w:line="276" w:lineRule="auto"/>
              <w:ind w:right="60"/>
              <w:jc w:val="center"/>
              <w:rPr>
                <w:del w:id="4891" w:author="Haiyang Liu" w:date="2026-05-21T09:35:00Z" w16du:dateUtc="2026-05-21T02:35:00Z"/>
                <w:rFonts w:eastAsia="MingLiU"/>
                <w:color w:val="000000"/>
                <w:kern w:val="2"/>
              </w:rPr>
            </w:pPr>
          </w:p>
        </w:tc>
        <w:tc>
          <w:tcPr>
            <w:tcW w:w="605" w:type="dxa"/>
            <w:vAlign w:val="center"/>
          </w:tcPr>
          <w:p w14:paraId="777D3F3F" w14:textId="3C94D261" w:rsidR="009458CE" w:rsidDel="00833142" w:rsidRDefault="009458CE">
            <w:pPr>
              <w:widowControl w:val="0"/>
              <w:autoSpaceDE w:val="0"/>
              <w:autoSpaceDN w:val="0"/>
              <w:adjustRightInd w:val="0"/>
              <w:snapToGrid w:val="0"/>
              <w:spacing w:line="276" w:lineRule="auto"/>
              <w:ind w:right="60"/>
              <w:jc w:val="center"/>
              <w:rPr>
                <w:del w:id="4892" w:author="Haiyang Liu" w:date="2026-05-21T09:35:00Z" w16du:dateUtc="2026-05-21T02:35:00Z"/>
                <w:rFonts w:eastAsia="MingLiU"/>
                <w:color w:val="000000"/>
                <w:kern w:val="2"/>
              </w:rPr>
            </w:pPr>
          </w:p>
        </w:tc>
        <w:tc>
          <w:tcPr>
            <w:tcW w:w="605" w:type="dxa"/>
          </w:tcPr>
          <w:p w14:paraId="777D3F40" w14:textId="3457AF2D" w:rsidR="009458CE" w:rsidDel="00833142" w:rsidRDefault="009458CE">
            <w:pPr>
              <w:widowControl w:val="0"/>
              <w:autoSpaceDE w:val="0"/>
              <w:autoSpaceDN w:val="0"/>
              <w:adjustRightInd w:val="0"/>
              <w:snapToGrid w:val="0"/>
              <w:spacing w:line="276" w:lineRule="auto"/>
              <w:ind w:right="60"/>
              <w:jc w:val="center"/>
              <w:rPr>
                <w:del w:id="4893" w:author="Haiyang Liu" w:date="2026-05-21T09:35:00Z" w16du:dateUtc="2026-05-21T02:35:00Z"/>
                <w:rFonts w:eastAsia="MingLiU"/>
                <w:color w:val="000000"/>
                <w:kern w:val="2"/>
              </w:rPr>
            </w:pPr>
          </w:p>
        </w:tc>
        <w:tc>
          <w:tcPr>
            <w:tcW w:w="605" w:type="dxa"/>
          </w:tcPr>
          <w:p w14:paraId="777D3F41" w14:textId="22E82652" w:rsidR="009458CE" w:rsidDel="00833142" w:rsidRDefault="009458CE">
            <w:pPr>
              <w:widowControl w:val="0"/>
              <w:autoSpaceDE w:val="0"/>
              <w:autoSpaceDN w:val="0"/>
              <w:adjustRightInd w:val="0"/>
              <w:snapToGrid w:val="0"/>
              <w:spacing w:line="276" w:lineRule="auto"/>
              <w:ind w:right="60"/>
              <w:jc w:val="center"/>
              <w:rPr>
                <w:del w:id="4894" w:author="Haiyang Liu" w:date="2026-05-21T09:35:00Z" w16du:dateUtc="2026-05-21T02:35:00Z"/>
                <w:rFonts w:eastAsia="MingLiU"/>
                <w:color w:val="000000"/>
                <w:kern w:val="2"/>
              </w:rPr>
            </w:pPr>
          </w:p>
        </w:tc>
      </w:tr>
      <w:tr w:rsidR="009458CE" w:rsidDel="00833142" w14:paraId="777D3F54" w14:textId="5A21B7F3">
        <w:trPr>
          <w:cantSplit/>
          <w:trHeight w:val="144"/>
          <w:jc w:val="center"/>
          <w:del w:id="4895" w:author="Haiyang Liu" w:date="2026-05-21T09:35:00Z"/>
        </w:trPr>
        <w:tc>
          <w:tcPr>
            <w:tcW w:w="3616" w:type="dxa"/>
            <w:vAlign w:val="center"/>
          </w:tcPr>
          <w:p w14:paraId="777D3F43" w14:textId="68A3365B" w:rsidR="009458CE" w:rsidDel="00833142" w:rsidRDefault="009C0C59">
            <w:pPr>
              <w:widowControl w:val="0"/>
              <w:autoSpaceDE w:val="0"/>
              <w:autoSpaceDN w:val="0"/>
              <w:adjustRightInd w:val="0"/>
              <w:snapToGrid w:val="0"/>
              <w:spacing w:line="276" w:lineRule="auto"/>
              <w:ind w:right="60"/>
              <w:rPr>
                <w:del w:id="4896" w:author="Haiyang Liu" w:date="2026-05-21T09:35:00Z" w16du:dateUtc="2026-05-21T02:35:00Z"/>
                <w:rFonts w:eastAsia="DengXian"/>
                <w:color w:val="000000"/>
                <w:kern w:val="2"/>
                <w:vertAlign w:val="superscript"/>
              </w:rPr>
            </w:pPr>
            <w:del w:id="4897" w:author="Haiyang Liu" w:date="2026-05-21T09:35:00Z" w16du:dateUtc="2026-05-21T02:35:00Z">
              <w:r w:rsidDel="00833142">
                <w:rPr>
                  <w:rFonts w:eastAsia="DengXian"/>
                  <w:color w:val="000000"/>
                  <w:kern w:val="2"/>
                </w:rPr>
                <w:delText>3.Leader sex (0 = female)</w:delText>
              </w:r>
            </w:del>
          </w:p>
        </w:tc>
        <w:tc>
          <w:tcPr>
            <w:tcW w:w="704" w:type="dxa"/>
            <w:vAlign w:val="center"/>
          </w:tcPr>
          <w:p w14:paraId="777D3F44" w14:textId="56AC3386" w:rsidR="009458CE" w:rsidDel="00833142" w:rsidRDefault="009C0C59">
            <w:pPr>
              <w:widowControl w:val="0"/>
              <w:autoSpaceDE w:val="0"/>
              <w:autoSpaceDN w:val="0"/>
              <w:adjustRightInd w:val="0"/>
              <w:snapToGrid w:val="0"/>
              <w:spacing w:line="276" w:lineRule="auto"/>
              <w:ind w:right="60"/>
              <w:jc w:val="right"/>
              <w:rPr>
                <w:del w:id="4898" w:author="Haiyang Liu" w:date="2026-05-21T09:35:00Z" w16du:dateUtc="2026-05-21T02:35:00Z"/>
                <w:rFonts w:eastAsia="DengXian"/>
                <w:kern w:val="2"/>
              </w:rPr>
            </w:pPr>
            <w:del w:id="4899" w:author="Haiyang Liu" w:date="2026-05-21T09:35:00Z" w16du:dateUtc="2026-05-21T02:35:00Z">
              <w:r w:rsidDel="00833142">
                <w:delText>.76</w:delText>
              </w:r>
            </w:del>
          </w:p>
        </w:tc>
        <w:tc>
          <w:tcPr>
            <w:tcW w:w="540" w:type="dxa"/>
            <w:vAlign w:val="center"/>
          </w:tcPr>
          <w:p w14:paraId="777D3F45" w14:textId="1554A058" w:rsidR="009458CE" w:rsidDel="00833142" w:rsidRDefault="009C0C59">
            <w:pPr>
              <w:widowControl w:val="0"/>
              <w:autoSpaceDE w:val="0"/>
              <w:autoSpaceDN w:val="0"/>
              <w:adjustRightInd w:val="0"/>
              <w:snapToGrid w:val="0"/>
              <w:spacing w:line="276" w:lineRule="auto"/>
              <w:ind w:right="60"/>
              <w:jc w:val="right"/>
              <w:rPr>
                <w:del w:id="4900" w:author="Haiyang Liu" w:date="2026-05-21T09:35:00Z" w16du:dateUtc="2026-05-21T02:35:00Z"/>
                <w:rFonts w:eastAsia="DengXian"/>
                <w:kern w:val="2"/>
              </w:rPr>
            </w:pPr>
            <w:del w:id="4901" w:author="Haiyang Liu" w:date="2026-05-21T09:35:00Z" w16du:dateUtc="2026-05-21T02:35:00Z">
              <w:r w:rsidDel="00833142">
                <w:delText>.43</w:delText>
              </w:r>
            </w:del>
          </w:p>
        </w:tc>
        <w:tc>
          <w:tcPr>
            <w:tcW w:w="605" w:type="dxa"/>
            <w:vAlign w:val="center"/>
          </w:tcPr>
          <w:p w14:paraId="777D3F46" w14:textId="67610036" w:rsidR="009458CE" w:rsidDel="00833142" w:rsidRDefault="009C0C59">
            <w:pPr>
              <w:widowControl w:val="0"/>
              <w:autoSpaceDE w:val="0"/>
              <w:autoSpaceDN w:val="0"/>
              <w:adjustRightInd w:val="0"/>
              <w:snapToGrid w:val="0"/>
              <w:spacing w:line="276" w:lineRule="auto"/>
              <w:ind w:right="60"/>
              <w:jc w:val="center"/>
              <w:rPr>
                <w:del w:id="4902" w:author="Haiyang Liu" w:date="2026-05-21T09:35:00Z" w16du:dateUtc="2026-05-21T02:35:00Z"/>
                <w:rFonts w:eastAsia="DengXian"/>
                <w:kern w:val="2"/>
              </w:rPr>
            </w:pPr>
            <w:del w:id="4903" w:author="Haiyang Liu" w:date="2026-05-21T09:35:00Z" w16du:dateUtc="2026-05-21T02:35:00Z">
              <w:r w:rsidDel="00833142">
                <w:delText>-.05</w:delText>
              </w:r>
            </w:del>
          </w:p>
        </w:tc>
        <w:tc>
          <w:tcPr>
            <w:tcW w:w="605" w:type="dxa"/>
            <w:vAlign w:val="center"/>
          </w:tcPr>
          <w:p w14:paraId="777D3F47" w14:textId="56A8BBAA" w:rsidR="009458CE" w:rsidDel="00833142" w:rsidRDefault="009C0C59">
            <w:pPr>
              <w:widowControl w:val="0"/>
              <w:autoSpaceDE w:val="0"/>
              <w:autoSpaceDN w:val="0"/>
              <w:adjustRightInd w:val="0"/>
              <w:snapToGrid w:val="0"/>
              <w:spacing w:line="276" w:lineRule="auto"/>
              <w:ind w:right="60"/>
              <w:jc w:val="center"/>
              <w:rPr>
                <w:del w:id="4904" w:author="Haiyang Liu" w:date="2026-05-21T09:35:00Z" w16du:dateUtc="2026-05-21T02:35:00Z"/>
                <w:rFonts w:eastAsia="DengXian"/>
                <w:color w:val="000000"/>
                <w:kern w:val="2"/>
              </w:rPr>
            </w:pPr>
            <w:del w:id="4905" w:author="Haiyang Liu" w:date="2026-05-21T09:35:00Z" w16du:dateUtc="2026-05-21T02:35:00Z">
              <w:r w:rsidDel="00833142">
                <w:delText>.05</w:delText>
              </w:r>
            </w:del>
          </w:p>
        </w:tc>
        <w:tc>
          <w:tcPr>
            <w:tcW w:w="605" w:type="dxa"/>
            <w:vAlign w:val="center"/>
          </w:tcPr>
          <w:p w14:paraId="777D3F48" w14:textId="22345302" w:rsidR="009458CE" w:rsidDel="00833142" w:rsidRDefault="009458CE">
            <w:pPr>
              <w:widowControl w:val="0"/>
              <w:autoSpaceDE w:val="0"/>
              <w:autoSpaceDN w:val="0"/>
              <w:adjustRightInd w:val="0"/>
              <w:snapToGrid w:val="0"/>
              <w:spacing w:line="276" w:lineRule="auto"/>
              <w:ind w:right="60"/>
              <w:jc w:val="center"/>
              <w:rPr>
                <w:del w:id="4906" w:author="Haiyang Liu" w:date="2026-05-21T09:35:00Z" w16du:dateUtc="2026-05-21T02:35:00Z"/>
                <w:rFonts w:eastAsia="DengXian"/>
                <w:kern w:val="2"/>
              </w:rPr>
            </w:pPr>
          </w:p>
        </w:tc>
        <w:tc>
          <w:tcPr>
            <w:tcW w:w="605" w:type="dxa"/>
            <w:vAlign w:val="center"/>
          </w:tcPr>
          <w:p w14:paraId="777D3F49" w14:textId="4C613CEE" w:rsidR="009458CE" w:rsidDel="00833142" w:rsidRDefault="009458CE">
            <w:pPr>
              <w:widowControl w:val="0"/>
              <w:autoSpaceDE w:val="0"/>
              <w:autoSpaceDN w:val="0"/>
              <w:adjustRightInd w:val="0"/>
              <w:snapToGrid w:val="0"/>
              <w:spacing w:line="276" w:lineRule="auto"/>
              <w:ind w:right="60"/>
              <w:jc w:val="center"/>
              <w:rPr>
                <w:del w:id="4907" w:author="Haiyang Liu" w:date="2026-05-21T09:35:00Z" w16du:dateUtc="2026-05-21T02:35:00Z"/>
                <w:rFonts w:eastAsia="MingLiU"/>
                <w:color w:val="000000"/>
                <w:kern w:val="2"/>
              </w:rPr>
            </w:pPr>
          </w:p>
        </w:tc>
        <w:tc>
          <w:tcPr>
            <w:tcW w:w="605" w:type="dxa"/>
            <w:vAlign w:val="center"/>
          </w:tcPr>
          <w:p w14:paraId="777D3F4A" w14:textId="496B620F" w:rsidR="009458CE" w:rsidDel="00833142" w:rsidRDefault="009458CE">
            <w:pPr>
              <w:widowControl w:val="0"/>
              <w:autoSpaceDE w:val="0"/>
              <w:autoSpaceDN w:val="0"/>
              <w:adjustRightInd w:val="0"/>
              <w:snapToGrid w:val="0"/>
              <w:spacing w:line="276" w:lineRule="auto"/>
              <w:ind w:right="60"/>
              <w:jc w:val="center"/>
              <w:rPr>
                <w:del w:id="4908" w:author="Haiyang Liu" w:date="2026-05-21T09:35:00Z" w16du:dateUtc="2026-05-21T02:35:00Z"/>
                <w:rFonts w:eastAsia="MingLiU"/>
                <w:color w:val="000000"/>
                <w:kern w:val="2"/>
              </w:rPr>
            </w:pPr>
          </w:p>
        </w:tc>
        <w:tc>
          <w:tcPr>
            <w:tcW w:w="605" w:type="dxa"/>
            <w:vAlign w:val="center"/>
          </w:tcPr>
          <w:p w14:paraId="777D3F4B" w14:textId="379DACFF" w:rsidR="009458CE" w:rsidDel="00833142" w:rsidRDefault="009458CE">
            <w:pPr>
              <w:widowControl w:val="0"/>
              <w:autoSpaceDE w:val="0"/>
              <w:autoSpaceDN w:val="0"/>
              <w:adjustRightInd w:val="0"/>
              <w:snapToGrid w:val="0"/>
              <w:spacing w:line="276" w:lineRule="auto"/>
              <w:ind w:right="60"/>
              <w:jc w:val="center"/>
              <w:rPr>
                <w:del w:id="4909" w:author="Haiyang Liu" w:date="2026-05-21T09:35:00Z" w16du:dateUtc="2026-05-21T02:35:00Z"/>
                <w:rFonts w:eastAsia="MingLiU"/>
                <w:color w:val="000000"/>
                <w:kern w:val="2"/>
              </w:rPr>
            </w:pPr>
          </w:p>
        </w:tc>
        <w:tc>
          <w:tcPr>
            <w:tcW w:w="605" w:type="dxa"/>
            <w:vAlign w:val="center"/>
          </w:tcPr>
          <w:p w14:paraId="777D3F4C" w14:textId="37027A6B" w:rsidR="009458CE" w:rsidDel="00833142" w:rsidRDefault="009458CE">
            <w:pPr>
              <w:widowControl w:val="0"/>
              <w:autoSpaceDE w:val="0"/>
              <w:autoSpaceDN w:val="0"/>
              <w:adjustRightInd w:val="0"/>
              <w:snapToGrid w:val="0"/>
              <w:spacing w:line="276" w:lineRule="auto"/>
              <w:ind w:right="60"/>
              <w:jc w:val="center"/>
              <w:rPr>
                <w:del w:id="4910" w:author="Haiyang Liu" w:date="2026-05-21T09:35:00Z" w16du:dateUtc="2026-05-21T02:35:00Z"/>
                <w:rFonts w:eastAsia="MingLiU"/>
                <w:color w:val="000000"/>
                <w:kern w:val="2"/>
              </w:rPr>
            </w:pPr>
          </w:p>
        </w:tc>
        <w:tc>
          <w:tcPr>
            <w:tcW w:w="605" w:type="dxa"/>
            <w:vAlign w:val="center"/>
          </w:tcPr>
          <w:p w14:paraId="777D3F4D" w14:textId="751F3528" w:rsidR="009458CE" w:rsidDel="00833142" w:rsidRDefault="009458CE">
            <w:pPr>
              <w:widowControl w:val="0"/>
              <w:autoSpaceDE w:val="0"/>
              <w:autoSpaceDN w:val="0"/>
              <w:adjustRightInd w:val="0"/>
              <w:snapToGrid w:val="0"/>
              <w:spacing w:line="276" w:lineRule="auto"/>
              <w:ind w:right="60"/>
              <w:jc w:val="center"/>
              <w:rPr>
                <w:del w:id="4911" w:author="Haiyang Liu" w:date="2026-05-21T09:35:00Z" w16du:dateUtc="2026-05-21T02:35:00Z"/>
                <w:rFonts w:eastAsia="MingLiU"/>
                <w:color w:val="000000"/>
                <w:kern w:val="2"/>
              </w:rPr>
            </w:pPr>
          </w:p>
        </w:tc>
        <w:tc>
          <w:tcPr>
            <w:tcW w:w="605" w:type="dxa"/>
            <w:vAlign w:val="center"/>
          </w:tcPr>
          <w:p w14:paraId="777D3F4E" w14:textId="49473B03" w:rsidR="009458CE" w:rsidDel="00833142" w:rsidRDefault="009458CE">
            <w:pPr>
              <w:widowControl w:val="0"/>
              <w:autoSpaceDE w:val="0"/>
              <w:autoSpaceDN w:val="0"/>
              <w:adjustRightInd w:val="0"/>
              <w:snapToGrid w:val="0"/>
              <w:spacing w:line="276" w:lineRule="auto"/>
              <w:ind w:right="60"/>
              <w:jc w:val="center"/>
              <w:rPr>
                <w:del w:id="4912" w:author="Haiyang Liu" w:date="2026-05-21T09:35:00Z" w16du:dateUtc="2026-05-21T02:35:00Z"/>
                <w:rFonts w:eastAsia="MingLiU"/>
                <w:color w:val="000000"/>
                <w:kern w:val="2"/>
              </w:rPr>
            </w:pPr>
          </w:p>
        </w:tc>
        <w:tc>
          <w:tcPr>
            <w:tcW w:w="605" w:type="dxa"/>
            <w:vAlign w:val="center"/>
          </w:tcPr>
          <w:p w14:paraId="777D3F4F" w14:textId="4CAFC91E" w:rsidR="009458CE" w:rsidDel="00833142" w:rsidRDefault="009458CE">
            <w:pPr>
              <w:widowControl w:val="0"/>
              <w:autoSpaceDE w:val="0"/>
              <w:autoSpaceDN w:val="0"/>
              <w:adjustRightInd w:val="0"/>
              <w:snapToGrid w:val="0"/>
              <w:spacing w:line="276" w:lineRule="auto"/>
              <w:ind w:right="60"/>
              <w:jc w:val="center"/>
              <w:rPr>
                <w:del w:id="4913" w:author="Haiyang Liu" w:date="2026-05-21T09:35:00Z" w16du:dateUtc="2026-05-21T02:35:00Z"/>
                <w:rFonts w:eastAsia="MingLiU"/>
                <w:color w:val="000000"/>
                <w:kern w:val="2"/>
              </w:rPr>
            </w:pPr>
          </w:p>
        </w:tc>
        <w:tc>
          <w:tcPr>
            <w:tcW w:w="605" w:type="dxa"/>
            <w:vAlign w:val="center"/>
          </w:tcPr>
          <w:p w14:paraId="777D3F50" w14:textId="0EC35460" w:rsidR="009458CE" w:rsidDel="00833142" w:rsidRDefault="009458CE">
            <w:pPr>
              <w:widowControl w:val="0"/>
              <w:autoSpaceDE w:val="0"/>
              <w:autoSpaceDN w:val="0"/>
              <w:adjustRightInd w:val="0"/>
              <w:snapToGrid w:val="0"/>
              <w:spacing w:line="276" w:lineRule="auto"/>
              <w:ind w:right="60"/>
              <w:jc w:val="center"/>
              <w:rPr>
                <w:del w:id="4914" w:author="Haiyang Liu" w:date="2026-05-21T09:35:00Z" w16du:dateUtc="2026-05-21T02:35:00Z"/>
                <w:rFonts w:eastAsia="MingLiU"/>
                <w:color w:val="000000"/>
                <w:kern w:val="2"/>
              </w:rPr>
            </w:pPr>
          </w:p>
        </w:tc>
        <w:tc>
          <w:tcPr>
            <w:tcW w:w="605" w:type="dxa"/>
            <w:vAlign w:val="center"/>
          </w:tcPr>
          <w:p w14:paraId="777D3F51" w14:textId="76889D7F" w:rsidR="009458CE" w:rsidDel="00833142" w:rsidRDefault="009458CE">
            <w:pPr>
              <w:widowControl w:val="0"/>
              <w:autoSpaceDE w:val="0"/>
              <w:autoSpaceDN w:val="0"/>
              <w:adjustRightInd w:val="0"/>
              <w:snapToGrid w:val="0"/>
              <w:spacing w:line="276" w:lineRule="auto"/>
              <w:ind w:right="60"/>
              <w:jc w:val="center"/>
              <w:rPr>
                <w:del w:id="4915" w:author="Haiyang Liu" w:date="2026-05-21T09:35:00Z" w16du:dateUtc="2026-05-21T02:35:00Z"/>
                <w:rFonts w:eastAsia="MingLiU"/>
                <w:color w:val="000000"/>
                <w:kern w:val="2"/>
              </w:rPr>
            </w:pPr>
          </w:p>
        </w:tc>
        <w:tc>
          <w:tcPr>
            <w:tcW w:w="605" w:type="dxa"/>
          </w:tcPr>
          <w:p w14:paraId="777D3F52" w14:textId="720EFAEF" w:rsidR="009458CE" w:rsidDel="00833142" w:rsidRDefault="009458CE">
            <w:pPr>
              <w:widowControl w:val="0"/>
              <w:autoSpaceDE w:val="0"/>
              <w:autoSpaceDN w:val="0"/>
              <w:adjustRightInd w:val="0"/>
              <w:snapToGrid w:val="0"/>
              <w:spacing w:line="276" w:lineRule="auto"/>
              <w:ind w:right="60"/>
              <w:jc w:val="center"/>
              <w:rPr>
                <w:del w:id="4916" w:author="Haiyang Liu" w:date="2026-05-21T09:35:00Z" w16du:dateUtc="2026-05-21T02:35:00Z"/>
                <w:rFonts w:eastAsia="MingLiU"/>
                <w:color w:val="000000"/>
                <w:kern w:val="2"/>
              </w:rPr>
            </w:pPr>
          </w:p>
        </w:tc>
        <w:tc>
          <w:tcPr>
            <w:tcW w:w="605" w:type="dxa"/>
          </w:tcPr>
          <w:p w14:paraId="777D3F53" w14:textId="43BD8EF2" w:rsidR="009458CE" w:rsidDel="00833142" w:rsidRDefault="009458CE">
            <w:pPr>
              <w:widowControl w:val="0"/>
              <w:autoSpaceDE w:val="0"/>
              <w:autoSpaceDN w:val="0"/>
              <w:adjustRightInd w:val="0"/>
              <w:snapToGrid w:val="0"/>
              <w:spacing w:line="276" w:lineRule="auto"/>
              <w:ind w:right="60"/>
              <w:jc w:val="center"/>
              <w:rPr>
                <w:del w:id="4917" w:author="Haiyang Liu" w:date="2026-05-21T09:35:00Z" w16du:dateUtc="2026-05-21T02:35:00Z"/>
                <w:rFonts w:eastAsia="MingLiU"/>
                <w:color w:val="000000"/>
                <w:kern w:val="2"/>
              </w:rPr>
            </w:pPr>
          </w:p>
        </w:tc>
      </w:tr>
      <w:tr w:rsidR="009458CE" w:rsidDel="00833142" w14:paraId="777D3F66" w14:textId="43F12178">
        <w:trPr>
          <w:cantSplit/>
          <w:trHeight w:val="144"/>
          <w:jc w:val="center"/>
          <w:del w:id="4918" w:author="Haiyang Liu" w:date="2026-05-21T09:35:00Z"/>
        </w:trPr>
        <w:tc>
          <w:tcPr>
            <w:tcW w:w="3616" w:type="dxa"/>
            <w:vAlign w:val="center"/>
          </w:tcPr>
          <w:p w14:paraId="777D3F55" w14:textId="7D665648" w:rsidR="009458CE" w:rsidDel="00833142" w:rsidRDefault="009C0C59">
            <w:pPr>
              <w:widowControl w:val="0"/>
              <w:autoSpaceDE w:val="0"/>
              <w:autoSpaceDN w:val="0"/>
              <w:adjustRightInd w:val="0"/>
              <w:snapToGrid w:val="0"/>
              <w:spacing w:line="276" w:lineRule="auto"/>
              <w:ind w:right="60"/>
              <w:rPr>
                <w:del w:id="4919" w:author="Haiyang Liu" w:date="2026-05-21T09:35:00Z" w16du:dateUtc="2026-05-21T02:35:00Z"/>
                <w:rFonts w:eastAsia="DengXian"/>
                <w:color w:val="000000"/>
                <w:kern w:val="2"/>
                <w:vertAlign w:val="superscript"/>
              </w:rPr>
            </w:pPr>
            <w:del w:id="4920" w:author="Haiyang Liu" w:date="2026-05-21T09:35:00Z" w16du:dateUtc="2026-05-21T02:35:00Z">
              <w:r w:rsidDel="00833142">
                <w:rPr>
                  <w:rFonts w:eastAsia="DengXian"/>
                  <w:color w:val="000000"/>
                  <w:kern w:val="2"/>
                </w:rPr>
                <w:delText>4.Leader age</w:delText>
              </w:r>
            </w:del>
          </w:p>
        </w:tc>
        <w:tc>
          <w:tcPr>
            <w:tcW w:w="704" w:type="dxa"/>
            <w:vAlign w:val="center"/>
          </w:tcPr>
          <w:p w14:paraId="777D3F56" w14:textId="28F9D2EE" w:rsidR="009458CE" w:rsidDel="00833142" w:rsidRDefault="009C0C59">
            <w:pPr>
              <w:widowControl w:val="0"/>
              <w:autoSpaceDE w:val="0"/>
              <w:autoSpaceDN w:val="0"/>
              <w:adjustRightInd w:val="0"/>
              <w:snapToGrid w:val="0"/>
              <w:spacing w:line="276" w:lineRule="auto"/>
              <w:ind w:right="60"/>
              <w:jc w:val="right"/>
              <w:rPr>
                <w:del w:id="4921" w:author="Haiyang Liu" w:date="2026-05-21T09:35:00Z" w16du:dateUtc="2026-05-21T02:35:00Z"/>
                <w:rFonts w:eastAsia="DengXian"/>
                <w:kern w:val="2"/>
              </w:rPr>
            </w:pPr>
            <w:del w:id="4922" w:author="Haiyang Liu" w:date="2026-05-21T09:35:00Z" w16du:dateUtc="2026-05-21T02:35:00Z">
              <w:r w:rsidDel="00833142">
                <w:delText>36.75</w:delText>
              </w:r>
            </w:del>
          </w:p>
        </w:tc>
        <w:tc>
          <w:tcPr>
            <w:tcW w:w="540" w:type="dxa"/>
            <w:vAlign w:val="center"/>
          </w:tcPr>
          <w:p w14:paraId="777D3F57" w14:textId="76F96EBD" w:rsidR="009458CE" w:rsidDel="00833142" w:rsidRDefault="009C0C59">
            <w:pPr>
              <w:widowControl w:val="0"/>
              <w:autoSpaceDE w:val="0"/>
              <w:autoSpaceDN w:val="0"/>
              <w:adjustRightInd w:val="0"/>
              <w:snapToGrid w:val="0"/>
              <w:spacing w:line="276" w:lineRule="auto"/>
              <w:ind w:right="60"/>
              <w:jc w:val="right"/>
              <w:rPr>
                <w:del w:id="4923" w:author="Haiyang Liu" w:date="2026-05-21T09:35:00Z" w16du:dateUtc="2026-05-21T02:35:00Z"/>
                <w:rFonts w:eastAsia="DengXian"/>
                <w:kern w:val="2"/>
              </w:rPr>
            </w:pPr>
            <w:del w:id="4924" w:author="Haiyang Liu" w:date="2026-05-21T09:35:00Z" w16du:dateUtc="2026-05-21T02:35:00Z">
              <w:r w:rsidDel="00833142">
                <w:delText>3.77</w:delText>
              </w:r>
            </w:del>
          </w:p>
        </w:tc>
        <w:tc>
          <w:tcPr>
            <w:tcW w:w="605" w:type="dxa"/>
            <w:vAlign w:val="center"/>
          </w:tcPr>
          <w:p w14:paraId="777D3F58" w14:textId="3E52ED7B" w:rsidR="009458CE" w:rsidDel="00833142" w:rsidRDefault="009C0C59">
            <w:pPr>
              <w:widowControl w:val="0"/>
              <w:autoSpaceDE w:val="0"/>
              <w:autoSpaceDN w:val="0"/>
              <w:adjustRightInd w:val="0"/>
              <w:snapToGrid w:val="0"/>
              <w:spacing w:line="276" w:lineRule="auto"/>
              <w:ind w:right="60"/>
              <w:jc w:val="center"/>
              <w:rPr>
                <w:del w:id="4925" w:author="Haiyang Liu" w:date="2026-05-21T09:35:00Z" w16du:dateUtc="2026-05-21T02:35:00Z"/>
                <w:rFonts w:eastAsia="DengXian"/>
                <w:kern w:val="2"/>
              </w:rPr>
            </w:pPr>
            <w:del w:id="4926" w:author="Haiyang Liu" w:date="2026-05-21T09:35:00Z" w16du:dateUtc="2026-05-21T02:35:00Z">
              <w:r w:rsidDel="00833142">
                <w:delText>-.01</w:delText>
              </w:r>
            </w:del>
          </w:p>
        </w:tc>
        <w:tc>
          <w:tcPr>
            <w:tcW w:w="605" w:type="dxa"/>
            <w:vAlign w:val="center"/>
          </w:tcPr>
          <w:p w14:paraId="777D3F59" w14:textId="16E9B058" w:rsidR="009458CE" w:rsidDel="00833142" w:rsidRDefault="009C0C59">
            <w:pPr>
              <w:widowControl w:val="0"/>
              <w:autoSpaceDE w:val="0"/>
              <w:autoSpaceDN w:val="0"/>
              <w:adjustRightInd w:val="0"/>
              <w:snapToGrid w:val="0"/>
              <w:spacing w:line="276" w:lineRule="auto"/>
              <w:ind w:right="60"/>
              <w:jc w:val="center"/>
              <w:rPr>
                <w:del w:id="4927" w:author="Haiyang Liu" w:date="2026-05-21T09:35:00Z" w16du:dateUtc="2026-05-21T02:35:00Z"/>
                <w:rFonts w:eastAsia="DengXian"/>
                <w:color w:val="000000"/>
                <w:kern w:val="2"/>
              </w:rPr>
            </w:pPr>
            <w:del w:id="4928" w:author="Haiyang Liu" w:date="2026-05-21T09:35:00Z" w16du:dateUtc="2026-05-21T02:35:00Z">
              <w:r w:rsidDel="00833142">
                <w:delText>-.11</w:delText>
              </w:r>
            </w:del>
          </w:p>
        </w:tc>
        <w:tc>
          <w:tcPr>
            <w:tcW w:w="605" w:type="dxa"/>
            <w:vAlign w:val="center"/>
          </w:tcPr>
          <w:p w14:paraId="777D3F5A" w14:textId="20C4E107" w:rsidR="009458CE" w:rsidDel="00833142" w:rsidRDefault="009C0C59">
            <w:pPr>
              <w:widowControl w:val="0"/>
              <w:autoSpaceDE w:val="0"/>
              <w:autoSpaceDN w:val="0"/>
              <w:adjustRightInd w:val="0"/>
              <w:snapToGrid w:val="0"/>
              <w:spacing w:line="276" w:lineRule="auto"/>
              <w:ind w:right="60"/>
              <w:jc w:val="center"/>
              <w:rPr>
                <w:del w:id="4929" w:author="Haiyang Liu" w:date="2026-05-21T09:35:00Z" w16du:dateUtc="2026-05-21T02:35:00Z"/>
                <w:rFonts w:eastAsia="DengXian"/>
                <w:kern w:val="2"/>
              </w:rPr>
            </w:pPr>
            <w:del w:id="4930" w:author="Haiyang Liu" w:date="2026-05-21T09:35:00Z" w16du:dateUtc="2026-05-21T02:35:00Z">
              <w:r w:rsidDel="00833142">
                <w:delText>-.09</w:delText>
              </w:r>
            </w:del>
          </w:p>
        </w:tc>
        <w:tc>
          <w:tcPr>
            <w:tcW w:w="605" w:type="dxa"/>
            <w:vAlign w:val="center"/>
          </w:tcPr>
          <w:p w14:paraId="777D3F5B" w14:textId="3BF98257" w:rsidR="009458CE" w:rsidDel="00833142" w:rsidRDefault="009458CE">
            <w:pPr>
              <w:widowControl w:val="0"/>
              <w:autoSpaceDE w:val="0"/>
              <w:autoSpaceDN w:val="0"/>
              <w:adjustRightInd w:val="0"/>
              <w:snapToGrid w:val="0"/>
              <w:spacing w:line="276" w:lineRule="auto"/>
              <w:ind w:right="60"/>
              <w:jc w:val="center"/>
              <w:rPr>
                <w:del w:id="4931" w:author="Haiyang Liu" w:date="2026-05-21T09:35:00Z" w16du:dateUtc="2026-05-21T02:35:00Z"/>
                <w:rFonts w:eastAsia="MingLiU"/>
                <w:color w:val="000000"/>
                <w:kern w:val="2"/>
              </w:rPr>
            </w:pPr>
          </w:p>
        </w:tc>
        <w:tc>
          <w:tcPr>
            <w:tcW w:w="605" w:type="dxa"/>
            <w:vAlign w:val="center"/>
          </w:tcPr>
          <w:p w14:paraId="777D3F5C" w14:textId="6E0A114E" w:rsidR="009458CE" w:rsidDel="00833142" w:rsidRDefault="009458CE">
            <w:pPr>
              <w:widowControl w:val="0"/>
              <w:autoSpaceDE w:val="0"/>
              <w:autoSpaceDN w:val="0"/>
              <w:adjustRightInd w:val="0"/>
              <w:snapToGrid w:val="0"/>
              <w:spacing w:line="276" w:lineRule="auto"/>
              <w:ind w:right="60"/>
              <w:jc w:val="center"/>
              <w:rPr>
                <w:del w:id="4932" w:author="Haiyang Liu" w:date="2026-05-21T09:35:00Z" w16du:dateUtc="2026-05-21T02:35:00Z"/>
                <w:rFonts w:eastAsia="MingLiU"/>
                <w:color w:val="000000"/>
                <w:kern w:val="2"/>
              </w:rPr>
            </w:pPr>
          </w:p>
        </w:tc>
        <w:tc>
          <w:tcPr>
            <w:tcW w:w="605" w:type="dxa"/>
            <w:vAlign w:val="center"/>
          </w:tcPr>
          <w:p w14:paraId="777D3F5D" w14:textId="1346C50A" w:rsidR="009458CE" w:rsidDel="00833142" w:rsidRDefault="009458CE">
            <w:pPr>
              <w:widowControl w:val="0"/>
              <w:autoSpaceDE w:val="0"/>
              <w:autoSpaceDN w:val="0"/>
              <w:adjustRightInd w:val="0"/>
              <w:snapToGrid w:val="0"/>
              <w:spacing w:line="276" w:lineRule="auto"/>
              <w:ind w:right="60"/>
              <w:jc w:val="center"/>
              <w:rPr>
                <w:del w:id="4933" w:author="Haiyang Liu" w:date="2026-05-21T09:35:00Z" w16du:dateUtc="2026-05-21T02:35:00Z"/>
                <w:rFonts w:eastAsia="MingLiU"/>
                <w:color w:val="000000"/>
                <w:kern w:val="2"/>
              </w:rPr>
            </w:pPr>
          </w:p>
        </w:tc>
        <w:tc>
          <w:tcPr>
            <w:tcW w:w="605" w:type="dxa"/>
            <w:vAlign w:val="center"/>
          </w:tcPr>
          <w:p w14:paraId="777D3F5E" w14:textId="1D01D319" w:rsidR="009458CE" w:rsidDel="00833142" w:rsidRDefault="009458CE">
            <w:pPr>
              <w:widowControl w:val="0"/>
              <w:autoSpaceDE w:val="0"/>
              <w:autoSpaceDN w:val="0"/>
              <w:adjustRightInd w:val="0"/>
              <w:snapToGrid w:val="0"/>
              <w:spacing w:line="276" w:lineRule="auto"/>
              <w:ind w:right="60"/>
              <w:jc w:val="center"/>
              <w:rPr>
                <w:del w:id="4934" w:author="Haiyang Liu" w:date="2026-05-21T09:35:00Z" w16du:dateUtc="2026-05-21T02:35:00Z"/>
                <w:rFonts w:eastAsia="MingLiU"/>
                <w:color w:val="000000"/>
                <w:kern w:val="2"/>
              </w:rPr>
            </w:pPr>
          </w:p>
        </w:tc>
        <w:tc>
          <w:tcPr>
            <w:tcW w:w="605" w:type="dxa"/>
            <w:vAlign w:val="center"/>
          </w:tcPr>
          <w:p w14:paraId="777D3F5F" w14:textId="6A0C1DFA" w:rsidR="009458CE" w:rsidDel="00833142" w:rsidRDefault="009458CE">
            <w:pPr>
              <w:widowControl w:val="0"/>
              <w:autoSpaceDE w:val="0"/>
              <w:autoSpaceDN w:val="0"/>
              <w:adjustRightInd w:val="0"/>
              <w:snapToGrid w:val="0"/>
              <w:spacing w:line="276" w:lineRule="auto"/>
              <w:ind w:right="60"/>
              <w:jc w:val="center"/>
              <w:rPr>
                <w:del w:id="4935" w:author="Haiyang Liu" w:date="2026-05-21T09:35:00Z" w16du:dateUtc="2026-05-21T02:35:00Z"/>
                <w:rFonts w:eastAsia="MingLiU"/>
                <w:color w:val="000000"/>
                <w:kern w:val="2"/>
              </w:rPr>
            </w:pPr>
          </w:p>
        </w:tc>
        <w:tc>
          <w:tcPr>
            <w:tcW w:w="605" w:type="dxa"/>
            <w:vAlign w:val="center"/>
          </w:tcPr>
          <w:p w14:paraId="777D3F60" w14:textId="6DE6ECFD" w:rsidR="009458CE" w:rsidDel="00833142" w:rsidRDefault="009458CE">
            <w:pPr>
              <w:widowControl w:val="0"/>
              <w:autoSpaceDE w:val="0"/>
              <w:autoSpaceDN w:val="0"/>
              <w:adjustRightInd w:val="0"/>
              <w:snapToGrid w:val="0"/>
              <w:spacing w:line="276" w:lineRule="auto"/>
              <w:ind w:right="60"/>
              <w:jc w:val="center"/>
              <w:rPr>
                <w:del w:id="4936" w:author="Haiyang Liu" w:date="2026-05-21T09:35:00Z" w16du:dateUtc="2026-05-21T02:35:00Z"/>
                <w:rFonts w:eastAsia="MingLiU"/>
                <w:color w:val="000000"/>
                <w:kern w:val="2"/>
              </w:rPr>
            </w:pPr>
          </w:p>
        </w:tc>
        <w:tc>
          <w:tcPr>
            <w:tcW w:w="605" w:type="dxa"/>
            <w:vAlign w:val="center"/>
          </w:tcPr>
          <w:p w14:paraId="777D3F61" w14:textId="4F1E98B3" w:rsidR="009458CE" w:rsidDel="00833142" w:rsidRDefault="009458CE">
            <w:pPr>
              <w:widowControl w:val="0"/>
              <w:autoSpaceDE w:val="0"/>
              <w:autoSpaceDN w:val="0"/>
              <w:adjustRightInd w:val="0"/>
              <w:snapToGrid w:val="0"/>
              <w:spacing w:line="276" w:lineRule="auto"/>
              <w:ind w:right="60"/>
              <w:jc w:val="center"/>
              <w:rPr>
                <w:del w:id="4937" w:author="Haiyang Liu" w:date="2026-05-21T09:35:00Z" w16du:dateUtc="2026-05-21T02:35:00Z"/>
                <w:rFonts w:eastAsia="MingLiU"/>
                <w:color w:val="000000"/>
                <w:kern w:val="2"/>
              </w:rPr>
            </w:pPr>
          </w:p>
        </w:tc>
        <w:tc>
          <w:tcPr>
            <w:tcW w:w="605" w:type="dxa"/>
            <w:vAlign w:val="center"/>
          </w:tcPr>
          <w:p w14:paraId="777D3F62" w14:textId="63D4EF5B" w:rsidR="009458CE" w:rsidDel="00833142" w:rsidRDefault="009458CE">
            <w:pPr>
              <w:widowControl w:val="0"/>
              <w:autoSpaceDE w:val="0"/>
              <w:autoSpaceDN w:val="0"/>
              <w:adjustRightInd w:val="0"/>
              <w:snapToGrid w:val="0"/>
              <w:spacing w:line="276" w:lineRule="auto"/>
              <w:ind w:right="60"/>
              <w:jc w:val="center"/>
              <w:rPr>
                <w:del w:id="4938" w:author="Haiyang Liu" w:date="2026-05-21T09:35:00Z" w16du:dateUtc="2026-05-21T02:35:00Z"/>
                <w:rFonts w:eastAsia="MingLiU"/>
                <w:color w:val="000000"/>
                <w:kern w:val="2"/>
              </w:rPr>
            </w:pPr>
          </w:p>
        </w:tc>
        <w:tc>
          <w:tcPr>
            <w:tcW w:w="605" w:type="dxa"/>
            <w:vAlign w:val="center"/>
          </w:tcPr>
          <w:p w14:paraId="777D3F63" w14:textId="7AEF5836" w:rsidR="009458CE" w:rsidDel="00833142" w:rsidRDefault="009458CE">
            <w:pPr>
              <w:widowControl w:val="0"/>
              <w:autoSpaceDE w:val="0"/>
              <w:autoSpaceDN w:val="0"/>
              <w:adjustRightInd w:val="0"/>
              <w:snapToGrid w:val="0"/>
              <w:spacing w:line="276" w:lineRule="auto"/>
              <w:ind w:right="60"/>
              <w:jc w:val="center"/>
              <w:rPr>
                <w:del w:id="4939" w:author="Haiyang Liu" w:date="2026-05-21T09:35:00Z" w16du:dateUtc="2026-05-21T02:35:00Z"/>
                <w:rFonts w:eastAsia="MingLiU"/>
                <w:color w:val="000000"/>
                <w:kern w:val="2"/>
              </w:rPr>
            </w:pPr>
          </w:p>
        </w:tc>
        <w:tc>
          <w:tcPr>
            <w:tcW w:w="605" w:type="dxa"/>
          </w:tcPr>
          <w:p w14:paraId="777D3F64" w14:textId="4B180DDF" w:rsidR="009458CE" w:rsidDel="00833142" w:rsidRDefault="009458CE">
            <w:pPr>
              <w:widowControl w:val="0"/>
              <w:autoSpaceDE w:val="0"/>
              <w:autoSpaceDN w:val="0"/>
              <w:adjustRightInd w:val="0"/>
              <w:snapToGrid w:val="0"/>
              <w:spacing w:line="276" w:lineRule="auto"/>
              <w:ind w:right="60"/>
              <w:jc w:val="center"/>
              <w:rPr>
                <w:del w:id="4940" w:author="Haiyang Liu" w:date="2026-05-21T09:35:00Z" w16du:dateUtc="2026-05-21T02:35:00Z"/>
                <w:rFonts w:eastAsia="MingLiU"/>
                <w:color w:val="000000"/>
                <w:kern w:val="2"/>
              </w:rPr>
            </w:pPr>
          </w:p>
        </w:tc>
        <w:tc>
          <w:tcPr>
            <w:tcW w:w="605" w:type="dxa"/>
          </w:tcPr>
          <w:p w14:paraId="777D3F65" w14:textId="74D90065" w:rsidR="009458CE" w:rsidDel="00833142" w:rsidRDefault="009458CE">
            <w:pPr>
              <w:widowControl w:val="0"/>
              <w:autoSpaceDE w:val="0"/>
              <w:autoSpaceDN w:val="0"/>
              <w:adjustRightInd w:val="0"/>
              <w:snapToGrid w:val="0"/>
              <w:spacing w:line="276" w:lineRule="auto"/>
              <w:ind w:right="60"/>
              <w:jc w:val="center"/>
              <w:rPr>
                <w:del w:id="4941" w:author="Haiyang Liu" w:date="2026-05-21T09:35:00Z" w16du:dateUtc="2026-05-21T02:35:00Z"/>
                <w:rFonts w:eastAsia="MingLiU"/>
                <w:color w:val="000000"/>
                <w:kern w:val="2"/>
              </w:rPr>
            </w:pPr>
          </w:p>
        </w:tc>
      </w:tr>
      <w:tr w:rsidR="009458CE" w:rsidDel="00833142" w14:paraId="777D3F78" w14:textId="333F9790">
        <w:trPr>
          <w:cantSplit/>
          <w:trHeight w:val="144"/>
          <w:jc w:val="center"/>
          <w:del w:id="4942" w:author="Haiyang Liu" w:date="2026-05-21T09:35:00Z"/>
        </w:trPr>
        <w:tc>
          <w:tcPr>
            <w:tcW w:w="3616" w:type="dxa"/>
            <w:vAlign w:val="center"/>
          </w:tcPr>
          <w:p w14:paraId="777D3F67" w14:textId="078D27C1" w:rsidR="009458CE" w:rsidDel="00833142" w:rsidRDefault="009C0C59">
            <w:pPr>
              <w:widowControl w:val="0"/>
              <w:autoSpaceDE w:val="0"/>
              <w:autoSpaceDN w:val="0"/>
              <w:adjustRightInd w:val="0"/>
              <w:snapToGrid w:val="0"/>
              <w:spacing w:line="276" w:lineRule="auto"/>
              <w:ind w:right="60"/>
              <w:rPr>
                <w:del w:id="4943" w:author="Haiyang Liu" w:date="2026-05-21T09:35:00Z" w16du:dateUtc="2026-05-21T02:35:00Z"/>
                <w:rFonts w:eastAsia="DengXian"/>
                <w:color w:val="000000"/>
                <w:kern w:val="2"/>
              </w:rPr>
            </w:pPr>
            <w:del w:id="4944" w:author="Haiyang Liu" w:date="2026-05-21T09:35:00Z" w16du:dateUtc="2026-05-21T02:35:00Z">
              <w:r w:rsidDel="00833142">
                <w:rPr>
                  <w:rFonts w:eastAsia="DengXian"/>
                  <w:color w:val="000000"/>
                  <w:kern w:val="2"/>
                </w:rPr>
                <w:delText>5.Gender similarity (0 = different)</w:delText>
              </w:r>
            </w:del>
          </w:p>
        </w:tc>
        <w:tc>
          <w:tcPr>
            <w:tcW w:w="704" w:type="dxa"/>
            <w:vAlign w:val="center"/>
          </w:tcPr>
          <w:p w14:paraId="777D3F68" w14:textId="666BF2A4" w:rsidR="009458CE" w:rsidDel="00833142" w:rsidRDefault="009C0C59">
            <w:pPr>
              <w:widowControl w:val="0"/>
              <w:autoSpaceDE w:val="0"/>
              <w:autoSpaceDN w:val="0"/>
              <w:adjustRightInd w:val="0"/>
              <w:snapToGrid w:val="0"/>
              <w:spacing w:line="276" w:lineRule="auto"/>
              <w:ind w:right="60"/>
              <w:jc w:val="right"/>
              <w:rPr>
                <w:del w:id="4945" w:author="Haiyang Liu" w:date="2026-05-21T09:35:00Z" w16du:dateUtc="2026-05-21T02:35:00Z"/>
                <w:rFonts w:eastAsia="DengXian"/>
                <w:kern w:val="2"/>
              </w:rPr>
            </w:pPr>
            <w:del w:id="4946" w:author="Haiyang Liu" w:date="2026-05-21T09:35:00Z" w16du:dateUtc="2026-05-21T02:35:00Z">
              <w:r w:rsidDel="00833142">
                <w:delText>.55</w:delText>
              </w:r>
            </w:del>
          </w:p>
        </w:tc>
        <w:tc>
          <w:tcPr>
            <w:tcW w:w="540" w:type="dxa"/>
            <w:vAlign w:val="center"/>
          </w:tcPr>
          <w:p w14:paraId="777D3F69" w14:textId="35283DAD" w:rsidR="009458CE" w:rsidDel="00833142" w:rsidRDefault="009C0C59">
            <w:pPr>
              <w:widowControl w:val="0"/>
              <w:autoSpaceDE w:val="0"/>
              <w:autoSpaceDN w:val="0"/>
              <w:adjustRightInd w:val="0"/>
              <w:snapToGrid w:val="0"/>
              <w:spacing w:line="276" w:lineRule="auto"/>
              <w:ind w:right="60"/>
              <w:jc w:val="right"/>
              <w:rPr>
                <w:del w:id="4947" w:author="Haiyang Liu" w:date="2026-05-21T09:35:00Z" w16du:dateUtc="2026-05-21T02:35:00Z"/>
                <w:rFonts w:eastAsia="DengXian"/>
                <w:kern w:val="2"/>
              </w:rPr>
            </w:pPr>
            <w:del w:id="4948" w:author="Haiyang Liu" w:date="2026-05-21T09:35:00Z" w16du:dateUtc="2026-05-21T02:35:00Z">
              <w:r w:rsidDel="00833142">
                <w:delText>.50</w:delText>
              </w:r>
            </w:del>
          </w:p>
        </w:tc>
        <w:tc>
          <w:tcPr>
            <w:tcW w:w="605" w:type="dxa"/>
            <w:vAlign w:val="center"/>
          </w:tcPr>
          <w:p w14:paraId="777D3F6A" w14:textId="06DB2977" w:rsidR="009458CE" w:rsidDel="00833142" w:rsidRDefault="009C0C59">
            <w:pPr>
              <w:widowControl w:val="0"/>
              <w:autoSpaceDE w:val="0"/>
              <w:autoSpaceDN w:val="0"/>
              <w:adjustRightInd w:val="0"/>
              <w:snapToGrid w:val="0"/>
              <w:spacing w:line="276" w:lineRule="auto"/>
              <w:ind w:right="60"/>
              <w:jc w:val="center"/>
              <w:rPr>
                <w:del w:id="4949" w:author="Haiyang Liu" w:date="2026-05-21T09:35:00Z" w16du:dateUtc="2026-05-21T02:35:00Z"/>
                <w:rFonts w:eastAsia="DengXian"/>
                <w:kern w:val="2"/>
              </w:rPr>
            </w:pPr>
            <w:del w:id="4950" w:author="Haiyang Liu" w:date="2026-05-21T09:35:00Z" w16du:dateUtc="2026-05-21T02:35:00Z">
              <w:r w:rsidDel="00833142">
                <w:delText>.51</w:delText>
              </w:r>
              <w:r w:rsidDel="00833142">
                <w:rPr>
                  <w:vertAlign w:val="superscript"/>
                </w:rPr>
                <w:delText>**</w:delText>
              </w:r>
            </w:del>
          </w:p>
        </w:tc>
        <w:tc>
          <w:tcPr>
            <w:tcW w:w="605" w:type="dxa"/>
            <w:vAlign w:val="center"/>
          </w:tcPr>
          <w:p w14:paraId="777D3F6B" w14:textId="4185C46C" w:rsidR="009458CE" w:rsidDel="00833142" w:rsidRDefault="009C0C59">
            <w:pPr>
              <w:widowControl w:val="0"/>
              <w:autoSpaceDE w:val="0"/>
              <w:autoSpaceDN w:val="0"/>
              <w:adjustRightInd w:val="0"/>
              <w:snapToGrid w:val="0"/>
              <w:spacing w:line="276" w:lineRule="auto"/>
              <w:ind w:right="60"/>
              <w:jc w:val="center"/>
              <w:rPr>
                <w:del w:id="4951" w:author="Haiyang Liu" w:date="2026-05-21T09:35:00Z" w16du:dateUtc="2026-05-21T02:35:00Z"/>
                <w:rFonts w:eastAsia="DengXian"/>
                <w:color w:val="000000"/>
                <w:kern w:val="2"/>
              </w:rPr>
            </w:pPr>
            <w:del w:id="4952" w:author="Haiyang Liu" w:date="2026-05-21T09:35:00Z" w16du:dateUtc="2026-05-21T02:35:00Z">
              <w:r w:rsidDel="00833142">
                <w:delText>-.01</w:delText>
              </w:r>
            </w:del>
          </w:p>
        </w:tc>
        <w:tc>
          <w:tcPr>
            <w:tcW w:w="605" w:type="dxa"/>
            <w:vAlign w:val="center"/>
          </w:tcPr>
          <w:p w14:paraId="777D3F6C" w14:textId="6B1A994C" w:rsidR="009458CE" w:rsidDel="00833142" w:rsidRDefault="009C0C59">
            <w:pPr>
              <w:widowControl w:val="0"/>
              <w:autoSpaceDE w:val="0"/>
              <w:autoSpaceDN w:val="0"/>
              <w:adjustRightInd w:val="0"/>
              <w:snapToGrid w:val="0"/>
              <w:spacing w:line="276" w:lineRule="auto"/>
              <w:ind w:right="60"/>
              <w:jc w:val="center"/>
              <w:rPr>
                <w:del w:id="4953" w:author="Haiyang Liu" w:date="2026-05-21T09:35:00Z" w16du:dateUtc="2026-05-21T02:35:00Z"/>
              </w:rPr>
            </w:pPr>
            <w:del w:id="4954" w:author="Haiyang Liu" w:date="2026-05-21T09:35:00Z" w16du:dateUtc="2026-05-21T02:35:00Z">
              <w:r w:rsidDel="00833142">
                <w:delText>.24</w:delText>
              </w:r>
              <w:r w:rsidDel="00833142">
                <w:rPr>
                  <w:vertAlign w:val="superscript"/>
                </w:rPr>
                <w:delText>**</w:delText>
              </w:r>
            </w:del>
          </w:p>
        </w:tc>
        <w:tc>
          <w:tcPr>
            <w:tcW w:w="605" w:type="dxa"/>
            <w:vAlign w:val="center"/>
          </w:tcPr>
          <w:p w14:paraId="777D3F6D" w14:textId="7140EFF3" w:rsidR="009458CE" w:rsidDel="00833142" w:rsidRDefault="009C0C59">
            <w:pPr>
              <w:widowControl w:val="0"/>
              <w:autoSpaceDE w:val="0"/>
              <w:autoSpaceDN w:val="0"/>
              <w:adjustRightInd w:val="0"/>
              <w:snapToGrid w:val="0"/>
              <w:spacing w:line="276" w:lineRule="auto"/>
              <w:ind w:right="60"/>
              <w:jc w:val="center"/>
              <w:rPr>
                <w:del w:id="4955" w:author="Haiyang Liu" w:date="2026-05-21T09:35:00Z" w16du:dateUtc="2026-05-21T02:35:00Z"/>
                <w:color w:val="000000"/>
                <w:kern w:val="2"/>
              </w:rPr>
            </w:pPr>
            <w:del w:id="4956" w:author="Haiyang Liu" w:date="2026-05-21T09:35:00Z" w16du:dateUtc="2026-05-21T02:35:00Z">
              <w:r w:rsidDel="00833142">
                <w:delText>.01</w:delText>
              </w:r>
            </w:del>
          </w:p>
        </w:tc>
        <w:tc>
          <w:tcPr>
            <w:tcW w:w="605" w:type="dxa"/>
            <w:vAlign w:val="center"/>
          </w:tcPr>
          <w:p w14:paraId="777D3F6E" w14:textId="634222A7" w:rsidR="009458CE" w:rsidDel="00833142" w:rsidRDefault="009458CE">
            <w:pPr>
              <w:widowControl w:val="0"/>
              <w:autoSpaceDE w:val="0"/>
              <w:autoSpaceDN w:val="0"/>
              <w:adjustRightInd w:val="0"/>
              <w:snapToGrid w:val="0"/>
              <w:spacing w:line="276" w:lineRule="auto"/>
              <w:ind w:right="60"/>
              <w:jc w:val="center"/>
              <w:rPr>
                <w:del w:id="4957" w:author="Haiyang Liu" w:date="2026-05-21T09:35:00Z" w16du:dateUtc="2026-05-21T02:35:00Z"/>
                <w:rFonts w:eastAsia="MingLiU"/>
                <w:color w:val="000000"/>
                <w:kern w:val="2"/>
              </w:rPr>
            </w:pPr>
          </w:p>
        </w:tc>
        <w:tc>
          <w:tcPr>
            <w:tcW w:w="605" w:type="dxa"/>
            <w:vAlign w:val="center"/>
          </w:tcPr>
          <w:p w14:paraId="777D3F6F" w14:textId="7B3857BA" w:rsidR="009458CE" w:rsidDel="00833142" w:rsidRDefault="009458CE">
            <w:pPr>
              <w:widowControl w:val="0"/>
              <w:autoSpaceDE w:val="0"/>
              <w:autoSpaceDN w:val="0"/>
              <w:adjustRightInd w:val="0"/>
              <w:snapToGrid w:val="0"/>
              <w:spacing w:line="276" w:lineRule="auto"/>
              <w:ind w:right="60"/>
              <w:jc w:val="center"/>
              <w:rPr>
                <w:del w:id="4958" w:author="Haiyang Liu" w:date="2026-05-21T09:35:00Z" w16du:dateUtc="2026-05-21T02:35:00Z"/>
                <w:rFonts w:eastAsia="MingLiU"/>
                <w:color w:val="000000"/>
                <w:kern w:val="2"/>
              </w:rPr>
            </w:pPr>
          </w:p>
        </w:tc>
        <w:tc>
          <w:tcPr>
            <w:tcW w:w="605" w:type="dxa"/>
            <w:vAlign w:val="center"/>
          </w:tcPr>
          <w:p w14:paraId="777D3F70" w14:textId="3B8A6C76" w:rsidR="009458CE" w:rsidDel="00833142" w:rsidRDefault="009458CE">
            <w:pPr>
              <w:widowControl w:val="0"/>
              <w:autoSpaceDE w:val="0"/>
              <w:autoSpaceDN w:val="0"/>
              <w:adjustRightInd w:val="0"/>
              <w:snapToGrid w:val="0"/>
              <w:spacing w:line="276" w:lineRule="auto"/>
              <w:ind w:right="60"/>
              <w:jc w:val="center"/>
              <w:rPr>
                <w:del w:id="4959" w:author="Haiyang Liu" w:date="2026-05-21T09:35:00Z" w16du:dateUtc="2026-05-21T02:35:00Z"/>
                <w:rFonts w:eastAsia="MingLiU"/>
                <w:color w:val="000000"/>
                <w:kern w:val="2"/>
              </w:rPr>
            </w:pPr>
          </w:p>
        </w:tc>
        <w:tc>
          <w:tcPr>
            <w:tcW w:w="605" w:type="dxa"/>
            <w:vAlign w:val="center"/>
          </w:tcPr>
          <w:p w14:paraId="777D3F71" w14:textId="486FC84D" w:rsidR="009458CE" w:rsidDel="00833142" w:rsidRDefault="009458CE">
            <w:pPr>
              <w:widowControl w:val="0"/>
              <w:autoSpaceDE w:val="0"/>
              <w:autoSpaceDN w:val="0"/>
              <w:adjustRightInd w:val="0"/>
              <w:snapToGrid w:val="0"/>
              <w:spacing w:line="276" w:lineRule="auto"/>
              <w:ind w:right="60"/>
              <w:jc w:val="center"/>
              <w:rPr>
                <w:del w:id="4960" w:author="Haiyang Liu" w:date="2026-05-21T09:35:00Z" w16du:dateUtc="2026-05-21T02:35:00Z"/>
                <w:rFonts w:eastAsia="MingLiU"/>
                <w:color w:val="000000"/>
                <w:kern w:val="2"/>
              </w:rPr>
            </w:pPr>
          </w:p>
        </w:tc>
        <w:tc>
          <w:tcPr>
            <w:tcW w:w="605" w:type="dxa"/>
            <w:vAlign w:val="center"/>
          </w:tcPr>
          <w:p w14:paraId="777D3F72" w14:textId="03641F39" w:rsidR="009458CE" w:rsidDel="00833142" w:rsidRDefault="009458CE">
            <w:pPr>
              <w:widowControl w:val="0"/>
              <w:autoSpaceDE w:val="0"/>
              <w:autoSpaceDN w:val="0"/>
              <w:adjustRightInd w:val="0"/>
              <w:snapToGrid w:val="0"/>
              <w:spacing w:line="276" w:lineRule="auto"/>
              <w:ind w:right="60"/>
              <w:jc w:val="center"/>
              <w:rPr>
                <w:del w:id="4961" w:author="Haiyang Liu" w:date="2026-05-21T09:35:00Z" w16du:dateUtc="2026-05-21T02:35:00Z"/>
                <w:rFonts w:eastAsia="MingLiU"/>
                <w:color w:val="000000"/>
                <w:kern w:val="2"/>
              </w:rPr>
            </w:pPr>
          </w:p>
        </w:tc>
        <w:tc>
          <w:tcPr>
            <w:tcW w:w="605" w:type="dxa"/>
            <w:vAlign w:val="center"/>
          </w:tcPr>
          <w:p w14:paraId="777D3F73" w14:textId="330E7ABD" w:rsidR="009458CE" w:rsidDel="00833142" w:rsidRDefault="009458CE">
            <w:pPr>
              <w:widowControl w:val="0"/>
              <w:autoSpaceDE w:val="0"/>
              <w:autoSpaceDN w:val="0"/>
              <w:adjustRightInd w:val="0"/>
              <w:snapToGrid w:val="0"/>
              <w:spacing w:line="276" w:lineRule="auto"/>
              <w:ind w:right="60"/>
              <w:jc w:val="center"/>
              <w:rPr>
                <w:del w:id="4962" w:author="Haiyang Liu" w:date="2026-05-21T09:35:00Z" w16du:dateUtc="2026-05-21T02:35:00Z"/>
                <w:rFonts w:eastAsia="MingLiU"/>
                <w:color w:val="000000"/>
                <w:kern w:val="2"/>
              </w:rPr>
            </w:pPr>
          </w:p>
        </w:tc>
        <w:tc>
          <w:tcPr>
            <w:tcW w:w="605" w:type="dxa"/>
            <w:vAlign w:val="center"/>
          </w:tcPr>
          <w:p w14:paraId="777D3F74" w14:textId="4D8784DE" w:rsidR="009458CE" w:rsidDel="00833142" w:rsidRDefault="009458CE">
            <w:pPr>
              <w:widowControl w:val="0"/>
              <w:autoSpaceDE w:val="0"/>
              <w:autoSpaceDN w:val="0"/>
              <w:adjustRightInd w:val="0"/>
              <w:snapToGrid w:val="0"/>
              <w:spacing w:line="276" w:lineRule="auto"/>
              <w:ind w:right="60"/>
              <w:jc w:val="center"/>
              <w:rPr>
                <w:del w:id="4963" w:author="Haiyang Liu" w:date="2026-05-21T09:35:00Z" w16du:dateUtc="2026-05-21T02:35:00Z"/>
                <w:rFonts w:eastAsia="MingLiU"/>
                <w:color w:val="000000"/>
                <w:kern w:val="2"/>
              </w:rPr>
            </w:pPr>
          </w:p>
        </w:tc>
        <w:tc>
          <w:tcPr>
            <w:tcW w:w="605" w:type="dxa"/>
            <w:vAlign w:val="center"/>
          </w:tcPr>
          <w:p w14:paraId="777D3F75" w14:textId="63011B2D" w:rsidR="009458CE" w:rsidDel="00833142" w:rsidRDefault="009458CE">
            <w:pPr>
              <w:widowControl w:val="0"/>
              <w:autoSpaceDE w:val="0"/>
              <w:autoSpaceDN w:val="0"/>
              <w:adjustRightInd w:val="0"/>
              <w:snapToGrid w:val="0"/>
              <w:spacing w:line="276" w:lineRule="auto"/>
              <w:ind w:right="60"/>
              <w:jc w:val="center"/>
              <w:rPr>
                <w:del w:id="4964" w:author="Haiyang Liu" w:date="2026-05-21T09:35:00Z" w16du:dateUtc="2026-05-21T02:35:00Z"/>
                <w:rFonts w:eastAsia="MingLiU"/>
                <w:color w:val="000000"/>
                <w:kern w:val="2"/>
              </w:rPr>
            </w:pPr>
          </w:p>
        </w:tc>
        <w:tc>
          <w:tcPr>
            <w:tcW w:w="605" w:type="dxa"/>
          </w:tcPr>
          <w:p w14:paraId="777D3F76" w14:textId="3C7C8815" w:rsidR="009458CE" w:rsidDel="00833142" w:rsidRDefault="009458CE">
            <w:pPr>
              <w:widowControl w:val="0"/>
              <w:autoSpaceDE w:val="0"/>
              <w:autoSpaceDN w:val="0"/>
              <w:adjustRightInd w:val="0"/>
              <w:snapToGrid w:val="0"/>
              <w:spacing w:line="276" w:lineRule="auto"/>
              <w:ind w:right="60"/>
              <w:jc w:val="center"/>
              <w:rPr>
                <w:del w:id="4965" w:author="Haiyang Liu" w:date="2026-05-21T09:35:00Z" w16du:dateUtc="2026-05-21T02:35:00Z"/>
                <w:rFonts w:eastAsia="MingLiU"/>
                <w:color w:val="000000"/>
                <w:kern w:val="2"/>
              </w:rPr>
            </w:pPr>
          </w:p>
        </w:tc>
        <w:tc>
          <w:tcPr>
            <w:tcW w:w="605" w:type="dxa"/>
          </w:tcPr>
          <w:p w14:paraId="777D3F77" w14:textId="107D5557" w:rsidR="009458CE" w:rsidDel="00833142" w:rsidRDefault="009458CE">
            <w:pPr>
              <w:widowControl w:val="0"/>
              <w:autoSpaceDE w:val="0"/>
              <w:autoSpaceDN w:val="0"/>
              <w:adjustRightInd w:val="0"/>
              <w:snapToGrid w:val="0"/>
              <w:spacing w:line="276" w:lineRule="auto"/>
              <w:ind w:right="60"/>
              <w:jc w:val="center"/>
              <w:rPr>
                <w:del w:id="4966" w:author="Haiyang Liu" w:date="2026-05-21T09:35:00Z" w16du:dateUtc="2026-05-21T02:35:00Z"/>
                <w:rFonts w:eastAsia="MingLiU"/>
                <w:color w:val="000000"/>
                <w:kern w:val="2"/>
              </w:rPr>
            </w:pPr>
          </w:p>
        </w:tc>
      </w:tr>
      <w:tr w:rsidR="009458CE" w:rsidDel="00833142" w14:paraId="777D3F8A" w14:textId="408324B6">
        <w:trPr>
          <w:cantSplit/>
          <w:trHeight w:val="144"/>
          <w:jc w:val="center"/>
          <w:del w:id="4967" w:author="Haiyang Liu" w:date="2026-05-21T09:35:00Z"/>
        </w:trPr>
        <w:tc>
          <w:tcPr>
            <w:tcW w:w="3616" w:type="dxa"/>
            <w:vAlign w:val="center"/>
          </w:tcPr>
          <w:p w14:paraId="777D3F79" w14:textId="6B3A2FDF" w:rsidR="009458CE" w:rsidDel="00833142" w:rsidRDefault="009C0C59">
            <w:pPr>
              <w:widowControl w:val="0"/>
              <w:autoSpaceDE w:val="0"/>
              <w:autoSpaceDN w:val="0"/>
              <w:adjustRightInd w:val="0"/>
              <w:snapToGrid w:val="0"/>
              <w:spacing w:line="276" w:lineRule="auto"/>
              <w:ind w:right="60"/>
              <w:rPr>
                <w:del w:id="4968" w:author="Haiyang Liu" w:date="2026-05-21T09:35:00Z" w16du:dateUtc="2026-05-21T02:35:00Z"/>
                <w:rFonts w:eastAsia="DengXian"/>
                <w:color w:val="000000"/>
                <w:kern w:val="2"/>
              </w:rPr>
            </w:pPr>
            <w:del w:id="4969" w:author="Haiyang Liu" w:date="2026-05-21T09:35:00Z" w16du:dateUtc="2026-05-21T02:35:00Z">
              <w:r w:rsidDel="00833142">
                <w:rPr>
                  <w:rFonts w:eastAsia="DengXian"/>
                  <w:color w:val="000000"/>
                  <w:kern w:val="2"/>
                </w:rPr>
                <w:delText xml:space="preserve">6.Interaction frequency </w:delText>
              </w:r>
            </w:del>
          </w:p>
        </w:tc>
        <w:tc>
          <w:tcPr>
            <w:tcW w:w="704" w:type="dxa"/>
            <w:vAlign w:val="center"/>
          </w:tcPr>
          <w:p w14:paraId="777D3F7A" w14:textId="14559FD1" w:rsidR="009458CE" w:rsidDel="00833142" w:rsidRDefault="009C0C59">
            <w:pPr>
              <w:widowControl w:val="0"/>
              <w:autoSpaceDE w:val="0"/>
              <w:autoSpaceDN w:val="0"/>
              <w:adjustRightInd w:val="0"/>
              <w:snapToGrid w:val="0"/>
              <w:spacing w:line="276" w:lineRule="auto"/>
              <w:ind w:right="60"/>
              <w:jc w:val="right"/>
              <w:rPr>
                <w:del w:id="4970" w:author="Haiyang Liu" w:date="2026-05-21T09:35:00Z" w16du:dateUtc="2026-05-21T02:35:00Z"/>
                <w:rFonts w:eastAsia="DengXian"/>
                <w:kern w:val="2"/>
              </w:rPr>
            </w:pPr>
            <w:del w:id="4971" w:author="Haiyang Liu" w:date="2026-05-21T09:35:00Z" w16du:dateUtc="2026-05-21T02:35:00Z">
              <w:r w:rsidDel="00833142">
                <w:delText>5.51</w:delText>
              </w:r>
            </w:del>
          </w:p>
        </w:tc>
        <w:tc>
          <w:tcPr>
            <w:tcW w:w="540" w:type="dxa"/>
            <w:vAlign w:val="center"/>
          </w:tcPr>
          <w:p w14:paraId="777D3F7B" w14:textId="549CA4C0" w:rsidR="009458CE" w:rsidDel="00833142" w:rsidRDefault="009C0C59">
            <w:pPr>
              <w:widowControl w:val="0"/>
              <w:autoSpaceDE w:val="0"/>
              <w:autoSpaceDN w:val="0"/>
              <w:adjustRightInd w:val="0"/>
              <w:snapToGrid w:val="0"/>
              <w:spacing w:line="276" w:lineRule="auto"/>
              <w:ind w:right="60"/>
              <w:jc w:val="right"/>
              <w:rPr>
                <w:del w:id="4972" w:author="Haiyang Liu" w:date="2026-05-21T09:35:00Z" w16du:dateUtc="2026-05-21T02:35:00Z"/>
                <w:rFonts w:eastAsia="DengXian"/>
                <w:kern w:val="2"/>
              </w:rPr>
            </w:pPr>
            <w:del w:id="4973" w:author="Haiyang Liu" w:date="2026-05-21T09:35:00Z" w16du:dateUtc="2026-05-21T02:35:00Z">
              <w:r w:rsidDel="00833142">
                <w:delText>1.54</w:delText>
              </w:r>
            </w:del>
          </w:p>
        </w:tc>
        <w:tc>
          <w:tcPr>
            <w:tcW w:w="605" w:type="dxa"/>
            <w:vAlign w:val="center"/>
          </w:tcPr>
          <w:p w14:paraId="777D3F7C" w14:textId="15CAA698" w:rsidR="009458CE" w:rsidDel="00833142" w:rsidRDefault="009C0C59">
            <w:pPr>
              <w:widowControl w:val="0"/>
              <w:autoSpaceDE w:val="0"/>
              <w:autoSpaceDN w:val="0"/>
              <w:adjustRightInd w:val="0"/>
              <w:snapToGrid w:val="0"/>
              <w:spacing w:line="276" w:lineRule="auto"/>
              <w:ind w:right="60"/>
              <w:jc w:val="center"/>
              <w:rPr>
                <w:del w:id="4974" w:author="Haiyang Liu" w:date="2026-05-21T09:35:00Z" w16du:dateUtc="2026-05-21T02:35:00Z"/>
                <w:rFonts w:eastAsia="DengXian"/>
                <w:kern w:val="2"/>
              </w:rPr>
            </w:pPr>
            <w:del w:id="4975" w:author="Haiyang Liu" w:date="2026-05-21T09:35:00Z" w16du:dateUtc="2026-05-21T02:35:00Z">
              <w:r w:rsidDel="00833142">
                <w:delText>.06</w:delText>
              </w:r>
            </w:del>
          </w:p>
        </w:tc>
        <w:tc>
          <w:tcPr>
            <w:tcW w:w="605" w:type="dxa"/>
            <w:vAlign w:val="center"/>
          </w:tcPr>
          <w:p w14:paraId="777D3F7D" w14:textId="4CE29112" w:rsidR="009458CE" w:rsidDel="00833142" w:rsidRDefault="009C0C59">
            <w:pPr>
              <w:widowControl w:val="0"/>
              <w:autoSpaceDE w:val="0"/>
              <w:autoSpaceDN w:val="0"/>
              <w:adjustRightInd w:val="0"/>
              <w:snapToGrid w:val="0"/>
              <w:spacing w:line="276" w:lineRule="auto"/>
              <w:ind w:right="60"/>
              <w:jc w:val="center"/>
              <w:rPr>
                <w:del w:id="4976" w:author="Haiyang Liu" w:date="2026-05-21T09:35:00Z" w16du:dateUtc="2026-05-21T02:35:00Z"/>
                <w:rFonts w:eastAsia="DengXian"/>
                <w:color w:val="000000"/>
                <w:kern w:val="2"/>
              </w:rPr>
            </w:pPr>
            <w:del w:id="4977" w:author="Haiyang Liu" w:date="2026-05-21T09:35:00Z" w16du:dateUtc="2026-05-21T02:35:00Z">
              <w:r w:rsidDel="00833142">
                <w:delText>-.05</w:delText>
              </w:r>
            </w:del>
          </w:p>
        </w:tc>
        <w:tc>
          <w:tcPr>
            <w:tcW w:w="605" w:type="dxa"/>
            <w:vAlign w:val="center"/>
          </w:tcPr>
          <w:p w14:paraId="777D3F7E" w14:textId="0FED3640" w:rsidR="009458CE" w:rsidDel="00833142" w:rsidRDefault="009C0C59">
            <w:pPr>
              <w:widowControl w:val="0"/>
              <w:autoSpaceDE w:val="0"/>
              <w:autoSpaceDN w:val="0"/>
              <w:adjustRightInd w:val="0"/>
              <w:snapToGrid w:val="0"/>
              <w:spacing w:line="276" w:lineRule="auto"/>
              <w:ind w:right="60"/>
              <w:jc w:val="center"/>
              <w:rPr>
                <w:del w:id="4978" w:author="Haiyang Liu" w:date="2026-05-21T09:35:00Z" w16du:dateUtc="2026-05-21T02:35:00Z"/>
              </w:rPr>
            </w:pPr>
            <w:del w:id="4979" w:author="Haiyang Liu" w:date="2026-05-21T09:35:00Z" w16du:dateUtc="2026-05-21T02:35:00Z">
              <w:r w:rsidDel="00833142">
                <w:delText>-.01</w:delText>
              </w:r>
            </w:del>
          </w:p>
        </w:tc>
        <w:tc>
          <w:tcPr>
            <w:tcW w:w="605" w:type="dxa"/>
            <w:vAlign w:val="center"/>
          </w:tcPr>
          <w:p w14:paraId="777D3F7F" w14:textId="2ECDC88F" w:rsidR="009458CE" w:rsidDel="00833142" w:rsidRDefault="009C0C59">
            <w:pPr>
              <w:widowControl w:val="0"/>
              <w:autoSpaceDE w:val="0"/>
              <w:autoSpaceDN w:val="0"/>
              <w:adjustRightInd w:val="0"/>
              <w:snapToGrid w:val="0"/>
              <w:spacing w:line="276" w:lineRule="auto"/>
              <w:ind w:right="60"/>
              <w:jc w:val="center"/>
              <w:rPr>
                <w:del w:id="4980" w:author="Haiyang Liu" w:date="2026-05-21T09:35:00Z" w16du:dateUtc="2026-05-21T02:35:00Z"/>
                <w:color w:val="000000"/>
                <w:kern w:val="2"/>
              </w:rPr>
            </w:pPr>
            <w:del w:id="4981" w:author="Haiyang Liu" w:date="2026-05-21T09:35:00Z" w16du:dateUtc="2026-05-21T02:35:00Z">
              <w:r w:rsidDel="00833142">
                <w:delText>-.08</w:delText>
              </w:r>
            </w:del>
          </w:p>
        </w:tc>
        <w:tc>
          <w:tcPr>
            <w:tcW w:w="605" w:type="dxa"/>
            <w:vAlign w:val="center"/>
          </w:tcPr>
          <w:p w14:paraId="777D3F80" w14:textId="72238163" w:rsidR="009458CE" w:rsidDel="00833142" w:rsidRDefault="009C0C59">
            <w:pPr>
              <w:widowControl w:val="0"/>
              <w:autoSpaceDE w:val="0"/>
              <w:autoSpaceDN w:val="0"/>
              <w:adjustRightInd w:val="0"/>
              <w:snapToGrid w:val="0"/>
              <w:spacing w:line="276" w:lineRule="auto"/>
              <w:ind w:right="60"/>
              <w:jc w:val="center"/>
              <w:rPr>
                <w:del w:id="4982" w:author="Haiyang Liu" w:date="2026-05-21T09:35:00Z" w16du:dateUtc="2026-05-21T02:35:00Z"/>
                <w:color w:val="000000"/>
                <w:kern w:val="2"/>
              </w:rPr>
            </w:pPr>
            <w:del w:id="4983" w:author="Haiyang Liu" w:date="2026-05-21T09:35:00Z" w16du:dateUtc="2026-05-21T02:35:00Z">
              <w:r w:rsidDel="00833142">
                <w:delText>.06</w:delText>
              </w:r>
            </w:del>
          </w:p>
        </w:tc>
        <w:tc>
          <w:tcPr>
            <w:tcW w:w="605" w:type="dxa"/>
            <w:vAlign w:val="center"/>
          </w:tcPr>
          <w:p w14:paraId="777D3F81" w14:textId="5727AB26" w:rsidR="009458CE" w:rsidDel="00833142" w:rsidRDefault="009458CE">
            <w:pPr>
              <w:widowControl w:val="0"/>
              <w:autoSpaceDE w:val="0"/>
              <w:autoSpaceDN w:val="0"/>
              <w:adjustRightInd w:val="0"/>
              <w:snapToGrid w:val="0"/>
              <w:spacing w:line="276" w:lineRule="auto"/>
              <w:ind w:right="60"/>
              <w:jc w:val="center"/>
              <w:rPr>
                <w:del w:id="4984" w:author="Haiyang Liu" w:date="2026-05-21T09:35:00Z" w16du:dateUtc="2026-05-21T02:35:00Z"/>
                <w:rFonts w:eastAsia="MingLiU"/>
                <w:color w:val="000000"/>
                <w:kern w:val="2"/>
              </w:rPr>
            </w:pPr>
          </w:p>
        </w:tc>
        <w:tc>
          <w:tcPr>
            <w:tcW w:w="605" w:type="dxa"/>
            <w:vAlign w:val="center"/>
          </w:tcPr>
          <w:p w14:paraId="777D3F82" w14:textId="27DDB822" w:rsidR="009458CE" w:rsidDel="00833142" w:rsidRDefault="009458CE">
            <w:pPr>
              <w:widowControl w:val="0"/>
              <w:autoSpaceDE w:val="0"/>
              <w:autoSpaceDN w:val="0"/>
              <w:adjustRightInd w:val="0"/>
              <w:snapToGrid w:val="0"/>
              <w:spacing w:line="276" w:lineRule="auto"/>
              <w:ind w:right="60"/>
              <w:jc w:val="center"/>
              <w:rPr>
                <w:del w:id="4985" w:author="Haiyang Liu" w:date="2026-05-21T09:35:00Z" w16du:dateUtc="2026-05-21T02:35:00Z"/>
                <w:rFonts w:eastAsia="MingLiU"/>
                <w:color w:val="000000"/>
                <w:kern w:val="2"/>
              </w:rPr>
            </w:pPr>
          </w:p>
        </w:tc>
        <w:tc>
          <w:tcPr>
            <w:tcW w:w="605" w:type="dxa"/>
            <w:vAlign w:val="center"/>
          </w:tcPr>
          <w:p w14:paraId="777D3F83" w14:textId="7FEDB655" w:rsidR="009458CE" w:rsidDel="00833142" w:rsidRDefault="009458CE">
            <w:pPr>
              <w:widowControl w:val="0"/>
              <w:autoSpaceDE w:val="0"/>
              <w:autoSpaceDN w:val="0"/>
              <w:adjustRightInd w:val="0"/>
              <w:snapToGrid w:val="0"/>
              <w:spacing w:line="276" w:lineRule="auto"/>
              <w:ind w:right="60"/>
              <w:jc w:val="center"/>
              <w:rPr>
                <w:del w:id="4986" w:author="Haiyang Liu" w:date="2026-05-21T09:35:00Z" w16du:dateUtc="2026-05-21T02:35:00Z"/>
                <w:rFonts w:eastAsia="MingLiU"/>
                <w:color w:val="000000"/>
                <w:kern w:val="2"/>
              </w:rPr>
            </w:pPr>
          </w:p>
        </w:tc>
        <w:tc>
          <w:tcPr>
            <w:tcW w:w="605" w:type="dxa"/>
            <w:vAlign w:val="center"/>
          </w:tcPr>
          <w:p w14:paraId="777D3F84" w14:textId="5D78CDBE" w:rsidR="009458CE" w:rsidDel="00833142" w:rsidRDefault="009458CE">
            <w:pPr>
              <w:widowControl w:val="0"/>
              <w:autoSpaceDE w:val="0"/>
              <w:autoSpaceDN w:val="0"/>
              <w:adjustRightInd w:val="0"/>
              <w:snapToGrid w:val="0"/>
              <w:spacing w:line="276" w:lineRule="auto"/>
              <w:ind w:right="60"/>
              <w:jc w:val="center"/>
              <w:rPr>
                <w:del w:id="4987" w:author="Haiyang Liu" w:date="2026-05-21T09:35:00Z" w16du:dateUtc="2026-05-21T02:35:00Z"/>
                <w:rFonts w:eastAsia="MingLiU"/>
                <w:color w:val="000000"/>
                <w:kern w:val="2"/>
              </w:rPr>
            </w:pPr>
          </w:p>
        </w:tc>
        <w:tc>
          <w:tcPr>
            <w:tcW w:w="605" w:type="dxa"/>
            <w:vAlign w:val="center"/>
          </w:tcPr>
          <w:p w14:paraId="777D3F85" w14:textId="7E79DD64" w:rsidR="009458CE" w:rsidDel="00833142" w:rsidRDefault="009458CE">
            <w:pPr>
              <w:widowControl w:val="0"/>
              <w:autoSpaceDE w:val="0"/>
              <w:autoSpaceDN w:val="0"/>
              <w:adjustRightInd w:val="0"/>
              <w:snapToGrid w:val="0"/>
              <w:spacing w:line="276" w:lineRule="auto"/>
              <w:ind w:right="60"/>
              <w:jc w:val="center"/>
              <w:rPr>
                <w:del w:id="4988" w:author="Haiyang Liu" w:date="2026-05-21T09:35:00Z" w16du:dateUtc="2026-05-21T02:35:00Z"/>
                <w:rFonts w:eastAsia="MingLiU"/>
                <w:color w:val="000000"/>
                <w:kern w:val="2"/>
              </w:rPr>
            </w:pPr>
          </w:p>
        </w:tc>
        <w:tc>
          <w:tcPr>
            <w:tcW w:w="605" w:type="dxa"/>
            <w:vAlign w:val="center"/>
          </w:tcPr>
          <w:p w14:paraId="777D3F86" w14:textId="242F50B2" w:rsidR="009458CE" w:rsidDel="00833142" w:rsidRDefault="009458CE">
            <w:pPr>
              <w:widowControl w:val="0"/>
              <w:autoSpaceDE w:val="0"/>
              <w:autoSpaceDN w:val="0"/>
              <w:adjustRightInd w:val="0"/>
              <w:snapToGrid w:val="0"/>
              <w:spacing w:line="276" w:lineRule="auto"/>
              <w:ind w:right="60"/>
              <w:jc w:val="center"/>
              <w:rPr>
                <w:del w:id="4989" w:author="Haiyang Liu" w:date="2026-05-21T09:35:00Z" w16du:dateUtc="2026-05-21T02:35:00Z"/>
                <w:rFonts w:eastAsia="MingLiU"/>
                <w:color w:val="000000"/>
                <w:kern w:val="2"/>
              </w:rPr>
            </w:pPr>
          </w:p>
        </w:tc>
        <w:tc>
          <w:tcPr>
            <w:tcW w:w="605" w:type="dxa"/>
            <w:vAlign w:val="center"/>
          </w:tcPr>
          <w:p w14:paraId="777D3F87" w14:textId="463790CF" w:rsidR="009458CE" w:rsidDel="00833142" w:rsidRDefault="009458CE">
            <w:pPr>
              <w:widowControl w:val="0"/>
              <w:autoSpaceDE w:val="0"/>
              <w:autoSpaceDN w:val="0"/>
              <w:adjustRightInd w:val="0"/>
              <w:snapToGrid w:val="0"/>
              <w:spacing w:line="276" w:lineRule="auto"/>
              <w:ind w:right="60"/>
              <w:jc w:val="center"/>
              <w:rPr>
                <w:del w:id="4990" w:author="Haiyang Liu" w:date="2026-05-21T09:35:00Z" w16du:dateUtc="2026-05-21T02:35:00Z"/>
                <w:rFonts w:eastAsia="MingLiU"/>
                <w:color w:val="000000"/>
                <w:kern w:val="2"/>
              </w:rPr>
            </w:pPr>
          </w:p>
        </w:tc>
        <w:tc>
          <w:tcPr>
            <w:tcW w:w="605" w:type="dxa"/>
          </w:tcPr>
          <w:p w14:paraId="777D3F88" w14:textId="5CBB2E5D" w:rsidR="009458CE" w:rsidDel="00833142" w:rsidRDefault="009458CE">
            <w:pPr>
              <w:widowControl w:val="0"/>
              <w:autoSpaceDE w:val="0"/>
              <w:autoSpaceDN w:val="0"/>
              <w:adjustRightInd w:val="0"/>
              <w:snapToGrid w:val="0"/>
              <w:spacing w:line="276" w:lineRule="auto"/>
              <w:ind w:right="60"/>
              <w:jc w:val="center"/>
              <w:rPr>
                <w:del w:id="4991" w:author="Haiyang Liu" w:date="2026-05-21T09:35:00Z" w16du:dateUtc="2026-05-21T02:35:00Z"/>
                <w:rFonts w:eastAsia="MingLiU"/>
                <w:color w:val="000000"/>
                <w:kern w:val="2"/>
              </w:rPr>
            </w:pPr>
          </w:p>
        </w:tc>
        <w:tc>
          <w:tcPr>
            <w:tcW w:w="605" w:type="dxa"/>
          </w:tcPr>
          <w:p w14:paraId="777D3F89" w14:textId="13EE8579" w:rsidR="009458CE" w:rsidDel="00833142" w:rsidRDefault="009458CE">
            <w:pPr>
              <w:widowControl w:val="0"/>
              <w:autoSpaceDE w:val="0"/>
              <w:autoSpaceDN w:val="0"/>
              <w:adjustRightInd w:val="0"/>
              <w:snapToGrid w:val="0"/>
              <w:spacing w:line="276" w:lineRule="auto"/>
              <w:ind w:right="60"/>
              <w:jc w:val="center"/>
              <w:rPr>
                <w:del w:id="4992" w:author="Haiyang Liu" w:date="2026-05-21T09:35:00Z" w16du:dateUtc="2026-05-21T02:35:00Z"/>
                <w:rFonts w:eastAsia="MingLiU"/>
                <w:color w:val="000000"/>
                <w:kern w:val="2"/>
              </w:rPr>
            </w:pPr>
          </w:p>
        </w:tc>
      </w:tr>
      <w:tr w:rsidR="009458CE" w:rsidDel="00833142" w14:paraId="777D3F9C" w14:textId="6FF6FD7E">
        <w:trPr>
          <w:cantSplit/>
          <w:trHeight w:val="144"/>
          <w:jc w:val="center"/>
          <w:del w:id="4993" w:author="Haiyang Liu" w:date="2026-05-21T09:35:00Z"/>
        </w:trPr>
        <w:tc>
          <w:tcPr>
            <w:tcW w:w="3616" w:type="dxa"/>
            <w:vAlign w:val="center"/>
          </w:tcPr>
          <w:p w14:paraId="777D3F8B" w14:textId="3FAB298B" w:rsidR="009458CE" w:rsidDel="00833142" w:rsidRDefault="009C0C59">
            <w:pPr>
              <w:widowControl w:val="0"/>
              <w:autoSpaceDE w:val="0"/>
              <w:autoSpaceDN w:val="0"/>
              <w:adjustRightInd w:val="0"/>
              <w:snapToGrid w:val="0"/>
              <w:spacing w:line="276" w:lineRule="auto"/>
              <w:ind w:right="60"/>
              <w:rPr>
                <w:del w:id="4994" w:author="Haiyang Liu" w:date="2026-05-21T09:35:00Z" w16du:dateUtc="2026-05-21T02:35:00Z"/>
                <w:rFonts w:eastAsia="DengXian"/>
                <w:color w:val="000000"/>
                <w:kern w:val="2"/>
              </w:rPr>
            </w:pPr>
            <w:del w:id="4995" w:author="Haiyang Liu" w:date="2026-05-21T09:35:00Z" w16du:dateUtc="2026-05-21T02:35:00Z">
              <w:r w:rsidDel="00833142">
                <w:rPr>
                  <w:color w:val="000000"/>
                </w:rPr>
                <w:delText>7.Error management approach</w:delText>
              </w:r>
            </w:del>
          </w:p>
        </w:tc>
        <w:tc>
          <w:tcPr>
            <w:tcW w:w="704" w:type="dxa"/>
            <w:vAlign w:val="center"/>
          </w:tcPr>
          <w:p w14:paraId="777D3F8C" w14:textId="64CA15D5" w:rsidR="009458CE" w:rsidDel="00833142" w:rsidRDefault="009C0C59">
            <w:pPr>
              <w:widowControl w:val="0"/>
              <w:autoSpaceDE w:val="0"/>
              <w:autoSpaceDN w:val="0"/>
              <w:adjustRightInd w:val="0"/>
              <w:snapToGrid w:val="0"/>
              <w:spacing w:line="276" w:lineRule="auto"/>
              <w:ind w:right="60"/>
              <w:jc w:val="right"/>
              <w:rPr>
                <w:del w:id="4996" w:author="Haiyang Liu" w:date="2026-05-21T09:35:00Z" w16du:dateUtc="2026-05-21T02:35:00Z"/>
              </w:rPr>
            </w:pPr>
            <w:del w:id="4997" w:author="Haiyang Liu" w:date="2026-05-21T09:35:00Z" w16du:dateUtc="2026-05-21T02:35:00Z">
              <w:r w:rsidDel="00833142">
                <w:delText>4.94</w:delText>
              </w:r>
            </w:del>
          </w:p>
        </w:tc>
        <w:tc>
          <w:tcPr>
            <w:tcW w:w="540" w:type="dxa"/>
            <w:vAlign w:val="center"/>
          </w:tcPr>
          <w:p w14:paraId="777D3F8D" w14:textId="231AB1F8" w:rsidR="009458CE" w:rsidDel="00833142" w:rsidRDefault="009C0C59">
            <w:pPr>
              <w:widowControl w:val="0"/>
              <w:autoSpaceDE w:val="0"/>
              <w:autoSpaceDN w:val="0"/>
              <w:adjustRightInd w:val="0"/>
              <w:snapToGrid w:val="0"/>
              <w:spacing w:line="276" w:lineRule="auto"/>
              <w:ind w:right="60"/>
              <w:jc w:val="right"/>
              <w:rPr>
                <w:del w:id="4998" w:author="Haiyang Liu" w:date="2026-05-21T09:35:00Z" w16du:dateUtc="2026-05-21T02:35:00Z"/>
              </w:rPr>
            </w:pPr>
            <w:del w:id="4999" w:author="Haiyang Liu" w:date="2026-05-21T09:35:00Z" w16du:dateUtc="2026-05-21T02:35:00Z">
              <w:r w:rsidDel="00833142">
                <w:delText>1.58</w:delText>
              </w:r>
            </w:del>
          </w:p>
        </w:tc>
        <w:tc>
          <w:tcPr>
            <w:tcW w:w="605" w:type="dxa"/>
            <w:vAlign w:val="center"/>
          </w:tcPr>
          <w:p w14:paraId="777D3F8E" w14:textId="3914392A" w:rsidR="009458CE" w:rsidDel="00833142" w:rsidRDefault="009C0C59">
            <w:pPr>
              <w:widowControl w:val="0"/>
              <w:autoSpaceDE w:val="0"/>
              <w:autoSpaceDN w:val="0"/>
              <w:adjustRightInd w:val="0"/>
              <w:snapToGrid w:val="0"/>
              <w:spacing w:line="276" w:lineRule="auto"/>
              <w:ind w:right="60"/>
              <w:jc w:val="center"/>
              <w:rPr>
                <w:del w:id="5000" w:author="Haiyang Liu" w:date="2026-05-21T09:35:00Z" w16du:dateUtc="2026-05-21T02:35:00Z"/>
              </w:rPr>
            </w:pPr>
            <w:del w:id="5001" w:author="Haiyang Liu" w:date="2026-05-21T09:35:00Z" w16du:dateUtc="2026-05-21T02:35:00Z">
              <w:r w:rsidDel="00833142">
                <w:delText>-.01</w:delText>
              </w:r>
            </w:del>
          </w:p>
        </w:tc>
        <w:tc>
          <w:tcPr>
            <w:tcW w:w="605" w:type="dxa"/>
            <w:vAlign w:val="center"/>
          </w:tcPr>
          <w:p w14:paraId="777D3F8F" w14:textId="0F16DBA5" w:rsidR="009458CE" w:rsidDel="00833142" w:rsidRDefault="009C0C59">
            <w:pPr>
              <w:widowControl w:val="0"/>
              <w:autoSpaceDE w:val="0"/>
              <w:autoSpaceDN w:val="0"/>
              <w:adjustRightInd w:val="0"/>
              <w:snapToGrid w:val="0"/>
              <w:spacing w:line="276" w:lineRule="auto"/>
              <w:ind w:right="60"/>
              <w:jc w:val="center"/>
              <w:rPr>
                <w:del w:id="5002" w:author="Haiyang Liu" w:date="2026-05-21T09:35:00Z" w16du:dateUtc="2026-05-21T02:35:00Z"/>
              </w:rPr>
            </w:pPr>
            <w:del w:id="5003" w:author="Haiyang Liu" w:date="2026-05-21T09:35:00Z" w16du:dateUtc="2026-05-21T02:35:00Z">
              <w:r w:rsidDel="00833142">
                <w:delText>-.01</w:delText>
              </w:r>
            </w:del>
          </w:p>
        </w:tc>
        <w:tc>
          <w:tcPr>
            <w:tcW w:w="605" w:type="dxa"/>
            <w:vAlign w:val="center"/>
          </w:tcPr>
          <w:p w14:paraId="777D3F90" w14:textId="23FA413E" w:rsidR="009458CE" w:rsidDel="00833142" w:rsidRDefault="009C0C59">
            <w:pPr>
              <w:widowControl w:val="0"/>
              <w:autoSpaceDE w:val="0"/>
              <w:autoSpaceDN w:val="0"/>
              <w:adjustRightInd w:val="0"/>
              <w:snapToGrid w:val="0"/>
              <w:spacing w:line="276" w:lineRule="auto"/>
              <w:ind w:right="60"/>
              <w:jc w:val="center"/>
              <w:rPr>
                <w:del w:id="5004" w:author="Haiyang Liu" w:date="2026-05-21T09:35:00Z" w16du:dateUtc="2026-05-21T02:35:00Z"/>
              </w:rPr>
            </w:pPr>
            <w:del w:id="5005" w:author="Haiyang Liu" w:date="2026-05-21T09:35:00Z" w16du:dateUtc="2026-05-21T02:35:00Z">
              <w:r w:rsidDel="00833142">
                <w:delText>.08</w:delText>
              </w:r>
            </w:del>
          </w:p>
        </w:tc>
        <w:tc>
          <w:tcPr>
            <w:tcW w:w="605" w:type="dxa"/>
            <w:vAlign w:val="center"/>
          </w:tcPr>
          <w:p w14:paraId="777D3F91" w14:textId="399679E0" w:rsidR="009458CE" w:rsidDel="00833142" w:rsidRDefault="009C0C59">
            <w:pPr>
              <w:widowControl w:val="0"/>
              <w:autoSpaceDE w:val="0"/>
              <w:autoSpaceDN w:val="0"/>
              <w:adjustRightInd w:val="0"/>
              <w:snapToGrid w:val="0"/>
              <w:spacing w:line="276" w:lineRule="auto"/>
              <w:ind w:right="60"/>
              <w:jc w:val="center"/>
              <w:rPr>
                <w:del w:id="5006" w:author="Haiyang Liu" w:date="2026-05-21T09:35:00Z" w16du:dateUtc="2026-05-21T02:35:00Z"/>
              </w:rPr>
            </w:pPr>
            <w:del w:id="5007" w:author="Haiyang Liu" w:date="2026-05-21T09:35:00Z" w16du:dateUtc="2026-05-21T02:35:00Z">
              <w:r w:rsidDel="00833142">
                <w:delText>.01</w:delText>
              </w:r>
            </w:del>
          </w:p>
        </w:tc>
        <w:tc>
          <w:tcPr>
            <w:tcW w:w="605" w:type="dxa"/>
            <w:vAlign w:val="center"/>
          </w:tcPr>
          <w:p w14:paraId="777D3F92" w14:textId="72EF3F6D" w:rsidR="009458CE" w:rsidDel="00833142" w:rsidRDefault="009C0C59">
            <w:pPr>
              <w:widowControl w:val="0"/>
              <w:autoSpaceDE w:val="0"/>
              <w:autoSpaceDN w:val="0"/>
              <w:adjustRightInd w:val="0"/>
              <w:snapToGrid w:val="0"/>
              <w:spacing w:line="276" w:lineRule="auto"/>
              <w:ind w:right="60"/>
              <w:jc w:val="center"/>
              <w:rPr>
                <w:del w:id="5008" w:author="Haiyang Liu" w:date="2026-05-21T09:35:00Z" w16du:dateUtc="2026-05-21T02:35:00Z"/>
              </w:rPr>
            </w:pPr>
            <w:del w:id="5009" w:author="Haiyang Liu" w:date="2026-05-21T09:35:00Z" w16du:dateUtc="2026-05-21T02:35:00Z">
              <w:r w:rsidDel="00833142">
                <w:delText>.04</w:delText>
              </w:r>
            </w:del>
          </w:p>
        </w:tc>
        <w:tc>
          <w:tcPr>
            <w:tcW w:w="605" w:type="dxa"/>
            <w:vAlign w:val="center"/>
          </w:tcPr>
          <w:p w14:paraId="777D3F93" w14:textId="0F433975" w:rsidR="009458CE" w:rsidDel="00833142" w:rsidRDefault="009C0C59">
            <w:pPr>
              <w:widowControl w:val="0"/>
              <w:autoSpaceDE w:val="0"/>
              <w:autoSpaceDN w:val="0"/>
              <w:adjustRightInd w:val="0"/>
              <w:snapToGrid w:val="0"/>
              <w:spacing w:line="276" w:lineRule="auto"/>
              <w:ind w:right="60"/>
              <w:jc w:val="center"/>
              <w:rPr>
                <w:del w:id="5010" w:author="Haiyang Liu" w:date="2026-05-21T09:35:00Z" w16du:dateUtc="2026-05-21T02:35:00Z"/>
                <w:rFonts w:eastAsia="MingLiU"/>
                <w:color w:val="000000"/>
                <w:kern w:val="2"/>
              </w:rPr>
            </w:pPr>
            <w:del w:id="5011" w:author="Haiyang Liu" w:date="2026-05-21T09:35:00Z" w16du:dateUtc="2026-05-21T02:35:00Z">
              <w:r w:rsidDel="00833142">
                <w:rPr>
                  <w:rFonts w:eastAsia="MingLiU"/>
                  <w:color w:val="000000"/>
                  <w:kern w:val="2"/>
                </w:rPr>
                <w:delText>.16</w:delText>
              </w:r>
              <w:r w:rsidDel="00833142">
                <w:rPr>
                  <w:vertAlign w:val="superscript"/>
                </w:rPr>
                <w:delText>*</w:delText>
              </w:r>
            </w:del>
          </w:p>
        </w:tc>
        <w:tc>
          <w:tcPr>
            <w:tcW w:w="605" w:type="dxa"/>
            <w:vAlign w:val="center"/>
          </w:tcPr>
          <w:p w14:paraId="777D3F94" w14:textId="1622DAFB" w:rsidR="009458CE" w:rsidDel="00833142" w:rsidRDefault="009C0C59">
            <w:pPr>
              <w:widowControl w:val="0"/>
              <w:autoSpaceDE w:val="0"/>
              <w:autoSpaceDN w:val="0"/>
              <w:adjustRightInd w:val="0"/>
              <w:snapToGrid w:val="0"/>
              <w:spacing w:line="276" w:lineRule="auto"/>
              <w:ind w:right="60"/>
              <w:jc w:val="center"/>
              <w:rPr>
                <w:del w:id="5012" w:author="Haiyang Liu" w:date="2026-05-21T09:35:00Z" w16du:dateUtc="2026-05-21T02:35:00Z"/>
                <w:rFonts w:eastAsia="MingLiU"/>
                <w:color w:val="000000"/>
                <w:kern w:val="2"/>
              </w:rPr>
            </w:pPr>
            <w:del w:id="5013" w:author="Haiyang Liu" w:date="2026-05-21T09:35:00Z" w16du:dateUtc="2026-05-21T02:35:00Z">
              <w:r w:rsidDel="00833142">
                <w:rPr>
                  <w:rFonts w:eastAsia="DengXian"/>
                  <w:b/>
                  <w:color w:val="000000"/>
                  <w:kern w:val="2"/>
                </w:rPr>
                <w:delText>.98</w:delText>
              </w:r>
            </w:del>
          </w:p>
        </w:tc>
        <w:tc>
          <w:tcPr>
            <w:tcW w:w="605" w:type="dxa"/>
            <w:vAlign w:val="center"/>
          </w:tcPr>
          <w:p w14:paraId="777D3F95" w14:textId="523779AB" w:rsidR="009458CE" w:rsidDel="00833142" w:rsidRDefault="009458CE">
            <w:pPr>
              <w:widowControl w:val="0"/>
              <w:autoSpaceDE w:val="0"/>
              <w:autoSpaceDN w:val="0"/>
              <w:adjustRightInd w:val="0"/>
              <w:snapToGrid w:val="0"/>
              <w:spacing w:line="276" w:lineRule="auto"/>
              <w:ind w:right="60"/>
              <w:jc w:val="center"/>
              <w:rPr>
                <w:del w:id="5014" w:author="Haiyang Liu" w:date="2026-05-21T09:35:00Z" w16du:dateUtc="2026-05-21T02:35:00Z"/>
                <w:rFonts w:eastAsia="MingLiU"/>
                <w:color w:val="000000"/>
                <w:kern w:val="2"/>
              </w:rPr>
            </w:pPr>
          </w:p>
        </w:tc>
        <w:tc>
          <w:tcPr>
            <w:tcW w:w="605" w:type="dxa"/>
            <w:vAlign w:val="center"/>
          </w:tcPr>
          <w:p w14:paraId="777D3F96" w14:textId="35436E96" w:rsidR="009458CE" w:rsidDel="00833142" w:rsidRDefault="009458CE">
            <w:pPr>
              <w:widowControl w:val="0"/>
              <w:autoSpaceDE w:val="0"/>
              <w:autoSpaceDN w:val="0"/>
              <w:adjustRightInd w:val="0"/>
              <w:snapToGrid w:val="0"/>
              <w:spacing w:line="276" w:lineRule="auto"/>
              <w:ind w:right="60"/>
              <w:jc w:val="center"/>
              <w:rPr>
                <w:del w:id="5015" w:author="Haiyang Liu" w:date="2026-05-21T09:35:00Z" w16du:dateUtc="2026-05-21T02:35:00Z"/>
                <w:rFonts w:eastAsia="MingLiU"/>
                <w:color w:val="000000"/>
                <w:kern w:val="2"/>
              </w:rPr>
            </w:pPr>
          </w:p>
        </w:tc>
        <w:tc>
          <w:tcPr>
            <w:tcW w:w="605" w:type="dxa"/>
            <w:vAlign w:val="center"/>
          </w:tcPr>
          <w:p w14:paraId="777D3F97" w14:textId="76F645AF" w:rsidR="009458CE" w:rsidDel="00833142" w:rsidRDefault="009458CE">
            <w:pPr>
              <w:widowControl w:val="0"/>
              <w:autoSpaceDE w:val="0"/>
              <w:autoSpaceDN w:val="0"/>
              <w:adjustRightInd w:val="0"/>
              <w:snapToGrid w:val="0"/>
              <w:spacing w:line="276" w:lineRule="auto"/>
              <w:ind w:right="60"/>
              <w:jc w:val="center"/>
              <w:rPr>
                <w:del w:id="5016" w:author="Haiyang Liu" w:date="2026-05-21T09:35:00Z" w16du:dateUtc="2026-05-21T02:35:00Z"/>
                <w:rFonts w:eastAsia="MingLiU"/>
                <w:color w:val="000000"/>
                <w:kern w:val="2"/>
              </w:rPr>
            </w:pPr>
          </w:p>
        </w:tc>
        <w:tc>
          <w:tcPr>
            <w:tcW w:w="605" w:type="dxa"/>
            <w:vAlign w:val="center"/>
          </w:tcPr>
          <w:p w14:paraId="777D3F98" w14:textId="60DC3891" w:rsidR="009458CE" w:rsidDel="00833142" w:rsidRDefault="009458CE">
            <w:pPr>
              <w:widowControl w:val="0"/>
              <w:autoSpaceDE w:val="0"/>
              <w:autoSpaceDN w:val="0"/>
              <w:adjustRightInd w:val="0"/>
              <w:snapToGrid w:val="0"/>
              <w:spacing w:line="276" w:lineRule="auto"/>
              <w:ind w:right="60"/>
              <w:jc w:val="center"/>
              <w:rPr>
                <w:del w:id="5017" w:author="Haiyang Liu" w:date="2026-05-21T09:35:00Z" w16du:dateUtc="2026-05-21T02:35:00Z"/>
                <w:rFonts w:eastAsia="MingLiU"/>
                <w:color w:val="000000"/>
                <w:kern w:val="2"/>
              </w:rPr>
            </w:pPr>
          </w:p>
        </w:tc>
        <w:tc>
          <w:tcPr>
            <w:tcW w:w="605" w:type="dxa"/>
            <w:vAlign w:val="center"/>
          </w:tcPr>
          <w:p w14:paraId="777D3F99" w14:textId="7B730563" w:rsidR="009458CE" w:rsidDel="00833142" w:rsidRDefault="009458CE">
            <w:pPr>
              <w:widowControl w:val="0"/>
              <w:autoSpaceDE w:val="0"/>
              <w:autoSpaceDN w:val="0"/>
              <w:adjustRightInd w:val="0"/>
              <w:snapToGrid w:val="0"/>
              <w:spacing w:line="276" w:lineRule="auto"/>
              <w:ind w:right="60"/>
              <w:jc w:val="center"/>
              <w:rPr>
                <w:del w:id="5018" w:author="Haiyang Liu" w:date="2026-05-21T09:35:00Z" w16du:dateUtc="2026-05-21T02:35:00Z"/>
                <w:rFonts w:eastAsia="MingLiU"/>
                <w:color w:val="000000"/>
                <w:kern w:val="2"/>
              </w:rPr>
            </w:pPr>
          </w:p>
        </w:tc>
        <w:tc>
          <w:tcPr>
            <w:tcW w:w="605" w:type="dxa"/>
          </w:tcPr>
          <w:p w14:paraId="777D3F9A" w14:textId="06A2AAB1" w:rsidR="009458CE" w:rsidDel="00833142" w:rsidRDefault="009458CE">
            <w:pPr>
              <w:widowControl w:val="0"/>
              <w:autoSpaceDE w:val="0"/>
              <w:autoSpaceDN w:val="0"/>
              <w:adjustRightInd w:val="0"/>
              <w:snapToGrid w:val="0"/>
              <w:spacing w:line="276" w:lineRule="auto"/>
              <w:ind w:right="60"/>
              <w:jc w:val="center"/>
              <w:rPr>
                <w:del w:id="5019" w:author="Haiyang Liu" w:date="2026-05-21T09:35:00Z" w16du:dateUtc="2026-05-21T02:35:00Z"/>
                <w:rFonts w:eastAsia="MingLiU"/>
                <w:color w:val="000000"/>
                <w:kern w:val="2"/>
              </w:rPr>
            </w:pPr>
          </w:p>
        </w:tc>
        <w:tc>
          <w:tcPr>
            <w:tcW w:w="605" w:type="dxa"/>
          </w:tcPr>
          <w:p w14:paraId="777D3F9B" w14:textId="297B0837" w:rsidR="009458CE" w:rsidDel="00833142" w:rsidRDefault="009458CE">
            <w:pPr>
              <w:widowControl w:val="0"/>
              <w:autoSpaceDE w:val="0"/>
              <w:autoSpaceDN w:val="0"/>
              <w:adjustRightInd w:val="0"/>
              <w:snapToGrid w:val="0"/>
              <w:spacing w:line="276" w:lineRule="auto"/>
              <w:ind w:right="60"/>
              <w:jc w:val="center"/>
              <w:rPr>
                <w:del w:id="5020" w:author="Haiyang Liu" w:date="2026-05-21T09:35:00Z" w16du:dateUtc="2026-05-21T02:35:00Z"/>
                <w:rFonts w:eastAsia="MingLiU"/>
                <w:color w:val="000000"/>
                <w:kern w:val="2"/>
              </w:rPr>
            </w:pPr>
          </w:p>
        </w:tc>
      </w:tr>
      <w:tr w:rsidR="009458CE" w:rsidDel="00833142" w14:paraId="777D3FAE" w14:textId="702C71A1">
        <w:trPr>
          <w:cantSplit/>
          <w:trHeight w:val="144"/>
          <w:jc w:val="center"/>
          <w:del w:id="5021" w:author="Haiyang Liu" w:date="2026-05-21T09:35:00Z"/>
        </w:trPr>
        <w:tc>
          <w:tcPr>
            <w:tcW w:w="3616" w:type="dxa"/>
            <w:vAlign w:val="center"/>
          </w:tcPr>
          <w:p w14:paraId="777D3F9D" w14:textId="36C8A039" w:rsidR="009458CE" w:rsidDel="00833142" w:rsidRDefault="009C0C59">
            <w:pPr>
              <w:widowControl w:val="0"/>
              <w:autoSpaceDE w:val="0"/>
              <w:autoSpaceDN w:val="0"/>
              <w:adjustRightInd w:val="0"/>
              <w:snapToGrid w:val="0"/>
              <w:spacing w:line="276" w:lineRule="auto"/>
              <w:ind w:right="60"/>
              <w:rPr>
                <w:del w:id="5022" w:author="Haiyang Liu" w:date="2026-05-21T09:35:00Z" w16du:dateUtc="2026-05-21T02:35:00Z"/>
                <w:rFonts w:eastAsia="DengXian"/>
                <w:color w:val="000000"/>
                <w:kern w:val="2"/>
              </w:rPr>
            </w:pPr>
            <w:del w:id="5023" w:author="Haiyang Liu" w:date="2026-05-21T09:35:00Z" w16du:dateUtc="2026-05-21T02:35:00Z">
              <w:r w:rsidDel="00833142">
                <w:rPr>
                  <w:color w:val="000000"/>
                </w:rPr>
                <w:delText>8.Error prevention approach</w:delText>
              </w:r>
            </w:del>
          </w:p>
        </w:tc>
        <w:tc>
          <w:tcPr>
            <w:tcW w:w="704" w:type="dxa"/>
            <w:vAlign w:val="center"/>
          </w:tcPr>
          <w:p w14:paraId="777D3F9E" w14:textId="1DF7DC78" w:rsidR="009458CE" w:rsidDel="00833142" w:rsidRDefault="009C0C59">
            <w:pPr>
              <w:widowControl w:val="0"/>
              <w:autoSpaceDE w:val="0"/>
              <w:autoSpaceDN w:val="0"/>
              <w:adjustRightInd w:val="0"/>
              <w:snapToGrid w:val="0"/>
              <w:spacing w:line="276" w:lineRule="auto"/>
              <w:ind w:right="60"/>
              <w:jc w:val="right"/>
              <w:rPr>
                <w:del w:id="5024" w:author="Haiyang Liu" w:date="2026-05-21T09:35:00Z" w16du:dateUtc="2026-05-21T02:35:00Z"/>
              </w:rPr>
            </w:pPr>
            <w:del w:id="5025" w:author="Haiyang Liu" w:date="2026-05-21T09:35:00Z" w16du:dateUtc="2026-05-21T02:35:00Z">
              <w:r w:rsidDel="00833142">
                <w:delText>2.39</w:delText>
              </w:r>
            </w:del>
          </w:p>
        </w:tc>
        <w:tc>
          <w:tcPr>
            <w:tcW w:w="540" w:type="dxa"/>
            <w:vAlign w:val="center"/>
          </w:tcPr>
          <w:p w14:paraId="777D3F9F" w14:textId="2D50868A" w:rsidR="009458CE" w:rsidDel="00833142" w:rsidRDefault="009C0C59">
            <w:pPr>
              <w:widowControl w:val="0"/>
              <w:autoSpaceDE w:val="0"/>
              <w:autoSpaceDN w:val="0"/>
              <w:adjustRightInd w:val="0"/>
              <w:snapToGrid w:val="0"/>
              <w:spacing w:line="276" w:lineRule="auto"/>
              <w:ind w:right="60"/>
              <w:jc w:val="right"/>
              <w:rPr>
                <w:del w:id="5026" w:author="Haiyang Liu" w:date="2026-05-21T09:35:00Z" w16du:dateUtc="2026-05-21T02:35:00Z"/>
              </w:rPr>
            </w:pPr>
            <w:del w:id="5027" w:author="Haiyang Liu" w:date="2026-05-21T09:35:00Z" w16du:dateUtc="2026-05-21T02:35:00Z">
              <w:r w:rsidDel="00833142">
                <w:delText>1.17</w:delText>
              </w:r>
            </w:del>
          </w:p>
        </w:tc>
        <w:tc>
          <w:tcPr>
            <w:tcW w:w="605" w:type="dxa"/>
            <w:vAlign w:val="center"/>
          </w:tcPr>
          <w:p w14:paraId="777D3FA0" w14:textId="6E7806D2" w:rsidR="009458CE" w:rsidDel="00833142" w:rsidRDefault="009C0C59">
            <w:pPr>
              <w:widowControl w:val="0"/>
              <w:autoSpaceDE w:val="0"/>
              <w:autoSpaceDN w:val="0"/>
              <w:adjustRightInd w:val="0"/>
              <w:snapToGrid w:val="0"/>
              <w:spacing w:line="276" w:lineRule="auto"/>
              <w:ind w:right="60"/>
              <w:jc w:val="center"/>
              <w:rPr>
                <w:del w:id="5028" w:author="Haiyang Liu" w:date="2026-05-21T09:35:00Z" w16du:dateUtc="2026-05-21T02:35:00Z"/>
              </w:rPr>
            </w:pPr>
            <w:del w:id="5029" w:author="Haiyang Liu" w:date="2026-05-21T09:35:00Z" w16du:dateUtc="2026-05-21T02:35:00Z">
              <w:r w:rsidDel="00833142">
                <w:delText>-.03</w:delText>
              </w:r>
            </w:del>
          </w:p>
        </w:tc>
        <w:tc>
          <w:tcPr>
            <w:tcW w:w="605" w:type="dxa"/>
            <w:vAlign w:val="center"/>
          </w:tcPr>
          <w:p w14:paraId="777D3FA1" w14:textId="64AB5993" w:rsidR="009458CE" w:rsidDel="00833142" w:rsidRDefault="009C0C59">
            <w:pPr>
              <w:widowControl w:val="0"/>
              <w:autoSpaceDE w:val="0"/>
              <w:autoSpaceDN w:val="0"/>
              <w:adjustRightInd w:val="0"/>
              <w:snapToGrid w:val="0"/>
              <w:spacing w:line="276" w:lineRule="auto"/>
              <w:ind w:right="60"/>
              <w:jc w:val="center"/>
              <w:rPr>
                <w:del w:id="5030" w:author="Haiyang Liu" w:date="2026-05-21T09:35:00Z" w16du:dateUtc="2026-05-21T02:35:00Z"/>
              </w:rPr>
            </w:pPr>
            <w:del w:id="5031" w:author="Haiyang Liu" w:date="2026-05-21T09:35:00Z" w16du:dateUtc="2026-05-21T02:35:00Z">
              <w:r w:rsidDel="00833142">
                <w:delText>-.08</w:delText>
              </w:r>
            </w:del>
          </w:p>
        </w:tc>
        <w:tc>
          <w:tcPr>
            <w:tcW w:w="605" w:type="dxa"/>
            <w:vAlign w:val="center"/>
          </w:tcPr>
          <w:p w14:paraId="777D3FA2" w14:textId="02D2C323" w:rsidR="009458CE" w:rsidDel="00833142" w:rsidRDefault="009C0C59">
            <w:pPr>
              <w:widowControl w:val="0"/>
              <w:autoSpaceDE w:val="0"/>
              <w:autoSpaceDN w:val="0"/>
              <w:adjustRightInd w:val="0"/>
              <w:snapToGrid w:val="0"/>
              <w:spacing w:line="276" w:lineRule="auto"/>
              <w:ind w:right="60"/>
              <w:jc w:val="center"/>
              <w:rPr>
                <w:del w:id="5032" w:author="Haiyang Liu" w:date="2026-05-21T09:35:00Z" w16du:dateUtc="2026-05-21T02:35:00Z"/>
              </w:rPr>
            </w:pPr>
            <w:del w:id="5033" w:author="Haiyang Liu" w:date="2026-05-21T09:35:00Z" w16du:dateUtc="2026-05-21T02:35:00Z">
              <w:r w:rsidDel="00833142">
                <w:delText>-.16</w:delText>
              </w:r>
              <w:r w:rsidDel="00833142">
                <w:rPr>
                  <w:vertAlign w:val="superscript"/>
                </w:rPr>
                <w:delText>**</w:delText>
              </w:r>
            </w:del>
          </w:p>
        </w:tc>
        <w:tc>
          <w:tcPr>
            <w:tcW w:w="605" w:type="dxa"/>
            <w:vAlign w:val="center"/>
          </w:tcPr>
          <w:p w14:paraId="777D3FA3" w14:textId="6B8C50BA" w:rsidR="009458CE" w:rsidDel="00833142" w:rsidRDefault="009C0C59">
            <w:pPr>
              <w:widowControl w:val="0"/>
              <w:autoSpaceDE w:val="0"/>
              <w:autoSpaceDN w:val="0"/>
              <w:adjustRightInd w:val="0"/>
              <w:snapToGrid w:val="0"/>
              <w:spacing w:line="276" w:lineRule="auto"/>
              <w:ind w:right="60"/>
              <w:jc w:val="center"/>
              <w:rPr>
                <w:del w:id="5034" w:author="Haiyang Liu" w:date="2026-05-21T09:35:00Z" w16du:dateUtc="2026-05-21T02:35:00Z"/>
              </w:rPr>
            </w:pPr>
            <w:del w:id="5035" w:author="Haiyang Liu" w:date="2026-05-21T09:35:00Z" w16du:dateUtc="2026-05-21T02:35:00Z">
              <w:r w:rsidDel="00833142">
                <w:delText>.07</w:delText>
              </w:r>
            </w:del>
          </w:p>
        </w:tc>
        <w:tc>
          <w:tcPr>
            <w:tcW w:w="605" w:type="dxa"/>
            <w:vAlign w:val="center"/>
          </w:tcPr>
          <w:p w14:paraId="777D3FA4" w14:textId="41A8F87E" w:rsidR="009458CE" w:rsidDel="00833142" w:rsidRDefault="009C0C59">
            <w:pPr>
              <w:widowControl w:val="0"/>
              <w:autoSpaceDE w:val="0"/>
              <w:autoSpaceDN w:val="0"/>
              <w:adjustRightInd w:val="0"/>
              <w:snapToGrid w:val="0"/>
              <w:spacing w:line="276" w:lineRule="auto"/>
              <w:ind w:right="60"/>
              <w:jc w:val="center"/>
              <w:rPr>
                <w:del w:id="5036" w:author="Haiyang Liu" w:date="2026-05-21T09:35:00Z" w16du:dateUtc="2026-05-21T02:35:00Z"/>
              </w:rPr>
            </w:pPr>
            <w:del w:id="5037" w:author="Haiyang Liu" w:date="2026-05-21T09:35:00Z" w16du:dateUtc="2026-05-21T02:35:00Z">
              <w:r w:rsidDel="00833142">
                <w:delText>.02</w:delText>
              </w:r>
            </w:del>
          </w:p>
        </w:tc>
        <w:tc>
          <w:tcPr>
            <w:tcW w:w="605" w:type="dxa"/>
            <w:vAlign w:val="center"/>
          </w:tcPr>
          <w:p w14:paraId="777D3FA5" w14:textId="7D8C898F" w:rsidR="009458CE" w:rsidDel="00833142" w:rsidRDefault="009C0C59">
            <w:pPr>
              <w:widowControl w:val="0"/>
              <w:autoSpaceDE w:val="0"/>
              <w:autoSpaceDN w:val="0"/>
              <w:adjustRightInd w:val="0"/>
              <w:snapToGrid w:val="0"/>
              <w:spacing w:line="276" w:lineRule="auto"/>
              <w:ind w:right="60"/>
              <w:jc w:val="center"/>
              <w:rPr>
                <w:del w:id="5038" w:author="Haiyang Liu" w:date="2026-05-21T09:35:00Z" w16du:dateUtc="2026-05-21T02:35:00Z"/>
                <w:rFonts w:eastAsia="MingLiU"/>
                <w:color w:val="000000"/>
                <w:kern w:val="2"/>
              </w:rPr>
            </w:pPr>
            <w:del w:id="5039" w:author="Haiyang Liu" w:date="2026-05-21T09:35:00Z" w16du:dateUtc="2026-05-21T02:35:00Z">
              <w:r w:rsidDel="00833142">
                <w:delText>-.04</w:delText>
              </w:r>
            </w:del>
          </w:p>
        </w:tc>
        <w:tc>
          <w:tcPr>
            <w:tcW w:w="605" w:type="dxa"/>
            <w:vAlign w:val="center"/>
          </w:tcPr>
          <w:p w14:paraId="777D3FA6" w14:textId="1E87AF5D" w:rsidR="009458CE" w:rsidDel="00833142" w:rsidRDefault="009C0C59">
            <w:pPr>
              <w:widowControl w:val="0"/>
              <w:autoSpaceDE w:val="0"/>
              <w:autoSpaceDN w:val="0"/>
              <w:adjustRightInd w:val="0"/>
              <w:snapToGrid w:val="0"/>
              <w:spacing w:line="276" w:lineRule="auto"/>
              <w:ind w:right="60"/>
              <w:jc w:val="center"/>
              <w:rPr>
                <w:del w:id="5040" w:author="Haiyang Liu" w:date="2026-05-21T09:35:00Z" w16du:dateUtc="2026-05-21T02:35:00Z"/>
                <w:color w:val="000000"/>
                <w:kern w:val="2"/>
              </w:rPr>
            </w:pPr>
            <w:del w:id="5041" w:author="Haiyang Liu" w:date="2026-05-21T09:35:00Z" w16du:dateUtc="2026-05-21T02:35:00Z">
              <w:r w:rsidDel="00833142">
                <w:rPr>
                  <w:color w:val="000000"/>
                  <w:kern w:val="2"/>
                </w:rPr>
                <w:delText>-.10</w:delText>
              </w:r>
            </w:del>
          </w:p>
        </w:tc>
        <w:tc>
          <w:tcPr>
            <w:tcW w:w="605" w:type="dxa"/>
            <w:vAlign w:val="center"/>
          </w:tcPr>
          <w:p w14:paraId="777D3FA7" w14:textId="22C1DFB0" w:rsidR="009458CE" w:rsidDel="00833142" w:rsidRDefault="009C0C59">
            <w:pPr>
              <w:widowControl w:val="0"/>
              <w:autoSpaceDE w:val="0"/>
              <w:autoSpaceDN w:val="0"/>
              <w:adjustRightInd w:val="0"/>
              <w:snapToGrid w:val="0"/>
              <w:spacing w:line="276" w:lineRule="auto"/>
              <w:ind w:right="60"/>
              <w:jc w:val="center"/>
              <w:rPr>
                <w:del w:id="5042" w:author="Haiyang Liu" w:date="2026-05-21T09:35:00Z" w16du:dateUtc="2026-05-21T02:35:00Z"/>
                <w:rFonts w:eastAsia="MingLiU"/>
                <w:color w:val="000000"/>
                <w:kern w:val="2"/>
              </w:rPr>
            </w:pPr>
            <w:del w:id="5043" w:author="Haiyang Liu" w:date="2026-05-21T09:35:00Z" w16du:dateUtc="2026-05-21T02:35:00Z">
              <w:r w:rsidDel="00833142">
                <w:rPr>
                  <w:b/>
                  <w:color w:val="000000"/>
                  <w:kern w:val="2"/>
                </w:rPr>
                <w:delText>.96</w:delText>
              </w:r>
            </w:del>
          </w:p>
        </w:tc>
        <w:tc>
          <w:tcPr>
            <w:tcW w:w="605" w:type="dxa"/>
            <w:vAlign w:val="center"/>
          </w:tcPr>
          <w:p w14:paraId="777D3FA8" w14:textId="02AF2B2C" w:rsidR="009458CE" w:rsidDel="00833142" w:rsidRDefault="009458CE">
            <w:pPr>
              <w:widowControl w:val="0"/>
              <w:autoSpaceDE w:val="0"/>
              <w:autoSpaceDN w:val="0"/>
              <w:adjustRightInd w:val="0"/>
              <w:snapToGrid w:val="0"/>
              <w:spacing w:line="276" w:lineRule="auto"/>
              <w:ind w:right="60"/>
              <w:jc w:val="center"/>
              <w:rPr>
                <w:del w:id="5044" w:author="Haiyang Liu" w:date="2026-05-21T09:35:00Z" w16du:dateUtc="2026-05-21T02:35:00Z"/>
                <w:rFonts w:eastAsia="MingLiU"/>
                <w:color w:val="000000"/>
                <w:kern w:val="2"/>
              </w:rPr>
            </w:pPr>
          </w:p>
        </w:tc>
        <w:tc>
          <w:tcPr>
            <w:tcW w:w="605" w:type="dxa"/>
            <w:vAlign w:val="center"/>
          </w:tcPr>
          <w:p w14:paraId="777D3FA9" w14:textId="1517EE5C" w:rsidR="009458CE" w:rsidDel="00833142" w:rsidRDefault="009458CE">
            <w:pPr>
              <w:widowControl w:val="0"/>
              <w:autoSpaceDE w:val="0"/>
              <w:autoSpaceDN w:val="0"/>
              <w:adjustRightInd w:val="0"/>
              <w:snapToGrid w:val="0"/>
              <w:spacing w:line="276" w:lineRule="auto"/>
              <w:ind w:right="60"/>
              <w:jc w:val="center"/>
              <w:rPr>
                <w:del w:id="5045" w:author="Haiyang Liu" w:date="2026-05-21T09:35:00Z" w16du:dateUtc="2026-05-21T02:35:00Z"/>
                <w:rFonts w:eastAsia="MingLiU"/>
                <w:color w:val="000000"/>
                <w:kern w:val="2"/>
              </w:rPr>
            </w:pPr>
          </w:p>
        </w:tc>
        <w:tc>
          <w:tcPr>
            <w:tcW w:w="605" w:type="dxa"/>
            <w:vAlign w:val="center"/>
          </w:tcPr>
          <w:p w14:paraId="777D3FAA" w14:textId="521FFBD1" w:rsidR="009458CE" w:rsidDel="00833142" w:rsidRDefault="009458CE">
            <w:pPr>
              <w:widowControl w:val="0"/>
              <w:autoSpaceDE w:val="0"/>
              <w:autoSpaceDN w:val="0"/>
              <w:adjustRightInd w:val="0"/>
              <w:snapToGrid w:val="0"/>
              <w:spacing w:line="276" w:lineRule="auto"/>
              <w:ind w:right="60"/>
              <w:jc w:val="center"/>
              <w:rPr>
                <w:del w:id="5046" w:author="Haiyang Liu" w:date="2026-05-21T09:35:00Z" w16du:dateUtc="2026-05-21T02:35:00Z"/>
                <w:rFonts w:eastAsia="MingLiU"/>
                <w:color w:val="000000"/>
                <w:kern w:val="2"/>
              </w:rPr>
            </w:pPr>
          </w:p>
        </w:tc>
        <w:tc>
          <w:tcPr>
            <w:tcW w:w="605" w:type="dxa"/>
            <w:vAlign w:val="center"/>
          </w:tcPr>
          <w:p w14:paraId="777D3FAB" w14:textId="300C5AD7" w:rsidR="009458CE" w:rsidDel="00833142" w:rsidRDefault="009458CE">
            <w:pPr>
              <w:widowControl w:val="0"/>
              <w:autoSpaceDE w:val="0"/>
              <w:autoSpaceDN w:val="0"/>
              <w:adjustRightInd w:val="0"/>
              <w:snapToGrid w:val="0"/>
              <w:spacing w:line="276" w:lineRule="auto"/>
              <w:ind w:right="60"/>
              <w:jc w:val="center"/>
              <w:rPr>
                <w:del w:id="5047" w:author="Haiyang Liu" w:date="2026-05-21T09:35:00Z" w16du:dateUtc="2026-05-21T02:35:00Z"/>
                <w:rFonts w:eastAsia="MingLiU"/>
                <w:color w:val="000000"/>
                <w:kern w:val="2"/>
              </w:rPr>
            </w:pPr>
          </w:p>
        </w:tc>
        <w:tc>
          <w:tcPr>
            <w:tcW w:w="605" w:type="dxa"/>
          </w:tcPr>
          <w:p w14:paraId="777D3FAC" w14:textId="6505C2BE" w:rsidR="009458CE" w:rsidDel="00833142" w:rsidRDefault="009458CE">
            <w:pPr>
              <w:widowControl w:val="0"/>
              <w:autoSpaceDE w:val="0"/>
              <w:autoSpaceDN w:val="0"/>
              <w:adjustRightInd w:val="0"/>
              <w:snapToGrid w:val="0"/>
              <w:spacing w:line="276" w:lineRule="auto"/>
              <w:ind w:right="60"/>
              <w:jc w:val="center"/>
              <w:rPr>
                <w:del w:id="5048" w:author="Haiyang Liu" w:date="2026-05-21T09:35:00Z" w16du:dateUtc="2026-05-21T02:35:00Z"/>
                <w:rFonts w:eastAsia="MingLiU"/>
                <w:color w:val="000000"/>
                <w:kern w:val="2"/>
              </w:rPr>
            </w:pPr>
          </w:p>
        </w:tc>
        <w:tc>
          <w:tcPr>
            <w:tcW w:w="605" w:type="dxa"/>
          </w:tcPr>
          <w:p w14:paraId="777D3FAD" w14:textId="290CEEA8" w:rsidR="009458CE" w:rsidDel="00833142" w:rsidRDefault="009458CE">
            <w:pPr>
              <w:widowControl w:val="0"/>
              <w:autoSpaceDE w:val="0"/>
              <w:autoSpaceDN w:val="0"/>
              <w:adjustRightInd w:val="0"/>
              <w:snapToGrid w:val="0"/>
              <w:spacing w:line="276" w:lineRule="auto"/>
              <w:ind w:right="60"/>
              <w:jc w:val="center"/>
              <w:rPr>
                <w:del w:id="5049" w:author="Haiyang Liu" w:date="2026-05-21T09:35:00Z" w16du:dateUtc="2026-05-21T02:35:00Z"/>
                <w:rFonts w:eastAsia="MingLiU"/>
                <w:color w:val="000000"/>
                <w:kern w:val="2"/>
              </w:rPr>
            </w:pPr>
          </w:p>
        </w:tc>
      </w:tr>
      <w:tr w:rsidR="009458CE" w:rsidDel="00833142" w14:paraId="777D3FC0" w14:textId="7C50AF67">
        <w:trPr>
          <w:cantSplit/>
          <w:trHeight w:val="144"/>
          <w:jc w:val="center"/>
          <w:del w:id="5050" w:author="Haiyang Liu" w:date="2026-05-21T09:35:00Z"/>
        </w:trPr>
        <w:tc>
          <w:tcPr>
            <w:tcW w:w="3616" w:type="dxa"/>
            <w:vAlign w:val="center"/>
          </w:tcPr>
          <w:p w14:paraId="777D3FAF" w14:textId="29122F5E" w:rsidR="009458CE" w:rsidDel="00833142" w:rsidRDefault="009C0C59">
            <w:pPr>
              <w:widowControl w:val="0"/>
              <w:snapToGrid w:val="0"/>
              <w:rPr>
                <w:del w:id="5051" w:author="Haiyang Liu" w:date="2026-05-21T09:35:00Z" w16du:dateUtc="2026-05-21T02:35:00Z"/>
                <w:rFonts w:eastAsia="DengXian"/>
              </w:rPr>
            </w:pPr>
            <w:del w:id="5052" w:author="Haiyang Liu" w:date="2026-05-21T09:35:00Z" w16du:dateUtc="2026-05-21T02:35:00Z">
              <w:r w:rsidDel="00833142">
                <w:rPr>
                  <w:rFonts w:eastAsia="DengXian"/>
                </w:rPr>
                <w:delText>9.Newcomer global error attribution</w:delText>
              </w:r>
            </w:del>
          </w:p>
        </w:tc>
        <w:tc>
          <w:tcPr>
            <w:tcW w:w="704" w:type="dxa"/>
            <w:vAlign w:val="center"/>
          </w:tcPr>
          <w:p w14:paraId="777D3FB0" w14:textId="2C08A847" w:rsidR="009458CE" w:rsidDel="00833142" w:rsidRDefault="009C0C59">
            <w:pPr>
              <w:widowControl w:val="0"/>
              <w:autoSpaceDE w:val="0"/>
              <w:autoSpaceDN w:val="0"/>
              <w:adjustRightInd w:val="0"/>
              <w:snapToGrid w:val="0"/>
              <w:spacing w:line="276" w:lineRule="auto"/>
              <w:ind w:right="60"/>
              <w:jc w:val="right"/>
              <w:rPr>
                <w:del w:id="5053" w:author="Haiyang Liu" w:date="2026-05-21T09:35:00Z" w16du:dateUtc="2026-05-21T02:35:00Z"/>
                <w:rFonts w:eastAsia="DengXian"/>
                <w:color w:val="000000"/>
                <w:kern w:val="2"/>
              </w:rPr>
            </w:pPr>
            <w:del w:id="5054" w:author="Haiyang Liu" w:date="2026-05-21T09:35:00Z" w16du:dateUtc="2026-05-21T02:35:00Z">
              <w:r w:rsidDel="00833142">
                <w:delText>5.07</w:delText>
              </w:r>
            </w:del>
          </w:p>
        </w:tc>
        <w:tc>
          <w:tcPr>
            <w:tcW w:w="540" w:type="dxa"/>
            <w:vAlign w:val="center"/>
          </w:tcPr>
          <w:p w14:paraId="777D3FB1" w14:textId="3E9F230F" w:rsidR="009458CE" w:rsidDel="00833142" w:rsidRDefault="009C0C59">
            <w:pPr>
              <w:widowControl w:val="0"/>
              <w:autoSpaceDE w:val="0"/>
              <w:autoSpaceDN w:val="0"/>
              <w:adjustRightInd w:val="0"/>
              <w:snapToGrid w:val="0"/>
              <w:spacing w:line="276" w:lineRule="auto"/>
              <w:ind w:right="60"/>
              <w:jc w:val="right"/>
              <w:rPr>
                <w:del w:id="5055" w:author="Haiyang Liu" w:date="2026-05-21T09:35:00Z" w16du:dateUtc="2026-05-21T02:35:00Z"/>
                <w:rFonts w:eastAsia="DengXian"/>
                <w:color w:val="000000"/>
                <w:kern w:val="2"/>
              </w:rPr>
            </w:pPr>
            <w:del w:id="5056" w:author="Haiyang Liu" w:date="2026-05-21T09:35:00Z" w16du:dateUtc="2026-05-21T02:35:00Z">
              <w:r w:rsidDel="00833142">
                <w:delText>1.39</w:delText>
              </w:r>
            </w:del>
          </w:p>
        </w:tc>
        <w:tc>
          <w:tcPr>
            <w:tcW w:w="605" w:type="dxa"/>
            <w:vAlign w:val="center"/>
          </w:tcPr>
          <w:p w14:paraId="777D3FB2" w14:textId="6FE011E6" w:rsidR="009458CE" w:rsidDel="00833142" w:rsidRDefault="009C0C59">
            <w:pPr>
              <w:widowControl w:val="0"/>
              <w:autoSpaceDE w:val="0"/>
              <w:autoSpaceDN w:val="0"/>
              <w:adjustRightInd w:val="0"/>
              <w:snapToGrid w:val="0"/>
              <w:spacing w:line="276" w:lineRule="auto"/>
              <w:ind w:right="60"/>
              <w:jc w:val="center"/>
              <w:rPr>
                <w:del w:id="5057" w:author="Haiyang Liu" w:date="2026-05-21T09:35:00Z" w16du:dateUtc="2026-05-21T02:35:00Z"/>
                <w:rFonts w:eastAsia="DengXian"/>
                <w:color w:val="000000"/>
                <w:kern w:val="2"/>
              </w:rPr>
            </w:pPr>
            <w:del w:id="5058" w:author="Haiyang Liu" w:date="2026-05-21T09:35:00Z" w16du:dateUtc="2026-05-21T02:35:00Z">
              <w:r w:rsidDel="00833142">
                <w:delText>-.03</w:delText>
              </w:r>
            </w:del>
          </w:p>
        </w:tc>
        <w:tc>
          <w:tcPr>
            <w:tcW w:w="605" w:type="dxa"/>
            <w:vAlign w:val="center"/>
          </w:tcPr>
          <w:p w14:paraId="777D3FB3" w14:textId="79CBB560" w:rsidR="009458CE" w:rsidDel="00833142" w:rsidRDefault="009C0C59">
            <w:pPr>
              <w:widowControl w:val="0"/>
              <w:autoSpaceDE w:val="0"/>
              <w:autoSpaceDN w:val="0"/>
              <w:adjustRightInd w:val="0"/>
              <w:snapToGrid w:val="0"/>
              <w:spacing w:line="276" w:lineRule="auto"/>
              <w:ind w:right="60"/>
              <w:jc w:val="center"/>
              <w:rPr>
                <w:del w:id="5059" w:author="Haiyang Liu" w:date="2026-05-21T09:35:00Z" w16du:dateUtc="2026-05-21T02:35:00Z"/>
                <w:rFonts w:eastAsia="DengXian"/>
                <w:color w:val="000000"/>
                <w:kern w:val="2"/>
              </w:rPr>
            </w:pPr>
            <w:del w:id="5060" w:author="Haiyang Liu" w:date="2026-05-21T09:35:00Z" w16du:dateUtc="2026-05-21T02:35:00Z">
              <w:r w:rsidDel="00833142">
                <w:delText>-.03</w:delText>
              </w:r>
            </w:del>
          </w:p>
        </w:tc>
        <w:tc>
          <w:tcPr>
            <w:tcW w:w="605" w:type="dxa"/>
            <w:vAlign w:val="center"/>
          </w:tcPr>
          <w:p w14:paraId="777D3FB4" w14:textId="142A68AC" w:rsidR="009458CE" w:rsidDel="00833142" w:rsidRDefault="009C0C59">
            <w:pPr>
              <w:widowControl w:val="0"/>
              <w:autoSpaceDE w:val="0"/>
              <w:autoSpaceDN w:val="0"/>
              <w:adjustRightInd w:val="0"/>
              <w:snapToGrid w:val="0"/>
              <w:spacing w:line="276" w:lineRule="auto"/>
              <w:ind w:right="60"/>
              <w:jc w:val="center"/>
              <w:rPr>
                <w:del w:id="5061" w:author="Haiyang Liu" w:date="2026-05-21T09:35:00Z" w16du:dateUtc="2026-05-21T02:35:00Z"/>
                <w:rFonts w:eastAsia="DengXian"/>
                <w:b/>
                <w:kern w:val="2"/>
              </w:rPr>
            </w:pPr>
            <w:del w:id="5062" w:author="Haiyang Liu" w:date="2026-05-21T09:35:00Z" w16du:dateUtc="2026-05-21T02:35:00Z">
              <w:r w:rsidDel="00833142">
                <w:delText>.04</w:delText>
              </w:r>
            </w:del>
          </w:p>
        </w:tc>
        <w:tc>
          <w:tcPr>
            <w:tcW w:w="605" w:type="dxa"/>
            <w:vAlign w:val="center"/>
          </w:tcPr>
          <w:p w14:paraId="777D3FB5" w14:textId="6B631E75" w:rsidR="009458CE" w:rsidDel="00833142" w:rsidRDefault="009C0C59">
            <w:pPr>
              <w:widowControl w:val="0"/>
              <w:autoSpaceDE w:val="0"/>
              <w:autoSpaceDN w:val="0"/>
              <w:adjustRightInd w:val="0"/>
              <w:snapToGrid w:val="0"/>
              <w:spacing w:line="276" w:lineRule="auto"/>
              <w:ind w:right="60"/>
              <w:jc w:val="center"/>
              <w:rPr>
                <w:del w:id="5063" w:author="Haiyang Liu" w:date="2026-05-21T09:35:00Z" w16du:dateUtc="2026-05-21T02:35:00Z"/>
                <w:rFonts w:eastAsia="MingLiU"/>
                <w:color w:val="000000"/>
                <w:kern w:val="2"/>
              </w:rPr>
            </w:pPr>
            <w:del w:id="5064" w:author="Haiyang Liu" w:date="2026-05-21T09:35:00Z" w16du:dateUtc="2026-05-21T02:35:00Z">
              <w:r w:rsidDel="00833142">
                <w:delText>-.05</w:delText>
              </w:r>
            </w:del>
          </w:p>
        </w:tc>
        <w:tc>
          <w:tcPr>
            <w:tcW w:w="605" w:type="dxa"/>
            <w:vAlign w:val="center"/>
          </w:tcPr>
          <w:p w14:paraId="777D3FB6" w14:textId="5BBB9AB2" w:rsidR="009458CE" w:rsidDel="00833142" w:rsidRDefault="009C0C59">
            <w:pPr>
              <w:widowControl w:val="0"/>
              <w:autoSpaceDE w:val="0"/>
              <w:autoSpaceDN w:val="0"/>
              <w:adjustRightInd w:val="0"/>
              <w:snapToGrid w:val="0"/>
              <w:spacing w:line="276" w:lineRule="auto"/>
              <w:ind w:right="60"/>
              <w:jc w:val="center"/>
              <w:rPr>
                <w:del w:id="5065" w:author="Haiyang Liu" w:date="2026-05-21T09:35:00Z" w16du:dateUtc="2026-05-21T02:35:00Z"/>
                <w:color w:val="000000"/>
                <w:kern w:val="2"/>
              </w:rPr>
            </w:pPr>
            <w:del w:id="5066" w:author="Haiyang Liu" w:date="2026-05-21T09:35:00Z" w16du:dateUtc="2026-05-21T02:35:00Z">
              <w:r w:rsidDel="00833142">
                <w:delText>-.12</w:delText>
              </w:r>
            </w:del>
          </w:p>
        </w:tc>
        <w:tc>
          <w:tcPr>
            <w:tcW w:w="605" w:type="dxa"/>
            <w:vAlign w:val="center"/>
          </w:tcPr>
          <w:p w14:paraId="777D3FB7" w14:textId="3390297D" w:rsidR="009458CE" w:rsidDel="00833142" w:rsidRDefault="009C0C59">
            <w:pPr>
              <w:widowControl w:val="0"/>
              <w:autoSpaceDE w:val="0"/>
              <w:autoSpaceDN w:val="0"/>
              <w:adjustRightInd w:val="0"/>
              <w:snapToGrid w:val="0"/>
              <w:spacing w:line="276" w:lineRule="auto"/>
              <w:ind w:right="60"/>
              <w:jc w:val="center"/>
              <w:rPr>
                <w:del w:id="5067" w:author="Haiyang Liu" w:date="2026-05-21T09:35:00Z" w16du:dateUtc="2026-05-21T02:35:00Z"/>
                <w:color w:val="000000"/>
                <w:kern w:val="2"/>
              </w:rPr>
            </w:pPr>
            <w:del w:id="5068" w:author="Haiyang Liu" w:date="2026-05-21T09:35:00Z" w16du:dateUtc="2026-05-21T02:35:00Z">
              <w:r w:rsidDel="00833142">
                <w:delText>.17</w:delText>
              </w:r>
              <w:r w:rsidDel="00833142">
                <w:rPr>
                  <w:vertAlign w:val="superscript"/>
                </w:rPr>
                <w:delText>**</w:delText>
              </w:r>
            </w:del>
          </w:p>
        </w:tc>
        <w:tc>
          <w:tcPr>
            <w:tcW w:w="605" w:type="dxa"/>
            <w:vAlign w:val="center"/>
          </w:tcPr>
          <w:p w14:paraId="777D3FB8" w14:textId="3FA777B6" w:rsidR="009458CE" w:rsidDel="00833142" w:rsidRDefault="009C0C59">
            <w:pPr>
              <w:widowControl w:val="0"/>
              <w:autoSpaceDE w:val="0"/>
              <w:autoSpaceDN w:val="0"/>
              <w:adjustRightInd w:val="0"/>
              <w:snapToGrid w:val="0"/>
              <w:spacing w:line="276" w:lineRule="auto"/>
              <w:ind w:right="60"/>
              <w:jc w:val="center"/>
              <w:rPr>
                <w:del w:id="5069" w:author="Haiyang Liu" w:date="2026-05-21T09:35:00Z" w16du:dateUtc="2026-05-21T02:35:00Z"/>
                <w:rFonts w:eastAsia="MingLiU"/>
                <w:color w:val="000000"/>
                <w:kern w:val="2"/>
              </w:rPr>
            </w:pPr>
            <w:del w:id="5070" w:author="Haiyang Liu" w:date="2026-05-21T09:35:00Z" w16du:dateUtc="2026-05-21T02:35:00Z">
              <w:r w:rsidDel="00833142">
                <w:delText>.19</w:delText>
              </w:r>
              <w:r w:rsidDel="00833142">
                <w:rPr>
                  <w:vertAlign w:val="superscript"/>
                </w:rPr>
                <w:delText>**</w:delText>
              </w:r>
            </w:del>
          </w:p>
        </w:tc>
        <w:tc>
          <w:tcPr>
            <w:tcW w:w="605" w:type="dxa"/>
            <w:vAlign w:val="center"/>
          </w:tcPr>
          <w:p w14:paraId="777D3FB9" w14:textId="53ECD838" w:rsidR="009458CE" w:rsidDel="00833142" w:rsidRDefault="009C0C59">
            <w:pPr>
              <w:widowControl w:val="0"/>
              <w:autoSpaceDE w:val="0"/>
              <w:autoSpaceDN w:val="0"/>
              <w:adjustRightInd w:val="0"/>
              <w:snapToGrid w:val="0"/>
              <w:spacing w:line="276" w:lineRule="auto"/>
              <w:ind w:right="60"/>
              <w:jc w:val="center"/>
              <w:rPr>
                <w:del w:id="5071" w:author="Haiyang Liu" w:date="2026-05-21T09:35:00Z" w16du:dateUtc="2026-05-21T02:35:00Z"/>
                <w:rFonts w:eastAsia="MingLiU"/>
                <w:color w:val="000000"/>
                <w:kern w:val="2"/>
              </w:rPr>
            </w:pPr>
            <w:del w:id="5072" w:author="Haiyang Liu" w:date="2026-05-21T09:35:00Z" w16du:dateUtc="2026-05-21T02:35:00Z">
              <w:r w:rsidDel="00833142">
                <w:delText>.02</w:delText>
              </w:r>
            </w:del>
          </w:p>
        </w:tc>
        <w:tc>
          <w:tcPr>
            <w:tcW w:w="605" w:type="dxa"/>
            <w:vAlign w:val="center"/>
          </w:tcPr>
          <w:p w14:paraId="777D3FBA" w14:textId="011F5E3E" w:rsidR="009458CE" w:rsidDel="00833142" w:rsidRDefault="009C0C59">
            <w:pPr>
              <w:widowControl w:val="0"/>
              <w:autoSpaceDE w:val="0"/>
              <w:autoSpaceDN w:val="0"/>
              <w:adjustRightInd w:val="0"/>
              <w:snapToGrid w:val="0"/>
              <w:spacing w:line="276" w:lineRule="auto"/>
              <w:ind w:right="60"/>
              <w:jc w:val="center"/>
              <w:rPr>
                <w:del w:id="5073" w:author="Haiyang Liu" w:date="2026-05-21T09:35:00Z" w16du:dateUtc="2026-05-21T02:35:00Z"/>
                <w:rFonts w:eastAsia="MingLiU"/>
                <w:color w:val="000000"/>
                <w:kern w:val="2"/>
              </w:rPr>
            </w:pPr>
            <w:del w:id="5074" w:author="Haiyang Liu" w:date="2026-05-21T09:35:00Z" w16du:dateUtc="2026-05-21T02:35:00Z">
              <w:r w:rsidDel="00833142">
                <w:rPr>
                  <w:rFonts w:eastAsia="DengXian"/>
                  <w:b/>
                  <w:kern w:val="2"/>
                </w:rPr>
                <w:delText>.92</w:delText>
              </w:r>
            </w:del>
          </w:p>
        </w:tc>
        <w:tc>
          <w:tcPr>
            <w:tcW w:w="605" w:type="dxa"/>
            <w:vAlign w:val="center"/>
          </w:tcPr>
          <w:p w14:paraId="777D3FBB" w14:textId="2B6F1FBB" w:rsidR="009458CE" w:rsidDel="00833142" w:rsidRDefault="009458CE">
            <w:pPr>
              <w:widowControl w:val="0"/>
              <w:autoSpaceDE w:val="0"/>
              <w:autoSpaceDN w:val="0"/>
              <w:adjustRightInd w:val="0"/>
              <w:snapToGrid w:val="0"/>
              <w:spacing w:line="276" w:lineRule="auto"/>
              <w:ind w:right="60"/>
              <w:jc w:val="center"/>
              <w:rPr>
                <w:del w:id="5075" w:author="Haiyang Liu" w:date="2026-05-21T09:35:00Z" w16du:dateUtc="2026-05-21T02:35:00Z"/>
                <w:rFonts w:eastAsia="MingLiU"/>
                <w:color w:val="000000"/>
                <w:kern w:val="2"/>
              </w:rPr>
            </w:pPr>
          </w:p>
        </w:tc>
        <w:tc>
          <w:tcPr>
            <w:tcW w:w="605" w:type="dxa"/>
            <w:vAlign w:val="center"/>
          </w:tcPr>
          <w:p w14:paraId="777D3FBC" w14:textId="61210D0B" w:rsidR="009458CE" w:rsidDel="00833142" w:rsidRDefault="009458CE">
            <w:pPr>
              <w:widowControl w:val="0"/>
              <w:autoSpaceDE w:val="0"/>
              <w:autoSpaceDN w:val="0"/>
              <w:adjustRightInd w:val="0"/>
              <w:snapToGrid w:val="0"/>
              <w:spacing w:line="276" w:lineRule="auto"/>
              <w:ind w:right="60"/>
              <w:jc w:val="center"/>
              <w:rPr>
                <w:del w:id="5076" w:author="Haiyang Liu" w:date="2026-05-21T09:35:00Z" w16du:dateUtc="2026-05-21T02:35:00Z"/>
                <w:rFonts w:eastAsia="MingLiU"/>
                <w:color w:val="000000"/>
                <w:kern w:val="2"/>
              </w:rPr>
            </w:pPr>
          </w:p>
        </w:tc>
        <w:tc>
          <w:tcPr>
            <w:tcW w:w="605" w:type="dxa"/>
            <w:vAlign w:val="center"/>
          </w:tcPr>
          <w:p w14:paraId="777D3FBD" w14:textId="4BFE489B" w:rsidR="009458CE" w:rsidDel="00833142" w:rsidRDefault="009458CE">
            <w:pPr>
              <w:widowControl w:val="0"/>
              <w:autoSpaceDE w:val="0"/>
              <w:autoSpaceDN w:val="0"/>
              <w:adjustRightInd w:val="0"/>
              <w:snapToGrid w:val="0"/>
              <w:spacing w:line="276" w:lineRule="auto"/>
              <w:ind w:right="60"/>
              <w:jc w:val="center"/>
              <w:rPr>
                <w:del w:id="5077" w:author="Haiyang Liu" w:date="2026-05-21T09:35:00Z" w16du:dateUtc="2026-05-21T02:35:00Z"/>
                <w:rFonts w:eastAsia="MingLiU"/>
                <w:color w:val="000000"/>
                <w:kern w:val="2"/>
              </w:rPr>
            </w:pPr>
          </w:p>
        </w:tc>
        <w:tc>
          <w:tcPr>
            <w:tcW w:w="605" w:type="dxa"/>
          </w:tcPr>
          <w:p w14:paraId="777D3FBE" w14:textId="7534503A" w:rsidR="009458CE" w:rsidDel="00833142" w:rsidRDefault="009458CE">
            <w:pPr>
              <w:widowControl w:val="0"/>
              <w:autoSpaceDE w:val="0"/>
              <w:autoSpaceDN w:val="0"/>
              <w:adjustRightInd w:val="0"/>
              <w:snapToGrid w:val="0"/>
              <w:spacing w:line="276" w:lineRule="auto"/>
              <w:ind w:right="60"/>
              <w:jc w:val="center"/>
              <w:rPr>
                <w:del w:id="5078" w:author="Haiyang Liu" w:date="2026-05-21T09:35:00Z" w16du:dateUtc="2026-05-21T02:35:00Z"/>
                <w:rFonts w:eastAsia="MingLiU"/>
                <w:color w:val="000000"/>
                <w:kern w:val="2"/>
              </w:rPr>
            </w:pPr>
          </w:p>
        </w:tc>
        <w:tc>
          <w:tcPr>
            <w:tcW w:w="605" w:type="dxa"/>
          </w:tcPr>
          <w:p w14:paraId="777D3FBF" w14:textId="72F6ACD0" w:rsidR="009458CE" w:rsidDel="00833142" w:rsidRDefault="009458CE">
            <w:pPr>
              <w:widowControl w:val="0"/>
              <w:autoSpaceDE w:val="0"/>
              <w:autoSpaceDN w:val="0"/>
              <w:adjustRightInd w:val="0"/>
              <w:snapToGrid w:val="0"/>
              <w:spacing w:line="276" w:lineRule="auto"/>
              <w:ind w:right="60"/>
              <w:jc w:val="center"/>
              <w:rPr>
                <w:del w:id="5079" w:author="Haiyang Liu" w:date="2026-05-21T09:35:00Z" w16du:dateUtc="2026-05-21T02:35:00Z"/>
                <w:rFonts w:eastAsia="MingLiU"/>
                <w:color w:val="000000"/>
                <w:kern w:val="2"/>
              </w:rPr>
            </w:pPr>
          </w:p>
        </w:tc>
      </w:tr>
      <w:tr w:rsidR="009458CE" w:rsidDel="00833142" w14:paraId="777D3FD2" w14:textId="742FA1B5">
        <w:trPr>
          <w:cantSplit/>
          <w:trHeight w:val="144"/>
          <w:jc w:val="center"/>
          <w:del w:id="5080" w:author="Haiyang Liu" w:date="2026-05-21T09:35:00Z"/>
        </w:trPr>
        <w:tc>
          <w:tcPr>
            <w:tcW w:w="3616" w:type="dxa"/>
            <w:vAlign w:val="center"/>
          </w:tcPr>
          <w:p w14:paraId="777D3FC1" w14:textId="6C510A8E" w:rsidR="009458CE" w:rsidDel="00833142" w:rsidRDefault="009C0C59">
            <w:pPr>
              <w:widowControl w:val="0"/>
              <w:autoSpaceDE w:val="0"/>
              <w:autoSpaceDN w:val="0"/>
              <w:adjustRightInd w:val="0"/>
              <w:snapToGrid w:val="0"/>
              <w:spacing w:line="276" w:lineRule="auto"/>
              <w:ind w:right="60"/>
              <w:rPr>
                <w:del w:id="5081" w:author="Haiyang Liu" w:date="2026-05-21T09:35:00Z" w16du:dateUtc="2026-05-21T02:35:00Z"/>
                <w:rFonts w:eastAsia="DengXian"/>
                <w:color w:val="000000"/>
                <w:kern w:val="2"/>
              </w:rPr>
            </w:pPr>
            <w:del w:id="5082" w:author="Haiyang Liu" w:date="2026-05-21T09:35:00Z" w16du:dateUtc="2026-05-21T02:35:00Z">
              <w:r w:rsidDel="00833142">
                <w:rPr>
                  <w:rFonts w:eastAsia="DengXian"/>
                </w:rPr>
                <w:delText>10.Time 1 error making</w:delText>
              </w:r>
            </w:del>
          </w:p>
        </w:tc>
        <w:tc>
          <w:tcPr>
            <w:tcW w:w="704" w:type="dxa"/>
            <w:vAlign w:val="center"/>
          </w:tcPr>
          <w:p w14:paraId="777D3FC2" w14:textId="61D5AB71" w:rsidR="009458CE" w:rsidDel="00833142" w:rsidRDefault="009C0C59">
            <w:pPr>
              <w:widowControl w:val="0"/>
              <w:autoSpaceDE w:val="0"/>
              <w:autoSpaceDN w:val="0"/>
              <w:adjustRightInd w:val="0"/>
              <w:snapToGrid w:val="0"/>
              <w:spacing w:line="276" w:lineRule="auto"/>
              <w:ind w:right="60"/>
              <w:jc w:val="right"/>
              <w:rPr>
                <w:del w:id="5083" w:author="Haiyang Liu" w:date="2026-05-21T09:35:00Z" w16du:dateUtc="2026-05-21T02:35:00Z"/>
                <w:rFonts w:eastAsia="DengXian"/>
                <w:color w:val="000000"/>
                <w:kern w:val="2"/>
              </w:rPr>
            </w:pPr>
            <w:del w:id="5084" w:author="Haiyang Liu" w:date="2026-05-21T09:35:00Z" w16du:dateUtc="2026-05-21T02:35:00Z">
              <w:r w:rsidDel="00833142">
                <w:delText>2.77</w:delText>
              </w:r>
            </w:del>
          </w:p>
        </w:tc>
        <w:tc>
          <w:tcPr>
            <w:tcW w:w="540" w:type="dxa"/>
            <w:vAlign w:val="center"/>
          </w:tcPr>
          <w:p w14:paraId="777D3FC3" w14:textId="0A25344A" w:rsidR="009458CE" w:rsidDel="00833142" w:rsidRDefault="009C0C59">
            <w:pPr>
              <w:widowControl w:val="0"/>
              <w:autoSpaceDE w:val="0"/>
              <w:autoSpaceDN w:val="0"/>
              <w:adjustRightInd w:val="0"/>
              <w:snapToGrid w:val="0"/>
              <w:spacing w:line="276" w:lineRule="auto"/>
              <w:ind w:right="60"/>
              <w:jc w:val="right"/>
              <w:rPr>
                <w:del w:id="5085" w:author="Haiyang Liu" w:date="2026-05-21T09:35:00Z" w16du:dateUtc="2026-05-21T02:35:00Z"/>
                <w:rFonts w:eastAsia="DengXian"/>
                <w:color w:val="000000"/>
                <w:kern w:val="2"/>
              </w:rPr>
            </w:pPr>
            <w:del w:id="5086" w:author="Haiyang Liu" w:date="2026-05-21T09:35:00Z" w16du:dateUtc="2026-05-21T02:35:00Z">
              <w:r w:rsidDel="00833142">
                <w:delText>1.51</w:delText>
              </w:r>
            </w:del>
          </w:p>
        </w:tc>
        <w:tc>
          <w:tcPr>
            <w:tcW w:w="605" w:type="dxa"/>
            <w:vAlign w:val="center"/>
          </w:tcPr>
          <w:p w14:paraId="777D3FC4" w14:textId="37E9F359" w:rsidR="009458CE" w:rsidDel="00833142" w:rsidRDefault="009C0C59">
            <w:pPr>
              <w:widowControl w:val="0"/>
              <w:autoSpaceDE w:val="0"/>
              <w:autoSpaceDN w:val="0"/>
              <w:adjustRightInd w:val="0"/>
              <w:snapToGrid w:val="0"/>
              <w:spacing w:line="276" w:lineRule="auto"/>
              <w:ind w:right="60"/>
              <w:jc w:val="center"/>
              <w:rPr>
                <w:del w:id="5087" w:author="Haiyang Liu" w:date="2026-05-21T09:35:00Z" w16du:dateUtc="2026-05-21T02:35:00Z"/>
                <w:rFonts w:eastAsia="DengXian"/>
                <w:color w:val="000000"/>
                <w:kern w:val="2"/>
              </w:rPr>
            </w:pPr>
            <w:del w:id="5088" w:author="Haiyang Liu" w:date="2026-05-21T09:35:00Z" w16du:dateUtc="2026-05-21T02:35:00Z">
              <w:r w:rsidDel="00833142">
                <w:delText>-.04</w:delText>
              </w:r>
            </w:del>
          </w:p>
        </w:tc>
        <w:tc>
          <w:tcPr>
            <w:tcW w:w="605" w:type="dxa"/>
            <w:vAlign w:val="center"/>
          </w:tcPr>
          <w:p w14:paraId="777D3FC5" w14:textId="446B9209" w:rsidR="009458CE" w:rsidDel="00833142" w:rsidRDefault="009C0C59">
            <w:pPr>
              <w:widowControl w:val="0"/>
              <w:autoSpaceDE w:val="0"/>
              <w:autoSpaceDN w:val="0"/>
              <w:adjustRightInd w:val="0"/>
              <w:snapToGrid w:val="0"/>
              <w:spacing w:line="276" w:lineRule="auto"/>
              <w:ind w:right="60"/>
              <w:jc w:val="center"/>
              <w:rPr>
                <w:del w:id="5089" w:author="Haiyang Liu" w:date="2026-05-21T09:35:00Z" w16du:dateUtc="2026-05-21T02:35:00Z"/>
                <w:rFonts w:eastAsia="DengXian"/>
                <w:color w:val="000000"/>
                <w:kern w:val="2"/>
              </w:rPr>
            </w:pPr>
            <w:del w:id="5090" w:author="Haiyang Liu" w:date="2026-05-21T09:35:00Z" w16du:dateUtc="2026-05-21T02:35:00Z">
              <w:r w:rsidDel="00833142">
                <w:delText>-.05</w:delText>
              </w:r>
            </w:del>
          </w:p>
        </w:tc>
        <w:tc>
          <w:tcPr>
            <w:tcW w:w="605" w:type="dxa"/>
            <w:vAlign w:val="center"/>
          </w:tcPr>
          <w:p w14:paraId="777D3FC6" w14:textId="19480CA9" w:rsidR="009458CE" w:rsidDel="00833142" w:rsidRDefault="009C0C59">
            <w:pPr>
              <w:widowControl w:val="0"/>
              <w:autoSpaceDE w:val="0"/>
              <w:autoSpaceDN w:val="0"/>
              <w:adjustRightInd w:val="0"/>
              <w:snapToGrid w:val="0"/>
              <w:spacing w:line="276" w:lineRule="auto"/>
              <w:ind w:right="60"/>
              <w:jc w:val="center"/>
              <w:rPr>
                <w:del w:id="5091" w:author="Haiyang Liu" w:date="2026-05-21T09:35:00Z" w16du:dateUtc="2026-05-21T02:35:00Z"/>
                <w:rFonts w:eastAsia="MingLiU"/>
                <w:color w:val="000000"/>
                <w:kern w:val="2"/>
              </w:rPr>
            </w:pPr>
            <w:del w:id="5092" w:author="Haiyang Liu" w:date="2026-05-21T09:35:00Z" w16du:dateUtc="2026-05-21T02:35:00Z">
              <w:r w:rsidDel="00833142">
                <w:delText>-.10</w:delText>
              </w:r>
            </w:del>
          </w:p>
        </w:tc>
        <w:tc>
          <w:tcPr>
            <w:tcW w:w="605" w:type="dxa"/>
            <w:vAlign w:val="center"/>
          </w:tcPr>
          <w:p w14:paraId="777D3FC7" w14:textId="1DB13B45" w:rsidR="009458CE" w:rsidDel="00833142" w:rsidRDefault="009C0C59">
            <w:pPr>
              <w:widowControl w:val="0"/>
              <w:autoSpaceDE w:val="0"/>
              <w:autoSpaceDN w:val="0"/>
              <w:adjustRightInd w:val="0"/>
              <w:snapToGrid w:val="0"/>
              <w:spacing w:line="276" w:lineRule="auto"/>
              <w:ind w:right="60"/>
              <w:jc w:val="center"/>
              <w:rPr>
                <w:del w:id="5093" w:author="Haiyang Liu" w:date="2026-05-21T09:35:00Z" w16du:dateUtc="2026-05-21T02:35:00Z"/>
                <w:rFonts w:eastAsia="MingLiU"/>
                <w:color w:val="000000"/>
                <w:kern w:val="2"/>
              </w:rPr>
            </w:pPr>
            <w:del w:id="5094" w:author="Haiyang Liu" w:date="2026-05-21T09:35:00Z" w16du:dateUtc="2026-05-21T02:35:00Z">
              <w:r w:rsidDel="00833142">
                <w:delText>.02</w:delText>
              </w:r>
            </w:del>
          </w:p>
        </w:tc>
        <w:tc>
          <w:tcPr>
            <w:tcW w:w="605" w:type="dxa"/>
            <w:vAlign w:val="center"/>
          </w:tcPr>
          <w:p w14:paraId="777D3FC8" w14:textId="0CEECCF2" w:rsidR="009458CE" w:rsidDel="00833142" w:rsidRDefault="009C0C59">
            <w:pPr>
              <w:widowControl w:val="0"/>
              <w:autoSpaceDE w:val="0"/>
              <w:autoSpaceDN w:val="0"/>
              <w:adjustRightInd w:val="0"/>
              <w:snapToGrid w:val="0"/>
              <w:spacing w:line="276" w:lineRule="auto"/>
              <w:ind w:right="60"/>
              <w:jc w:val="center"/>
              <w:rPr>
                <w:del w:id="5095" w:author="Haiyang Liu" w:date="2026-05-21T09:35:00Z" w16du:dateUtc="2026-05-21T02:35:00Z"/>
                <w:color w:val="000000"/>
                <w:kern w:val="2"/>
              </w:rPr>
            </w:pPr>
            <w:del w:id="5096" w:author="Haiyang Liu" w:date="2026-05-21T09:35:00Z" w16du:dateUtc="2026-05-21T02:35:00Z">
              <w:r w:rsidDel="00833142">
                <w:delText>.00</w:delText>
              </w:r>
            </w:del>
          </w:p>
        </w:tc>
        <w:tc>
          <w:tcPr>
            <w:tcW w:w="605" w:type="dxa"/>
            <w:vAlign w:val="center"/>
          </w:tcPr>
          <w:p w14:paraId="777D3FC9" w14:textId="69A6A99E" w:rsidR="009458CE" w:rsidDel="00833142" w:rsidRDefault="009C0C59">
            <w:pPr>
              <w:widowControl w:val="0"/>
              <w:autoSpaceDE w:val="0"/>
              <w:autoSpaceDN w:val="0"/>
              <w:adjustRightInd w:val="0"/>
              <w:snapToGrid w:val="0"/>
              <w:spacing w:line="276" w:lineRule="auto"/>
              <w:ind w:right="60"/>
              <w:jc w:val="center"/>
              <w:rPr>
                <w:del w:id="5097" w:author="Haiyang Liu" w:date="2026-05-21T09:35:00Z" w16du:dateUtc="2026-05-21T02:35:00Z"/>
                <w:color w:val="000000"/>
                <w:kern w:val="2"/>
              </w:rPr>
            </w:pPr>
            <w:del w:id="5098" w:author="Haiyang Liu" w:date="2026-05-21T09:35:00Z" w16du:dateUtc="2026-05-21T02:35:00Z">
              <w:r w:rsidDel="00833142">
                <w:delText>-.08</w:delText>
              </w:r>
            </w:del>
          </w:p>
        </w:tc>
        <w:tc>
          <w:tcPr>
            <w:tcW w:w="605" w:type="dxa"/>
            <w:vAlign w:val="center"/>
          </w:tcPr>
          <w:p w14:paraId="777D3FCA" w14:textId="4B8467CF" w:rsidR="009458CE" w:rsidDel="00833142" w:rsidRDefault="009C0C59">
            <w:pPr>
              <w:widowControl w:val="0"/>
              <w:autoSpaceDE w:val="0"/>
              <w:autoSpaceDN w:val="0"/>
              <w:adjustRightInd w:val="0"/>
              <w:snapToGrid w:val="0"/>
              <w:spacing w:line="276" w:lineRule="auto"/>
              <w:ind w:right="60"/>
              <w:jc w:val="center"/>
              <w:rPr>
                <w:del w:id="5099" w:author="Haiyang Liu" w:date="2026-05-21T09:35:00Z" w16du:dateUtc="2026-05-21T02:35:00Z"/>
                <w:rFonts w:eastAsia="MingLiU"/>
                <w:color w:val="000000"/>
                <w:kern w:val="2"/>
              </w:rPr>
            </w:pPr>
            <w:del w:id="5100" w:author="Haiyang Liu" w:date="2026-05-21T09:35:00Z" w16du:dateUtc="2026-05-21T02:35:00Z">
              <w:r w:rsidDel="00833142">
                <w:delText>-.23</w:delText>
              </w:r>
              <w:r w:rsidDel="00833142">
                <w:rPr>
                  <w:vertAlign w:val="superscript"/>
                </w:rPr>
                <w:delText>**</w:delText>
              </w:r>
            </w:del>
          </w:p>
        </w:tc>
        <w:tc>
          <w:tcPr>
            <w:tcW w:w="605" w:type="dxa"/>
            <w:vAlign w:val="center"/>
          </w:tcPr>
          <w:p w14:paraId="777D3FCB" w14:textId="63401A79" w:rsidR="009458CE" w:rsidDel="00833142" w:rsidRDefault="009C0C59">
            <w:pPr>
              <w:widowControl w:val="0"/>
              <w:autoSpaceDE w:val="0"/>
              <w:autoSpaceDN w:val="0"/>
              <w:adjustRightInd w:val="0"/>
              <w:snapToGrid w:val="0"/>
              <w:spacing w:line="276" w:lineRule="auto"/>
              <w:ind w:right="60"/>
              <w:jc w:val="center"/>
              <w:rPr>
                <w:del w:id="5101" w:author="Haiyang Liu" w:date="2026-05-21T09:35:00Z" w16du:dateUtc="2026-05-21T02:35:00Z"/>
                <w:rFonts w:eastAsia="MingLiU"/>
                <w:color w:val="000000"/>
                <w:kern w:val="2"/>
              </w:rPr>
            </w:pPr>
            <w:del w:id="5102" w:author="Haiyang Liu" w:date="2026-05-21T09:35:00Z" w16du:dateUtc="2026-05-21T02:35:00Z">
              <w:r w:rsidDel="00833142">
                <w:delText>.04</w:delText>
              </w:r>
            </w:del>
          </w:p>
        </w:tc>
        <w:tc>
          <w:tcPr>
            <w:tcW w:w="605" w:type="dxa"/>
            <w:vAlign w:val="center"/>
          </w:tcPr>
          <w:p w14:paraId="777D3FCC" w14:textId="6BFB4DB5" w:rsidR="009458CE" w:rsidDel="00833142" w:rsidRDefault="009C0C59">
            <w:pPr>
              <w:widowControl w:val="0"/>
              <w:autoSpaceDE w:val="0"/>
              <w:autoSpaceDN w:val="0"/>
              <w:adjustRightInd w:val="0"/>
              <w:snapToGrid w:val="0"/>
              <w:spacing w:line="276" w:lineRule="auto"/>
              <w:ind w:right="60"/>
              <w:jc w:val="center"/>
              <w:rPr>
                <w:del w:id="5103" w:author="Haiyang Liu" w:date="2026-05-21T09:35:00Z" w16du:dateUtc="2026-05-21T02:35:00Z"/>
                <w:rFonts w:eastAsia="MingLiU"/>
                <w:color w:val="000000"/>
                <w:kern w:val="2"/>
              </w:rPr>
            </w:pPr>
            <w:del w:id="5104" w:author="Haiyang Liu" w:date="2026-05-21T09:35:00Z" w16du:dateUtc="2026-05-21T02:35:00Z">
              <w:r w:rsidDel="00833142">
                <w:delText>-.31</w:delText>
              </w:r>
              <w:r w:rsidDel="00833142">
                <w:rPr>
                  <w:vertAlign w:val="superscript"/>
                </w:rPr>
                <w:delText>**</w:delText>
              </w:r>
            </w:del>
          </w:p>
        </w:tc>
        <w:tc>
          <w:tcPr>
            <w:tcW w:w="605" w:type="dxa"/>
            <w:vAlign w:val="center"/>
          </w:tcPr>
          <w:p w14:paraId="777D3FCD" w14:textId="2DBB80E1" w:rsidR="009458CE" w:rsidDel="00833142" w:rsidRDefault="009C0C59">
            <w:pPr>
              <w:widowControl w:val="0"/>
              <w:autoSpaceDE w:val="0"/>
              <w:autoSpaceDN w:val="0"/>
              <w:adjustRightInd w:val="0"/>
              <w:snapToGrid w:val="0"/>
              <w:spacing w:line="276" w:lineRule="auto"/>
              <w:ind w:right="60"/>
              <w:jc w:val="center"/>
              <w:rPr>
                <w:del w:id="5105" w:author="Haiyang Liu" w:date="2026-05-21T09:35:00Z" w16du:dateUtc="2026-05-21T02:35:00Z"/>
                <w:rFonts w:eastAsia="MingLiU"/>
                <w:b/>
                <w:color w:val="000000"/>
                <w:kern w:val="2"/>
              </w:rPr>
            </w:pPr>
            <w:del w:id="5106" w:author="Haiyang Liu" w:date="2026-05-21T09:35:00Z" w16du:dateUtc="2026-05-21T02:35:00Z">
              <w:r w:rsidDel="00833142">
                <w:rPr>
                  <w:b/>
                  <w:color w:val="000000"/>
                  <w:kern w:val="2"/>
                </w:rPr>
                <w:delText>.98</w:delText>
              </w:r>
            </w:del>
          </w:p>
        </w:tc>
        <w:tc>
          <w:tcPr>
            <w:tcW w:w="605" w:type="dxa"/>
            <w:vAlign w:val="center"/>
          </w:tcPr>
          <w:p w14:paraId="777D3FCE" w14:textId="0D4C0777" w:rsidR="009458CE" w:rsidDel="00833142" w:rsidRDefault="009458CE">
            <w:pPr>
              <w:widowControl w:val="0"/>
              <w:autoSpaceDE w:val="0"/>
              <w:autoSpaceDN w:val="0"/>
              <w:adjustRightInd w:val="0"/>
              <w:snapToGrid w:val="0"/>
              <w:spacing w:line="276" w:lineRule="auto"/>
              <w:ind w:right="60"/>
              <w:jc w:val="center"/>
              <w:rPr>
                <w:del w:id="5107" w:author="Haiyang Liu" w:date="2026-05-21T09:35:00Z" w16du:dateUtc="2026-05-21T02:35:00Z"/>
                <w:rFonts w:eastAsia="MingLiU"/>
                <w:color w:val="000000"/>
                <w:kern w:val="2"/>
              </w:rPr>
            </w:pPr>
          </w:p>
        </w:tc>
        <w:tc>
          <w:tcPr>
            <w:tcW w:w="605" w:type="dxa"/>
            <w:vAlign w:val="center"/>
          </w:tcPr>
          <w:p w14:paraId="777D3FCF" w14:textId="38C71DE6" w:rsidR="009458CE" w:rsidDel="00833142" w:rsidRDefault="009458CE">
            <w:pPr>
              <w:widowControl w:val="0"/>
              <w:autoSpaceDE w:val="0"/>
              <w:autoSpaceDN w:val="0"/>
              <w:adjustRightInd w:val="0"/>
              <w:snapToGrid w:val="0"/>
              <w:spacing w:line="276" w:lineRule="auto"/>
              <w:ind w:right="60"/>
              <w:jc w:val="center"/>
              <w:rPr>
                <w:del w:id="5108" w:author="Haiyang Liu" w:date="2026-05-21T09:35:00Z" w16du:dateUtc="2026-05-21T02:35:00Z"/>
                <w:rFonts w:eastAsia="MingLiU"/>
                <w:color w:val="000000"/>
                <w:kern w:val="2"/>
              </w:rPr>
            </w:pPr>
          </w:p>
        </w:tc>
        <w:tc>
          <w:tcPr>
            <w:tcW w:w="605" w:type="dxa"/>
          </w:tcPr>
          <w:p w14:paraId="777D3FD0" w14:textId="49D2C6D6" w:rsidR="009458CE" w:rsidDel="00833142" w:rsidRDefault="009458CE">
            <w:pPr>
              <w:widowControl w:val="0"/>
              <w:autoSpaceDE w:val="0"/>
              <w:autoSpaceDN w:val="0"/>
              <w:adjustRightInd w:val="0"/>
              <w:snapToGrid w:val="0"/>
              <w:spacing w:line="276" w:lineRule="auto"/>
              <w:ind w:right="60"/>
              <w:jc w:val="center"/>
              <w:rPr>
                <w:del w:id="5109" w:author="Haiyang Liu" w:date="2026-05-21T09:35:00Z" w16du:dateUtc="2026-05-21T02:35:00Z"/>
                <w:rFonts w:eastAsia="MingLiU"/>
                <w:color w:val="000000"/>
                <w:kern w:val="2"/>
              </w:rPr>
            </w:pPr>
          </w:p>
        </w:tc>
        <w:tc>
          <w:tcPr>
            <w:tcW w:w="605" w:type="dxa"/>
          </w:tcPr>
          <w:p w14:paraId="777D3FD1" w14:textId="3622E81E" w:rsidR="009458CE" w:rsidDel="00833142" w:rsidRDefault="009458CE">
            <w:pPr>
              <w:widowControl w:val="0"/>
              <w:autoSpaceDE w:val="0"/>
              <w:autoSpaceDN w:val="0"/>
              <w:adjustRightInd w:val="0"/>
              <w:snapToGrid w:val="0"/>
              <w:spacing w:line="276" w:lineRule="auto"/>
              <w:ind w:right="60"/>
              <w:jc w:val="center"/>
              <w:rPr>
                <w:del w:id="5110" w:author="Haiyang Liu" w:date="2026-05-21T09:35:00Z" w16du:dateUtc="2026-05-21T02:35:00Z"/>
                <w:rFonts w:eastAsia="MingLiU"/>
                <w:color w:val="000000"/>
                <w:kern w:val="2"/>
              </w:rPr>
            </w:pPr>
          </w:p>
        </w:tc>
      </w:tr>
      <w:tr w:rsidR="009458CE" w:rsidDel="00833142" w14:paraId="777D3FE4" w14:textId="1F4E5E79">
        <w:trPr>
          <w:cantSplit/>
          <w:trHeight w:val="144"/>
          <w:jc w:val="center"/>
          <w:del w:id="5111" w:author="Haiyang Liu" w:date="2026-05-21T09:35:00Z"/>
        </w:trPr>
        <w:tc>
          <w:tcPr>
            <w:tcW w:w="3616" w:type="dxa"/>
            <w:vAlign w:val="center"/>
          </w:tcPr>
          <w:p w14:paraId="777D3FD3" w14:textId="707BAAEB" w:rsidR="009458CE" w:rsidDel="00833142" w:rsidRDefault="009C0C59">
            <w:pPr>
              <w:widowControl w:val="0"/>
              <w:autoSpaceDE w:val="0"/>
              <w:autoSpaceDN w:val="0"/>
              <w:adjustRightInd w:val="0"/>
              <w:snapToGrid w:val="0"/>
              <w:spacing w:line="276" w:lineRule="auto"/>
              <w:ind w:right="60"/>
              <w:rPr>
                <w:del w:id="5112" w:author="Haiyang Liu" w:date="2026-05-21T09:35:00Z" w16du:dateUtc="2026-05-21T02:35:00Z"/>
                <w:rFonts w:eastAsia="DengXian"/>
                <w:color w:val="000000"/>
                <w:kern w:val="2"/>
              </w:rPr>
            </w:pPr>
            <w:del w:id="5113" w:author="Haiyang Liu" w:date="2026-05-21T09:35:00Z" w16du:dateUtc="2026-05-21T02:35:00Z">
              <w:r w:rsidDel="00833142">
                <w:rPr>
                  <w:rFonts w:eastAsia="DengXian"/>
                  <w:color w:val="000000"/>
                  <w:kern w:val="2"/>
                </w:rPr>
                <w:delText>11.Time 2 error making</w:delText>
              </w:r>
            </w:del>
          </w:p>
        </w:tc>
        <w:tc>
          <w:tcPr>
            <w:tcW w:w="704" w:type="dxa"/>
            <w:vAlign w:val="center"/>
          </w:tcPr>
          <w:p w14:paraId="777D3FD4" w14:textId="1773EDB0" w:rsidR="009458CE" w:rsidDel="00833142" w:rsidRDefault="009C0C59">
            <w:pPr>
              <w:widowControl w:val="0"/>
              <w:autoSpaceDE w:val="0"/>
              <w:autoSpaceDN w:val="0"/>
              <w:adjustRightInd w:val="0"/>
              <w:snapToGrid w:val="0"/>
              <w:spacing w:line="276" w:lineRule="auto"/>
              <w:ind w:right="60"/>
              <w:jc w:val="right"/>
              <w:rPr>
                <w:del w:id="5114" w:author="Haiyang Liu" w:date="2026-05-21T09:35:00Z" w16du:dateUtc="2026-05-21T02:35:00Z"/>
                <w:rFonts w:eastAsia="DengXian"/>
                <w:color w:val="000000"/>
                <w:kern w:val="2"/>
              </w:rPr>
            </w:pPr>
            <w:del w:id="5115" w:author="Haiyang Liu" w:date="2026-05-21T09:35:00Z" w16du:dateUtc="2026-05-21T02:35:00Z">
              <w:r w:rsidDel="00833142">
                <w:delText>2.74</w:delText>
              </w:r>
            </w:del>
          </w:p>
        </w:tc>
        <w:tc>
          <w:tcPr>
            <w:tcW w:w="540" w:type="dxa"/>
            <w:vAlign w:val="center"/>
          </w:tcPr>
          <w:p w14:paraId="777D3FD5" w14:textId="1BF2E415" w:rsidR="009458CE" w:rsidDel="00833142" w:rsidRDefault="009C0C59">
            <w:pPr>
              <w:widowControl w:val="0"/>
              <w:autoSpaceDE w:val="0"/>
              <w:autoSpaceDN w:val="0"/>
              <w:adjustRightInd w:val="0"/>
              <w:snapToGrid w:val="0"/>
              <w:spacing w:line="276" w:lineRule="auto"/>
              <w:ind w:right="60"/>
              <w:jc w:val="right"/>
              <w:rPr>
                <w:del w:id="5116" w:author="Haiyang Liu" w:date="2026-05-21T09:35:00Z" w16du:dateUtc="2026-05-21T02:35:00Z"/>
                <w:rFonts w:eastAsia="DengXian"/>
                <w:color w:val="000000"/>
                <w:kern w:val="2"/>
              </w:rPr>
            </w:pPr>
            <w:del w:id="5117" w:author="Haiyang Liu" w:date="2026-05-21T09:35:00Z" w16du:dateUtc="2026-05-21T02:35:00Z">
              <w:r w:rsidDel="00833142">
                <w:delText>1.63</w:delText>
              </w:r>
            </w:del>
          </w:p>
        </w:tc>
        <w:tc>
          <w:tcPr>
            <w:tcW w:w="605" w:type="dxa"/>
            <w:vAlign w:val="center"/>
          </w:tcPr>
          <w:p w14:paraId="777D3FD6" w14:textId="2C1FBED1" w:rsidR="009458CE" w:rsidDel="00833142" w:rsidRDefault="009C0C59">
            <w:pPr>
              <w:widowControl w:val="0"/>
              <w:autoSpaceDE w:val="0"/>
              <w:autoSpaceDN w:val="0"/>
              <w:adjustRightInd w:val="0"/>
              <w:snapToGrid w:val="0"/>
              <w:spacing w:line="276" w:lineRule="auto"/>
              <w:ind w:right="60"/>
              <w:jc w:val="center"/>
              <w:rPr>
                <w:del w:id="5118" w:author="Haiyang Liu" w:date="2026-05-21T09:35:00Z" w16du:dateUtc="2026-05-21T02:35:00Z"/>
                <w:rFonts w:eastAsia="DengXian"/>
                <w:color w:val="000000"/>
                <w:kern w:val="2"/>
              </w:rPr>
            </w:pPr>
            <w:del w:id="5119" w:author="Haiyang Liu" w:date="2026-05-21T09:35:00Z" w16du:dateUtc="2026-05-21T02:35:00Z">
              <w:r w:rsidDel="00833142">
                <w:delText>-.02</w:delText>
              </w:r>
            </w:del>
          </w:p>
        </w:tc>
        <w:tc>
          <w:tcPr>
            <w:tcW w:w="605" w:type="dxa"/>
            <w:vAlign w:val="center"/>
          </w:tcPr>
          <w:p w14:paraId="777D3FD7" w14:textId="5AF00A3B" w:rsidR="009458CE" w:rsidDel="00833142" w:rsidRDefault="009C0C59">
            <w:pPr>
              <w:widowControl w:val="0"/>
              <w:autoSpaceDE w:val="0"/>
              <w:autoSpaceDN w:val="0"/>
              <w:adjustRightInd w:val="0"/>
              <w:snapToGrid w:val="0"/>
              <w:spacing w:line="276" w:lineRule="auto"/>
              <w:ind w:right="60"/>
              <w:jc w:val="center"/>
              <w:rPr>
                <w:del w:id="5120" w:author="Haiyang Liu" w:date="2026-05-21T09:35:00Z" w16du:dateUtc="2026-05-21T02:35:00Z"/>
                <w:rFonts w:eastAsia="DengXian"/>
                <w:color w:val="000000"/>
                <w:kern w:val="2"/>
              </w:rPr>
            </w:pPr>
            <w:del w:id="5121" w:author="Haiyang Liu" w:date="2026-05-21T09:35:00Z" w16du:dateUtc="2026-05-21T02:35:00Z">
              <w:r w:rsidDel="00833142">
                <w:delText>-.08</w:delText>
              </w:r>
            </w:del>
          </w:p>
        </w:tc>
        <w:tc>
          <w:tcPr>
            <w:tcW w:w="605" w:type="dxa"/>
            <w:vAlign w:val="center"/>
          </w:tcPr>
          <w:p w14:paraId="777D3FD8" w14:textId="42E3DEE1" w:rsidR="009458CE" w:rsidDel="00833142" w:rsidRDefault="009C0C59">
            <w:pPr>
              <w:widowControl w:val="0"/>
              <w:autoSpaceDE w:val="0"/>
              <w:autoSpaceDN w:val="0"/>
              <w:adjustRightInd w:val="0"/>
              <w:snapToGrid w:val="0"/>
              <w:spacing w:line="276" w:lineRule="auto"/>
              <w:ind w:right="60"/>
              <w:jc w:val="center"/>
              <w:rPr>
                <w:del w:id="5122" w:author="Haiyang Liu" w:date="2026-05-21T09:35:00Z" w16du:dateUtc="2026-05-21T02:35:00Z"/>
                <w:rFonts w:eastAsia="MingLiU"/>
                <w:color w:val="000000"/>
                <w:kern w:val="2"/>
              </w:rPr>
            </w:pPr>
            <w:del w:id="5123" w:author="Haiyang Liu" w:date="2026-05-21T09:35:00Z" w16du:dateUtc="2026-05-21T02:35:00Z">
              <w:r w:rsidDel="00833142">
                <w:delText>-.09</w:delText>
              </w:r>
            </w:del>
          </w:p>
        </w:tc>
        <w:tc>
          <w:tcPr>
            <w:tcW w:w="605" w:type="dxa"/>
            <w:vAlign w:val="center"/>
          </w:tcPr>
          <w:p w14:paraId="777D3FD9" w14:textId="4712528C" w:rsidR="009458CE" w:rsidDel="00833142" w:rsidRDefault="009C0C59">
            <w:pPr>
              <w:widowControl w:val="0"/>
              <w:autoSpaceDE w:val="0"/>
              <w:autoSpaceDN w:val="0"/>
              <w:adjustRightInd w:val="0"/>
              <w:snapToGrid w:val="0"/>
              <w:spacing w:line="276" w:lineRule="auto"/>
              <w:ind w:right="60"/>
              <w:jc w:val="center"/>
              <w:rPr>
                <w:del w:id="5124" w:author="Haiyang Liu" w:date="2026-05-21T09:35:00Z" w16du:dateUtc="2026-05-21T02:35:00Z"/>
                <w:rFonts w:eastAsia="MingLiU"/>
                <w:color w:val="000000"/>
                <w:kern w:val="2"/>
              </w:rPr>
            </w:pPr>
            <w:del w:id="5125" w:author="Haiyang Liu" w:date="2026-05-21T09:35:00Z" w16du:dateUtc="2026-05-21T02:35:00Z">
              <w:r w:rsidDel="00833142">
                <w:delText>.08</w:delText>
              </w:r>
            </w:del>
          </w:p>
        </w:tc>
        <w:tc>
          <w:tcPr>
            <w:tcW w:w="605" w:type="dxa"/>
            <w:vAlign w:val="center"/>
          </w:tcPr>
          <w:p w14:paraId="777D3FDA" w14:textId="00570DDD" w:rsidR="009458CE" w:rsidDel="00833142" w:rsidRDefault="009C0C59">
            <w:pPr>
              <w:widowControl w:val="0"/>
              <w:autoSpaceDE w:val="0"/>
              <w:autoSpaceDN w:val="0"/>
              <w:adjustRightInd w:val="0"/>
              <w:snapToGrid w:val="0"/>
              <w:spacing w:line="276" w:lineRule="auto"/>
              <w:ind w:right="60"/>
              <w:jc w:val="center"/>
              <w:rPr>
                <w:del w:id="5126" w:author="Haiyang Liu" w:date="2026-05-21T09:35:00Z" w16du:dateUtc="2026-05-21T02:35:00Z"/>
                <w:color w:val="000000"/>
                <w:kern w:val="2"/>
              </w:rPr>
            </w:pPr>
            <w:del w:id="5127" w:author="Haiyang Liu" w:date="2026-05-21T09:35:00Z" w16du:dateUtc="2026-05-21T02:35:00Z">
              <w:r w:rsidDel="00833142">
                <w:delText>-.05</w:delText>
              </w:r>
            </w:del>
          </w:p>
        </w:tc>
        <w:tc>
          <w:tcPr>
            <w:tcW w:w="605" w:type="dxa"/>
            <w:vAlign w:val="center"/>
          </w:tcPr>
          <w:p w14:paraId="777D3FDB" w14:textId="03F80A52" w:rsidR="009458CE" w:rsidDel="00833142" w:rsidRDefault="009C0C59">
            <w:pPr>
              <w:widowControl w:val="0"/>
              <w:autoSpaceDE w:val="0"/>
              <w:autoSpaceDN w:val="0"/>
              <w:adjustRightInd w:val="0"/>
              <w:snapToGrid w:val="0"/>
              <w:spacing w:line="276" w:lineRule="auto"/>
              <w:ind w:right="60"/>
              <w:jc w:val="center"/>
              <w:rPr>
                <w:del w:id="5128" w:author="Haiyang Liu" w:date="2026-05-21T09:35:00Z" w16du:dateUtc="2026-05-21T02:35:00Z"/>
                <w:color w:val="000000"/>
                <w:kern w:val="2"/>
              </w:rPr>
            </w:pPr>
            <w:del w:id="5129" w:author="Haiyang Liu" w:date="2026-05-21T09:35:00Z" w16du:dateUtc="2026-05-21T02:35:00Z">
              <w:r w:rsidDel="00833142">
                <w:delText>-.04</w:delText>
              </w:r>
            </w:del>
          </w:p>
        </w:tc>
        <w:tc>
          <w:tcPr>
            <w:tcW w:w="605" w:type="dxa"/>
            <w:vAlign w:val="center"/>
          </w:tcPr>
          <w:p w14:paraId="777D3FDC" w14:textId="59318406" w:rsidR="009458CE" w:rsidDel="00833142" w:rsidRDefault="009C0C59">
            <w:pPr>
              <w:widowControl w:val="0"/>
              <w:autoSpaceDE w:val="0"/>
              <w:autoSpaceDN w:val="0"/>
              <w:adjustRightInd w:val="0"/>
              <w:snapToGrid w:val="0"/>
              <w:spacing w:line="276" w:lineRule="auto"/>
              <w:ind w:right="60"/>
              <w:jc w:val="center"/>
              <w:rPr>
                <w:del w:id="5130" w:author="Haiyang Liu" w:date="2026-05-21T09:35:00Z" w16du:dateUtc="2026-05-21T02:35:00Z"/>
                <w:rFonts w:eastAsia="MingLiU"/>
                <w:color w:val="000000"/>
                <w:kern w:val="2"/>
              </w:rPr>
            </w:pPr>
            <w:del w:id="5131" w:author="Haiyang Liu" w:date="2026-05-21T09:35:00Z" w16du:dateUtc="2026-05-21T02:35:00Z">
              <w:r w:rsidDel="00833142">
                <w:delText>-.09</w:delText>
              </w:r>
            </w:del>
          </w:p>
        </w:tc>
        <w:tc>
          <w:tcPr>
            <w:tcW w:w="605" w:type="dxa"/>
            <w:vAlign w:val="center"/>
          </w:tcPr>
          <w:p w14:paraId="777D3FDD" w14:textId="0E7337E0" w:rsidR="009458CE" w:rsidDel="00833142" w:rsidRDefault="009C0C59">
            <w:pPr>
              <w:widowControl w:val="0"/>
              <w:autoSpaceDE w:val="0"/>
              <w:autoSpaceDN w:val="0"/>
              <w:adjustRightInd w:val="0"/>
              <w:snapToGrid w:val="0"/>
              <w:spacing w:line="276" w:lineRule="auto"/>
              <w:ind w:right="60"/>
              <w:jc w:val="center"/>
              <w:rPr>
                <w:del w:id="5132" w:author="Haiyang Liu" w:date="2026-05-21T09:35:00Z" w16du:dateUtc="2026-05-21T02:35:00Z"/>
                <w:rFonts w:eastAsia="MingLiU"/>
                <w:color w:val="000000"/>
                <w:kern w:val="2"/>
              </w:rPr>
            </w:pPr>
            <w:del w:id="5133" w:author="Haiyang Liu" w:date="2026-05-21T09:35:00Z" w16du:dateUtc="2026-05-21T02:35:00Z">
              <w:r w:rsidDel="00833142">
                <w:delText>.07</w:delText>
              </w:r>
            </w:del>
          </w:p>
        </w:tc>
        <w:tc>
          <w:tcPr>
            <w:tcW w:w="605" w:type="dxa"/>
            <w:vAlign w:val="center"/>
          </w:tcPr>
          <w:p w14:paraId="777D3FDE" w14:textId="4F97F15B" w:rsidR="009458CE" w:rsidDel="00833142" w:rsidRDefault="009C0C59">
            <w:pPr>
              <w:widowControl w:val="0"/>
              <w:autoSpaceDE w:val="0"/>
              <w:autoSpaceDN w:val="0"/>
              <w:adjustRightInd w:val="0"/>
              <w:snapToGrid w:val="0"/>
              <w:spacing w:line="276" w:lineRule="auto"/>
              <w:ind w:right="60"/>
              <w:jc w:val="center"/>
              <w:rPr>
                <w:del w:id="5134" w:author="Haiyang Liu" w:date="2026-05-21T09:35:00Z" w16du:dateUtc="2026-05-21T02:35:00Z"/>
                <w:rFonts w:eastAsia="MingLiU"/>
                <w:color w:val="000000"/>
                <w:kern w:val="2"/>
              </w:rPr>
            </w:pPr>
            <w:del w:id="5135" w:author="Haiyang Liu" w:date="2026-05-21T09:35:00Z" w16du:dateUtc="2026-05-21T02:35:00Z">
              <w:r w:rsidDel="00833142">
                <w:delText>-.24</w:delText>
              </w:r>
              <w:r w:rsidDel="00833142">
                <w:rPr>
                  <w:vertAlign w:val="superscript"/>
                </w:rPr>
                <w:delText>**</w:delText>
              </w:r>
            </w:del>
          </w:p>
        </w:tc>
        <w:tc>
          <w:tcPr>
            <w:tcW w:w="605" w:type="dxa"/>
            <w:vAlign w:val="center"/>
          </w:tcPr>
          <w:p w14:paraId="777D3FDF" w14:textId="0BA87C6A" w:rsidR="009458CE" w:rsidDel="00833142" w:rsidRDefault="009C0C59">
            <w:pPr>
              <w:widowControl w:val="0"/>
              <w:autoSpaceDE w:val="0"/>
              <w:autoSpaceDN w:val="0"/>
              <w:adjustRightInd w:val="0"/>
              <w:snapToGrid w:val="0"/>
              <w:spacing w:line="276" w:lineRule="auto"/>
              <w:ind w:right="60"/>
              <w:jc w:val="center"/>
              <w:rPr>
                <w:del w:id="5136" w:author="Haiyang Liu" w:date="2026-05-21T09:35:00Z" w16du:dateUtc="2026-05-21T02:35:00Z"/>
                <w:rFonts w:eastAsia="DengXian"/>
                <w:b/>
                <w:color w:val="000000"/>
                <w:kern w:val="2"/>
              </w:rPr>
            </w:pPr>
            <w:del w:id="5137" w:author="Haiyang Liu" w:date="2026-05-21T09:35:00Z" w16du:dateUtc="2026-05-21T02:35:00Z">
              <w:r w:rsidDel="00833142">
                <w:delText>.49</w:delText>
              </w:r>
              <w:r w:rsidDel="00833142">
                <w:rPr>
                  <w:vertAlign w:val="superscript"/>
                </w:rPr>
                <w:delText>**</w:delText>
              </w:r>
            </w:del>
          </w:p>
        </w:tc>
        <w:tc>
          <w:tcPr>
            <w:tcW w:w="605" w:type="dxa"/>
            <w:vAlign w:val="center"/>
          </w:tcPr>
          <w:p w14:paraId="777D3FE0" w14:textId="406E5EE5" w:rsidR="009458CE" w:rsidDel="00833142" w:rsidRDefault="009C0C59">
            <w:pPr>
              <w:widowControl w:val="0"/>
              <w:autoSpaceDE w:val="0"/>
              <w:autoSpaceDN w:val="0"/>
              <w:adjustRightInd w:val="0"/>
              <w:snapToGrid w:val="0"/>
              <w:spacing w:line="276" w:lineRule="auto"/>
              <w:ind w:right="60"/>
              <w:jc w:val="center"/>
              <w:rPr>
                <w:del w:id="5138" w:author="Haiyang Liu" w:date="2026-05-21T09:35:00Z" w16du:dateUtc="2026-05-21T02:35:00Z"/>
                <w:rFonts w:eastAsia="DengXian"/>
                <w:b/>
                <w:color w:val="000000"/>
                <w:kern w:val="2"/>
              </w:rPr>
            </w:pPr>
            <w:del w:id="5139" w:author="Haiyang Liu" w:date="2026-05-21T09:35:00Z" w16du:dateUtc="2026-05-21T02:35:00Z">
              <w:r w:rsidDel="00833142">
                <w:rPr>
                  <w:b/>
                </w:rPr>
                <w:delText>.95</w:delText>
              </w:r>
            </w:del>
          </w:p>
        </w:tc>
        <w:tc>
          <w:tcPr>
            <w:tcW w:w="605" w:type="dxa"/>
            <w:vAlign w:val="center"/>
          </w:tcPr>
          <w:p w14:paraId="777D3FE1" w14:textId="653B3E72" w:rsidR="009458CE" w:rsidDel="00833142" w:rsidRDefault="009458CE">
            <w:pPr>
              <w:widowControl w:val="0"/>
              <w:autoSpaceDE w:val="0"/>
              <w:autoSpaceDN w:val="0"/>
              <w:adjustRightInd w:val="0"/>
              <w:snapToGrid w:val="0"/>
              <w:spacing w:line="276" w:lineRule="auto"/>
              <w:ind w:right="60"/>
              <w:jc w:val="center"/>
              <w:rPr>
                <w:del w:id="5140" w:author="Haiyang Liu" w:date="2026-05-21T09:35:00Z" w16du:dateUtc="2026-05-21T02:35:00Z"/>
                <w:rFonts w:eastAsia="DengXian"/>
                <w:b/>
                <w:color w:val="000000"/>
                <w:kern w:val="2"/>
              </w:rPr>
            </w:pPr>
          </w:p>
        </w:tc>
        <w:tc>
          <w:tcPr>
            <w:tcW w:w="605" w:type="dxa"/>
          </w:tcPr>
          <w:p w14:paraId="777D3FE2" w14:textId="2CD791A7" w:rsidR="009458CE" w:rsidDel="00833142" w:rsidRDefault="009458CE">
            <w:pPr>
              <w:widowControl w:val="0"/>
              <w:autoSpaceDE w:val="0"/>
              <w:autoSpaceDN w:val="0"/>
              <w:adjustRightInd w:val="0"/>
              <w:snapToGrid w:val="0"/>
              <w:spacing w:line="276" w:lineRule="auto"/>
              <w:ind w:right="60"/>
              <w:jc w:val="center"/>
              <w:rPr>
                <w:del w:id="5141" w:author="Haiyang Liu" w:date="2026-05-21T09:35:00Z" w16du:dateUtc="2026-05-21T02:35:00Z"/>
                <w:rFonts w:eastAsia="DengXian"/>
                <w:b/>
                <w:color w:val="000000"/>
                <w:kern w:val="2"/>
              </w:rPr>
            </w:pPr>
          </w:p>
        </w:tc>
        <w:tc>
          <w:tcPr>
            <w:tcW w:w="605" w:type="dxa"/>
          </w:tcPr>
          <w:p w14:paraId="777D3FE3" w14:textId="64FB7F45" w:rsidR="009458CE" w:rsidDel="00833142" w:rsidRDefault="009458CE">
            <w:pPr>
              <w:widowControl w:val="0"/>
              <w:autoSpaceDE w:val="0"/>
              <w:autoSpaceDN w:val="0"/>
              <w:adjustRightInd w:val="0"/>
              <w:snapToGrid w:val="0"/>
              <w:spacing w:line="276" w:lineRule="auto"/>
              <w:ind w:right="60"/>
              <w:jc w:val="center"/>
              <w:rPr>
                <w:del w:id="5142" w:author="Haiyang Liu" w:date="2026-05-21T09:35:00Z" w16du:dateUtc="2026-05-21T02:35:00Z"/>
                <w:rFonts w:eastAsia="DengXian"/>
                <w:b/>
                <w:color w:val="000000"/>
                <w:kern w:val="2"/>
              </w:rPr>
            </w:pPr>
          </w:p>
        </w:tc>
      </w:tr>
      <w:tr w:rsidR="009458CE" w:rsidDel="00833142" w14:paraId="777D3FF6" w14:textId="4DD00023">
        <w:trPr>
          <w:cantSplit/>
          <w:trHeight w:val="144"/>
          <w:jc w:val="center"/>
          <w:del w:id="5143" w:author="Haiyang Liu" w:date="2026-05-21T09:35:00Z"/>
        </w:trPr>
        <w:tc>
          <w:tcPr>
            <w:tcW w:w="3616" w:type="dxa"/>
            <w:vAlign w:val="center"/>
          </w:tcPr>
          <w:p w14:paraId="777D3FE5" w14:textId="1D27089E" w:rsidR="009458CE" w:rsidDel="00833142" w:rsidRDefault="009C0C59">
            <w:pPr>
              <w:widowControl w:val="0"/>
              <w:autoSpaceDE w:val="0"/>
              <w:autoSpaceDN w:val="0"/>
              <w:adjustRightInd w:val="0"/>
              <w:snapToGrid w:val="0"/>
              <w:spacing w:line="276" w:lineRule="auto"/>
              <w:ind w:right="60"/>
              <w:rPr>
                <w:del w:id="5144" w:author="Haiyang Liu" w:date="2026-05-21T09:35:00Z" w16du:dateUtc="2026-05-21T02:35:00Z"/>
                <w:rFonts w:eastAsia="DengXian"/>
                <w:color w:val="000000"/>
                <w:kern w:val="2"/>
              </w:rPr>
            </w:pPr>
            <w:del w:id="5145" w:author="Haiyang Liu" w:date="2026-05-21T09:35:00Z" w16du:dateUtc="2026-05-21T02:35:00Z">
              <w:r w:rsidDel="00833142">
                <w:rPr>
                  <w:rFonts w:eastAsia="DengXian"/>
                  <w:color w:val="000000"/>
                  <w:kern w:val="2"/>
                </w:rPr>
                <w:delText>12.Time 3 error making</w:delText>
              </w:r>
            </w:del>
          </w:p>
        </w:tc>
        <w:tc>
          <w:tcPr>
            <w:tcW w:w="704" w:type="dxa"/>
            <w:vAlign w:val="center"/>
          </w:tcPr>
          <w:p w14:paraId="777D3FE6" w14:textId="0A9FC623" w:rsidR="009458CE" w:rsidDel="00833142" w:rsidRDefault="009C0C59">
            <w:pPr>
              <w:widowControl w:val="0"/>
              <w:autoSpaceDE w:val="0"/>
              <w:autoSpaceDN w:val="0"/>
              <w:adjustRightInd w:val="0"/>
              <w:snapToGrid w:val="0"/>
              <w:spacing w:line="276" w:lineRule="auto"/>
              <w:ind w:right="60"/>
              <w:jc w:val="right"/>
              <w:rPr>
                <w:del w:id="5146" w:author="Haiyang Liu" w:date="2026-05-21T09:35:00Z" w16du:dateUtc="2026-05-21T02:35:00Z"/>
                <w:rFonts w:eastAsia="DengXian"/>
                <w:color w:val="000000"/>
                <w:kern w:val="2"/>
              </w:rPr>
            </w:pPr>
            <w:del w:id="5147" w:author="Haiyang Liu" w:date="2026-05-21T09:35:00Z" w16du:dateUtc="2026-05-21T02:35:00Z">
              <w:r w:rsidDel="00833142">
                <w:delText>2.46</w:delText>
              </w:r>
            </w:del>
          </w:p>
        </w:tc>
        <w:tc>
          <w:tcPr>
            <w:tcW w:w="540" w:type="dxa"/>
            <w:vAlign w:val="center"/>
          </w:tcPr>
          <w:p w14:paraId="777D3FE7" w14:textId="209B8FAF" w:rsidR="009458CE" w:rsidDel="00833142" w:rsidRDefault="009C0C59">
            <w:pPr>
              <w:widowControl w:val="0"/>
              <w:autoSpaceDE w:val="0"/>
              <w:autoSpaceDN w:val="0"/>
              <w:adjustRightInd w:val="0"/>
              <w:snapToGrid w:val="0"/>
              <w:spacing w:line="276" w:lineRule="auto"/>
              <w:ind w:right="60"/>
              <w:jc w:val="right"/>
              <w:rPr>
                <w:del w:id="5148" w:author="Haiyang Liu" w:date="2026-05-21T09:35:00Z" w16du:dateUtc="2026-05-21T02:35:00Z"/>
                <w:rFonts w:eastAsia="DengXian"/>
                <w:color w:val="000000"/>
                <w:kern w:val="2"/>
              </w:rPr>
            </w:pPr>
            <w:del w:id="5149" w:author="Haiyang Liu" w:date="2026-05-21T09:35:00Z" w16du:dateUtc="2026-05-21T02:35:00Z">
              <w:r w:rsidDel="00833142">
                <w:delText>1.64</w:delText>
              </w:r>
            </w:del>
          </w:p>
        </w:tc>
        <w:tc>
          <w:tcPr>
            <w:tcW w:w="605" w:type="dxa"/>
            <w:vAlign w:val="center"/>
          </w:tcPr>
          <w:p w14:paraId="777D3FE8" w14:textId="63EBDAD3" w:rsidR="009458CE" w:rsidDel="00833142" w:rsidRDefault="009C0C59">
            <w:pPr>
              <w:widowControl w:val="0"/>
              <w:autoSpaceDE w:val="0"/>
              <w:autoSpaceDN w:val="0"/>
              <w:adjustRightInd w:val="0"/>
              <w:snapToGrid w:val="0"/>
              <w:spacing w:line="276" w:lineRule="auto"/>
              <w:ind w:right="60"/>
              <w:jc w:val="center"/>
              <w:rPr>
                <w:del w:id="5150" w:author="Haiyang Liu" w:date="2026-05-21T09:35:00Z" w16du:dateUtc="2026-05-21T02:35:00Z"/>
                <w:rFonts w:eastAsia="DengXian"/>
                <w:color w:val="000000"/>
                <w:kern w:val="2"/>
              </w:rPr>
            </w:pPr>
            <w:del w:id="5151" w:author="Haiyang Liu" w:date="2026-05-21T09:35:00Z" w16du:dateUtc="2026-05-21T02:35:00Z">
              <w:r w:rsidDel="00833142">
                <w:delText>.01</w:delText>
              </w:r>
            </w:del>
          </w:p>
        </w:tc>
        <w:tc>
          <w:tcPr>
            <w:tcW w:w="605" w:type="dxa"/>
            <w:vAlign w:val="center"/>
          </w:tcPr>
          <w:p w14:paraId="777D3FE9" w14:textId="4E70F2DC" w:rsidR="009458CE" w:rsidDel="00833142" w:rsidRDefault="009C0C59">
            <w:pPr>
              <w:widowControl w:val="0"/>
              <w:autoSpaceDE w:val="0"/>
              <w:autoSpaceDN w:val="0"/>
              <w:adjustRightInd w:val="0"/>
              <w:snapToGrid w:val="0"/>
              <w:spacing w:line="276" w:lineRule="auto"/>
              <w:ind w:right="60"/>
              <w:jc w:val="center"/>
              <w:rPr>
                <w:del w:id="5152" w:author="Haiyang Liu" w:date="2026-05-21T09:35:00Z" w16du:dateUtc="2026-05-21T02:35:00Z"/>
                <w:rFonts w:eastAsia="DengXian"/>
                <w:color w:val="000000"/>
                <w:kern w:val="2"/>
              </w:rPr>
            </w:pPr>
            <w:del w:id="5153" w:author="Haiyang Liu" w:date="2026-05-21T09:35:00Z" w16du:dateUtc="2026-05-21T02:35:00Z">
              <w:r w:rsidDel="00833142">
                <w:delText>-.06</w:delText>
              </w:r>
            </w:del>
          </w:p>
        </w:tc>
        <w:tc>
          <w:tcPr>
            <w:tcW w:w="605" w:type="dxa"/>
            <w:vAlign w:val="center"/>
          </w:tcPr>
          <w:p w14:paraId="777D3FEA" w14:textId="4E41441E" w:rsidR="009458CE" w:rsidDel="00833142" w:rsidRDefault="009C0C59">
            <w:pPr>
              <w:widowControl w:val="0"/>
              <w:autoSpaceDE w:val="0"/>
              <w:autoSpaceDN w:val="0"/>
              <w:adjustRightInd w:val="0"/>
              <w:snapToGrid w:val="0"/>
              <w:spacing w:line="276" w:lineRule="auto"/>
              <w:ind w:right="60"/>
              <w:jc w:val="center"/>
              <w:rPr>
                <w:del w:id="5154" w:author="Haiyang Liu" w:date="2026-05-21T09:35:00Z" w16du:dateUtc="2026-05-21T02:35:00Z"/>
                <w:color w:val="000000"/>
                <w:kern w:val="2"/>
              </w:rPr>
            </w:pPr>
            <w:del w:id="5155" w:author="Haiyang Liu" w:date="2026-05-21T09:35:00Z" w16du:dateUtc="2026-05-21T02:35:00Z">
              <w:r w:rsidDel="00833142">
                <w:delText>-.01</w:delText>
              </w:r>
            </w:del>
          </w:p>
        </w:tc>
        <w:tc>
          <w:tcPr>
            <w:tcW w:w="605" w:type="dxa"/>
            <w:vAlign w:val="center"/>
          </w:tcPr>
          <w:p w14:paraId="777D3FEB" w14:textId="5ECD8DC8" w:rsidR="009458CE" w:rsidDel="00833142" w:rsidRDefault="009C0C59">
            <w:pPr>
              <w:widowControl w:val="0"/>
              <w:autoSpaceDE w:val="0"/>
              <w:autoSpaceDN w:val="0"/>
              <w:adjustRightInd w:val="0"/>
              <w:snapToGrid w:val="0"/>
              <w:spacing w:line="276" w:lineRule="auto"/>
              <w:ind w:right="60"/>
              <w:jc w:val="center"/>
              <w:rPr>
                <w:del w:id="5156" w:author="Haiyang Liu" w:date="2026-05-21T09:35:00Z" w16du:dateUtc="2026-05-21T02:35:00Z"/>
                <w:color w:val="000000"/>
                <w:kern w:val="2"/>
              </w:rPr>
            </w:pPr>
            <w:del w:id="5157" w:author="Haiyang Liu" w:date="2026-05-21T09:35:00Z" w16du:dateUtc="2026-05-21T02:35:00Z">
              <w:r w:rsidDel="00833142">
                <w:delText>.06</w:delText>
              </w:r>
            </w:del>
          </w:p>
        </w:tc>
        <w:tc>
          <w:tcPr>
            <w:tcW w:w="605" w:type="dxa"/>
            <w:vAlign w:val="center"/>
          </w:tcPr>
          <w:p w14:paraId="777D3FEC" w14:textId="39428E34" w:rsidR="009458CE" w:rsidDel="00833142" w:rsidRDefault="009C0C59">
            <w:pPr>
              <w:widowControl w:val="0"/>
              <w:autoSpaceDE w:val="0"/>
              <w:autoSpaceDN w:val="0"/>
              <w:adjustRightInd w:val="0"/>
              <w:snapToGrid w:val="0"/>
              <w:spacing w:line="276" w:lineRule="auto"/>
              <w:ind w:right="60"/>
              <w:jc w:val="center"/>
              <w:rPr>
                <w:del w:id="5158" w:author="Haiyang Liu" w:date="2026-05-21T09:35:00Z" w16du:dateUtc="2026-05-21T02:35:00Z"/>
                <w:color w:val="000000"/>
                <w:kern w:val="2"/>
              </w:rPr>
            </w:pPr>
            <w:del w:id="5159" w:author="Haiyang Liu" w:date="2026-05-21T09:35:00Z" w16du:dateUtc="2026-05-21T02:35:00Z">
              <w:r w:rsidDel="00833142">
                <w:delText>.04</w:delText>
              </w:r>
            </w:del>
          </w:p>
        </w:tc>
        <w:tc>
          <w:tcPr>
            <w:tcW w:w="605" w:type="dxa"/>
            <w:vAlign w:val="center"/>
          </w:tcPr>
          <w:p w14:paraId="777D3FED" w14:textId="2DB7C6A4" w:rsidR="009458CE" w:rsidDel="00833142" w:rsidRDefault="009C0C59">
            <w:pPr>
              <w:widowControl w:val="0"/>
              <w:autoSpaceDE w:val="0"/>
              <w:autoSpaceDN w:val="0"/>
              <w:adjustRightInd w:val="0"/>
              <w:snapToGrid w:val="0"/>
              <w:spacing w:line="276" w:lineRule="auto"/>
              <w:ind w:right="60"/>
              <w:jc w:val="center"/>
              <w:rPr>
                <w:del w:id="5160" w:author="Haiyang Liu" w:date="2026-05-21T09:35:00Z" w16du:dateUtc="2026-05-21T02:35:00Z"/>
                <w:color w:val="000000"/>
                <w:kern w:val="2"/>
              </w:rPr>
            </w:pPr>
            <w:del w:id="5161" w:author="Haiyang Liu" w:date="2026-05-21T09:35:00Z" w16du:dateUtc="2026-05-21T02:35:00Z">
              <w:r w:rsidDel="00833142">
                <w:delText>-.23</w:delText>
              </w:r>
              <w:r w:rsidDel="00833142">
                <w:rPr>
                  <w:vertAlign w:val="superscript"/>
                </w:rPr>
                <w:delText>**</w:delText>
              </w:r>
            </w:del>
          </w:p>
        </w:tc>
        <w:tc>
          <w:tcPr>
            <w:tcW w:w="605" w:type="dxa"/>
            <w:vAlign w:val="center"/>
          </w:tcPr>
          <w:p w14:paraId="777D3FEE" w14:textId="002BB399" w:rsidR="009458CE" w:rsidDel="00833142" w:rsidRDefault="009C0C59">
            <w:pPr>
              <w:widowControl w:val="0"/>
              <w:autoSpaceDE w:val="0"/>
              <w:autoSpaceDN w:val="0"/>
              <w:adjustRightInd w:val="0"/>
              <w:snapToGrid w:val="0"/>
              <w:spacing w:line="276" w:lineRule="auto"/>
              <w:ind w:right="60"/>
              <w:jc w:val="center"/>
              <w:rPr>
                <w:del w:id="5162" w:author="Haiyang Liu" w:date="2026-05-21T09:35:00Z" w16du:dateUtc="2026-05-21T02:35:00Z"/>
                <w:color w:val="000000"/>
                <w:kern w:val="2"/>
              </w:rPr>
            </w:pPr>
            <w:del w:id="5163" w:author="Haiyang Liu" w:date="2026-05-21T09:35:00Z" w16du:dateUtc="2026-05-21T02:35:00Z">
              <w:r w:rsidDel="00833142">
                <w:delText>-.19</w:delText>
              </w:r>
              <w:r w:rsidDel="00833142">
                <w:rPr>
                  <w:vertAlign w:val="superscript"/>
                </w:rPr>
                <w:delText>**</w:delText>
              </w:r>
            </w:del>
          </w:p>
        </w:tc>
        <w:tc>
          <w:tcPr>
            <w:tcW w:w="605" w:type="dxa"/>
            <w:vAlign w:val="center"/>
          </w:tcPr>
          <w:p w14:paraId="777D3FEF" w14:textId="23857005" w:rsidR="009458CE" w:rsidDel="00833142" w:rsidRDefault="009C0C59">
            <w:pPr>
              <w:widowControl w:val="0"/>
              <w:autoSpaceDE w:val="0"/>
              <w:autoSpaceDN w:val="0"/>
              <w:adjustRightInd w:val="0"/>
              <w:snapToGrid w:val="0"/>
              <w:spacing w:line="276" w:lineRule="auto"/>
              <w:ind w:right="60"/>
              <w:jc w:val="center"/>
              <w:rPr>
                <w:del w:id="5164" w:author="Haiyang Liu" w:date="2026-05-21T09:35:00Z" w16du:dateUtc="2026-05-21T02:35:00Z"/>
                <w:color w:val="000000"/>
                <w:kern w:val="2"/>
              </w:rPr>
            </w:pPr>
            <w:del w:id="5165" w:author="Haiyang Liu" w:date="2026-05-21T09:35:00Z" w16du:dateUtc="2026-05-21T02:35:00Z">
              <w:r w:rsidDel="00833142">
                <w:delText>.18</w:delText>
              </w:r>
              <w:r w:rsidDel="00833142">
                <w:rPr>
                  <w:vertAlign w:val="superscript"/>
                </w:rPr>
                <w:delText>**</w:delText>
              </w:r>
            </w:del>
          </w:p>
        </w:tc>
        <w:tc>
          <w:tcPr>
            <w:tcW w:w="605" w:type="dxa"/>
            <w:vAlign w:val="center"/>
          </w:tcPr>
          <w:p w14:paraId="777D3FF0" w14:textId="4798A1A7" w:rsidR="009458CE" w:rsidDel="00833142" w:rsidRDefault="009C0C59">
            <w:pPr>
              <w:widowControl w:val="0"/>
              <w:autoSpaceDE w:val="0"/>
              <w:autoSpaceDN w:val="0"/>
              <w:adjustRightInd w:val="0"/>
              <w:snapToGrid w:val="0"/>
              <w:spacing w:line="276" w:lineRule="auto"/>
              <w:ind w:right="60"/>
              <w:jc w:val="center"/>
              <w:rPr>
                <w:del w:id="5166" w:author="Haiyang Liu" w:date="2026-05-21T09:35:00Z" w16du:dateUtc="2026-05-21T02:35:00Z"/>
                <w:color w:val="000000"/>
                <w:kern w:val="2"/>
              </w:rPr>
            </w:pPr>
            <w:del w:id="5167" w:author="Haiyang Liu" w:date="2026-05-21T09:35:00Z" w16du:dateUtc="2026-05-21T02:35:00Z">
              <w:r w:rsidDel="00833142">
                <w:delText>-.32</w:delText>
              </w:r>
              <w:r w:rsidDel="00833142">
                <w:rPr>
                  <w:vertAlign w:val="superscript"/>
                </w:rPr>
                <w:delText>**</w:delText>
              </w:r>
            </w:del>
          </w:p>
        </w:tc>
        <w:tc>
          <w:tcPr>
            <w:tcW w:w="605" w:type="dxa"/>
            <w:vAlign w:val="center"/>
          </w:tcPr>
          <w:p w14:paraId="777D3FF1" w14:textId="343FB446" w:rsidR="009458CE" w:rsidDel="00833142" w:rsidRDefault="009C0C59">
            <w:pPr>
              <w:widowControl w:val="0"/>
              <w:autoSpaceDE w:val="0"/>
              <w:autoSpaceDN w:val="0"/>
              <w:adjustRightInd w:val="0"/>
              <w:snapToGrid w:val="0"/>
              <w:spacing w:line="276" w:lineRule="auto"/>
              <w:ind w:right="60"/>
              <w:jc w:val="center"/>
              <w:rPr>
                <w:del w:id="5168" w:author="Haiyang Liu" w:date="2026-05-21T09:35:00Z" w16du:dateUtc="2026-05-21T02:35:00Z"/>
                <w:b/>
                <w:color w:val="000000"/>
                <w:kern w:val="2"/>
              </w:rPr>
            </w:pPr>
            <w:del w:id="5169" w:author="Haiyang Liu" w:date="2026-05-21T09:35:00Z" w16du:dateUtc="2026-05-21T02:35:00Z">
              <w:r w:rsidDel="00833142">
                <w:delText>.42</w:delText>
              </w:r>
              <w:r w:rsidDel="00833142">
                <w:rPr>
                  <w:vertAlign w:val="superscript"/>
                </w:rPr>
                <w:delText>**</w:delText>
              </w:r>
            </w:del>
          </w:p>
        </w:tc>
        <w:tc>
          <w:tcPr>
            <w:tcW w:w="605" w:type="dxa"/>
            <w:vAlign w:val="center"/>
          </w:tcPr>
          <w:p w14:paraId="777D3FF2" w14:textId="372D35A3" w:rsidR="009458CE" w:rsidDel="00833142" w:rsidRDefault="009C0C59">
            <w:pPr>
              <w:widowControl w:val="0"/>
              <w:autoSpaceDE w:val="0"/>
              <w:autoSpaceDN w:val="0"/>
              <w:adjustRightInd w:val="0"/>
              <w:snapToGrid w:val="0"/>
              <w:spacing w:line="276" w:lineRule="auto"/>
              <w:ind w:right="60"/>
              <w:jc w:val="center"/>
              <w:rPr>
                <w:del w:id="5170" w:author="Haiyang Liu" w:date="2026-05-21T09:35:00Z" w16du:dateUtc="2026-05-21T02:35:00Z"/>
                <w:b/>
                <w:color w:val="000000"/>
                <w:kern w:val="2"/>
              </w:rPr>
            </w:pPr>
            <w:del w:id="5171" w:author="Haiyang Liu" w:date="2026-05-21T09:35:00Z" w16du:dateUtc="2026-05-21T02:35:00Z">
              <w:r w:rsidDel="00833142">
                <w:delText>.39</w:delText>
              </w:r>
              <w:r w:rsidDel="00833142">
                <w:rPr>
                  <w:vertAlign w:val="superscript"/>
                </w:rPr>
                <w:delText>**</w:delText>
              </w:r>
            </w:del>
          </w:p>
        </w:tc>
        <w:tc>
          <w:tcPr>
            <w:tcW w:w="605" w:type="dxa"/>
            <w:vAlign w:val="center"/>
          </w:tcPr>
          <w:p w14:paraId="777D3FF3" w14:textId="3DF9F04D" w:rsidR="009458CE" w:rsidDel="00833142" w:rsidRDefault="009C0C59">
            <w:pPr>
              <w:widowControl w:val="0"/>
              <w:autoSpaceDE w:val="0"/>
              <w:autoSpaceDN w:val="0"/>
              <w:adjustRightInd w:val="0"/>
              <w:snapToGrid w:val="0"/>
              <w:spacing w:line="276" w:lineRule="auto"/>
              <w:ind w:right="60"/>
              <w:jc w:val="center"/>
              <w:rPr>
                <w:del w:id="5172" w:author="Haiyang Liu" w:date="2026-05-21T09:35:00Z" w16du:dateUtc="2026-05-21T02:35:00Z"/>
                <w:b/>
                <w:color w:val="000000"/>
                <w:kern w:val="2"/>
              </w:rPr>
            </w:pPr>
            <w:del w:id="5173" w:author="Haiyang Liu" w:date="2026-05-21T09:35:00Z" w16du:dateUtc="2026-05-21T02:35:00Z">
              <w:r w:rsidDel="00833142">
                <w:rPr>
                  <w:b/>
                  <w:color w:val="000000"/>
                  <w:kern w:val="2"/>
                </w:rPr>
                <w:delText>.98</w:delText>
              </w:r>
            </w:del>
          </w:p>
        </w:tc>
        <w:tc>
          <w:tcPr>
            <w:tcW w:w="605" w:type="dxa"/>
          </w:tcPr>
          <w:p w14:paraId="777D3FF4" w14:textId="388491CA" w:rsidR="009458CE" w:rsidDel="00833142" w:rsidRDefault="009458CE">
            <w:pPr>
              <w:widowControl w:val="0"/>
              <w:autoSpaceDE w:val="0"/>
              <w:autoSpaceDN w:val="0"/>
              <w:adjustRightInd w:val="0"/>
              <w:snapToGrid w:val="0"/>
              <w:spacing w:line="276" w:lineRule="auto"/>
              <w:ind w:right="60"/>
              <w:jc w:val="center"/>
              <w:rPr>
                <w:del w:id="5174" w:author="Haiyang Liu" w:date="2026-05-21T09:35:00Z" w16du:dateUtc="2026-05-21T02:35:00Z"/>
                <w:b/>
                <w:color w:val="000000"/>
                <w:kern w:val="2"/>
              </w:rPr>
            </w:pPr>
          </w:p>
        </w:tc>
        <w:tc>
          <w:tcPr>
            <w:tcW w:w="605" w:type="dxa"/>
          </w:tcPr>
          <w:p w14:paraId="777D3FF5" w14:textId="50D9C7BA" w:rsidR="009458CE" w:rsidDel="00833142" w:rsidRDefault="009458CE">
            <w:pPr>
              <w:widowControl w:val="0"/>
              <w:autoSpaceDE w:val="0"/>
              <w:autoSpaceDN w:val="0"/>
              <w:adjustRightInd w:val="0"/>
              <w:snapToGrid w:val="0"/>
              <w:spacing w:line="276" w:lineRule="auto"/>
              <w:ind w:right="60"/>
              <w:jc w:val="center"/>
              <w:rPr>
                <w:del w:id="5175" w:author="Haiyang Liu" w:date="2026-05-21T09:35:00Z" w16du:dateUtc="2026-05-21T02:35:00Z"/>
                <w:b/>
                <w:color w:val="000000"/>
                <w:kern w:val="2"/>
              </w:rPr>
            </w:pPr>
          </w:p>
        </w:tc>
      </w:tr>
      <w:tr w:rsidR="009458CE" w:rsidDel="00833142" w14:paraId="777D4008" w14:textId="1AB366FF">
        <w:trPr>
          <w:cantSplit/>
          <w:trHeight w:val="144"/>
          <w:jc w:val="center"/>
          <w:del w:id="5176" w:author="Haiyang Liu" w:date="2026-05-21T09:35:00Z"/>
        </w:trPr>
        <w:tc>
          <w:tcPr>
            <w:tcW w:w="3616" w:type="dxa"/>
            <w:vAlign w:val="center"/>
          </w:tcPr>
          <w:p w14:paraId="777D3FF7" w14:textId="4B12F48C" w:rsidR="009458CE" w:rsidDel="00833142" w:rsidRDefault="009C0C59">
            <w:pPr>
              <w:widowControl w:val="0"/>
              <w:autoSpaceDE w:val="0"/>
              <w:autoSpaceDN w:val="0"/>
              <w:adjustRightInd w:val="0"/>
              <w:snapToGrid w:val="0"/>
              <w:spacing w:line="276" w:lineRule="auto"/>
              <w:ind w:right="60"/>
              <w:rPr>
                <w:del w:id="5177" w:author="Haiyang Liu" w:date="2026-05-21T09:35:00Z" w16du:dateUtc="2026-05-21T02:35:00Z"/>
                <w:rFonts w:eastAsia="DengXian"/>
                <w:color w:val="000000"/>
                <w:kern w:val="2"/>
              </w:rPr>
            </w:pPr>
            <w:del w:id="5178" w:author="Haiyang Liu" w:date="2026-05-21T09:35:00Z" w16du:dateUtc="2026-05-21T02:35:00Z">
              <w:r w:rsidDel="00833142">
                <w:rPr>
                  <w:rFonts w:eastAsia="DengXian"/>
                  <w:color w:val="000000"/>
                  <w:kern w:val="2"/>
                </w:rPr>
                <w:delText>13.Newcomer task performance</w:delText>
              </w:r>
            </w:del>
          </w:p>
        </w:tc>
        <w:tc>
          <w:tcPr>
            <w:tcW w:w="704" w:type="dxa"/>
            <w:vAlign w:val="center"/>
          </w:tcPr>
          <w:p w14:paraId="777D3FF8" w14:textId="78BE3362" w:rsidR="009458CE" w:rsidDel="00833142" w:rsidRDefault="009C0C59">
            <w:pPr>
              <w:widowControl w:val="0"/>
              <w:autoSpaceDE w:val="0"/>
              <w:autoSpaceDN w:val="0"/>
              <w:adjustRightInd w:val="0"/>
              <w:snapToGrid w:val="0"/>
              <w:spacing w:line="276" w:lineRule="auto"/>
              <w:ind w:right="60"/>
              <w:jc w:val="right"/>
              <w:rPr>
                <w:del w:id="5179" w:author="Haiyang Liu" w:date="2026-05-21T09:35:00Z" w16du:dateUtc="2026-05-21T02:35:00Z"/>
              </w:rPr>
            </w:pPr>
            <w:del w:id="5180" w:author="Haiyang Liu" w:date="2026-05-21T09:35:00Z" w16du:dateUtc="2026-05-21T02:35:00Z">
              <w:r w:rsidDel="00833142">
                <w:delText>5.25</w:delText>
              </w:r>
            </w:del>
          </w:p>
        </w:tc>
        <w:tc>
          <w:tcPr>
            <w:tcW w:w="540" w:type="dxa"/>
            <w:vAlign w:val="center"/>
          </w:tcPr>
          <w:p w14:paraId="777D3FF9" w14:textId="57A6FDC5" w:rsidR="009458CE" w:rsidDel="00833142" w:rsidRDefault="009C0C59">
            <w:pPr>
              <w:widowControl w:val="0"/>
              <w:autoSpaceDE w:val="0"/>
              <w:autoSpaceDN w:val="0"/>
              <w:adjustRightInd w:val="0"/>
              <w:snapToGrid w:val="0"/>
              <w:spacing w:line="276" w:lineRule="auto"/>
              <w:ind w:right="60"/>
              <w:jc w:val="right"/>
              <w:rPr>
                <w:del w:id="5181" w:author="Haiyang Liu" w:date="2026-05-21T09:35:00Z" w16du:dateUtc="2026-05-21T02:35:00Z"/>
              </w:rPr>
            </w:pPr>
            <w:del w:id="5182" w:author="Haiyang Liu" w:date="2026-05-21T09:35:00Z" w16du:dateUtc="2026-05-21T02:35:00Z">
              <w:r w:rsidDel="00833142">
                <w:delText>1.52</w:delText>
              </w:r>
            </w:del>
          </w:p>
        </w:tc>
        <w:tc>
          <w:tcPr>
            <w:tcW w:w="605" w:type="dxa"/>
            <w:vAlign w:val="center"/>
          </w:tcPr>
          <w:p w14:paraId="777D3FFA" w14:textId="22AE61E0" w:rsidR="009458CE" w:rsidDel="00833142" w:rsidRDefault="009C0C59">
            <w:pPr>
              <w:widowControl w:val="0"/>
              <w:autoSpaceDE w:val="0"/>
              <w:autoSpaceDN w:val="0"/>
              <w:adjustRightInd w:val="0"/>
              <w:snapToGrid w:val="0"/>
              <w:spacing w:line="276" w:lineRule="auto"/>
              <w:ind w:right="60"/>
              <w:jc w:val="center"/>
              <w:rPr>
                <w:del w:id="5183" w:author="Haiyang Liu" w:date="2026-05-21T09:35:00Z" w16du:dateUtc="2026-05-21T02:35:00Z"/>
              </w:rPr>
            </w:pPr>
            <w:del w:id="5184" w:author="Haiyang Liu" w:date="2026-05-21T09:35:00Z" w16du:dateUtc="2026-05-21T02:35:00Z">
              <w:r w:rsidDel="00833142">
                <w:delText>.11</w:delText>
              </w:r>
            </w:del>
          </w:p>
        </w:tc>
        <w:tc>
          <w:tcPr>
            <w:tcW w:w="605" w:type="dxa"/>
            <w:vAlign w:val="center"/>
          </w:tcPr>
          <w:p w14:paraId="777D3FFB" w14:textId="34AECAEC" w:rsidR="009458CE" w:rsidDel="00833142" w:rsidRDefault="009C0C59">
            <w:pPr>
              <w:widowControl w:val="0"/>
              <w:autoSpaceDE w:val="0"/>
              <w:autoSpaceDN w:val="0"/>
              <w:adjustRightInd w:val="0"/>
              <w:snapToGrid w:val="0"/>
              <w:spacing w:line="276" w:lineRule="auto"/>
              <w:ind w:right="60"/>
              <w:jc w:val="center"/>
              <w:rPr>
                <w:del w:id="5185" w:author="Haiyang Liu" w:date="2026-05-21T09:35:00Z" w16du:dateUtc="2026-05-21T02:35:00Z"/>
              </w:rPr>
            </w:pPr>
            <w:del w:id="5186" w:author="Haiyang Liu" w:date="2026-05-21T09:35:00Z" w16du:dateUtc="2026-05-21T02:35:00Z">
              <w:r w:rsidDel="00833142">
                <w:delText>-.06</w:delText>
              </w:r>
            </w:del>
          </w:p>
        </w:tc>
        <w:tc>
          <w:tcPr>
            <w:tcW w:w="605" w:type="dxa"/>
            <w:vAlign w:val="center"/>
          </w:tcPr>
          <w:p w14:paraId="777D3FFC" w14:textId="4226CE76" w:rsidR="009458CE" w:rsidDel="00833142" w:rsidRDefault="009C0C59">
            <w:pPr>
              <w:widowControl w:val="0"/>
              <w:autoSpaceDE w:val="0"/>
              <w:autoSpaceDN w:val="0"/>
              <w:adjustRightInd w:val="0"/>
              <w:snapToGrid w:val="0"/>
              <w:spacing w:line="276" w:lineRule="auto"/>
              <w:ind w:right="60"/>
              <w:jc w:val="center"/>
              <w:rPr>
                <w:del w:id="5187" w:author="Haiyang Liu" w:date="2026-05-21T09:35:00Z" w16du:dateUtc="2026-05-21T02:35:00Z"/>
              </w:rPr>
            </w:pPr>
            <w:del w:id="5188" w:author="Haiyang Liu" w:date="2026-05-21T09:35:00Z" w16du:dateUtc="2026-05-21T02:35:00Z">
              <w:r w:rsidDel="00833142">
                <w:delText>.07</w:delText>
              </w:r>
            </w:del>
          </w:p>
        </w:tc>
        <w:tc>
          <w:tcPr>
            <w:tcW w:w="605" w:type="dxa"/>
            <w:vAlign w:val="center"/>
          </w:tcPr>
          <w:p w14:paraId="777D3FFD" w14:textId="47C622DD" w:rsidR="009458CE" w:rsidDel="00833142" w:rsidRDefault="009C0C59">
            <w:pPr>
              <w:widowControl w:val="0"/>
              <w:autoSpaceDE w:val="0"/>
              <w:autoSpaceDN w:val="0"/>
              <w:adjustRightInd w:val="0"/>
              <w:snapToGrid w:val="0"/>
              <w:spacing w:line="276" w:lineRule="auto"/>
              <w:ind w:right="60"/>
              <w:jc w:val="center"/>
              <w:rPr>
                <w:del w:id="5189" w:author="Haiyang Liu" w:date="2026-05-21T09:35:00Z" w16du:dateUtc="2026-05-21T02:35:00Z"/>
              </w:rPr>
            </w:pPr>
            <w:del w:id="5190" w:author="Haiyang Liu" w:date="2026-05-21T09:35:00Z" w16du:dateUtc="2026-05-21T02:35:00Z">
              <w:r w:rsidDel="00833142">
                <w:delText>-.03</w:delText>
              </w:r>
            </w:del>
          </w:p>
        </w:tc>
        <w:tc>
          <w:tcPr>
            <w:tcW w:w="605" w:type="dxa"/>
            <w:vAlign w:val="center"/>
          </w:tcPr>
          <w:p w14:paraId="777D3FFE" w14:textId="4CB84D60" w:rsidR="009458CE" w:rsidDel="00833142" w:rsidRDefault="009C0C59">
            <w:pPr>
              <w:widowControl w:val="0"/>
              <w:autoSpaceDE w:val="0"/>
              <w:autoSpaceDN w:val="0"/>
              <w:adjustRightInd w:val="0"/>
              <w:snapToGrid w:val="0"/>
              <w:spacing w:line="276" w:lineRule="auto"/>
              <w:ind w:right="60"/>
              <w:jc w:val="center"/>
              <w:rPr>
                <w:del w:id="5191" w:author="Haiyang Liu" w:date="2026-05-21T09:35:00Z" w16du:dateUtc="2026-05-21T02:35:00Z"/>
              </w:rPr>
            </w:pPr>
            <w:del w:id="5192" w:author="Haiyang Liu" w:date="2026-05-21T09:35:00Z" w16du:dateUtc="2026-05-21T02:35:00Z">
              <w:r w:rsidDel="00833142">
                <w:delText>.04</w:delText>
              </w:r>
            </w:del>
          </w:p>
        </w:tc>
        <w:tc>
          <w:tcPr>
            <w:tcW w:w="605" w:type="dxa"/>
            <w:vAlign w:val="center"/>
          </w:tcPr>
          <w:p w14:paraId="777D3FFF" w14:textId="3B8EB07B" w:rsidR="009458CE" w:rsidDel="00833142" w:rsidRDefault="009C0C59">
            <w:pPr>
              <w:widowControl w:val="0"/>
              <w:autoSpaceDE w:val="0"/>
              <w:autoSpaceDN w:val="0"/>
              <w:adjustRightInd w:val="0"/>
              <w:snapToGrid w:val="0"/>
              <w:spacing w:line="276" w:lineRule="auto"/>
              <w:ind w:right="60"/>
              <w:jc w:val="center"/>
              <w:rPr>
                <w:del w:id="5193" w:author="Haiyang Liu" w:date="2026-05-21T09:35:00Z" w16du:dateUtc="2026-05-21T02:35:00Z"/>
              </w:rPr>
            </w:pPr>
            <w:del w:id="5194" w:author="Haiyang Liu" w:date="2026-05-21T09:35:00Z" w16du:dateUtc="2026-05-21T02:35:00Z">
              <w:r w:rsidDel="00833142">
                <w:delText>.31</w:delText>
              </w:r>
              <w:r w:rsidDel="00833142">
                <w:rPr>
                  <w:vertAlign w:val="superscript"/>
                </w:rPr>
                <w:delText>**</w:delText>
              </w:r>
            </w:del>
          </w:p>
        </w:tc>
        <w:tc>
          <w:tcPr>
            <w:tcW w:w="605" w:type="dxa"/>
            <w:vAlign w:val="center"/>
          </w:tcPr>
          <w:p w14:paraId="777D4000" w14:textId="4EB20AA5" w:rsidR="009458CE" w:rsidDel="00833142" w:rsidRDefault="009C0C59">
            <w:pPr>
              <w:widowControl w:val="0"/>
              <w:autoSpaceDE w:val="0"/>
              <w:autoSpaceDN w:val="0"/>
              <w:adjustRightInd w:val="0"/>
              <w:snapToGrid w:val="0"/>
              <w:spacing w:line="276" w:lineRule="auto"/>
              <w:ind w:right="60"/>
              <w:jc w:val="center"/>
              <w:rPr>
                <w:del w:id="5195" w:author="Haiyang Liu" w:date="2026-05-21T09:35:00Z" w16du:dateUtc="2026-05-21T02:35:00Z"/>
              </w:rPr>
            </w:pPr>
            <w:del w:id="5196" w:author="Haiyang Liu" w:date="2026-05-21T09:35:00Z" w16du:dateUtc="2026-05-21T02:35:00Z">
              <w:r w:rsidDel="00833142">
                <w:delText>.25</w:delText>
              </w:r>
              <w:r w:rsidDel="00833142">
                <w:rPr>
                  <w:vertAlign w:val="superscript"/>
                </w:rPr>
                <w:delText>**</w:delText>
              </w:r>
            </w:del>
          </w:p>
        </w:tc>
        <w:tc>
          <w:tcPr>
            <w:tcW w:w="605" w:type="dxa"/>
            <w:vAlign w:val="center"/>
          </w:tcPr>
          <w:p w14:paraId="777D4001" w14:textId="3D72E3F5" w:rsidR="009458CE" w:rsidDel="00833142" w:rsidRDefault="009C0C59">
            <w:pPr>
              <w:widowControl w:val="0"/>
              <w:autoSpaceDE w:val="0"/>
              <w:autoSpaceDN w:val="0"/>
              <w:adjustRightInd w:val="0"/>
              <w:snapToGrid w:val="0"/>
              <w:spacing w:line="276" w:lineRule="auto"/>
              <w:ind w:right="60"/>
              <w:jc w:val="center"/>
              <w:rPr>
                <w:del w:id="5197" w:author="Haiyang Liu" w:date="2026-05-21T09:35:00Z" w16du:dateUtc="2026-05-21T02:35:00Z"/>
              </w:rPr>
            </w:pPr>
            <w:del w:id="5198" w:author="Haiyang Liu" w:date="2026-05-21T09:35:00Z" w16du:dateUtc="2026-05-21T02:35:00Z">
              <w:r w:rsidDel="00833142">
                <w:delText>-.03</w:delText>
              </w:r>
            </w:del>
          </w:p>
        </w:tc>
        <w:tc>
          <w:tcPr>
            <w:tcW w:w="605" w:type="dxa"/>
            <w:vAlign w:val="center"/>
          </w:tcPr>
          <w:p w14:paraId="777D4002" w14:textId="6572A316" w:rsidR="009458CE" w:rsidDel="00833142" w:rsidRDefault="009C0C59">
            <w:pPr>
              <w:widowControl w:val="0"/>
              <w:autoSpaceDE w:val="0"/>
              <w:autoSpaceDN w:val="0"/>
              <w:adjustRightInd w:val="0"/>
              <w:snapToGrid w:val="0"/>
              <w:spacing w:line="276" w:lineRule="auto"/>
              <w:ind w:right="60"/>
              <w:jc w:val="center"/>
              <w:rPr>
                <w:del w:id="5199" w:author="Haiyang Liu" w:date="2026-05-21T09:35:00Z" w16du:dateUtc="2026-05-21T02:35:00Z"/>
              </w:rPr>
            </w:pPr>
            <w:del w:id="5200" w:author="Haiyang Liu" w:date="2026-05-21T09:35:00Z" w16du:dateUtc="2026-05-21T02:35:00Z">
              <w:r w:rsidDel="00833142">
                <w:delText>.26</w:delText>
              </w:r>
              <w:r w:rsidDel="00833142">
                <w:rPr>
                  <w:vertAlign w:val="superscript"/>
                </w:rPr>
                <w:delText>**</w:delText>
              </w:r>
            </w:del>
          </w:p>
        </w:tc>
        <w:tc>
          <w:tcPr>
            <w:tcW w:w="605" w:type="dxa"/>
            <w:vAlign w:val="center"/>
          </w:tcPr>
          <w:p w14:paraId="777D4003" w14:textId="02D21FB6" w:rsidR="009458CE" w:rsidDel="00833142" w:rsidRDefault="009C0C59">
            <w:pPr>
              <w:widowControl w:val="0"/>
              <w:autoSpaceDE w:val="0"/>
              <w:autoSpaceDN w:val="0"/>
              <w:adjustRightInd w:val="0"/>
              <w:snapToGrid w:val="0"/>
              <w:spacing w:line="276" w:lineRule="auto"/>
              <w:ind w:right="60"/>
              <w:jc w:val="center"/>
              <w:rPr>
                <w:del w:id="5201" w:author="Haiyang Liu" w:date="2026-05-21T09:35:00Z" w16du:dateUtc="2026-05-21T02:35:00Z"/>
              </w:rPr>
            </w:pPr>
            <w:del w:id="5202" w:author="Haiyang Liu" w:date="2026-05-21T09:35:00Z" w16du:dateUtc="2026-05-21T02:35:00Z">
              <w:r w:rsidDel="00833142">
                <w:delText>-.20</w:delText>
              </w:r>
              <w:r w:rsidDel="00833142">
                <w:rPr>
                  <w:vertAlign w:val="superscript"/>
                </w:rPr>
                <w:delText>**</w:delText>
              </w:r>
            </w:del>
          </w:p>
        </w:tc>
        <w:tc>
          <w:tcPr>
            <w:tcW w:w="605" w:type="dxa"/>
            <w:vAlign w:val="center"/>
          </w:tcPr>
          <w:p w14:paraId="777D4004" w14:textId="03BD2A95" w:rsidR="009458CE" w:rsidDel="00833142" w:rsidRDefault="009C0C59">
            <w:pPr>
              <w:widowControl w:val="0"/>
              <w:autoSpaceDE w:val="0"/>
              <w:autoSpaceDN w:val="0"/>
              <w:adjustRightInd w:val="0"/>
              <w:snapToGrid w:val="0"/>
              <w:spacing w:line="276" w:lineRule="auto"/>
              <w:ind w:right="60"/>
              <w:jc w:val="center"/>
              <w:rPr>
                <w:del w:id="5203" w:author="Haiyang Liu" w:date="2026-05-21T09:35:00Z" w16du:dateUtc="2026-05-21T02:35:00Z"/>
              </w:rPr>
            </w:pPr>
            <w:del w:id="5204" w:author="Haiyang Liu" w:date="2026-05-21T09:35:00Z" w16du:dateUtc="2026-05-21T02:35:00Z">
              <w:r w:rsidDel="00833142">
                <w:delText>-.14</w:delText>
              </w:r>
              <w:r w:rsidDel="00833142">
                <w:rPr>
                  <w:vertAlign w:val="superscript"/>
                </w:rPr>
                <w:delText>**</w:delText>
              </w:r>
            </w:del>
          </w:p>
        </w:tc>
        <w:tc>
          <w:tcPr>
            <w:tcW w:w="605" w:type="dxa"/>
            <w:vAlign w:val="center"/>
          </w:tcPr>
          <w:p w14:paraId="777D4005" w14:textId="4DA00D8E" w:rsidR="009458CE" w:rsidDel="00833142" w:rsidRDefault="009C0C59">
            <w:pPr>
              <w:widowControl w:val="0"/>
              <w:autoSpaceDE w:val="0"/>
              <w:autoSpaceDN w:val="0"/>
              <w:adjustRightInd w:val="0"/>
              <w:snapToGrid w:val="0"/>
              <w:spacing w:line="276" w:lineRule="auto"/>
              <w:ind w:right="60"/>
              <w:jc w:val="center"/>
              <w:rPr>
                <w:del w:id="5205" w:author="Haiyang Liu" w:date="2026-05-21T09:35:00Z" w16du:dateUtc="2026-05-21T02:35:00Z"/>
                <w:color w:val="000000"/>
                <w:kern w:val="2"/>
              </w:rPr>
            </w:pPr>
            <w:del w:id="5206" w:author="Haiyang Liu" w:date="2026-05-21T09:35:00Z" w16du:dateUtc="2026-05-21T02:35:00Z">
              <w:r w:rsidDel="00833142">
                <w:rPr>
                  <w:color w:val="000000"/>
                  <w:kern w:val="2"/>
                </w:rPr>
                <w:delText>-.35</w:delText>
              </w:r>
              <w:r w:rsidDel="00833142">
                <w:rPr>
                  <w:vertAlign w:val="superscript"/>
                </w:rPr>
                <w:delText>**</w:delText>
              </w:r>
            </w:del>
          </w:p>
        </w:tc>
        <w:tc>
          <w:tcPr>
            <w:tcW w:w="605" w:type="dxa"/>
            <w:vAlign w:val="center"/>
          </w:tcPr>
          <w:p w14:paraId="777D4006" w14:textId="5A2D30EB" w:rsidR="009458CE" w:rsidDel="00833142" w:rsidRDefault="009C0C59">
            <w:pPr>
              <w:widowControl w:val="0"/>
              <w:autoSpaceDE w:val="0"/>
              <w:autoSpaceDN w:val="0"/>
              <w:adjustRightInd w:val="0"/>
              <w:snapToGrid w:val="0"/>
              <w:spacing w:line="276" w:lineRule="auto"/>
              <w:ind w:right="60"/>
              <w:jc w:val="center"/>
              <w:rPr>
                <w:del w:id="5207" w:author="Haiyang Liu" w:date="2026-05-21T09:35:00Z" w16du:dateUtc="2026-05-21T02:35:00Z"/>
                <w:b/>
                <w:color w:val="000000"/>
                <w:kern w:val="2"/>
              </w:rPr>
            </w:pPr>
            <w:del w:id="5208" w:author="Haiyang Liu" w:date="2026-05-21T09:35:00Z" w16du:dateUtc="2026-05-21T02:35:00Z">
              <w:r w:rsidDel="00833142">
                <w:rPr>
                  <w:b/>
                  <w:color w:val="000000"/>
                  <w:kern w:val="2"/>
                </w:rPr>
                <w:delText>.95</w:delText>
              </w:r>
            </w:del>
          </w:p>
        </w:tc>
        <w:tc>
          <w:tcPr>
            <w:tcW w:w="605" w:type="dxa"/>
          </w:tcPr>
          <w:p w14:paraId="777D4007" w14:textId="12BA9359" w:rsidR="009458CE" w:rsidDel="00833142" w:rsidRDefault="009458CE">
            <w:pPr>
              <w:widowControl w:val="0"/>
              <w:autoSpaceDE w:val="0"/>
              <w:autoSpaceDN w:val="0"/>
              <w:adjustRightInd w:val="0"/>
              <w:snapToGrid w:val="0"/>
              <w:spacing w:line="276" w:lineRule="auto"/>
              <w:ind w:right="60"/>
              <w:jc w:val="center"/>
              <w:rPr>
                <w:del w:id="5209" w:author="Haiyang Liu" w:date="2026-05-21T09:35:00Z" w16du:dateUtc="2026-05-21T02:35:00Z"/>
                <w:b/>
                <w:color w:val="000000"/>
                <w:kern w:val="2"/>
              </w:rPr>
            </w:pPr>
          </w:p>
        </w:tc>
      </w:tr>
      <w:tr w:rsidR="009458CE" w:rsidDel="00833142" w14:paraId="777D401A" w14:textId="3CCC2386">
        <w:trPr>
          <w:cantSplit/>
          <w:trHeight w:val="144"/>
          <w:jc w:val="center"/>
          <w:del w:id="5210" w:author="Haiyang Liu" w:date="2026-05-21T09:35:00Z"/>
        </w:trPr>
        <w:tc>
          <w:tcPr>
            <w:tcW w:w="3616" w:type="dxa"/>
            <w:tcBorders>
              <w:bottom w:val="single" w:sz="4" w:space="0" w:color="auto"/>
            </w:tcBorders>
            <w:vAlign w:val="center"/>
          </w:tcPr>
          <w:p w14:paraId="777D4009" w14:textId="0E69C2BA" w:rsidR="009458CE" w:rsidDel="00833142" w:rsidRDefault="009C0C59">
            <w:pPr>
              <w:widowControl w:val="0"/>
              <w:autoSpaceDE w:val="0"/>
              <w:autoSpaceDN w:val="0"/>
              <w:adjustRightInd w:val="0"/>
              <w:snapToGrid w:val="0"/>
              <w:spacing w:line="276" w:lineRule="auto"/>
              <w:ind w:right="60"/>
              <w:rPr>
                <w:del w:id="5211" w:author="Haiyang Liu" w:date="2026-05-21T09:35:00Z" w16du:dateUtc="2026-05-21T02:35:00Z"/>
                <w:rFonts w:eastAsia="DengXian"/>
                <w:color w:val="000000"/>
                <w:kern w:val="2"/>
              </w:rPr>
            </w:pPr>
            <w:del w:id="5212" w:author="Haiyang Liu" w:date="2026-05-21T09:35:00Z" w16du:dateUtc="2026-05-21T02:35:00Z">
              <w:r w:rsidDel="00833142">
                <w:rPr>
                  <w:rFonts w:eastAsia="DengXian"/>
                  <w:color w:val="000000"/>
                  <w:kern w:val="2"/>
                </w:rPr>
                <w:delText>14.Newcomer annual merit pay (Log)</w:delText>
              </w:r>
            </w:del>
          </w:p>
        </w:tc>
        <w:tc>
          <w:tcPr>
            <w:tcW w:w="704" w:type="dxa"/>
            <w:tcBorders>
              <w:bottom w:val="single" w:sz="4" w:space="0" w:color="auto"/>
            </w:tcBorders>
            <w:vAlign w:val="center"/>
          </w:tcPr>
          <w:p w14:paraId="777D400A" w14:textId="24487B5C" w:rsidR="009458CE" w:rsidDel="00833142" w:rsidRDefault="009C0C59">
            <w:pPr>
              <w:widowControl w:val="0"/>
              <w:autoSpaceDE w:val="0"/>
              <w:autoSpaceDN w:val="0"/>
              <w:adjustRightInd w:val="0"/>
              <w:snapToGrid w:val="0"/>
              <w:spacing w:line="276" w:lineRule="auto"/>
              <w:ind w:right="60"/>
              <w:jc w:val="right"/>
              <w:rPr>
                <w:del w:id="5213" w:author="Haiyang Liu" w:date="2026-05-21T09:35:00Z" w16du:dateUtc="2026-05-21T02:35:00Z"/>
              </w:rPr>
            </w:pPr>
            <w:del w:id="5214" w:author="Haiyang Liu" w:date="2026-05-21T09:35:00Z" w16du:dateUtc="2026-05-21T02:35:00Z">
              <w:r w:rsidDel="00833142">
                <w:delText>4.29</w:delText>
              </w:r>
            </w:del>
          </w:p>
        </w:tc>
        <w:tc>
          <w:tcPr>
            <w:tcW w:w="540" w:type="dxa"/>
            <w:tcBorders>
              <w:bottom w:val="single" w:sz="4" w:space="0" w:color="auto"/>
            </w:tcBorders>
            <w:vAlign w:val="center"/>
          </w:tcPr>
          <w:p w14:paraId="777D400B" w14:textId="26EDE83A" w:rsidR="009458CE" w:rsidDel="00833142" w:rsidRDefault="009C0C59">
            <w:pPr>
              <w:widowControl w:val="0"/>
              <w:autoSpaceDE w:val="0"/>
              <w:autoSpaceDN w:val="0"/>
              <w:adjustRightInd w:val="0"/>
              <w:snapToGrid w:val="0"/>
              <w:spacing w:line="276" w:lineRule="auto"/>
              <w:ind w:right="60"/>
              <w:jc w:val="right"/>
              <w:rPr>
                <w:del w:id="5215" w:author="Haiyang Liu" w:date="2026-05-21T09:35:00Z" w16du:dateUtc="2026-05-21T02:35:00Z"/>
              </w:rPr>
            </w:pPr>
            <w:del w:id="5216" w:author="Haiyang Liu" w:date="2026-05-21T09:35:00Z" w16du:dateUtc="2026-05-21T02:35:00Z">
              <w:r w:rsidDel="00833142">
                <w:delText>.06</w:delText>
              </w:r>
            </w:del>
          </w:p>
        </w:tc>
        <w:tc>
          <w:tcPr>
            <w:tcW w:w="605" w:type="dxa"/>
            <w:tcBorders>
              <w:bottom w:val="single" w:sz="4" w:space="0" w:color="auto"/>
            </w:tcBorders>
            <w:vAlign w:val="center"/>
          </w:tcPr>
          <w:p w14:paraId="777D400C" w14:textId="7180C717" w:rsidR="009458CE" w:rsidDel="00833142" w:rsidRDefault="009C0C59">
            <w:pPr>
              <w:widowControl w:val="0"/>
              <w:autoSpaceDE w:val="0"/>
              <w:autoSpaceDN w:val="0"/>
              <w:adjustRightInd w:val="0"/>
              <w:snapToGrid w:val="0"/>
              <w:spacing w:line="276" w:lineRule="auto"/>
              <w:ind w:right="60"/>
              <w:jc w:val="center"/>
              <w:rPr>
                <w:del w:id="5217" w:author="Haiyang Liu" w:date="2026-05-21T09:35:00Z" w16du:dateUtc="2026-05-21T02:35:00Z"/>
              </w:rPr>
            </w:pPr>
            <w:del w:id="5218" w:author="Haiyang Liu" w:date="2026-05-21T09:35:00Z" w16du:dateUtc="2026-05-21T02:35:00Z">
              <w:r w:rsidDel="00833142">
                <w:delText>-.05</w:delText>
              </w:r>
            </w:del>
          </w:p>
        </w:tc>
        <w:tc>
          <w:tcPr>
            <w:tcW w:w="605" w:type="dxa"/>
            <w:tcBorders>
              <w:bottom w:val="single" w:sz="4" w:space="0" w:color="auto"/>
            </w:tcBorders>
            <w:vAlign w:val="center"/>
          </w:tcPr>
          <w:p w14:paraId="777D400D" w14:textId="08F28103" w:rsidR="009458CE" w:rsidDel="00833142" w:rsidRDefault="009C0C59">
            <w:pPr>
              <w:widowControl w:val="0"/>
              <w:autoSpaceDE w:val="0"/>
              <w:autoSpaceDN w:val="0"/>
              <w:adjustRightInd w:val="0"/>
              <w:snapToGrid w:val="0"/>
              <w:spacing w:line="276" w:lineRule="auto"/>
              <w:ind w:right="60"/>
              <w:jc w:val="center"/>
              <w:rPr>
                <w:del w:id="5219" w:author="Haiyang Liu" w:date="2026-05-21T09:35:00Z" w16du:dateUtc="2026-05-21T02:35:00Z"/>
              </w:rPr>
            </w:pPr>
            <w:del w:id="5220" w:author="Haiyang Liu" w:date="2026-05-21T09:35:00Z" w16du:dateUtc="2026-05-21T02:35:00Z">
              <w:r w:rsidDel="00833142">
                <w:delText>-.04</w:delText>
              </w:r>
            </w:del>
          </w:p>
        </w:tc>
        <w:tc>
          <w:tcPr>
            <w:tcW w:w="605" w:type="dxa"/>
            <w:tcBorders>
              <w:bottom w:val="single" w:sz="4" w:space="0" w:color="auto"/>
            </w:tcBorders>
            <w:vAlign w:val="center"/>
          </w:tcPr>
          <w:p w14:paraId="777D400E" w14:textId="334E0B09" w:rsidR="009458CE" w:rsidDel="00833142" w:rsidRDefault="009C0C59">
            <w:pPr>
              <w:widowControl w:val="0"/>
              <w:autoSpaceDE w:val="0"/>
              <w:autoSpaceDN w:val="0"/>
              <w:adjustRightInd w:val="0"/>
              <w:snapToGrid w:val="0"/>
              <w:spacing w:line="276" w:lineRule="auto"/>
              <w:ind w:right="60"/>
              <w:jc w:val="center"/>
              <w:rPr>
                <w:del w:id="5221" w:author="Haiyang Liu" w:date="2026-05-21T09:35:00Z" w16du:dateUtc="2026-05-21T02:35:00Z"/>
              </w:rPr>
            </w:pPr>
            <w:del w:id="5222" w:author="Haiyang Liu" w:date="2026-05-21T09:35:00Z" w16du:dateUtc="2026-05-21T02:35:00Z">
              <w:r w:rsidDel="00833142">
                <w:delText>.08</w:delText>
              </w:r>
            </w:del>
          </w:p>
        </w:tc>
        <w:tc>
          <w:tcPr>
            <w:tcW w:w="605" w:type="dxa"/>
            <w:tcBorders>
              <w:bottom w:val="single" w:sz="4" w:space="0" w:color="auto"/>
            </w:tcBorders>
            <w:vAlign w:val="center"/>
          </w:tcPr>
          <w:p w14:paraId="777D400F" w14:textId="25007B8E" w:rsidR="009458CE" w:rsidDel="00833142" w:rsidRDefault="009C0C59">
            <w:pPr>
              <w:widowControl w:val="0"/>
              <w:autoSpaceDE w:val="0"/>
              <w:autoSpaceDN w:val="0"/>
              <w:adjustRightInd w:val="0"/>
              <w:snapToGrid w:val="0"/>
              <w:spacing w:line="276" w:lineRule="auto"/>
              <w:ind w:right="60"/>
              <w:jc w:val="center"/>
              <w:rPr>
                <w:del w:id="5223" w:author="Haiyang Liu" w:date="2026-05-21T09:35:00Z" w16du:dateUtc="2026-05-21T02:35:00Z"/>
              </w:rPr>
            </w:pPr>
            <w:del w:id="5224" w:author="Haiyang Liu" w:date="2026-05-21T09:35:00Z" w16du:dateUtc="2026-05-21T02:35:00Z">
              <w:r w:rsidDel="00833142">
                <w:delText>-.03</w:delText>
              </w:r>
            </w:del>
          </w:p>
        </w:tc>
        <w:tc>
          <w:tcPr>
            <w:tcW w:w="605" w:type="dxa"/>
            <w:tcBorders>
              <w:bottom w:val="single" w:sz="4" w:space="0" w:color="auto"/>
            </w:tcBorders>
            <w:vAlign w:val="center"/>
          </w:tcPr>
          <w:p w14:paraId="777D4010" w14:textId="3100E0A8" w:rsidR="009458CE" w:rsidDel="00833142" w:rsidRDefault="009C0C59">
            <w:pPr>
              <w:widowControl w:val="0"/>
              <w:autoSpaceDE w:val="0"/>
              <w:autoSpaceDN w:val="0"/>
              <w:adjustRightInd w:val="0"/>
              <w:snapToGrid w:val="0"/>
              <w:spacing w:line="276" w:lineRule="auto"/>
              <w:ind w:right="60"/>
              <w:jc w:val="center"/>
              <w:rPr>
                <w:del w:id="5225" w:author="Haiyang Liu" w:date="2026-05-21T09:35:00Z" w16du:dateUtc="2026-05-21T02:35:00Z"/>
              </w:rPr>
            </w:pPr>
            <w:del w:id="5226" w:author="Haiyang Liu" w:date="2026-05-21T09:35:00Z" w16du:dateUtc="2026-05-21T02:35:00Z">
              <w:r w:rsidDel="00833142">
                <w:delText>.03</w:delText>
              </w:r>
            </w:del>
          </w:p>
        </w:tc>
        <w:tc>
          <w:tcPr>
            <w:tcW w:w="605" w:type="dxa"/>
            <w:tcBorders>
              <w:bottom w:val="single" w:sz="4" w:space="0" w:color="auto"/>
            </w:tcBorders>
            <w:vAlign w:val="center"/>
          </w:tcPr>
          <w:p w14:paraId="777D4011" w14:textId="0B7D1C9C" w:rsidR="009458CE" w:rsidDel="00833142" w:rsidRDefault="009C0C59">
            <w:pPr>
              <w:widowControl w:val="0"/>
              <w:autoSpaceDE w:val="0"/>
              <w:autoSpaceDN w:val="0"/>
              <w:adjustRightInd w:val="0"/>
              <w:snapToGrid w:val="0"/>
              <w:spacing w:line="276" w:lineRule="auto"/>
              <w:ind w:right="60"/>
              <w:jc w:val="center"/>
              <w:rPr>
                <w:del w:id="5227" w:author="Haiyang Liu" w:date="2026-05-21T09:35:00Z" w16du:dateUtc="2026-05-21T02:35:00Z"/>
              </w:rPr>
            </w:pPr>
            <w:del w:id="5228" w:author="Haiyang Liu" w:date="2026-05-21T09:35:00Z" w16du:dateUtc="2026-05-21T02:35:00Z">
              <w:r w:rsidDel="00833142">
                <w:delText>.23</w:delText>
              </w:r>
              <w:r w:rsidDel="00833142">
                <w:rPr>
                  <w:vertAlign w:val="superscript"/>
                </w:rPr>
                <w:delText>**</w:delText>
              </w:r>
            </w:del>
          </w:p>
        </w:tc>
        <w:tc>
          <w:tcPr>
            <w:tcW w:w="605" w:type="dxa"/>
            <w:tcBorders>
              <w:bottom w:val="single" w:sz="4" w:space="0" w:color="auto"/>
            </w:tcBorders>
            <w:vAlign w:val="center"/>
          </w:tcPr>
          <w:p w14:paraId="777D4012" w14:textId="640AC1F4" w:rsidR="009458CE" w:rsidDel="00833142" w:rsidRDefault="009C0C59">
            <w:pPr>
              <w:widowControl w:val="0"/>
              <w:autoSpaceDE w:val="0"/>
              <w:autoSpaceDN w:val="0"/>
              <w:adjustRightInd w:val="0"/>
              <w:snapToGrid w:val="0"/>
              <w:spacing w:line="276" w:lineRule="auto"/>
              <w:ind w:right="60"/>
              <w:jc w:val="center"/>
              <w:rPr>
                <w:del w:id="5229" w:author="Haiyang Liu" w:date="2026-05-21T09:35:00Z" w16du:dateUtc="2026-05-21T02:35:00Z"/>
              </w:rPr>
            </w:pPr>
            <w:del w:id="5230" w:author="Haiyang Liu" w:date="2026-05-21T09:35:00Z" w16du:dateUtc="2026-05-21T02:35:00Z">
              <w:r w:rsidDel="00833142">
                <w:delText>.28</w:delText>
              </w:r>
              <w:r w:rsidDel="00833142">
                <w:rPr>
                  <w:vertAlign w:val="superscript"/>
                </w:rPr>
                <w:delText>**</w:delText>
              </w:r>
            </w:del>
          </w:p>
        </w:tc>
        <w:tc>
          <w:tcPr>
            <w:tcW w:w="605" w:type="dxa"/>
            <w:tcBorders>
              <w:bottom w:val="single" w:sz="4" w:space="0" w:color="auto"/>
            </w:tcBorders>
            <w:vAlign w:val="center"/>
          </w:tcPr>
          <w:p w14:paraId="777D4013" w14:textId="4F4439C4" w:rsidR="009458CE" w:rsidDel="00833142" w:rsidRDefault="009C0C59">
            <w:pPr>
              <w:widowControl w:val="0"/>
              <w:autoSpaceDE w:val="0"/>
              <w:autoSpaceDN w:val="0"/>
              <w:adjustRightInd w:val="0"/>
              <w:snapToGrid w:val="0"/>
              <w:spacing w:line="276" w:lineRule="auto"/>
              <w:ind w:right="60"/>
              <w:jc w:val="center"/>
              <w:rPr>
                <w:del w:id="5231" w:author="Haiyang Liu" w:date="2026-05-21T09:35:00Z" w16du:dateUtc="2026-05-21T02:35:00Z"/>
              </w:rPr>
            </w:pPr>
            <w:del w:id="5232" w:author="Haiyang Liu" w:date="2026-05-21T09:35:00Z" w16du:dateUtc="2026-05-21T02:35:00Z">
              <w:r w:rsidDel="00833142">
                <w:delText>.08</w:delText>
              </w:r>
            </w:del>
          </w:p>
        </w:tc>
        <w:tc>
          <w:tcPr>
            <w:tcW w:w="605" w:type="dxa"/>
            <w:tcBorders>
              <w:bottom w:val="single" w:sz="4" w:space="0" w:color="auto"/>
            </w:tcBorders>
            <w:vAlign w:val="center"/>
          </w:tcPr>
          <w:p w14:paraId="777D4014" w14:textId="0186D14E" w:rsidR="009458CE" w:rsidDel="00833142" w:rsidRDefault="009C0C59">
            <w:pPr>
              <w:widowControl w:val="0"/>
              <w:autoSpaceDE w:val="0"/>
              <w:autoSpaceDN w:val="0"/>
              <w:adjustRightInd w:val="0"/>
              <w:snapToGrid w:val="0"/>
              <w:spacing w:line="276" w:lineRule="auto"/>
              <w:ind w:right="60"/>
              <w:jc w:val="center"/>
              <w:rPr>
                <w:del w:id="5233" w:author="Haiyang Liu" w:date="2026-05-21T09:35:00Z" w16du:dateUtc="2026-05-21T02:35:00Z"/>
              </w:rPr>
            </w:pPr>
            <w:del w:id="5234" w:author="Haiyang Liu" w:date="2026-05-21T09:35:00Z" w16du:dateUtc="2026-05-21T02:35:00Z">
              <w:r w:rsidDel="00833142">
                <w:delText>.31</w:delText>
              </w:r>
              <w:r w:rsidDel="00833142">
                <w:rPr>
                  <w:vertAlign w:val="superscript"/>
                </w:rPr>
                <w:delText>**</w:delText>
              </w:r>
            </w:del>
          </w:p>
        </w:tc>
        <w:tc>
          <w:tcPr>
            <w:tcW w:w="605" w:type="dxa"/>
            <w:tcBorders>
              <w:bottom w:val="single" w:sz="4" w:space="0" w:color="auto"/>
            </w:tcBorders>
            <w:vAlign w:val="center"/>
          </w:tcPr>
          <w:p w14:paraId="777D4015" w14:textId="3C49288A" w:rsidR="009458CE" w:rsidDel="00833142" w:rsidRDefault="009C0C59">
            <w:pPr>
              <w:widowControl w:val="0"/>
              <w:autoSpaceDE w:val="0"/>
              <w:autoSpaceDN w:val="0"/>
              <w:adjustRightInd w:val="0"/>
              <w:snapToGrid w:val="0"/>
              <w:spacing w:line="276" w:lineRule="auto"/>
              <w:ind w:right="60"/>
              <w:jc w:val="center"/>
              <w:rPr>
                <w:del w:id="5235" w:author="Haiyang Liu" w:date="2026-05-21T09:35:00Z" w16du:dateUtc="2026-05-21T02:35:00Z"/>
              </w:rPr>
            </w:pPr>
            <w:del w:id="5236" w:author="Haiyang Liu" w:date="2026-05-21T09:35:00Z" w16du:dateUtc="2026-05-21T02:35:00Z">
              <w:r w:rsidDel="00833142">
                <w:delText>-.33</w:delText>
              </w:r>
              <w:r w:rsidDel="00833142">
                <w:rPr>
                  <w:vertAlign w:val="superscript"/>
                </w:rPr>
                <w:delText>**</w:delText>
              </w:r>
            </w:del>
          </w:p>
        </w:tc>
        <w:tc>
          <w:tcPr>
            <w:tcW w:w="605" w:type="dxa"/>
            <w:tcBorders>
              <w:bottom w:val="single" w:sz="4" w:space="0" w:color="auto"/>
            </w:tcBorders>
            <w:vAlign w:val="center"/>
          </w:tcPr>
          <w:p w14:paraId="777D4016" w14:textId="1E803232" w:rsidR="009458CE" w:rsidDel="00833142" w:rsidRDefault="009C0C59">
            <w:pPr>
              <w:widowControl w:val="0"/>
              <w:autoSpaceDE w:val="0"/>
              <w:autoSpaceDN w:val="0"/>
              <w:adjustRightInd w:val="0"/>
              <w:snapToGrid w:val="0"/>
              <w:spacing w:line="276" w:lineRule="auto"/>
              <w:ind w:right="60"/>
              <w:jc w:val="center"/>
              <w:rPr>
                <w:del w:id="5237" w:author="Haiyang Liu" w:date="2026-05-21T09:35:00Z" w16du:dateUtc="2026-05-21T02:35:00Z"/>
              </w:rPr>
            </w:pPr>
            <w:del w:id="5238" w:author="Haiyang Liu" w:date="2026-05-21T09:35:00Z" w16du:dateUtc="2026-05-21T02:35:00Z">
              <w:r w:rsidDel="00833142">
                <w:delText>-.26</w:delText>
              </w:r>
              <w:r w:rsidDel="00833142">
                <w:rPr>
                  <w:vertAlign w:val="superscript"/>
                </w:rPr>
                <w:delText>**</w:delText>
              </w:r>
            </w:del>
          </w:p>
        </w:tc>
        <w:tc>
          <w:tcPr>
            <w:tcW w:w="605" w:type="dxa"/>
            <w:tcBorders>
              <w:bottom w:val="single" w:sz="4" w:space="0" w:color="auto"/>
            </w:tcBorders>
            <w:vAlign w:val="center"/>
          </w:tcPr>
          <w:p w14:paraId="777D4017" w14:textId="0321D4A8" w:rsidR="009458CE" w:rsidDel="00833142" w:rsidRDefault="009C0C59">
            <w:pPr>
              <w:widowControl w:val="0"/>
              <w:autoSpaceDE w:val="0"/>
              <w:autoSpaceDN w:val="0"/>
              <w:adjustRightInd w:val="0"/>
              <w:snapToGrid w:val="0"/>
              <w:spacing w:line="276" w:lineRule="auto"/>
              <w:ind w:right="60"/>
              <w:jc w:val="center"/>
              <w:rPr>
                <w:del w:id="5239" w:author="Haiyang Liu" w:date="2026-05-21T09:35:00Z" w16du:dateUtc="2026-05-21T02:35:00Z"/>
                <w:color w:val="000000"/>
                <w:kern w:val="2"/>
              </w:rPr>
            </w:pPr>
            <w:del w:id="5240" w:author="Haiyang Liu" w:date="2026-05-21T09:35:00Z" w16du:dateUtc="2026-05-21T02:35:00Z">
              <w:r w:rsidDel="00833142">
                <w:rPr>
                  <w:color w:val="000000"/>
                  <w:kern w:val="2"/>
                </w:rPr>
                <w:delText>-.30</w:delText>
              </w:r>
              <w:r w:rsidDel="00833142">
                <w:rPr>
                  <w:vertAlign w:val="superscript"/>
                </w:rPr>
                <w:delText>**</w:delText>
              </w:r>
            </w:del>
          </w:p>
        </w:tc>
        <w:tc>
          <w:tcPr>
            <w:tcW w:w="605" w:type="dxa"/>
            <w:tcBorders>
              <w:bottom w:val="single" w:sz="4" w:space="0" w:color="auto"/>
            </w:tcBorders>
            <w:vAlign w:val="center"/>
          </w:tcPr>
          <w:p w14:paraId="777D4018" w14:textId="3426F2FC" w:rsidR="009458CE" w:rsidDel="00833142" w:rsidRDefault="009C0C59">
            <w:pPr>
              <w:widowControl w:val="0"/>
              <w:autoSpaceDE w:val="0"/>
              <w:autoSpaceDN w:val="0"/>
              <w:adjustRightInd w:val="0"/>
              <w:snapToGrid w:val="0"/>
              <w:spacing w:line="276" w:lineRule="auto"/>
              <w:ind w:right="60"/>
              <w:jc w:val="center"/>
              <w:rPr>
                <w:del w:id="5241" w:author="Haiyang Liu" w:date="2026-05-21T09:35:00Z" w16du:dateUtc="2026-05-21T02:35:00Z"/>
                <w:bCs/>
                <w:color w:val="000000"/>
                <w:kern w:val="2"/>
              </w:rPr>
            </w:pPr>
            <w:del w:id="5242" w:author="Haiyang Liu" w:date="2026-05-21T09:35:00Z" w16du:dateUtc="2026-05-21T02:35:00Z">
              <w:r w:rsidDel="00833142">
                <w:rPr>
                  <w:bCs/>
                  <w:color w:val="000000"/>
                  <w:kern w:val="2"/>
                </w:rPr>
                <w:delText>.27</w:delText>
              </w:r>
              <w:r w:rsidDel="00833142">
                <w:rPr>
                  <w:bCs/>
                  <w:vertAlign w:val="superscript"/>
                </w:rPr>
                <w:delText>**</w:delText>
              </w:r>
            </w:del>
          </w:p>
        </w:tc>
        <w:tc>
          <w:tcPr>
            <w:tcW w:w="605" w:type="dxa"/>
            <w:tcBorders>
              <w:bottom w:val="single" w:sz="4" w:space="0" w:color="auto"/>
            </w:tcBorders>
          </w:tcPr>
          <w:p w14:paraId="777D4019" w14:textId="55446B10" w:rsidR="009458CE" w:rsidDel="00833142" w:rsidRDefault="009458CE">
            <w:pPr>
              <w:widowControl w:val="0"/>
              <w:autoSpaceDE w:val="0"/>
              <w:autoSpaceDN w:val="0"/>
              <w:adjustRightInd w:val="0"/>
              <w:snapToGrid w:val="0"/>
              <w:spacing w:line="276" w:lineRule="auto"/>
              <w:ind w:right="60"/>
              <w:jc w:val="center"/>
              <w:rPr>
                <w:del w:id="5243" w:author="Haiyang Liu" w:date="2026-05-21T09:35:00Z" w16du:dateUtc="2026-05-21T02:35:00Z"/>
                <w:b/>
                <w:color w:val="000000"/>
                <w:kern w:val="2"/>
              </w:rPr>
            </w:pPr>
          </w:p>
        </w:tc>
      </w:tr>
    </w:tbl>
    <w:tbl>
      <w:tblPr>
        <w:tblW w:w="5000" w:type="pct"/>
        <w:jc w:val="center"/>
        <w:tblCellMar>
          <w:left w:w="0" w:type="dxa"/>
          <w:right w:w="0" w:type="dxa"/>
        </w:tblCellMar>
        <w:tblLook w:val="0000" w:firstRow="0" w:lastRow="0" w:firstColumn="0" w:lastColumn="0" w:noHBand="0" w:noVBand="0"/>
        <w:tblPrChange w:id="5244" w:author="Haiyang Liu" w:date="2026-05-21T09:54:00Z" w16du:dateUtc="2026-05-21T02:54:00Z">
          <w:tblPr>
            <w:tblW w:w="13636" w:type="dxa"/>
            <w:jc w:val="center"/>
            <w:tblCellMar>
              <w:left w:w="0" w:type="dxa"/>
              <w:right w:w="0" w:type="dxa"/>
            </w:tblCellMar>
            <w:tblLook w:val="0000" w:firstRow="0" w:lastRow="0" w:firstColumn="0" w:lastColumn="0" w:noHBand="0" w:noVBand="0"/>
          </w:tblPr>
        </w:tblPrChange>
      </w:tblPr>
      <w:tblGrid>
        <w:gridCol w:w="3446"/>
        <w:gridCol w:w="555"/>
        <w:gridCol w:w="555"/>
        <w:gridCol w:w="729"/>
        <w:gridCol w:w="729"/>
        <w:gridCol w:w="729"/>
        <w:gridCol w:w="729"/>
        <w:gridCol w:w="729"/>
        <w:gridCol w:w="729"/>
        <w:gridCol w:w="729"/>
        <w:gridCol w:w="729"/>
        <w:gridCol w:w="729"/>
        <w:gridCol w:w="729"/>
        <w:gridCol w:w="669"/>
        <w:gridCol w:w="445"/>
        <w:tblGridChange w:id="5245">
          <w:tblGrid>
            <w:gridCol w:w="3446"/>
            <w:gridCol w:w="555"/>
            <w:gridCol w:w="121"/>
            <w:gridCol w:w="434"/>
            <w:gridCol w:w="121"/>
            <w:gridCol w:w="555"/>
            <w:gridCol w:w="53"/>
            <w:gridCol w:w="676"/>
            <w:gridCol w:w="53"/>
            <w:gridCol w:w="676"/>
            <w:gridCol w:w="53"/>
            <w:gridCol w:w="676"/>
            <w:gridCol w:w="53"/>
            <w:gridCol w:w="676"/>
            <w:gridCol w:w="53"/>
            <w:gridCol w:w="676"/>
            <w:gridCol w:w="53"/>
            <w:gridCol w:w="676"/>
            <w:gridCol w:w="53"/>
            <w:gridCol w:w="676"/>
            <w:gridCol w:w="53"/>
            <w:gridCol w:w="676"/>
            <w:gridCol w:w="53"/>
            <w:gridCol w:w="676"/>
            <w:gridCol w:w="53"/>
            <w:gridCol w:w="669"/>
            <w:gridCol w:w="7"/>
            <w:gridCol w:w="438"/>
            <w:gridCol w:w="231"/>
            <w:gridCol w:w="445"/>
          </w:tblGrid>
        </w:tblGridChange>
      </w:tblGrid>
      <w:tr w:rsidR="00833142" w:rsidRPr="002E33E9" w14:paraId="23435C78" w14:textId="77777777" w:rsidTr="002E33E9">
        <w:trPr>
          <w:cantSplit/>
          <w:trHeight w:val="144"/>
          <w:jc w:val="center"/>
          <w:ins w:id="5246" w:author="Haiyang Liu" w:date="2026-05-21T09:35:00Z"/>
          <w:trPrChange w:id="5247" w:author="Haiyang Liu" w:date="2026-05-21T09:54:00Z" w16du:dateUtc="2026-05-21T02:54:00Z">
            <w:trPr>
              <w:cantSplit/>
              <w:trHeight w:val="144"/>
              <w:jc w:val="center"/>
            </w:trPr>
          </w:trPrChange>
        </w:trPr>
        <w:tc>
          <w:tcPr>
            <w:tcW w:w="1329" w:type="pct"/>
            <w:tcBorders>
              <w:top w:val="single" w:sz="4" w:space="0" w:color="auto"/>
              <w:bottom w:val="single" w:sz="4" w:space="0" w:color="auto"/>
            </w:tcBorders>
            <w:vAlign w:val="center"/>
            <w:tcPrChange w:id="5248" w:author="Haiyang Liu" w:date="2026-05-21T09:54:00Z" w16du:dateUtc="2026-05-21T02:54:00Z">
              <w:tcPr>
                <w:tcW w:w="4893" w:type="dxa"/>
                <w:gridSpan w:val="3"/>
                <w:tcBorders>
                  <w:top w:val="single" w:sz="4" w:space="0" w:color="auto"/>
                  <w:bottom w:val="single" w:sz="4" w:space="0" w:color="auto"/>
                </w:tcBorders>
                <w:vAlign w:val="center"/>
              </w:tcPr>
            </w:tcPrChange>
          </w:tcPr>
          <w:p w14:paraId="46DF85DD" w14:textId="77777777" w:rsidR="00833142" w:rsidRPr="002E33E9" w:rsidRDefault="00833142" w:rsidP="005E69E8">
            <w:pPr>
              <w:widowControl w:val="0"/>
              <w:autoSpaceDE w:val="0"/>
              <w:autoSpaceDN w:val="0"/>
              <w:adjustRightInd w:val="0"/>
              <w:snapToGrid w:val="0"/>
              <w:ind w:right="60"/>
              <w:rPr>
                <w:ins w:id="5249" w:author="Haiyang Liu" w:date="2026-05-21T09:35:00Z" w16du:dateUtc="2026-05-21T02:35:00Z"/>
                <w:rFonts w:eastAsia="DengXian"/>
                <w:b/>
                <w:i/>
                <w:color w:val="000000"/>
                <w:kern w:val="2"/>
                <w:sz w:val="22"/>
                <w:szCs w:val="22"/>
              </w:rPr>
            </w:pPr>
            <w:ins w:id="5250" w:author="Haiyang Liu" w:date="2026-05-21T09:35:00Z" w16du:dateUtc="2026-05-21T02:35:00Z">
              <w:r w:rsidRPr="002E33E9">
                <w:rPr>
                  <w:rFonts w:eastAsia="DengXian"/>
                  <w:b/>
                  <w:i/>
                  <w:color w:val="000000"/>
                  <w:kern w:val="2"/>
                  <w:sz w:val="22"/>
                  <w:szCs w:val="22"/>
                </w:rPr>
                <w:t>Variables</w:t>
              </w:r>
            </w:ins>
          </w:p>
        </w:tc>
        <w:tc>
          <w:tcPr>
            <w:tcW w:w="214" w:type="pct"/>
            <w:tcBorders>
              <w:top w:val="single" w:sz="4" w:space="0" w:color="auto"/>
              <w:bottom w:val="single" w:sz="4" w:space="0" w:color="auto"/>
            </w:tcBorders>
            <w:vAlign w:val="center"/>
            <w:tcPrChange w:id="5251" w:author="Haiyang Liu" w:date="2026-05-21T09:54:00Z" w16du:dateUtc="2026-05-21T02:54:00Z">
              <w:tcPr>
                <w:tcW w:w="0" w:type="auto"/>
                <w:gridSpan w:val="2"/>
                <w:tcBorders>
                  <w:top w:val="single" w:sz="4" w:space="0" w:color="auto"/>
                  <w:bottom w:val="single" w:sz="4" w:space="0" w:color="auto"/>
                </w:tcBorders>
                <w:vAlign w:val="center"/>
              </w:tcPr>
            </w:tcPrChange>
          </w:tcPr>
          <w:p w14:paraId="081F5BDC" w14:textId="77777777" w:rsidR="00833142" w:rsidRPr="002E33E9" w:rsidRDefault="00833142" w:rsidP="005E69E8">
            <w:pPr>
              <w:widowControl w:val="0"/>
              <w:autoSpaceDE w:val="0"/>
              <w:autoSpaceDN w:val="0"/>
              <w:adjustRightInd w:val="0"/>
              <w:snapToGrid w:val="0"/>
              <w:ind w:right="60"/>
              <w:jc w:val="right"/>
              <w:rPr>
                <w:ins w:id="5252" w:author="Haiyang Liu" w:date="2026-05-21T09:35:00Z" w16du:dateUtc="2026-05-21T02:35:00Z"/>
                <w:rFonts w:eastAsia="DengXian"/>
                <w:b/>
                <w:i/>
                <w:color w:val="000000"/>
                <w:kern w:val="2"/>
                <w:sz w:val="22"/>
                <w:szCs w:val="22"/>
              </w:rPr>
            </w:pPr>
            <w:ins w:id="5253" w:author="Haiyang Liu" w:date="2026-05-21T09:35:00Z" w16du:dateUtc="2026-05-21T02:35:00Z">
              <w:r w:rsidRPr="002E33E9">
                <w:rPr>
                  <w:rFonts w:eastAsia="DengXian"/>
                  <w:b/>
                  <w:i/>
                  <w:color w:val="000000"/>
                  <w:kern w:val="2"/>
                  <w:sz w:val="22"/>
                  <w:szCs w:val="22"/>
                </w:rPr>
                <w:t>M</w:t>
              </w:r>
            </w:ins>
          </w:p>
        </w:tc>
        <w:tc>
          <w:tcPr>
            <w:tcW w:w="214" w:type="pct"/>
            <w:tcBorders>
              <w:top w:val="single" w:sz="4" w:space="0" w:color="auto"/>
              <w:bottom w:val="single" w:sz="4" w:space="0" w:color="auto"/>
            </w:tcBorders>
            <w:vAlign w:val="center"/>
            <w:tcPrChange w:id="5254" w:author="Haiyang Liu" w:date="2026-05-21T09:54:00Z" w16du:dateUtc="2026-05-21T02:54:00Z">
              <w:tcPr>
                <w:tcW w:w="0" w:type="auto"/>
                <w:tcBorders>
                  <w:top w:val="single" w:sz="4" w:space="0" w:color="auto"/>
                  <w:bottom w:val="single" w:sz="4" w:space="0" w:color="auto"/>
                </w:tcBorders>
                <w:vAlign w:val="center"/>
              </w:tcPr>
            </w:tcPrChange>
          </w:tcPr>
          <w:p w14:paraId="3613C1F7" w14:textId="77777777" w:rsidR="00833142" w:rsidRPr="002E33E9" w:rsidRDefault="00833142" w:rsidP="005E69E8">
            <w:pPr>
              <w:widowControl w:val="0"/>
              <w:autoSpaceDE w:val="0"/>
              <w:autoSpaceDN w:val="0"/>
              <w:adjustRightInd w:val="0"/>
              <w:snapToGrid w:val="0"/>
              <w:ind w:right="60"/>
              <w:jc w:val="right"/>
              <w:rPr>
                <w:ins w:id="5255" w:author="Haiyang Liu" w:date="2026-05-21T09:35:00Z" w16du:dateUtc="2026-05-21T02:35:00Z"/>
                <w:rFonts w:eastAsia="DengXian"/>
                <w:b/>
                <w:i/>
                <w:color w:val="000000"/>
                <w:kern w:val="2"/>
                <w:sz w:val="22"/>
                <w:szCs w:val="22"/>
              </w:rPr>
            </w:pPr>
            <w:ins w:id="5256" w:author="Haiyang Liu" w:date="2026-05-21T09:35:00Z" w16du:dateUtc="2026-05-21T02:35:00Z">
              <w:r w:rsidRPr="002E33E9">
                <w:rPr>
                  <w:rFonts w:eastAsia="DengXian"/>
                  <w:b/>
                  <w:i/>
                  <w:color w:val="000000"/>
                  <w:kern w:val="2"/>
                  <w:sz w:val="22"/>
                  <w:szCs w:val="22"/>
                </w:rPr>
                <w:t>SD</w:t>
              </w:r>
            </w:ins>
          </w:p>
        </w:tc>
        <w:tc>
          <w:tcPr>
            <w:tcW w:w="281" w:type="pct"/>
            <w:tcBorders>
              <w:top w:val="single" w:sz="4" w:space="0" w:color="auto"/>
              <w:bottom w:val="single" w:sz="4" w:space="0" w:color="auto"/>
            </w:tcBorders>
            <w:vAlign w:val="center"/>
            <w:tcPrChange w:id="5257" w:author="Haiyang Liu" w:date="2026-05-21T09:54:00Z" w16du:dateUtc="2026-05-21T02:54:00Z">
              <w:tcPr>
                <w:tcW w:w="0" w:type="auto"/>
                <w:gridSpan w:val="2"/>
                <w:tcBorders>
                  <w:top w:val="single" w:sz="4" w:space="0" w:color="auto"/>
                  <w:bottom w:val="single" w:sz="4" w:space="0" w:color="auto"/>
                </w:tcBorders>
                <w:vAlign w:val="center"/>
              </w:tcPr>
            </w:tcPrChange>
          </w:tcPr>
          <w:p w14:paraId="2F04FFAA" w14:textId="77777777" w:rsidR="00833142" w:rsidRPr="002E33E9" w:rsidRDefault="00833142" w:rsidP="005E69E8">
            <w:pPr>
              <w:widowControl w:val="0"/>
              <w:autoSpaceDE w:val="0"/>
              <w:autoSpaceDN w:val="0"/>
              <w:adjustRightInd w:val="0"/>
              <w:snapToGrid w:val="0"/>
              <w:ind w:right="60"/>
              <w:jc w:val="right"/>
              <w:rPr>
                <w:ins w:id="5258" w:author="Haiyang Liu" w:date="2026-05-21T09:35:00Z" w16du:dateUtc="2026-05-21T02:35:00Z"/>
                <w:rFonts w:eastAsia="MingLiU"/>
                <w:i/>
                <w:color w:val="000000"/>
                <w:kern w:val="2"/>
                <w:sz w:val="22"/>
                <w:szCs w:val="22"/>
              </w:rPr>
            </w:pPr>
            <w:ins w:id="5259" w:author="Haiyang Liu" w:date="2026-05-21T09:35:00Z" w16du:dateUtc="2026-05-21T02:35:00Z">
              <w:r w:rsidRPr="002E33E9">
                <w:rPr>
                  <w:rFonts w:eastAsia="DengXian"/>
                  <w:i/>
                  <w:color w:val="000000"/>
                  <w:kern w:val="2"/>
                  <w:sz w:val="22"/>
                  <w:szCs w:val="22"/>
                </w:rPr>
                <w:t>1</w:t>
              </w:r>
            </w:ins>
          </w:p>
        </w:tc>
        <w:tc>
          <w:tcPr>
            <w:tcW w:w="281" w:type="pct"/>
            <w:tcBorders>
              <w:top w:val="single" w:sz="4" w:space="0" w:color="auto"/>
              <w:bottom w:val="single" w:sz="4" w:space="0" w:color="auto"/>
            </w:tcBorders>
            <w:vAlign w:val="center"/>
            <w:tcPrChange w:id="5260" w:author="Haiyang Liu" w:date="2026-05-21T09:54:00Z" w16du:dateUtc="2026-05-21T02:54:00Z">
              <w:tcPr>
                <w:tcW w:w="0" w:type="auto"/>
                <w:gridSpan w:val="2"/>
                <w:tcBorders>
                  <w:top w:val="single" w:sz="4" w:space="0" w:color="auto"/>
                  <w:bottom w:val="single" w:sz="4" w:space="0" w:color="auto"/>
                </w:tcBorders>
                <w:vAlign w:val="center"/>
              </w:tcPr>
            </w:tcPrChange>
          </w:tcPr>
          <w:p w14:paraId="6DD0FBEA" w14:textId="77777777" w:rsidR="00833142" w:rsidRPr="002E33E9" w:rsidRDefault="00833142" w:rsidP="005E69E8">
            <w:pPr>
              <w:widowControl w:val="0"/>
              <w:autoSpaceDE w:val="0"/>
              <w:autoSpaceDN w:val="0"/>
              <w:adjustRightInd w:val="0"/>
              <w:snapToGrid w:val="0"/>
              <w:ind w:right="60"/>
              <w:jc w:val="right"/>
              <w:rPr>
                <w:ins w:id="5261" w:author="Haiyang Liu" w:date="2026-05-21T09:35:00Z" w16du:dateUtc="2026-05-21T02:35:00Z"/>
                <w:rFonts w:eastAsia="MingLiU"/>
                <w:i/>
                <w:color w:val="000000"/>
                <w:kern w:val="2"/>
                <w:sz w:val="22"/>
                <w:szCs w:val="22"/>
              </w:rPr>
            </w:pPr>
            <w:ins w:id="5262" w:author="Haiyang Liu" w:date="2026-05-21T09:35:00Z" w16du:dateUtc="2026-05-21T02:35:00Z">
              <w:r w:rsidRPr="002E33E9">
                <w:rPr>
                  <w:rFonts w:eastAsia="DengXian"/>
                  <w:i/>
                  <w:color w:val="000000"/>
                  <w:kern w:val="2"/>
                  <w:sz w:val="22"/>
                  <w:szCs w:val="22"/>
                </w:rPr>
                <w:t>2</w:t>
              </w:r>
            </w:ins>
          </w:p>
        </w:tc>
        <w:tc>
          <w:tcPr>
            <w:tcW w:w="281" w:type="pct"/>
            <w:tcBorders>
              <w:top w:val="single" w:sz="4" w:space="0" w:color="auto"/>
              <w:bottom w:val="single" w:sz="4" w:space="0" w:color="auto"/>
            </w:tcBorders>
            <w:vAlign w:val="center"/>
            <w:tcPrChange w:id="5263" w:author="Haiyang Liu" w:date="2026-05-21T09:54:00Z" w16du:dateUtc="2026-05-21T02:54:00Z">
              <w:tcPr>
                <w:tcW w:w="0" w:type="auto"/>
                <w:gridSpan w:val="2"/>
                <w:tcBorders>
                  <w:top w:val="single" w:sz="4" w:space="0" w:color="auto"/>
                  <w:bottom w:val="single" w:sz="4" w:space="0" w:color="auto"/>
                </w:tcBorders>
                <w:vAlign w:val="center"/>
              </w:tcPr>
            </w:tcPrChange>
          </w:tcPr>
          <w:p w14:paraId="055D3413" w14:textId="77777777" w:rsidR="00833142" w:rsidRPr="002E33E9" w:rsidRDefault="00833142" w:rsidP="005E69E8">
            <w:pPr>
              <w:widowControl w:val="0"/>
              <w:autoSpaceDE w:val="0"/>
              <w:autoSpaceDN w:val="0"/>
              <w:adjustRightInd w:val="0"/>
              <w:snapToGrid w:val="0"/>
              <w:ind w:right="60"/>
              <w:jc w:val="right"/>
              <w:rPr>
                <w:ins w:id="5264" w:author="Haiyang Liu" w:date="2026-05-21T09:35:00Z" w16du:dateUtc="2026-05-21T02:35:00Z"/>
                <w:rFonts w:eastAsia="MingLiU"/>
                <w:i/>
                <w:color w:val="000000"/>
                <w:kern w:val="2"/>
                <w:sz w:val="22"/>
                <w:szCs w:val="22"/>
              </w:rPr>
            </w:pPr>
            <w:ins w:id="5265" w:author="Haiyang Liu" w:date="2026-05-21T09:35:00Z" w16du:dateUtc="2026-05-21T02:35:00Z">
              <w:r w:rsidRPr="002E33E9">
                <w:rPr>
                  <w:rFonts w:eastAsia="DengXian"/>
                  <w:i/>
                  <w:color w:val="000000"/>
                  <w:kern w:val="2"/>
                  <w:sz w:val="22"/>
                  <w:szCs w:val="22"/>
                </w:rPr>
                <w:t>3</w:t>
              </w:r>
            </w:ins>
          </w:p>
        </w:tc>
        <w:tc>
          <w:tcPr>
            <w:tcW w:w="281" w:type="pct"/>
            <w:tcBorders>
              <w:top w:val="single" w:sz="4" w:space="0" w:color="auto"/>
              <w:bottom w:val="single" w:sz="4" w:space="0" w:color="auto"/>
            </w:tcBorders>
            <w:vAlign w:val="center"/>
            <w:tcPrChange w:id="5266" w:author="Haiyang Liu" w:date="2026-05-21T09:54:00Z" w16du:dateUtc="2026-05-21T02:54:00Z">
              <w:tcPr>
                <w:tcW w:w="0" w:type="auto"/>
                <w:gridSpan w:val="2"/>
                <w:tcBorders>
                  <w:top w:val="single" w:sz="4" w:space="0" w:color="auto"/>
                  <w:bottom w:val="single" w:sz="4" w:space="0" w:color="auto"/>
                </w:tcBorders>
                <w:vAlign w:val="center"/>
              </w:tcPr>
            </w:tcPrChange>
          </w:tcPr>
          <w:p w14:paraId="63A37E50" w14:textId="77777777" w:rsidR="00833142" w:rsidRPr="002E33E9" w:rsidRDefault="00833142" w:rsidP="005E69E8">
            <w:pPr>
              <w:widowControl w:val="0"/>
              <w:autoSpaceDE w:val="0"/>
              <w:autoSpaceDN w:val="0"/>
              <w:adjustRightInd w:val="0"/>
              <w:snapToGrid w:val="0"/>
              <w:ind w:right="60"/>
              <w:jc w:val="right"/>
              <w:rPr>
                <w:ins w:id="5267" w:author="Haiyang Liu" w:date="2026-05-21T09:35:00Z" w16du:dateUtc="2026-05-21T02:35:00Z"/>
                <w:rFonts w:eastAsia="MingLiU"/>
                <w:i/>
                <w:color w:val="000000"/>
                <w:kern w:val="2"/>
                <w:sz w:val="22"/>
                <w:szCs w:val="22"/>
              </w:rPr>
            </w:pPr>
            <w:ins w:id="5268" w:author="Haiyang Liu" w:date="2026-05-21T09:35:00Z" w16du:dateUtc="2026-05-21T02:35:00Z">
              <w:r w:rsidRPr="002E33E9">
                <w:rPr>
                  <w:rFonts w:eastAsia="DengXian"/>
                  <w:i/>
                  <w:color w:val="000000"/>
                  <w:kern w:val="2"/>
                  <w:sz w:val="22"/>
                  <w:szCs w:val="22"/>
                </w:rPr>
                <w:t>4</w:t>
              </w:r>
            </w:ins>
          </w:p>
        </w:tc>
        <w:tc>
          <w:tcPr>
            <w:tcW w:w="281" w:type="pct"/>
            <w:tcBorders>
              <w:top w:val="single" w:sz="4" w:space="0" w:color="auto"/>
              <w:bottom w:val="single" w:sz="4" w:space="0" w:color="auto"/>
            </w:tcBorders>
            <w:vAlign w:val="center"/>
            <w:tcPrChange w:id="5269" w:author="Haiyang Liu" w:date="2026-05-21T09:54:00Z" w16du:dateUtc="2026-05-21T02:54:00Z">
              <w:tcPr>
                <w:tcW w:w="0" w:type="auto"/>
                <w:gridSpan w:val="2"/>
                <w:tcBorders>
                  <w:top w:val="single" w:sz="4" w:space="0" w:color="auto"/>
                  <w:bottom w:val="single" w:sz="4" w:space="0" w:color="auto"/>
                </w:tcBorders>
                <w:vAlign w:val="center"/>
              </w:tcPr>
            </w:tcPrChange>
          </w:tcPr>
          <w:p w14:paraId="1231B2DC" w14:textId="77777777" w:rsidR="00833142" w:rsidRPr="002E33E9" w:rsidRDefault="00833142" w:rsidP="005E69E8">
            <w:pPr>
              <w:widowControl w:val="0"/>
              <w:autoSpaceDE w:val="0"/>
              <w:autoSpaceDN w:val="0"/>
              <w:adjustRightInd w:val="0"/>
              <w:snapToGrid w:val="0"/>
              <w:ind w:right="60"/>
              <w:jc w:val="right"/>
              <w:rPr>
                <w:ins w:id="5270" w:author="Haiyang Liu" w:date="2026-05-21T09:35:00Z" w16du:dateUtc="2026-05-21T02:35:00Z"/>
                <w:rFonts w:eastAsia="MingLiU"/>
                <w:i/>
                <w:color w:val="000000"/>
                <w:kern w:val="2"/>
                <w:sz w:val="22"/>
                <w:szCs w:val="22"/>
              </w:rPr>
            </w:pPr>
            <w:ins w:id="5271" w:author="Haiyang Liu" w:date="2026-05-21T09:35:00Z" w16du:dateUtc="2026-05-21T02:35:00Z">
              <w:r w:rsidRPr="002E33E9">
                <w:rPr>
                  <w:rFonts w:eastAsia="DengXian"/>
                  <w:i/>
                  <w:color w:val="000000"/>
                  <w:kern w:val="2"/>
                  <w:sz w:val="22"/>
                  <w:szCs w:val="22"/>
                </w:rPr>
                <w:t>5</w:t>
              </w:r>
            </w:ins>
          </w:p>
        </w:tc>
        <w:tc>
          <w:tcPr>
            <w:tcW w:w="281" w:type="pct"/>
            <w:tcBorders>
              <w:top w:val="single" w:sz="4" w:space="0" w:color="auto"/>
              <w:bottom w:val="single" w:sz="4" w:space="0" w:color="auto"/>
            </w:tcBorders>
            <w:vAlign w:val="center"/>
            <w:tcPrChange w:id="5272" w:author="Haiyang Liu" w:date="2026-05-21T09:54:00Z" w16du:dateUtc="2026-05-21T02:54:00Z">
              <w:tcPr>
                <w:tcW w:w="0" w:type="auto"/>
                <w:gridSpan w:val="2"/>
                <w:tcBorders>
                  <w:top w:val="single" w:sz="4" w:space="0" w:color="auto"/>
                  <w:bottom w:val="single" w:sz="4" w:space="0" w:color="auto"/>
                </w:tcBorders>
                <w:vAlign w:val="center"/>
              </w:tcPr>
            </w:tcPrChange>
          </w:tcPr>
          <w:p w14:paraId="17A755B3" w14:textId="77777777" w:rsidR="00833142" w:rsidRPr="002E33E9" w:rsidRDefault="00833142" w:rsidP="005E69E8">
            <w:pPr>
              <w:widowControl w:val="0"/>
              <w:autoSpaceDE w:val="0"/>
              <w:autoSpaceDN w:val="0"/>
              <w:adjustRightInd w:val="0"/>
              <w:snapToGrid w:val="0"/>
              <w:ind w:right="60"/>
              <w:jc w:val="right"/>
              <w:rPr>
                <w:ins w:id="5273" w:author="Haiyang Liu" w:date="2026-05-21T09:35:00Z" w16du:dateUtc="2026-05-21T02:35:00Z"/>
                <w:rFonts w:eastAsia="DengXian"/>
                <w:i/>
                <w:color w:val="000000"/>
                <w:kern w:val="2"/>
                <w:sz w:val="22"/>
                <w:szCs w:val="22"/>
              </w:rPr>
            </w:pPr>
            <w:ins w:id="5274" w:author="Haiyang Liu" w:date="2026-05-21T09:35:00Z" w16du:dateUtc="2026-05-21T02:35:00Z">
              <w:r w:rsidRPr="002E33E9">
                <w:rPr>
                  <w:rFonts w:eastAsia="DengXian"/>
                  <w:i/>
                  <w:color w:val="000000"/>
                  <w:kern w:val="2"/>
                  <w:sz w:val="22"/>
                  <w:szCs w:val="22"/>
                </w:rPr>
                <w:t>6</w:t>
              </w:r>
            </w:ins>
          </w:p>
        </w:tc>
        <w:tc>
          <w:tcPr>
            <w:tcW w:w="281" w:type="pct"/>
            <w:tcBorders>
              <w:top w:val="single" w:sz="4" w:space="0" w:color="auto"/>
              <w:bottom w:val="single" w:sz="4" w:space="0" w:color="auto"/>
            </w:tcBorders>
            <w:vAlign w:val="center"/>
            <w:tcPrChange w:id="5275" w:author="Haiyang Liu" w:date="2026-05-21T09:54:00Z" w16du:dateUtc="2026-05-21T02:54:00Z">
              <w:tcPr>
                <w:tcW w:w="0" w:type="auto"/>
                <w:gridSpan w:val="2"/>
                <w:tcBorders>
                  <w:top w:val="single" w:sz="4" w:space="0" w:color="auto"/>
                  <w:bottom w:val="single" w:sz="4" w:space="0" w:color="auto"/>
                </w:tcBorders>
                <w:vAlign w:val="center"/>
              </w:tcPr>
            </w:tcPrChange>
          </w:tcPr>
          <w:p w14:paraId="098F7B36" w14:textId="77777777" w:rsidR="00833142" w:rsidRPr="002E33E9" w:rsidRDefault="00833142" w:rsidP="005E69E8">
            <w:pPr>
              <w:widowControl w:val="0"/>
              <w:autoSpaceDE w:val="0"/>
              <w:autoSpaceDN w:val="0"/>
              <w:adjustRightInd w:val="0"/>
              <w:snapToGrid w:val="0"/>
              <w:ind w:right="60"/>
              <w:jc w:val="right"/>
              <w:rPr>
                <w:ins w:id="5276" w:author="Haiyang Liu" w:date="2026-05-21T09:35:00Z" w16du:dateUtc="2026-05-21T02:35:00Z"/>
                <w:rFonts w:eastAsia="DengXian"/>
                <w:i/>
                <w:color w:val="000000"/>
                <w:kern w:val="2"/>
                <w:sz w:val="22"/>
                <w:szCs w:val="22"/>
              </w:rPr>
            </w:pPr>
            <w:ins w:id="5277" w:author="Haiyang Liu" w:date="2026-05-21T09:35:00Z" w16du:dateUtc="2026-05-21T02:35:00Z">
              <w:r w:rsidRPr="002E33E9">
                <w:rPr>
                  <w:rFonts w:eastAsia="DengXian"/>
                  <w:i/>
                  <w:color w:val="000000"/>
                  <w:kern w:val="2"/>
                  <w:sz w:val="22"/>
                  <w:szCs w:val="22"/>
                </w:rPr>
                <w:t>7</w:t>
              </w:r>
            </w:ins>
          </w:p>
        </w:tc>
        <w:tc>
          <w:tcPr>
            <w:tcW w:w="281" w:type="pct"/>
            <w:tcBorders>
              <w:top w:val="single" w:sz="4" w:space="0" w:color="auto"/>
              <w:bottom w:val="single" w:sz="4" w:space="0" w:color="auto"/>
            </w:tcBorders>
            <w:vAlign w:val="center"/>
            <w:tcPrChange w:id="5278" w:author="Haiyang Liu" w:date="2026-05-21T09:54:00Z" w16du:dateUtc="2026-05-21T02:54:00Z">
              <w:tcPr>
                <w:tcW w:w="0" w:type="auto"/>
                <w:gridSpan w:val="2"/>
                <w:tcBorders>
                  <w:top w:val="single" w:sz="4" w:space="0" w:color="auto"/>
                  <w:bottom w:val="single" w:sz="4" w:space="0" w:color="auto"/>
                </w:tcBorders>
                <w:vAlign w:val="center"/>
              </w:tcPr>
            </w:tcPrChange>
          </w:tcPr>
          <w:p w14:paraId="60768F85" w14:textId="77777777" w:rsidR="00833142" w:rsidRPr="002E33E9" w:rsidRDefault="00833142" w:rsidP="005E69E8">
            <w:pPr>
              <w:widowControl w:val="0"/>
              <w:autoSpaceDE w:val="0"/>
              <w:autoSpaceDN w:val="0"/>
              <w:adjustRightInd w:val="0"/>
              <w:snapToGrid w:val="0"/>
              <w:ind w:right="60"/>
              <w:jc w:val="right"/>
              <w:rPr>
                <w:ins w:id="5279" w:author="Haiyang Liu" w:date="2026-05-21T09:35:00Z" w16du:dateUtc="2026-05-21T02:35:00Z"/>
                <w:rFonts w:eastAsia="DengXian"/>
                <w:i/>
                <w:color w:val="000000"/>
                <w:kern w:val="2"/>
                <w:sz w:val="22"/>
                <w:szCs w:val="22"/>
              </w:rPr>
            </w:pPr>
            <w:ins w:id="5280" w:author="Haiyang Liu" w:date="2026-05-21T09:35:00Z" w16du:dateUtc="2026-05-21T02:35:00Z">
              <w:r w:rsidRPr="002E33E9">
                <w:rPr>
                  <w:rFonts w:eastAsia="DengXian"/>
                  <w:i/>
                  <w:color w:val="000000"/>
                  <w:kern w:val="2"/>
                  <w:sz w:val="22"/>
                  <w:szCs w:val="22"/>
                </w:rPr>
                <w:t>8</w:t>
              </w:r>
            </w:ins>
          </w:p>
        </w:tc>
        <w:tc>
          <w:tcPr>
            <w:tcW w:w="281" w:type="pct"/>
            <w:tcBorders>
              <w:top w:val="single" w:sz="4" w:space="0" w:color="auto"/>
              <w:bottom w:val="single" w:sz="4" w:space="0" w:color="auto"/>
            </w:tcBorders>
            <w:vAlign w:val="center"/>
            <w:tcPrChange w:id="5281" w:author="Haiyang Liu" w:date="2026-05-21T09:54:00Z" w16du:dateUtc="2026-05-21T02:54:00Z">
              <w:tcPr>
                <w:tcW w:w="0" w:type="auto"/>
                <w:gridSpan w:val="2"/>
                <w:tcBorders>
                  <w:top w:val="single" w:sz="4" w:space="0" w:color="auto"/>
                  <w:bottom w:val="single" w:sz="4" w:space="0" w:color="auto"/>
                </w:tcBorders>
                <w:vAlign w:val="center"/>
              </w:tcPr>
            </w:tcPrChange>
          </w:tcPr>
          <w:p w14:paraId="3F6CD767" w14:textId="77777777" w:rsidR="00833142" w:rsidRPr="002E33E9" w:rsidRDefault="00833142" w:rsidP="005E69E8">
            <w:pPr>
              <w:widowControl w:val="0"/>
              <w:autoSpaceDE w:val="0"/>
              <w:autoSpaceDN w:val="0"/>
              <w:adjustRightInd w:val="0"/>
              <w:snapToGrid w:val="0"/>
              <w:ind w:right="60"/>
              <w:jc w:val="right"/>
              <w:rPr>
                <w:ins w:id="5282" w:author="Haiyang Liu" w:date="2026-05-21T09:35:00Z" w16du:dateUtc="2026-05-21T02:35:00Z"/>
                <w:rFonts w:eastAsia="DengXian"/>
                <w:i/>
                <w:color w:val="000000"/>
                <w:kern w:val="2"/>
                <w:sz w:val="22"/>
                <w:szCs w:val="22"/>
              </w:rPr>
            </w:pPr>
            <w:ins w:id="5283" w:author="Haiyang Liu" w:date="2026-05-21T09:35:00Z" w16du:dateUtc="2026-05-21T02:35:00Z">
              <w:r w:rsidRPr="002E33E9">
                <w:rPr>
                  <w:rFonts w:eastAsia="DengXian"/>
                  <w:i/>
                  <w:color w:val="000000"/>
                  <w:kern w:val="2"/>
                  <w:sz w:val="22"/>
                  <w:szCs w:val="22"/>
                </w:rPr>
                <w:t>9</w:t>
              </w:r>
            </w:ins>
          </w:p>
        </w:tc>
        <w:tc>
          <w:tcPr>
            <w:tcW w:w="281" w:type="pct"/>
            <w:tcBorders>
              <w:top w:val="single" w:sz="4" w:space="0" w:color="auto"/>
              <w:bottom w:val="single" w:sz="4" w:space="0" w:color="auto"/>
            </w:tcBorders>
            <w:vAlign w:val="center"/>
            <w:tcPrChange w:id="5284" w:author="Haiyang Liu" w:date="2026-05-21T09:54:00Z" w16du:dateUtc="2026-05-21T02:54:00Z">
              <w:tcPr>
                <w:tcW w:w="0" w:type="auto"/>
                <w:gridSpan w:val="3"/>
                <w:tcBorders>
                  <w:top w:val="single" w:sz="4" w:space="0" w:color="auto"/>
                  <w:bottom w:val="single" w:sz="4" w:space="0" w:color="auto"/>
                </w:tcBorders>
                <w:vAlign w:val="center"/>
              </w:tcPr>
            </w:tcPrChange>
          </w:tcPr>
          <w:p w14:paraId="4D906E72" w14:textId="77777777" w:rsidR="00833142" w:rsidRPr="002E33E9" w:rsidRDefault="00833142" w:rsidP="005E69E8">
            <w:pPr>
              <w:widowControl w:val="0"/>
              <w:autoSpaceDE w:val="0"/>
              <w:autoSpaceDN w:val="0"/>
              <w:adjustRightInd w:val="0"/>
              <w:snapToGrid w:val="0"/>
              <w:ind w:right="60"/>
              <w:jc w:val="right"/>
              <w:rPr>
                <w:ins w:id="5285" w:author="Haiyang Liu" w:date="2026-05-21T09:35:00Z" w16du:dateUtc="2026-05-21T02:35:00Z"/>
                <w:rFonts w:eastAsia="DengXian"/>
                <w:i/>
                <w:color w:val="000000"/>
                <w:kern w:val="2"/>
                <w:sz w:val="22"/>
                <w:szCs w:val="22"/>
              </w:rPr>
            </w:pPr>
            <w:ins w:id="5286" w:author="Haiyang Liu" w:date="2026-05-21T09:35:00Z" w16du:dateUtc="2026-05-21T02:35:00Z">
              <w:r w:rsidRPr="002E33E9">
                <w:rPr>
                  <w:rFonts w:eastAsia="DengXian"/>
                  <w:i/>
                  <w:color w:val="000000"/>
                  <w:kern w:val="2"/>
                  <w:sz w:val="22"/>
                  <w:szCs w:val="22"/>
                </w:rPr>
                <w:t>10</w:t>
              </w:r>
            </w:ins>
          </w:p>
        </w:tc>
        <w:tc>
          <w:tcPr>
            <w:tcW w:w="258" w:type="pct"/>
            <w:tcBorders>
              <w:top w:val="single" w:sz="4" w:space="0" w:color="auto"/>
              <w:bottom w:val="single" w:sz="4" w:space="0" w:color="auto"/>
            </w:tcBorders>
            <w:vAlign w:val="center"/>
            <w:tcPrChange w:id="5287" w:author="Haiyang Liu" w:date="2026-05-21T09:54:00Z" w16du:dateUtc="2026-05-21T02:54:00Z">
              <w:tcPr>
                <w:tcW w:w="0" w:type="auto"/>
                <w:gridSpan w:val="2"/>
                <w:tcBorders>
                  <w:top w:val="single" w:sz="4" w:space="0" w:color="auto"/>
                  <w:bottom w:val="single" w:sz="4" w:space="0" w:color="auto"/>
                </w:tcBorders>
                <w:vAlign w:val="center"/>
              </w:tcPr>
            </w:tcPrChange>
          </w:tcPr>
          <w:p w14:paraId="38E9F810" w14:textId="77777777" w:rsidR="00833142" w:rsidRPr="002E33E9" w:rsidRDefault="00833142" w:rsidP="005E69E8">
            <w:pPr>
              <w:widowControl w:val="0"/>
              <w:autoSpaceDE w:val="0"/>
              <w:autoSpaceDN w:val="0"/>
              <w:adjustRightInd w:val="0"/>
              <w:snapToGrid w:val="0"/>
              <w:ind w:right="60"/>
              <w:jc w:val="right"/>
              <w:rPr>
                <w:ins w:id="5288" w:author="Haiyang Liu" w:date="2026-05-21T09:35:00Z" w16du:dateUtc="2026-05-21T02:35:00Z"/>
                <w:rFonts w:eastAsia="DengXian"/>
                <w:i/>
                <w:color w:val="000000"/>
                <w:kern w:val="2"/>
                <w:sz w:val="22"/>
                <w:szCs w:val="22"/>
              </w:rPr>
            </w:pPr>
            <w:ins w:id="5289" w:author="Haiyang Liu" w:date="2026-05-21T09:35:00Z" w16du:dateUtc="2026-05-21T02:35:00Z">
              <w:r w:rsidRPr="002E33E9">
                <w:rPr>
                  <w:rFonts w:eastAsia="DengXian"/>
                  <w:i/>
                  <w:color w:val="000000"/>
                  <w:kern w:val="2"/>
                  <w:sz w:val="22"/>
                  <w:szCs w:val="22"/>
                </w:rPr>
                <w:t>11</w:t>
              </w:r>
            </w:ins>
          </w:p>
        </w:tc>
        <w:tc>
          <w:tcPr>
            <w:tcW w:w="172" w:type="pct"/>
            <w:tcBorders>
              <w:top w:val="single" w:sz="4" w:space="0" w:color="auto"/>
              <w:bottom w:val="single" w:sz="4" w:space="0" w:color="auto"/>
            </w:tcBorders>
            <w:vAlign w:val="center"/>
            <w:tcPrChange w:id="5290" w:author="Haiyang Liu" w:date="2026-05-21T09:54:00Z" w16du:dateUtc="2026-05-21T02:54:00Z">
              <w:tcPr>
                <w:tcW w:w="0" w:type="auto"/>
                <w:tcBorders>
                  <w:top w:val="single" w:sz="4" w:space="0" w:color="auto"/>
                  <w:bottom w:val="single" w:sz="4" w:space="0" w:color="auto"/>
                </w:tcBorders>
                <w:vAlign w:val="center"/>
              </w:tcPr>
            </w:tcPrChange>
          </w:tcPr>
          <w:p w14:paraId="02DE3FD4" w14:textId="77777777" w:rsidR="00833142" w:rsidRPr="002E33E9" w:rsidRDefault="00833142" w:rsidP="005E69E8">
            <w:pPr>
              <w:widowControl w:val="0"/>
              <w:autoSpaceDE w:val="0"/>
              <w:autoSpaceDN w:val="0"/>
              <w:adjustRightInd w:val="0"/>
              <w:snapToGrid w:val="0"/>
              <w:ind w:right="60"/>
              <w:jc w:val="right"/>
              <w:rPr>
                <w:ins w:id="5291" w:author="Haiyang Liu" w:date="2026-05-21T09:35:00Z" w16du:dateUtc="2026-05-21T02:35:00Z"/>
                <w:rFonts w:eastAsia="DengXian"/>
                <w:i/>
                <w:color w:val="000000"/>
                <w:kern w:val="2"/>
                <w:sz w:val="22"/>
                <w:szCs w:val="22"/>
              </w:rPr>
            </w:pPr>
            <w:ins w:id="5292" w:author="Haiyang Liu" w:date="2026-05-21T09:35:00Z" w16du:dateUtc="2026-05-21T02:35:00Z">
              <w:r w:rsidRPr="002E33E9">
                <w:rPr>
                  <w:rFonts w:eastAsia="DengXian"/>
                  <w:i/>
                  <w:color w:val="000000"/>
                  <w:kern w:val="2"/>
                  <w:sz w:val="22"/>
                  <w:szCs w:val="22"/>
                </w:rPr>
                <w:t>12</w:t>
              </w:r>
            </w:ins>
          </w:p>
        </w:tc>
      </w:tr>
      <w:tr w:rsidR="00833142" w:rsidRPr="002E33E9" w14:paraId="7684DB84" w14:textId="77777777" w:rsidTr="002E33E9">
        <w:trPr>
          <w:cantSplit/>
          <w:trHeight w:val="144"/>
          <w:jc w:val="center"/>
          <w:ins w:id="5293" w:author="Haiyang Liu" w:date="2026-05-21T09:35:00Z"/>
          <w:trPrChange w:id="5294" w:author="Haiyang Liu" w:date="2026-05-21T09:54:00Z" w16du:dateUtc="2026-05-21T02:54:00Z">
            <w:trPr>
              <w:cantSplit/>
              <w:trHeight w:val="144"/>
              <w:jc w:val="center"/>
            </w:trPr>
          </w:trPrChange>
        </w:trPr>
        <w:tc>
          <w:tcPr>
            <w:tcW w:w="1329" w:type="pct"/>
            <w:vAlign w:val="center"/>
            <w:tcPrChange w:id="5295" w:author="Haiyang Liu" w:date="2026-05-21T09:54:00Z" w16du:dateUtc="2026-05-21T02:54:00Z">
              <w:tcPr>
                <w:tcW w:w="4893" w:type="dxa"/>
                <w:gridSpan w:val="3"/>
                <w:vAlign w:val="center"/>
              </w:tcPr>
            </w:tcPrChange>
          </w:tcPr>
          <w:p w14:paraId="6A3F20C4" w14:textId="77777777" w:rsidR="00833142" w:rsidRPr="002E33E9" w:rsidRDefault="00833142" w:rsidP="005E69E8">
            <w:pPr>
              <w:widowControl w:val="0"/>
              <w:autoSpaceDE w:val="0"/>
              <w:autoSpaceDN w:val="0"/>
              <w:adjustRightInd w:val="0"/>
              <w:snapToGrid w:val="0"/>
              <w:ind w:right="60"/>
              <w:rPr>
                <w:ins w:id="5296" w:author="Haiyang Liu" w:date="2026-05-21T09:35:00Z" w16du:dateUtc="2026-05-21T02:35:00Z"/>
                <w:b/>
                <w:bCs/>
                <w:color w:val="000000"/>
                <w:sz w:val="22"/>
                <w:szCs w:val="22"/>
              </w:rPr>
            </w:pPr>
            <w:ins w:id="5297" w:author="Haiyang Liu" w:date="2026-05-21T09:35:00Z" w16du:dateUtc="2026-05-21T02:35:00Z">
              <w:r w:rsidRPr="002E33E9">
                <w:rPr>
                  <w:b/>
                  <w:bCs/>
                  <w:color w:val="000000"/>
                  <w:sz w:val="22"/>
                  <w:szCs w:val="22"/>
                </w:rPr>
                <w:t>Controls</w:t>
              </w:r>
            </w:ins>
          </w:p>
        </w:tc>
        <w:tc>
          <w:tcPr>
            <w:tcW w:w="214" w:type="pct"/>
            <w:vAlign w:val="center"/>
            <w:tcPrChange w:id="5298" w:author="Haiyang Liu" w:date="2026-05-21T09:54:00Z" w16du:dateUtc="2026-05-21T02:54:00Z">
              <w:tcPr>
                <w:tcW w:w="0" w:type="auto"/>
                <w:gridSpan w:val="2"/>
                <w:vAlign w:val="center"/>
              </w:tcPr>
            </w:tcPrChange>
          </w:tcPr>
          <w:p w14:paraId="12D8E063" w14:textId="77777777" w:rsidR="00833142" w:rsidRPr="002E33E9" w:rsidRDefault="00833142" w:rsidP="005E69E8">
            <w:pPr>
              <w:widowControl w:val="0"/>
              <w:autoSpaceDE w:val="0"/>
              <w:autoSpaceDN w:val="0"/>
              <w:adjustRightInd w:val="0"/>
              <w:snapToGrid w:val="0"/>
              <w:ind w:right="60"/>
              <w:jc w:val="right"/>
              <w:rPr>
                <w:ins w:id="5299" w:author="Haiyang Liu" w:date="2026-05-21T09:35:00Z" w16du:dateUtc="2026-05-21T02:35:00Z"/>
                <w:b/>
                <w:bCs/>
                <w:color w:val="010205"/>
                <w:sz w:val="22"/>
                <w:szCs w:val="22"/>
              </w:rPr>
            </w:pPr>
          </w:p>
        </w:tc>
        <w:tc>
          <w:tcPr>
            <w:tcW w:w="214" w:type="pct"/>
            <w:vAlign w:val="center"/>
            <w:tcPrChange w:id="5300" w:author="Haiyang Liu" w:date="2026-05-21T09:54:00Z" w16du:dateUtc="2026-05-21T02:54:00Z">
              <w:tcPr>
                <w:tcW w:w="0" w:type="auto"/>
                <w:vAlign w:val="center"/>
              </w:tcPr>
            </w:tcPrChange>
          </w:tcPr>
          <w:p w14:paraId="2524FFFF" w14:textId="77777777" w:rsidR="00833142" w:rsidRPr="002E33E9" w:rsidRDefault="00833142" w:rsidP="005E69E8">
            <w:pPr>
              <w:widowControl w:val="0"/>
              <w:autoSpaceDE w:val="0"/>
              <w:autoSpaceDN w:val="0"/>
              <w:adjustRightInd w:val="0"/>
              <w:snapToGrid w:val="0"/>
              <w:ind w:right="60"/>
              <w:jc w:val="right"/>
              <w:rPr>
                <w:ins w:id="5301" w:author="Haiyang Liu" w:date="2026-05-21T09:35:00Z" w16du:dateUtc="2026-05-21T02:35:00Z"/>
                <w:color w:val="010205"/>
                <w:sz w:val="22"/>
                <w:szCs w:val="22"/>
              </w:rPr>
            </w:pPr>
          </w:p>
        </w:tc>
        <w:tc>
          <w:tcPr>
            <w:tcW w:w="281" w:type="pct"/>
            <w:vAlign w:val="center"/>
            <w:tcPrChange w:id="5302" w:author="Haiyang Liu" w:date="2026-05-21T09:54:00Z" w16du:dateUtc="2026-05-21T02:54:00Z">
              <w:tcPr>
                <w:tcW w:w="0" w:type="auto"/>
                <w:gridSpan w:val="2"/>
                <w:vAlign w:val="center"/>
              </w:tcPr>
            </w:tcPrChange>
          </w:tcPr>
          <w:p w14:paraId="177D9ECC" w14:textId="77777777" w:rsidR="00833142" w:rsidRPr="002E33E9" w:rsidRDefault="00833142" w:rsidP="005E69E8">
            <w:pPr>
              <w:widowControl w:val="0"/>
              <w:autoSpaceDE w:val="0"/>
              <w:autoSpaceDN w:val="0"/>
              <w:adjustRightInd w:val="0"/>
              <w:snapToGrid w:val="0"/>
              <w:ind w:right="60"/>
              <w:jc w:val="right"/>
              <w:rPr>
                <w:ins w:id="5303" w:author="Haiyang Liu" w:date="2026-05-21T09:35:00Z" w16du:dateUtc="2026-05-21T02:35:00Z"/>
                <w:b/>
                <w:bCs/>
                <w:color w:val="010205"/>
                <w:sz w:val="22"/>
                <w:szCs w:val="22"/>
              </w:rPr>
            </w:pPr>
          </w:p>
        </w:tc>
        <w:tc>
          <w:tcPr>
            <w:tcW w:w="281" w:type="pct"/>
            <w:vAlign w:val="center"/>
            <w:tcPrChange w:id="5304" w:author="Haiyang Liu" w:date="2026-05-21T09:54:00Z" w16du:dateUtc="2026-05-21T02:54:00Z">
              <w:tcPr>
                <w:tcW w:w="0" w:type="auto"/>
                <w:gridSpan w:val="2"/>
                <w:vAlign w:val="center"/>
              </w:tcPr>
            </w:tcPrChange>
          </w:tcPr>
          <w:p w14:paraId="4941C4B0" w14:textId="77777777" w:rsidR="00833142" w:rsidRPr="002E33E9" w:rsidRDefault="00833142" w:rsidP="005E69E8">
            <w:pPr>
              <w:widowControl w:val="0"/>
              <w:autoSpaceDE w:val="0"/>
              <w:autoSpaceDN w:val="0"/>
              <w:adjustRightInd w:val="0"/>
              <w:snapToGrid w:val="0"/>
              <w:ind w:right="60"/>
              <w:jc w:val="right"/>
              <w:rPr>
                <w:ins w:id="5305" w:author="Haiyang Liu" w:date="2026-05-21T09:35:00Z" w16du:dateUtc="2026-05-21T02:35:00Z"/>
                <w:sz w:val="22"/>
                <w:szCs w:val="22"/>
              </w:rPr>
            </w:pPr>
          </w:p>
        </w:tc>
        <w:tc>
          <w:tcPr>
            <w:tcW w:w="281" w:type="pct"/>
            <w:vAlign w:val="center"/>
            <w:tcPrChange w:id="5306" w:author="Haiyang Liu" w:date="2026-05-21T09:54:00Z" w16du:dateUtc="2026-05-21T02:54:00Z">
              <w:tcPr>
                <w:tcW w:w="0" w:type="auto"/>
                <w:gridSpan w:val="2"/>
                <w:vAlign w:val="center"/>
              </w:tcPr>
            </w:tcPrChange>
          </w:tcPr>
          <w:p w14:paraId="7B235FD6" w14:textId="77777777" w:rsidR="00833142" w:rsidRPr="002E33E9" w:rsidRDefault="00833142" w:rsidP="005E69E8">
            <w:pPr>
              <w:widowControl w:val="0"/>
              <w:autoSpaceDE w:val="0"/>
              <w:autoSpaceDN w:val="0"/>
              <w:adjustRightInd w:val="0"/>
              <w:snapToGrid w:val="0"/>
              <w:ind w:right="60"/>
              <w:jc w:val="right"/>
              <w:rPr>
                <w:ins w:id="5307" w:author="Haiyang Liu" w:date="2026-05-21T09:35:00Z" w16du:dateUtc="2026-05-21T02:35:00Z"/>
                <w:sz w:val="22"/>
                <w:szCs w:val="22"/>
              </w:rPr>
            </w:pPr>
          </w:p>
        </w:tc>
        <w:tc>
          <w:tcPr>
            <w:tcW w:w="281" w:type="pct"/>
            <w:vAlign w:val="center"/>
            <w:tcPrChange w:id="5308" w:author="Haiyang Liu" w:date="2026-05-21T09:54:00Z" w16du:dateUtc="2026-05-21T02:54:00Z">
              <w:tcPr>
                <w:tcW w:w="0" w:type="auto"/>
                <w:gridSpan w:val="2"/>
                <w:vAlign w:val="center"/>
              </w:tcPr>
            </w:tcPrChange>
          </w:tcPr>
          <w:p w14:paraId="17209506" w14:textId="77777777" w:rsidR="00833142" w:rsidRPr="002E33E9" w:rsidRDefault="00833142" w:rsidP="005E69E8">
            <w:pPr>
              <w:widowControl w:val="0"/>
              <w:autoSpaceDE w:val="0"/>
              <w:autoSpaceDN w:val="0"/>
              <w:adjustRightInd w:val="0"/>
              <w:snapToGrid w:val="0"/>
              <w:ind w:right="60"/>
              <w:jc w:val="right"/>
              <w:rPr>
                <w:ins w:id="5309" w:author="Haiyang Liu" w:date="2026-05-21T09:35:00Z" w16du:dateUtc="2026-05-21T02:35:00Z"/>
                <w:sz w:val="22"/>
                <w:szCs w:val="22"/>
              </w:rPr>
            </w:pPr>
          </w:p>
        </w:tc>
        <w:tc>
          <w:tcPr>
            <w:tcW w:w="281" w:type="pct"/>
            <w:vAlign w:val="center"/>
            <w:tcPrChange w:id="5310" w:author="Haiyang Liu" w:date="2026-05-21T09:54:00Z" w16du:dateUtc="2026-05-21T02:54:00Z">
              <w:tcPr>
                <w:tcW w:w="0" w:type="auto"/>
                <w:gridSpan w:val="2"/>
                <w:vAlign w:val="center"/>
              </w:tcPr>
            </w:tcPrChange>
          </w:tcPr>
          <w:p w14:paraId="5801B975" w14:textId="77777777" w:rsidR="00833142" w:rsidRPr="002E33E9" w:rsidRDefault="00833142" w:rsidP="005E69E8">
            <w:pPr>
              <w:widowControl w:val="0"/>
              <w:autoSpaceDE w:val="0"/>
              <w:autoSpaceDN w:val="0"/>
              <w:adjustRightInd w:val="0"/>
              <w:snapToGrid w:val="0"/>
              <w:ind w:right="60"/>
              <w:jc w:val="right"/>
              <w:rPr>
                <w:ins w:id="5311" w:author="Haiyang Liu" w:date="2026-05-21T09:35:00Z" w16du:dateUtc="2026-05-21T02:35:00Z"/>
                <w:sz w:val="22"/>
                <w:szCs w:val="22"/>
              </w:rPr>
            </w:pPr>
          </w:p>
        </w:tc>
        <w:tc>
          <w:tcPr>
            <w:tcW w:w="281" w:type="pct"/>
            <w:vAlign w:val="center"/>
            <w:tcPrChange w:id="5312" w:author="Haiyang Liu" w:date="2026-05-21T09:54:00Z" w16du:dateUtc="2026-05-21T02:54:00Z">
              <w:tcPr>
                <w:tcW w:w="0" w:type="auto"/>
                <w:gridSpan w:val="2"/>
                <w:vAlign w:val="center"/>
              </w:tcPr>
            </w:tcPrChange>
          </w:tcPr>
          <w:p w14:paraId="553492C5" w14:textId="77777777" w:rsidR="00833142" w:rsidRPr="002E33E9" w:rsidRDefault="00833142" w:rsidP="005E69E8">
            <w:pPr>
              <w:widowControl w:val="0"/>
              <w:autoSpaceDE w:val="0"/>
              <w:autoSpaceDN w:val="0"/>
              <w:adjustRightInd w:val="0"/>
              <w:snapToGrid w:val="0"/>
              <w:ind w:right="60"/>
              <w:jc w:val="right"/>
              <w:rPr>
                <w:ins w:id="5313" w:author="Haiyang Liu" w:date="2026-05-21T09:35:00Z" w16du:dateUtc="2026-05-21T02:35:00Z"/>
                <w:rFonts w:eastAsia="MingLiU"/>
                <w:color w:val="000000"/>
                <w:kern w:val="2"/>
                <w:sz w:val="22"/>
                <w:szCs w:val="22"/>
              </w:rPr>
            </w:pPr>
          </w:p>
        </w:tc>
        <w:tc>
          <w:tcPr>
            <w:tcW w:w="281" w:type="pct"/>
            <w:vAlign w:val="center"/>
            <w:tcPrChange w:id="5314" w:author="Haiyang Liu" w:date="2026-05-21T09:54:00Z" w16du:dateUtc="2026-05-21T02:54:00Z">
              <w:tcPr>
                <w:tcW w:w="0" w:type="auto"/>
                <w:gridSpan w:val="2"/>
                <w:vAlign w:val="center"/>
              </w:tcPr>
            </w:tcPrChange>
          </w:tcPr>
          <w:p w14:paraId="5CEF8487" w14:textId="77777777" w:rsidR="00833142" w:rsidRPr="002E33E9" w:rsidRDefault="00833142" w:rsidP="005E69E8">
            <w:pPr>
              <w:widowControl w:val="0"/>
              <w:autoSpaceDE w:val="0"/>
              <w:autoSpaceDN w:val="0"/>
              <w:adjustRightInd w:val="0"/>
              <w:snapToGrid w:val="0"/>
              <w:ind w:right="60"/>
              <w:jc w:val="right"/>
              <w:rPr>
                <w:ins w:id="5315" w:author="Haiyang Liu" w:date="2026-05-21T09:35:00Z" w16du:dateUtc="2026-05-21T02:35:00Z"/>
                <w:rFonts w:eastAsia="MingLiU"/>
                <w:color w:val="000000"/>
                <w:kern w:val="2"/>
                <w:sz w:val="22"/>
                <w:szCs w:val="22"/>
              </w:rPr>
            </w:pPr>
          </w:p>
        </w:tc>
        <w:tc>
          <w:tcPr>
            <w:tcW w:w="281" w:type="pct"/>
            <w:vAlign w:val="center"/>
            <w:tcPrChange w:id="5316" w:author="Haiyang Liu" w:date="2026-05-21T09:54:00Z" w16du:dateUtc="2026-05-21T02:54:00Z">
              <w:tcPr>
                <w:tcW w:w="0" w:type="auto"/>
                <w:gridSpan w:val="2"/>
                <w:vAlign w:val="center"/>
              </w:tcPr>
            </w:tcPrChange>
          </w:tcPr>
          <w:p w14:paraId="6BBC1DA3" w14:textId="77777777" w:rsidR="00833142" w:rsidRPr="002E33E9" w:rsidRDefault="00833142" w:rsidP="005E69E8">
            <w:pPr>
              <w:widowControl w:val="0"/>
              <w:autoSpaceDE w:val="0"/>
              <w:autoSpaceDN w:val="0"/>
              <w:adjustRightInd w:val="0"/>
              <w:snapToGrid w:val="0"/>
              <w:ind w:right="60"/>
              <w:jc w:val="right"/>
              <w:rPr>
                <w:ins w:id="5317" w:author="Haiyang Liu" w:date="2026-05-21T09:35:00Z" w16du:dateUtc="2026-05-21T02:35:00Z"/>
                <w:rFonts w:eastAsia="MingLiU"/>
                <w:color w:val="000000"/>
                <w:kern w:val="2"/>
                <w:sz w:val="22"/>
                <w:szCs w:val="22"/>
              </w:rPr>
            </w:pPr>
          </w:p>
        </w:tc>
        <w:tc>
          <w:tcPr>
            <w:tcW w:w="281" w:type="pct"/>
            <w:vAlign w:val="center"/>
            <w:tcPrChange w:id="5318" w:author="Haiyang Liu" w:date="2026-05-21T09:54:00Z" w16du:dateUtc="2026-05-21T02:54:00Z">
              <w:tcPr>
                <w:tcW w:w="0" w:type="auto"/>
                <w:gridSpan w:val="2"/>
                <w:vAlign w:val="center"/>
              </w:tcPr>
            </w:tcPrChange>
          </w:tcPr>
          <w:p w14:paraId="2AC9D3F4" w14:textId="77777777" w:rsidR="00833142" w:rsidRPr="002E33E9" w:rsidRDefault="00833142" w:rsidP="005E69E8">
            <w:pPr>
              <w:widowControl w:val="0"/>
              <w:autoSpaceDE w:val="0"/>
              <w:autoSpaceDN w:val="0"/>
              <w:adjustRightInd w:val="0"/>
              <w:snapToGrid w:val="0"/>
              <w:ind w:right="60"/>
              <w:jc w:val="right"/>
              <w:rPr>
                <w:ins w:id="5319" w:author="Haiyang Liu" w:date="2026-05-21T09:35:00Z" w16du:dateUtc="2026-05-21T02:35:00Z"/>
                <w:rFonts w:eastAsia="MingLiU"/>
                <w:color w:val="000000"/>
                <w:kern w:val="2"/>
                <w:sz w:val="22"/>
                <w:szCs w:val="22"/>
              </w:rPr>
            </w:pPr>
          </w:p>
        </w:tc>
        <w:tc>
          <w:tcPr>
            <w:tcW w:w="281" w:type="pct"/>
            <w:vAlign w:val="center"/>
            <w:tcPrChange w:id="5320" w:author="Haiyang Liu" w:date="2026-05-21T09:54:00Z" w16du:dateUtc="2026-05-21T02:54:00Z">
              <w:tcPr>
                <w:tcW w:w="0" w:type="auto"/>
                <w:gridSpan w:val="3"/>
                <w:vAlign w:val="center"/>
              </w:tcPr>
            </w:tcPrChange>
          </w:tcPr>
          <w:p w14:paraId="1BD4F41C" w14:textId="77777777" w:rsidR="00833142" w:rsidRPr="002E33E9" w:rsidRDefault="00833142" w:rsidP="005E69E8">
            <w:pPr>
              <w:widowControl w:val="0"/>
              <w:autoSpaceDE w:val="0"/>
              <w:autoSpaceDN w:val="0"/>
              <w:adjustRightInd w:val="0"/>
              <w:snapToGrid w:val="0"/>
              <w:ind w:right="60"/>
              <w:jc w:val="right"/>
              <w:rPr>
                <w:ins w:id="5321" w:author="Haiyang Liu" w:date="2026-05-21T09:35:00Z" w16du:dateUtc="2026-05-21T02:35:00Z"/>
                <w:rFonts w:eastAsia="MingLiU"/>
                <w:color w:val="000000"/>
                <w:kern w:val="2"/>
                <w:sz w:val="22"/>
                <w:szCs w:val="22"/>
              </w:rPr>
            </w:pPr>
          </w:p>
        </w:tc>
        <w:tc>
          <w:tcPr>
            <w:tcW w:w="258" w:type="pct"/>
            <w:vAlign w:val="center"/>
            <w:tcPrChange w:id="5322" w:author="Haiyang Liu" w:date="2026-05-21T09:54:00Z" w16du:dateUtc="2026-05-21T02:54:00Z">
              <w:tcPr>
                <w:tcW w:w="0" w:type="auto"/>
                <w:gridSpan w:val="2"/>
                <w:vAlign w:val="center"/>
              </w:tcPr>
            </w:tcPrChange>
          </w:tcPr>
          <w:p w14:paraId="53A5A00D" w14:textId="77777777" w:rsidR="00833142" w:rsidRPr="002E33E9" w:rsidRDefault="00833142" w:rsidP="005E69E8">
            <w:pPr>
              <w:widowControl w:val="0"/>
              <w:autoSpaceDE w:val="0"/>
              <w:autoSpaceDN w:val="0"/>
              <w:adjustRightInd w:val="0"/>
              <w:snapToGrid w:val="0"/>
              <w:ind w:right="60"/>
              <w:jc w:val="right"/>
              <w:rPr>
                <w:ins w:id="5323" w:author="Haiyang Liu" w:date="2026-05-21T09:35:00Z" w16du:dateUtc="2026-05-21T02:35:00Z"/>
                <w:rFonts w:eastAsia="MingLiU"/>
                <w:color w:val="000000"/>
                <w:kern w:val="2"/>
                <w:sz w:val="22"/>
                <w:szCs w:val="22"/>
              </w:rPr>
            </w:pPr>
          </w:p>
        </w:tc>
        <w:tc>
          <w:tcPr>
            <w:tcW w:w="172" w:type="pct"/>
            <w:vAlign w:val="center"/>
            <w:tcPrChange w:id="5324" w:author="Haiyang Liu" w:date="2026-05-21T09:54:00Z" w16du:dateUtc="2026-05-21T02:54:00Z">
              <w:tcPr>
                <w:tcW w:w="0" w:type="auto"/>
                <w:vAlign w:val="center"/>
              </w:tcPr>
            </w:tcPrChange>
          </w:tcPr>
          <w:p w14:paraId="13F9F050" w14:textId="77777777" w:rsidR="00833142" w:rsidRPr="002E33E9" w:rsidRDefault="00833142" w:rsidP="005E69E8">
            <w:pPr>
              <w:widowControl w:val="0"/>
              <w:autoSpaceDE w:val="0"/>
              <w:autoSpaceDN w:val="0"/>
              <w:adjustRightInd w:val="0"/>
              <w:snapToGrid w:val="0"/>
              <w:ind w:right="60"/>
              <w:jc w:val="right"/>
              <w:rPr>
                <w:ins w:id="5325" w:author="Haiyang Liu" w:date="2026-05-21T09:35:00Z" w16du:dateUtc="2026-05-21T02:35:00Z"/>
                <w:rFonts w:eastAsia="MingLiU"/>
                <w:color w:val="000000"/>
                <w:kern w:val="2"/>
                <w:sz w:val="22"/>
                <w:szCs w:val="22"/>
              </w:rPr>
            </w:pPr>
          </w:p>
        </w:tc>
      </w:tr>
      <w:tr w:rsidR="00833142" w:rsidRPr="002E33E9" w14:paraId="32CB9B21" w14:textId="77777777" w:rsidTr="002E33E9">
        <w:trPr>
          <w:cantSplit/>
          <w:trHeight w:val="144"/>
          <w:jc w:val="center"/>
          <w:ins w:id="5326" w:author="Haiyang Liu" w:date="2026-05-21T09:35:00Z"/>
          <w:trPrChange w:id="5327" w:author="Haiyang Liu" w:date="2026-05-21T09:54:00Z" w16du:dateUtc="2026-05-21T02:54:00Z">
            <w:trPr>
              <w:cantSplit/>
              <w:trHeight w:val="144"/>
              <w:jc w:val="center"/>
            </w:trPr>
          </w:trPrChange>
        </w:trPr>
        <w:tc>
          <w:tcPr>
            <w:tcW w:w="1329" w:type="pct"/>
            <w:vAlign w:val="center"/>
            <w:tcPrChange w:id="5328" w:author="Haiyang Liu" w:date="2026-05-21T09:54:00Z" w16du:dateUtc="2026-05-21T02:54:00Z">
              <w:tcPr>
                <w:tcW w:w="4893" w:type="dxa"/>
                <w:gridSpan w:val="3"/>
                <w:vAlign w:val="center"/>
              </w:tcPr>
            </w:tcPrChange>
          </w:tcPr>
          <w:p w14:paraId="61E64878" w14:textId="26E90917" w:rsidR="00833142" w:rsidRPr="002E33E9" w:rsidRDefault="00833142" w:rsidP="005E69E8">
            <w:pPr>
              <w:widowControl w:val="0"/>
              <w:autoSpaceDE w:val="0"/>
              <w:autoSpaceDN w:val="0"/>
              <w:adjustRightInd w:val="0"/>
              <w:snapToGrid w:val="0"/>
              <w:ind w:right="60"/>
              <w:rPr>
                <w:ins w:id="5329" w:author="Haiyang Liu" w:date="2026-05-21T09:35:00Z" w16du:dateUtc="2026-05-21T02:35:00Z"/>
                <w:color w:val="000000"/>
                <w:sz w:val="22"/>
                <w:szCs w:val="22"/>
              </w:rPr>
            </w:pPr>
            <w:ins w:id="5330" w:author="Haiyang Liu" w:date="2026-05-21T09:35:00Z" w16du:dateUtc="2026-05-21T02:35:00Z">
              <w:r w:rsidRPr="002E33E9">
                <w:rPr>
                  <w:color w:val="000000"/>
                  <w:sz w:val="22"/>
                  <w:szCs w:val="22"/>
                </w:rPr>
                <w:t>1.Newcomer learning goal orientation (</w:t>
              </w:r>
              <w:r w:rsidRPr="002E33E9">
                <w:rPr>
                  <w:rFonts w:eastAsia="DengXian"/>
                  <w:sz w:val="22"/>
                  <w:szCs w:val="22"/>
                </w:rPr>
                <w:t xml:space="preserve">newcomer rated, </w:t>
              </w:r>
            </w:ins>
            <w:ins w:id="5331" w:author="Haiyang Liu" w:date="2026-05-21T10:28:00Z" w16du:dateUtc="2026-05-21T03:28:00Z">
              <w:r w:rsidR="00D71967">
                <w:rPr>
                  <w:rFonts w:eastAsia="DengXian"/>
                  <w:sz w:val="22"/>
                  <w:szCs w:val="22"/>
                </w:rPr>
                <w:t>W</w:t>
              </w:r>
            </w:ins>
            <w:ins w:id="5332" w:author="Haiyang Liu" w:date="2026-05-21T09:35:00Z" w16du:dateUtc="2026-05-21T02:35:00Z">
              <w:r w:rsidRPr="002E33E9">
                <w:rPr>
                  <w:rFonts w:eastAsia="DengXian"/>
                  <w:sz w:val="22"/>
                  <w:szCs w:val="22"/>
                </w:rPr>
                <w:t>1)</w:t>
              </w:r>
            </w:ins>
          </w:p>
        </w:tc>
        <w:tc>
          <w:tcPr>
            <w:tcW w:w="214" w:type="pct"/>
            <w:vAlign w:val="center"/>
            <w:tcPrChange w:id="5333" w:author="Haiyang Liu" w:date="2026-05-21T09:54:00Z" w16du:dateUtc="2026-05-21T02:54:00Z">
              <w:tcPr>
                <w:tcW w:w="0" w:type="auto"/>
                <w:gridSpan w:val="2"/>
                <w:vAlign w:val="center"/>
              </w:tcPr>
            </w:tcPrChange>
          </w:tcPr>
          <w:p w14:paraId="5A7704A0" w14:textId="77777777" w:rsidR="00833142" w:rsidRPr="002E33E9" w:rsidRDefault="00833142" w:rsidP="005E69E8">
            <w:pPr>
              <w:widowControl w:val="0"/>
              <w:autoSpaceDE w:val="0"/>
              <w:autoSpaceDN w:val="0"/>
              <w:adjustRightInd w:val="0"/>
              <w:snapToGrid w:val="0"/>
              <w:ind w:right="60"/>
              <w:jc w:val="right"/>
              <w:rPr>
                <w:ins w:id="5334" w:author="Haiyang Liu" w:date="2026-05-21T09:35:00Z" w16du:dateUtc="2026-05-21T02:35:00Z"/>
                <w:color w:val="000000"/>
                <w:sz w:val="22"/>
                <w:szCs w:val="22"/>
              </w:rPr>
            </w:pPr>
            <w:ins w:id="5335" w:author="Haiyang Liu" w:date="2026-05-21T09:35:00Z" w16du:dateUtc="2026-05-21T02:35:00Z">
              <w:r w:rsidRPr="002E33E9">
                <w:rPr>
                  <w:color w:val="000000"/>
                  <w:sz w:val="22"/>
                  <w:szCs w:val="22"/>
                </w:rPr>
                <w:t>5.703</w:t>
              </w:r>
            </w:ins>
          </w:p>
        </w:tc>
        <w:tc>
          <w:tcPr>
            <w:tcW w:w="214" w:type="pct"/>
            <w:vAlign w:val="center"/>
            <w:tcPrChange w:id="5336" w:author="Haiyang Liu" w:date="2026-05-21T09:54:00Z" w16du:dateUtc="2026-05-21T02:54:00Z">
              <w:tcPr>
                <w:tcW w:w="0" w:type="auto"/>
                <w:vAlign w:val="center"/>
              </w:tcPr>
            </w:tcPrChange>
          </w:tcPr>
          <w:p w14:paraId="22F95095" w14:textId="77777777" w:rsidR="00833142" w:rsidRPr="002E33E9" w:rsidRDefault="00833142" w:rsidP="005E69E8">
            <w:pPr>
              <w:widowControl w:val="0"/>
              <w:autoSpaceDE w:val="0"/>
              <w:autoSpaceDN w:val="0"/>
              <w:adjustRightInd w:val="0"/>
              <w:snapToGrid w:val="0"/>
              <w:ind w:right="60"/>
              <w:jc w:val="right"/>
              <w:rPr>
                <w:ins w:id="5337" w:author="Haiyang Liu" w:date="2026-05-21T09:35:00Z" w16du:dateUtc="2026-05-21T02:35:00Z"/>
                <w:color w:val="000000"/>
                <w:sz w:val="22"/>
                <w:szCs w:val="22"/>
              </w:rPr>
            </w:pPr>
            <w:ins w:id="5338" w:author="Haiyang Liu" w:date="2026-05-21T09:35:00Z" w16du:dateUtc="2026-05-21T02:35:00Z">
              <w:r w:rsidRPr="002E33E9">
                <w:rPr>
                  <w:color w:val="000000"/>
                  <w:sz w:val="22"/>
                  <w:szCs w:val="22"/>
                </w:rPr>
                <w:t>.785</w:t>
              </w:r>
            </w:ins>
          </w:p>
        </w:tc>
        <w:tc>
          <w:tcPr>
            <w:tcW w:w="281" w:type="pct"/>
            <w:vAlign w:val="center"/>
            <w:tcPrChange w:id="5339" w:author="Haiyang Liu" w:date="2026-05-21T09:54:00Z" w16du:dateUtc="2026-05-21T02:54:00Z">
              <w:tcPr>
                <w:tcW w:w="0" w:type="auto"/>
                <w:gridSpan w:val="2"/>
                <w:vAlign w:val="center"/>
              </w:tcPr>
            </w:tcPrChange>
          </w:tcPr>
          <w:p w14:paraId="51953187" w14:textId="77777777" w:rsidR="00833142" w:rsidRPr="002E33E9" w:rsidRDefault="00833142" w:rsidP="005E69E8">
            <w:pPr>
              <w:widowControl w:val="0"/>
              <w:autoSpaceDE w:val="0"/>
              <w:autoSpaceDN w:val="0"/>
              <w:adjustRightInd w:val="0"/>
              <w:snapToGrid w:val="0"/>
              <w:ind w:right="60"/>
              <w:jc w:val="right"/>
              <w:rPr>
                <w:ins w:id="5340" w:author="Haiyang Liu" w:date="2026-05-21T09:35:00Z" w16du:dateUtc="2026-05-21T02:35:00Z"/>
                <w:rFonts w:eastAsia="DengXian"/>
                <w:b/>
                <w:color w:val="000000"/>
                <w:kern w:val="2"/>
                <w:sz w:val="22"/>
                <w:szCs w:val="22"/>
                <w:highlight w:val="yellow"/>
              </w:rPr>
            </w:pPr>
            <w:ins w:id="5341" w:author="Haiyang Liu" w:date="2026-05-21T09:35:00Z" w16du:dateUtc="2026-05-21T02:35:00Z">
              <w:r w:rsidRPr="002E33E9">
                <w:rPr>
                  <w:b/>
                  <w:bCs/>
                  <w:color w:val="010205"/>
                  <w:sz w:val="22"/>
                  <w:szCs w:val="22"/>
                </w:rPr>
                <w:t>.847</w:t>
              </w:r>
            </w:ins>
          </w:p>
        </w:tc>
        <w:tc>
          <w:tcPr>
            <w:tcW w:w="281" w:type="pct"/>
            <w:vAlign w:val="center"/>
            <w:tcPrChange w:id="5342" w:author="Haiyang Liu" w:date="2026-05-21T09:54:00Z" w16du:dateUtc="2026-05-21T02:54:00Z">
              <w:tcPr>
                <w:tcW w:w="0" w:type="auto"/>
                <w:gridSpan w:val="2"/>
                <w:vAlign w:val="center"/>
              </w:tcPr>
            </w:tcPrChange>
          </w:tcPr>
          <w:p w14:paraId="6399FA3B" w14:textId="77777777" w:rsidR="00833142" w:rsidRPr="002E33E9" w:rsidRDefault="00833142" w:rsidP="005E69E8">
            <w:pPr>
              <w:widowControl w:val="0"/>
              <w:autoSpaceDE w:val="0"/>
              <w:autoSpaceDN w:val="0"/>
              <w:adjustRightInd w:val="0"/>
              <w:snapToGrid w:val="0"/>
              <w:ind w:right="60"/>
              <w:jc w:val="right"/>
              <w:rPr>
                <w:ins w:id="5343" w:author="Haiyang Liu" w:date="2026-05-21T09:35:00Z" w16du:dateUtc="2026-05-21T02:35:00Z"/>
                <w:sz w:val="22"/>
                <w:szCs w:val="22"/>
              </w:rPr>
            </w:pPr>
          </w:p>
        </w:tc>
        <w:tc>
          <w:tcPr>
            <w:tcW w:w="281" w:type="pct"/>
            <w:vAlign w:val="center"/>
            <w:tcPrChange w:id="5344" w:author="Haiyang Liu" w:date="2026-05-21T09:54:00Z" w16du:dateUtc="2026-05-21T02:54:00Z">
              <w:tcPr>
                <w:tcW w:w="0" w:type="auto"/>
                <w:gridSpan w:val="2"/>
                <w:vAlign w:val="center"/>
              </w:tcPr>
            </w:tcPrChange>
          </w:tcPr>
          <w:p w14:paraId="2521A2BF" w14:textId="77777777" w:rsidR="00833142" w:rsidRPr="002E33E9" w:rsidRDefault="00833142" w:rsidP="005E69E8">
            <w:pPr>
              <w:widowControl w:val="0"/>
              <w:autoSpaceDE w:val="0"/>
              <w:autoSpaceDN w:val="0"/>
              <w:adjustRightInd w:val="0"/>
              <w:snapToGrid w:val="0"/>
              <w:ind w:right="60"/>
              <w:jc w:val="right"/>
              <w:rPr>
                <w:ins w:id="5345" w:author="Haiyang Liu" w:date="2026-05-21T09:35:00Z" w16du:dateUtc="2026-05-21T02:35:00Z"/>
                <w:sz w:val="22"/>
                <w:szCs w:val="22"/>
              </w:rPr>
            </w:pPr>
          </w:p>
        </w:tc>
        <w:tc>
          <w:tcPr>
            <w:tcW w:w="281" w:type="pct"/>
            <w:vAlign w:val="center"/>
            <w:tcPrChange w:id="5346" w:author="Haiyang Liu" w:date="2026-05-21T09:54:00Z" w16du:dateUtc="2026-05-21T02:54:00Z">
              <w:tcPr>
                <w:tcW w:w="0" w:type="auto"/>
                <w:gridSpan w:val="2"/>
                <w:vAlign w:val="center"/>
              </w:tcPr>
            </w:tcPrChange>
          </w:tcPr>
          <w:p w14:paraId="166D2FCA" w14:textId="77777777" w:rsidR="00833142" w:rsidRPr="002E33E9" w:rsidRDefault="00833142" w:rsidP="005E69E8">
            <w:pPr>
              <w:widowControl w:val="0"/>
              <w:autoSpaceDE w:val="0"/>
              <w:autoSpaceDN w:val="0"/>
              <w:adjustRightInd w:val="0"/>
              <w:snapToGrid w:val="0"/>
              <w:ind w:right="60"/>
              <w:jc w:val="right"/>
              <w:rPr>
                <w:ins w:id="5347" w:author="Haiyang Liu" w:date="2026-05-21T09:35:00Z" w16du:dateUtc="2026-05-21T02:35:00Z"/>
                <w:sz w:val="22"/>
                <w:szCs w:val="22"/>
              </w:rPr>
            </w:pPr>
          </w:p>
        </w:tc>
        <w:tc>
          <w:tcPr>
            <w:tcW w:w="281" w:type="pct"/>
            <w:vAlign w:val="center"/>
            <w:tcPrChange w:id="5348" w:author="Haiyang Liu" w:date="2026-05-21T09:54:00Z" w16du:dateUtc="2026-05-21T02:54:00Z">
              <w:tcPr>
                <w:tcW w:w="0" w:type="auto"/>
                <w:gridSpan w:val="2"/>
                <w:vAlign w:val="center"/>
              </w:tcPr>
            </w:tcPrChange>
          </w:tcPr>
          <w:p w14:paraId="75CF06E9" w14:textId="77777777" w:rsidR="00833142" w:rsidRPr="002E33E9" w:rsidRDefault="00833142" w:rsidP="005E69E8">
            <w:pPr>
              <w:widowControl w:val="0"/>
              <w:autoSpaceDE w:val="0"/>
              <w:autoSpaceDN w:val="0"/>
              <w:adjustRightInd w:val="0"/>
              <w:snapToGrid w:val="0"/>
              <w:ind w:right="60"/>
              <w:jc w:val="right"/>
              <w:rPr>
                <w:ins w:id="5349" w:author="Haiyang Liu" w:date="2026-05-21T09:35:00Z" w16du:dateUtc="2026-05-21T02:35:00Z"/>
                <w:sz w:val="22"/>
                <w:szCs w:val="22"/>
              </w:rPr>
            </w:pPr>
          </w:p>
        </w:tc>
        <w:tc>
          <w:tcPr>
            <w:tcW w:w="281" w:type="pct"/>
            <w:vAlign w:val="center"/>
            <w:tcPrChange w:id="5350" w:author="Haiyang Liu" w:date="2026-05-21T09:54:00Z" w16du:dateUtc="2026-05-21T02:54:00Z">
              <w:tcPr>
                <w:tcW w:w="0" w:type="auto"/>
                <w:gridSpan w:val="2"/>
                <w:vAlign w:val="center"/>
              </w:tcPr>
            </w:tcPrChange>
          </w:tcPr>
          <w:p w14:paraId="22491122" w14:textId="77777777" w:rsidR="00833142" w:rsidRPr="002E33E9" w:rsidRDefault="00833142" w:rsidP="005E69E8">
            <w:pPr>
              <w:widowControl w:val="0"/>
              <w:autoSpaceDE w:val="0"/>
              <w:autoSpaceDN w:val="0"/>
              <w:adjustRightInd w:val="0"/>
              <w:snapToGrid w:val="0"/>
              <w:ind w:right="60"/>
              <w:jc w:val="right"/>
              <w:rPr>
                <w:ins w:id="5351" w:author="Haiyang Liu" w:date="2026-05-21T09:35:00Z" w16du:dateUtc="2026-05-21T02:35:00Z"/>
                <w:rFonts w:eastAsia="MingLiU"/>
                <w:color w:val="000000"/>
                <w:kern w:val="2"/>
                <w:sz w:val="22"/>
                <w:szCs w:val="22"/>
              </w:rPr>
            </w:pPr>
          </w:p>
        </w:tc>
        <w:tc>
          <w:tcPr>
            <w:tcW w:w="281" w:type="pct"/>
            <w:vAlign w:val="center"/>
            <w:tcPrChange w:id="5352" w:author="Haiyang Liu" w:date="2026-05-21T09:54:00Z" w16du:dateUtc="2026-05-21T02:54:00Z">
              <w:tcPr>
                <w:tcW w:w="0" w:type="auto"/>
                <w:gridSpan w:val="2"/>
                <w:vAlign w:val="center"/>
              </w:tcPr>
            </w:tcPrChange>
          </w:tcPr>
          <w:p w14:paraId="6822FBD3" w14:textId="77777777" w:rsidR="00833142" w:rsidRPr="002E33E9" w:rsidRDefault="00833142" w:rsidP="005E69E8">
            <w:pPr>
              <w:widowControl w:val="0"/>
              <w:autoSpaceDE w:val="0"/>
              <w:autoSpaceDN w:val="0"/>
              <w:adjustRightInd w:val="0"/>
              <w:snapToGrid w:val="0"/>
              <w:ind w:right="60"/>
              <w:jc w:val="right"/>
              <w:rPr>
                <w:ins w:id="5353" w:author="Haiyang Liu" w:date="2026-05-21T09:35:00Z" w16du:dateUtc="2026-05-21T02:35:00Z"/>
                <w:rFonts w:eastAsia="MingLiU"/>
                <w:color w:val="000000"/>
                <w:kern w:val="2"/>
                <w:sz w:val="22"/>
                <w:szCs w:val="22"/>
              </w:rPr>
            </w:pPr>
          </w:p>
        </w:tc>
        <w:tc>
          <w:tcPr>
            <w:tcW w:w="281" w:type="pct"/>
            <w:vAlign w:val="center"/>
            <w:tcPrChange w:id="5354" w:author="Haiyang Liu" w:date="2026-05-21T09:54:00Z" w16du:dateUtc="2026-05-21T02:54:00Z">
              <w:tcPr>
                <w:tcW w:w="0" w:type="auto"/>
                <w:gridSpan w:val="2"/>
                <w:vAlign w:val="center"/>
              </w:tcPr>
            </w:tcPrChange>
          </w:tcPr>
          <w:p w14:paraId="2123A984" w14:textId="77777777" w:rsidR="00833142" w:rsidRPr="002E33E9" w:rsidRDefault="00833142" w:rsidP="005E69E8">
            <w:pPr>
              <w:widowControl w:val="0"/>
              <w:autoSpaceDE w:val="0"/>
              <w:autoSpaceDN w:val="0"/>
              <w:adjustRightInd w:val="0"/>
              <w:snapToGrid w:val="0"/>
              <w:ind w:right="60"/>
              <w:jc w:val="right"/>
              <w:rPr>
                <w:ins w:id="5355" w:author="Haiyang Liu" w:date="2026-05-21T09:35:00Z" w16du:dateUtc="2026-05-21T02:35:00Z"/>
                <w:rFonts w:eastAsia="MingLiU"/>
                <w:color w:val="000000"/>
                <w:kern w:val="2"/>
                <w:sz w:val="22"/>
                <w:szCs w:val="22"/>
              </w:rPr>
            </w:pPr>
          </w:p>
        </w:tc>
        <w:tc>
          <w:tcPr>
            <w:tcW w:w="281" w:type="pct"/>
            <w:vAlign w:val="center"/>
            <w:tcPrChange w:id="5356" w:author="Haiyang Liu" w:date="2026-05-21T09:54:00Z" w16du:dateUtc="2026-05-21T02:54:00Z">
              <w:tcPr>
                <w:tcW w:w="0" w:type="auto"/>
                <w:gridSpan w:val="2"/>
                <w:vAlign w:val="center"/>
              </w:tcPr>
            </w:tcPrChange>
          </w:tcPr>
          <w:p w14:paraId="702AFAF3" w14:textId="77777777" w:rsidR="00833142" w:rsidRPr="002E33E9" w:rsidRDefault="00833142" w:rsidP="005E69E8">
            <w:pPr>
              <w:widowControl w:val="0"/>
              <w:autoSpaceDE w:val="0"/>
              <w:autoSpaceDN w:val="0"/>
              <w:adjustRightInd w:val="0"/>
              <w:snapToGrid w:val="0"/>
              <w:ind w:right="60"/>
              <w:jc w:val="right"/>
              <w:rPr>
                <w:ins w:id="5357" w:author="Haiyang Liu" w:date="2026-05-21T09:35:00Z" w16du:dateUtc="2026-05-21T02:35:00Z"/>
                <w:rFonts w:eastAsia="MingLiU"/>
                <w:color w:val="000000"/>
                <w:kern w:val="2"/>
                <w:sz w:val="22"/>
                <w:szCs w:val="22"/>
              </w:rPr>
            </w:pPr>
          </w:p>
        </w:tc>
        <w:tc>
          <w:tcPr>
            <w:tcW w:w="281" w:type="pct"/>
            <w:vAlign w:val="center"/>
            <w:tcPrChange w:id="5358" w:author="Haiyang Liu" w:date="2026-05-21T09:54:00Z" w16du:dateUtc="2026-05-21T02:54:00Z">
              <w:tcPr>
                <w:tcW w:w="0" w:type="auto"/>
                <w:gridSpan w:val="3"/>
                <w:vAlign w:val="center"/>
              </w:tcPr>
            </w:tcPrChange>
          </w:tcPr>
          <w:p w14:paraId="3BEA3FDA" w14:textId="77777777" w:rsidR="00833142" w:rsidRPr="002E33E9" w:rsidRDefault="00833142" w:rsidP="005E69E8">
            <w:pPr>
              <w:widowControl w:val="0"/>
              <w:autoSpaceDE w:val="0"/>
              <w:autoSpaceDN w:val="0"/>
              <w:adjustRightInd w:val="0"/>
              <w:snapToGrid w:val="0"/>
              <w:ind w:right="60"/>
              <w:jc w:val="right"/>
              <w:rPr>
                <w:ins w:id="5359" w:author="Haiyang Liu" w:date="2026-05-21T09:35:00Z" w16du:dateUtc="2026-05-21T02:35:00Z"/>
                <w:rFonts w:eastAsia="MingLiU"/>
                <w:color w:val="000000"/>
                <w:kern w:val="2"/>
                <w:sz w:val="22"/>
                <w:szCs w:val="22"/>
              </w:rPr>
            </w:pPr>
          </w:p>
        </w:tc>
        <w:tc>
          <w:tcPr>
            <w:tcW w:w="258" w:type="pct"/>
            <w:vAlign w:val="center"/>
            <w:tcPrChange w:id="5360" w:author="Haiyang Liu" w:date="2026-05-21T09:54:00Z" w16du:dateUtc="2026-05-21T02:54:00Z">
              <w:tcPr>
                <w:tcW w:w="0" w:type="auto"/>
                <w:gridSpan w:val="2"/>
                <w:vAlign w:val="center"/>
              </w:tcPr>
            </w:tcPrChange>
          </w:tcPr>
          <w:p w14:paraId="24A0668A" w14:textId="77777777" w:rsidR="00833142" w:rsidRPr="002E33E9" w:rsidRDefault="00833142" w:rsidP="005E69E8">
            <w:pPr>
              <w:widowControl w:val="0"/>
              <w:autoSpaceDE w:val="0"/>
              <w:autoSpaceDN w:val="0"/>
              <w:adjustRightInd w:val="0"/>
              <w:snapToGrid w:val="0"/>
              <w:ind w:right="60"/>
              <w:jc w:val="right"/>
              <w:rPr>
                <w:ins w:id="5361" w:author="Haiyang Liu" w:date="2026-05-21T09:35:00Z" w16du:dateUtc="2026-05-21T02:35:00Z"/>
                <w:rFonts w:eastAsia="MingLiU"/>
                <w:color w:val="000000"/>
                <w:kern w:val="2"/>
                <w:sz w:val="22"/>
                <w:szCs w:val="22"/>
              </w:rPr>
            </w:pPr>
          </w:p>
        </w:tc>
        <w:tc>
          <w:tcPr>
            <w:tcW w:w="172" w:type="pct"/>
            <w:vAlign w:val="center"/>
            <w:tcPrChange w:id="5362" w:author="Haiyang Liu" w:date="2026-05-21T09:54:00Z" w16du:dateUtc="2026-05-21T02:54:00Z">
              <w:tcPr>
                <w:tcW w:w="0" w:type="auto"/>
                <w:vAlign w:val="center"/>
              </w:tcPr>
            </w:tcPrChange>
          </w:tcPr>
          <w:p w14:paraId="388A7587" w14:textId="77777777" w:rsidR="00833142" w:rsidRPr="002E33E9" w:rsidRDefault="00833142" w:rsidP="005E69E8">
            <w:pPr>
              <w:widowControl w:val="0"/>
              <w:autoSpaceDE w:val="0"/>
              <w:autoSpaceDN w:val="0"/>
              <w:adjustRightInd w:val="0"/>
              <w:snapToGrid w:val="0"/>
              <w:ind w:right="60"/>
              <w:jc w:val="right"/>
              <w:rPr>
                <w:ins w:id="5363" w:author="Haiyang Liu" w:date="2026-05-21T09:35:00Z" w16du:dateUtc="2026-05-21T02:35:00Z"/>
                <w:rFonts w:eastAsia="MingLiU"/>
                <w:color w:val="000000"/>
                <w:kern w:val="2"/>
                <w:sz w:val="22"/>
                <w:szCs w:val="22"/>
              </w:rPr>
            </w:pPr>
          </w:p>
        </w:tc>
      </w:tr>
      <w:tr w:rsidR="00833142" w:rsidRPr="002E33E9" w14:paraId="4CEEB82B" w14:textId="77777777" w:rsidTr="002E33E9">
        <w:trPr>
          <w:cantSplit/>
          <w:trHeight w:val="144"/>
          <w:jc w:val="center"/>
          <w:ins w:id="5364" w:author="Haiyang Liu" w:date="2026-05-21T09:35:00Z"/>
          <w:trPrChange w:id="5365" w:author="Haiyang Liu" w:date="2026-05-21T09:54:00Z" w16du:dateUtc="2026-05-21T02:54:00Z">
            <w:trPr>
              <w:cantSplit/>
              <w:trHeight w:val="144"/>
              <w:jc w:val="center"/>
            </w:trPr>
          </w:trPrChange>
        </w:trPr>
        <w:tc>
          <w:tcPr>
            <w:tcW w:w="1329" w:type="pct"/>
            <w:vAlign w:val="center"/>
            <w:tcPrChange w:id="5366" w:author="Haiyang Liu" w:date="2026-05-21T09:54:00Z" w16du:dateUtc="2026-05-21T02:54:00Z">
              <w:tcPr>
                <w:tcW w:w="4893" w:type="dxa"/>
                <w:gridSpan w:val="3"/>
                <w:vAlign w:val="center"/>
              </w:tcPr>
            </w:tcPrChange>
          </w:tcPr>
          <w:p w14:paraId="480B07B8" w14:textId="3C7820BB" w:rsidR="00833142" w:rsidRPr="002E33E9" w:rsidRDefault="00833142" w:rsidP="005E69E8">
            <w:pPr>
              <w:widowControl w:val="0"/>
              <w:autoSpaceDE w:val="0"/>
              <w:autoSpaceDN w:val="0"/>
              <w:adjustRightInd w:val="0"/>
              <w:snapToGrid w:val="0"/>
              <w:ind w:right="60"/>
              <w:rPr>
                <w:ins w:id="5367" w:author="Haiyang Liu" w:date="2026-05-21T09:35:00Z" w16du:dateUtc="2026-05-21T02:35:00Z"/>
                <w:color w:val="000000"/>
                <w:sz w:val="22"/>
                <w:szCs w:val="22"/>
              </w:rPr>
            </w:pPr>
            <w:ins w:id="5368" w:author="Haiyang Liu" w:date="2026-05-21T09:35:00Z" w16du:dateUtc="2026-05-21T02:35:00Z">
              <w:r w:rsidRPr="002E33E9">
                <w:rPr>
                  <w:color w:val="000000"/>
                  <w:sz w:val="22"/>
                  <w:szCs w:val="22"/>
                </w:rPr>
                <w:t>2.Newcomer performance goal orientation (</w:t>
              </w:r>
              <w:r w:rsidRPr="002E33E9">
                <w:rPr>
                  <w:rFonts w:eastAsia="DengXian"/>
                  <w:sz w:val="22"/>
                  <w:szCs w:val="22"/>
                </w:rPr>
                <w:t xml:space="preserve">newcomer rated, </w:t>
              </w:r>
            </w:ins>
            <w:ins w:id="5369" w:author="Haiyang Liu" w:date="2026-05-21T10:28:00Z" w16du:dateUtc="2026-05-21T03:28:00Z">
              <w:r w:rsidR="00D71967">
                <w:rPr>
                  <w:rFonts w:eastAsia="DengXian"/>
                  <w:sz w:val="22"/>
                  <w:szCs w:val="22"/>
                </w:rPr>
                <w:t>W</w:t>
              </w:r>
            </w:ins>
            <w:ins w:id="5370" w:author="Haiyang Liu" w:date="2026-05-21T09:35:00Z" w16du:dateUtc="2026-05-21T02:35:00Z">
              <w:r w:rsidRPr="002E33E9">
                <w:rPr>
                  <w:rFonts w:eastAsia="DengXian"/>
                  <w:sz w:val="22"/>
                  <w:szCs w:val="22"/>
                </w:rPr>
                <w:t>1)</w:t>
              </w:r>
            </w:ins>
          </w:p>
        </w:tc>
        <w:tc>
          <w:tcPr>
            <w:tcW w:w="214" w:type="pct"/>
            <w:vAlign w:val="center"/>
            <w:tcPrChange w:id="5371" w:author="Haiyang Liu" w:date="2026-05-21T09:54:00Z" w16du:dateUtc="2026-05-21T02:54:00Z">
              <w:tcPr>
                <w:tcW w:w="0" w:type="auto"/>
                <w:gridSpan w:val="2"/>
                <w:vAlign w:val="center"/>
              </w:tcPr>
            </w:tcPrChange>
          </w:tcPr>
          <w:p w14:paraId="6A3409AA" w14:textId="77777777" w:rsidR="00833142" w:rsidRPr="002E33E9" w:rsidRDefault="00833142" w:rsidP="005E69E8">
            <w:pPr>
              <w:widowControl w:val="0"/>
              <w:autoSpaceDE w:val="0"/>
              <w:autoSpaceDN w:val="0"/>
              <w:adjustRightInd w:val="0"/>
              <w:snapToGrid w:val="0"/>
              <w:ind w:right="60"/>
              <w:jc w:val="right"/>
              <w:rPr>
                <w:ins w:id="5372" w:author="Haiyang Liu" w:date="2026-05-21T09:35:00Z" w16du:dateUtc="2026-05-21T02:35:00Z"/>
                <w:color w:val="000000"/>
                <w:sz w:val="22"/>
                <w:szCs w:val="22"/>
              </w:rPr>
            </w:pPr>
            <w:ins w:id="5373" w:author="Haiyang Liu" w:date="2026-05-21T09:35:00Z" w16du:dateUtc="2026-05-21T02:35:00Z">
              <w:r w:rsidRPr="002E33E9">
                <w:rPr>
                  <w:color w:val="000000"/>
                  <w:sz w:val="22"/>
                  <w:szCs w:val="22"/>
                </w:rPr>
                <w:t>5.721</w:t>
              </w:r>
            </w:ins>
          </w:p>
        </w:tc>
        <w:tc>
          <w:tcPr>
            <w:tcW w:w="214" w:type="pct"/>
            <w:vAlign w:val="center"/>
            <w:tcPrChange w:id="5374" w:author="Haiyang Liu" w:date="2026-05-21T09:54:00Z" w16du:dateUtc="2026-05-21T02:54:00Z">
              <w:tcPr>
                <w:tcW w:w="0" w:type="auto"/>
                <w:vAlign w:val="center"/>
              </w:tcPr>
            </w:tcPrChange>
          </w:tcPr>
          <w:p w14:paraId="6963A735" w14:textId="77777777" w:rsidR="00833142" w:rsidRPr="002E33E9" w:rsidRDefault="00833142" w:rsidP="005E69E8">
            <w:pPr>
              <w:widowControl w:val="0"/>
              <w:autoSpaceDE w:val="0"/>
              <w:autoSpaceDN w:val="0"/>
              <w:adjustRightInd w:val="0"/>
              <w:snapToGrid w:val="0"/>
              <w:ind w:right="60"/>
              <w:jc w:val="right"/>
              <w:rPr>
                <w:ins w:id="5375" w:author="Haiyang Liu" w:date="2026-05-21T09:35:00Z" w16du:dateUtc="2026-05-21T02:35:00Z"/>
                <w:color w:val="000000"/>
                <w:sz w:val="22"/>
                <w:szCs w:val="22"/>
              </w:rPr>
            </w:pPr>
            <w:ins w:id="5376" w:author="Haiyang Liu" w:date="2026-05-21T09:35:00Z" w16du:dateUtc="2026-05-21T02:35:00Z">
              <w:r w:rsidRPr="002E33E9">
                <w:rPr>
                  <w:color w:val="000000"/>
                  <w:sz w:val="22"/>
                  <w:szCs w:val="22"/>
                </w:rPr>
                <w:t>.903</w:t>
              </w:r>
            </w:ins>
          </w:p>
        </w:tc>
        <w:tc>
          <w:tcPr>
            <w:tcW w:w="281" w:type="pct"/>
            <w:vAlign w:val="center"/>
            <w:tcPrChange w:id="5377" w:author="Haiyang Liu" w:date="2026-05-21T09:54:00Z" w16du:dateUtc="2026-05-21T02:54:00Z">
              <w:tcPr>
                <w:tcW w:w="0" w:type="auto"/>
                <w:gridSpan w:val="2"/>
                <w:vAlign w:val="center"/>
              </w:tcPr>
            </w:tcPrChange>
          </w:tcPr>
          <w:p w14:paraId="2F127E09" w14:textId="17AD31DC" w:rsidR="00833142" w:rsidRPr="002E33E9" w:rsidRDefault="00833142" w:rsidP="005E69E8">
            <w:pPr>
              <w:widowControl w:val="0"/>
              <w:autoSpaceDE w:val="0"/>
              <w:autoSpaceDN w:val="0"/>
              <w:adjustRightInd w:val="0"/>
              <w:snapToGrid w:val="0"/>
              <w:ind w:right="60"/>
              <w:jc w:val="right"/>
              <w:rPr>
                <w:ins w:id="5378" w:author="Haiyang Liu" w:date="2026-05-21T09:35:00Z" w16du:dateUtc="2026-05-21T02:35:00Z"/>
                <w:rFonts w:eastAsia="DengXian"/>
                <w:b/>
                <w:color w:val="000000"/>
                <w:kern w:val="2"/>
                <w:sz w:val="22"/>
                <w:szCs w:val="22"/>
                <w:highlight w:val="yellow"/>
              </w:rPr>
            </w:pPr>
            <w:ins w:id="5379" w:author="Haiyang Liu" w:date="2026-05-21T09:35:00Z" w16du:dateUtc="2026-05-21T02:35:00Z">
              <w:r w:rsidRPr="002E33E9">
                <w:rPr>
                  <w:color w:val="010205"/>
                  <w:sz w:val="22"/>
                  <w:szCs w:val="22"/>
                </w:rPr>
                <w:t>.661</w:t>
              </w:r>
              <w:r w:rsidRPr="002E33E9">
                <w:rPr>
                  <w:color w:val="010205"/>
                  <w:sz w:val="22"/>
                  <w:szCs w:val="22"/>
                  <w:vertAlign w:val="superscript"/>
                </w:rPr>
                <w:t>**</w:t>
              </w:r>
            </w:ins>
            <w:ins w:id="5380" w:author="Haiyang Liu" w:date="2026-05-21T09:37:00Z" w16du:dateUtc="2026-05-21T02:37:00Z">
              <w:r w:rsidRPr="002E33E9">
                <w:rPr>
                  <w:color w:val="010205"/>
                  <w:sz w:val="22"/>
                  <w:szCs w:val="22"/>
                  <w:vertAlign w:val="superscript"/>
                </w:rPr>
                <w:t>*</w:t>
              </w:r>
            </w:ins>
          </w:p>
        </w:tc>
        <w:tc>
          <w:tcPr>
            <w:tcW w:w="281" w:type="pct"/>
            <w:vAlign w:val="center"/>
            <w:tcPrChange w:id="5381" w:author="Haiyang Liu" w:date="2026-05-21T09:54:00Z" w16du:dateUtc="2026-05-21T02:54:00Z">
              <w:tcPr>
                <w:tcW w:w="0" w:type="auto"/>
                <w:gridSpan w:val="2"/>
                <w:vAlign w:val="center"/>
              </w:tcPr>
            </w:tcPrChange>
          </w:tcPr>
          <w:p w14:paraId="7379FAAE" w14:textId="77777777" w:rsidR="00833142" w:rsidRPr="002E33E9" w:rsidRDefault="00833142" w:rsidP="005E69E8">
            <w:pPr>
              <w:widowControl w:val="0"/>
              <w:autoSpaceDE w:val="0"/>
              <w:autoSpaceDN w:val="0"/>
              <w:adjustRightInd w:val="0"/>
              <w:snapToGrid w:val="0"/>
              <w:ind w:right="60"/>
              <w:jc w:val="right"/>
              <w:rPr>
                <w:ins w:id="5382" w:author="Haiyang Liu" w:date="2026-05-21T09:35:00Z" w16du:dateUtc="2026-05-21T02:35:00Z"/>
                <w:sz w:val="22"/>
                <w:szCs w:val="22"/>
              </w:rPr>
            </w:pPr>
            <w:ins w:id="5383" w:author="Haiyang Liu" w:date="2026-05-21T09:35:00Z" w16du:dateUtc="2026-05-21T02:35:00Z">
              <w:r w:rsidRPr="002E33E9">
                <w:rPr>
                  <w:b/>
                  <w:bCs/>
                  <w:color w:val="010205"/>
                  <w:sz w:val="22"/>
                  <w:szCs w:val="22"/>
                </w:rPr>
                <w:t>.754</w:t>
              </w:r>
            </w:ins>
          </w:p>
        </w:tc>
        <w:tc>
          <w:tcPr>
            <w:tcW w:w="281" w:type="pct"/>
            <w:vAlign w:val="center"/>
            <w:tcPrChange w:id="5384" w:author="Haiyang Liu" w:date="2026-05-21T09:54:00Z" w16du:dateUtc="2026-05-21T02:54:00Z">
              <w:tcPr>
                <w:tcW w:w="0" w:type="auto"/>
                <w:gridSpan w:val="2"/>
                <w:vAlign w:val="center"/>
              </w:tcPr>
            </w:tcPrChange>
          </w:tcPr>
          <w:p w14:paraId="2992D621" w14:textId="77777777" w:rsidR="00833142" w:rsidRPr="002E33E9" w:rsidRDefault="00833142" w:rsidP="005E69E8">
            <w:pPr>
              <w:widowControl w:val="0"/>
              <w:autoSpaceDE w:val="0"/>
              <w:autoSpaceDN w:val="0"/>
              <w:adjustRightInd w:val="0"/>
              <w:snapToGrid w:val="0"/>
              <w:ind w:right="60"/>
              <w:jc w:val="right"/>
              <w:rPr>
                <w:ins w:id="5385" w:author="Haiyang Liu" w:date="2026-05-21T09:35:00Z" w16du:dateUtc="2026-05-21T02:35:00Z"/>
                <w:sz w:val="22"/>
                <w:szCs w:val="22"/>
              </w:rPr>
            </w:pPr>
          </w:p>
        </w:tc>
        <w:tc>
          <w:tcPr>
            <w:tcW w:w="281" w:type="pct"/>
            <w:vAlign w:val="center"/>
            <w:tcPrChange w:id="5386" w:author="Haiyang Liu" w:date="2026-05-21T09:54:00Z" w16du:dateUtc="2026-05-21T02:54:00Z">
              <w:tcPr>
                <w:tcW w:w="0" w:type="auto"/>
                <w:gridSpan w:val="2"/>
                <w:vAlign w:val="center"/>
              </w:tcPr>
            </w:tcPrChange>
          </w:tcPr>
          <w:p w14:paraId="012D7FA4" w14:textId="77777777" w:rsidR="00833142" w:rsidRPr="002E33E9" w:rsidRDefault="00833142" w:rsidP="005E69E8">
            <w:pPr>
              <w:widowControl w:val="0"/>
              <w:autoSpaceDE w:val="0"/>
              <w:autoSpaceDN w:val="0"/>
              <w:adjustRightInd w:val="0"/>
              <w:snapToGrid w:val="0"/>
              <w:ind w:right="60"/>
              <w:jc w:val="right"/>
              <w:rPr>
                <w:ins w:id="5387" w:author="Haiyang Liu" w:date="2026-05-21T09:35:00Z" w16du:dateUtc="2026-05-21T02:35:00Z"/>
                <w:sz w:val="22"/>
                <w:szCs w:val="22"/>
              </w:rPr>
            </w:pPr>
          </w:p>
        </w:tc>
        <w:tc>
          <w:tcPr>
            <w:tcW w:w="281" w:type="pct"/>
            <w:vAlign w:val="center"/>
            <w:tcPrChange w:id="5388" w:author="Haiyang Liu" w:date="2026-05-21T09:54:00Z" w16du:dateUtc="2026-05-21T02:54:00Z">
              <w:tcPr>
                <w:tcW w:w="0" w:type="auto"/>
                <w:gridSpan w:val="2"/>
                <w:vAlign w:val="center"/>
              </w:tcPr>
            </w:tcPrChange>
          </w:tcPr>
          <w:p w14:paraId="49866D47" w14:textId="77777777" w:rsidR="00833142" w:rsidRPr="002E33E9" w:rsidRDefault="00833142" w:rsidP="005E69E8">
            <w:pPr>
              <w:widowControl w:val="0"/>
              <w:autoSpaceDE w:val="0"/>
              <w:autoSpaceDN w:val="0"/>
              <w:adjustRightInd w:val="0"/>
              <w:snapToGrid w:val="0"/>
              <w:ind w:right="60"/>
              <w:jc w:val="right"/>
              <w:rPr>
                <w:ins w:id="5389" w:author="Haiyang Liu" w:date="2026-05-21T09:35:00Z" w16du:dateUtc="2026-05-21T02:35:00Z"/>
                <w:sz w:val="22"/>
                <w:szCs w:val="22"/>
              </w:rPr>
            </w:pPr>
          </w:p>
        </w:tc>
        <w:tc>
          <w:tcPr>
            <w:tcW w:w="281" w:type="pct"/>
            <w:vAlign w:val="center"/>
            <w:tcPrChange w:id="5390" w:author="Haiyang Liu" w:date="2026-05-21T09:54:00Z" w16du:dateUtc="2026-05-21T02:54:00Z">
              <w:tcPr>
                <w:tcW w:w="0" w:type="auto"/>
                <w:gridSpan w:val="2"/>
                <w:vAlign w:val="center"/>
              </w:tcPr>
            </w:tcPrChange>
          </w:tcPr>
          <w:p w14:paraId="451B0733" w14:textId="77777777" w:rsidR="00833142" w:rsidRPr="002E33E9" w:rsidRDefault="00833142" w:rsidP="005E69E8">
            <w:pPr>
              <w:widowControl w:val="0"/>
              <w:autoSpaceDE w:val="0"/>
              <w:autoSpaceDN w:val="0"/>
              <w:adjustRightInd w:val="0"/>
              <w:snapToGrid w:val="0"/>
              <w:ind w:right="60"/>
              <w:jc w:val="right"/>
              <w:rPr>
                <w:ins w:id="5391" w:author="Haiyang Liu" w:date="2026-05-21T09:35:00Z" w16du:dateUtc="2026-05-21T02:35:00Z"/>
                <w:rFonts w:eastAsia="MingLiU"/>
                <w:color w:val="000000"/>
                <w:kern w:val="2"/>
                <w:sz w:val="22"/>
                <w:szCs w:val="22"/>
              </w:rPr>
            </w:pPr>
          </w:p>
        </w:tc>
        <w:tc>
          <w:tcPr>
            <w:tcW w:w="281" w:type="pct"/>
            <w:vAlign w:val="center"/>
            <w:tcPrChange w:id="5392" w:author="Haiyang Liu" w:date="2026-05-21T09:54:00Z" w16du:dateUtc="2026-05-21T02:54:00Z">
              <w:tcPr>
                <w:tcW w:w="0" w:type="auto"/>
                <w:gridSpan w:val="2"/>
                <w:vAlign w:val="center"/>
              </w:tcPr>
            </w:tcPrChange>
          </w:tcPr>
          <w:p w14:paraId="38EFFCA1" w14:textId="77777777" w:rsidR="00833142" w:rsidRPr="002E33E9" w:rsidRDefault="00833142" w:rsidP="005E69E8">
            <w:pPr>
              <w:widowControl w:val="0"/>
              <w:autoSpaceDE w:val="0"/>
              <w:autoSpaceDN w:val="0"/>
              <w:adjustRightInd w:val="0"/>
              <w:snapToGrid w:val="0"/>
              <w:ind w:right="60"/>
              <w:jc w:val="right"/>
              <w:rPr>
                <w:ins w:id="5393" w:author="Haiyang Liu" w:date="2026-05-21T09:35:00Z" w16du:dateUtc="2026-05-21T02:35:00Z"/>
                <w:rFonts w:eastAsia="MingLiU"/>
                <w:color w:val="000000"/>
                <w:kern w:val="2"/>
                <w:sz w:val="22"/>
                <w:szCs w:val="22"/>
              </w:rPr>
            </w:pPr>
          </w:p>
        </w:tc>
        <w:tc>
          <w:tcPr>
            <w:tcW w:w="281" w:type="pct"/>
            <w:vAlign w:val="center"/>
            <w:tcPrChange w:id="5394" w:author="Haiyang Liu" w:date="2026-05-21T09:54:00Z" w16du:dateUtc="2026-05-21T02:54:00Z">
              <w:tcPr>
                <w:tcW w:w="0" w:type="auto"/>
                <w:gridSpan w:val="2"/>
                <w:vAlign w:val="center"/>
              </w:tcPr>
            </w:tcPrChange>
          </w:tcPr>
          <w:p w14:paraId="69BB82CE" w14:textId="77777777" w:rsidR="00833142" w:rsidRPr="002E33E9" w:rsidRDefault="00833142" w:rsidP="005E69E8">
            <w:pPr>
              <w:widowControl w:val="0"/>
              <w:autoSpaceDE w:val="0"/>
              <w:autoSpaceDN w:val="0"/>
              <w:adjustRightInd w:val="0"/>
              <w:snapToGrid w:val="0"/>
              <w:ind w:right="60"/>
              <w:jc w:val="right"/>
              <w:rPr>
                <w:ins w:id="5395" w:author="Haiyang Liu" w:date="2026-05-21T09:35:00Z" w16du:dateUtc="2026-05-21T02:35:00Z"/>
                <w:rFonts w:eastAsia="MingLiU"/>
                <w:color w:val="000000"/>
                <w:kern w:val="2"/>
                <w:sz w:val="22"/>
                <w:szCs w:val="22"/>
              </w:rPr>
            </w:pPr>
          </w:p>
        </w:tc>
        <w:tc>
          <w:tcPr>
            <w:tcW w:w="281" w:type="pct"/>
            <w:vAlign w:val="center"/>
            <w:tcPrChange w:id="5396" w:author="Haiyang Liu" w:date="2026-05-21T09:54:00Z" w16du:dateUtc="2026-05-21T02:54:00Z">
              <w:tcPr>
                <w:tcW w:w="0" w:type="auto"/>
                <w:gridSpan w:val="2"/>
                <w:vAlign w:val="center"/>
              </w:tcPr>
            </w:tcPrChange>
          </w:tcPr>
          <w:p w14:paraId="5995FC44" w14:textId="77777777" w:rsidR="00833142" w:rsidRPr="002E33E9" w:rsidRDefault="00833142" w:rsidP="005E69E8">
            <w:pPr>
              <w:widowControl w:val="0"/>
              <w:autoSpaceDE w:val="0"/>
              <w:autoSpaceDN w:val="0"/>
              <w:adjustRightInd w:val="0"/>
              <w:snapToGrid w:val="0"/>
              <w:ind w:right="60"/>
              <w:jc w:val="right"/>
              <w:rPr>
                <w:ins w:id="5397" w:author="Haiyang Liu" w:date="2026-05-21T09:35:00Z" w16du:dateUtc="2026-05-21T02:35:00Z"/>
                <w:rFonts w:eastAsia="MingLiU"/>
                <w:color w:val="000000"/>
                <w:kern w:val="2"/>
                <w:sz w:val="22"/>
                <w:szCs w:val="22"/>
              </w:rPr>
            </w:pPr>
          </w:p>
        </w:tc>
        <w:tc>
          <w:tcPr>
            <w:tcW w:w="281" w:type="pct"/>
            <w:vAlign w:val="center"/>
            <w:tcPrChange w:id="5398" w:author="Haiyang Liu" w:date="2026-05-21T09:54:00Z" w16du:dateUtc="2026-05-21T02:54:00Z">
              <w:tcPr>
                <w:tcW w:w="0" w:type="auto"/>
                <w:gridSpan w:val="3"/>
                <w:vAlign w:val="center"/>
              </w:tcPr>
            </w:tcPrChange>
          </w:tcPr>
          <w:p w14:paraId="69FB97F7" w14:textId="77777777" w:rsidR="00833142" w:rsidRPr="002E33E9" w:rsidRDefault="00833142" w:rsidP="005E69E8">
            <w:pPr>
              <w:widowControl w:val="0"/>
              <w:autoSpaceDE w:val="0"/>
              <w:autoSpaceDN w:val="0"/>
              <w:adjustRightInd w:val="0"/>
              <w:snapToGrid w:val="0"/>
              <w:ind w:right="60"/>
              <w:jc w:val="right"/>
              <w:rPr>
                <w:ins w:id="5399" w:author="Haiyang Liu" w:date="2026-05-21T09:35:00Z" w16du:dateUtc="2026-05-21T02:35:00Z"/>
                <w:rFonts w:eastAsia="MingLiU"/>
                <w:color w:val="000000"/>
                <w:kern w:val="2"/>
                <w:sz w:val="22"/>
                <w:szCs w:val="22"/>
              </w:rPr>
            </w:pPr>
          </w:p>
        </w:tc>
        <w:tc>
          <w:tcPr>
            <w:tcW w:w="258" w:type="pct"/>
            <w:vAlign w:val="center"/>
            <w:tcPrChange w:id="5400" w:author="Haiyang Liu" w:date="2026-05-21T09:54:00Z" w16du:dateUtc="2026-05-21T02:54:00Z">
              <w:tcPr>
                <w:tcW w:w="0" w:type="auto"/>
                <w:gridSpan w:val="2"/>
                <w:vAlign w:val="center"/>
              </w:tcPr>
            </w:tcPrChange>
          </w:tcPr>
          <w:p w14:paraId="7401C1B5" w14:textId="77777777" w:rsidR="00833142" w:rsidRPr="002E33E9" w:rsidRDefault="00833142" w:rsidP="005E69E8">
            <w:pPr>
              <w:widowControl w:val="0"/>
              <w:autoSpaceDE w:val="0"/>
              <w:autoSpaceDN w:val="0"/>
              <w:adjustRightInd w:val="0"/>
              <w:snapToGrid w:val="0"/>
              <w:ind w:right="60"/>
              <w:jc w:val="right"/>
              <w:rPr>
                <w:ins w:id="5401" w:author="Haiyang Liu" w:date="2026-05-21T09:35:00Z" w16du:dateUtc="2026-05-21T02:35:00Z"/>
                <w:rFonts w:eastAsia="MingLiU"/>
                <w:color w:val="000000"/>
                <w:kern w:val="2"/>
                <w:sz w:val="22"/>
                <w:szCs w:val="22"/>
              </w:rPr>
            </w:pPr>
          </w:p>
        </w:tc>
        <w:tc>
          <w:tcPr>
            <w:tcW w:w="172" w:type="pct"/>
            <w:vAlign w:val="center"/>
            <w:tcPrChange w:id="5402" w:author="Haiyang Liu" w:date="2026-05-21T09:54:00Z" w16du:dateUtc="2026-05-21T02:54:00Z">
              <w:tcPr>
                <w:tcW w:w="0" w:type="auto"/>
                <w:vAlign w:val="center"/>
              </w:tcPr>
            </w:tcPrChange>
          </w:tcPr>
          <w:p w14:paraId="02713AF0" w14:textId="77777777" w:rsidR="00833142" w:rsidRPr="002E33E9" w:rsidRDefault="00833142" w:rsidP="005E69E8">
            <w:pPr>
              <w:widowControl w:val="0"/>
              <w:autoSpaceDE w:val="0"/>
              <w:autoSpaceDN w:val="0"/>
              <w:adjustRightInd w:val="0"/>
              <w:snapToGrid w:val="0"/>
              <w:ind w:right="60"/>
              <w:jc w:val="right"/>
              <w:rPr>
                <w:ins w:id="5403" w:author="Haiyang Liu" w:date="2026-05-21T09:35:00Z" w16du:dateUtc="2026-05-21T02:35:00Z"/>
                <w:rFonts w:eastAsia="MingLiU"/>
                <w:color w:val="000000"/>
                <w:kern w:val="2"/>
                <w:sz w:val="22"/>
                <w:szCs w:val="22"/>
              </w:rPr>
            </w:pPr>
          </w:p>
        </w:tc>
      </w:tr>
      <w:tr w:rsidR="00833142" w:rsidRPr="002E33E9" w14:paraId="7D02ED7E" w14:textId="77777777" w:rsidTr="002E33E9">
        <w:trPr>
          <w:cantSplit/>
          <w:trHeight w:val="144"/>
          <w:jc w:val="center"/>
          <w:ins w:id="5404" w:author="Haiyang Liu" w:date="2026-05-21T09:35:00Z"/>
          <w:trPrChange w:id="5405" w:author="Haiyang Liu" w:date="2026-05-21T09:54:00Z" w16du:dateUtc="2026-05-21T02:54:00Z">
            <w:trPr>
              <w:cantSplit/>
              <w:trHeight w:val="144"/>
              <w:jc w:val="center"/>
            </w:trPr>
          </w:trPrChange>
        </w:trPr>
        <w:tc>
          <w:tcPr>
            <w:tcW w:w="1329" w:type="pct"/>
            <w:vAlign w:val="center"/>
            <w:tcPrChange w:id="5406" w:author="Haiyang Liu" w:date="2026-05-21T09:54:00Z" w16du:dateUtc="2026-05-21T02:54:00Z">
              <w:tcPr>
                <w:tcW w:w="4893" w:type="dxa"/>
                <w:gridSpan w:val="3"/>
                <w:vAlign w:val="center"/>
              </w:tcPr>
            </w:tcPrChange>
          </w:tcPr>
          <w:p w14:paraId="7D1C1F30" w14:textId="1EFE6484" w:rsidR="00833142" w:rsidRPr="002E33E9" w:rsidRDefault="00833142" w:rsidP="005E69E8">
            <w:pPr>
              <w:widowControl w:val="0"/>
              <w:autoSpaceDE w:val="0"/>
              <w:autoSpaceDN w:val="0"/>
              <w:adjustRightInd w:val="0"/>
              <w:snapToGrid w:val="0"/>
              <w:ind w:right="60"/>
              <w:rPr>
                <w:ins w:id="5407" w:author="Haiyang Liu" w:date="2026-05-21T09:35:00Z" w16du:dateUtc="2026-05-21T02:35:00Z"/>
                <w:color w:val="000000"/>
                <w:sz w:val="22"/>
                <w:szCs w:val="22"/>
              </w:rPr>
            </w:pPr>
            <w:ins w:id="5408" w:author="Haiyang Liu" w:date="2026-05-21T09:35:00Z" w16du:dateUtc="2026-05-21T02:35:00Z">
              <w:r w:rsidRPr="002E33E9">
                <w:rPr>
                  <w:color w:val="000000"/>
                  <w:sz w:val="22"/>
                  <w:szCs w:val="22"/>
                </w:rPr>
                <w:t>3.Newcomer proactivity (</w:t>
              </w:r>
              <w:r w:rsidRPr="002E33E9">
                <w:rPr>
                  <w:rFonts w:eastAsia="DengXian"/>
                  <w:sz w:val="22"/>
                  <w:szCs w:val="22"/>
                </w:rPr>
                <w:t xml:space="preserve">newcomer rated, </w:t>
              </w:r>
            </w:ins>
            <w:ins w:id="5409" w:author="Haiyang Liu" w:date="2026-05-21T10:28:00Z" w16du:dateUtc="2026-05-21T03:28:00Z">
              <w:r w:rsidR="00D71967">
                <w:rPr>
                  <w:rFonts w:eastAsia="DengXian"/>
                  <w:sz w:val="22"/>
                  <w:szCs w:val="22"/>
                </w:rPr>
                <w:t>W</w:t>
              </w:r>
            </w:ins>
            <w:ins w:id="5410" w:author="Haiyang Liu" w:date="2026-05-21T09:35:00Z" w16du:dateUtc="2026-05-21T02:35:00Z">
              <w:r w:rsidRPr="002E33E9">
                <w:rPr>
                  <w:rFonts w:eastAsia="DengXian"/>
                  <w:sz w:val="22"/>
                  <w:szCs w:val="22"/>
                </w:rPr>
                <w:t>1)</w:t>
              </w:r>
            </w:ins>
          </w:p>
        </w:tc>
        <w:tc>
          <w:tcPr>
            <w:tcW w:w="214" w:type="pct"/>
            <w:vAlign w:val="center"/>
            <w:tcPrChange w:id="5411" w:author="Haiyang Liu" w:date="2026-05-21T09:54:00Z" w16du:dateUtc="2026-05-21T02:54:00Z">
              <w:tcPr>
                <w:tcW w:w="0" w:type="auto"/>
                <w:gridSpan w:val="2"/>
                <w:vAlign w:val="center"/>
              </w:tcPr>
            </w:tcPrChange>
          </w:tcPr>
          <w:p w14:paraId="3AE575EA" w14:textId="77777777" w:rsidR="00833142" w:rsidRPr="002E33E9" w:rsidRDefault="00833142" w:rsidP="005E69E8">
            <w:pPr>
              <w:widowControl w:val="0"/>
              <w:autoSpaceDE w:val="0"/>
              <w:autoSpaceDN w:val="0"/>
              <w:adjustRightInd w:val="0"/>
              <w:snapToGrid w:val="0"/>
              <w:ind w:right="60"/>
              <w:jc w:val="right"/>
              <w:rPr>
                <w:ins w:id="5412" w:author="Haiyang Liu" w:date="2026-05-21T09:35:00Z" w16du:dateUtc="2026-05-21T02:35:00Z"/>
                <w:color w:val="000000"/>
                <w:sz w:val="22"/>
                <w:szCs w:val="22"/>
              </w:rPr>
            </w:pPr>
            <w:ins w:id="5413" w:author="Haiyang Liu" w:date="2026-05-21T09:35:00Z" w16du:dateUtc="2026-05-21T02:35:00Z">
              <w:r w:rsidRPr="002E33E9">
                <w:rPr>
                  <w:color w:val="000000"/>
                  <w:sz w:val="22"/>
                  <w:szCs w:val="22"/>
                </w:rPr>
                <w:t>5.528</w:t>
              </w:r>
            </w:ins>
          </w:p>
        </w:tc>
        <w:tc>
          <w:tcPr>
            <w:tcW w:w="214" w:type="pct"/>
            <w:vAlign w:val="center"/>
            <w:tcPrChange w:id="5414" w:author="Haiyang Liu" w:date="2026-05-21T09:54:00Z" w16du:dateUtc="2026-05-21T02:54:00Z">
              <w:tcPr>
                <w:tcW w:w="0" w:type="auto"/>
                <w:vAlign w:val="center"/>
              </w:tcPr>
            </w:tcPrChange>
          </w:tcPr>
          <w:p w14:paraId="0FE9670E" w14:textId="77777777" w:rsidR="00833142" w:rsidRPr="002E33E9" w:rsidRDefault="00833142" w:rsidP="005E69E8">
            <w:pPr>
              <w:widowControl w:val="0"/>
              <w:autoSpaceDE w:val="0"/>
              <w:autoSpaceDN w:val="0"/>
              <w:adjustRightInd w:val="0"/>
              <w:snapToGrid w:val="0"/>
              <w:ind w:right="60"/>
              <w:jc w:val="right"/>
              <w:rPr>
                <w:ins w:id="5415" w:author="Haiyang Liu" w:date="2026-05-21T09:35:00Z" w16du:dateUtc="2026-05-21T02:35:00Z"/>
                <w:color w:val="000000"/>
                <w:sz w:val="22"/>
                <w:szCs w:val="22"/>
              </w:rPr>
            </w:pPr>
            <w:ins w:id="5416" w:author="Haiyang Liu" w:date="2026-05-21T09:35:00Z" w16du:dateUtc="2026-05-21T02:35:00Z">
              <w:r w:rsidRPr="002E33E9">
                <w:rPr>
                  <w:color w:val="000000"/>
                  <w:sz w:val="22"/>
                  <w:szCs w:val="22"/>
                </w:rPr>
                <w:t>.711</w:t>
              </w:r>
            </w:ins>
          </w:p>
        </w:tc>
        <w:tc>
          <w:tcPr>
            <w:tcW w:w="281" w:type="pct"/>
            <w:vAlign w:val="center"/>
            <w:tcPrChange w:id="5417" w:author="Haiyang Liu" w:date="2026-05-21T09:54:00Z" w16du:dateUtc="2026-05-21T02:54:00Z">
              <w:tcPr>
                <w:tcW w:w="0" w:type="auto"/>
                <w:gridSpan w:val="2"/>
                <w:vAlign w:val="center"/>
              </w:tcPr>
            </w:tcPrChange>
          </w:tcPr>
          <w:p w14:paraId="08233DC9" w14:textId="49BE6F7A" w:rsidR="00833142" w:rsidRPr="002E33E9" w:rsidRDefault="00833142" w:rsidP="005E69E8">
            <w:pPr>
              <w:widowControl w:val="0"/>
              <w:autoSpaceDE w:val="0"/>
              <w:autoSpaceDN w:val="0"/>
              <w:adjustRightInd w:val="0"/>
              <w:snapToGrid w:val="0"/>
              <w:ind w:right="60"/>
              <w:jc w:val="right"/>
              <w:rPr>
                <w:ins w:id="5418" w:author="Haiyang Liu" w:date="2026-05-21T09:35:00Z" w16du:dateUtc="2026-05-21T02:35:00Z"/>
                <w:rFonts w:eastAsia="DengXian"/>
                <w:b/>
                <w:color w:val="000000"/>
                <w:kern w:val="2"/>
                <w:sz w:val="22"/>
                <w:szCs w:val="22"/>
                <w:highlight w:val="yellow"/>
              </w:rPr>
            </w:pPr>
            <w:ins w:id="5419" w:author="Haiyang Liu" w:date="2026-05-21T09:35:00Z" w16du:dateUtc="2026-05-21T02:35:00Z">
              <w:r w:rsidRPr="002E33E9">
                <w:rPr>
                  <w:color w:val="010205"/>
                  <w:sz w:val="22"/>
                  <w:szCs w:val="22"/>
                </w:rPr>
                <w:t>.747</w:t>
              </w:r>
              <w:r w:rsidRPr="002E33E9">
                <w:rPr>
                  <w:color w:val="010205"/>
                  <w:sz w:val="22"/>
                  <w:szCs w:val="22"/>
                  <w:vertAlign w:val="superscript"/>
                </w:rPr>
                <w:t>**</w:t>
              </w:r>
            </w:ins>
            <w:ins w:id="5420" w:author="Haiyang Liu" w:date="2026-05-21T09:38:00Z" w16du:dateUtc="2026-05-21T02:38:00Z">
              <w:r w:rsidR="00B04B91" w:rsidRPr="002E33E9">
                <w:rPr>
                  <w:color w:val="010205"/>
                  <w:sz w:val="22"/>
                  <w:szCs w:val="22"/>
                  <w:vertAlign w:val="superscript"/>
                </w:rPr>
                <w:t>*</w:t>
              </w:r>
            </w:ins>
          </w:p>
        </w:tc>
        <w:tc>
          <w:tcPr>
            <w:tcW w:w="281" w:type="pct"/>
            <w:vAlign w:val="center"/>
            <w:tcPrChange w:id="5421" w:author="Haiyang Liu" w:date="2026-05-21T09:54:00Z" w16du:dateUtc="2026-05-21T02:54:00Z">
              <w:tcPr>
                <w:tcW w:w="0" w:type="auto"/>
                <w:gridSpan w:val="2"/>
                <w:vAlign w:val="center"/>
              </w:tcPr>
            </w:tcPrChange>
          </w:tcPr>
          <w:p w14:paraId="4B05F640" w14:textId="4784861B" w:rsidR="00833142" w:rsidRPr="002E33E9" w:rsidRDefault="00833142" w:rsidP="005E69E8">
            <w:pPr>
              <w:widowControl w:val="0"/>
              <w:autoSpaceDE w:val="0"/>
              <w:autoSpaceDN w:val="0"/>
              <w:adjustRightInd w:val="0"/>
              <w:snapToGrid w:val="0"/>
              <w:ind w:right="60"/>
              <w:jc w:val="right"/>
              <w:rPr>
                <w:ins w:id="5422" w:author="Haiyang Liu" w:date="2026-05-21T09:35:00Z" w16du:dateUtc="2026-05-21T02:35:00Z"/>
                <w:sz w:val="22"/>
                <w:szCs w:val="22"/>
              </w:rPr>
            </w:pPr>
            <w:ins w:id="5423" w:author="Haiyang Liu" w:date="2026-05-21T09:35:00Z" w16du:dateUtc="2026-05-21T02:35:00Z">
              <w:r w:rsidRPr="002E33E9">
                <w:rPr>
                  <w:color w:val="010205"/>
                  <w:sz w:val="22"/>
                  <w:szCs w:val="22"/>
                </w:rPr>
                <w:t>.620</w:t>
              </w:r>
              <w:r w:rsidRPr="002E33E9">
                <w:rPr>
                  <w:color w:val="010205"/>
                  <w:sz w:val="22"/>
                  <w:szCs w:val="22"/>
                  <w:vertAlign w:val="superscript"/>
                </w:rPr>
                <w:t>*</w:t>
              </w:r>
            </w:ins>
            <w:ins w:id="5424" w:author="Haiyang Liu" w:date="2026-05-21T09:47:00Z" w16du:dateUtc="2026-05-21T02:47:00Z">
              <w:r w:rsidR="00AA3A2B" w:rsidRPr="002E33E9">
                <w:rPr>
                  <w:color w:val="010205"/>
                  <w:sz w:val="22"/>
                  <w:szCs w:val="22"/>
                  <w:vertAlign w:val="superscript"/>
                </w:rPr>
                <w:t>*</w:t>
              </w:r>
            </w:ins>
            <w:ins w:id="5425" w:author="Haiyang Liu" w:date="2026-05-21T09:35:00Z" w16du:dateUtc="2026-05-21T02:35:00Z">
              <w:r w:rsidRPr="002E33E9">
                <w:rPr>
                  <w:color w:val="010205"/>
                  <w:sz w:val="22"/>
                  <w:szCs w:val="22"/>
                  <w:vertAlign w:val="superscript"/>
                </w:rPr>
                <w:t>*</w:t>
              </w:r>
            </w:ins>
          </w:p>
        </w:tc>
        <w:tc>
          <w:tcPr>
            <w:tcW w:w="281" w:type="pct"/>
            <w:vAlign w:val="center"/>
            <w:tcPrChange w:id="5426" w:author="Haiyang Liu" w:date="2026-05-21T09:54:00Z" w16du:dateUtc="2026-05-21T02:54:00Z">
              <w:tcPr>
                <w:tcW w:w="0" w:type="auto"/>
                <w:gridSpan w:val="2"/>
                <w:vAlign w:val="center"/>
              </w:tcPr>
            </w:tcPrChange>
          </w:tcPr>
          <w:p w14:paraId="3EC4D1DD" w14:textId="77777777" w:rsidR="00833142" w:rsidRPr="002E33E9" w:rsidRDefault="00833142" w:rsidP="005E69E8">
            <w:pPr>
              <w:widowControl w:val="0"/>
              <w:autoSpaceDE w:val="0"/>
              <w:autoSpaceDN w:val="0"/>
              <w:adjustRightInd w:val="0"/>
              <w:snapToGrid w:val="0"/>
              <w:ind w:right="60"/>
              <w:jc w:val="right"/>
              <w:rPr>
                <w:ins w:id="5427" w:author="Haiyang Liu" w:date="2026-05-21T09:35:00Z" w16du:dateUtc="2026-05-21T02:35:00Z"/>
                <w:sz w:val="22"/>
                <w:szCs w:val="22"/>
              </w:rPr>
            </w:pPr>
            <w:ins w:id="5428" w:author="Haiyang Liu" w:date="2026-05-21T09:35:00Z" w16du:dateUtc="2026-05-21T02:35:00Z">
              <w:r w:rsidRPr="002E33E9">
                <w:rPr>
                  <w:rFonts w:eastAsia="DengXian"/>
                  <w:b/>
                  <w:color w:val="000000"/>
                  <w:kern w:val="2"/>
                  <w:sz w:val="22"/>
                  <w:szCs w:val="22"/>
                </w:rPr>
                <w:t>.849</w:t>
              </w:r>
            </w:ins>
          </w:p>
        </w:tc>
        <w:tc>
          <w:tcPr>
            <w:tcW w:w="281" w:type="pct"/>
            <w:vAlign w:val="center"/>
            <w:tcPrChange w:id="5429" w:author="Haiyang Liu" w:date="2026-05-21T09:54:00Z" w16du:dateUtc="2026-05-21T02:54:00Z">
              <w:tcPr>
                <w:tcW w:w="0" w:type="auto"/>
                <w:gridSpan w:val="2"/>
                <w:vAlign w:val="center"/>
              </w:tcPr>
            </w:tcPrChange>
          </w:tcPr>
          <w:p w14:paraId="1FB3D23F" w14:textId="77777777" w:rsidR="00833142" w:rsidRPr="002E33E9" w:rsidRDefault="00833142" w:rsidP="005E69E8">
            <w:pPr>
              <w:widowControl w:val="0"/>
              <w:autoSpaceDE w:val="0"/>
              <w:autoSpaceDN w:val="0"/>
              <w:adjustRightInd w:val="0"/>
              <w:snapToGrid w:val="0"/>
              <w:ind w:right="60"/>
              <w:jc w:val="right"/>
              <w:rPr>
                <w:ins w:id="5430" w:author="Haiyang Liu" w:date="2026-05-21T09:35:00Z" w16du:dateUtc="2026-05-21T02:35:00Z"/>
                <w:sz w:val="22"/>
                <w:szCs w:val="22"/>
              </w:rPr>
            </w:pPr>
          </w:p>
        </w:tc>
        <w:tc>
          <w:tcPr>
            <w:tcW w:w="281" w:type="pct"/>
            <w:vAlign w:val="center"/>
            <w:tcPrChange w:id="5431" w:author="Haiyang Liu" w:date="2026-05-21T09:54:00Z" w16du:dateUtc="2026-05-21T02:54:00Z">
              <w:tcPr>
                <w:tcW w:w="0" w:type="auto"/>
                <w:gridSpan w:val="2"/>
                <w:vAlign w:val="center"/>
              </w:tcPr>
            </w:tcPrChange>
          </w:tcPr>
          <w:p w14:paraId="50956EE3" w14:textId="77777777" w:rsidR="00833142" w:rsidRPr="002E33E9" w:rsidRDefault="00833142" w:rsidP="005E69E8">
            <w:pPr>
              <w:widowControl w:val="0"/>
              <w:autoSpaceDE w:val="0"/>
              <w:autoSpaceDN w:val="0"/>
              <w:adjustRightInd w:val="0"/>
              <w:snapToGrid w:val="0"/>
              <w:ind w:right="60"/>
              <w:jc w:val="right"/>
              <w:rPr>
                <w:ins w:id="5432" w:author="Haiyang Liu" w:date="2026-05-21T09:35:00Z" w16du:dateUtc="2026-05-21T02:35:00Z"/>
                <w:sz w:val="22"/>
                <w:szCs w:val="22"/>
              </w:rPr>
            </w:pPr>
          </w:p>
        </w:tc>
        <w:tc>
          <w:tcPr>
            <w:tcW w:w="281" w:type="pct"/>
            <w:vAlign w:val="center"/>
            <w:tcPrChange w:id="5433" w:author="Haiyang Liu" w:date="2026-05-21T09:54:00Z" w16du:dateUtc="2026-05-21T02:54:00Z">
              <w:tcPr>
                <w:tcW w:w="0" w:type="auto"/>
                <w:gridSpan w:val="2"/>
                <w:vAlign w:val="center"/>
              </w:tcPr>
            </w:tcPrChange>
          </w:tcPr>
          <w:p w14:paraId="0FCBD68E" w14:textId="77777777" w:rsidR="00833142" w:rsidRPr="002E33E9" w:rsidRDefault="00833142" w:rsidP="005E69E8">
            <w:pPr>
              <w:widowControl w:val="0"/>
              <w:autoSpaceDE w:val="0"/>
              <w:autoSpaceDN w:val="0"/>
              <w:adjustRightInd w:val="0"/>
              <w:snapToGrid w:val="0"/>
              <w:ind w:right="60"/>
              <w:jc w:val="right"/>
              <w:rPr>
                <w:ins w:id="5434" w:author="Haiyang Liu" w:date="2026-05-21T09:35:00Z" w16du:dateUtc="2026-05-21T02:35:00Z"/>
                <w:rFonts w:eastAsia="MingLiU"/>
                <w:color w:val="000000"/>
                <w:kern w:val="2"/>
                <w:sz w:val="22"/>
                <w:szCs w:val="22"/>
              </w:rPr>
            </w:pPr>
          </w:p>
        </w:tc>
        <w:tc>
          <w:tcPr>
            <w:tcW w:w="281" w:type="pct"/>
            <w:vAlign w:val="center"/>
            <w:tcPrChange w:id="5435" w:author="Haiyang Liu" w:date="2026-05-21T09:54:00Z" w16du:dateUtc="2026-05-21T02:54:00Z">
              <w:tcPr>
                <w:tcW w:w="0" w:type="auto"/>
                <w:gridSpan w:val="2"/>
                <w:vAlign w:val="center"/>
              </w:tcPr>
            </w:tcPrChange>
          </w:tcPr>
          <w:p w14:paraId="19F2C221" w14:textId="77777777" w:rsidR="00833142" w:rsidRPr="002E33E9" w:rsidRDefault="00833142" w:rsidP="005E69E8">
            <w:pPr>
              <w:widowControl w:val="0"/>
              <w:autoSpaceDE w:val="0"/>
              <w:autoSpaceDN w:val="0"/>
              <w:adjustRightInd w:val="0"/>
              <w:snapToGrid w:val="0"/>
              <w:ind w:right="60"/>
              <w:jc w:val="right"/>
              <w:rPr>
                <w:ins w:id="5436" w:author="Haiyang Liu" w:date="2026-05-21T09:35:00Z" w16du:dateUtc="2026-05-21T02:35:00Z"/>
                <w:rFonts w:eastAsia="MingLiU"/>
                <w:color w:val="000000"/>
                <w:kern w:val="2"/>
                <w:sz w:val="22"/>
                <w:szCs w:val="22"/>
              </w:rPr>
            </w:pPr>
          </w:p>
        </w:tc>
        <w:tc>
          <w:tcPr>
            <w:tcW w:w="281" w:type="pct"/>
            <w:vAlign w:val="center"/>
            <w:tcPrChange w:id="5437" w:author="Haiyang Liu" w:date="2026-05-21T09:54:00Z" w16du:dateUtc="2026-05-21T02:54:00Z">
              <w:tcPr>
                <w:tcW w:w="0" w:type="auto"/>
                <w:gridSpan w:val="2"/>
                <w:vAlign w:val="center"/>
              </w:tcPr>
            </w:tcPrChange>
          </w:tcPr>
          <w:p w14:paraId="110E3CD7" w14:textId="77777777" w:rsidR="00833142" w:rsidRPr="002E33E9" w:rsidRDefault="00833142" w:rsidP="005E69E8">
            <w:pPr>
              <w:widowControl w:val="0"/>
              <w:autoSpaceDE w:val="0"/>
              <w:autoSpaceDN w:val="0"/>
              <w:adjustRightInd w:val="0"/>
              <w:snapToGrid w:val="0"/>
              <w:ind w:right="60"/>
              <w:jc w:val="right"/>
              <w:rPr>
                <w:ins w:id="5438" w:author="Haiyang Liu" w:date="2026-05-21T09:35:00Z" w16du:dateUtc="2026-05-21T02:35:00Z"/>
                <w:rFonts w:eastAsia="MingLiU"/>
                <w:color w:val="000000"/>
                <w:kern w:val="2"/>
                <w:sz w:val="22"/>
                <w:szCs w:val="22"/>
              </w:rPr>
            </w:pPr>
          </w:p>
        </w:tc>
        <w:tc>
          <w:tcPr>
            <w:tcW w:w="281" w:type="pct"/>
            <w:vAlign w:val="center"/>
            <w:tcPrChange w:id="5439" w:author="Haiyang Liu" w:date="2026-05-21T09:54:00Z" w16du:dateUtc="2026-05-21T02:54:00Z">
              <w:tcPr>
                <w:tcW w:w="0" w:type="auto"/>
                <w:gridSpan w:val="2"/>
                <w:vAlign w:val="center"/>
              </w:tcPr>
            </w:tcPrChange>
          </w:tcPr>
          <w:p w14:paraId="6A40B734" w14:textId="77777777" w:rsidR="00833142" w:rsidRPr="002E33E9" w:rsidRDefault="00833142" w:rsidP="005E69E8">
            <w:pPr>
              <w:widowControl w:val="0"/>
              <w:autoSpaceDE w:val="0"/>
              <w:autoSpaceDN w:val="0"/>
              <w:adjustRightInd w:val="0"/>
              <w:snapToGrid w:val="0"/>
              <w:ind w:right="60"/>
              <w:jc w:val="right"/>
              <w:rPr>
                <w:ins w:id="5440" w:author="Haiyang Liu" w:date="2026-05-21T09:35:00Z" w16du:dateUtc="2026-05-21T02:35:00Z"/>
                <w:rFonts w:eastAsia="MingLiU"/>
                <w:color w:val="000000"/>
                <w:kern w:val="2"/>
                <w:sz w:val="22"/>
                <w:szCs w:val="22"/>
              </w:rPr>
            </w:pPr>
          </w:p>
        </w:tc>
        <w:tc>
          <w:tcPr>
            <w:tcW w:w="281" w:type="pct"/>
            <w:vAlign w:val="center"/>
            <w:tcPrChange w:id="5441" w:author="Haiyang Liu" w:date="2026-05-21T09:54:00Z" w16du:dateUtc="2026-05-21T02:54:00Z">
              <w:tcPr>
                <w:tcW w:w="0" w:type="auto"/>
                <w:gridSpan w:val="3"/>
                <w:vAlign w:val="center"/>
              </w:tcPr>
            </w:tcPrChange>
          </w:tcPr>
          <w:p w14:paraId="4FC14172" w14:textId="77777777" w:rsidR="00833142" w:rsidRPr="002E33E9" w:rsidRDefault="00833142" w:rsidP="005E69E8">
            <w:pPr>
              <w:widowControl w:val="0"/>
              <w:autoSpaceDE w:val="0"/>
              <w:autoSpaceDN w:val="0"/>
              <w:adjustRightInd w:val="0"/>
              <w:snapToGrid w:val="0"/>
              <w:ind w:right="60"/>
              <w:jc w:val="right"/>
              <w:rPr>
                <w:ins w:id="5442" w:author="Haiyang Liu" w:date="2026-05-21T09:35:00Z" w16du:dateUtc="2026-05-21T02:35:00Z"/>
                <w:rFonts w:eastAsia="MingLiU"/>
                <w:color w:val="000000"/>
                <w:kern w:val="2"/>
                <w:sz w:val="22"/>
                <w:szCs w:val="22"/>
              </w:rPr>
            </w:pPr>
          </w:p>
        </w:tc>
        <w:tc>
          <w:tcPr>
            <w:tcW w:w="258" w:type="pct"/>
            <w:vAlign w:val="center"/>
            <w:tcPrChange w:id="5443" w:author="Haiyang Liu" w:date="2026-05-21T09:54:00Z" w16du:dateUtc="2026-05-21T02:54:00Z">
              <w:tcPr>
                <w:tcW w:w="0" w:type="auto"/>
                <w:gridSpan w:val="2"/>
                <w:vAlign w:val="center"/>
              </w:tcPr>
            </w:tcPrChange>
          </w:tcPr>
          <w:p w14:paraId="43F8A069" w14:textId="77777777" w:rsidR="00833142" w:rsidRPr="002E33E9" w:rsidRDefault="00833142" w:rsidP="005E69E8">
            <w:pPr>
              <w:widowControl w:val="0"/>
              <w:autoSpaceDE w:val="0"/>
              <w:autoSpaceDN w:val="0"/>
              <w:adjustRightInd w:val="0"/>
              <w:snapToGrid w:val="0"/>
              <w:ind w:right="60"/>
              <w:jc w:val="right"/>
              <w:rPr>
                <w:ins w:id="5444" w:author="Haiyang Liu" w:date="2026-05-21T09:35:00Z" w16du:dateUtc="2026-05-21T02:35:00Z"/>
                <w:rFonts w:eastAsia="MingLiU"/>
                <w:color w:val="000000"/>
                <w:kern w:val="2"/>
                <w:sz w:val="22"/>
                <w:szCs w:val="22"/>
              </w:rPr>
            </w:pPr>
          </w:p>
        </w:tc>
        <w:tc>
          <w:tcPr>
            <w:tcW w:w="172" w:type="pct"/>
            <w:vAlign w:val="center"/>
            <w:tcPrChange w:id="5445" w:author="Haiyang Liu" w:date="2026-05-21T09:54:00Z" w16du:dateUtc="2026-05-21T02:54:00Z">
              <w:tcPr>
                <w:tcW w:w="0" w:type="auto"/>
                <w:vAlign w:val="center"/>
              </w:tcPr>
            </w:tcPrChange>
          </w:tcPr>
          <w:p w14:paraId="342EA87F" w14:textId="77777777" w:rsidR="00833142" w:rsidRPr="002E33E9" w:rsidRDefault="00833142" w:rsidP="005E69E8">
            <w:pPr>
              <w:widowControl w:val="0"/>
              <w:autoSpaceDE w:val="0"/>
              <w:autoSpaceDN w:val="0"/>
              <w:adjustRightInd w:val="0"/>
              <w:snapToGrid w:val="0"/>
              <w:ind w:right="60"/>
              <w:jc w:val="right"/>
              <w:rPr>
                <w:ins w:id="5446" w:author="Haiyang Liu" w:date="2026-05-21T09:35:00Z" w16du:dateUtc="2026-05-21T02:35:00Z"/>
                <w:rFonts w:eastAsia="MingLiU"/>
                <w:color w:val="000000"/>
                <w:kern w:val="2"/>
                <w:sz w:val="22"/>
                <w:szCs w:val="22"/>
              </w:rPr>
            </w:pPr>
          </w:p>
        </w:tc>
      </w:tr>
      <w:tr w:rsidR="00833142" w:rsidRPr="002E33E9" w14:paraId="6AD963E5" w14:textId="77777777" w:rsidTr="002E33E9">
        <w:trPr>
          <w:cantSplit/>
          <w:trHeight w:val="144"/>
          <w:jc w:val="center"/>
          <w:ins w:id="5447" w:author="Haiyang Liu" w:date="2026-05-21T09:35:00Z"/>
          <w:trPrChange w:id="5448" w:author="Haiyang Liu" w:date="2026-05-21T09:54:00Z" w16du:dateUtc="2026-05-21T02:54:00Z">
            <w:trPr>
              <w:cantSplit/>
              <w:trHeight w:val="144"/>
              <w:jc w:val="center"/>
            </w:trPr>
          </w:trPrChange>
        </w:trPr>
        <w:tc>
          <w:tcPr>
            <w:tcW w:w="1329" w:type="pct"/>
            <w:vAlign w:val="center"/>
            <w:tcPrChange w:id="5449" w:author="Haiyang Liu" w:date="2026-05-21T09:54:00Z" w16du:dateUtc="2026-05-21T02:54:00Z">
              <w:tcPr>
                <w:tcW w:w="4893" w:type="dxa"/>
                <w:gridSpan w:val="3"/>
                <w:vAlign w:val="center"/>
              </w:tcPr>
            </w:tcPrChange>
          </w:tcPr>
          <w:p w14:paraId="745E0769" w14:textId="4ED0B96F" w:rsidR="00833142" w:rsidRPr="002E33E9" w:rsidRDefault="00833142" w:rsidP="005E69E8">
            <w:pPr>
              <w:widowControl w:val="0"/>
              <w:autoSpaceDE w:val="0"/>
              <w:autoSpaceDN w:val="0"/>
              <w:adjustRightInd w:val="0"/>
              <w:snapToGrid w:val="0"/>
              <w:ind w:right="60"/>
              <w:rPr>
                <w:ins w:id="5450" w:author="Haiyang Liu" w:date="2026-05-21T09:35:00Z" w16du:dateUtc="2026-05-21T02:35:00Z"/>
                <w:color w:val="000000"/>
                <w:sz w:val="22"/>
                <w:szCs w:val="22"/>
              </w:rPr>
            </w:pPr>
            <w:ins w:id="5451" w:author="Haiyang Liu" w:date="2026-05-21T09:35:00Z" w16du:dateUtc="2026-05-21T02:35:00Z">
              <w:r w:rsidRPr="002E33E9">
                <w:rPr>
                  <w:color w:val="000000"/>
                  <w:sz w:val="22"/>
                  <w:szCs w:val="22"/>
                </w:rPr>
                <w:t xml:space="preserve">4.Team psychological safety (coworkers-rated, </w:t>
              </w:r>
            </w:ins>
            <w:ins w:id="5452" w:author="Haiyang Liu" w:date="2026-05-21T10:28:00Z" w16du:dateUtc="2026-05-21T03:28:00Z">
              <w:r w:rsidR="00D71967">
                <w:rPr>
                  <w:color w:val="000000"/>
                  <w:sz w:val="22"/>
                  <w:szCs w:val="22"/>
                </w:rPr>
                <w:t>W</w:t>
              </w:r>
            </w:ins>
            <w:ins w:id="5453" w:author="Haiyang Liu" w:date="2026-05-21T09:35:00Z" w16du:dateUtc="2026-05-21T02:35:00Z">
              <w:r w:rsidRPr="002E33E9">
                <w:rPr>
                  <w:color w:val="000000"/>
                  <w:sz w:val="22"/>
                  <w:szCs w:val="22"/>
                </w:rPr>
                <w:t>0)</w:t>
              </w:r>
            </w:ins>
          </w:p>
        </w:tc>
        <w:tc>
          <w:tcPr>
            <w:tcW w:w="214" w:type="pct"/>
            <w:vAlign w:val="center"/>
            <w:tcPrChange w:id="5454" w:author="Haiyang Liu" w:date="2026-05-21T09:54:00Z" w16du:dateUtc="2026-05-21T02:54:00Z">
              <w:tcPr>
                <w:tcW w:w="0" w:type="auto"/>
                <w:gridSpan w:val="2"/>
                <w:vAlign w:val="center"/>
              </w:tcPr>
            </w:tcPrChange>
          </w:tcPr>
          <w:p w14:paraId="564F4519" w14:textId="77777777" w:rsidR="00833142" w:rsidRPr="002E33E9" w:rsidRDefault="00833142" w:rsidP="005E69E8">
            <w:pPr>
              <w:widowControl w:val="0"/>
              <w:autoSpaceDE w:val="0"/>
              <w:autoSpaceDN w:val="0"/>
              <w:adjustRightInd w:val="0"/>
              <w:snapToGrid w:val="0"/>
              <w:ind w:right="60"/>
              <w:jc w:val="right"/>
              <w:rPr>
                <w:ins w:id="5455" w:author="Haiyang Liu" w:date="2026-05-21T09:35:00Z" w16du:dateUtc="2026-05-21T02:35:00Z"/>
                <w:color w:val="000000"/>
                <w:sz w:val="22"/>
                <w:szCs w:val="22"/>
              </w:rPr>
            </w:pPr>
            <w:ins w:id="5456" w:author="Haiyang Liu" w:date="2026-05-21T09:35:00Z" w16du:dateUtc="2026-05-21T02:35:00Z">
              <w:r w:rsidRPr="002E33E9">
                <w:rPr>
                  <w:color w:val="000000"/>
                  <w:sz w:val="22"/>
                  <w:szCs w:val="22"/>
                </w:rPr>
                <w:t>5.312</w:t>
              </w:r>
            </w:ins>
          </w:p>
        </w:tc>
        <w:tc>
          <w:tcPr>
            <w:tcW w:w="214" w:type="pct"/>
            <w:vAlign w:val="center"/>
            <w:tcPrChange w:id="5457" w:author="Haiyang Liu" w:date="2026-05-21T09:54:00Z" w16du:dateUtc="2026-05-21T02:54:00Z">
              <w:tcPr>
                <w:tcW w:w="0" w:type="auto"/>
                <w:vAlign w:val="center"/>
              </w:tcPr>
            </w:tcPrChange>
          </w:tcPr>
          <w:p w14:paraId="3A1AB6F6" w14:textId="77777777" w:rsidR="00833142" w:rsidRPr="002E33E9" w:rsidRDefault="00833142" w:rsidP="005E69E8">
            <w:pPr>
              <w:widowControl w:val="0"/>
              <w:autoSpaceDE w:val="0"/>
              <w:autoSpaceDN w:val="0"/>
              <w:adjustRightInd w:val="0"/>
              <w:snapToGrid w:val="0"/>
              <w:ind w:right="60"/>
              <w:jc w:val="right"/>
              <w:rPr>
                <w:ins w:id="5458" w:author="Haiyang Liu" w:date="2026-05-21T09:35:00Z" w16du:dateUtc="2026-05-21T02:35:00Z"/>
                <w:color w:val="000000"/>
                <w:sz w:val="22"/>
                <w:szCs w:val="22"/>
              </w:rPr>
            </w:pPr>
            <w:ins w:id="5459" w:author="Haiyang Liu" w:date="2026-05-21T09:35:00Z" w16du:dateUtc="2026-05-21T02:35:00Z">
              <w:r w:rsidRPr="002E33E9">
                <w:rPr>
                  <w:color w:val="000000"/>
                  <w:sz w:val="22"/>
                  <w:szCs w:val="22"/>
                </w:rPr>
                <w:t>.662</w:t>
              </w:r>
            </w:ins>
          </w:p>
        </w:tc>
        <w:tc>
          <w:tcPr>
            <w:tcW w:w="281" w:type="pct"/>
            <w:vAlign w:val="center"/>
            <w:tcPrChange w:id="5460" w:author="Haiyang Liu" w:date="2026-05-21T09:54:00Z" w16du:dateUtc="2026-05-21T02:54:00Z">
              <w:tcPr>
                <w:tcW w:w="0" w:type="auto"/>
                <w:gridSpan w:val="2"/>
                <w:vAlign w:val="center"/>
              </w:tcPr>
            </w:tcPrChange>
          </w:tcPr>
          <w:p w14:paraId="2DE9BDE8" w14:textId="396F84AB" w:rsidR="00833142" w:rsidRPr="002E33E9" w:rsidRDefault="00833142" w:rsidP="005E69E8">
            <w:pPr>
              <w:widowControl w:val="0"/>
              <w:autoSpaceDE w:val="0"/>
              <w:autoSpaceDN w:val="0"/>
              <w:adjustRightInd w:val="0"/>
              <w:snapToGrid w:val="0"/>
              <w:ind w:right="60"/>
              <w:jc w:val="right"/>
              <w:rPr>
                <w:ins w:id="5461" w:author="Haiyang Liu" w:date="2026-05-21T09:35:00Z" w16du:dateUtc="2026-05-21T02:35:00Z"/>
                <w:rFonts w:eastAsia="DengXian"/>
                <w:b/>
                <w:color w:val="000000"/>
                <w:kern w:val="2"/>
                <w:sz w:val="22"/>
                <w:szCs w:val="22"/>
                <w:highlight w:val="yellow"/>
              </w:rPr>
            </w:pPr>
            <w:ins w:id="5462" w:author="Haiyang Liu" w:date="2026-05-21T09:35:00Z" w16du:dateUtc="2026-05-21T02:35:00Z">
              <w:r w:rsidRPr="002E33E9">
                <w:rPr>
                  <w:color w:val="010205"/>
                  <w:sz w:val="22"/>
                  <w:szCs w:val="22"/>
                </w:rPr>
                <w:t>.306</w:t>
              </w:r>
              <w:r w:rsidRPr="002E33E9">
                <w:rPr>
                  <w:color w:val="010205"/>
                  <w:sz w:val="22"/>
                  <w:szCs w:val="22"/>
                  <w:vertAlign w:val="superscript"/>
                </w:rPr>
                <w:t>**</w:t>
              </w:r>
            </w:ins>
            <w:ins w:id="5463" w:author="Haiyang Liu" w:date="2026-05-21T09:38:00Z" w16du:dateUtc="2026-05-21T02:38:00Z">
              <w:r w:rsidR="00B04B91" w:rsidRPr="002E33E9">
                <w:rPr>
                  <w:color w:val="010205"/>
                  <w:sz w:val="22"/>
                  <w:szCs w:val="22"/>
                  <w:vertAlign w:val="superscript"/>
                </w:rPr>
                <w:t>*</w:t>
              </w:r>
            </w:ins>
          </w:p>
        </w:tc>
        <w:tc>
          <w:tcPr>
            <w:tcW w:w="281" w:type="pct"/>
            <w:vAlign w:val="center"/>
            <w:tcPrChange w:id="5464" w:author="Haiyang Liu" w:date="2026-05-21T09:54:00Z" w16du:dateUtc="2026-05-21T02:54:00Z">
              <w:tcPr>
                <w:tcW w:w="0" w:type="auto"/>
                <w:gridSpan w:val="2"/>
                <w:vAlign w:val="center"/>
              </w:tcPr>
            </w:tcPrChange>
          </w:tcPr>
          <w:p w14:paraId="7B272C25" w14:textId="1B6621EC" w:rsidR="00833142" w:rsidRPr="002E33E9" w:rsidRDefault="00833142" w:rsidP="005E69E8">
            <w:pPr>
              <w:widowControl w:val="0"/>
              <w:autoSpaceDE w:val="0"/>
              <w:autoSpaceDN w:val="0"/>
              <w:adjustRightInd w:val="0"/>
              <w:snapToGrid w:val="0"/>
              <w:ind w:right="60"/>
              <w:jc w:val="right"/>
              <w:rPr>
                <w:ins w:id="5465" w:author="Haiyang Liu" w:date="2026-05-21T09:35:00Z" w16du:dateUtc="2026-05-21T02:35:00Z"/>
                <w:sz w:val="22"/>
                <w:szCs w:val="22"/>
              </w:rPr>
            </w:pPr>
            <w:ins w:id="5466" w:author="Haiyang Liu" w:date="2026-05-21T09:35:00Z" w16du:dateUtc="2026-05-21T02:35:00Z">
              <w:r w:rsidRPr="002E33E9">
                <w:rPr>
                  <w:color w:val="010205"/>
                  <w:sz w:val="22"/>
                  <w:szCs w:val="22"/>
                </w:rPr>
                <w:t>.195</w:t>
              </w:r>
              <w:r w:rsidRPr="002E33E9">
                <w:rPr>
                  <w:color w:val="010205"/>
                  <w:sz w:val="22"/>
                  <w:szCs w:val="22"/>
                  <w:vertAlign w:val="superscript"/>
                </w:rPr>
                <w:t>*</w:t>
              </w:r>
            </w:ins>
            <w:ins w:id="5467" w:author="Haiyang Liu" w:date="2026-05-21T09:47:00Z" w16du:dateUtc="2026-05-21T02:47:00Z">
              <w:r w:rsidR="00AA3A2B" w:rsidRPr="002E33E9">
                <w:rPr>
                  <w:color w:val="010205"/>
                  <w:sz w:val="22"/>
                  <w:szCs w:val="22"/>
                  <w:vertAlign w:val="superscript"/>
                </w:rPr>
                <w:t>*</w:t>
              </w:r>
            </w:ins>
            <w:ins w:id="5468" w:author="Haiyang Liu" w:date="2026-05-21T09:35:00Z" w16du:dateUtc="2026-05-21T02:35:00Z">
              <w:r w:rsidRPr="002E33E9">
                <w:rPr>
                  <w:color w:val="010205"/>
                  <w:sz w:val="22"/>
                  <w:szCs w:val="22"/>
                  <w:vertAlign w:val="superscript"/>
                </w:rPr>
                <w:t>*</w:t>
              </w:r>
            </w:ins>
          </w:p>
        </w:tc>
        <w:tc>
          <w:tcPr>
            <w:tcW w:w="281" w:type="pct"/>
            <w:vAlign w:val="center"/>
            <w:tcPrChange w:id="5469" w:author="Haiyang Liu" w:date="2026-05-21T09:54:00Z" w16du:dateUtc="2026-05-21T02:54:00Z">
              <w:tcPr>
                <w:tcW w:w="0" w:type="auto"/>
                <w:gridSpan w:val="2"/>
                <w:vAlign w:val="center"/>
              </w:tcPr>
            </w:tcPrChange>
          </w:tcPr>
          <w:p w14:paraId="28D5707E" w14:textId="77777777" w:rsidR="00833142" w:rsidRPr="002E33E9" w:rsidRDefault="00833142" w:rsidP="005E69E8">
            <w:pPr>
              <w:adjustRightInd w:val="0"/>
              <w:snapToGrid w:val="0"/>
              <w:jc w:val="right"/>
              <w:rPr>
                <w:ins w:id="5470" w:author="Haiyang Liu" w:date="2026-05-21T09:35:00Z" w16du:dateUtc="2026-05-21T02:35:00Z"/>
                <w:color w:val="010205"/>
                <w:sz w:val="22"/>
                <w:szCs w:val="22"/>
              </w:rPr>
            </w:pPr>
            <w:ins w:id="5471" w:author="Haiyang Liu" w:date="2026-05-21T09:35:00Z" w16du:dateUtc="2026-05-21T02:35:00Z">
              <w:r w:rsidRPr="002E33E9">
                <w:rPr>
                  <w:color w:val="010205"/>
                  <w:sz w:val="22"/>
                  <w:szCs w:val="22"/>
                </w:rPr>
                <w:t>.129</w:t>
              </w:r>
              <w:r w:rsidRPr="002E33E9">
                <w:rPr>
                  <w:color w:val="010205"/>
                  <w:sz w:val="22"/>
                  <w:szCs w:val="22"/>
                  <w:vertAlign w:val="superscript"/>
                </w:rPr>
                <w:t>*</w:t>
              </w:r>
            </w:ins>
          </w:p>
        </w:tc>
        <w:tc>
          <w:tcPr>
            <w:tcW w:w="281" w:type="pct"/>
            <w:vAlign w:val="center"/>
            <w:tcPrChange w:id="5472" w:author="Haiyang Liu" w:date="2026-05-21T09:54:00Z" w16du:dateUtc="2026-05-21T02:54:00Z">
              <w:tcPr>
                <w:tcW w:w="0" w:type="auto"/>
                <w:gridSpan w:val="2"/>
                <w:vAlign w:val="center"/>
              </w:tcPr>
            </w:tcPrChange>
          </w:tcPr>
          <w:p w14:paraId="1F495E94" w14:textId="77777777" w:rsidR="00833142" w:rsidRPr="002E33E9" w:rsidRDefault="00833142" w:rsidP="005E69E8">
            <w:pPr>
              <w:widowControl w:val="0"/>
              <w:autoSpaceDE w:val="0"/>
              <w:autoSpaceDN w:val="0"/>
              <w:adjustRightInd w:val="0"/>
              <w:snapToGrid w:val="0"/>
              <w:ind w:right="60"/>
              <w:jc w:val="right"/>
              <w:rPr>
                <w:ins w:id="5473" w:author="Haiyang Liu" w:date="2026-05-21T09:35:00Z" w16du:dateUtc="2026-05-21T02:35:00Z"/>
                <w:b/>
                <w:bCs/>
                <w:sz w:val="22"/>
                <w:szCs w:val="22"/>
              </w:rPr>
            </w:pPr>
            <w:ins w:id="5474" w:author="Haiyang Liu" w:date="2026-05-21T09:35:00Z" w16du:dateUtc="2026-05-21T02:35:00Z">
              <w:r w:rsidRPr="002E33E9">
                <w:rPr>
                  <w:b/>
                  <w:bCs/>
                  <w:sz w:val="22"/>
                  <w:szCs w:val="22"/>
                </w:rPr>
                <w:t>.861</w:t>
              </w:r>
            </w:ins>
          </w:p>
        </w:tc>
        <w:tc>
          <w:tcPr>
            <w:tcW w:w="281" w:type="pct"/>
            <w:vAlign w:val="center"/>
            <w:tcPrChange w:id="5475" w:author="Haiyang Liu" w:date="2026-05-21T09:54:00Z" w16du:dateUtc="2026-05-21T02:54:00Z">
              <w:tcPr>
                <w:tcW w:w="0" w:type="auto"/>
                <w:gridSpan w:val="2"/>
                <w:vAlign w:val="center"/>
              </w:tcPr>
            </w:tcPrChange>
          </w:tcPr>
          <w:p w14:paraId="5CBE0E35" w14:textId="77777777" w:rsidR="00833142" w:rsidRPr="002E33E9" w:rsidRDefault="00833142" w:rsidP="005E69E8">
            <w:pPr>
              <w:widowControl w:val="0"/>
              <w:autoSpaceDE w:val="0"/>
              <w:autoSpaceDN w:val="0"/>
              <w:adjustRightInd w:val="0"/>
              <w:snapToGrid w:val="0"/>
              <w:ind w:right="60"/>
              <w:jc w:val="right"/>
              <w:rPr>
                <w:ins w:id="5476" w:author="Haiyang Liu" w:date="2026-05-21T09:35:00Z" w16du:dateUtc="2026-05-21T02:35:00Z"/>
                <w:b/>
                <w:bCs/>
                <w:sz w:val="22"/>
                <w:szCs w:val="22"/>
              </w:rPr>
            </w:pPr>
          </w:p>
        </w:tc>
        <w:tc>
          <w:tcPr>
            <w:tcW w:w="281" w:type="pct"/>
            <w:vAlign w:val="center"/>
            <w:tcPrChange w:id="5477" w:author="Haiyang Liu" w:date="2026-05-21T09:54:00Z" w16du:dateUtc="2026-05-21T02:54:00Z">
              <w:tcPr>
                <w:tcW w:w="0" w:type="auto"/>
                <w:gridSpan w:val="2"/>
                <w:vAlign w:val="center"/>
              </w:tcPr>
            </w:tcPrChange>
          </w:tcPr>
          <w:p w14:paraId="0233FB2C" w14:textId="77777777" w:rsidR="00833142" w:rsidRPr="002E33E9" w:rsidRDefault="00833142" w:rsidP="005E69E8">
            <w:pPr>
              <w:widowControl w:val="0"/>
              <w:autoSpaceDE w:val="0"/>
              <w:autoSpaceDN w:val="0"/>
              <w:adjustRightInd w:val="0"/>
              <w:snapToGrid w:val="0"/>
              <w:ind w:right="60"/>
              <w:jc w:val="right"/>
              <w:rPr>
                <w:ins w:id="5478" w:author="Haiyang Liu" w:date="2026-05-21T09:35:00Z" w16du:dateUtc="2026-05-21T02:35:00Z"/>
                <w:rFonts w:eastAsia="MingLiU"/>
                <w:color w:val="000000"/>
                <w:kern w:val="2"/>
                <w:sz w:val="22"/>
                <w:szCs w:val="22"/>
              </w:rPr>
            </w:pPr>
          </w:p>
        </w:tc>
        <w:tc>
          <w:tcPr>
            <w:tcW w:w="281" w:type="pct"/>
            <w:vAlign w:val="center"/>
            <w:tcPrChange w:id="5479" w:author="Haiyang Liu" w:date="2026-05-21T09:54:00Z" w16du:dateUtc="2026-05-21T02:54:00Z">
              <w:tcPr>
                <w:tcW w:w="0" w:type="auto"/>
                <w:gridSpan w:val="2"/>
                <w:vAlign w:val="center"/>
              </w:tcPr>
            </w:tcPrChange>
          </w:tcPr>
          <w:p w14:paraId="1F377A63" w14:textId="77777777" w:rsidR="00833142" w:rsidRPr="002E33E9" w:rsidRDefault="00833142" w:rsidP="005E69E8">
            <w:pPr>
              <w:widowControl w:val="0"/>
              <w:autoSpaceDE w:val="0"/>
              <w:autoSpaceDN w:val="0"/>
              <w:adjustRightInd w:val="0"/>
              <w:snapToGrid w:val="0"/>
              <w:ind w:right="60"/>
              <w:jc w:val="right"/>
              <w:rPr>
                <w:ins w:id="5480" w:author="Haiyang Liu" w:date="2026-05-21T09:35:00Z" w16du:dateUtc="2026-05-21T02:35:00Z"/>
                <w:rFonts w:eastAsia="MingLiU"/>
                <w:color w:val="000000"/>
                <w:kern w:val="2"/>
                <w:sz w:val="22"/>
                <w:szCs w:val="22"/>
              </w:rPr>
            </w:pPr>
          </w:p>
        </w:tc>
        <w:tc>
          <w:tcPr>
            <w:tcW w:w="281" w:type="pct"/>
            <w:vAlign w:val="center"/>
            <w:tcPrChange w:id="5481" w:author="Haiyang Liu" w:date="2026-05-21T09:54:00Z" w16du:dateUtc="2026-05-21T02:54:00Z">
              <w:tcPr>
                <w:tcW w:w="0" w:type="auto"/>
                <w:gridSpan w:val="2"/>
                <w:vAlign w:val="center"/>
              </w:tcPr>
            </w:tcPrChange>
          </w:tcPr>
          <w:p w14:paraId="2E5EF2AC" w14:textId="77777777" w:rsidR="00833142" w:rsidRPr="002E33E9" w:rsidRDefault="00833142" w:rsidP="005E69E8">
            <w:pPr>
              <w:widowControl w:val="0"/>
              <w:autoSpaceDE w:val="0"/>
              <w:autoSpaceDN w:val="0"/>
              <w:adjustRightInd w:val="0"/>
              <w:snapToGrid w:val="0"/>
              <w:ind w:right="60"/>
              <w:jc w:val="right"/>
              <w:rPr>
                <w:ins w:id="5482" w:author="Haiyang Liu" w:date="2026-05-21T09:35:00Z" w16du:dateUtc="2026-05-21T02:35:00Z"/>
                <w:rFonts w:eastAsia="MingLiU"/>
                <w:color w:val="000000"/>
                <w:kern w:val="2"/>
                <w:sz w:val="22"/>
                <w:szCs w:val="22"/>
              </w:rPr>
            </w:pPr>
          </w:p>
        </w:tc>
        <w:tc>
          <w:tcPr>
            <w:tcW w:w="281" w:type="pct"/>
            <w:vAlign w:val="center"/>
            <w:tcPrChange w:id="5483" w:author="Haiyang Liu" w:date="2026-05-21T09:54:00Z" w16du:dateUtc="2026-05-21T02:54:00Z">
              <w:tcPr>
                <w:tcW w:w="0" w:type="auto"/>
                <w:gridSpan w:val="2"/>
                <w:vAlign w:val="center"/>
              </w:tcPr>
            </w:tcPrChange>
          </w:tcPr>
          <w:p w14:paraId="0B907EA3" w14:textId="77777777" w:rsidR="00833142" w:rsidRPr="002E33E9" w:rsidRDefault="00833142" w:rsidP="005E69E8">
            <w:pPr>
              <w:widowControl w:val="0"/>
              <w:autoSpaceDE w:val="0"/>
              <w:autoSpaceDN w:val="0"/>
              <w:adjustRightInd w:val="0"/>
              <w:snapToGrid w:val="0"/>
              <w:ind w:right="60"/>
              <w:jc w:val="right"/>
              <w:rPr>
                <w:ins w:id="5484" w:author="Haiyang Liu" w:date="2026-05-21T09:35:00Z" w16du:dateUtc="2026-05-21T02:35:00Z"/>
                <w:rFonts w:eastAsia="MingLiU"/>
                <w:color w:val="000000"/>
                <w:kern w:val="2"/>
                <w:sz w:val="22"/>
                <w:szCs w:val="22"/>
              </w:rPr>
            </w:pPr>
          </w:p>
        </w:tc>
        <w:tc>
          <w:tcPr>
            <w:tcW w:w="281" w:type="pct"/>
            <w:vAlign w:val="center"/>
            <w:tcPrChange w:id="5485" w:author="Haiyang Liu" w:date="2026-05-21T09:54:00Z" w16du:dateUtc="2026-05-21T02:54:00Z">
              <w:tcPr>
                <w:tcW w:w="0" w:type="auto"/>
                <w:gridSpan w:val="3"/>
                <w:vAlign w:val="center"/>
              </w:tcPr>
            </w:tcPrChange>
          </w:tcPr>
          <w:p w14:paraId="4156F800" w14:textId="77777777" w:rsidR="00833142" w:rsidRPr="002E33E9" w:rsidRDefault="00833142" w:rsidP="005E69E8">
            <w:pPr>
              <w:widowControl w:val="0"/>
              <w:autoSpaceDE w:val="0"/>
              <w:autoSpaceDN w:val="0"/>
              <w:adjustRightInd w:val="0"/>
              <w:snapToGrid w:val="0"/>
              <w:ind w:right="60"/>
              <w:jc w:val="right"/>
              <w:rPr>
                <w:ins w:id="5486" w:author="Haiyang Liu" w:date="2026-05-21T09:35:00Z" w16du:dateUtc="2026-05-21T02:35:00Z"/>
                <w:rFonts w:eastAsia="MingLiU"/>
                <w:color w:val="000000"/>
                <w:kern w:val="2"/>
                <w:sz w:val="22"/>
                <w:szCs w:val="22"/>
              </w:rPr>
            </w:pPr>
          </w:p>
        </w:tc>
        <w:tc>
          <w:tcPr>
            <w:tcW w:w="258" w:type="pct"/>
            <w:vAlign w:val="center"/>
            <w:tcPrChange w:id="5487" w:author="Haiyang Liu" w:date="2026-05-21T09:54:00Z" w16du:dateUtc="2026-05-21T02:54:00Z">
              <w:tcPr>
                <w:tcW w:w="0" w:type="auto"/>
                <w:gridSpan w:val="2"/>
                <w:vAlign w:val="center"/>
              </w:tcPr>
            </w:tcPrChange>
          </w:tcPr>
          <w:p w14:paraId="4074E819" w14:textId="77777777" w:rsidR="00833142" w:rsidRPr="002E33E9" w:rsidRDefault="00833142" w:rsidP="005E69E8">
            <w:pPr>
              <w:widowControl w:val="0"/>
              <w:autoSpaceDE w:val="0"/>
              <w:autoSpaceDN w:val="0"/>
              <w:adjustRightInd w:val="0"/>
              <w:snapToGrid w:val="0"/>
              <w:ind w:right="60"/>
              <w:jc w:val="right"/>
              <w:rPr>
                <w:ins w:id="5488" w:author="Haiyang Liu" w:date="2026-05-21T09:35:00Z" w16du:dateUtc="2026-05-21T02:35:00Z"/>
                <w:rFonts w:eastAsia="MingLiU"/>
                <w:color w:val="000000"/>
                <w:kern w:val="2"/>
                <w:sz w:val="22"/>
                <w:szCs w:val="22"/>
              </w:rPr>
            </w:pPr>
          </w:p>
        </w:tc>
        <w:tc>
          <w:tcPr>
            <w:tcW w:w="172" w:type="pct"/>
            <w:vAlign w:val="center"/>
            <w:tcPrChange w:id="5489" w:author="Haiyang Liu" w:date="2026-05-21T09:54:00Z" w16du:dateUtc="2026-05-21T02:54:00Z">
              <w:tcPr>
                <w:tcW w:w="0" w:type="auto"/>
                <w:vAlign w:val="center"/>
              </w:tcPr>
            </w:tcPrChange>
          </w:tcPr>
          <w:p w14:paraId="5FF8E797" w14:textId="77777777" w:rsidR="00833142" w:rsidRPr="002E33E9" w:rsidRDefault="00833142" w:rsidP="005E69E8">
            <w:pPr>
              <w:widowControl w:val="0"/>
              <w:autoSpaceDE w:val="0"/>
              <w:autoSpaceDN w:val="0"/>
              <w:adjustRightInd w:val="0"/>
              <w:snapToGrid w:val="0"/>
              <w:ind w:right="60"/>
              <w:jc w:val="right"/>
              <w:rPr>
                <w:ins w:id="5490" w:author="Haiyang Liu" w:date="2026-05-21T09:35:00Z" w16du:dateUtc="2026-05-21T02:35:00Z"/>
                <w:rFonts w:eastAsia="MingLiU"/>
                <w:color w:val="000000"/>
                <w:kern w:val="2"/>
                <w:sz w:val="22"/>
                <w:szCs w:val="22"/>
              </w:rPr>
            </w:pPr>
          </w:p>
        </w:tc>
      </w:tr>
      <w:tr w:rsidR="00833142" w:rsidRPr="002E33E9" w14:paraId="0ADE5B35" w14:textId="77777777" w:rsidTr="002E33E9">
        <w:trPr>
          <w:cantSplit/>
          <w:trHeight w:val="144"/>
          <w:jc w:val="center"/>
          <w:ins w:id="5491" w:author="Haiyang Liu" w:date="2026-05-21T09:35:00Z"/>
          <w:trPrChange w:id="5492" w:author="Haiyang Liu" w:date="2026-05-21T09:54:00Z" w16du:dateUtc="2026-05-21T02:54:00Z">
            <w:trPr>
              <w:cantSplit/>
              <w:trHeight w:val="144"/>
              <w:jc w:val="center"/>
            </w:trPr>
          </w:trPrChange>
        </w:trPr>
        <w:tc>
          <w:tcPr>
            <w:tcW w:w="1329" w:type="pct"/>
            <w:vAlign w:val="center"/>
            <w:tcPrChange w:id="5493" w:author="Haiyang Liu" w:date="2026-05-21T09:54:00Z" w16du:dateUtc="2026-05-21T02:54:00Z">
              <w:tcPr>
                <w:tcW w:w="4893" w:type="dxa"/>
                <w:gridSpan w:val="3"/>
                <w:vAlign w:val="center"/>
              </w:tcPr>
            </w:tcPrChange>
          </w:tcPr>
          <w:p w14:paraId="30DA3271" w14:textId="77777777" w:rsidR="00833142" w:rsidRPr="002E33E9" w:rsidRDefault="00833142" w:rsidP="005E69E8">
            <w:pPr>
              <w:widowControl w:val="0"/>
              <w:autoSpaceDE w:val="0"/>
              <w:autoSpaceDN w:val="0"/>
              <w:adjustRightInd w:val="0"/>
              <w:snapToGrid w:val="0"/>
              <w:ind w:right="60"/>
              <w:rPr>
                <w:ins w:id="5494" w:author="Haiyang Liu" w:date="2026-05-21T09:35:00Z" w16du:dateUtc="2026-05-21T02:35:00Z"/>
                <w:color w:val="000000"/>
                <w:sz w:val="22"/>
                <w:szCs w:val="22"/>
              </w:rPr>
            </w:pPr>
          </w:p>
        </w:tc>
        <w:tc>
          <w:tcPr>
            <w:tcW w:w="214" w:type="pct"/>
            <w:vAlign w:val="center"/>
            <w:tcPrChange w:id="5495" w:author="Haiyang Liu" w:date="2026-05-21T09:54:00Z" w16du:dateUtc="2026-05-21T02:54:00Z">
              <w:tcPr>
                <w:tcW w:w="0" w:type="auto"/>
                <w:gridSpan w:val="2"/>
                <w:vAlign w:val="center"/>
              </w:tcPr>
            </w:tcPrChange>
          </w:tcPr>
          <w:p w14:paraId="3DCDE242" w14:textId="77777777" w:rsidR="00833142" w:rsidRPr="002E33E9" w:rsidRDefault="00833142" w:rsidP="005E69E8">
            <w:pPr>
              <w:widowControl w:val="0"/>
              <w:autoSpaceDE w:val="0"/>
              <w:autoSpaceDN w:val="0"/>
              <w:adjustRightInd w:val="0"/>
              <w:snapToGrid w:val="0"/>
              <w:ind w:right="60"/>
              <w:jc w:val="right"/>
              <w:rPr>
                <w:ins w:id="5496" w:author="Haiyang Liu" w:date="2026-05-21T09:35:00Z" w16du:dateUtc="2026-05-21T02:35:00Z"/>
                <w:color w:val="000000"/>
                <w:sz w:val="22"/>
                <w:szCs w:val="22"/>
              </w:rPr>
            </w:pPr>
          </w:p>
        </w:tc>
        <w:tc>
          <w:tcPr>
            <w:tcW w:w="214" w:type="pct"/>
            <w:vAlign w:val="center"/>
            <w:tcPrChange w:id="5497" w:author="Haiyang Liu" w:date="2026-05-21T09:54:00Z" w16du:dateUtc="2026-05-21T02:54:00Z">
              <w:tcPr>
                <w:tcW w:w="0" w:type="auto"/>
                <w:vAlign w:val="center"/>
              </w:tcPr>
            </w:tcPrChange>
          </w:tcPr>
          <w:p w14:paraId="1E6DC336" w14:textId="77777777" w:rsidR="00833142" w:rsidRPr="002E33E9" w:rsidRDefault="00833142" w:rsidP="005E69E8">
            <w:pPr>
              <w:widowControl w:val="0"/>
              <w:autoSpaceDE w:val="0"/>
              <w:autoSpaceDN w:val="0"/>
              <w:adjustRightInd w:val="0"/>
              <w:snapToGrid w:val="0"/>
              <w:ind w:right="60"/>
              <w:jc w:val="right"/>
              <w:rPr>
                <w:ins w:id="5498" w:author="Haiyang Liu" w:date="2026-05-21T09:35:00Z" w16du:dateUtc="2026-05-21T02:35:00Z"/>
                <w:color w:val="000000"/>
                <w:sz w:val="22"/>
                <w:szCs w:val="22"/>
              </w:rPr>
            </w:pPr>
          </w:p>
        </w:tc>
        <w:tc>
          <w:tcPr>
            <w:tcW w:w="281" w:type="pct"/>
            <w:vAlign w:val="center"/>
            <w:tcPrChange w:id="5499" w:author="Haiyang Liu" w:date="2026-05-21T09:54:00Z" w16du:dateUtc="2026-05-21T02:54:00Z">
              <w:tcPr>
                <w:tcW w:w="0" w:type="auto"/>
                <w:gridSpan w:val="2"/>
                <w:vAlign w:val="center"/>
              </w:tcPr>
            </w:tcPrChange>
          </w:tcPr>
          <w:p w14:paraId="73E6C229" w14:textId="77777777" w:rsidR="00833142" w:rsidRPr="002E33E9" w:rsidRDefault="00833142" w:rsidP="005E69E8">
            <w:pPr>
              <w:widowControl w:val="0"/>
              <w:autoSpaceDE w:val="0"/>
              <w:autoSpaceDN w:val="0"/>
              <w:adjustRightInd w:val="0"/>
              <w:snapToGrid w:val="0"/>
              <w:ind w:right="60"/>
              <w:jc w:val="right"/>
              <w:rPr>
                <w:ins w:id="5500" w:author="Haiyang Liu" w:date="2026-05-21T09:35:00Z" w16du:dateUtc="2026-05-21T02:35:00Z"/>
                <w:rFonts w:eastAsia="DengXian"/>
                <w:b/>
                <w:color w:val="000000"/>
                <w:kern w:val="2"/>
                <w:sz w:val="22"/>
                <w:szCs w:val="22"/>
                <w:highlight w:val="yellow"/>
              </w:rPr>
            </w:pPr>
          </w:p>
        </w:tc>
        <w:tc>
          <w:tcPr>
            <w:tcW w:w="281" w:type="pct"/>
            <w:vAlign w:val="center"/>
            <w:tcPrChange w:id="5501" w:author="Haiyang Liu" w:date="2026-05-21T09:54:00Z" w16du:dateUtc="2026-05-21T02:54:00Z">
              <w:tcPr>
                <w:tcW w:w="0" w:type="auto"/>
                <w:gridSpan w:val="2"/>
                <w:vAlign w:val="center"/>
              </w:tcPr>
            </w:tcPrChange>
          </w:tcPr>
          <w:p w14:paraId="76B38D09" w14:textId="77777777" w:rsidR="00833142" w:rsidRPr="002E33E9" w:rsidRDefault="00833142" w:rsidP="005E69E8">
            <w:pPr>
              <w:widowControl w:val="0"/>
              <w:autoSpaceDE w:val="0"/>
              <w:autoSpaceDN w:val="0"/>
              <w:adjustRightInd w:val="0"/>
              <w:snapToGrid w:val="0"/>
              <w:ind w:right="60"/>
              <w:jc w:val="right"/>
              <w:rPr>
                <w:ins w:id="5502" w:author="Haiyang Liu" w:date="2026-05-21T09:35:00Z" w16du:dateUtc="2026-05-21T02:35:00Z"/>
                <w:sz w:val="22"/>
                <w:szCs w:val="22"/>
              </w:rPr>
            </w:pPr>
          </w:p>
        </w:tc>
        <w:tc>
          <w:tcPr>
            <w:tcW w:w="281" w:type="pct"/>
            <w:vAlign w:val="center"/>
            <w:tcPrChange w:id="5503" w:author="Haiyang Liu" w:date="2026-05-21T09:54:00Z" w16du:dateUtc="2026-05-21T02:54:00Z">
              <w:tcPr>
                <w:tcW w:w="0" w:type="auto"/>
                <w:gridSpan w:val="2"/>
                <w:vAlign w:val="center"/>
              </w:tcPr>
            </w:tcPrChange>
          </w:tcPr>
          <w:p w14:paraId="613692EB" w14:textId="77777777" w:rsidR="00833142" w:rsidRPr="002E33E9" w:rsidRDefault="00833142" w:rsidP="005E69E8">
            <w:pPr>
              <w:widowControl w:val="0"/>
              <w:autoSpaceDE w:val="0"/>
              <w:autoSpaceDN w:val="0"/>
              <w:adjustRightInd w:val="0"/>
              <w:snapToGrid w:val="0"/>
              <w:ind w:right="60"/>
              <w:jc w:val="right"/>
              <w:rPr>
                <w:ins w:id="5504" w:author="Haiyang Liu" w:date="2026-05-21T09:35:00Z" w16du:dateUtc="2026-05-21T02:35:00Z"/>
                <w:sz w:val="22"/>
                <w:szCs w:val="22"/>
              </w:rPr>
            </w:pPr>
          </w:p>
        </w:tc>
        <w:tc>
          <w:tcPr>
            <w:tcW w:w="281" w:type="pct"/>
            <w:vAlign w:val="center"/>
            <w:tcPrChange w:id="5505" w:author="Haiyang Liu" w:date="2026-05-21T09:54:00Z" w16du:dateUtc="2026-05-21T02:54:00Z">
              <w:tcPr>
                <w:tcW w:w="0" w:type="auto"/>
                <w:gridSpan w:val="2"/>
                <w:vAlign w:val="center"/>
              </w:tcPr>
            </w:tcPrChange>
          </w:tcPr>
          <w:p w14:paraId="05AF3CEF" w14:textId="77777777" w:rsidR="00833142" w:rsidRPr="002E33E9" w:rsidRDefault="00833142" w:rsidP="005E69E8">
            <w:pPr>
              <w:widowControl w:val="0"/>
              <w:autoSpaceDE w:val="0"/>
              <w:autoSpaceDN w:val="0"/>
              <w:adjustRightInd w:val="0"/>
              <w:snapToGrid w:val="0"/>
              <w:ind w:right="60"/>
              <w:jc w:val="right"/>
              <w:rPr>
                <w:ins w:id="5506" w:author="Haiyang Liu" w:date="2026-05-21T09:35:00Z" w16du:dateUtc="2026-05-21T02:35:00Z"/>
                <w:sz w:val="22"/>
                <w:szCs w:val="22"/>
              </w:rPr>
            </w:pPr>
          </w:p>
        </w:tc>
        <w:tc>
          <w:tcPr>
            <w:tcW w:w="281" w:type="pct"/>
            <w:vAlign w:val="center"/>
            <w:tcPrChange w:id="5507" w:author="Haiyang Liu" w:date="2026-05-21T09:54:00Z" w16du:dateUtc="2026-05-21T02:54:00Z">
              <w:tcPr>
                <w:tcW w:w="0" w:type="auto"/>
                <w:gridSpan w:val="2"/>
                <w:vAlign w:val="center"/>
              </w:tcPr>
            </w:tcPrChange>
          </w:tcPr>
          <w:p w14:paraId="2EC13E18" w14:textId="77777777" w:rsidR="00833142" w:rsidRPr="002E33E9" w:rsidRDefault="00833142" w:rsidP="005E69E8">
            <w:pPr>
              <w:widowControl w:val="0"/>
              <w:autoSpaceDE w:val="0"/>
              <w:autoSpaceDN w:val="0"/>
              <w:adjustRightInd w:val="0"/>
              <w:snapToGrid w:val="0"/>
              <w:ind w:right="60"/>
              <w:jc w:val="right"/>
              <w:rPr>
                <w:ins w:id="5508" w:author="Haiyang Liu" w:date="2026-05-21T09:35:00Z" w16du:dateUtc="2026-05-21T02:35:00Z"/>
                <w:sz w:val="22"/>
                <w:szCs w:val="22"/>
              </w:rPr>
            </w:pPr>
          </w:p>
        </w:tc>
        <w:tc>
          <w:tcPr>
            <w:tcW w:w="281" w:type="pct"/>
            <w:vAlign w:val="center"/>
            <w:tcPrChange w:id="5509" w:author="Haiyang Liu" w:date="2026-05-21T09:54:00Z" w16du:dateUtc="2026-05-21T02:54:00Z">
              <w:tcPr>
                <w:tcW w:w="0" w:type="auto"/>
                <w:gridSpan w:val="2"/>
                <w:vAlign w:val="center"/>
              </w:tcPr>
            </w:tcPrChange>
          </w:tcPr>
          <w:p w14:paraId="4677EB12" w14:textId="77777777" w:rsidR="00833142" w:rsidRPr="002E33E9" w:rsidRDefault="00833142" w:rsidP="005E69E8">
            <w:pPr>
              <w:widowControl w:val="0"/>
              <w:autoSpaceDE w:val="0"/>
              <w:autoSpaceDN w:val="0"/>
              <w:adjustRightInd w:val="0"/>
              <w:snapToGrid w:val="0"/>
              <w:ind w:right="60"/>
              <w:jc w:val="right"/>
              <w:rPr>
                <w:ins w:id="5510" w:author="Haiyang Liu" w:date="2026-05-21T09:35:00Z" w16du:dateUtc="2026-05-21T02:35:00Z"/>
                <w:rFonts w:eastAsia="MingLiU"/>
                <w:color w:val="000000"/>
                <w:kern w:val="2"/>
                <w:sz w:val="22"/>
                <w:szCs w:val="22"/>
              </w:rPr>
            </w:pPr>
          </w:p>
        </w:tc>
        <w:tc>
          <w:tcPr>
            <w:tcW w:w="281" w:type="pct"/>
            <w:vAlign w:val="center"/>
            <w:tcPrChange w:id="5511" w:author="Haiyang Liu" w:date="2026-05-21T09:54:00Z" w16du:dateUtc="2026-05-21T02:54:00Z">
              <w:tcPr>
                <w:tcW w:w="0" w:type="auto"/>
                <w:gridSpan w:val="2"/>
                <w:vAlign w:val="center"/>
              </w:tcPr>
            </w:tcPrChange>
          </w:tcPr>
          <w:p w14:paraId="0181EEE7" w14:textId="77777777" w:rsidR="00833142" w:rsidRPr="002E33E9" w:rsidRDefault="00833142" w:rsidP="005E69E8">
            <w:pPr>
              <w:widowControl w:val="0"/>
              <w:autoSpaceDE w:val="0"/>
              <w:autoSpaceDN w:val="0"/>
              <w:adjustRightInd w:val="0"/>
              <w:snapToGrid w:val="0"/>
              <w:ind w:right="60"/>
              <w:jc w:val="right"/>
              <w:rPr>
                <w:ins w:id="5512" w:author="Haiyang Liu" w:date="2026-05-21T09:35:00Z" w16du:dateUtc="2026-05-21T02:35:00Z"/>
                <w:rFonts w:eastAsia="MingLiU"/>
                <w:color w:val="000000"/>
                <w:kern w:val="2"/>
                <w:sz w:val="22"/>
                <w:szCs w:val="22"/>
              </w:rPr>
            </w:pPr>
          </w:p>
        </w:tc>
        <w:tc>
          <w:tcPr>
            <w:tcW w:w="281" w:type="pct"/>
            <w:vAlign w:val="center"/>
            <w:tcPrChange w:id="5513" w:author="Haiyang Liu" w:date="2026-05-21T09:54:00Z" w16du:dateUtc="2026-05-21T02:54:00Z">
              <w:tcPr>
                <w:tcW w:w="0" w:type="auto"/>
                <w:gridSpan w:val="2"/>
                <w:vAlign w:val="center"/>
              </w:tcPr>
            </w:tcPrChange>
          </w:tcPr>
          <w:p w14:paraId="70B6D3D4" w14:textId="77777777" w:rsidR="00833142" w:rsidRPr="002E33E9" w:rsidRDefault="00833142" w:rsidP="005E69E8">
            <w:pPr>
              <w:widowControl w:val="0"/>
              <w:autoSpaceDE w:val="0"/>
              <w:autoSpaceDN w:val="0"/>
              <w:adjustRightInd w:val="0"/>
              <w:snapToGrid w:val="0"/>
              <w:ind w:right="60"/>
              <w:jc w:val="right"/>
              <w:rPr>
                <w:ins w:id="5514" w:author="Haiyang Liu" w:date="2026-05-21T09:35:00Z" w16du:dateUtc="2026-05-21T02:35:00Z"/>
                <w:rFonts w:eastAsia="MingLiU"/>
                <w:color w:val="000000"/>
                <w:kern w:val="2"/>
                <w:sz w:val="22"/>
                <w:szCs w:val="22"/>
              </w:rPr>
            </w:pPr>
          </w:p>
        </w:tc>
        <w:tc>
          <w:tcPr>
            <w:tcW w:w="281" w:type="pct"/>
            <w:vAlign w:val="center"/>
            <w:tcPrChange w:id="5515" w:author="Haiyang Liu" w:date="2026-05-21T09:54:00Z" w16du:dateUtc="2026-05-21T02:54:00Z">
              <w:tcPr>
                <w:tcW w:w="0" w:type="auto"/>
                <w:gridSpan w:val="2"/>
                <w:vAlign w:val="center"/>
              </w:tcPr>
            </w:tcPrChange>
          </w:tcPr>
          <w:p w14:paraId="30E969E6" w14:textId="77777777" w:rsidR="00833142" w:rsidRPr="002E33E9" w:rsidRDefault="00833142" w:rsidP="005E69E8">
            <w:pPr>
              <w:widowControl w:val="0"/>
              <w:autoSpaceDE w:val="0"/>
              <w:autoSpaceDN w:val="0"/>
              <w:adjustRightInd w:val="0"/>
              <w:snapToGrid w:val="0"/>
              <w:ind w:right="60"/>
              <w:jc w:val="right"/>
              <w:rPr>
                <w:ins w:id="5516" w:author="Haiyang Liu" w:date="2026-05-21T09:35:00Z" w16du:dateUtc="2026-05-21T02:35:00Z"/>
                <w:rFonts w:eastAsia="MingLiU"/>
                <w:color w:val="000000"/>
                <w:kern w:val="2"/>
                <w:sz w:val="22"/>
                <w:szCs w:val="22"/>
              </w:rPr>
            </w:pPr>
          </w:p>
        </w:tc>
        <w:tc>
          <w:tcPr>
            <w:tcW w:w="281" w:type="pct"/>
            <w:vAlign w:val="center"/>
            <w:tcPrChange w:id="5517" w:author="Haiyang Liu" w:date="2026-05-21T09:54:00Z" w16du:dateUtc="2026-05-21T02:54:00Z">
              <w:tcPr>
                <w:tcW w:w="0" w:type="auto"/>
                <w:gridSpan w:val="3"/>
                <w:vAlign w:val="center"/>
              </w:tcPr>
            </w:tcPrChange>
          </w:tcPr>
          <w:p w14:paraId="05906191" w14:textId="77777777" w:rsidR="00833142" w:rsidRPr="002E33E9" w:rsidRDefault="00833142" w:rsidP="005E69E8">
            <w:pPr>
              <w:widowControl w:val="0"/>
              <w:autoSpaceDE w:val="0"/>
              <w:autoSpaceDN w:val="0"/>
              <w:adjustRightInd w:val="0"/>
              <w:snapToGrid w:val="0"/>
              <w:ind w:right="60"/>
              <w:jc w:val="right"/>
              <w:rPr>
                <w:ins w:id="5518" w:author="Haiyang Liu" w:date="2026-05-21T09:35:00Z" w16du:dateUtc="2026-05-21T02:35:00Z"/>
                <w:rFonts w:eastAsia="MingLiU"/>
                <w:color w:val="000000"/>
                <w:kern w:val="2"/>
                <w:sz w:val="22"/>
                <w:szCs w:val="22"/>
              </w:rPr>
            </w:pPr>
          </w:p>
        </w:tc>
        <w:tc>
          <w:tcPr>
            <w:tcW w:w="258" w:type="pct"/>
            <w:vAlign w:val="center"/>
            <w:tcPrChange w:id="5519" w:author="Haiyang Liu" w:date="2026-05-21T09:54:00Z" w16du:dateUtc="2026-05-21T02:54:00Z">
              <w:tcPr>
                <w:tcW w:w="0" w:type="auto"/>
                <w:gridSpan w:val="2"/>
                <w:vAlign w:val="center"/>
              </w:tcPr>
            </w:tcPrChange>
          </w:tcPr>
          <w:p w14:paraId="0EFBB652" w14:textId="77777777" w:rsidR="00833142" w:rsidRPr="002E33E9" w:rsidRDefault="00833142" w:rsidP="005E69E8">
            <w:pPr>
              <w:widowControl w:val="0"/>
              <w:autoSpaceDE w:val="0"/>
              <w:autoSpaceDN w:val="0"/>
              <w:adjustRightInd w:val="0"/>
              <w:snapToGrid w:val="0"/>
              <w:ind w:right="60"/>
              <w:jc w:val="right"/>
              <w:rPr>
                <w:ins w:id="5520" w:author="Haiyang Liu" w:date="2026-05-21T09:35:00Z" w16du:dateUtc="2026-05-21T02:35:00Z"/>
                <w:rFonts w:eastAsia="MingLiU"/>
                <w:color w:val="000000"/>
                <w:kern w:val="2"/>
                <w:sz w:val="22"/>
                <w:szCs w:val="22"/>
              </w:rPr>
            </w:pPr>
          </w:p>
        </w:tc>
        <w:tc>
          <w:tcPr>
            <w:tcW w:w="172" w:type="pct"/>
            <w:vAlign w:val="center"/>
            <w:tcPrChange w:id="5521" w:author="Haiyang Liu" w:date="2026-05-21T09:54:00Z" w16du:dateUtc="2026-05-21T02:54:00Z">
              <w:tcPr>
                <w:tcW w:w="0" w:type="auto"/>
                <w:vAlign w:val="center"/>
              </w:tcPr>
            </w:tcPrChange>
          </w:tcPr>
          <w:p w14:paraId="698E1591" w14:textId="77777777" w:rsidR="00833142" w:rsidRPr="002E33E9" w:rsidRDefault="00833142" w:rsidP="005E69E8">
            <w:pPr>
              <w:widowControl w:val="0"/>
              <w:autoSpaceDE w:val="0"/>
              <w:autoSpaceDN w:val="0"/>
              <w:adjustRightInd w:val="0"/>
              <w:snapToGrid w:val="0"/>
              <w:ind w:right="60"/>
              <w:jc w:val="right"/>
              <w:rPr>
                <w:ins w:id="5522" w:author="Haiyang Liu" w:date="2026-05-21T09:35:00Z" w16du:dateUtc="2026-05-21T02:35:00Z"/>
                <w:rFonts w:eastAsia="MingLiU"/>
                <w:color w:val="000000"/>
                <w:kern w:val="2"/>
                <w:sz w:val="22"/>
                <w:szCs w:val="22"/>
              </w:rPr>
            </w:pPr>
          </w:p>
        </w:tc>
      </w:tr>
      <w:tr w:rsidR="00833142" w:rsidRPr="002E33E9" w14:paraId="4309E2B5" w14:textId="77777777" w:rsidTr="002E33E9">
        <w:trPr>
          <w:cantSplit/>
          <w:trHeight w:val="144"/>
          <w:jc w:val="center"/>
          <w:ins w:id="5523" w:author="Haiyang Liu" w:date="2026-05-21T09:35:00Z"/>
          <w:trPrChange w:id="5524" w:author="Haiyang Liu" w:date="2026-05-21T09:54:00Z" w16du:dateUtc="2026-05-21T02:54:00Z">
            <w:trPr>
              <w:cantSplit/>
              <w:trHeight w:val="144"/>
              <w:jc w:val="center"/>
            </w:trPr>
          </w:trPrChange>
        </w:trPr>
        <w:tc>
          <w:tcPr>
            <w:tcW w:w="1329" w:type="pct"/>
            <w:vAlign w:val="center"/>
            <w:tcPrChange w:id="5525" w:author="Haiyang Liu" w:date="2026-05-21T09:54:00Z" w16du:dateUtc="2026-05-21T02:54:00Z">
              <w:tcPr>
                <w:tcW w:w="4893" w:type="dxa"/>
                <w:gridSpan w:val="3"/>
                <w:vAlign w:val="center"/>
              </w:tcPr>
            </w:tcPrChange>
          </w:tcPr>
          <w:p w14:paraId="0F5DB994" w14:textId="77777777" w:rsidR="00833142" w:rsidRPr="002E33E9" w:rsidRDefault="00833142" w:rsidP="005E69E8">
            <w:pPr>
              <w:widowControl w:val="0"/>
              <w:autoSpaceDE w:val="0"/>
              <w:autoSpaceDN w:val="0"/>
              <w:adjustRightInd w:val="0"/>
              <w:snapToGrid w:val="0"/>
              <w:ind w:right="60"/>
              <w:rPr>
                <w:ins w:id="5526" w:author="Haiyang Liu" w:date="2026-05-21T09:35:00Z" w16du:dateUtc="2026-05-21T02:35:00Z"/>
                <w:b/>
                <w:bCs/>
                <w:color w:val="000000"/>
                <w:sz w:val="22"/>
                <w:szCs w:val="22"/>
              </w:rPr>
            </w:pPr>
            <w:ins w:id="5527" w:author="Haiyang Liu" w:date="2026-05-21T09:35:00Z" w16du:dateUtc="2026-05-21T02:35:00Z">
              <w:r w:rsidRPr="002E33E9">
                <w:rPr>
                  <w:b/>
                  <w:bCs/>
                  <w:color w:val="000000"/>
                  <w:sz w:val="22"/>
                  <w:szCs w:val="22"/>
                </w:rPr>
                <w:t>Main variables</w:t>
              </w:r>
            </w:ins>
          </w:p>
        </w:tc>
        <w:tc>
          <w:tcPr>
            <w:tcW w:w="214" w:type="pct"/>
            <w:vAlign w:val="center"/>
            <w:tcPrChange w:id="5528" w:author="Haiyang Liu" w:date="2026-05-21T09:54:00Z" w16du:dateUtc="2026-05-21T02:54:00Z">
              <w:tcPr>
                <w:tcW w:w="0" w:type="auto"/>
                <w:gridSpan w:val="2"/>
                <w:vAlign w:val="center"/>
              </w:tcPr>
            </w:tcPrChange>
          </w:tcPr>
          <w:p w14:paraId="19A51485" w14:textId="77777777" w:rsidR="00833142" w:rsidRPr="002E33E9" w:rsidRDefault="00833142" w:rsidP="005E69E8">
            <w:pPr>
              <w:widowControl w:val="0"/>
              <w:autoSpaceDE w:val="0"/>
              <w:autoSpaceDN w:val="0"/>
              <w:adjustRightInd w:val="0"/>
              <w:snapToGrid w:val="0"/>
              <w:ind w:right="60"/>
              <w:jc w:val="right"/>
              <w:rPr>
                <w:ins w:id="5529" w:author="Haiyang Liu" w:date="2026-05-21T09:35:00Z" w16du:dateUtc="2026-05-21T02:35:00Z"/>
                <w:color w:val="000000"/>
                <w:sz w:val="22"/>
                <w:szCs w:val="22"/>
              </w:rPr>
            </w:pPr>
          </w:p>
        </w:tc>
        <w:tc>
          <w:tcPr>
            <w:tcW w:w="214" w:type="pct"/>
            <w:vAlign w:val="center"/>
            <w:tcPrChange w:id="5530" w:author="Haiyang Liu" w:date="2026-05-21T09:54:00Z" w16du:dateUtc="2026-05-21T02:54:00Z">
              <w:tcPr>
                <w:tcW w:w="0" w:type="auto"/>
                <w:vAlign w:val="center"/>
              </w:tcPr>
            </w:tcPrChange>
          </w:tcPr>
          <w:p w14:paraId="6D10FD2B" w14:textId="77777777" w:rsidR="00833142" w:rsidRPr="002E33E9" w:rsidRDefault="00833142" w:rsidP="005E69E8">
            <w:pPr>
              <w:widowControl w:val="0"/>
              <w:autoSpaceDE w:val="0"/>
              <w:autoSpaceDN w:val="0"/>
              <w:adjustRightInd w:val="0"/>
              <w:snapToGrid w:val="0"/>
              <w:ind w:right="60"/>
              <w:jc w:val="right"/>
              <w:rPr>
                <w:ins w:id="5531" w:author="Haiyang Liu" w:date="2026-05-21T09:35:00Z" w16du:dateUtc="2026-05-21T02:35:00Z"/>
                <w:color w:val="000000"/>
                <w:sz w:val="22"/>
                <w:szCs w:val="22"/>
              </w:rPr>
            </w:pPr>
          </w:p>
        </w:tc>
        <w:tc>
          <w:tcPr>
            <w:tcW w:w="281" w:type="pct"/>
            <w:vAlign w:val="center"/>
            <w:tcPrChange w:id="5532" w:author="Haiyang Liu" w:date="2026-05-21T09:54:00Z" w16du:dateUtc="2026-05-21T02:54:00Z">
              <w:tcPr>
                <w:tcW w:w="0" w:type="auto"/>
                <w:gridSpan w:val="2"/>
                <w:vAlign w:val="center"/>
              </w:tcPr>
            </w:tcPrChange>
          </w:tcPr>
          <w:p w14:paraId="3FCD4612" w14:textId="77777777" w:rsidR="00833142" w:rsidRPr="002E33E9" w:rsidRDefault="00833142" w:rsidP="005E69E8">
            <w:pPr>
              <w:widowControl w:val="0"/>
              <w:autoSpaceDE w:val="0"/>
              <w:autoSpaceDN w:val="0"/>
              <w:adjustRightInd w:val="0"/>
              <w:snapToGrid w:val="0"/>
              <w:ind w:right="60"/>
              <w:jc w:val="right"/>
              <w:rPr>
                <w:ins w:id="5533" w:author="Haiyang Liu" w:date="2026-05-21T09:35:00Z" w16du:dateUtc="2026-05-21T02:35:00Z"/>
                <w:rFonts w:eastAsia="DengXian"/>
                <w:b/>
                <w:color w:val="000000"/>
                <w:kern w:val="2"/>
                <w:sz w:val="22"/>
                <w:szCs w:val="22"/>
                <w:highlight w:val="yellow"/>
              </w:rPr>
            </w:pPr>
          </w:p>
        </w:tc>
        <w:tc>
          <w:tcPr>
            <w:tcW w:w="281" w:type="pct"/>
            <w:vAlign w:val="center"/>
            <w:tcPrChange w:id="5534" w:author="Haiyang Liu" w:date="2026-05-21T09:54:00Z" w16du:dateUtc="2026-05-21T02:54:00Z">
              <w:tcPr>
                <w:tcW w:w="0" w:type="auto"/>
                <w:gridSpan w:val="2"/>
                <w:vAlign w:val="center"/>
              </w:tcPr>
            </w:tcPrChange>
          </w:tcPr>
          <w:p w14:paraId="4105E626" w14:textId="77777777" w:rsidR="00833142" w:rsidRPr="002E33E9" w:rsidRDefault="00833142" w:rsidP="005E69E8">
            <w:pPr>
              <w:widowControl w:val="0"/>
              <w:autoSpaceDE w:val="0"/>
              <w:autoSpaceDN w:val="0"/>
              <w:adjustRightInd w:val="0"/>
              <w:snapToGrid w:val="0"/>
              <w:ind w:right="60"/>
              <w:jc w:val="right"/>
              <w:rPr>
                <w:ins w:id="5535" w:author="Haiyang Liu" w:date="2026-05-21T09:35:00Z" w16du:dateUtc="2026-05-21T02:35:00Z"/>
                <w:sz w:val="22"/>
                <w:szCs w:val="22"/>
              </w:rPr>
            </w:pPr>
          </w:p>
        </w:tc>
        <w:tc>
          <w:tcPr>
            <w:tcW w:w="281" w:type="pct"/>
            <w:vAlign w:val="center"/>
            <w:tcPrChange w:id="5536" w:author="Haiyang Liu" w:date="2026-05-21T09:54:00Z" w16du:dateUtc="2026-05-21T02:54:00Z">
              <w:tcPr>
                <w:tcW w:w="0" w:type="auto"/>
                <w:gridSpan w:val="2"/>
                <w:vAlign w:val="center"/>
              </w:tcPr>
            </w:tcPrChange>
          </w:tcPr>
          <w:p w14:paraId="1A5B0FD5" w14:textId="77777777" w:rsidR="00833142" w:rsidRPr="002E33E9" w:rsidRDefault="00833142" w:rsidP="005E69E8">
            <w:pPr>
              <w:widowControl w:val="0"/>
              <w:autoSpaceDE w:val="0"/>
              <w:autoSpaceDN w:val="0"/>
              <w:adjustRightInd w:val="0"/>
              <w:snapToGrid w:val="0"/>
              <w:ind w:right="60"/>
              <w:jc w:val="right"/>
              <w:rPr>
                <w:ins w:id="5537" w:author="Haiyang Liu" w:date="2026-05-21T09:35:00Z" w16du:dateUtc="2026-05-21T02:35:00Z"/>
                <w:sz w:val="22"/>
                <w:szCs w:val="22"/>
              </w:rPr>
            </w:pPr>
          </w:p>
        </w:tc>
        <w:tc>
          <w:tcPr>
            <w:tcW w:w="281" w:type="pct"/>
            <w:vAlign w:val="center"/>
            <w:tcPrChange w:id="5538" w:author="Haiyang Liu" w:date="2026-05-21T09:54:00Z" w16du:dateUtc="2026-05-21T02:54:00Z">
              <w:tcPr>
                <w:tcW w:w="0" w:type="auto"/>
                <w:gridSpan w:val="2"/>
                <w:vAlign w:val="center"/>
              </w:tcPr>
            </w:tcPrChange>
          </w:tcPr>
          <w:p w14:paraId="327B118E" w14:textId="77777777" w:rsidR="00833142" w:rsidRPr="002E33E9" w:rsidRDefault="00833142" w:rsidP="005E69E8">
            <w:pPr>
              <w:widowControl w:val="0"/>
              <w:autoSpaceDE w:val="0"/>
              <w:autoSpaceDN w:val="0"/>
              <w:adjustRightInd w:val="0"/>
              <w:snapToGrid w:val="0"/>
              <w:ind w:right="60"/>
              <w:jc w:val="right"/>
              <w:rPr>
                <w:ins w:id="5539" w:author="Haiyang Liu" w:date="2026-05-21T09:35:00Z" w16du:dateUtc="2026-05-21T02:35:00Z"/>
                <w:sz w:val="22"/>
                <w:szCs w:val="22"/>
              </w:rPr>
            </w:pPr>
          </w:p>
        </w:tc>
        <w:tc>
          <w:tcPr>
            <w:tcW w:w="281" w:type="pct"/>
            <w:vAlign w:val="center"/>
            <w:tcPrChange w:id="5540" w:author="Haiyang Liu" w:date="2026-05-21T09:54:00Z" w16du:dateUtc="2026-05-21T02:54:00Z">
              <w:tcPr>
                <w:tcW w:w="0" w:type="auto"/>
                <w:gridSpan w:val="2"/>
                <w:vAlign w:val="center"/>
              </w:tcPr>
            </w:tcPrChange>
          </w:tcPr>
          <w:p w14:paraId="365D50C0" w14:textId="77777777" w:rsidR="00833142" w:rsidRPr="002E33E9" w:rsidRDefault="00833142" w:rsidP="005E69E8">
            <w:pPr>
              <w:widowControl w:val="0"/>
              <w:autoSpaceDE w:val="0"/>
              <w:autoSpaceDN w:val="0"/>
              <w:adjustRightInd w:val="0"/>
              <w:snapToGrid w:val="0"/>
              <w:ind w:right="60"/>
              <w:jc w:val="right"/>
              <w:rPr>
                <w:ins w:id="5541" w:author="Haiyang Liu" w:date="2026-05-21T09:35:00Z" w16du:dateUtc="2026-05-21T02:35:00Z"/>
                <w:sz w:val="22"/>
                <w:szCs w:val="22"/>
              </w:rPr>
            </w:pPr>
          </w:p>
        </w:tc>
        <w:tc>
          <w:tcPr>
            <w:tcW w:w="281" w:type="pct"/>
            <w:vAlign w:val="center"/>
            <w:tcPrChange w:id="5542" w:author="Haiyang Liu" w:date="2026-05-21T09:54:00Z" w16du:dateUtc="2026-05-21T02:54:00Z">
              <w:tcPr>
                <w:tcW w:w="0" w:type="auto"/>
                <w:gridSpan w:val="2"/>
                <w:vAlign w:val="center"/>
              </w:tcPr>
            </w:tcPrChange>
          </w:tcPr>
          <w:p w14:paraId="34EF9943" w14:textId="77777777" w:rsidR="00833142" w:rsidRPr="002E33E9" w:rsidRDefault="00833142" w:rsidP="005E69E8">
            <w:pPr>
              <w:widowControl w:val="0"/>
              <w:autoSpaceDE w:val="0"/>
              <w:autoSpaceDN w:val="0"/>
              <w:adjustRightInd w:val="0"/>
              <w:snapToGrid w:val="0"/>
              <w:ind w:right="60"/>
              <w:jc w:val="right"/>
              <w:rPr>
                <w:ins w:id="5543" w:author="Haiyang Liu" w:date="2026-05-21T09:35:00Z" w16du:dateUtc="2026-05-21T02:35:00Z"/>
                <w:rFonts w:eastAsia="MingLiU"/>
                <w:color w:val="000000"/>
                <w:kern w:val="2"/>
                <w:sz w:val="22"/>
                <w:szCs w:val="22"/>
              </w:rPr>
            </w:pPr>
          </w:p>
        </w:tc>
        <w:tc>
          <w:tcPr>
            <w:tcW w:w="281" w:type="pct"/>
            <w:vAlign w:val="center"/>
            <w:tcPrChange w:id="5544" w:author="Haiyang Liu" w:date="2026-05-21T09:54:00Z" w16du:dateUtc="2026-05-21T02:54:00Z">
              <w:tcPr>
                <w:tcW w:w="0" w:type="auto"/>
                <w:gridSpan w:val="2"/>
                <w:vAlign w:val="center"/>
              </w:tcPr>
            </w:tcPrChange>
          </w:tcPr>
          <w:p w14:paraId="66D76C10" w14:textId="77777777" w:rsidR="00833142" w:rsidRPr="002E33E9" w:rsidRDefault="00833142" w:rsidP="005E69E8">
            <w:pPr>
              <w:widowControl w:val="0"/>
              <w:autoSpaceDE w:val="0"/>
              <w:autoSpaceDN w:val="0"/>
              <w:adjustRightInd w:val="0"/>
              <w:snapToGrid w:val="0"/>
              <w:ind w:right="60"/>
              <w:jc w:val="right"/>
              <w:rPr>
                <w:ins w:id="5545" w:author="Haiyang Liu" w:date="2026-05-21T09:35:00Z" w16du:dateUtc="2026-05-21T02:35:00Z"/>
                <w:rFonts w:eastAsia="MingLiU"/>
                <w:color w:val="000000"/>
                <w:kern w:val="2"/>
                <w:sz w:val="22"/>
                <w:szCs w:val="22"/>
              </w:rPr>
            </w:pPr>
          </w:p>
        </w:tc>
        <w:tc>
          <w:tcPr>
            <w:tcW w:w="281" w:type="pct"/>
            <w:vAlign w:val="center"/>
            <w:tcPrChange w:id="5546" w:author="Haiyang Liu" w:date="2026-05-21T09:54:00Z" w16du:dateUtc="2026-05-21T02:54:00Z">
              <w:tcPr>
                <w:tcW w:w="0" w:type="auto"/>
                <w:gridSpan w:val="2"/>
                <w:vAlign w:val="center"/>
              </w:tcPr>
            </w:tcPrChange>
          </w:tcPr>
          <w:p w14:paraId="7159A203" w14:textId="77777777" w:rsidR="00833142" w:rsidRPr="002E33E9" w:rsidRDefault="00833142" w:rsidP="005E69E8">
            <w:pPr>
              <w:widowControl w:val="0"/>
              <w:autoSpaceDE w:val="0"/>
              <w:autoSpaceDN w:val="0"/>
              <w:adjustRightInd w:val="0"/>
              <w:snapToGrid w:val="0"/>
              <w:ind w:right="60"/>
              <w:jc w:val="right"/>
              <w:rPr>
                <w:ins w:id="5547" w:author="Haiyang Liu" w:date="2026-05-21T09:35:00Z" w16du:dateUtc="2026-05-21T02:35:00Z"/>
                <w:rFonts w:eastAsia="MingLiU"/>
                <w:color w:val="000000"/>
                <w:kern w:val="2"/>
                <w:sz w:val="22"/>
                <w:szCs w:val="22"/>
              </w:rPr>
            </w:pPr>
          </w:p>
        </w:tc>
        <w:tc>
          <w:tcPr>
            <w:tcW w:w="281" w:type="pct"/>
            <w:vAlign w:val="center"/>
            <w:tcPrChange w:id="5548" w:author="Haiyang Liu" w:date="2026-05-21T09:54:00Z" w16du:dateUtc="2026-05-21T02:54:00Z">
              <w:tcPr>
                <w:tcW w:w="0" w:type="auto"/>
                <w:gridSpan w:val="2"/>
                <w:vAlign w:val="center"/>
              </w:tcPr>
            </w:tcPrChange>
          </w:tcPr>
          <w:p w14:paraId="16A94521" w14:textId="77777777" w:rsidR="00833142" w:rsidRPr="002E33E9" w:rsidRDefault="00833142" w:rsidP="005E69E8">
            <w:pPr>
              <w:widowControl w:val="0"/>
              <w:autoSpaceDE w:val="0"/>
              <w:autoSpaceDN w:val="0"/>
              <w:adjustRightInd w:val="0"/>
              <w:snapToGrid w:val="0"/>
              <w:ind w:right="60"/>
              <w:jc w:val="right"/>
              <w:rPr>
                <w:ins w:id="5549" w:author="Haiyang Liu" w:date="2026-05-21T09:35:00Z" w16du:dateUtc="2026-05-21T02:35:00Z"/>
                <w:rFonts w:eastAsia="MingLiU"/>
                <w:color w:val="000000"/>
                <w:kern w:val="2"/>
                <w:sz w:val="22"/>
                <w:szCs w:val="22"/>
              </w:rPr>
            </w:pPr>
          </w:p>
        </w:tc>
        <w:tc>
          <w:tcPr>
            <w:tcW w:w="281" w:type="pct"/>
            <w:vAlign w:val="center"/>
            <w:tcPrChange w:id="5550" w:author="Haiyang Liu" w:date="2026-05-21T09:54:00Z" w16du:dateUtc="2026-05-21T02:54:00Z">
              <w:tcPr>
                <w:tcW w:w="0" w:type="auto"/>
                <w:gridSpan w:val="3"/>
                <w:vAlign w:val="center"/>
              </w:tcPr>
            </w:tcPrChange>
          </w:tcPr>
          <w:p w14:paraId="76CDB603" w14:textId="77777777" w:rsidR="00833142" w:rsidRPr="002E33E9" w:rsidRDefault="00833142" w:rsidP="005E69E8">
            <w:pPr>
              <w:widowControl w:val="0"/>
              <w:autoSpaceDE w:val="0"/>
              <w:autoSpaceDN w:val="0"/>
              <w:adjustRightInd w:val="0"/>
              <w:snapToGrid w:val="0"/>
              <w:ind w:right="60"/>
              <w:jc w:val="right"/>
              <w:rPr>
                <w:ins w:id="5551" w:author="Haiyang Liu" w:date="2026-05-21T09:35:00Z" w16du:dateUtc="2026-05-21T02:35:00Z"/>
                <w:rFonts w:eastAsia="MingLiU"/>
                <w:color w:val="000000"/>
                <w:kern w:val="2"/>
                <w:sz w:val="22"/>
                <w:szCs w:val="22"/>
              </w:rPr>
            </w:pPr>
          </w:p>
        </w:tc>
        <w:tc>
          <w:tcPr>
            <w:tcW w:w="258" w:type="pct"/>
            <w:vAlign w:val="center"/>
            <w:tcPrChange w:id="5552" w:author="Haiyang Liu" w:date="2026-05-21T09:54:00Z" w16du:dateUtc="2026-05-21T02:54:00Z">
              <w:tcPr>
                <w:tcW w:w="0" w:type="auto"/>
                <w:gridSpan w:val="2"/>
                <w:vAlign w:val="center"/>
              </w:tcPr>
            </w:tcPrChange>
          </w:tcPr>
          <w:p w14:paraId="4CCC85AE" w14:textId="77777777" w:rsidR="00833142" w:rsidRPr="002E33E9" w:rsidRDefault="00833142" w:rsidP="005E69E8">
            <w:pPr>
              <w:widowControl w:val="0"/>
              <w:autoSpaceDE w:val="0"/>
              <w:autoSpaceDN w:val="0"/>
              <w:adjustRightInd w:val="0"/>
              <w:snapToGrid w:val="0"/>
              <w:ind w:right="60"/>
              <w:jc w:val="right"/>
              <w:rPr>
                <w:ins w:id="5553" w:author="Haiyang Liu" w:date="2026-05-21T09:35:00Z" w16du:dateUtc="2026-05-21T02:35:00Z"/>
                <w:rFonts w:eastAsia="MingLiU"/>
                <w:color w:val="000000"/>
                <w:kern w:val="2"/>
                <w:sz w:val="22"/>
                <w:szCs w:val="22"/>
              </w:rPr>
            </w:pPr>
          </w:p>
        </w:tc>
        <w:tc>
          <w:tcPr>
            <w:tcW w:w="172" w:type="pct"/>
            <w:vAlign w:val="center"/>
            <w:tcPrChange w:id="5554" w:author="Haiyang Liu" w:date="2026-05-21T09:54:00Z" w16du:dateUtc="2026-05-21T02:54:00Z">
              <w:tcPr>
                <w:tcW w:w="0" w:type="auto"/>
                <w:vAlign w:val="center"/>
              </w:tcPr>
            </w:tcPrChange>
          </w:tcPr>
          <w:p w14:paraId="5D312FF6" w14:textId="77777777" w:rsidR="00833142" w:rsidRPr="002E33E9" w:rsidRDefault="00833142" w:rsidP="005E69E8">
            <w:pPr>
              <w:widowControl w:val="0"/>
              <w:autoSpaceDE w:val="0"/>
              <w:autoSpaceDN w:val="0"/>
              <w:adjustRightInd w:val="0"/>
              <w:snapToGrid w:val="0"/>
              <w:ind w:right="60"/>
              <w:jc w:val="right"/>
              <w:rPr>
                <w:ins w:id="5555" w:author="Haiyang Liu" w:date="2026-05-21T09:35:00Z" w16du:dateUtc="2026-05-21T02:35:00Z"/>
                <w:rFonts w:eastAsia="MingLiU"/>
                <w:color w:val="000000"/>
                <w:kern w:val="2"/>
                <w:sz w:val="22"/>
                <w:szCs w:val="22"/>
              </w:rPr>
            </w:pPr>
          </w:p>
        </w:tc>
      </w:tr>
      <w:tr w:rsidR="00833142" w:rsidRPr="002E33E9" w14:paraId="7B0C9591" w14:textId="77777777" w:rsidTr="002E33E9">
        <w:trPr>
          <w:cantSplit/>
          <w:trHeight w:val="144"/>
          <w:jc w:val="center"/>
          <w:ins w:id="5556" w:author="Haiyang Liu" w:date="2026-05-21T09:35:00Z"/>
          <w:trPrChange w:id="5557" w:author="Haiyang Liu" w:date="2026-05-21T09:54:00Z" w16du:dateUtc="2026-05-21T02:54:00Z">
            <w:trPr>
              <w:cantSplit/>
              <w:trHeight w:val="144"/>
              <w:jc w:val="center"/>
            </w:trPr>
          </w:trPrChange>
        </w:trPr>
        <w:tc>
          <w:tcPr>
            <w:tcW w:w="1329" w:type="pct"/>
            <w:vAlign w:val="center"/>
            <w:tcPrChange w:id="5558" w:author="Haiyang Liu" w:date="2026-05-21T09:54:00Z" w16du:dateUtc="2026-05-21T02:54:00Z">
              <w:tcPr>
                <w:tcW w:w="4893" w:type="dxa"/>
                <w:gridSpan w:val="3"/>
                <w:vAlign w:val="center"/>
              </w:tcPr>
            </w:tcPrChange>
          </w:tcPr>
          <w:p w14:paraId="6D4B1AA2" w14:textId="5AC3EA57" w:rsidR="00833142" w:rsidRPr="002E33E9" w:rsidRDefault="00833142" w:rsidP="005E69E8">
            <w:pPr>
              <w:widowControl w:val="0"/>
              <w:autoSpaceDE w:val="0"/>
              <w:autoSpaceDN w:val="0"/>
              <w:adjustRightInd w:val="0"/>
              <w:snapToGrid w:val="0"/>
              <w:ind w:right="60"/>
              <w:rPr>
                <w:ins w:id="5559" w:author="Haiyang Liu" w:date="2026-05-21T09:35:00Z" w16du:dateUtc="2026-05-21T02:35:00Z"/>
                <w:rFonts w:eastAsia="DengXian"/>
                <w:color w:val="000000"/>
                <w:kern w:val="2"/>
                <w:sz w:val="22"/>
                <w:szCs w:val="22"/>
              </w:rPr>
            </w:pPr>
            <w:ins w:id="5560" w:author="Haiyang Liu" w:date="2026-05-21T09:35:00Z" w16du:dateUtc="2026-05-21T02:35:00Z">
              <w:r w:rsidRPr="002E33E9">
                <w:rPr>
                  <w:color w:val="000000"/>
                  <w:sz w:val="22"/>
                  <w:szCs w:val="22"/>
                </w:rPr>
                <w:t xml:space="preserve">5.Team error management culture (coworkers rated, </w:t>
              </w:r>
            </w:ins>
            <w:ins w:id="5561" w:author="Haiyang Liu" w:date="2026-05-21T10:28:00Z" w16du:dateUtc="2026-05-21T03:28:00Z">
              <w:r w:rsidR="00D71967">
                <w:rPr>
                  <w:color w:val="000000"/>
                  <w:sz w:val="22"/>
                  <w:szCs w:val="22"/>
                </w:rPr>
                <w:t>W</w:t>
              </w:r>
            </w:ins>
            <w:ins w:id="5562" w:author="Haiyang Liu" w:date="2026-05-21T09:35:00Z" w16du:dateUtc="2026-05-21T02:35:00Z">
              <w:r w:rsidRPr="002E33E9">
                <w:rPr>
                  <w:color w:val="000000"/>
                  <w:sz w:val="22"/>
                  <w:szCs w:val="22"/>
                </w:rPr>
                <w:t>0)</w:t>
              </w:r>
            </w:ins>
          </w:p>
        </w:tc>
        <w:tc>
          <w:tcPr>
            <w:tcW w:w="214" w:type="pct"/>
            <w:vAlign w:val="center"/>
            <w:tcPrChange w:id="5563" w:author="Haiyang Liu" w:date="2026-05-21T09:54:00Z" w16du:dateUtc="2026-05-21T02:54:00Z">
              <w:tcPr>
                <w:tcW w:w="0" w:type="auto"/>
                <w:gridSpan w:val="2"/>
                <w:vAlign w:val="center"/>
              </w:tcPr>
            </w:tcPrChange>
          </w:tcPr>
          <w:p w14:paraId="7549B3BB" w14:textId="77777777" w:rsidR="00833142" w:rsidRPr="002E33E9" w:rsidRDefault="00833142" w:rsidP="005E69E8">
            <w:pPr>
              <w:widowControl w:val="0"/>
              <w:autoSpaceDE w:val="0"/>
              <w:autoSpaceDN w:val="0"/>
              <w:adjustRightInd w:val="0"/>
              <w:snapToGrid w:val="0"/>
              <w:ind w:right="60"/>
              <w:jc w:val="right"/>
              <w:rPr>
                <w:ins w:id="5564" w:author="Haiyang Liu" w:date="2026-05-21T09:35:00Z" w16du:dateUtc="2026-05-21T02:35:00Z"/>
                <w:color w:val="000000"/>
                <w:sz w:val="22"/>
                <w:szCs w:val="22"/>
              </w:rPr>
            </w:pPr>
            <w:ins w:id="5565" w:author="Haiyang Liu" w:date="2026-05-21T09:35:00Z" w16du:dateUtc="2026-05-21T02:35:00Z">
              <w:r w:rsidRPr="002E33E9">
                <w:rPr>
                  <w:color w:val="000000"/>
                  <w:sz w:val="22"/>
                  <w:szCs w:val="22"/>
                </w:rPr>
                <w:t>5.268</w:t>
              </w:r>
            </w:ins>
          </w:p>
        </w:tc>
        <w:tc>
          <w:tcPr>
            <w:tcW w:w="214" w:type="pct"/>
            <w:vAlign w:val="center"/>
            <w:tcPrChange w:id="5566" w:author="Haiyang Liu" w:date="2026-05-21T09:54:00Z" w16du:dateUtc="2026-05-21T02:54:00Z">
              <w:tcPr>
                <w:tcW w:w="0" w:type="auto"/>
                <w:vAlign w:val="center"/>
              </w:tcPr>
            </w:tcPrChange>
          </w:tcPr>
          <w:p w14:paraId="278108F1" w14:textId="77777777" w:rsidR="00833142" w:rsidRPr="002E33E9" w:rsidRDefault="00833142" w:rsidP="005E69E8">
            <w:pPr>
              <w:widowControl w:val="0"/>
              <w:autoSpaceDE w:val="0"/>
              <w:autoSpaceDN w:val="0"/>
              <w:adjustRightInd w:val="0"/>
              <w:snapToGrid w:val="0"/>
              <w:ind w:right="60"/>
              <w:jc w:val="right"/>
              <w:rPr>
                <w:ins w:id="5567" w:author="Haiyang Liu" w:date="2026-05-21T09:35:00Z" w16du:dateUtc="2026-05-21T02:35:00Z"/>
                <w:color w:val="000000"/>
                <w:sz w:val="22"/>
                <w:szCs w:val="22"/>
              </w:rPr>
            </w:pPr>
            <w:ins w:id="5568" w:author="Haiyang Liu" w:date="2026-05-21T09:35:00Z" w16du:dateUtc="2026-05-21T02:35:00Z">
              <w:r w:rsidRPr="002E33E9">
                <w:rPr>
                  <w:color w:val="000000"/>
                  <w:sz w:val="22"/>
                  <w:szCs w:val="22"/>
                </w:rPr>
                <w:t>.632</w:t>
              </w:r>
            </w:ins>
          </w:p>
        </w:tc>
        <w:tc>
          <w:tcPr>
            <w:tcW w:w="281" w:type="pct"/>
            <w:vAlign w:val="center"/>
            <w:tcPrChange w:id="5569" w:author="Haiyang Liu" w:date="2026-05-21T09:54:00Z" w16du:dateUtc="2026-05-21T02:54:00Z">
              <w:tcPr>
                <w:tcW w:w="0" w:type="auto"/>
                <w:gridSpan w:val="2"/>
                <w:vAlign w:val="center"/>
              </w:tcPr>
            </w:tcPrChange>
          </w:tcPr>
          <w:p w14:paraId="1C40D0B5" w14:textId="77777777" w:rsidR="00833142" w:rsidRPr="002E33E9" w:rsidRDefault="00833142" w:rsidP="005E69E8">
            <w:pPr>
              <w:widowControl w:val="0"/>
              <w:autoSpaceDE w:val="0"/>
              <w:autoSpaceDN w:val="0"/>
              <w:adjustRightInd w:val="0"/>
              <w:snapToGrid w:val="0"/>
              <w:ind w:right="60"/>
              <w:jc w:val="right"/>
              <w:rPr>
                <w:ins w:id="5570" w:author="Haiyang Liu" w:date="2026-05-21T09:35:00Z" w16du:dateUtc="2026-05-21T02:35:00Z"/>
                <w:sz w:val="22"/>
                <w:szCs w:val="22"/>
                <w:highlight w:val="yellow"/>
              </w:rPr>
            </w:pPr>
            <w:ins w:id="5571" w:author="Haiyang Liu" w:date="2026-05-21T09:35:00Z" w16du:dateUtc="2026-05-21T02:35:00Z">
              <w:r w:rsidRPr="002E33E9">
                <w:rPr>
                  <w:color w:val="010205"/>
                  <w:sz w:val="22"/>
                  <w:szCs w:val="22"/>
                </w:rPr>
                <w:t>-.048</w:t>
              </w:r>
            </w:ins>
          </w:p>
        </w:tc>
        <w:tc>
          <w:tcPr>
            <w:tcW w:w="281" w:type="pct"/>
            <w:vAlign w:val="center"/>
            <w:tcPrChange w:id="5572" w:author="Haiyang Liu" w:date="2026-05-21T09:54:00Z" w16du:dateUtc="2026-05-21T02:54:00Z">
              <w:tcPr>
                <w:tcW w:w="0" w:type="auto"/>
                <w:gridSpan w:val="2"/>
                <w:vAlign w:val="center"/>
              </w:tcPr>
            </w:tcPrChange>
          </w:tcPr>
          <w:p w14:paraId="7D936A58" w14:textId="77777777" w:rsidR="00833142" w:rsidRPr="002E33E9" w:rsidRDefault="00833142" w:rsidP="005E69E8">
            <w:pPr>
              <w:widowControl w:val="0"/>
              <w:autoSpaceDE w:val="0"/>
              <w:autoSpaceDN w:val="0"/>
              <w:adjustRightInd w:val="0"/>
              <w:snapToGrid w:val="0"/>
              <w:ind w:right="60"/>
              <w:jc w:val="right"/>
              <w:rPr>
                <w:ins w:id="5573" w:author="Haiyang Liu" w:date="2026-05-21T09:35:00Z" w16du:dateUtc="2026-05-21T02:35:00Z"/>
                <w:sz w:val="22"/>
                <w:szCs w:val="22"/>
              </w:rPr>
            </w:pPr>
            <w:ins w:id="5574" w:author="Haiyang Liu" w:date="2026-05-21T09:35:00Z" w16du:dateUtc="2026-05-21T02:35:00Z">
              <w:r w:rsidRPr="002E33E9">
                <w:rPr>
                  <w:color w:val="010205"/>
                  <w:sz w:val="22"/>
                  <w:szCs w:val="22"/>
                </w:rPr>
                <w:t>.018</w:t>
              </w:r>
            </w:ins>
          </w:p>
        </w:tc>
        <w:tc>
          <w:tcPr>
            <w:tcW w:w="281" w:type="pct"/>
            <w:vAlign w:val="center"/>
            <w:tcPrChange w:id="5575" w:author="Haiyang Liu" w:date="2026-05-21T09:54:00Z" w16du:dateUtc="2026-05-21T02:54:00Z">
              <w:tcPr>
                <w:tcW w:w="0" w:type="auto"/>
                <w:gridSpan w:val="2"/>
                <w:vAlign w:val="center"/>
              </w:tcPr>
            </w:tcPrChange>
          </w:tcPr>
          <w:p w14:paraId="1B63B3D2" w14:textId="77777777" w:rsidR="00833142" w:rsidRPr="002E33E9" w:rsidRDefault="00833142" w:rsidP="005E69E8">
            <w:pPr>
              <w:widowControl w:val="0"/>
              <w:autoSpaceDE w:val="0"/>
              <w:autoSpaceDN w:val="0"/>
              <w:adjustRightInd w:val="0"/>
              <w:snapToGrid w:val="0"/>
              <w:ind w:right="60"/>
              <w:jc w:val="right"/>
              <w:rPr>
                <w:ins w:id="5576" w:author="Haiyang Liu" w:date="2026-05-21T09:35:00Z" w16du:dateUtc="2026-05-21T02:35:00Z"/>
                <w:sz w:val="22"/>
                <w:szCs w:val="22"/>
              </w:rPr>
            </w:pPr>
            <w:ins w:id="5577" w:author="Haiyang Liu" w:date="2026-05-21T09:35:00Z" w16du:dateUtc="2026-05-21T02:35:00Z">
              <w:r w:rsidRPr="002E33E9">
                <w:rPr>
                  <w:color w:val="010205"/>
                  <w:sz w:val="22"/>
                  <w:szCs w:val="22"/>
                </w:rPr>
                <w:t>.138</w:t>
              </w:r>
              <w:r w:rsidRPr="002E33E9">
                <w:rPr>
                  <w:color w:val="010205"/>
                  <w:sz w:val="22"/>
                  <w:szCs w:val="22"/>
                  <w:vertAlign w:val="superscript"/>
                </w:rPr>
                <w:t>*</w:t>
              </w:r>
            </w:ins>
          </w:p>
        </w:tc>
        <w:tc>
          <w:tcPr>
            <w:tcW w:w="281" w:type="pct"/>
            <w:vAlign w:val="center"/>
            <w:tcPrChange w:id="5578" w:author="Haiyang Liu" w:date="2026-05-21T09:54:00Z" w16du:dateUtc="2026-05-21T02:54:00Z">
              <w:tcPr>
                <w:tcW w:w="0" w:type="auto"/>
                <w:gridSpan w:val="2"/>
                <w:vAlign w:val="center"/>
              </w:tcPr>
            </w:tcPrChange>
          </w:tcPr>
          <w:p w14:paraId="5AF650E2" w14:textId="77777777" w:rsidR="00833142" w:rsidRPr="002E33E9" w:rsidRDefault="00833142" w:rsidP="005E69E8">
            <w:pPr>
              <w:widowControl w:val="0"/>
              <w:autoSpaceDE w:val="0"/>
              <w:autoSpaceDN w:val="0"/>
              <w:adjustRightInd w:val="0"/>
              <w:snapToGrid w:val="0"/>
              <w:ind w:right="60"/>
              <w:jc w:val="right"/>
              <w:rPr>
                <w:ins w:id="5579" w:author="Haiyang Liu" w:date="2026-05-21T09:35:00Z" w16du:dateUtc="2026-05-21T02:35:00Z"/>
                <w:sz w:val="22"/>
                <w:szCs w:val="22"/>
              </w:rPr>
            </w:pPr>
            <w:ins w:id="5580" w:author="Haiyang Liu" w:date="2026-05-21T09:35:00Z" w16du:dateUtc="2026-05-21T02:35:00Z">
              <w:r w:rsidRPr="002E33E9">
                <w:rPr>
                  <w:color w:val="010205"/>
                  <w:sz w:val="22"/>
                  <w:szCs w:val="22"/>
                </w:rPr>
                <w:t>-.003</w:t>
              </w:r>
            </w:ins>
          </w:p>
        </w:tc>
        <w:tc>
          <w:tcPr>
            <w:tcW w:w="281" w:type="pct"/>
            <w:vAlign w:val="center"/>
            <w:tcPrChange w:id="5581" w:author="Haiyang Liu" w:date="2026-05-21T09:54:00Z" w16du:dateUtc="2026-05-21T02:54:00Z">
              <w:tcPr>
                <w:tcW w:w="0" w:type="auto"/>
                <w:gridSpan w:val="2"/>
                <w:vAlign w:val="center"/>
              </w:tcPr>
            </w:tcPrChange>
          </w:tcPr>
          <w:p w14:paraId="3689E6E3" w14:textId="77777777" w:rsidR="00833142" w:rsidRPr="002E33E9" w:rsidRDefault="00833142" w:rsidP="005E69E8">
            <w:pPr>
              <w:widowControl w:val="0"/>
              <w:autoSpaceDE w:val="0"/>
              <w:autoSpaceDN w:val="0"/>
              <w:adjustRightInd w:val="0"/>
              <w:snapToGrid w:val="0"/>
              <w:ind w:right="170"/>
              <w:jc w:val="right"/>
              <w:rPr>
                <w:ins w:id="5582" w:author="Haiyang Liu" w:date="2026-05-21T09:35:00Z" w16du:dateUtc="2026-05-21T02:35:00Z"/>
                <w:b/>
                <w:bCs/>
                <w:sz w:val="22"/>
                <w:szCs w:val="22"/>
              </w:rPr>
            </w:pPr>
            <w:ins w:id="5583" w:author="Haiyang Liu" w:date="2026-05-21T09:35:00Z" w16du:dateUtc="2026-05-21T02:35:00Z">
              <w:r w:rsidRPr="002E33E9">
                <w:rPr>
                  <w:b/>
                  <w:bCs/>
                  <w:sz w:val="22"/>
                  <w:szCs w:val="22"/>
                </w:rPr>
                <w:t>.907</w:t>
              </w:r>
            </w:ins>
          </w:p>
        </w:tc>
        <w:tc>
          <w:tcPr>
            <w:tcW w:w="281" w:type="pct"/>
            <w:vAlign w:val="center"/>
            <w:tcPrChange w:id="5584" w:author="Haiyang Liu" w:date="2026-05-21T09:54:00Z" w16du:dateUtc="2026-05-21T02:54:00Z">
              <w:tcPr>
                <w:tcW w:w="0" w:type="auto"/>
                <w:gridSpan w:val="2"/>
                <w:vAlign w:val="center"/>
              </w:tcPr>
            </w:tcPrChange>
          </w:tcPr>
          <w:p w14:paraId="636B64CF" w14:textId="77777777" w:rsidR="00833142" w:rsidRPr="002E33E9" w:rsidRDefault="00833142" w:rsidP="005E69E8">
            <w:pPr>
              <w:widowControl w:val="0"/>
              <w:autoSpaceDE w:val="0"/>
              <w:autoSpaceDN w:val="0"/>
              <w:adjustRightInd w:val="0"/>
              <w:snapToGrid w:val="0"/>
              <w:ind w:right="60"/>
              <w:jc w:val="right"/>
              <w:rPr>
                <w:ins w:id="5585" w:author="Haiyang Liu" w:date="2026-05-21T09:35:00Z" w16du:dateUtc="2026-05-21T02:35:00Z"/>
                <w:rFonts w:eastAsia="MingLiU"/>
                <w:color w:val="000000"/>
                <w:kern w:val="2"/>
                <w:sz w:val="22"/>
                <w:szCs w:val="22"/>
              </w:rPr>
            </w:pPr>
          </w:p>
        </w:tc>
        <w:tc>
          <w:tcPr>
            <w:tcW w:w="281" w:type="pct"/>
            <w:vAlign w:val="center"/>
            <w:tcPrChange w:id="5586" w:author="Haiyang Liu" w:date="2026-05-21T09:54:00Z" w16du:dateUtc="2026-05-21T02:54:00Z">
              <w:tcPr>
                <w:tcW w:w="0" w:type="auto"/>
                <w:gridSpan w:val="2"/>
                <w:vAlign w:val="center"/>
              </w:tcPr>
            </w:tcPrChange>
          </w:tcPr>
          <w:p w14:paraId="2A074AF1" w14:textId="77777777" w:rsidR="00833142" w:rsidRPr="002E33E9" w:rsidRDefault="00833142" w:rsidP="005E69E8">
            <w:pPr>
              <w:widowControl w:val="0"/>
              <w:autoSpaceDE w:val="0"/>
              <w:autoSpaceDN w:val="0"/>
              <w:adjustRightInd w:val="0"/>
              <w:snapToGrid w:val="0"/>
              <w:ind w:right="60"/>
              <w:jc w:val="right"/>
              <w:rPr>
                <w:ins w:id="5587" w:author="Haiyang Liu" w:date="2026-05-21T09:35:00Z" w16du:dateUtc="2026-05-21T02:35:00Z"/>
                <w:rFonts w:eastAsia="MingLiU"/>
                <w:color w:val="000000"/>
                <w:kern w:val="2"/>
                <w:sz w:val="22"/>
                <w:szCs w:val="22"/>
              </w:rPr>
            </w:pPr>
          </w:p>
        </w:tc>
        <w:tc>
          <w:tcPr>
            <w:tcW w:w="281" w:type="pct"/>
            <w:vAlign w:val="center"/>
            <w:tcPrChange w:id="5588" w:author="Haiyang Liu" w:date="2026-05-21T09:54:00Z" w16du:dateUtc="2026-05-21T02:54:00Z">
              <w:tcPr>
                <w:tcW w:w="0" w:type="auto"/>
                <w:gridSpan w:val="2"/>
                <w:vAlign w:val="center"/>
              </w:tcPr>
            </w:tcPrChange>
          </w:tcPr>
          <w:p w14:paraId="74D2CF0C" w14:textId="77777777" w:rsidR="00833142" w:rsidRPr="002E33E9" w:rsidRDefault="00833142" w:rsidP="005E69E8">
            <w:pPr>
              <w:widowControl w:val="0"/>
              <w:autoSpaceDE w:val="0"/>
              <w:autoSpaceDN w:val="0"/>
              <w:adjustRightInd w:val="0"/>
              <w:snapToGrid w:val="0"/>
              <w:ind w:right="60"/>
              <w:jc w:val="right"/>
              <w:rPr>
                <w:ins w:id="5589" w:author="Haiyang Liu" w:date="2026-05-21T09:35:00Z" w16du:dateUtc="2026-05-21T02:35:00Z"/>
                <w:rFonts w:eastAsia="MingLiU"/>
                <w:color w:val="000000"/>
                <w:kern w:val="2"/>
                <w:sz w:val="22"/>
                <w:szCs w:val="22"/>
              </w:rPr>
            </w:pPr>
          </w:p>
        </w:tc>
        <w:tc>
          <w:tcPr>
            <w:tcW w:w="281" w:type="pct"/>
            <w:vAlign w:val="center"/>
            <w:tcPrChange w:id="5590" w:author="Haiyang Liu" w:date="2026-05-21T09:54:00Z" w16du:dateUtc="2026-05-21T02:54:00Z">
              <w:tcPr>
                <w:tcW w:w="0" w:type="auto"/>
                <w:gridSpan w:val="2"/>
                <w:vAlign w:val="center"/>
              </w:tcPr>
            </w:tcPrChange>
          </w:tcPr>
          <w:p w14:paraId="565DF4D9" w14:textId="77777777" w:rsidR="00833142" w:rsidRPr="002E33E9" w:rsidRDefault="00833142" w:rsidP="005E69E8">
            <w:pPr>
              <w:widowControl w:val="0"/>
              <w:autoSpaceDE w:val="0"/>
              <w:autoSpaceDN w:val="0"/>
              <w:adjustRightInd w:val="0"/>
              <w:snapToGrid w:val="0"/>
              <w:ind w:right="60"/>
              <w:jc w:val="right"/>
              <w:rPr>
                <w:ins w:id="5591" w:author="Haiyang Liu" w:date="2026-05-21T09:35:00Z" w16du:dateUtc="2026-05-21T02:35:00Z"/>
                <w:rFonts w:eastAsia="MingLiU"/>
                <w:color w:val="000000"/>
                <w:kern w:val="2"/>
                <w:sz w:val="22"/>
                <w:szCs w:val="22"/>
              </w:rPr>
            </w:pPr>
          </w:p>
        </w:tc>
        <w:tc>
          <w:tcPr>
            <w:tcW w:w="281" w:type="pct"/>
            <w:vAlign w:val="center"/>
            <w:tcPrChange w:id="5592" w:author="Haiyang Liu" w:date="2026-05-21T09:54:00Z" w16du:dateUtc="2026-05-21T02:54:00Z">
              <w:tcPr>
                <w:tcW w:w="0" w:type="auto"/>
                <w:gridSpan w:val="3"/>
                <w:vAlign w:val="center"/>
              </w:tcPr>
            </w:tcPrChange>
          </w:tcPr>
          <w:p w14:paraId="6D86FB7A" w14:textId="77777777" w:rsidR="00833142" w:rsidRPr="002E33E9" w:rsidRDefault="00833142" w:rsidP="005E69E8">
            <w:pPr>
              <w:widowControl w:val="0"/>
              <w:autoSpaceDE w:val="0"/>
              <w:autoSpaceDN w:val="0"/>
              <w:adjustRightInd w:val="0"/>
              <w:snapToGrid w:val="0"/>
              <w:ind w:right="60"/>
              <w:jc w:val="right"/>
              <w:rPr>
                <w:ins w:id="5593" w:author="Haiyang Liu" w:date="2026-05-21T09:35:00Z" w16du:dateUtc="2026-05-21T02:35:00Z"/>
                <w:rFonts w:eastAsia="MingLiU"/>
                <w:color w:val="000000"/>
                <w:kern w:val="2"/>
                <w:sz w:val="22"/>
                <w:szCs w:val="22"/>
              </w:rPr>
            </w:pPr>
          </w:p>
        </w:tc>
        <w:tc>
          <w:tcPr>
            <w:tcW w:w="258" w:type="pct"/>
            <w:vAlign w:val="center"/>
            <w:tcPrChange w:id="5594" w:author="Haiyang Liu" w:date="2026-05-21T09:54:00Z" w16du:dateUtc="2026-05-21T02:54:00Z">
              <w:tcPr>
                <w:tcW w:w="0" w:type="auto"/>
                <w:gridSpan w:val="2"/>
                <w:vAlign w:val="center"/>
              </w:tcPr>
            </w:tcPrChange>
          </w:tcPr>
          <w:p w14:paraId="6E6A5E92" w14:textId="77777777" w:rsidR="00833142" w:rsidRPr="002E33E9" w:rsidRDefault="00833142" w:rsidP="005E69E8">
            <w:pPr>
              <w:widowControl w:val="0"/>
              <w:autoSpaceDE w:val="0"/>
              <w:autoSpaceDN w:val="0"/>
              <w:adjustRightInd w:val="0"/>
              <w:snapToGrid w:val="0"/>
              <w:ind w:right="60"/>
              <w:jc w:val="right"/>
              <w:rPr>
                <w:ins w:id="5595" w:author="Haiyang Liu" w:date="2026-05-21T09:35:00Z" w16du:dateUtc="2026-05-21T02:35:00Z"/>
                <w:rFonts w:eastAsia="MingLiU"/>
                <w:color w:val="000000"/>
                <w:kern w:val="2"/>
                <w:sz w:val="22"/>
                <w:szCs w:val="22"/>
              </w:rPr>
            </w:pPr>
          </w:p>
        </w:tc>
        <w:tc>
          <w:tcPr>
            <w:tcW w:w="172" w:type="pct"/>
            <w:vAlign w:val="center"/>
            <w:tcPrChange w:id="5596" w:author="Haiyang Liu" w:date="2026-05-21T09:54:00Z" w16du:dateUtc="2026-05-21T02:54:00Z">
              <w:tcPr>
                <w:tcW w:w="0" w:type="auto"/>
                <w:vAlign w:val="center"/>
              </w:tcPr>
            </w:tcPrChange>
          </w:tcPr>
          <w:p w14:paraId="01BAEC6C" w14:textId="77777777" w:rsidR="00833142" w:rsidRPr="002E33E9" w:rsidRDefault="00833142" w:rsidP="005E69E8">
            <w:pPr>
              <w:widowControl w:val="0"/>
              <w:autoSpaceDE w:val="0"/>
              <w:autoSpaceDN w:val="0"/>
              <w:adjustRightInd w:val="0"/>
              <w:snapToGrid w:val="0"/>
              <w:ind w:right="60"/>
              <w:jc w:val="right"/>
              <w:rPr>
                <w:ins w:id="5597" w:author="Haiyang Liu" w:date="2026-05-21T09:35:00Z" w16du:dateUtc="2026-05-21T02:35:00Z"/>
                <w:rFonts w:eastAsia="MingLiU"/>
                <w:color w:val="000000"/>
                <w:kern w:val="2"/>
                <w:sz w:val="22"/>
                <w:szCs w:val="22"/>
              </w:rPr>
            </w:pPr>
          </w:p>
        </w:tc>
      </w:tr>
      <w:tr w:rsidR="00833142" w:rsidRPr="002E33E9" w14:paraId="6D4C86DB" w14:textId="77777777" w:rsidTr="002E33E9">
        <w:trPr>
          <w:cantSplit/>
          <w:trHeight w:val="144"/>
          <w:jc w:val="center"/>
          <w:ins w:id="5598" w:author="Haiyang Liu" w:date="2026-05-21T09:35:00Z"/>
          <w:trPrChange w:id="5599" w:author="Haiyang Liu" w:date="2026-05-21T09:54:00Z" w16du:dateUtc="2026-05-21T02:54:00Z">
            <w:trPr>
              <w:cantSplit/>
              <w:trHeight w:val="144"/>
              <w:jc w:val="center"/>
            </w:trPr>
          </w:trPrChange>
        </w:trPr>
        <w:tc>
          <w:tcPr>
            <w:tcW w:w="1329" w:type="pct"/>
            <w:vAlign w:val="center"/>
            <w:tcPrChange w:id="5600" w:author="Haiyang Liu" w:date="2026-05-21T09:54:00Z" w16du:dateUtc="2026-05-21T02:54:00Z">
              <w:tcPr>
                <w:tcW w:w="4893" w:type="dxa"/>
                <w:gridSpan w:val="3"/>
                <w:vAlign w:val="center"/>
              </w:tcPr>
            </w:tcPrChange>
          </w:tcPr>
          <w:p w14:paraId="2CD2CD92" w14:textId="0027C675" w:rsidR="00833142" w:rsidRPr="002E33E9" w:rsidRDefault="00833142" w:rsidP="005E69E8">
            <w:pPr>
              <w:widowControl w:val="0"/>
              <w:autoSpaceDE w:val="0"/>
              <w:autoSpaceDN w:val="0"/>
              <w:adjustRightInd w:val="0"/>
              <w:snapToGrid w:val="0"/>
              <w:ind w:right="60"/>
              <w:rPr>
                <w:ins w:id="5601" w:author="Haiyang Liu" w:date="2026-05-21T09:35:00Z" w16du:dateUtc="2026-05-21T02:35:00Z"/>
                <w:rFonts w:eastAsia="DengXian"/>
                <w:color w:val="000000"/>
                <w:kern w:val="2"/>
                <w:sz w:val="22"/>
                <w:szCs w:val="22"/>
              </w:rPr>
            </w:pPr>
            <w:ins w:id="5602" w:author="Haiyang Liu" w:date="2026-05-21T09:35:00Z" w16du:dateUtc="2026-05-21T02:35:00Z">
              <w:r w:rsidRPr="002E33E9">
                <w:rPr>
                  <w:color w:val="000000"/>
                  <w:sz w:val="22"/>
                  <w:szCs w:val="22"/>
                </w:rPr>
                <w:t xml:space="preserve">6.Team error aversion culture (coworkers rated, </w:t>
              </w:r>
            </w:ins>
            <w:ins w:id="5603" w:author="Haiyang Liu" w:date="2026-05-21T10:28:00Z" w16du:dateUtc="2026-05-21T03:28:00Z">
              <w:r w:rsidR="00D71967">
                <w:rPr>
                  <w:color w:val="000000"/>
                  <w:sz w:val="22"/>
                  <w:szCs w:val="22"/>
                </w:rPr>
                <w:t>W</w:t>
              </w:r>
            </w:ins>
            <w:ins w:id="5604" w:author="Haiyang Liu" w:date="2026-05-21T09:35:00Z" w16du:dateUtc="2026-05-21T02:35:00Z">
              <w:r w:rsidRPr="002E33E9">
                <w:rPr>
                  <w:color w:val="000000"/>
                  <w:sz w:val="22"/>
                  <w:szCs w:val="22"/>
                </w:rPr>
                <w:t>0)</w:t>
              </w:r>
            </w:ins>
          </w:p>
        </w:tc>
        <w:tc>
          <w:tcPr>
            <w:tcW w:w="214" w:type="pct"/>
            <w:vAlign w:val="center"/>
            <w:tcPrChange w:id="5605" w:author="Haiyang Liu" w:date="2026-05-21T09:54:00Z" w16du:dateUtc="2026-05-21T02:54:00Z">
              <w:tcPr>
                <w:tcW w:w="0" w:type="auto"/>
                <w:gridSpan w:val="2"/>
                <w:vAlign w:val="center"/>
              </w:tcPr>
            </w:tcPrChange>
          </w:tcPr>
          <w:p w14:paraId="2E25280A" w14:textId="77777777" w:rsidR="00833142" w:rsidRPr="002E33E9" w:rsidRDefault="00833142" w:rsidP="005E69E8">
            <w:pPr>
              <w:widowControl w:val="0"/>
              <w:autoSpaceDE w:val="0"/>
              <w:autoSpaceDN w:val="0"/>
              <w:adjustRightInd w:val="0"/>
              <w:snapToGrid w:val="0"/>
              <w:ind w:right="60"/>
              <w:jc w:val="right"/>
              <w:rPr>
                <w:ins w:id="5606" w:author="Haiyang Liu" w:date="2026-05-21T09:35:00Z" w16du:dateUtc="2026-05-21T02:35:00Z"/>
                <w:color w:val="000000"/>
                <w:sz w:val="22"/>
                <w:szCs w:val="22"/>
              </w:rPr>
            </w:pPr>
            <w:ins w:id="5607" w:author="Haiyang Liu" w:date="2026-05-21T09:35:00Z" w16du:dateUtc="2026-05-21T02:35:00Z">
              <w:r w:rsidRPr="002E33E9">
                <w:rPr>
                  <w:color w:val="000000"/>
                  <w:sz w:val="22"/>
                  <w:szCs w:val="22"/>
                </w:rPr>
                <w:t>2.595</w:t>
              </w:r>
            </w:ins>
          </w:p>
        </w:tc>
        <w:tc>
          <w:tcPr>
            <w:tcW w:w="214" w:type="pct"/>
            <w:vAlign w:val="center"/>
            <w:tcPrChange w:id="5608" w:author="Haiyang Liu" w:date="2026-05-21T09:54:00Z" w16du:dateUtc="2026-05-21T02:54:00Z">
              <w:tcPr>
                <w:tcW w:w="0" w:type="auto"/>
                <w:vAlign w:val="center"/>
              </w:tcPr>
            </w:tcPrChange>
          </w:tcPr>
          <w:p w14:paraId="627DE4D8" w14:textId="77777777" w:rsidR="00833142" w:rsidRPr="002E33E9" w:rsidRDefault="00833142" w:rsidP="005E69E8">
            <w:pPr>
              <w:widowControl w:val="0"/>
              <w:autoSpaceDE w:val="0"/>
              <w:autoSpaceDN w:val="0"/>
              <w:adjustRightInd w:val="0"/>
              <w:snapToGrid w:val="0"/>
              <w:ind w:right="60"/>
              <w:jc w:val="right"/>
              <w:rPr>
                <w:ins w:id="5609" w:author="Haiyang Liu" w:date="2026-05-21T09:35:00Z" w16du:dateUtc="2026-05-21T02:35:00Z"/>
                <w:color w:val="000000"/>
                <w:sz w:val="22"/>
                <w:szCs w:val="22"/>
              </w:rPr>
            </w:pPr>
            <w:ins w:id="5610" w:author="Haiyang Liu" w:date="2026-05-21T09:35:00Z" w16du:dateUtc="2026-05-21T02:35:00Z">
              <w:r w:rsidRPr="002E33E9">
                <w:rPr>
                  <w:color w:val="000000"/>
                  <w:sz w:val="22"/>
                  <w:szCs w:val="22"/>
                </w:rPr>
                <w:t>.696</w:t>
              </w:r>
            </w:ins>
          </w:p>
        </w:tc>
        <w:tc>
          <w:tcPr>
            <w:tcW w:w="281" w:type="pct"/>
            <w:vAlign w:val="center"/>
            <w:tcPrChange w:id="5611" w:author="Haiyang Liu" w:date="2026-05-21T09:54:00Z" w16du:dateUtc="2026-05-21T02:54:00Z">
              <w:tcPr>
                <w:tcW w:w="0" w:type="auto"/>
                <w:gridSpan w:val="2"/>
                <w:vAlign w:val="center"/>
              </w:tcPr>
            </w:tcPrChange>
          </w:tcPr>
          <w:p w14:paraId="12C10AD0" w14:textId="77777777" w:rsidR="00833142" w:rsidRPr="002E33E9" w:rsidRDefault="00833142" w:rsidP="005E69E8">
            <w:pPr>
              <w:widowControl w:val="0"/>
              <w:autoSpaceDE w:val="0"/>
              <w:autoSpaceDN w:val="0"/>
              <w:adjustRightInd w:val="0"/>
              <w:snapToGrid w:val="0"/>
              <w:ind w:right="60"/>
              <w:jc w:val="right"/>
              <w:rPr>
                <w:ins w:id="5612" w:author="Haiyang Liu" w:date="2026-05-21T09:35:00Z" w16du:dateUtc="2026-05-21T02:35:00Z"/>
                <w:sz w:val="22"/>
                <w:szCs w:val="22"/>
              </w:rPr>
            </w:pPr>
            <w:ins w:id="5613" w:author="Haiyang Liu" w:date="2026-05-21T09:35:00Z" w16du:dateUtc="2026-05-21T02:35:00Z">
              <w:r w:rsidRPr="002E33E9">
                <w:rPr>
                  <w:color w:val="010205"/>
                  <w:sz w:val="22"/>
                  <w:szCs w:val="22"/>
                </w:rPr>
                <w:t>-.114</w:t>
              </w:r>
            </w:ins>
          </w:p>
        </w:tc>
        <w:tc>
          <w:tcPr>
            <w:tcW w:w="281" w:type="pct"/>
            <w:vAlign w:val="center"/>
            <w:tcPrChange w:id="5614" w:author="Haiyang Liu" w:date="2026-05-21T09:54:00Z" w16du:dateUtc="2026-05-21T02:54:00Z">
              <w:tcPr>
                <w:tcW w:w="0" w:type="auto"/>
                <w:gridSpan w:val="2"/>
                <w:vAlign w:val="center"/>
              </w:tcPr>
            </w:tcPrChange>
          </w:tcPr>
          <w:p w14:paraId="12C886F6" w14:textId="77777777" w:rsidR="00833142" w:rsidRPr="002E33E9" w:rsidRDefault="00833142" w:rsidP="005E69E8">
            <w:pPr>
              <w:widowControl w:val="0"/>
              <w:autoSpaceDE w:val="0"/>
              <w:autoSpaceDN w:val="0"/>
              <w:adjustRightInd w:val="0"/>
              <w:snapToGrid w:val="0"/>
              <w:ind w:right="60"/>
              <w:jc w:val="right"/>
              <w:rPr>
                <w:ins w:id="5615" w:author="Haiyang Liu" w:date="2026-05-21T09:35:00Z" w16du:dateUtc="2026-05-21T02:35:00Z"/>
                <w:sz w:val="22"/>
                <w:szCs w:val="22"/>
              </w:rPr>
            </w:pPr>
            <w:ins w:id="5616" w:author="Haiyang Liu" w:date="2026-05-21T09:35:00Z" w16du:dateUtc="2026-05-21T02:35:00Z">
              <w:r w:rsidRPr="002E33E9">
                <w:rPr>
                  <w:color w:val="010205"/>
                  <w:sz w:val="22"/>
                  <w:szCs w:val="22"/>
                </w:rPr>
                <w:t>-.031</w:t>
              </w:r>
            </w:ins>
          </w:p>
        </w:tc>
        <w:tc>
          <w:tcPr>
            <w:tcW w:w="281" w:type="pct"/>
            <w:vAlign w:val="center"/>
            <w:tcPrChange w:id="5617" w:author="Haiyang Liu" w:date="2026-05-21T09:54:00Z" w16du:dateUtc="2026-05-21T02:54:00Z">
              <w:tcPr>
                <w:tcW w:w="0" w:type="auto"/>
                <w:gridSpan w:val="2"/>
                <w:vAlign w:val="center"/>
              </w:tcPr>
            </w:tcPrChange>
          </w:tcPr>
          <w:p w14:paraId="31EE4417" w14:textId="6ED15099" w:rsidR="00833142" w:rsidRPr="002E33E9" w:rsidRDefault="00833142" w:rsidP="005E69E8">
            <w:pPr>
              <w:widowControl w:val="0"/>
              <w:autoSpaceDE w:val="0"/>
              <w:autoSpaceDN w:val="0"/>
              <w:adjustRightInd w:val="0"/>
              <w:snapToGrid w:val="0"/>
              <w:ind w:right="60"/>
              <w:jc w:val="right"/>
              <w:rPr>
                <w:ins w:id="5618" w:author="Haiyang Liu" w:date="2026-05-21T09:35:00Z" w16du:dateUtc="2026-05-21T02:35:00Z"/>
                <w:sz w:val="22"/>
                <w:szCs w:val="22"/>
              </w:rPr>
            </w:pPr>
            <w:ins w:id="5619" w:author="Haiyang Liu" w:date="2026-05-21T09:35:00Z" w16du:dateUtc="2026-05-21T02:35:00Z">
              <w:r w:rsidRPr="002E33E9">
                <w:rPr>
                  <w:color w:val="010205"/>
                  <w:sz w:val="22"/>
                  <w:szCs w:val="22"/>
                </w:rPr>
                <w:t>-.264</w:t>
              </w:r>
              <w:r w:rsidRPr="002E33E9">
                <w:rPr>
                  <w:color w:val="010205"/>
                  <w:sz w:val="22"/>
                  <w:szCs w:val="22"/>
                  <w:vertAlign w:val="superscript"/>
                </w:rPr>
                <w:t>**</w:t>
              </w:r>
            </w:ins>
            <w:ins w:id="5620" w:author="Haiyang Liu" w:date="2026-05-21T09:47:00Z" w16du:dateUtc="2026-05-21T02:47:00Z">
              <w:r w:rsidR="00AA3A2B" w:rsidRPr="002E33E9">
                <w:rPr>
                  <w:color w:val="010205"/>
                  <w:sz w:val="22"/>
                  <w:szCs w:val="22"/>
                  <w:vertAlign w:val="superscript"/>
                </w:rPr>
                <w:t>*</w:t>
              </w:r>
            </w:ins>
          </w:p>
        </w:tc>
        <w:tc>
          <w:tcPr>
            <w:tcW w:w="281" w:type="pct"/>
            <w:vAlign w:val="center"/>
            <w:tcPrChange w:id="5621" w:author="Haiyang Liu" w:date="2026-05-21T09:54:00Z" w16du:dateUtc="2026-05-21T02:54:00Z">
              <w:tcPr>
                <w:tcW w:w="0" w:type="auto"/>
                <w:gridSpan w:val="2"/>
                <w:vAlign w:val="center"/>
              </w:tcPr>
            </w:tcPrChange>
          </w:tcPr>
          <w:p w14:paraId="1CB6ED17" w14:textId="3FBBBC0C" w:rsidR="00833142" w:rsidRPr="002E33E9" w:rsidRDefault="00833142" w:rsidP="005E69E8">
            <w:pPr>
              <w:widowControl w:val="0"/>
              <w:autoSpaceDE w:val="0"/>
              <w:autoSpaceDN w:val="0"/>
              <w:adjustRightInd w:val="0"/>
              <w:snapToGrid w:val="0"/>
              <w:ind w:right="60"/>
              <w:jc w:val="right"/>
              <w:rPr>
                <w:ins w:id="5622" w:author="Haiyang Liu" w:date="2026-05-21T09:35:00Z" w16du:dateUtc="2026-05-21T02:35:00Z"/>
                <w:sz w:val="22"/>
                <w:szCs w:val="22"/>
              </w:rPr>
            </w:pPr>
            <w:ins w:id="5623" w:author="Haiyang Liu" w:date="2026-05-21T09:35:00Z" w16du:dateUtc="2026-05-21T02:35:00Z">
              <w:r w:rsidRPr="002E33E9">
                <w:rPr>
                  <w:color w:val="010205"/>
                  <w:sz w:val="22"/>
                  <w:szCs w:val="22"/>
                </w:rPr>
                <w:t>-.268</w:t>
              </w:r>
              <w:r w:rsidRPr="002E33E9">
                <w:rPr>
                  <w:color w:val="010205"/>
                  <w:sz w:val="22"/>
                  <w:szCs w:val="22"/>
                  <w:vertAlign w:val="superscript"/>
                </w:rPr>
                <w:t>**</w:t>
              </w:r>
            </w:ins>
            <w:ins w:id="5624" w:author="Haiyang Liu" w:date="2026-05-21T09:48:00Z" w16du:dateUtc="2026-05-21T02:48:00Z">
              <w:r w:rsidR="00BC2588" w:rsidRPr="002E33E9">
                <w:rPr>
                  <w:color w:val="010205"/>
                  <w:sz w:val="22"/>
                  <w:szCs w:val="22"/>
                  <w:vertAlign w:val="superscript"/>
                </w:rPr>
                <w:t>*</w:t>
              </w:r>
            </w:ins>
          </w:p>
        </w:tc>
        <w:tc>
          <w:tcPr>
            <w:tcW w:w="281" w:type="pct"/>
            <w:vAlign w:val="center"/>
            <w:tcPrChange w:id="5625" w:author="Haiyang Liu" w:date="2026-05-21T09:54:00Z" w16du:dateUtc="2026-05-21T02:54:00Z">
              <w:tcPr>
                <w:tcW w:w="0" w:type="auto"/>
                <w:gridSpan w:val="2"/>
                <w:vAlign w:val="center"/>
              </w:tcPr>
            </w:tcPrChange>
          </w:tcPr>
          <w:p w14:paraId="30B250D1" w14:textId="46EAEE9C" w:rsidR="00833142" w:rsidRPr="002E33E9" w:rsidRDefault="00833142" w:rsidP="005E69E8">
            <w:pPr>
              <w:widowControl w:val="0"/>
              <w:autoSpaceDE w:val="0"/>
              <w:autoSpaceDN w:val="0"/>
              <w:adjustRightInd w:val="0"/>
              <w:snapToGrid w:val="0"/>
              <w:ind w:right="60"/>
              <w:jc w:val="right"/>
              <w:rPr>
                <w:ins w:id="5626" w:author="Haiyang Liu" w:date="2026-05-21T09:35:00Z" w16du:dateUtc="2026-05-21T02:35:00Z"/>
                <w:sz w:val="22"/>
                <w:szCs w:val="22"/>
              </w:rPr>
            </w:pPr>
            <w:ins w:id="5627" w:author="Haiyang Liu" w:date="2026-05-21T09:35:00Z" w16du:dateUtc="2026-05-21T02:35:00Z">
              <w:r w:rsidRPr="002E33E9">
                <w:rPr>
                  <w:color w:val="010205"/>
                  <w:sz w:val="22"/>
                  <w:szCs w:val="22"/>
                </w:rPr>
                <w:t>-.390</w:t>
              </w:r>
              <w:r w:rsidRPr="002E33E9">
                <w:rPr>
                  <w:color w:val="010205"/>
                  <w:sz w:val="22"/>
                  <w:szCs w:val="22"/>
                  <w:vertAlign w:val="superscript"/>
                </w:rPr>
                <w:t>*</w:t>
              </w:r>
            </w:ins>
            <w:ins w:id="5628" w:author="Haiyang Liu" w:date="2026-05-21T09:48:00Z" w16du:dateUtc="2026-05-21T02:48:00Z">
              <w:r w:rsidR="00BC2588" w:rsidRPr="002E33E9">
                <w:rPr>
                  <w:color w:val="010205"/>
                  <w:sz w:val="22"/>
                  <w:szCs w:val="22"/>
                  <w:vertAlign w:val="superscript"/>
                </w:rPr>
                <w:t>*</w:t>
              </w:r>
            </w:ins>
            <w:ins w:id="5629" w:author="Haiyang Liu" w:date="2026-05-21T09:35:00Z" w16du:dateUtc="2026-05-21T02:35:00Z">
              <w:r w:rsidRPr="002E33E9">
                <w:rPr>
                  <w:color w:val="010205"/>
                  <w:sz w:val="22"/>
                  <w:szCs w:val="22"/>
                  <w:vertAlign w:val="superscript"/>
                </w:rPr>
                <w:t>*</w:t>
              </w:r>
            </w:ins>
          </w:p>
        </w:tc>
        <w:tc>
          <w:tcPr>
            <w:tcW w:w="281" w:type="pct"/>
            <w:vAlign w:val="center"/>
            <w:tcPrChange w:id="5630" w:author="Haiyang Liu" w:date="2026-05-21T09:54:00Z" w16du:dateUtc="2026-05-21T02:54:00Z">
              <w:tcPr>
                <w:tcW w:w="0" w:type="auto"/>
                <w:gridSpan w:val="2"/>
                <w:vAlign w:val="center"/>
              </w:tcPr>
            </w:tcPrChange>
          </w:tcPr>
          <w:p w14:paraId="43D32403" w14:textId="77777777" w:rsidR="00833142" w:rsidRPr="002E33E9" w:rsidRDefault="00833142" w:rsidP="005E69E8">
            <w:pPr>
              <w:widowControl w:val="0"/>
              <w:autoSpaceDE w:val="0"/>
              <w:autoSpaceDN w:val="0"/>
              <w:adjustRightInd w:val="0"/>
              <w:snapToGrid w:val="0"/>
              <w:ind w:right="60"/>
              <w:jc w:val="right"/>
              <w:rPr>
                <w:ins w:id="5631" w:author="Haiyang Liu" w:date="2026-05-21T09:35:00Z" w16du:dateUtc="2026-05-21T02:35:00Z"/>
                <w:rFonts w:eastAsia="MingLiU"/>
                <w:b/>
                <w:bCs/>
                <w:color w:val="000000"/>
                <w:kern w:val="2"/>
                <w:sz w:val="22"/>
                <w:szCs w:val="22"/>
              </w:rPr>
            </w:pPr>
            <w:ins w:id="5632" w:author="Haiyang Liu" w:date="2026-05-21T09:35:00Z" w16du:dateUtc="2026-05-21T02:35:00Z">
              <w:r w:rsidRPr="002E33E9">
                <w:rPr>
                  <w:rFonts w:eastAsia="MingLiU"/>
                  <w:b/>
                  <w:bCs/>
                  <w:color w:val="000000"/>
                  <w:kern w:val="2"/>
                  <w:sz w:val="22"/>
                  <w:szCs w:val="22"/>
                </w:rPr>
                <w:t>.904</w:t>
              </w:r>
            </w:ins>
          </w:p>
        </w:tc>
        <w:tc>
          <w:tcPr>
            <w:tcW w:w="281" w:type="pct"/>
            <w:vAlign w:val="center"/>
            <w:tcPrChange w:id="5633" w:author="Haiyang Liu" w:date="2026-05-21T09:54:00Z" w16du:dateUtc="2026-05-21T02:54:00Z">
              <w:tcPr>
                <w:tcW w:w="0" w:type="auto"/>
                <w:gridSpan w:val="2"/>
                <w:vAlign w:val="center"/>
              </w:tcPr>
            </w:tcPrChange>
          </w:tcPr>
          <w:p w14:paraId="161968E0" w14:textId="77777777" w:rsidR="00833142" w:rsidRPr="002E33E9" w:rsidRDefault="00833142" w:rsidP="005E69E8">
            <w:pPr>
              <w:widowControl w:val="0"/>
              <w:autoSpaceDE w:val="0"/>
              <w:autoSpaceDN w:val="0"/>
              <w:adjustRightInd w:val="0"/>
              <w:snapToGrid w:val="0"/>
              <w:ind w:right="60"/>
              <w:jc w:val="right"/>
              <w:rPr>
                <w:ins w:id="5634" w:author="Haiyang Liu" w:date="2026-05-21T09:35:00Z" w16du:dateUtc="2026-05-21T02:35:00Z"/>
                <w:b/>
                <w:bCs/>
                <w:color w:val="000000"/>
                <w:kern w:val="2"/>
                <w:sz w:val="22"/>
                <w:szCs w:val="22"/>
              </w:rPr>
            </w:pPr>
          </w:p>
        </w:tc>
        <w:tc>
          <w:tcPr>
            <w:tcW w:w="281" w:type="pct"/>
            <w:vAlign w:val="center"/>
            <w:tcPrChange w:id="5635" w:author="Haiyang Liu" w:date="2026-05-21T09:54:00Z" w16du:dateUtc="2026-05-21T02:54:00Z">
              <w:tcPr>
                <w:tcW w:w="0" w:type="auto"/>
                <w:gridSpan w:val="2"/>
                <w:vAlign w:val="center"/>
              </w:tcPr>
            </w:tcPrChange>
          </w:tcPr>
          <w:p w14:paraId="67D90E6C" w14:textId="77777777" w:rsidR="00833142" w:rsidRPr="002E33E9" w:rsidRDefault="00833142" w:rsidP="005E69E8">
            <w:pPr>
              <w:widowControl w:val="0"/>
              <w:autoSpaceDE w:val="0"/>
              <w:autoSpaceDN w:val="0"/>
              <w:adjustRightInd w:val="0"/>
              <w:snapToGrid w:val="0"/>
              <w:ind w:right="60"/>
              <w:jc w:val="right"/>
              <w:rPr>
                <w:ins w:id="5636" w:author="Haiyang Liu" w:date="2026-05-21T09:35:00Z" w16du:dateUtc="2026-05-21T02:35:00Z"/>
                <w:rFonts w:eastAsia="MingLiU"/>
                <w:color w:val="000000"/>
                <w:kern w:val="2"/>
                <w:sz w:val="22"/>
                <w:szCs w:val="22"/>
              </w:rPr>
            </w:pPr>
          </w:p>
        </w:tc>
        <w:tc>
          <w:tcPr>
            <w:tcW w:w="281" w:type="pct"/>
            <w:vAlign w:val="center"/>
            <w:tcPrChange w:id="5637" w:author="Haiyang Liu" w:date="2026-05-21T09:54:00Z" w16du:dateUtc="2026-05-21T02:54:00Z">
              <w:tcPr>
                <w:tcW w:w="0" w:type="auto"/>
                <w:gridSpan w:val="2"/>
                <w:vAlign w:val="center"/>
              </w:tcPr>
            </w:tcPrChange>
          </w:tcPr>
          <w:p w14:paraId="0D0B3628" w14:textId="77777777" w:rsidR="00833142" w:rsidRPr="002E33E9" w:rsidRDefault="00833142" w:rsidP="005E69E8">
            <w:pPr>
              <w:widowControl w:val="0"/>
              <w:autoSpaceDE w:val="0"/>
              <w:autoSpaceDN w:val="0"/>
              <w:adjustRightInd w:val="0"/>
              <w:snapToGrid w:val="0"/>
              <w:ind w:right="60"/>
              <w:jc w:val="right"/>
              <w:rPr>
                <w:ins w:id="5638" w:author="Haiyang Liu" w:date="2026-05-21T09:35:00Z" w16du:dateUtc="2026-05-21T02:35:00Z"/>
                <w:rFonts w:eastAsia="MingLiU"/>
                <w:color w:val="000000"/>
                <w:kern w:val="2"/>
                <w:sz w:val="22"/>
                <w:szCs w:val="22"/>
              </w:rPr>
            </w:pPr>
          </w:p>
        </w:tc>
        <w:tc>
          <w:tcPr>
            <w:tcW w:w="281" w:type="pct"/>
            <w:vAlign w:val="center"/>
            <w:tcPrChange w:id="5639" w:author="Haiyang Liu" w:date="2026-05-21T09:54:00Z" w16du:dateUtc="2026-05-21T02:54:00Z">
              <w:tcPr>
                <w:tcW w:w="0" w:type="auto"/>
                <w:gridSpan w:val="3"/>
                <w:vAlign w:val="center"/>
              </w:tcPr>
            </w:tcPrChange>
          </w:tcPr>
          <w:p w14:paraId="022945BF" w14:textId="77777777" w:rsidR="00833142" w:rsidRPr="002E33E9" w:rsidRDefault="00833142" w:rsidP="005E69E8">
            <w:pPr>
              <w:widowControl w:val="0"/>
              <w:autoSpaceDE w:val="0"/>
              <w:autoSpaceDN w:val="0"/>
              <w:adjustRightInd w:val="0"/>
              <w:snapToGrid w:val="0"/>
              <w:ind w:right="60"/>
              <w:jc w:val="right"/>
              <w:rPr>
                <w:ins w:id="5640" w:author="Haiyang Liu" w:date="2026-05-21T09:35:00Z" w16du:dateUtc="2026-05-21T02:35:00Z"/>
                <w:rFonts w:eastAsia="MingLiU"/>
                <w:color w:val="000000"/>
                <w:kern w:val="2"/>
                <w:sz w:val="22"/>
                <w:szCs w:val="22"/>
              </w:rPr>
            </w:pPr>
          </w:p>
        </w:tc>
        <w:tc>
          <w:tcPr>
            <w:tcW w:w="258" w:type="pct"/>
            <w:vAlign w:val="center"/>
            <w:tcPrChange w:id="5641" w:author="Haiyang Liu" w:date="2026-05-21T09:54:00Z" w16du:dateUtc="2026-05-21T02:54:00Z">
              <w:tcPr>
                <w:tcW w:w="0" w:type="auto"/>
                <w:gridSpan w:val="2"/>
                <w:vAlign w:val="center"/>
              </w:tcPr>
            </w:tcPrChange>
          </w:tcPr>
          <w:p w14:paraId="0465601F" w14:textId="77777777" w:rsidR="00833142" w:rsidRPr="002E33E9" w:rsidRDefault="00833142" w:rsidP="005E69E8">
            <w:pPr>
              <w:widowControl w:val="0"/>
              <w:autoSpaceDE w:val="0"/>
              <w:autoSpaceDN w:val="0"/>
              <w:adjustRightInd w:val="0"/>
              <w:snapToGrid w:val="0"/>
              <w:ind w:right="60"/>
              <w:jc w:val="right"/>
              <w:rPr>
                <w:ins w:id="5642" w:author="Haiyang Liu" w:date="2026-05-21T09:35:00Z" w16du:dateUtc="2026-05-21T02:35:00Z"/>
                <w:rFonts w:eastAsia="MingLiU"/>
                <w:color w:val="000000"/>
                <w:kern w:val="2"/>
                <w:sz w:val="22"/>
                <w:szCs w:val="22"/>
              </w:rPr>
            </w:pPr>
          </w:p>
        </w:tc>
        <w:tc>
          <w:tcPr>
            <w:tcW w:w="172" w:type="pct"/>
            <w:vAlign w:val="center"/>
            <w:tcPrChange w:id="5643" w:author="Haiyang Liu" w:date="2026-05-21T09:54:00Z" w16du:dateUtc="2026-05-21T02:54:00Z">
              <w:tcPr>
                <w:tcW w:w="0" w:type="auto"/>
                <w:vAlign w:val="center"/>
              </w:tcPr>
            </w:tcPrChange>
          </w:tcPr>
          <w:p w14:paraId="40252D6D" w14:textId="77777777" w:rsidR="00833142" w:rsidRPr="002E33E9" w:rsidRDefault="00833142" w:rsidP="005E69E8">
            <w:pPr>
              <w:widowControl w:val="0"/>
              <w:autoSpaceDE w:val="0"/>
              <w:autoSpaceDN w:val="0"/>
              <w:adjustRightInd w:val="0"/>
              <w:snapToGrid w:val="0"/>
              <w:ind w:right="60"/>
              <w:jc w:val="right"/>
              <w:rPr>
                <w:ins w:id="5644" w:author="Haiyang Liu" w:date="2026-05-21T09:35:00Z" w16du:dateUtc="2026-05-21T02:35:00Z"/>
                <w:rFonts w:eastAsia="MingLiU"/>
                <w:color w:val="000000"/>
                <w:kern w:val="2"/>
                <w:sz w:val="22"/>
                <w:szCs w:val="22"/>
              </w:rPr>
            </w:pPr>
          </w:p>
        </w:tc>
      </w:tr>
      <w:tr w:rsidR="00833142" w:rsidRPr="002E33E9" w14:paraId="114C928A" w14:textId="77777777" w:rsidTr="002E33E9">
        <w:trPr>
          <w:cantSplit/>
          <w:trHeight w:val="144"/>
          <w:jc w:val="center"/>
          <w:ins w:id="5645" w:author="Haiyang Liu" w:date="2026-05-21T09:35:00Z"/>
          <w:trPrChange w:id="5646" w:author="Haiyang Liu" w:date="2026-05-21T09:54:00Z" w16du:dateUtc="2026-05-21T02:54:00Z">
            <w:trPr>
              <w:cantSplit/>
              <w:trHeight w:val="144"/>
              <w:jc w:val="center"/>
            </w:trPr>
          </w:trPrChange>
        </w:trPr>
        <w:tc>
          <w:tcPr>
            <w:tcW w:w="1329" w:type="pct"/>
            <w:vAlign w:val="center"/>
            <w:tcPrChange w:id="5647" w:author="Haiyang Liu" w:date="2026-05-21T09:54:00Z" w16du:dateUtc="2026-05-21T02:54:00Z">
              <w:tcPr>
                <w:tcW w:w="4893" w:type="dxa"/>
                <w:gridSpan w:val="3"/>
                <w:vAlign w:val="center"/>
              </w:tcPr>
            </w:tcPrChange>
          </w:tcPr>
          <w:p w14:paraId="2BDE7712" w14:textId="04EABE2D" w:rsidR="00833142" w:rsidRPr="002E33E9" w:rsidRDefault="00833142" w:rsidP="005E69E8">
            <w:pPr>
              <w:widowControl w:val="0"/>
              <w:adjustRightInd w:val="0"/>
              <w:snapToGrid w:val="0"/>
              <w:rPr>
                <w:ins w:id="5648" w:author="Haiyang Liu" w:date="2026-05-21T09:35:00Z" w16du:dateUtc="2026-05-21T02:35:00Z"/>
                <w:rFonts w:eastAsia="DengXian"/>
                <w:sz w:val="22"/>
                <w:szCs w:val="22"/>
              </w:rPr>
            </w:pPr>
            <w:ins w:id="5649" w:author="Haiyang Liu" w:date="2026-05-21T09:35:00Z" w16du:dateUtc="2026-05-21T02:35:00Z">
              <w:r w:rsidRPr="002E33E9">
                <w:rPr>
                  <w:rFonts w:eastAsia="DengXian"/>
                  <w:sz w:val="22"/>
                  <w:szCs w:val="22"/>
                </w:rPr>
                <w:t xml:space="preserve">7.Newcomer external locus of control (newcomer rated, </w:t>
              </w:r>
            </w:ins>
            <w:ins w:id="5650" w:author="Haiyang Liu" w:date="2026-05-21T10:28:00Z" w16du:dateUtc="2026-05-21T03:28:00Z">
              <w:r w:rsidR="00D71967">
                <w:rPr>
                  <w:rFonts w:eastAsia="DengXian"/>
                  <w:sz w:val="22"/>
                  <w:szCs w:val="22"/>
                </w:rPr>
                <w:t>W</w:t>
              </w:r>
            </w:ins>
            <w:ins w:id="5651" w:author="Haiyang Liu" w:date="2026-05-21T09:35:00Z" w16du:dateUtc="2026-05-21T02:35:00Z">
              <w:r w:rsidRPr="002E33E9">
                <w:rPr>
                  <w:rFonts w:eastAsia="DengXian"/>
                  <w:sz w:val="22"/>
                  <w:szCs w:val="22"/>
                </w:rPr>
                <w:t>1)</w:t>
              </w:r>
            </w:ins>
          </w:p>
        </w:tc>
        <w:tc>
          <w:tcPr>
            <w:tcW w:w="214" w:type="pct"/>
            <w:vAlign w:val="center"/>
            <w:tcPrChange w:id="5652" w:author="Haiyang Liu" w:date="2026-05-21T09:54:00Z" w16du:dateUtc="2026-05-21T02:54:00Z">
              <w:tcPr>
                <w:tcW w:w="0" w:type="auto"/>
                <w:gridSpan w:val="2"/>
                <w:vAlign w:val="center"/>
              </w:tcPr>
            </w:tcPrChange>
          </w:tcPr>
          <w:p w14:paraId="108ABC97" w14:textId="77777777" w:rsidR="00833142" w:rsidRPr="002E33E9" w:rsidRDefault="00833142" w:rsidP="005E69E8">
            <w:pPr>
              <w:widowControl w:val="0"/>
              <w:autoSpaceDE w:val="0"/>
              <w:autoSpaceDN w:val="0"/>
              <w:adjustRightInd w:val="0"/>
              <w:snapToGrid w:val="0"/>
              <w:ind w:right="60"/>
              <w:jc w:val="right"/>
              <w:rPr>
                <w:ins w:id="5653" w:author="Haiyang Liu" w:date="2026-05-21T09:35:00Z" w16du:dateUtc="2026-05-21T02:35:00Z"/>
                <w:color w:val="000000"/>
                <w:sz w:val="22"/>
                <w:szCs w:val="22"/>
              </w:rPr>
            </w:pPr>
            <w:ins w:id="5654" w:author="Haiyang Liu" w:date="2026-05-21T09:35:00Z" w16du:dateUtc="2026-05-21T02:35:00Z">
              <w:r w:rsidRPr="002E33E9">
                <w:rPr>
                  <w:color w:val="000000"/>
                  <w:sz w:val="22"/>
                  <w:szCs w:val="22"/>
                </w:rPr>
                <w:t>2.779</w:t>
              </w:r>
            </w:ins>
          </w:p>
        </w:tc>
        <w:tc>
          <w:tcPr>
            <w:tcW w:w="214" w:type="pct"/>
            <w:vAlign w:val="center"/>
            <w:tcPrChange w:id="5655" w:author="Haiyang Liu" w:date="2026-05-21T09:54:00Z" w16du:dateUtc="2026-05-21T02:54:00Z">
              <w:tcPr>
                <w:tcW w:w="0" w:type="auto"/>
                <w:vAlign w:val="center"/>
              </w:tcPr>
            </w:tcPrChange>
          </w:tcPr>
          <w:p w14:paraId="3571B889" w14:textId="77777777" w:rsidR="00833142" w:rsidRPr="002E33E9" w:rsidRDefault="00833142" w:rsidP="005E69E8">
            <w:pPr>
              <w:widowControl w:val="0"/>
              <w:autoSpaceDE w:val="0"/>
              <w:autoSpaceDN w:val="0"/>
              <w:adjustRightInd w:val="0"/>
              <w:snapToGrid w:val="0"/>
              <w:ind w:right="60"/>
              <w:jc w:val="right"/>
              <w:rPr>
                <w:ins w:id="5656" w:author="Haiyang Liu" w:date="2026-05-21T09:35:00Z" w16du:dateUtc="2026-05-21T02:35:00Z"/>
                <w:color w:val="000000"/>
                <w:sz w:val="22"/>
                <w:szCs w:val="22"/>
              </w:rPr>
            </w:pPr>
            <w:ins w:id="5657" w:author="Haiyang Liu" w:date="2026-05-21T09:35:00Z" w16du:dateUtc="2026-05-21T02:35:00Z">
              <w:r w:rsidRPr="002E33E9">
                <w:rPr>
                  <w:color w:val="000000"/>
                  <w:sz w:val="22"/>
                  <w:szCs w:val="22"/>
                </w:rPr>
                <w:t>1.219</w:t>
              </w:r>
            </w:ins>
          </w:p>
        </w:tc>
        <w:tc>
          <w:tcPr>
            <w:tcW w:w="281" w:type="pct"/>
            <w:vAlign w:val="center"/>
            <w:tcPrChange w:id="5658" w:author="Haiyang Liu" w:date="2026-05-21T09:54:00Z" w16du:dateUtc="2026-05-21T02:54:00Z">
              <w:tcPr>
                <w:tcW w:w="0" w:type="auto"/>
                <w:gridSpan w:val="2"/>
                <w:vAlign w:val="center"/>
              </w:tcPr>
            </w:tcPrChange>
          </w:tcPr>
          <w:p w14:paraId="66C124C7" w14:textId="0559B985" w:rsidR="00833142" w:rsidRPr="002E33E9" w:rsidRDefault="00833142" w:rsidP="005E69E8">
            <w:pPr>
              <w:widowControl w:val="0"/>
              <w:autoSpaceDE w:val="0"/>
              <w:autoSpaceDN w:val="0"/>
              <w:adjustRightInd w:val="0"/>
              <w:snapToGrid w:val="0"/>
              <w:ind w:right="60"/>
              <w:jc w:val="right"/>
              <w:rPr>
                <w:ins w:id="5659" w:author="Haiyang Liu" w:date="2026-05-21T09:35:00Z" w16du:dateUtc="2026-05-21T02:35:00Z"/>
                <w:rFonts w:eastAsia="DengXian"/>
                <w:color w:val="000000"/>
                <w:kern w:val="2"/>
                <w:sz w:val="22"/>
                <w:szCs w:val="22"/>
              </w:rPr>
            </w:pPr>
            <w:ins w:id="5660" w:author="Haiyang Liu" w:date="2026-05-21T09:35:00Z" w16du:dateUtc="2026-05-21T02:35:00Z">
              <w:r w:rsidRPr="002E33E9">
                <w:rPr>
                  <w:color w:val="010205"/>
                  <w:sz w:val="22"/>
                  <w:szCs w:val="22"/>
                </w:rPr>
                <w:t>-.248</w:t>
              </w:r>
              <w:r w:rsidRPr="002E33E9">
                <w:rPr>
                  <w:color w:val="010205"/>
                  <w:sz w:val="22"/>
                  <w:szCs w:val="22"/>
                  <w:vertAlign w:val="superscript"/>
                </w:rPr>
                <w:t>**</w:t>
              </w:r>
            </w:ins>
            <w:ins w:id="5661" w:author="Haiyang Liu" w:date="2026-05-21T09:38:00Z" w16du:dateUtc="2026-05-21T02:38:00Z">
              <w:r w:rsidR="00B04B91" w:rsidRPr="002E33E9">
                <w:rPr>
                  <w:color w:val="010205"/>
                  <w:sz w:val="22"/>
                  <w:szCs w:val="22"/>
                  <w:vertAlign w:val="superscript"/>
                </w:rPr>
                <w:t>*</w:t>
              </w:r>
            </w:ins>
          </w:p>
        </w:tc>
        <w:tc>
          <w:tcPr>
            <w:tcW w:w="281" w:type="pct"/>
            <w:vAlign w:val="center"/>
            <w:tcPrChange w:id="5662" w:author="Haiyang Liu" w:date="2026-05-21T09:54:00Z" w16du:dateUtc="2026-05-21T02:54:00Z">
              <w:tcPr>
                <w:tcW w:w="0" w:type="auto"/>
                <w:gridSpan w:val="2"/>
                <w:vAlign w:val="center"/>
              </w:tcPr>
            </w:tcPrChange>
          </w:tcPr>
          <w:p w14:paraId="1AACCB4D" w14:textId="4B7138A8" w:rsidR="00833142" w:rsidRPr="002E33E9" w:rsidRDefault="00833142" w:rsidP="005E69E8">
            <w:pPr>
              <w:widowControl w:val="0"/>
              <w:autoSpaceDE w:val="0"/>
              <w:autoSpaceDN w:val="0"/>
              <w:adjustRightInd w:val="0"/>
              <w:snapToGrid w:val="0"/>
              <w:ind w:right="60"/>
              <w:jc w:val="right"/>
              <w:rPr>
                <w:ins w:id="5663" w:author="Haiyang Liu" w:date="2026-05-21T09:35:00Z" w16du:dateUtc="2026-05-21T02:35:00Z"/>
                <w:rFonts w:eastAsia="DengXian"/>
                <w:color w:val="000000"/>
                <w:kern w:val="2"/>
                <w:sz w:val="22"/>
                <w:szCs w:val="22"/>
              </w:rPr>
            </w:pPr>
            <w:ins w:id="5664" w:author="Haiyang Liu" w:date="2026-05-21T09:35:00Z" w16du:dateUtc="2026-05-21T02:35:00Z">
              <w:r w:rsidRPr="002E33E9">
                <w:rPr>
                  <w:color w:val="010205"/>
                  <w:sz w:val="22"/>
                  <w:szCs w:val="22"/>
                </w:rPr>
                <w:t>-.212</w:t>
              </w:r>
              <w:r w:rsidRPr="002E33E9">
                <w:rPr>
                  <w:color w:val="010205"/>
                  <w:sz w:val="22"/>
                  <w:szCs w:val="22"/>
                  <w:vertAlign w:val="superscript"/>
                </w:rPr>
                <w:t>*</w:t>
              </w:r>
            </w:ins>
            <w:ins w:id="5665" w:author="Haiyang Liu" w:date="2026-05-21T09:47:00Z" w16du:dateUtc="2026-05-21T02:47:00Z">
              <w:r w:rsidR="00AA3A2B" w:rsidRPr="002E33E9">
                <w:rPr>
                  <w:color w:val="010205"/>
                  <w:sz w:val="22"/>
                  <w:szCs w:val="22"/>
                  <w:vertAlign w:val="superscript"/>
                </w:rPr>
                <w:t>*</w:t>
              </w:r>
            </w:ins>
            <w:ins w:id="5666" w:author="Haiyang Liu" w:date="2026-05-21T09:35:00Z" w16du:dateUtc="2026-05-21T02:35:00Z">
              <w:r w:rsidRPr="002E33E9">
                <w:rPr>
                  <w:color w:val="010205"/>
                  <w:sz w:val="22"/>
                  <w:szCs w:val="22"/>
                  <w:vertAlign w:val="superscript"/>
                </w:rPr>
                <w:t>*</w:t>
              </w:r>
            </w:ins>
          </w:p>
        </w:tc>
        <w:tc>
          <w:tcPr>
            <w:tcW w:w="281" w:type="pct"/>
            <w:vAlign w:val="center"/>
            <w:tcPrChange w:id="5667" w:author="Haiyang Liu" w:date="2026-05-21T09:54:00Z" w16du:dateUtc="2026-05-21T02:54:00Z">
              <w:tcPr>
                <w:tcW w:w="0" w:type="auto"/>
                <w:gridSpan w:val="2"/>
                <w:vAlign w:val="center"/>
              </w:tcPr>
            </w:tcPrChange>
          </w:tcPr>
          <w:p w14:paraId="71FFF6C0" w14:textId="01C2BDED" w:rsidR="00833142" w:rsidRPr="002E33E9" w:rsidRDefault="00833142" w:rsidP="005E69E8">
            <w:pPr>
              <w:widowControl w:val="0"/>
              <w:autoSpaceDE w:val="0"/>
              <w:autoSpaceDN w:val="0"/>
              <w:adjustRightInd w:val="0"/>
              <w:snapToGrid w:val="0"/>
              <w:ind w:right="60"/>
              <w:jc w:val="right"/>
              <w:rPr>
                <w:ins w:id="5668" w:author="Haiyang Liu" w:date="2026-05-21T09:35:00Z" w16du:dateUtc="2026-05-21T02:35:00Z"/>
                <w:rFonts w:eastAsia="DengXian"/>
                <w:b/>
                <w:kern w:val="2"/>
                <w:sz w:val="22"/>
                <w:szCs w:val="22"/>
              </w:rPr>
            </w:pPr>
            <w:ins w:id="5669" w:author="Haiyang Liu" w:date="2026-05-21T09:35:00Z" w16du:dateUtc="2026-05-21T02:35:00Z">
              <w:r w:rsidRPr="002E33E9">
                <w:rPr>
                  <w:color w:val="010205"/>
                  <w:sz w:val="22"/>
                  <w:szCs w:val="22"/>
                </w:rPr>
                <w:t>-.400</w:t>
              </w:r>
              <w:r w:rsidRPr="002E33E9">
                <w:rPr>
                  <w:color w:val="010205"/>
                  <w:sz w:val="22"/>
                  <w:szCs w:val="22"/>
                  <w:vertAlign w:val="superscript"/>
                </w:rPr>
                <w:t>**</w:t>
              </w:r>
            </w:ins>
            <w:ins w:id="5670" w:author="Haiyang Liu" w:date="2026-05-21T09:48:00Z" w16du:dateUtc="2026-05-21T02:48:00Z">
              <w:r w:rsidR="00BC2588" w:rsidRPr="002E33E9">
                <w:rPr>
                  <w:color w:val="010205"/>
                  <w:sz w:val="22"/>
                  <w:szCs w:val="22"/>
                  <w:vertAlign w:val="superscript"/>
                </w:rPr>
                <w:t>*</w:t>
              </w:r>
            </w:ins>
          </w:p>
        </w:tc>
        <w:tc>
          <w:tcPr>
            <w:tcW w:w="281" w:type="pct"/>
            <w:vAlign w:val="center"/>
            <w:tcPrChange w:id="5671" w:author="Haiyang Liu" w:date="2026-05-21T09:54:00Z" w16du:dateUtc="2026-05-21T02:54:00Z">
              <w:tcPr>
                <w:tcW w:w="0" w:type="auto"/>
                <w:gridSpan w:val="2"/>
                <w:vAlign w:val="center"/>
              </w:tcPr>
            </w:tcPrChange>
          </w:tcPr>
          <w:p w14:paraId="03AA2348" w14:textId="77777777" w:rsidR="00833142" w:rsidRPr="002E33E9" w:rsidRDefault="00833142" w:rsidP="005E69E8">
            <w:pPr>
              <w:widowControl w:val="0"/>
              <w:autoSpaceDE w:val="0"/>
              <w:autoSpaceDN w:val="0"/>
              <w:adjustRightInd w:val="0"/>
              <w:snapToGrid w:val="0"/>
              <w:ind w:right="60"/>
              <w:jc w:val="right"/>
              <w:rPr>
                <w:ins w:id="5672" w:author="Haiyang Liu" w:date="2026-05-21T09:35:00Z" w16du:dateUtc="2026-05-21T02:35:00Z"/>
                <w:rFonts w:eastAsia="MingLiU"/>
                <w:color w:val="000000"/>
                <w:kern w:val="2"/>
                <w:sz w:val="22"/>
                <w:szCs w:val="22"/>
              </w:rPr>
            </w:pPr>
            <w:ins w:id="5673" w:author="Haiyang Liu" w:date="2026-05-21T09:35:00Z" w16du:dateUtc="2026-05-21T02:35:00Z">
              <w:r w:rsidRPr="002E33E9">
                <w:rPr>
                  <w:color w:val="010205"/>
                  <w:sz w:val="22"/>
                  <w:szCs w:val="22"/>
                </w:rPr>
                <w:t>.077</w:t>
              </w:r>
            </w:ins>
          </w:p>
        </w:tc>
        <w:tc>
          <w:tcPr>
            <w:tcW w:w="281" w:type="pct"/>
            <w:vAlign w:val="center"/>
            <w:tcPrChange w:id="5674" w:author="Haiyang Liu" w:date="2026-05-21T09:54:00Z" w16du:dateUtc="2026-05-21T02:54:00Z">
              <w:tcPr>
                <w:tcW w:w="0" w:type="auto"/>
                <w:gridSpan w:val="2"/>
                <w:vAlign w:val="center"/>
              </w:tcPr>
            </w:tcPrChange>
          </w:tcPr>
          <w:p w14:paraId="31183A7A" w14:textId="4A3BBB98" w:rsidR="00833142" w:rsidRPr="002E33E9" w:rsidRDefault="00833142" w:rsidP="005E69E8">
            <w:pPr>
              <w:widowControl w:val="0"/>
              <w:autoSpaceDE w:val="0"/>
              <w:autoSpaceDN w:val="0"/>
              <w:adjustRightInd w:val="0"/>
              <w:snapToGrid w:val="0"/>
              <w:ind w:right="60"/>
              <w:jc w:val="right"/>
              <w:rPr>
                <w:ins w:id="5675" w:author="Haiyang Liu" w:date="2026-05-21T09:35:00Z" w16du:dateUtc="2026-05-21T02:35:00Z"/>
                <w:color w:val="000000"/>
                <w:kern w:val="2"/>
                <w:sz w:val="22"/>
                <w:szCs w:val="22"/>
              </w:rPr>
            </w:pPr>
            <w:ins w:id="5676" w:author="Haiyang Liu" w:date="2026-05-21T09:35:00Z" w16du:dateUtc="2026-05-21T02:35:00Z">
              <w:r w:rsidRPr="002E33E9">
                <w:rPr>
                  <w:color w:val="010205"/>
                  <w:sz w:val="22"/>
                  <w:szCs w:val="22"/>
                </w:rPr>
                <w:t>-.566</w:t>
              </w:r>
              <w:r w:rsidRPr="002E33E9">
                <w:rPr>
                  <w:color w:val="010205"/>
                  <w:sz w:val="22"/>
                  <w:szCs w:val="22"/>
                  <w:vertAlign w:val="superscript"/>
                </w:rPr>
                <w:t>*</w:t>
              </w:r>
            </w:ins>
            <w:ins w:id="5677" w:author="Haiyang Liu" w:date="2026-05-21T09:48:00Z" w16du:dateUtc="2026-05-21T02:48:00Z">
              <w:r w:rsidR="00BC2588" w:rsidRPr="002E33E9">
                <w:rPr>
                  <w:color w:val="010205"/>
                  <w:sz w:val="22"/>
                  <w:szCs w:val="22"/>
                  <w:vertAlign w:val="superscript"/>
                  <w:rPrChange w:id="5678" w:author="Haiyang Liu" w:date="2026-05-21T09:53:00Z" w16du:dateUtc="2026-05-21T02:53:00Z">
                    <w:rPr>
                      <w:color w:val="010205"/>
                      <w:sz w:val="20"/>
                      <w:szCs w:val="20"/>
                      <w:vertAlign w:val="superscript"/>
                    </w:rPr>
                  </w:rPrChange>
                </w:rPr>
                <w:t>*</w:t>
              </w:r>
            </w:ins>
            <w:ins w:id="5679" w:author="Haiyang Liu" w:date="2026-05-21T09:35:00Z" w16du:dateUtc="2026-05-21T02:35:00Z">
              <w:r w:rsidRPr="002E33E9">
                <w:rPr>
                  <w:color w:val="010205"/>
                  <w:sz w:val="22"/>
                  <w:szCs w:val="22"/>
                  <w:vertAlign w:val="superscript"/>
                </w:rPr>
                <w:t>*</w:t>
              </w:r>
            </w:ins>
          </w:p>
        </w:tc>
        <w:tc>
          <w:tcPr>
            <w:tcW w:w="281" w:type="pct"/>
            <w:vAlign w:val="center"/>
            <w:tcPrChange w:id="5680" w:author="Haiyang Liu" w:date="2026-05-21T09:54:00Z" w16du:dateUtc="2026-05-21T02:54:00Z">
              <w:tcPr>
                <w:tcW w:w="0" w:type="auto"/>
                <w:gridSpan w:val="2"/>
                <w:vAlign w:val="center"/>
              </w:tcPr>
            </w:tcPrChange>
          </w:tcPr>
          <w:p w14:paraId="09883271" w14:textId="606B7648" w:rsidR="00833142" w:rsidRPr="002E33E9" w:rsidRDefault="00833142" w:rsidP="005E69E8">
            <w:pPr>
              <w:widowControl w:val="0"/>
              <w:autoSpaceDE w:val="0"/>
              <w:autoSpaceDN w:val="0"/>
              <w:adjustRightInd w:val="0"/>
              <w:snapToGrid w:val="0"/>
              <w:ind w:right="60"/>
              <w:jc w:val="right"/>
              <w:rPr>
                <w:ins w:id="5681" w:author="Haiyang Liu" w:date="2026-05-21T09:35:00Z" w16du:dateUtc="2026-05-21T02:35:00Z"/>
                <w:color w:val="000000"/>
                <w:kern w:val="2"/>
                <w:sz w:val="22"/>
                <w:szCs w:val="22"/>
              </w:rPr>
            </w:pPr>
            <w:ins w:id="5682" w:author="Haiyang Liu" w:date="2026-05-21T09:35:00Z" w16du:dateUtc="2026-05-21T02:35:00Z">
              <w:r w:rsidRPr="002E33E9">
                <w:rPr>
                  <w:color w:val="010205"/>
                  <w:sz w:val="22"/>
                  <w:szCs w:val="22"/>
                </w:rPr>
                <w:t>.465</w:t>
              </w:r>
            </w:ins>
            <w:ins w:id="5683" w:author="Haiyang Liu" w:date="2026-05-21T09:49:00Z" w16du:dateUtc="2026-05-21T02:49:00Z">
              <w:r w:rsidR="00BC2588" w:rsidRPr="002E33E9">
                <w:rPr>
                  <w:color w:val="010205"/>
                  <w:sz w:val="22"/>
                  <w:szCs w:val="22"/>
                  <w:vertAlign w:val="superscript"/>
                  <w:rPrChange w:id="5684" w:author="Haiyang Liu" w:date="2026-05-21T09:53:00Z" w16du:dateUtc="2026-05-21T02:53:00Z">
                    <w:rPr>
                      <w:color w:val="010205"/>
                      <w:sz w:val="20"/>
                      <w:szCs w:val="20"/>
                      <w:vertAlign w:val="superscript"/>
                    </w:rPr>
                  </w:rPrChange>
                </w:rPr>
                <w:t>*</w:t>
              </w:r>
            </w:ins>
            <w:ins w:id="5685" w:author="Haiyang Liu" w:date="2026-05-21T09:35:00Z" w16du:dateUtc="2026-05-21T02:35:00Z">
              <w:r w:rsidRPr="002E33E9">
                <w:rPr>
                  <w:color w:val="010205"/>
                  <w:sz w:val="22"/>
                  <w:szCs w:val="22"/>
                  <w:vertAlign w:val="superscript"/>
                </w:rPr>
                <w:t>**</w:t>
              </w:r>
            </w:ins>
          </w:p>
        </w:tc>
        <w:tc>
          <w:tcPr>
            <w:tcW w:w="281" w:type="pct"/>
            <w:vAlign w:val="center"/>
            <w:tcPrChange w:id="5686" w:author="Haiyang Liu" w:date="2026-05-21T09:54:00Z" w16du:dateUtc="2026-05-21T02:54:00Z">
              <w:tcPr>
                <w:tcW w:w="0" w:type="auto"/>
                <w:gridSpan w:val="2"/>
                <w:vAlign w:val="center"/>
              </w:tcPr>
            </w:tcPrChange>
          </w:tcPr>
          <w:p w14:paraId="4903BD8A" w14:textId="77777777" w:rsidR="00833142" w:rsidRPr="002E33E9" w:rsidRDefault="00833142" w:rsidP="005E69E8">
            <w:pPr>
              <w:widowControl w:val="0"/>
              <w:autoSpaceDE w:val="0"/>
              <w:autoSpaceDN w:val="0"/>
              <w:adjustRightInd w:val="0"/>
              <w:snapToGrid w:val="0"/>
              <w:ind w:right="60"/>
              <w:jc w:val="right"/>
              <w:rPr>
                <w:ins w:id="5687" w:author="Haiyang Liu" w:date="2026-05-21T09:35:00Z" w16du:dateUtc="2026-05-21T02:35:00Z"/>
                <w:rFonts w:eastAsia="MingLiU"/>
                <w:b/>
                <w:bCs/>
                <w:color w:val="000000"/>
                <w:kern w:val="2"/>
                <w:sz w:val="22"/>
                <w:szCs w:val="22"/>
              </w:rPr>
            </w:pPr>
            <w:ins w:id="5688" w:author="Haiyang Liu" w:date="2026-05-21T09:35:00Z" w16du:dateUtc="2026-05-21T02:35:00Z">
              <w:r w:rsidRPr="002E33E9">
                <w:rPr>
                  <w:rFonts w:eastAsia="MingLiU"/>
                  <w:b/>
                  <w:bCs/>
                  <w:color w:val="000000"/>
                  <w:kern w:val="2"/>
                  <w:sz w:val="22"/>
                  <w:szCs w:val="22"/>
                </w:rPr>
                <w:t>.781</w:t>
              </w:r>
            </w:ins>
          </w:p>
        </w:tc>
        <w:tc>
          <w:tcPr>
            <w:tcW w:w="281" w:type="pct"/>
            <w:vAlign w:val="center"/>
            <w:tcPrChange w:id="5689" w:author="Haiyang Liu" w:date="2026-05-21T09:54:00Z" w16du:dateUtc="2026-05-21T02:54:00Z">
              <w:tcPr>
                <w:tcW w:w="0" w:type="auto"/>
                <w:gridSpan w:val="2"/>
                <w:vAlign w:val="center"/>
              </w:tcPr>
            </w:tcPrChange>
          </w:tcPr>
          <w:p w14:paraId="2F8B4295" w14:textId="77777777" w:rsidR="00833142" w:rsidRPr="002E33E9" w:rsidRDefault="00833142" w:rsidP="005E69E8">
            <w:pPr>
              <w:widowControl w:val="0"/>
              <w:autoSpaceDE w:val="0"/>
              <w:autoSpaceDN w:val="0"/>
              <w:adjustRightInd w:val="0"/>
              <w:snapToGrid w:val="0"/>
              <w:ind w:right="60"/>
              <w:jc w:val="right"/>
              <w:rPr>
                <w:ins w:id="5690" w:author="Haiyang Liu" w:date="2026-05-21T09:35:00Z" w16du:dateUtc="2026-05-21T02:35:00Z"/>
                <w:rFonts w:eastAsia="MingLiU"/>
                <w:b/>
                <w:bCs/>
                <w:color w:val="000000"/>
                <w:kern w:val="2"/>
                <w:sz w:val="22"/>
                <w:szCs w:val="22"/>
              </w:rPr>
            </w:pPr>
          </w:p>
        </w:tc>
        <w:tc>
          <w:tcPr>
            <w:tcW w:w="281" w:type="pct"/>
            <w:vAlign w:val="center"/>
            <w:tcPrChange w:id="5691" w:author="Haiyang Liu" w:date="2026-05-21T09:54:00Z" w16du:dateUtc="2026-05-21T02:54:00Z">
              <w:tcPr>
                <w:tcW w:w="0" w:type="auto"/>
                <w:gridSpan w:val="2"/>
                <w:vAlign w:val="center"/>
              </w:tcPr>
            </w:tcPrChange>
          </w:tcPr>
          <w:p w14:paraId="0C8613BE" w14:textId="77777777" w:rsidR="00833142" w:rsidRPr="002E33E9" w:rsidRDefault="00833142" w:rsidP="005E69E8">
            <w:pPr>
              <w:widowControl w:val="0"/>
              <w:autoSpaceDE w:val="0"/>
              <w:autoSpaceDN w:val="0"/>
              <w:adjustRightInd w:val="0"/>
              <w:snapToGrid w:val="0"/>
              <w:ind w:right="60"/>
              <w:jc w:val="right"/>
              <w:rPr>
                <w:ins w:id="5692" w:author="Haiyang Liu" w:date="2026-05-21T09:35:00Z" w16du:dateUtc="2026-05-21T02:35:00Z"/>
                <w:rFonts w:eastAsia="MingLiU"/>
                <w:color w:val="000000"/>
                <w:kern w:val="2"/>
                <w:sz w:val="22"/>
                <w:szCs w:val="22"/>
              </w:rPr>
            </w:pPr>
          </w:p>
        </w:tc>
        <w:tc>
          <w:tcPr>
            <w:tcW w:w="281" w:type="pct"/>
            <w:vAlign w:val="center"/>
            <w:tcPrChange w:id="5693" w:author="Haiyang Liu" w:date="2026-05-21T09:54:00Z" w16du:dateUtc="2026-05-21T02:54:00Z">
              <w:tcPr>
                <w:tcW w:w="0" w:type="auto"/>
                <w:gridSpan w:val="3"/>
                <w:vAlign w:val="center"/>
              </w:tcPr>
            </w:tcPrChange>
          </w:tcPr>
          <w:p w14:paraId="0EB009B0" w14:textId="77777777" w:rsidR="00833142" w:rsidRPr="002E33E9" w:rsidRDefault="00833142" w:rsidP="005E69E8">
            <w:pPr>
              <w:widowControl w:val="0"/>
              <w:autoSpaceDE w:val="0"/>
              <w:autoSpaceDN w:val="0"/>
              <w:adjustRightInd w:val="0"/>
              <w:snapToGrid w:val="0"/>
              <w:ind w:right="60"/>
              <w:jc w:val="right"/>
              <w:rPr>
                <w:ins w:id="5694" w:author="Haiyang Liu" w:date="2026-05-21T09:35:00Z" w16du:dateUtc="2026-05-21T02:35:00Z"/>
                <w:rFonts w:eastAsia="MingLiU"/>
                <w:color w:val="000000"/>
                <w:kern w:val="2"/>
                <w:sz w:val="22"/>
                <w:szCs w:val="22"/>
              </w:rPr>
            </w:pPr>
          </w:p>
        </w:tc>
        <w:tc>
          <w:tcPr>
            <w:tcW w:w="258" w:type="pct"/>
            <w:vAlign w:val="center"/>
            <w:tcPrChange w:id="5695" w:author="Haiyang Liu" w:date="2026-05-21T09:54:00Z" w16du:dateUtc="2026-05-21T02:54:00Z">
              <w:tcPr>
                <w:tcW w:w="0" w:type="auto"/>
                <w:gridSpan w:val="2"/>
                <w:vAlign w:val="center"/>
              </w:tcPr>
            </w:tcPrChange>
          </w:tcPr>
          <w:p w14:paraId="1270581E" w14:textId="77777777" w:rsidR="00833142" w:rsidRPr="002E33E9" w:rsidRDefault="00833142" w:rsidP="005E69E8">
            <w:pPr>
              <w:widowControl w:val="0"/>
              <w:autoSpaceDE w:val="0"/>
              <w:autoSpaceDN w:val="0"/>
              <w:adjustRightInd w:val="0"/>
              <w:snapToGrid w:val="0"/>
              <w:ind w:right="60"/>
              <w:jc w:val="right"/>
              <w:rPr>
                <w:ins w:id="5696" w:author="Haiyang Liu" w:date="2026-05-21T09:35:00Z" w16du:dateUtc="2026-05-21T02:35:00Z"/>
                <w:rFonts w:eastAsia="MingLiU"/>
                <w:color w:val="000000"/>
                <w:kern w:val="2"/>
                <w:sz w:val="22"/>
                <w:szCs w:val="22"/>
              </w:rPr>
            </w:pPr>
          </w:p>
        </w:tc>
        <w:tc>
          <w:tcPr>
            <w:tcW w:w="172" w:type="pct"/>
            <w:vAlign w:val="center"/>
            <w:tcPrChange w:id="5697" w:author="Haiyang Liu" w:date="2026-05-21T09:54:00Z" w16du:dateUtc="2026-05-21T02:54:00Z">
              <w:tcPr>
                <w:tcW w:w="0" w:type="auto"/>
                <w:vAlign w:val="center"/>
              </w:tcPr>
            </w:tcPrChange>
          </w:tcPr>
          <w:p w14:paraId="7AF12CB2" w14:textId="77777777" w:rsidR="00833142" w:rsidRPr="002E33E9" w:rsidRDefault="00833142" w:rsidP="005E69E8">
            <w:pPr>
              <w:widowControl w:val="0"/>
              <w:autoSpaceDE w:val="0"/>
              <w:autoSpaceDN w:val="0"/>
              <w:adjustRightInd w:val="0"/>
              <w:snapToGrid w:val="0"/>
              <w:ind w:right="60"/>
              <w:jc w:val="right"/>
              <w:rPr>
                <w:ins w:id="5698" w:author="Haiyang Liu" w:date="2026-05-21T09:35:00Z" w16du:dateUtc="2026-05-21T02:35:00Z"/>
                <w:rFonts w:eastAsia="MingLiU"/>
                <w:color w:val="000000"/>
                <w:kern w:val="2"/>
                <w:sz w:val="22"/>
                <w:szCs w:val="22"/>
              </w:rPr>
            </w:pPr>
          </w:p>
        </w:tc>
      </w:tr>
      <w:tr w:rsidR="00833142" w:rsidRPr="002E33E9" w14:paraId="0DD54FFB" w14:textId="77777777" w:rsidTr="002E33E9">
        <w:trPr>
          <w:cantSplit/>
          <w:trHeight w:val="144"/>
          <w:jc w:val="center"/>
          <w:ins w:id="5699" w:author="Haiyang Liu" w:date="2026-05-21T09:35:00Z"/>
          <w:trPrChange w:id="5700" w:author="Haiyang Liu" w:date="2026-05-21T09:54:00Z" w16du:dateUtc="2026-05-21T02:54:00Z">
            <w:trPr>
              <w:cantSplit/>
              <w:trHeight w:val="144"/>
              <w:jc w:val="center"/>
            </w:trPr>
          </w:trPrChange>
        </w:trPr>
        <w:tc>
          <w:tcPr>
            <w:tcW w:w="1329" w:type="pct"/>
            <w:vAlign w:val="center"/>
            <w:tcPrChange w:id="5701" w:author="Haiyang Liu" w:date="2026-05-21T09:54:00Z" w16du:dateUtc="2026-05-21T02:54:00Z">
              <w:tcPr>
                <w:tcW w:w="4893" w:type="dxa"/>
                <w:gridSpan w:val="3"/>
                <w:vAlign w:val="center"/>
              </w:tcPr>
            </w:tcPrChange>
          </w:tcPr>
          <w:p w14:paraId="419E84EF" w14:textId="00E7B353" w:rsidR="00833142" w:rsidRPr="002E33E9" w:rsidRDefault="00833142" w:rsidP="005E69E8">
            <w:pPr>
              <w:widowControl w:val="0"/>
              <w:autoSpaceDE w:val="0"/>
              <w:autoSpaceDN w:val="0"/>
              <w:adjustRightInd w:val="0"/>
              <w:snapToGrid w:val="0"/>
              <w:ind w:right="60"/>
              <w:rPr>
                <w:ins w:id="5702" w:author="Haiyang Liu" w:date="2026-05-21T09:35:00Z" w16du:dateUtc="2026-05-21T02:35:00Z"/>
                <w:rFonts w:eastAsia="DengXian"/>
                <w:color w:val="000000"/>
                <w:kern w:val="2"/>
                <w:sz w:val="22"/>
                <w:szCs w:val="22"/>
              </w:rPr>
            </w:pPr>
            <w:ins w:id="5703" w:author="Haiyang Liu" w:date="2026-05-21T09:35:00Z" w16du:dateUtc="2026-05-21T02:35:00Z">
              <w:r w:rsidRPr="002E33E9">
                <w:rPr>
                  <w:rFonts w:eastAsia="DengXian"/>
                  <w:sz w:val="22"/>
                  <w:szCs w:val="22"/>
                </w:rPr>
                <w:t xml:space="preserve">8.Month 1 </w:t>
              </w:r>
              <w:r w:rsidRPr="002E33E9">
                <w:rPr>
                  <w:rFonts w:eastAsia="DengXian"/>
                  <w:color w:val="000000"/>
                  <w:kern w:val="2"/>
                  <w:sz w:val="22"/>
                  <w:szCs w:val="22"/>
                </w:rPr>
                <w:t xml:space="preserve">newcomer action error (mentor rated, </w:t>
              </w:r>
            </w:ins>
            <w:ins w:id="5704" w:author="Haiyang Liu" w:date="2026-05-21T10:28:00Z" w16du:dateUtc="2026-05-21T03:28:00Z">
              <w:r w:rsidR="00D71967">
                <w:rPr>
                  <w:rFonts w:eastAsia="DengXian"/>
                  <w:color w:val="000000"/>
                  <w:kern w:val="2"/>
                  <w:sz w:val="22"/>
                  <w:szCs w:val="22"/>
                </w:rPr>
                <w:t>W</w:t>
              </w:r>
            </w:ins>
            <w:ins w:id="5705" w:author="Haiyang Liu" w:date="2026-05-21T09:35:00Z" w16du:dateUtc="2026-05-21T02:35:00Z">
              <w:r w:rsidRPr="002E33E9">
                <w:rPr>
                  <w:rFonts w:eastAsia="DengXian"/>
                  <w:color w:val="000000"/>
                  <w:kern w:val="2"/>
                  <w:sz w:val="22"/>
                  <w:szCs w:val="22"/>
                </w:rPr>
                <w:t>1)</w:t>
              </w:r>
            </w:ins>
          </w:p>
        </w:tc>
        <w:tc>
          <w:tcPr>
            <w:tcW w:w="214" w:type="pct"/>
            <w:vAlign w:val="center"/>
            <w:tcPrChange w:id="5706" w:author="Haiyang Liu" w:date="2026-05-21T09:54:00Z" w16du:dateUtc="2026-05-21T02:54:00Z">
              <w:tcPr>
                <w:tcW w:w="0" w:type="auto"/>
                <w:gridSpan w:val="2"/>
                <w:vAlign w:val="center"/>
              </w:tcPr>
            </w:tcPrChange>
          </w:tcPr>
          <w:p w14:paraId="795EA5A1" w14:textId="4C3D7B98" w:rsidR="00833142" w:rsidRPr="002E33E9" w:rsidRDefault="00833142" w:rsidP="005E69E8">
            <w:pPr>
              <w:widowControl w:val="0"/>
              <w:autoSpaceDE w:val="0"/>
              <w:autoSpaceDN w:val="0"/>
              <w:adjustRightInd w:val="0"/>
              <w:snapToGrid w:val="0"/>
              <w:ind w:right="60"/>
              <w:jc w:val="right"/>
              <w:rPr>
                <w:ins w:id="5707" w:author="Haiyang Liu" w:date="2026-05-21T09:35:00Z" w16du:dateUtc="2026-05-21T02:35:00Z"/>
                <w:color w:val="000000"/>
                <w:sz w:val="22"/>
                <w:szCs w:val="22"/>
              </w:rPr>
            </w:pPr>
            <w:ins w:id="5708" w:author="Haiyang Liu" w:date="2026-05-21T09:35:00Z" w16du:dateUtc="2026-05-21T02:35:00Z">
              <w:r w:rsidRPr="002E33E9">
                <w:rPr>
                  <w:color w:val="000000"/>
                  <w:sz w:val="22"/>
                  <w:szCs w:val="22"/>
                </w:rPr>
                <w:t>2.26</w:t>
              </w:r>
            </w:ins>
            <w:ins w:id="5709" w:author="Haiyang Liu" w:date="2026-05-21T09:53:00Z" w16du:dateUtc="2026-05-21T02:53:00Z">
              <w:r w:rsidR="00BC2588" w:rsidRPr="002E33E9">
                <w:rPr>
                  <w:color w:val="000000"/>
                  <w:sz w:val="22"/>
                  <w:szCs w:val="22"/>
                  <w:rPrChange w:id="5710" w:author="Haiyang Liu" w:date="2026-05-21T09:53:00Z" w16du:dateUtc="2026-05-21T02:53:00Z">
                    <w:rPr>
                      <w:color w:val="000000"/>
                      <w:sz w:val="20"/>
                      <w:szCs w:val="20"/>
                    </w:rPr>
                  </w:rPrChange>
                </w:rPr>
                <w:t>0</w:t>
              </w:r>
            </w:ins>
          </w:p>
        </w:tc>
        <w:tc>
          <w:tcPr>
            <w:tcW w:w="214" w:type="pct"/>
            <w:vAlign w:val="center"/>
            <w:tcPrChange w:id="5711" w:author="Haiyang Liu" w:date="2026-05-21T09:54:00Z" w16du:dateUtc="2026-05-21T02:54:00Z">
              <w:tcPr>
                <w:tcW w:w="0" w:type="auto"/>
                <w:vAlign w:val="center"/>
              </w:tcPr>
            </w:tcPrChange>
          </w:tcPr>
          <w:p w14:paraId="3F050567" w14:textId="77777777" w:rsidR="00833142" w:rsidRPr="002E33E9" w:rsidRDefault="00833142" w:rsidP="005E69E8">
            <w:pPr>
              <w:widowControl w:val="0"/>
              <w:autoSpaceDE w:val="0"/>
              <w:autoSpaceDN w:val="0"/>
              <w:adjustRightInd w:val="0"/>
              <w:snapToGrid w:val="0"/>
              <w:ind w:right="60"/>
              <w:jc w:val="right"/>
              <w:rPr>
                <w:ins w:id="5712" w:author="Haiyang Liu" w:date="2026-05-21T09:35:00Z" w16du:dateUtc="2026-05-21T02:35:00Z"/>
                <w:color w:val="000000"/>
                <w:sz w:val="22"/>
                <w:szCs w:val="22"/>
              </w:rPr>
            </w:pPr>
            <w:ins w:id="5713" w:author="Haiyang Liu" w:date="2026-05-21T09:35:00Z" w16du:dateUtc="2026-05-21T02:35:00Z">
              <w:r w:rsidRPr="002E33E9">
                <w:rPr>
                  <w:color w:val="000000"/>
                  <w:sz w:val="22"/>
                  <w:szCs w:val="22"/>
                </w:rPr>
                <w:t>1.206</w:t>
              </w:r>
            </w:ins>
          </w:p>
        </w:tc>
        <w:tc>
          <w:tcPr>
            <w:tcW w:w="281" w:type="pct"/>
            <w:vAlign w:val="center"/>
            <w:tcPrChange w:id="5714" w:author="Haiyang Liu" w:date="2026-05-21T09:54:00Z" w16du:dateUtc="2026-05-21T02:54:00Z">
              <w:tcPr>
                <w:tcW w:w="0" w:type="auto"/>
                <w:gridSpan w:val="2"/>
                <w:vAlign w:val="center"/>
              </w:tcPr>
            </w:tcPrChange>
          </w:tcPr>
          <w:p w14:paraId="3EAD1A42" w14:textId="77777777" w:rsidR="00833142" w:rsidRPr="002E33E9" w:rsidRDefault="00833142" w:rsidP="005E69E8">
            <w:pPr>
              <w:widowControl w:val="0"/>
              <w:autoSpaceDE w:val="0"/>
              <w:autoSpaceDN w:val="0"/>
              <w:adjustRightInd w:val="0"/>
              <w:snapToGrid w:val="0"/>
              <w:ind w:right="60"/>
              <w:jc w:val="right"/>
              <w:rPr>
                <w:ins w:id="5715" w:author="Haiyang Liu" w:date="2026-05-21T09:35:00Z" w16du:dateUtc="2026-05-21T02:35:00Z"/>
                <w:rFonts w:eastAsia="DengXian"/>
                <w:color w:val="000000"/>
                <w:kern w:val="2"/>
                <w:sz w:val="22"/>
                <w:szCs w:val="22"/>
              </w:rPr>
            </w:pPr>
            <w:ins w:id="5716" w:author="Haiyang Liu" w:date="2026-05-21T09:35:00Z" w16du:dateUtc="2026-05-21T02:35:00Z">
              <w:r w:rsidRPr="002E33E9">
                <w:rPr>
                  <w:color w:val="010205"/>
                  <w:sz w:val="22"/>
                  <w:szCs w:val="22"/>
                </w:rPr>
                <w:t>-.176</w:t>
              </w:r>
              <w:r w:rsidRPr="002E33E9">
                <w:rPr>
                  <w:color w:val="010205"/>
                  <w:sz w:val="22"/>
                  <w:szCs w:val="22"/>
                  <w:vertAlign w:val="superscript"/>
                </w:rPr>
                <w:t>**</w:t>
              </w:r>
            </w:ins>
          </w:p>
        </w:tc>
        <w:tc>
          <w:tcPr>
            <w:tcW w:w="281" w:type="pct"/>
            <w:vAlign w:val="center"/>
            <w:tcPrChange w:id="5717" w:author="Haiyang Liu" w:date="2026-05-21T09:54:00Z" w16du:dateUtc="2026-05-21T02:54:00Z">
              <w:tcPr>
                <w:tcW w:w="0" w:type="auto"/>
                <w:gridSpan w:val="2"/>
                <w:vAlign w:val="center"/>
              </w:tcPr>
            </w:tcPrChange>
          </w:tcPr>
          <w:p w14:paraId="11D527A7" w14:textId="77777777" w:rsidR="00833142" w:rsidRPr="002E33E9" w:rsidRDefault="00833142" w:rsidP="005E69E8">
            <w:pPr>
              <w:widowControl w:val="0"/>
              <w:autoSpaceDE w:val="0"/>
              <w:autoSpaceDN w:val="0"/>
              <w:adjustRightInd w:val="0"/>
              <w:snapToGrid w:val="0"/>
              <w:ind w:right="60"/>
              <w:jc w:val="right"/>
              <w:rPr>
                <w:ins w:id="5718" w:author="Haiyang Liu" w:date="2026-05-21T09:35:00Z" w16du:dateUtc="2026-05-21T02:35:00Z"/>
                <w:rFonts w:eastAsia="DengXian"/>
                <w:color w:val="000000"/>
                <w:kern w:val="2"/>
                <w:sz w:val="22"/>
                <w:szCs w:val="22"/>
              </w:rPr>
            </w:pPr>
            <w:ins w:id="5719" w:author="Haiyang Liu" w:date="2026-05-21T09:35:00Z" w16du:dateUtc="2026-05-21T02:35:00Z">
              <w:r w:rsidRPr="002E33E9">
                <w:rPr>
                  <w:color w:val="010205"/>
                  <w:sz w:val="22"/>
                  <w:szCs w:val="22"/>
                </w:rPr>
                <w:t>-.095</w:t>
              </w:r>
            </w:ins>
          </w:p>
        </w:tc>
        <w:tc>
          <w:tcPr>
            <w:tcW w:w="281" w:type="pct"/>
            <w:vAlign w:val="center"/>
            <w:tcPrChange w:id="5720" w:author="Haiyang Liu" w:date="2026-05-21T09:54:00Z" w16du:dateUtc="2026-05-21T02:54:00Z">
              <w:tcPr>
                <w:tcW w:w="0" w:type="auto"/>
                <w:gridSpan w:val="2"/>
                <w:vAlign w:val="center"/>
              </w:tcPr>
            </w:tcPrChange>
          </w:tcPr>
          <w:p w14:paraId="395EE4B2" w14:textId="77777777" w:rsidR="00833142" w:rsidRPr="002E33E9" w:rsidRDefault="00833142" w:rsidP="005E69E8">
            <w:pPr>
              <w:widowControl w:val="0"/>
              <w:autoSpaceDE w:val="0"/>
              <w:autoSpaceDN w:val="0"/>
              <w:adjustRightInd w:val="0"/>
              <w:snapToGrid w:val="0"/>
              <w:ind w:right="60"/>
              <w:jc w:val="right"/>
              <w:rPr>
                <w:ins w:id="5721" w:author="Haiyang Liu" w:date="2026-05-21T09:35:00Z" w16du:dateUtc="2026-05-21T02:35:00Z"/>
                <w:rFonts w:eastAsia="MingLiU"/>
                <w:color w:val="000000"/>
                <w:kern w:val="2"/>
                <w:sz w:val="22"/>
                <w:szCs w:val="22"/>
              </w:rPr>
            </w:pPr>
            <w:ins w:id="5722" w:author="Haiyang Liu" w:date="2026-05-21T09:35:00Z" w16du:dateUtc="2026-05-21T02:35:00Z">
              <w:r w:rsidRPr="002E33E9">
                <w:rPr>
                  <w:color w:val="010205"/>
                  <w:sz w:val="22"/>
                  <w:szCs w:val="22"/>
                </w:rPr>
                <w:t>-.108</w:t>
              </w:r>
            </w:ins>
          </w:p>
        </w:tc>
        <w:tc>
          <w:tcPr>
            <w:tcW w:w="281" w:type="pct"/>
            <w:vAlign w:val="center"/>
            <w:tcPrChange w:id="5723" w:author="Haiyang Liu" w:date="2026-05-21T09:54:00Z" w16du:dateUtc="2026-05-21T02:54:00Z">
              <w:tcPr>
                <w:tcW w:w="0" w:type="auto"/>
                <w:gridSpan w:val="2"/>
                <w:vAlign w:val="center"/>
              </w:tcPr>
            </w:tcPrChange>
          </w:tcPr>
          <w:p w14:paraId="08784EE5" w14:textId="77777777" w:rsidR="00833142" w:rsidRPr="002E33E9" w:rsidRDefault="00833142" w:rsidP="005E69E8">
            <w:pPr>
              <w:widowControl w:val="0"/>
              <w:autoSpaceDE w:val="0"/>
              <w:autoSpaceDN w:val="0"/>
              <w:adjustRightInd w:val="0"/>
              <w:snapToGrid w:val="0"/>
              <w:ind w:right="60"/>
              <w:jc w:val="right"/>
              <w:rPr>
                <w:ins w:id="5724" w:author="Haiyang Liu" w:date="2026-05-21T09:35:00Z" w16du:dateUtc="2026-05-21T02:35:00Z"/>
                <w:rFonts w:eastAsia="MingLiU"/>
                <w:color w:val="000000"/>
                <w:kern w:val="2"/>
                <w:sz w:val="22"/>
                <w:szCs w:val="22"/>
              </w:rPr>
            </w:pPr>
            <w:ins w:id="5725" w:author="Haiyang Liu" w:date="2026-05-21T09:35:00Z" w16du:dateUtc="2026-05-21T02:35:00Z">
              <w:r w:rsidRPr="002E33E9">
                <w:rPr>
                  <w:color w:val="010205"/>
                  <w:sz w:val="22"/>
                  <w:szCs w:val="22"/>
                </w:rPr>
                <w:t>-.085</w:t>
              </w:r>
            </w:ins>
          </w:p>
        </w:tc>
        <w:tc>
          <w:tcPr>
            <w:tcW w:w="281" w:type="pct"/>
            <w:vAlign w:val="center"/>
            <w:tcPrChange w:id="5726" w:author="Haiyang Liu" w:date="2026-05-21T09:54:00Z" w16du:dateUtc="2026-05-21T02:54:00Z">
              <w:tcPr>
                <w:tcW w:w="0" w:type="auto"/>
                <w:gridSpan w:val="2"/>
                <w:vAlign w:val="center"/>
              </w:tcPr>
            </w:tcPrChange>
          </w:tcPr>
          <w:p w14:paraId="0A774C96" w14:textId="77777777" w:rsidR="00833142" w:rsidRPr="002E33E9" w:rsidRDefault="00833142" w:rsidP="005E69E8">
            <w:pPr>
              <w:widowControl w:val="0"/>
              <w:autoSpaceDE w:val="0"/>
              <w:autoSpaceDN w:val="0"/>
              <w:adjustRightInd w:val="0"/>
              <w:snapToGrid w:val="0"/>
              <w:ind w:right="60"/>
              <w:jc w:val="right"/>
              <w:rPr>
                <w:ins w:id="5727" w:author="Haiyang Liu" w:date="2026-05-21T09:35:00Z" w16du:dateUtc="2026-05-21T02:35:00Z"/>
                <w:color w:val="000000"/>
                <w:kern w:val="2"/>
                <w:sz w:val="22"/>
                <w:szCs w:val="22"/>
              </w:rPr>
            </w:pPr>
            <w:ins w:id="5728" w:author="Haiyang Liu" w:date="2026-05-21T09:35:00Z" w16du:dateUtc="2026-05-21T02:35:00Z">
              <w:r w:rsidRPr="002E33E9">
                <w:rPr>
                  <w:color w:val="010205"/>
                  <w:sz w:val="22"/>
                  <w:szCs w:val="22"/>
                </w:rPr>
                <w:t>-.03</w:t>
              </w:r>
            </w:ins>
          </w:p>
        </w:tc>
        <w:tc>
          <w:tcPr>
            <w:tcW w:w="281" w:type="pct"/>
            <w:vAlign w:val="center"/>
            <w:tcPrChange w:id="5729" w:author="Haiyang Liu" w:date="2026-05-21T09:54:00Z" w16du:dateUtc="2026-05-21T02:54:00Z">
              <w:tcPr>
                <w:tcW w:w="0" w:type="auto"/>
                <w:gridSpan w:val="2"/>
                <w:vAlign w:val="center"/>
              </w:tcPr>
            </w:tcPrChange>
          </w:tcPr>
          <w:p w14:paraId="1DC1BC1C" w14:textId="77777777" w:rsidR="00833142" w:rsidRPr="002E33E9" w:rsidRDefault="00833142" w:rsidP="005E69E8">
            <w:pPr>
              <w:widowControl w:val="0"/>
              <w:autoSpaceDE w:val="0"/>
              <w:autoSpaceDN w:val="0"/>
              <w:adjustRightInd w:val="0"/>
              <w:snapToGrid w:val="0"/>
              <w:ind w:right="60"/>
              <w:jc w:val="right"/>
              <w:rPr>
                <w:ins w:id="5730" w:author="Haiyang Liu" w:date="2026-05-21T09:35:00Z" w16du:dateUtc="2026-05-21T02:35:00Z"/>
                <w:color w:val="000000"/>
                <w:kern w:val="2"/>
                <w:sz w:val="22"/>
                <w:szCs w:val="22"/>
              </w:rPr>
            </w:pPr>
            <w:ins w:id="5731" w:author="Haiyang Liu" w:date="2026-05-21T09:35:00Z" w16du:dateUtc="2026-05-21T02:35:00Z">
              <w:r w:rsidRPr="002E33E9">
                <w:rPr>
                  <w:color w:val="010205"/>
                  <w:sz w:val="22"/>
                  <w:szCs w:val="22"/>
                </w:rPr>
                <w:t>-.078</w:t>
              </w:r>
            </w:ins>
          </w:p>
        </w:tc>
        <w:tc>
          <w:tcPr>
            <w:tcW w:w="281" w:type="pct"/>
            <w:vAlign w:val="center"/>
            <w:tcPrChange w:id="5732" w:author="Haiyang Liu" w:date="2026-05-21T09:54:00Z" w16du:dateUtc="2026-05-21T02:54:00Z">
              <w:tcPr>
                <w:tcW w:w="0" w:type="auto"/>
                <w:gridSpan w:val="2"/>
                <w:vAlign w:val="center"/>
              </w:tcPr>
            </w:tcPrChange>
          </w:tcPr>
          <w:p w14:paraId="2C5A38B1" w14:textId="6783BF66" w:rsidR="00833142" w:rsidRPr="002E33E9" w:rsidRDefault="00BC2588" w:rsidP="005E69E8">
            <w:pPr>
              <w:widowControl w:val="0"/>
              <w:autoSpaceDE w:val="0"/>
              <w:autoSpaceDN w:val="0"/>
              <w:adjustRightInd w:val="0"/>
              <w:snapToGrid w:val="0"/>
              <w:ind w:right="60"/>
              <w:jc w:val="right"/>
              <w:rPr>
                <w:ins w:id="5733" w:author="Haiyang Liu" w:date="2026-05-21T09:35:00Z" w16du:dateUtc="2026-05-21T02:35:00Z"/>
                <w:rFonts w:eastAsia="MingLiU"/>
                <w:color w:val="000000"/>
                <w:kern w:val="2"/>
                <w:sz w:val="22"/>
                <w:szCs w:val="22"/>
              </w:rPr>
            </w:pPr>
            <w:ins w:id="5734" w:author="Haiyang Liu" w:date="2026-05-21T09:51:00Z" w16du:dateUtc="2026-05-21T02:51:00Z">
              <w:r w:rsidRPr="002E33E9">
                <w:rPr>
                  <w:rFonts w:eastAsia="MingLiU"/>
                  <w:color w:val="000000"/>
                  <w:kern w:val="2"/>
                  <w:sz w:val="22"/>
                  <w:szCs w:val="22"/>
                  <w:rPrChange w:id="5735" w:author="Haiyang Liu" w:date="2026-05-21T09:53:00Z" w16du:dateUtc="2026-05-21T02:53:00Z">
                    <w:rPr>
                      <w:rFonts w:eastAsia="MingLiU"/>
                      <w:color w:val="000000"/>
                      <w:kern w:val="2"/>
                      <w:sz w:val="20"/>
                      <w:szCs w:val="20"/>
                    </w:rPr>
                  </w:rPrChange>
                </w:rPr>
                <w:t>-.010</w:t>
              </w:r>
            </w:ins>
          </w:p>
        </w:tc>
        <w:tc>
          <w:tcPr>
            <w:tcW w:w="281" w:type="pct"/>
            <w:vAlign w:val="center"/>
            <w:tcPrChange w:id="5736" w:author="Haiyang Liu" w:date="2026-05-21T09:54:00Z" w16du:dateUtc="2026-05-21T02:54:00Z">
              <w:tcPr>
                <w:tcW w:w="0" w:type="auto"/>
                <w:gridSpan w:val="2"/>
                <w:vAlign w:val="center"/>
              </w:tcPr>
            </w:tcPrChange>
          </w:tcPr>
          <w:p w14:paraId="1C3DB2D3" w14:textId="77777777" w:rsidR="00833142" w:rsidRPr="002E33E9" w:rsidRDefault="00833142" w:rsidP="005E69E8">
            <w:pPr>
              <w:widowControl w:val="0"/>
              <w:autoSpaceDE w:val="0"/>
              <w:autoSpaceDN w:val="0"/>
              <w:adjustRightInd w:val="0"/>
              <w:snapToGrid w:val="0"/>
              <w:ind w:right="60"/>
              <w:jc w:val="right"/>
              <w:rPr>
                <w:ins w:id="5737" w:author="Haiyang Liu" w:date="2026-05-21T09:35:00Z" w16du:dateUtc="2026-05-21T02:35:00Z"/>
                <w:rFonts w:eastAsia="MingLiU"/>
                <w:b/>
                <w:bCs/>
                <w:color w:val="000000"/>
                <w:kern w:val="2"/>
                <w:sz w:val="22"/>
                <w:szCs w:val="22"/>
              </w:rPr>
            </w:pPr>
            <w:ins w:id="5738" w:author="Haiyang Liu" w:date="2026-05-21T09:35:00Z" w16du:dateUtc="2026-05-21T02:35:00Z">
              <w:r w:rsidRPr="002E33E9">
                <w:rPr>
                  <w:rFonts w:eastAsia="MingLiU"/>
                  <w:b/>
                  <w:bCs/>
                  <w:color w:val="000000"/>
                  <w:kern w:val="2"/>
                  <w:sz w:val="22"/>
                  <w:szCs w:val="22"/>
                </w:rPr>
                <w:t>.925</w:t>
              </w:r>
            </w:ins>
          </w:p>
        </w:tc>
        <w:tc>
          <w:tcPr>
            <w:tcW w:w="281" w:type="pct"/>
            <w:vAlign w:val="center"/>
            <w:tcPrChange w:id="5739" w:author="Haiyang Liu" w:date="2026-05-21T09:54:00Z" w16du:dateUtc="2026-05-21T02:54:00Z">
              <w:tcPr>
                <w:tcW w:w="0" w:type="auto"/>
                <w:gridSpan w:val="2"/>
                <w:vAlign w:val="center"/>
              </w:tcPr>
            </w:tcPrChange>
          </w:tcPr>
          <w:p w14:paraId="0601F7F0" w14:textId="77777777" w:rsidR="00833142" w:rsidRPr="002E33E9" w:rsidRDefault="00833142" w:rsidP="005E69E8">
            <w:pPr>
              <w:widowControl w:val="0"/>
              <w:autoSpaceDE w:val="0"/>
              <w:autoSpaceDN w:val="0"/>
              <w:adjustRightInd w:val="0"/>
              <w:snapToGrid w:val="0"/>
              <w:ind w:right="60"/>
              <w:jc w:val="right"/>
              <w:rPr>
                <w:ins w:id="5740" w:author="Haiyang Liu" w:date="2026-05-21T09:35:00Z" w16du:dateUtc="2026-05-21T02:35:00Z"/>
                <w:rFonts w:eastAsia="MingLiU"/>
                <w:b/>
                <w:bCs/>
                <w:color w:val="000000"/>
                <w:kern w:val="2"/>
                <w:sz w:val="22"/>
                <w:szCs w:val="22"/>
              </w:rPr>
            </w:pPr>
          </w:p>
        </w:tc>
        <w:tc>
          <w:tcPr>
            <w:tcW w:w="281" w:type="pct"/>
            <w:vAlign w:val="center"/>
            <w:tcPrChange w:id="5741" w:author="Haiyang Liu" w:date="2026-05-21T09:54:00Z" w16du:dateUtc="2026-05-21T02:54:00Z">
              <w:tcPr>
                <w:tcW w:w="0" w:type="auto"/>
                <w:gridSpan w:val="3"/>
                <w:vAlign w:val="center"/>
              </w:tcPr>
            </w:tcPrChange>
          </w:tcPr>
          <w:p w14:paraId="149156E8" w14:textId="77777777" w:rsidR="00833142" w:rsidRPr="002E33E9" w:rsidRDefault="00833142" w:rsidP="005E69E8">
            <w:pPr>
              <w:widowControl w:val="0"/>
              <w:autoSpaceDE w:val="0"/>
              <w:autoSpaceDN w:val="0"/>
              <w:adjustRightInd w:val="0"/>
              <w:snapToGrid w:val="0"/>
              <w:ind w:right="60"/>
              <w:jc w:val="right"/>
              <w:rPr>
                <w:ins w:id="5742" w:author="Haiyang Liu" w:date="2026-05-21T09:35:00Z" w16du:dateUtc="2026-05-21T02:35:00Z"/>
                <w:rFonts w:eastAsia="MingLiU"/>
                <w:color w:val="000000"/>
                <w:kern w:val="2"/>
                <w:sz w:val="22"/>
                <w:szCs w:val="22"/>
              </w:rPr>
            </w:pPr>
          </w:p>
        </w:tc>
        <w:tc>
          <w:tcPr>
            <w:tcW w:w="258" w:type="pct"/>
            <w:vAlign w:val="center"/>
            <w:tcPrChange w:id="5743" w:author="Haiyang Liu" w:date="2026-05-21T09:54:00Z" w16du:dateUtc="2026-05-21T02:54:00Z">
              <w:tcPr>
                <w:tcW w:w="0" w:type="auto"/>
                <w:gridSpan w:val="2"/>
                <w:vAlign w:val="center"/>
              </w:tcPr>
            </w:tcPrChange>
          </w:tcPr>
          <w:p w14:paraId="26BFB5E9" w14:textId="77777777" w:rsidR="00833142" w:rsidRPr="002E33E9" w:rsidRDefault="00833142" w:rsidP="005E69E8">
            <w:pPr>
              <w:widowControl w:val="0"/>
              <w:autoSpaceDE w:val="0"/>
              <w:autoSpaceDN w:val="0"/>
              <w:adjustRightInd w:val="0"/>
              <w:snapToGrid w:val="0"/>
              <w:ind w:right="60"/>
              <w:jc w:val="right"/>
              <w:rPr>
                <w:ins w:id="5744" w:author="Haiyang Liu" w:date="2026-05-21T09:35:00Z" w16du:dateUtc="2026-05-21T02:35:00Z"/>
                <w:rFonts w:eastAsia="MingLiU"/>
                <w:color w:val="000000"/>
                <w:kern w:val="2"/>
                <w:sz w:val="22"/>
                <w:szCs w:val="22"/>
              </w:rPr>
            </w:pPr>
          </w:p>
        </w:tc>
        <w:tc>
          <w:tcPr>
            <w:tcW w:w="172" w:type="pct"/>
            <w:vAlign w:val="center"/>
            <w:tcPrChange w:id="5745" w:author="Haiyang Liu" w:date="2026-05-21T09:54:00Z" w16du:dateUtc="2026-05-21T02:54:00Z">
              <w:tcPr>
                <w:tcW w:w="0" w:type="auto"/>
                <w:vAlign w:val="center"/>
              </w:tcPr>
            </w:tcPrChange>
          </w:tcPr>
          <w:p w14:paraId="23B264E4" w14:textId="77777777" w:rsidR="00833142" w:rsidRPr="002E33E9" w:rsidRDefault="00833142" w:rsidP="005E69E8">
            <w:pPr>
              <w:widowControl w:val="0"/>
              <w:autoSpaceDE w:val="0"/>
              <w:autoSpaceDN w:val="0"/>
              <w:adjustRightInd w:val="0"/>
              <w:snapToGrid w:val="0"/>
              <w:ind w:right="60"/>
              <w:jc w:val="right"/>
              <w:rPr>
                <w:ins w:id="5746" w:author="Haiyang Liu" w:date="2026-05-21T09:35:00Z" w16du:dateUtc="2026-05-21T02:35:00Z"/>
                <w:rFonts w:eastAsia="MingLiU"/>
                <w:color w:val="000000"/>
                <w:kern w:val="2"/>
                <w:sz w:val="22"/>
                <w:szCs w:val="22"/>
              </w:rPr>
            </w:pPr>
          </w:p>
        </w:tc>
      </w:tr>
      <w:tr w:rsidR="00BC2588" w:rsidRPr="002E33E9" w14:paraId="7F3BFEB8" w14:textId="77777777" w:rsidTr="002E33E9">
        <w:trPr>
          <w:cantSplit/>
          <w:trHeight w:val="144"/>
          <w:jc w:val="center"/>
          <w:ins w:id="5747" w:author="Haiyang Liu" w:date="2026-05-21T09:35:00Z"/>
          <w:trPrChange w:id="5748" w:author="Haiyang Liu" w:date="2026-05-21T09:54:00Z" w16du:dateUtc="2026-05-21T02:54:00Z">
            <w:trPr>
              <w:cantSplit/>
              <w:trHeight w:val="144"/>
              <w:jc w:val="center"/>
            </w:trPr>
          </w:trPrChange>
        </w:trPr>
        <w:tc>
          <w:tcPr>
            <w:tcW w:w="1329" w:type="pct"/>
            <w:vAlign w:val="center"/>
            <w:tcPrChange w:id="5749" w:author="Haiyang Liu" w:date="2026-05-21T09:54:00Z" w16du:dateUtc="2026-05-21T02:54:00Z">
              <w:tcPr>
                <w:tcW w:w="4893" w:type="dxa"/>
                <w:gridSpan w:val="3"/>
                <w:vAlign w:val="center"/>
              </w:tcPr>
            </w:tcPrChange>
          </w:tcPr>
          <w:p w14:paraId="4B69F8CB" w14:textId="55650568" w:rsidR="00BC2588" w:rsidRPr="002E33E9" w:rsidRDefault="00BC2588" w:rsidP="00BC2588">
            <w:pPr>
              <w:widowControl w:val="0"/>
              <w:autoSpaceDE w:val="0"/>
              <w:autoSpaceDN w:val="0"/>
              <w:adjustRightInd w:val="0"/>
              <w:snapToGrid w:val="0"/>
              <w:ind w:right="60"/>
              <w:rPr>
                <w:ins w:id="5750" w:author="Haiyang Liu" w:date="2026-05-21T09:35:00Z" w16du:dateUtc="2026-05-21T02:35:00Z"/>
                <w:rFonts w:eastAsia="DengXian"/>
                <w:color w:val="000000"/>
                <w:kern w:val="2"/>
                <w:sz w:val="22"/>
                <w:szCs w:val="22"/>
              </w:rPr>
            </w:pPr>
            <w:ins w:id="5751" w:author="Haiyang Liu" w:date="2026-05-21T09:35:00Z" w16du:dateUtc="2026-05-21T02:35:00Z">
              <w:r w:rsidRPr="002E33E9">
                <w:rPr>
                  <w:rFonts w:eastAsia="DengXian"/>
                  <w:color w:val="000000"/>
                  <w:kern w:val="2"/>
                  <w:sz w:val="22"/>
                  <w:szCs w:val="22"/>
                </w:rPr>
                <w:t xml:space="preserve">9.Month 2 newcomer action error (mentor rated, </w:t>
              </w:r>
            </w:ins>
            <w:ins w:id="5752" w:author="Haiyang Liu" w:date="2026-05-21T10:28:00Z" w16du:dateUtc="2026-05-21T03:28:00Z">
              <w:r w:rsidR="00D71967">
                <w:rPr>
                  <w:rFonts w:eastAsia="DengXian"/>
                  <w:color w:val="000000"/>
                  <w:kern w:val="2"/>
                  <w:sz w:val="22"/>
                  <w:szCs w:val="22"/>
                </w:rPr>
                <w:t>W</w:t>
              </w:r>
            </w:ins>
            <w:ins w:id="5753" w:author="Haiyang Liu" w:date="2026-05-21T09:35:00Z" w16du:dateUtc="2026-05-21T02:35:00Z">
              <w:r w:rsidRPr="002E33E9">
                <w:rPr>
                  <w:rFonts w:eastAsia="DengXian"/>
                  <w:color w:val="000000"/>
                  <w:kern w:val="2"/>
                  <w:sz w:val="22"/>
                  <w:szCs w:val="22"/>
                </w:rPr>
                <w:t>2)</w:t>
              </w:r>
            </w:ins>
          </w:p>
        </w:tc>
        <w:tc>
          <w:tcPr>
            <w:tcW w:w="214" w:type="pct"/>
            <w:vAlign w:val="center"/>
            <w:tcPrChange w:id="5754" w:author="Haiyang Liu" w:date="2026-05-21T09:54:00Z" w16du:dateUtc="2026-05-21T02:54:00Z">
              <w:tcPr>
                <w:tcW w:w="0" w:type="auto"/>
                <w:gridSpan w:val="2"/>
                <w:vAlign w:val="center"/>
              </w:tcPr>
            </w:tcPrChange>
          </w:tcPr>
          <w:p w14:paraId="3B7A6ED2" w14:textId="77777777" w:rsidR="00BC2588" w:rsidRPr="002E33E9" w:rsidRDefault="00BC2588" w:rsidP="00BC2588">
            <w:pPr>
              <w:widowControl w:val="0"/>
              <w:autoSpaceDE w:val="0"/>
              <w:autoSpaceDN w:val="0"/>
              <w:adjustRightInd w:val="0"/>
              <w:snapToGrid w:val="0"/>
              <w:ind w:right="60"/>
              <w:jc w:val="right"/>
              <w:rPr>
                <w:ins w:id="5755" w:author="Haiyang Liu" w:date="2026-05-21T09:35:00Z" w16du:dateUtc="2026-05-21T02:35:00Z"/>
                <w:color w:val="000000"/>
                <w:sz w:val="22"/>
                <w:szCs w:val="22"/>
              </w:rPr>
            </w:pPr>
            <w:ins w:id="5756" w:author="Haiyang Liu" w:date="2026-05-21T09:35:00Z" w16du:dateUtc="2026-05-21T02:35:00Z">
              <w:r w:rsidRPr="002E33E9">
                <w:rPr>
                  <w:color w:val="000000"/>
                  <w:sz w:val="22"/>
                  <w:szCs w:val="22"/>
                </w:rPr>
                <w:t>2.226</w:t>
              </w:r>
            </w:ins>
          </w:p>
        </w:tc>
        <w:tc>
          <w:tcPr>
            <w:tcW w:w="214" w:type="pct"/>
            <w:vAlign w:val="center"/>
            <w:tcPrChange w:id="5757" w:author="Haiyang Liu" w:date="2026-05-21T09:54:00Z" w16du:dateUtc="2026-05-21T02:54:00Z">
              <w:tcPr>
                <w:tcW w:w="0" w:type="auto"/>
                <w:vAlign w:val="center"/>
              </w:tcPr>
            </w:tcPrChange>
          </w:tcPr>
          <w:p w14:paraId="62FA376B" w14:textId="77777777" w:rsidR="00BC2588" w:rsidRPr="002E33E9" w:rsidRDefault="00BC2588" w:rsidP="00BC2588">
            <w:pPr>
              <w:widowControl w:val="0"/>
              <w:autoSpaceDE w:val="0"/>
              <w:autoSpaceDN w:val="0"/>
              <w:adjustRightInd w:val="0"/>
              <w:snapToGrid w:val="0"/>
              <w:ind w:right="60"/>
              <w:jc w:val="right"/>
              <w:rPr>
                <w:ins w:id="5758" w:author="Haiyang Liu" w:date="2026-05-21T09:35:00Z" w16du:dateUtc="2026-05-21T02:35:00Z"/>
                <w:color w:val="000000"/>
                <w:sz w:val="22"/>
                <w:szCs w:val="22"/>
              </w:rPr>
            </w:pPr>
            <w:ins w:id="5759" w:author="Haiyang Liu" w:date="2026-05-21T09:35:00Z" w16du:dateUtc="2026-05-21T02:35:00Z">
              <w:r w:rsidRPr="002E33E9">
                <w:rPr>
                  <w:color w:val="000000"/>
                  <w:sz w:val="22"/>
                  <w:szCs w:val="22"/>
                </w:rPr>
                <w:t>.906</w:t>
              </w:r>
            </w:ins>
          </w:p>
        </w:tc>
        <w:tc>
          <w:tcPr>
            <w:tcW w:w="281" w:type="pct"/>
            <w:vAlign w:val="center"/>
            <w:tcPrChange w:id="5760" w:author="Haiyang Liu" w:date="2026-05-21T09:54:00Z" w16du:dateUtc="2026-05-21T02:54:00Z">
              <w:tcPr>
                <w:tcW w:w="0" w:type="auto"/>
                <w:gridSpan w:val="2"/>
                <w:vAlign w:val="center"/>
              </w:tcPr>
            </w:tcPrChange>
          </w:tcPr>
          <w:p w14:paraId="342CE880" w14:textId="77777777" w:rsidR="00BC2588" w:rsidRPr="002E33E9" w:rsidRDefault="00BC2588" w:rsidP="00BC2588">
            <w:pPr>
              <w:widowControl w:val="0"/>
              <w:autoSpaceDE w:val="0"/>
              <w:autoSpaceDN w:val="0"/>
              <w:adjustRightInd w:val="0"/>
              <w:snapToGrid w:val="0"/>
              <w:ind w:right="60"/>
              <w:jc w:val="right"/>
              <w:rPr>
                <w:ins w:id="5761" w:author="Haiyang Liu" w:date="2026-05-21T09:35:00Z" w16du:dateUtc="2026-05-21T02:35:00Z"/>
                <w:rFonts w:eastAsia="DengXian"/>
                <w:color w:val="000000"/>
                <w:kern w:val="2"/>
                <w:sz w:val="22"/>
                <w:szCs w:val="22"/>
              </w:rPr>
            </w:pPr>
            <w:ins w:id="5762" w:author="Haiyang Liu" w:date="2026-05-21T09:35:00Z" w16du:dateUtc="2026-05-21T02:35:00Z">
              <w:r w:rsidRPr="002E33E9">
                <w:rPr>
                  <w:color w:val="010205"/>
                  <w:sz w:val="22"/>
                  <w:szCs w:val="22"/>
                </w:rPr>
                <w:t>-.157</w:t>
              </w:r>
              <w:r w:rsidRPr="002E33E9">
                <w:rPr>
                  <w:color w:val="010205"/>
                  <w:sz w:val="22"/>
                  <w:szCs w:val="22"/>
                  <w:vertAlign w:val="superscript"/>
                </w:rPr>
                <w:t>**</w:t>
              </w:r>
            </w:ins>
          </w:p>
        </w:tc>
        <w:tc>
          <w:tcPr>
            <w:tcW w:w="281" w:type="pct"/>
            <w:vAlign w:val="center"/>
            <w:tcPrChange w:id="5763" w:author="Haiyang Liu" w:date="2026-05-21T09:54:00Z" w16du:dateUtc="2026-05-21T02:54:00Z">
              <w:tcPr>
                <w:tcW w:w="0" w:type="auto"/>
                <w:gridSpan w:val="2"/>
                <w:vAlign w:val="center"/>
              </w:tcPr>
            </w:tcPrChange>
          </w:tcPr>
          <w:p w14:paraId="39E04E2B" w14:textId="77777777" w:rsidR="00BC2588" w:rsidRPr="002E33E9" w:rsidRDefault="00BC2588" w:rsidP="00BC2588">
            <w:pPr>
              <w:widowControl w:val="0"/>
              <w:autoSpaceDE w:val="0"/>
              <w:autoSpaceDN w:val="0"/>
              <w:adjustRightInd w:val="0"/>
              <w:snapToGrid w:val="0"/>
              <w:ind w:right="60"/>
              <w:jc w:val="right"/>
              <w:rPr>
                <w:ins w:id="5764" w:author="Haiyang Liu" w:date="2026-05-21T09:35:00Z" w16du:dateUtc="2026-05-21T02:35:00Z"/>
                <w:rFonts w:eastAsia="DengXian"/>
                <w:color w:val="000000"/>
                <w:kern w:val="2"/>
                <w:sz w:val="22"/>
                <w:szCs w:val="22"/>
              </w:rPr>
            </w:pPr>
            <w:ins w:id="5765" w:author="Haiyang Liu" w:date="2026-05-21T09:35:00Z" w16du:dateUtc="2026-05-21T02:35:00Z">
              <w:r w:rsidRPr="002E33E9">
                <w:rPr>
                  <w:color w:val="010205"/>
                  <w:sz w:val="22"/>
                  <w:szCs w:val="22"/>
                </w:rPr>
                <w:t>-.059</w:t>
              </w:r>
            </w:ins>
          </w:p>
        </w:tc>
        <w:tc>
          <w:tcPr>
            <w:tcW w:w="281" w:type="pct"/>
            <w:vAlign w:val="center"/>
            <w:tcPrChange w:id="5766" w:author="Haiyang Liu" w:date="2026-05-21T09:54:00Z" w16du:dateUtc="2026-05-21T02:54:00Z">
              <w:tcPr>
                <w:tcW w:w="0" w:type="auto"/>
                <w:gridSpan w:val="2"/>
                <w:vAlign w:val="center"/>
              </w:tcPr>
            </w:tcPrChange>
          </w:tcPr>
          <w:p w14:paraId="6D238F06" w14:textId="77777777" w:rsidR="00BC2588" w:rsidRPr="002E33E9" w:rsidRDefault="00BC2588" w:rsidP="00BC2588">
            <w:pPr>
              <w:widowControl w:val="0"/>
              <w:autoSpaceDE w:val="0"/>
              <w:autoSpaceDN w:val="0"/>
              <w:adjustRightInd w:val="0"/>
              <w:snapToGrid w:val="0"/>
              <w:ind w:right="60"/>
              <w:jc w:val="right"/>
              <w:rPr>
                <w:ins w:id="5767" w:author="Haiyang Liu" w:date="2026-05-21T09:35:00Z" w16du:dateUtc="2026-05-21T02:35:00Z"/>
                <w:rFonts w:eastAsia="MingLiU"/>
                <w:color w:val="000000"/>
                <w:kern w:val="2"/>
                <w:sz w:val="22"/>
                <w:szCs w:val="22"/>
              </w:rPr>
            </w:pPr>
            <w:ins w:id="5768" w:author="Haiyang Liu" w:date="2026-05-21T09:35:00Z" w16du:dateUtc="2026-05-21T02:35:00Z">
              <w:r w:rsidRPr="002E33E9">
                <w:rPr>
                  <w:color w:val="010205"/>
                  <w:sz w:val="22"/>
                  <w:szCs w:val="22"/>
                </w:rPr>
                <w:t>.001</w:t>
              </w:r>
            </w:ins>
          </w:p>
        </w:tc>
        <w:tc>
          <w:tcPr>
            <w:tcW w:w="281" w:type="pct"/>
            <w:vAlign w:val="center"/>
            <w:tcPrChange w:id="5769" w:author="Haiyang Liu" w:date="2026-05-21T09:54:00Z" w16du:dateUtc="2026-05-21T02:54:00Z">
              <w:tcPr>
                <w:tcW w:w="0" w:type="auto"/>
                <w:gridSpan w:val="2"/>
                <w:vAlign w:val="center"/>
              </w:tcPr>
            </w:tcPrChange>
          </w:tcPr>
          <w:p w14:paraId="0832DD5B" w14:textId="75F3BC4B" w:rsidR="00BC2588" w:rsidRPr="002E33E9" w:rsidRDefault="00BC2588" w:rsidP="00BC2588">
            <w:pPr>
              <w:widowControl w:val="0"/>
              <w:autoSpaceDE w:val="0"/>
              <w:autoSpaceDN w:val="0"/>
              <w:adjustRightInd w:val="0"/>
              <w:snapToGrid w:val="0"/>
              <w:ind w:right="60"/>
              <w:jc w:val="right"/>
              <w:rPr>
                <w:ins w:id="5770" w:author="Haiyang Liu" w:date="2026-05-21T09:35:00Z" w16du:dateUtc="2026-05-21T02:35:00Z"/>
                <w:rFonts w:eastAsia="MingLiU"/>
                <w:color w:val="000000"/>
                <w:kern w:val="2"/>
                <w:sz w:val="22"/>
                <w:szCs w:val="22"/>
              </w:rPr>
            </w:pPr>
            <w:ins w:id="5771" w:author="Haiyang Liu" w:date="2026-05-21T09:35:00Z" w16du:dateUtc="2026-05-21T02:35:00Z">
              <w:r w:rsidRPr="002E33E9">
                <w:rPr>
                  <w:color w:val="010205"/>
                  <w:sz w:val="22"/>
                  <w:szCs w:val="22"/>
                </w:rPr>
                <w:t>-.226</w:t>
              </w:r>
              <w:r w:rsidRPr="002E33E9">
                <w:rPr>
                  <w:color w:val="010205"/>
                  <w:sz w:val="22"/>
                  <w:szCs w:val="22"/>
                  <w:vertAlign w:val="superscript"/>
                </w:rPr>
                <w:t>**</w:t>
              </w:r>
            </w:ins>
            <w:ins w:id="5772" w:author="Haiyang Liu" w:date="2026-05-21T09:48:00Z" w16du:dateUtc="2026-05-21T02:48:00Z">
              <w:r w:rsidRPr="002E33E9">
                <w:rPr>
                  <w:color w:val="010205"/>
                  <w:sz w:val="22"/>
                  <w:szCs w:val="22"/>
                  <w:vertAlign w:val="superscript"/>
                </w:rPr>
                <w:t>*</w:t>
              </w:r>
            </w:ins>
          </w:p>
        </w:tc>
        <w:tc>
          <w:tcPr>
            <w:tcW w:w="281" w:type="pct"/>
            <w:vAlign w:val="center"/>
            <w:tcPrChange w:id="5773" w:author="Haiyang Liu" w:date="2026-05-21T09:54:00Z" w16du:dateUtc="2026-05-21T02:54:00Z">
              <w:tcPr>
                <w:tcW w:w="0" w:type="auto"/>
                <w:gridSpan w:val="2"/>
                <w:vAlign w:val="center"/>
              </w:tcPr>
            </w:tcPrChange>
          </w:tcPr>
          <w:p w14:paraId="2262AF6C" w14:textId="77777777" w:rsidR="00BC2588" w:rsidRPr="002E33E9" w:rsidRDefault="00BC2588" w:rsidP="00BC2588">
            <w:pPr>
              <w:widowControl w:val="0"/>
              <w:autoSpaceDE w:val="0"/>
              <w:autoSpaceDN w:val="0"/>
              <w:adjustRightInd w:val="0"/>
              <w:snapToGrid w:val="0"/>
              <w:ind w:right="60"/>
              <w:jc w:val="right"/>
              <w:rPr>
                <w:ins w:id="5774" w:author="Haiyang Liu" w:date="2026-05-21T09:35:00Z" w16du:dateUtc="2026-05-21T02:35:00Z"/>
                <w:color w:val="000000"/>
                <w:kern w:val="2"/>
                <w:sz w:val="22"/>
                <w:szCs w:val="22"/>
              </w:rPr>
            </w:pPr>
            <w:ins w:id="5775" w:author="Haiyang Liu" w:date="2026-05-21T09:35:00Z" w16du:dateUtc="2026-05-21T02:35:00Z">
              <w:r w:rsidRPr="002E33E9">
                <w:rPr>
                  <w:color w:val="010205"/>
                  <w:sz w:val="22"/>
                  <w:szCs w:val="22"/>
                </w:rPr>
                <w:t>.105</w:t>
              </w:r>
            </w:ins>
          </w:p>
        </w:tc>
        <w:tc>
          <w:tcPr>
            <w:tcW w:w="281" w:type="pct"/>
            <w:vAlign w:val="center"/>
            <w:tcPrChange w:id="5776" w:author="Haiyang Liu" w:date="2026-05-21T09:54:00Z" w16du:dateUtc="2026-05-21T02:54:00Z">
              <w:tcPr>
                <w:tcW w:w="0" w:type="auto"/>
                <w:gridSpan w:val="2"/>
                <w:vAlign w:val="center"/>
              </w:tcPr>
            </w:tcPrChange>
          </w:tcPr>
          <w:p w14:paraId="3EF08106" w14:textId="4398A47F" w:rsidR="00BC2588" w:rsidRPr="002E33E9" w:rsidRDefault="00BC2588" w:rsidP="00BC2588">
            <w:pPr>
              <w:widowControl w:val="0"/>
              <w:autoSpaceDE w:val="0"/>
              <w:autoSpaceDN w:val="0"/>
              <w:adjustRightInd w:val="0"/>
              <w:snapToGrid w:val="0"/>
              <w:ind w:right="60"/>
              <w:jc w:val="right"/>
              <w:rPr>
                <w:ins w:id="5777" w:author="Haiyang Liu" w:date="2026-05-21T09:35:00Z" w16du:dateUtc="2026-05-21T02:35:00Z"/>
                <w:color w:val="000000"/>
                <w:kern w:val="2"/>
                <w:sz w:val="22"/>
                <w:szCs w:val="22"/>
              </w:rPr>
            </w:pPr>
            <w:ins w:id="5778" w:author="Haiyang Liu" w:date="2026-05-21T09:35:00Z" w16du:dateUtc="2026-05-21T02:35:00Z">
              <w:r w:rsidRPr="002E33E9">
                <w:rPr>
                  <w:color w:val="010205"/>
                  <w:sz w:val="22"/>
                  <w:szCs w:val="22"/>
                </w:rPr>
                <w:t>-.192</w:t>
              </w:r>
            </w:ins>
            <w:ins w:id="5779" w:author="Haiyang Liu" w:date="2026-05-21T09:49:00Z" w16du:dateUtc="2026-05-21T02:49:00Z">
              <w:r w:rsidRPr="002E33E9">
                <w:rPr>
                  <w:color w:val="010205"/>
                  <w:sz w:val="22"/>
                  <w:szCs w:val="22"/>
                  <w:vertAlign w:val="superscript"/>
                  <w:rPrChange w:id="5780" w:author="Haiyang Liu" w:date="2026-05-21T09:53:00Z" w16du:dateUtc="2026-05-21T02:53:00Z">
                    <w:rPr>
                      <w:color w:val="010205"/>
                      <w:sz w:val="20"/>
                      <w:szCs w:val="20"/>
                      <w:vertAlign w:val="superscript"/>
                    </w:rPr>
                  </w:rPrChange>
                </w:rPr>
                <w:t>*</w:t>
              </w:r>
            </w:ins>
            <w:ins w:id="5781" w:author="Haiyang Liu" w:date="2026-05-21T09:35:00Z" w16du:dateUtc="2026-05-21T02:35:00Z">
              <w:r w:rsidRPr="002E33E9">
                <w:rPr>
                  <w:color w:val="010205"/>
                  <w:sz w:val="22"/>
                  <w:szCs w:val="22"/>
                  <w:vertAlign w:val="superscript"/>
                </w:rPr>
                <w:t>**</w:t>
              </w:r>
            </w:ins>
          </w:p>
        </w:tc>
        <w:tc>
          <w:tcPr>
            <w:tcW w:w="281" w:type="pct"/>
            <w:vAlign w:val="center"/>
            <w:tcPrChange w:id="5782" w:author="Haiyang Liu" w:date="2026-05-21T09:54:00Z" w16du:dateUtc="2026-05-21T02:54:00Z">
              <w:tcPr>
                <w:tcW w:w="0" w:type="auto"/>
                <w:gridSpan w:val="2"/>
                <w:vAlign w:val="center"/>
              </w:tcPr>
            </w:tcPrChange>
          </w:tcPr>
          <w:p w14:paraId="2B92A543" w14:textId="214A5C38" w:rsidR="00BC2588" w:rsidRPr="002E33E9" w:rsidRDefault="00BC2588" w:rsidP="00BC2588">
            <w:pPr>
              <w:widowControl w:val="0"/>
              <w:autoSpaceDE w:val="0"/>
              <w:autoSpaceDN w:val="0"/>
              <w:adjustRightInd w:val="0"/>
              <w:snapToGrid w:val="0"/>
              <w:ind w:right="60"/>
              <w:jc w:val="right"/>
              <w:rPr>
                <w:ins w:id="5783" w:author="Haiyang Liu" w:date="2026-05-21T09:35:00Z" w16du:dateUtc="2026-05-21T02:35:00Z"/>
                <w:rFonts w:eastAsia="MingLiU"/>
                <w:color w:val="000000"/>
                <w:kern w:val="2"/>
                <w:sz w:val="22"/>
                <w:szCs w:val="22"/>
              </w:rPr>
            </w:pPr>
            <w:ins w:id="5784" w:author="Haiyang Liu" w:date="2026-05-21T09:51:00Z" w16du:dateUtc="2026-05-21T02:51:00Z">
              <w:r w:rsidRPr="002E33E9">
                <w:rPr>
                  <w:color w:val="010205"/>
                  <w:sz w:val="22"/>
                  <w:szCs w:val="22"/>
                  <w:rPrChange w:id="5785" w:author="Haiyang Liu" w:date="2026-05-21T09:53:00Z" w16du:dateUtc="2026-05-21T02:53:00Z">
                    <w:rPr>
                      <w:color w:val="010205"/>
                      <w:sz w:val="20"/>
                      <w:szCs w:val="20"/>
                    </w:rPr>
                  </w:rPrChange>
                </w:rPr>
                <w:t>-.163</w:t>
              </w:r>
              <w:r w:rsidRPr="002E33E9">
                <w:rPr>
                  <w:color w:val="010205"/>
                  <w:sz w:val="22"/>
                  <w:szCs w:val="22"/>
                  <w:vertAlign w:val="superscript"/>
                  <w:rPrChange w:id="5786" w:author="Haiyang Liu" w:date="2026-05-21T09:53:00Z" w16du:dateUtc="2026-05-21T02:53:00Z">
                    <w:rPr>
                      <w:color w:val="010205"/>
                      <w:sz w:val="20"/>
                      <w:szCs w:val="20"/>
                      <w:vertAlign w:val="superscript"/>
                    </w:rPr>
                  </w:rPrChange>
                </w:rPr>
                <w:t>**</w:t>
              </w:r>
            </w:ins>
          </w:p>
        </w:tc>
        <w:tc>
          <w:tcPr>
            <w:tcW w:w="281" w:type="pct"/>
            <w:vAlign w:val="center"/>
            <w:tcPrChange w:id="5787" w:author="Haiyang Liu" w:date="2026-05-21T09:54:00Z" w16du:dateUtc="2026-05-21T02:54:00Z">
              <w:tcPr>
                <w:tcW w:w="0" w:type="auto"/>
                <w:gridSpan w:val="2"/>
                <w:vAlign w:val="center"/>
              </w:tcPr>
            </w:tcPrChange>
          </w:tcPr>
          <w:p w14:paraId="33DACC43" w14:textId="552BC931" w:rsidR="00BC2588" w:rsidRPr="002E33E9" w:rsidRDefault="00BC2588" w:rsidP="00BC2588">
            <w:pPr>
              <w:widowControl w:val="0"/>
              <w:autoSpaceDE w:val="0"/>
              <w:autoSpaceDN w:val="0"/>
              <w:adjustRightInd w:val="0"/>
              <w:snapToGrid w:val="0"/>
              <w:ind w:right="60"/>
              <w:jc w:val="right"/>
              <w:rPr>
                <w:ins w:id="5788" w:author="Haiyang Liu" w:date="2026-05-21T09:35:00Z" w16du:dateUtc="2026-05-21T02:35:00Z"/>
                <w:rFonts w:eastAsia="MingLiU"/>
                <w:color w:val="000000"/>
                <w:kern w:val="2"/>
                <w:sz w:val="22"/>
                <w:szCs w:val="22"/>
              </w:rPr>
            </w:pPr>
            <w:ins w:id="5789" w:author="Haiyang Liu" w:date="2026-05-21T09:35:00Z" w16du:dateUtc="2026-05-21T02:35:00Z">
              <w:r w:rsidRPr="002E33E9">
                <w:rPr>
                  <w:color w:val="010205"/>
                  <w:sz w:val="22"/>
                  <w:szCs w:val="22"/>
                </w:rPr>
                <w:t>.693</w:t>
              </w:r>
              <w:r w:rsidRPr="002E33E9">
                <w:rPr>
                  <w:color w:val="010205"/>
                  <w:sz w:val="22"/>
                  <w:szCs w:val="22"/>
                  <w:vertAlign w:val="superscript"/>
                </w:rPr>
                <w:t>*</w:t>
              </w:r>
            </w:ins>
            <w:ins w:id="5790" w:author="Haiyang Liu" w:date="2026-05-21T09:51:00Z" w16du:dateUtc="2026-05-21T02:51:00Z">
              <w:r w:rsidRPr="002E33E9">
                <w:rPr>
                  <w:color w:val="010205"/>
                  <w:sz w:val="22"/>
                  <w:szCs w:val="22"/>
                  <w:vertAlign w:val="superscript"/>
                  <w:rPrChange w:id="5791" w:author="Haiyang Liu" w:date="2026-05-21T09:53:00Z" w16du:dateUtc="2026-05-21T02:53:00Z">
                    <w:rPr>
                      <w:color w:val="010205"/>
                      <w:sz w:val="20"/>
                      <w:szCs w:val="20"/>
                      <w:vertAlign w:val="superscript"/>
                    </w:rPr>
                  </w:rPrChange>
                </w:rPr>
                <w:t>*</w:t>
              </w:r>
            </w:ins>
            <w:ins w:id="5792" w:author="Haiyang Liu" w:date="2026-05-21T09:35:00Z" w16du:dateUtc="2026-05-21T02:35:00Z">
              <w:r w:rsidRPr="002E33E9">
                <w:rPr>
                  <w:color w:val="010205"/>
                  <w:sz w:val="22"/>
                  <w:szCs w:val="22"/>
                  <w:vertAlign w:val="superscript"/>
                </w:rPr>
                <w:t>*</w:t>
              </w:r>
            </w:ins>
          </w:p>
        </w:tc>
        <w:tc>
          <w:tcPr>
            <w:tcW w:w="281" w:type="pct"/>
            <w:vAlign w:val="center"/>
            <w:tcPrChange w:id="5793" w:author="Haiyang Liu" w:date="2026-05-21T09:54:00Z" w16du:dateUtc="2026-05-21T02:54:00Z">
              <w:tcPr>
                <w:tcW w:w="0" w:type="auto"/>
                <w:gridSpan w:val="2"/>
                <w:vAlign w:val="center"/>
              </w:tcPr>
            </w:tcPrChange>
          </w:tcPr>
          <w:p w14:paraId="6BDB06C5" w14:textId="77777777" w:rsidR="00BC2588" w:rsidRPr="002E33E9" w:rsidRDefault="00BC2588" w:rsidP="00BC2588">
            <w:pPr>
              <w:widowControl w:val="0"/>
              <w:autoSpaceDE w:val="0"/>
              <w:autoSpaceDN w:val="0"/>
              <w:adjustRightInd w:val="0"/>
              <w:snapToGrid w:val="0"/>
              <w:ind w:right="60"/>
              <w:jc w:val="right"/>
              <w:rPr>
                <w:ins w:id="5794" w:author="Haiyang Liu" w:date="2026-05-21T09:35:00Z" w16du:dateUtc="2026-05-21T02:35:00Z"/>
                <w:rFonts w:eastAsia="MingLiU"/>
                <w:b/>
                <w:bCs/>
                <w:color w:val="000000"/>
                <w:kern w:val="2"/>
                <w:sz w:val="22"/>
                <w:szCs w:val="22"/>
              </w:rPr>
            </w:pPr>
            <w:ins w:id="5795" w:author="Haiyang Liu" w:date="2026-05-21T09:35:00Z" w16du:dateUtc="2026-05-21T02:35:00Z">
              <w:r w:rsidRPr="002E33E9">
                <w:rPr>
                  <w:rFonts w:eastAsia="MingLiU"/>
                  <w:b/>
                  <w:bCs/>
                  <w:color w:val="000000"/>
                  <w:kern w:val="2"/>
                  <w:sz w:val="22"/>
                  <w:szCs w:val="22"/>
                </w:rPr>
                <w:t>.866</w:t>
              </w:r>
            </w:ins>
          </w:p>
        </w:tc>
        <w:tc>
          <w:tcPr>
            <w:tcW w:w="281" w:type="pct"/>
            <w:vAlign w:val="center"/>
            <w:tcPrChange w:id="5796" w:author="Haiyang Liu" w:date="2026-05-21T09:54:00Z" w16du:dateUtc="2026-05-21T02:54:00Z">
              <w:tcPr>
                <w:tcW w:w="0" w:type="auto"/>
                <w:gridSpan w:val="3"/>
                <w:vAlign w:val="center"/>
              </w:tcPr>
            </w:tcPrChange>
          </w:tcPr>
          <w:p w14:paraId="4C9FAB00" w14:textId="77777777" w:rsidR="00BC2588" w:rsidRPr="002E33E9" w:rsidRDefault="00BC2588" w:rsidP="00BC2588">
            <w:pPr>
              <w:widowControl w:val="0"/>
              <w:autoSpaceDE w:val="0"/>
              <w:autoSpaceDN w:val="0"/>
              <w:adjustRightInd w:val="0"/>
              <w:snapToGrid w:val="0"/>
              <w:ind w:right="60"/>
              <w:jc w:val="right"/>
              <w:rPr>
                <w:ins w:id="5797" w:author="Haiyang Liu" w:date="2026-05-21T09:35:00Z" w16du:dateUtc="2026-05-21T02:35:00Z"/>
                <w:rFonts w:eastAsia="MingLiU"/>
                <w:b/>
                <w:bCs/>
                <w:color w:val="000000"/>
                <w:kern w:val="2"/>
                <w:sz w:val="22"/>
                <w:szCs w:val="22"/>
              </w:rPr>
            </w:pPr>
          </w:p>
        </w:tc>
        <w:tc>
          <w:tcPr>
            <w:tcW w:w="258" w:type="pct"/>
            <w:vAlign w:val="center"/>
            <w:tcPrChange w:id="5798" w:author="Haiyang Liu" w:date="2026-05-21T09:54:00Z" w16du:dateUtc="2026-05-21T02:54:00Z">
              <w:tcPr>
                <w:tcW w:w="0" w:type="auto"/>
                <w:gridSpan w:val="2"/>
                <w:vAlign w:val="center"/>
              </w:tcPr>
            </w:tcPrChange>
          </w:tcPr>
          <w:p w14:paraId="24700D5F" w14:textId="77777777" w:rsidR="00BC2588" w:rsidRPr="002E33E9" w:rsidRDefault="00BC2588" w:rsidP="00BC2588">
            <w:pPr>
              <w:widowControl w:val="0"/>
              <w:autoSpaceDE w:val="0"/>
              <w:autoSpaceDN w:val="0"/>
              <w:adjustRightInd w:val="0"/>
              <w:snapToGrid w:val="0"/>
              <w:ind w:right="60"/>
              <w:jc w:val="right"/>
              <w:rPr>
                <w:ins w:id="5799" w:author="Haiyang Liu" w:date="2026-05-21T09:35:00Z" w16du:dateUtc="2026-05-21T02:35:00Z"/>
                <w:rFonts w:eastAsia="MingLiU"/>
                <w:b/>
                <w:bCs/>
                <w:color w:val="000000"/>
                <w:kern w:val="2"/>
                <w:sz w:val="22"/>
                <w:szCs w:val="22"/>
              </w:rPr>
            </w:pPr>
          </w:p>
        </w:tc>
        <w:tc>
          <w:tcPr>
            <w:tcW w:w="172" w:type="pct"/>
            <w:vAlign w:val="center"/>
            <w:tcPrChange w:id="5800" w:author="Haiyang Liu" w:date="2026-05-21T09:54:00Z" w16du:dateUtc="2026-05-21T02:54:00Z">
              <w:tcPr>
                <w:tcW w:w="0" w:type="auto"/>
                <w:vAlign w:val="center"/>
              </w:tcPr>
            </w:tcPrChange>
          </w:tcPr>
          <w:p w14:paraId="79BDBE57" w14:textId="77777777" w:rsidR="00BC2588" w:rsidRPr="002E33E9" w:rsidRDefault="00BC2588" w:rsidP="00BC2588">
            <w:pPr>
              <w:widowControl w:val="0"/>
              <w:autoSpaceDE w:val="0"/>
              <w:autoSpaceDN w:val="0"/>
              <w:adjustRightInd w:val="0"/>
              <w:snapToGrid w:val="0"/>
              <w:ind w:right="60"/>
              <w:jc w:val="right"/>
              <w:rPr>
                <w:ins w:id="5801" w:author="Haiyang Liu" w:date="2026-05-21T09:35:00Z" w16du:dateUtc="2026-05-21T02:35:00Z"/>
                <w:rFonts w:eastAsia="MingLiU"/>
                <w:color w:val="000000"/>
                <w:kern w:val="2"/>
                <w:sz w:val="22"/>
                <w:szCs w:val="22"/>
              </w:rPr>
            </w:pPr>
          </w:p>
        </w:tc>
      </w:tr>
      <w:tr w:rsidR="00BC2588" w:rsidRPr="002E33E9" w14:paraId="2143CDC3" w14:textId="77777777" w:rsidTr="002E33E9">
        <w:trPr>
          <w:cantSplit/>
          <w:trHeight w:val="144"/>
          <w:jc w:val="center"/>
          <w:ins w:id="5802" w:author="Haiyang Liu" w:date="2026-05-21T09:35:00Z"/>
          <w:trPrChange w:id="5803" w:author="Haiyang Liu" w:date="2026-05-21T09:54:00Z" w16du:dateUtc="2026-05-21T02:54:00Z">
            <w:trPr>
              <w:cantSplit/>
              <w:trHeight w:val="144"/>
              <w:jc w:val="center"/>
            </w:trPr>
          </w:trPrChange>
        </w:trPr>
        <w:tc>
          <w:tcPr>
            <w:tcW w:w="1329" w:type="pct"/>
            <w:vAlign w:val="center"/>
            <w:tcPrChange w:id="5804" w:author="Haiyang Liu" w:date="2026-05-21T09:54:00Z" w16du:dateUtc="2026-05-21T02:54:00Z">
              <w:tcPr>
                <w:tcW w:w="4893" w:type="dxa"/>
                <w:gridSpan w:val="3"/>
                <w:vAlign w:val="center"/>
              </w:tcPr>
            </w:tcPrChange>
          </w:tcPr>
          <w:p w14:paraId="3BA7E76F" w14:textId="5B65D815" w:rsidR="00BC2588" w:rsidRPr="002E33E9" w:rsidRDefault="00BC2588" w:rsidP="00BC2588">
            <w:pPr>
              <w:widowControl w:val="0"/>
              <w:autoSpaceDE w:val="0"/>
              <w:autoSpaceDN w:val="0"/>
              <w:adjustRightInd w:val="0"/>
              <w:snapToGrid w:val="0"/>
              <w:ind w:right="60"/>
              <w:rPr>
                <w:ins w:id="5805" w:author="Haiyang Liu" w:date="2026-05-21T09:35:00Z" w16du:dateUtc="2026-05-21T02:35:00Z"/>
                <w:rFonts w:eastAsia="DengXian"/>
                <w:color w:val="000000"/>
                <w:kern w:val="2"/>
                <w:sz w:val="22"/>
                <w:szCs w:val="22"/>
              </w:rPr>
            </w:pPr>
            <w:ins w:id="5806" w:author="Haiyang Liu" w:date="2026-05-21T09:35:00Z" w16du:dateUtc="2026-05-21T02:35:00Z">
              <w:r w:rsidRPr="002E33E9">
                <w:rPr>
                  <w:rFonts w:eastAsia="DengXian"/>
                  <w:color w:val="000000"/>
                  <w:kern w:val="2"/>
                  <w:sz w:val="22"/>
                  <w:szCs w:val="22"/>
                </w:rPr>
                <w:t xml:space="preserve">10.Month 3 newcomer action error (mentor rated, </w:t>
              </w:r>
            </w:ins>
            <w:ins w:id="5807" w:author="Haiyang Liu" w:date="2026-05-21T10:28:00Z" w16du:dateUtc="2026-05-21T03:28:00Z">
              <w:r w:rsidR="00D71967">
                <w:rPr>
                  <w:rFonts w:eastAsia="DengXian"/>
                  <w:color w:val="000000"/>
                  <w:kern w:val="2"/>
                  <w:sz w:val="22"/>
                  <w:szCs w:val="22"/>
                </w:rPr>
                <w:t>W</w:t>
              </w:r>
            </w:ins>
            <w:ins w:id="5808" w:author="Haiyang Liu" w:date="2026-05-21T09:35:00Z" w16du:dateUtc="2026-05-21T02:35:00Z">
              <w:r w:rsidRPr="002E33E9">
                <w:rPr>
                  <w:rFonts w:eastAsia="DengXian"/>
                  <w:color w:val="000000"/>
                  <w:kern w:val="2"/>
                  <w:sz w:val="22"/>
                  <w:szCs w:val="22"/>
                </w:rPr>
                <w:t>3)</w:t>
              </w:r>
            </w:ins>
          </w:p>
        </w:tc>
        <w:tc>
          <w:tcPr>
            <w:tcW w:w="214" w:type="pct"/>
            <w:vAlign w:val="center"/>
            <w:tcPrChange w:id="5809" w:author="Haiyang Liu" w:date="2026-05-21T09:54:00Z" w16du:dateUtc="2026-05-21T02:54:00Z">
              <w:tcPr>
                <w:tcW w:w="0" w:type="auto"/>
                <w:gridSpan w:val="2"/>
                <w:vAlign w:val="center"/>
              </w:tcPr>
            </w:tcPrChange>
          </w:tcPr>
          <w:p w14:paraId="33665A47" w14:textId="77777777" w:rsidR="00BC2588" w:rsidRPr="002E33E9" w:rsidRDefault="00BC2588" w:rsidP="00BC2588">
            <w:pPr>
              <w:widowControl w:val="0"/>
              <w:autoSpaceDE w:val="0"/>
              <w:autoSpaceDN w:val="0"/>
              <w:adjustRightInd w:val="0"/>
              <w:snapToGrid w:val="0"/>
              <w:ind w:right="60"/>
              <w:jc w:val="right"/>
              <w:rPr>
                <w:ins w:id="5810" w:author="Haiyang Liu" w:date="2026-05-21T09:35:00Z" w16du:dateUtc="2026-05-21T02:35:00Z"/>
                <w:color w:val="000000"/>
                <w:sz w:val="22"/>
                <w:szCs w:val="22"/>
              </w:rPr>
            </w:pPr>
            <w:ins w:id="5811" w:author="Haiyang Liu" w:date="2026-05-21T09:35:00Z" w16du:dateUtc="2026-05-21T02:35:00Z">
              <w:r w:rsidRPr="002E33E9">
                <w:rPr>
                  <w:color w:val="000000"/>
                  <w:sz w:val="22"/>
                  <w:szCs w:val="22"/>
                </w:rPr>
                <w:t>2.127</w:t>
              </w:r>
            </w:ins>
          </w:p>
        </w:tc>
        <w:tc>
          <w:tcPr>
            <w:tcW w:w="214" w:type="pct"/>
            <w:vAlign w:val="center"/>
            <w:tcPrChange w:id="5812" w:author="Haiyang Liu" w:date="2026-05-21T09:54:00Z" w16du:dateUtc="2026-05-21T02:54:00Z">
              <w:tcPr>
                <w:tcW w:w="0" w:type="auto"/>
                <w:vAlign w:val="center"/>
              </w:tcPr>
            </w:tcPrChange>
          </w:tcPr>
          <w:p w14:paraId="78A21E2C" w14:textId="77777777" w:rsidR="00BC2588" w:rsidRPr="002E33E9" w:rsidRDefault="00BC2588" w:rsidP="00BC2588">
            <w:pPr>
              <w:widowControl w:val="0"/>
              <w:autoSpaceDE w:val="0"/>
              <w:autoSpaceDN w:val="0"/>
              <w:adjustRightInd w:val="0"/>
              <w:snapToGrid w:val="0"/>
              <w:ind w:right="60"/>
              <w:jc w:val="right"/>
              <w:rPr>
                <w:ins w:id="5813" w:author="Haiyang Liu" w:date="2026-05-21T09:35:00Z" w16du:dateUtc="2026-05-21T02:35:00Z"/>
                <w:color w:val="000000"/>
                <w:sz w:val="22"/>
                <w:szCs w:val="22"/>
              </w:rPr>
            </w:pPr>
            <w:ins w:id="5814" w:author="Haiyang Liu" w:date="2026-05-21T09:35:00Z" w16du:dateUtc="2026-05-21T02:35:00Z">
              <w:r w:rsidRPr="002E33E9">
                <w:rPr>
                  <w:color w:val="000000"/>
                  <w:sz w:val="22"/>
                  <w:szCs w:val="22"/>
                </w:rPr>
                <w:t>.810</w:t>
              </w:r>
            </w:ins>
          </w:p>
        </w:tc>
        <w:tc>
          <w:tcPr>
            <w:tcW w:w="281" w:type="pct"/>
            <w:vAlign w:val="center"/>
            <w:tcPrChange w:id="5815" w:author="Haiyang Liu" w:date="2026-05-21T09:54:00Z" w16du:dateUtc="2026-05-21T02:54:00Z">
              <w:tcPr>
                <w:tcW w:w="0" w:type="auto"/>
                <w:gridSpan w:val="2"/>
                <w:vAlign w:val="center"/>
              </w:tcPr>
            </w:tcPrChange>
          </w:tcPr>
          <w:p w14:paraId="7E6C69A7" w14:textId="77777777" w:rsidR="00BC2588" w:rsidRPr="002E33E9" w:rsidRDefault="00BC2588" w:rsidP="00BC2588">
            <w:pPr>
              <w:widowControl w:val="0"/>
              <w:autoSpaceDE w:val="0"/>
              <w:autoSpaceDN w:val="0"/>
              <w:adjustRightInd w:val="0"/>
              <w:snapToGrid w:val="0"/>
              <w:ind w:right="60"/>
              <w:jc w:val="right"/>
              <w:rPr>
                <w:ins w:id="5816" w:author="Haiyang Liu" w:date="2026-05-21T09:35:00Z" w16du:dateUtc="2026-05-21T02:35:00Z"/>
                <w:rFonts w:eastAsia="DengXian"/>
                <w:color w:val="000000"/>
                <w:kern w:val="2"/>
                <w:sz w:val="22"/>
                <w:szCs w:val="22"/>
              </w:rPr>
            </w:pPr>
            <w:ins w:id="5817" w:author="Haiyang Liu" w:date="2026-05-21T09:35:00Z" w16du:dateUtc="2026-05-21T02:35:00Z">
              <w:r w:rsidRPr="002E33E9">
                <w:rPr>
                  <w:color w:val="010205"/>
                  <w:sz w:val="22"/>
                  <w:szCs w:val="22"/>
                </w:rPr>
                <w:t>-.131</w:t>
              </w:r>
              <w:r w:rsidRPr="002E33E9">
                <w:rPr>
                  <w:color w:val="010205"/>
                  <w:sz w:val="22"/>
                  <w:szCs w:val="22"/>
                  <w:vertAlign w:val="superscript"/>
                </w:rPr>
                <w:t>*</w:t>
              </w:r>
            </w:ins>
          </w:p>
        </w:tc>
        <w:tc>
          <w:tcPr>
            <w:tcW w:w="281" w:type="pct"/>
            <w:vAlign w:val="center"/>
            <w:tcPrChange w:id="5818" w:author="Haiyang Liu" w:date="2026-05-21T09:54:00Z" w16du:dateUtc="2026-05-21T02:54:00Z">
              <w:tcPr>
                <w:tcW w:w="0" w:type="auto"/>
                <w:gridSpan w:val="2"/>
                <w:vAlign w:val="center"/>
              </w:tcPr>
            </w:tcPrChange>
          </w:tcPr>
          <w:p w14:paraId="201E2C9F" w14:textId="77777777" w:rsidR="00BC2588" w:rsidRPr="002E33E9" w:rsidRDefault="00BC2588" w:rsidP="00BC2588">
            <w:pPr>
              <w:widowControl w:val="0"/>
              <w:autoSpaceDE w:val="0"/>
              <w:autoSpaceDN w:val="0"/>
              <w:adjustRightInd w:val="0"/>
              <w:snapToGrid w:val="0"/>
              <w:ind w:right="60"/>
              <w:jc w:val="right"/>
              <w:rPr>
                <w:ins w:id="5819" w:author="Haiyang Liu" w:date="2026-05-21T09:35:00Z" w16du:dateUtc="2026-05-21T02:35:00Z"/>
                <w:rFonts w:eastAsia="DengXian"/>
                <w:color w:val="000000"/>
                <w:kern w:val="2"/>
                <w:sz w:val="22"/>
                <w:szCs w:val="22"/>
              </w:rPr>
            </w:pPr>
            <w:ins w:id="5820" w:author="Haiyang Liu" w:date="2026-05-21T09:35:00Z" w16du:dateUtc="2026-05-21T02:35:00Z">
              <w:r w:rsidRPr="002E33E9">
                <w:rPr>
                  <w:color w:val="010205"/>
                  <w:sz w:val="22"/>
                  <w:szCs w:val="22"/>
                </w:rPr>
                <w:t>-.055</w:t>
              </w:r>
            </w:ins>
          </w:p>
        </w:tc>
        <w:tc>
          <w:tcPr>
            <w:tcW w:w="281" w:type="pct"/>
            <w:vAlign w:val="center"/>
            <w:tcPrChange w:id="5821" w:author="Haiyang Liu" w:date="2026-05-21T09:54:00Z" w16du:dateUtc="2026-05-21T02:54:00Z">
              <w:tcPr>
                <w:tcW w:w="0" w:type="auto"/>
                <w:gridSpan w:val="2"/>
                <w:vAlign w:val="center"/>
              </w:tcPr>
            </w:tcPrChange>
          </w:tcPr>
          <w:p w14:paraId="40A29A77" w14:textId="77777777" w:rsidR="00BC2588" w:rsidRPr="002E33E9" w:rsidRDefault="00BC2588" w:rsidP="00BC2588">
            <w:pPr>
              <w:widowControl w:val="0"/>
              <w:autoSpaceDE w:val="0"/>
              <w:autoSpaceDN w:val="0"/>
              <w:adjustRightInd w:val="0"/>
              <w:snapToGrid w:val="0"/>
              <w:ind w:right="60"/>
              <w:jc w:val="right"/>
              <w:rPr>
                <w:ins w:id="5822" w:author="Haiyang Liu" w:date="2026-05-21T09:35:00Z" w16du:dateUtc="2026-05-21T02:35:00Z"/>
                <w:color w:val="000000"/>
                <w:kern w:val="2"/>
                <w:sz w:val="22"/>
                <w:szCs w:val="22"/>
              </w:rPr>
            </w:pPr>
            <w:ins w:id="5823" w:author="Haiyang Liu" w:date="2026-05-21T09:35:00Z" w16du:dateUtc="2026-05-21T02:35:00Z">
              <w:r w:rsidRPr="002E33E9">
                <w:rPr>
                  <w:color w:val="010205"/>
                  <w:sz w:val="22"/>
                  <w:szCs w:val="22"/>
                </w:rPr>
                <w:t>.017</w:t>
              </w:r>
            </w:ins>
          </w:p>
        </w:tc>
        <w:tc>
          <w:tcPr>
            <w:tcW w:w="281" w:type="pct"/>
            <w:vAlign w:val="center"/>
            <w:tcPrChange w:id="5824" w:author="Haiyang Liu" w:date="2026-05-21T09:54:00Z" w16du:dateUtc="2026-05-21T02:54:00Z">
              <w:tcPr>
                <w:tcW w:w="0" w:type="auto"/>
                <w:gridSpan w:val="2"/>
                <w:vAlign w:val="center"/>
              </w:tcPr>
            </w:tcPrChange>
          </w:tcPr>
          <w:p w14:paraId="390CA4BE" w14:textId="786D9700" w:rsidR="00BC2588" w:rsidRPr="002E33E9" w:rsidRDefault="00BC2588" w:rsidP="00BC2588">
            <w:pPr>
              <w:widowControl w:val="0"/>
              <w:autoSpaceDE w:val="0"/>
              <w:autoSpaceDN w:val="0"/>
              <w:adjustRightInd w:val="0"/>
              <w:snapToGrid w:val="0"/>
              <w:ind w:right="60"/>
              <w:jc w:val="right"/>
              <w:rPr>
                <w:ins w:id="5825" w:author="Haiyang Liu" w:date="2026-05-21T09:35:00Z" w16du:dateUtc="2026-05-21T02:35:00Z"/>
                <w:color w:val="000000"/>
                <w:kern w:val="2"/>
                <w:sz w:val="22"/>
                <w:szCs w:val="22"/>
              </w:rPr>
            </w:pPr>
            <w:ins w:id="5826" w:author="Haiyang Liu" w:date="2026-05-21T09:35:00Z" w16du:dateUtc="2026-05-21T02:35:00Z">
              <w:r w:rsidRPr="002E33E9">
                <w:rPr>
                  <w:color w:val="010205"/>
                  <w:sz w:val="22"/>
                  <w:szCs w:val="22"/>
                </w:rPr>
                <w:t>-.210</w:t>
              </w:r>
              <w:r w:rsidRPr="002E33E9">
                <w:rPr>
                  <w:color w:val="010205"/>
                  <w:sz w:val="22"/>
                  <w:szCs w:val="22"/>
                  <w:vertAlign w:val="superscript"/>
                </w:rPr>
                <w:t>**</w:t>
              </w:r>
            </w:ins>
            <w:ins w:id="5827" w:author="Haiyang Liu" w:date="2026-05-21T09:48:00Z" w16du:dateUtc="2026-05-21T02:48:00Z">
              <w:r w:rsidRPr="002E33E9">
                <w:rPr>
                  <w:color w:val="010205"/>
                  <w:sz w:val="22"/>
                  <w:szCs w:val="22"/>
                  <w:vertAlign w:val="superscript"/>
                </w:rPr>
                <w:t>*</w:t>
              </w:r>
            </w:ins>
          </w:p>
        </w:tc>
        <w:tc>
          <w:tcPr>
            <w:tcW w:w="281" w:type="pct"/>
            <w:vAlign w:val="center"/>
            <w:tcPrChange w:id="5828" w:author="Haiyang Liu" w:date="2026-05-21T09:54:00Z" w16du:dateUtc="2026-05-21T02:54:00Z">
              <w:tcPr>
                <w:tcW w:w="0" w:type="auto"/>
                <w:gridSpan w:val="2"/>
                <w:vAlign w:val="center"/>
              </w:tcPr>
            </w:tcPrChange>
          </w:tcPr>
          <w:p w14:paraId="3518DAE0" w14:textId="2F637DB4" w:rsidR="00BC2588" w:rsidRPr="002E33E9" w:rsidRDefault="00BC2588" w:rsidP="00BC2588">
            <w:pPr>
              <w:widowControl w:val="0"/>
              <w:autoSpaceDE w:val="0"/>
              <w:autoSpaceDN w:val="0"/>
              <w:adjustRightInd w:val="0"/>
              <w:snapToGrid w:val="0"/>
              <w:ind w:right="60"/>
              <w:jc w:val="right"/>
              <w:rPr>
                <w:ins w:id="5829" w:author="Haiyang Liu" w:date="2026-05-21T09:35:00Z" w16du:dateUtc="2026-05-21T02:35:00Z"/>
                <w:color w:val="000000"/>
                <w:kern w:val="2"/>
                <w:sz w:val="22"/>
                <w:szCs w:val="22"/>
              </w:rPr>
            </w:pPr>
            <w:ins w:id="5830" w:author="Haiyang Liu" w:date="2026-05-21T09:35:00Z" w16du:dateUtc="2026-05-21T02:35:00Z">
              <w:r w:rsidRPr="002E33E9">
                <w:rPr>
                  <w:color w:val="010205"/>
                  <w:sz w:val="22"/>
                  <w:szCs w:val="22"/>
                </w:rPr>
                <w:t>.224</w:t>
              </w:r>
              <w:r w:rsidRPr="002E33E9">
                <w:rPr>
                  <w:color w:val="010205"/>
                  <w:sz w:val="22"/>
                  <w:szCs w:val="22"/>
                  <w:vertAlign w:val="superscript"/>
                </w:rPr>
                <w:t>*</w:t>
              </w:r>
            </w:ins>
            <w:ins w:id="5831" w:author="Haiyang Liu" w:date="2026-05-21T09:49:00Z" w16du:dateUtc="2026-05-21T02:49:00Z">
              <w:r w:rsidRPr="002E33E9">
                <w:rPr>
                  <w:color w:val="010205"/>
                  <w:sz w:val="22"/>
                  <w:szCs w:val="22"/>
                  <w:vertAlign w:val="superscript"/>
                  <w:rPrChange w:id="5832" w:author="Haiyang Liu" w:date="2026-05-21T09:53:00Z" w16du:dateUtc="2026-05-21T02:53:00Z">
                    <w:rPr>
                      <w:color w:val="010205"/>
                      <w:sz w:val="20"/>
                      <w:szCs w:val="20"/>
                      <w:vertAlign w:val="superscript"/>
                    </w:rPr>
                  </w:rPrChange>
                </w:rPr>
                <w:t>*</w:t>
              </w:r>
            </w:ins>
            <w:ins w:id="5833" w:author="Haiyang Liu" w:date="2026-05-21T09:35:00Z" w16du:dateUtc="2026-05-21T02:35:00Z">
              <w:r w:rsidRPr="002E33E9">
                <w:rPr>
                  <w:color w:val="010205"/>
                  <w:sz w:val="22"/>
                  <w:szCs w:val="22"/>
                  <w:vertAlign w:val="superscript"/>
                </w:rPr>
                <w:t>*</w:t>
              </w:r>
            </w:ins>
          </w:p>
        </w:tc>
        <w:tc>
          <w:tcPr>
            <w:tcW w:w="281" w:type="pct"/>
            <w:vAlign w:val="center"/>
            <w:tcPrChange w:id="5834" w:author="Haiyang Liu" w:date="2026-05-21T09:54:00Z" w16du:dateUtc="2026-05-21T02:54:00Z">
              <w:tcPr>
                <w:tcW w:w="0" w:type="auto"/>
                <w:gridSpan w:val="2"/>
                <w:vAlign w:val="center"/>
              </w:tcPr>
            </w:tcPrChange>
          </w:tcPr>
          <w:p w14:paraId="159192A7" w14:textId="0D986697" w:rsidR="00BC2588" w:rsidRPr="002E33E9" w:rsidRDefault="00BC2588" w:rsidP="00BC2588">
            <w:pPr>
              <w:widowControl w:val="0"/>
              <w:autoSpaceDE w:val="0"/>
              <w:autoSpaceDN w:val="0"/>
              <w:adjustRightInd w:val="0"/>
              <w:snapToGrid w:val="0"/>
              <w:ind w:right="60"/>
              <w:jc w:val="right"/>
              <w:rPr>
                <w:ins w:id="5835" w:author="Haiyang Liu" w:date="2026-05-21T09:35:00Z" w16du:dateUtc="2026-05-21T02:35:00Z"/>
                <w:color w:val="000000"/>
                <w:kern w:val="2"/>
                <w:sz w:val="22"/>
                <w:szCs w:val="22"/>
              </w:rPr>
            </w:pPr>
            <w:ins w:id="5836" w:author="Haiyang Liu" w:date="2026-05-21T09:35:00Z" w16du:dateUtc="2026-05-21T02:35:00Z">
              <w:r w:rsidRPr="002E33E9">
                <w:rPr>
                  <w:color w:val="010205"/>
                  <w:sz w:val="22"/>
                  <w:szCs w:val="22"/>
                </w:rPr>
                <w:t>-.277</w:t>
              </w:r>
            </w:ins>
            <w:ins w:id="5837" w:author="Haiyang Liu" w:date="2026-05-21T09:49:00Z" w16du:dateUtc="2026-05-21T02:49:00Z">
              <w:r w:rsidRPr="002E33E9">
                <w:rPr>
                  <w:color w:val="010205"/>
                  <w:sz w:val="22"/>
                  <w:szCs w:val="22"/>
                  <w:vertAlign w:val="superscript"/>
                  <w:rPrChange w:id="5838" w:author="Haiyang Liu" w:date="2026-05-21T09:53:00Z" w16du:dateUtc="2026-05-21T02:53:00Z">
                    <w:rPr>
                      <w:color w:val="010205"/>
                      <w:sz w:val="20"/>
                      <w:szCs w:val="20"/>
                      <w:vertAlign w:val="superscript"/>
                    </w:rPr>
                  </w:rPrChange>
                </w:rPr>
                <w:t>*</w:t>
              </w:r>
            </w:ins>
            <w:ins w:id="5839" w:author="Haiyang Liu" w:date="2026-05-21T09:35:00Z" w16du:dateUtc="2026-05-21T02:35:00Z">
              <w:r w:rsidRPr="002E33E9">
                <w:rPr>
                  <w:color w:val="010205"/>
                  <w:sz w:val="22"/>
                  <w:szCs w:val="22"/>
                  <w:vertAlign w:val="superscript"/>
                </w:rPr>
                <w:t>**</w:t>
              </w:r>
            </w:ins>
          </w:p>
        </w:tc>
        <w:tc>
          <w:tcPr>
            <w:tcW w:w="281" w:type="pct"/>
            <w:vAlign w:val="center"/>
            <w:tcPrChange w:id="5840" w:author="Haiyang Liu" w:date="2026-05-21T09:54:00Z" w16du:dateUtc="2026-05-21T02:54:00Z">
              <w:tcPr>
                <w:tcW w:w="0" w:type="auto"/>
                <w:gridSpan w:val="2"/>
                <w:vAlign w:val="center"/>
              </w:tcPr>
            </w:tcPrChange>
          </w:tcPr>
          <w:p w14:paraId="0CB3CAE4" w14:textId="3CC0A28A" w:rsidR="00BC2588" w:rsidRPr="002E33E9" w:rsidRDefault="00BC2588" w:rsidP="00BC2588">
            <w:pPr>
              <w:widowControl w:val="0"/>
              <w:autoSpaceDE w:val="0"/>
              <w:autoSpaceDN w:val="0"/>
              <w:adjustRightInd w:val="0"/>
              <w:snapToGrid w:val="0"/>
              <w:ind w:right="60"/>
              <w:jc w:val="right"/>
              <w:rPr>
                <w:ins w:id="5841" w:author="Haiyang Liu" w:date="2026-05-21T09:35:00Z" w16du:dateUtc="2026-05-21T02:35:00Z"/>
                <w:color w:val="000000"/>
                <w:kern w:val="2"/>
                <w:sz w:val="22"/>
                <w:szCs w:val="22"/>
              </w:rPr>
            </w:pPr>
            <w:ins w:id="5842" w:author="Haiyang Liu" w:date="2026-05-21T09:51:00Z" w16du:dateUtc="2026-05-21T02:51:00Z">
              <w:r w:rsidRPr="002E33E9">
                <w:rPr>
                  <w:color w:val="010205"/>
                  <w:sz w:val="22"/>
                  <w:szCs w:val="22"/>
                  <w:rPrChange w:id="5843" w:author="Haiyang Liu" w:date="2026-05-21T09:53:00Z" w16du:dateUtc="2026-05-21T02:53:00Z">
                    <w:rPr>
                      <w:color w:val="010205"/>
                      <w:sz w:val="20"/>
                      <w:szCs w:val="20"/>
                    </w:rPr>
                  </w:rPrChange>
                </w:rPr>
                <w:t>-.219</w:t>
              </w:r>
              <w:r w:rsidRPr="002E33E9">
                <w:rPr>
                  <w:color w:val="010205"/>
                  <w:sz w:val="22"/>
                  <w:szCs w:val="22"/>
                  <w:vertAlign w:val="superscript"/>
                  <w:rPrChange w:id="5844" w:author="Haiyang Liu" w:date="2026-05-21T09:53:00Z" w16du:dateUtc="2026-05-21T02:53:00Z">
                    <w:rPr>
                      <w:color w:val="010205"/>
                      <w:sz w:val="20"/>
                      <w:szCs w:val="20"/>
                      <w:vertAlign w:val="superscript"/>
                    </w:rPr>
                  </w:rPrChange>
                </w:rPr>
                <w:t>***</w:t>
              </w:r>
            </w:ins>
          </w:p>
        </w:tc>
        <w:tc>
          <w:tcPr>
            <w:tcW w:w="281" w:type="pct"/>
            <w:vAlign w:val="center"/>
            <w:tcPrChange w:id="5845" w:author="Haiyang Liu" w:date="2026-05-21T09:54:00Z" w16du:dateUtc="2026-05-21T02:54:00Z">
              <w:tcPr>
                <w:tcW w:w="0" w:type="auto"/>
                <w:gridSpan w:val="2"/>
                <w:vAlign w:val="center"/>
              </w:tcPr>
            </w:tcPrChange>
          </w:tcPr>
          <w:p w14:paraId="687B4579" w14:textId="2DBD7901" w:rsidR="00BC2588" w:rsidRPr="002E33E9" w:rsidRDefault="00BC2588" w:rsidP="00BC2588">
            <w:pPr>
              <w:widowControl w:val="0"/>
              <w:autoSpaceDE w:val="0"/>
              <w:autoSpaceDN w:val="0"/>
              <w:adjustRightInd w:val="0"/>
              <w:snapToGrid w:val="0"/>
              <w:ind w:right="60"/>
              <w:jc w:val="right"/>
              <w:rPr>
                <w:ins w:id="5846" w:author="Haiyang Liu" w:date="2026-05-21T09:35:00Z" w16du:dateUtc="2026-05-21T02:35:00Z"/>
                <w:color w:val="000000"/>
                <w:kern w:val="2"/>
                <w:sz w:val="22"/>
                <w:szCs w:val="22"/>
              </w:rPr>
            </w:pPr>
            <w:ins w:id="5847" w:author="Haiyang Liu" w:date="2026-05-21T09:35:00Z" w16du:dateUtc="2026-05-21T02:35:00Z">
              <w:r w:rsidRPr="002E33E9">
                <w:rPr>
                  <w:color w:val="010205"/>
                  <w:sz w:val="22"/>
                  <w:szCs w:val="22"/>
                </w:rPr>
                <w:t>.390</w:t>
              </w:r>
              <w:r w:rsidRPr="002E33E9">
                <w:rPr>
                  <w:color w:val="010205"/>
                  <w:sz w:val="22"/>
                  <w:szCs w:val="22"/>
                  <w:vertAlign w:val="superscript"/>
                </w:rPr>
                <w:t>*</w:t>
              </w:r>
            </w:ins>
            <w:ins w:id="5848" w:author="Haiyang Liu" w:date="2026-05-21T09:52:00Z" w16du:dateUtc="2026-05-21T02:52:00Z">
              <w:r w:rsidRPr="002E33E9">
                <w:rPr>
                  <w:color w:val="010205"/>
                  <w:sz w:val="22"/>
                  <w:szCs w:val="22"/>
                  <w:vertAlign w:val="superscript"/>
                  <w:rPrChange w:id="5849" w:author="Haiyang Liu" w:date="2026-05-21T09:53:00Z" w16du:dateUtc="2026-05-21T02:53:00Z">
                    <w:rPr>
                      <w:color w:val="010205"/>
                      <w:sz w:val="20"/>
                      <w:szCs w:val="20"/>
                      <w:vertAlign w:val="superscript"/>
                    </w:rPr>
                  </w:rPrChange>
                </w:rPr>
                <w:t>*</w:t>
              </w:r>
            </w:ins>
            <w:ins w:id="5850" w:author="Haiyang Liu" w:date="2026-05-21T09:35:00Z" w16du:dateUtc="2026-05-21T02:35:00Z">
              <w:r w:rsidRPr="002E33E9">
                <w:rPr>
                  <w:color w:val="010205"/>
                  <w:sz w:val="22"/>
                  <w:szCs w:val="22"/>
                  <w:vertAlign w:val="superscript"/>
                </w:rPr>
                <w:t>*</w:t>
              </w:r>
            </w:ins>
          </w:p>
        </w:tc>
        <w:tc>
          <w:tcPr>
            <w:tcW w:w="281" w:type="pct"/>
            <w:vAlign w:val="center"/>
            <w:tcPrChange w:id="5851" w:author="Haiyang Liu" w:date="2026-05-21T09:54:00Z" w16du:dateUtc="2026-05-21T02:54:00Z">
              <w:tcPr>
                <w:tcW w:w="0" w:type="auto"/>
                <w:gridSpan w:val="2"/>
                <w:vAlign w:val="center"/>
              </w:tcPr>
            </w:tcPrChange>
          </w:tcPr>
          <w:p w14:paraId="5C251915" w14:textId="0C7DAC13" w:rsidR="00BC2588" w:rsidRPr="002E33E9" w:rsidRDefault="00BC2588" w:rsidP="00BC2588">
            <w:pPr>
              <w:widowControl w:val="0"/>
              <w:autoSpaceDE w:val="0"/>
              <w:autoSpaceDN w:val="0"/>
              <w:adjustRightInd w:val="0"/>
              <w:snapToGrid w:val="0"/>
              <w:ind w:right="60"/>
              <w:jc w:val="right"/>
              <w:rPr>
                <w:ins w:id="5852" w:author="Haiyang Liu" w:date="2026-05-21T09:35:00Z" w16du:dateUtc="2026-05-21T02:35:00Z"/>
                <w:color w:val="000000"/>
                <w:kern w:val="2"/>
                <w:sz w:val="22"/>
                <w:szCs w:val="22"/>
              </w:rPr>
            </w:pPr>
            <w:ins w:id="5853" w:author="Haiyang Liu" w:date="2026-05-21T09:35:00Z" w16du:dateUtc="2026-05-21T02:35:00Z">
              <w:r w:rsidRPr="002E33E9">
                <w:rPr>
                  <w:color w:val="010205"/>
                  <w:sz w:val="22"/>
                  <w:szCs w:val="22"/>
                </w:rPr>
                <w:t>.568</w:t>
              </w:r>
              <w:r w:rsidRPr="002E33E9">
                <w:rPr>
                  <w:color w:val="010205"/>
                  <w:sz w:val="22"/>
                  <w:szCs w:val="22"/>
                  <w:vertAlign w:val="superscript"/>
                </w:rPr>
                <w:t>**</w:t>
              </w:r>
            </w:ins>
            <w:ins w:id="5854" w:author="Haiyang Liu" w:date="2026-05-21T09:52:00Z" w16du:dateUtc="2026-05-21T02:52:00Z">
              <w:r w:rsidRPr="002E33E9">
                <w:rPr>
                  <w:color w:val="010205"/>
                  <w:sz w:val="22"/>
                  <w:szCs w:val="22"/>
                  <w:vertAlign w:val="superscript"/>
                  <w:rPrChange w:id="5855" w:author="Haiyang Liu" w:date="2026-05-21T09:53:00Z" w16du:dateUtc="2026-05-21T02:53:00Z">
                    <w:rPr>
                      <w:color w:val="010205"/>
                      <w:sz w:val="20"/>
                      <w:szCs w:val="20"/>
                      <w:vertAlign w:val="superscript"/>
                    </w:rPr>
                  </w:rPrChange>
                </w:rPr>
                <w:t>*</w:t>
              </w:r>
            </w:ins>
          </w:p>
        </w:tc>
        <w:tc>
          <w:tcPr>
            <w:tcW w:w="281" w:type="pct"/>
            <w:vAlign w:val="center"/>
            <w:tcPrChange w:id="5856" w:author="Haiyang Liu" w:date="2026-05-21T09:54:00Z" w16du:dateUtc="2026-05-21T02:54:00Z">
              <w:tcPr>
                <w:tcW w:w="0" w:type="auto"/>
                <w:gridSpan w:val="3"/>
                <w:vAlign w:val="center"/>
              </w:tcPr>
            </w:tcPrChange>
          </w:tcPr>
          <w:p w14:paraId="16402A93" w14:textId="77777777" w:rsidR="00BC2588" w:rsidRPr="002E33E9" w:rsidRDefault="00BC2588" w:rsidP="00BC2588">
            <w:pPr>
              <w:widowControl w:val="0"/>
              <w:autoSpaceDE w:val="0"/>
              <w:autoSpaceDN w:val="0"/>
              <w:adjustRightInd w:val="0"/>
              <w:snapToGrid w:val="0"/>
              <w:ind w:right="60"/>
              <w:jc w:val="right"/>
              <w:rPr>
                <w:ins w:id="5857" w:author="Haiyang Liu" w:date="2026-05-21T09:35:00Z" w16du:dateUtc="2026-05-21T02:35:00Z"/>
                <w:b/>
                <w:bCs/>
                <w:color w:val="000000"/>
                <w:kern w:val="2"/>
                <w:sz w:val="22"/>
                <w:szCs w:val="22"/>
              </w:rPr>
            </w:pPr>
            <w:ins w:id="5858" w:author="Haiyang Liu" w:date="2026-05-21T09:35:00Z" w16du:dateUtc="2026-05-21T02:35:00Z">
              <w:r w:rsidRPr="002E33E9">
                <w:rPr>
                  <w:b/>
                  <w:bCs/>
                  <w:color w:val="000000"/>
                  <w:kern w:val="2"/>
                  <w:sz w:val="22"/>
                  <w:szCs w:val="22"/>
                </w:rPr>
                <w:t>.848</w:t>
              </w:r>
            </w:ins>
          </w:p>
        </w:tc>
        <w:tc>
          <w:tcPr>
            <w:tcW w:w="258" w:type="pct"/>
            <w:vAlign w:val="center"/>
            <w:tcPrChange w:id="5859" w:author="Haiyang Liu" w:date="2026-05-21T09:54:00Z" w16du:dateUtc="2026-05-21T02:54:00Z">
              <w:tcPr>
                <w:tcW w:w="0" w:type="auto"/>
                <w:gridSpan w:val="2"/>
                <w:vAlign w:val="center"/>
              </w:tcPr>
            </w:tcPrChange>
          </w:tcPr>
          <w:p w14:paraId="36AE0B1E" w14:textId="77777777" w:rsidR="00BC2588" w:rsidRPr="002E33E9" w:rsidRDefault="00BC2588" w:rsidP="00BC2588">
            <w:pPr>
              <w:widowControl w:val="0"/>
              <w:autoSpaceDE w:val="0"/>
              <w:autoSpaceDN w:val="0"/>
              <w:adjustRightInd w:val="0"/>
              <w:snapToGrid w:val="0"/>
              <w:ind w:right="60"/>
              <w:jc w:val="right"/>
              <w:rPr>
                <w:ins w:id="5860" w:author="Haiyang Liu" w:date="2026-05-21T09:35:00Z" w16du:dateUtc="2026-05-21T02:35:00Z"/>
                <w:b/>
                <w:bCs/>
                <w:color w:val="000000"/>
                <w:kern w:val="2"/>
                <w:sz w:val="22"/>
                <w:szCs w:val="22"/>
              </w:rPr>
            </w:pPr>
          </w:p>
        </w:tc>
        <w:tc>
          <w:tcPr>
            <w:tcW w:w="172" w:type="pct"/>
            <w:vAlign w:val="center"/>
            <w:tcPrChange w:id="5861" w:author="Haiyang Liu" w:date="2026-05-21T09:54:00Z" w16du:dateUtc="2026-05-21T02:54:00Z">
              <w:tcPr>
                <w:tcW w:w="0" w:type="auto"/>
                <w:vAlign w:val="center"/>
              </w:tcPr>
            </w:tcPrChange>
          </w:tcPr>
          <w:p w14:paraId="4DED3CD6" w14:textId="77777777" w:rsidR="00BC2588" w:rsidRPr="002E33E9" w:rsidRDefault="00BC2588" w:rsidP="00BC2588">
            <w:pPr>
              <w:widowControl w:val="0"/>
              <w:autoSpaceDE w:val="0"/>
              <w:autoSpaceDN w:val="0"/>
              <w:adjustRightInd w:val="0"/>
              <w:snapToGrid w:val="0"/>
              <w:ind w:right="60"/>
              <w:jc w:val="right"/>
              <w:rPr>
                <w:ins w:id="5862" w:author="Haiyang Liu" w:date="2026-05-21T09:35:00Z" w16du:dateUtc="2026-05-21T02:35:00Z"/>
                <w:color w:val="000000"/>
                <w:kern w:val="2"/>
                <w:sz w:val="22"/>
                <w:szCs w:val="22"/>
              </w:rPr>
            </w:pPr>
          </w:p>
        </w:tc>
      </w:tr>
      <w:tr w:rsidR="00BC2588" w:rsidRPr="002E33E9" w14:paraId="6A4E2596" w14:textId="77777777" w:rsidTr="002E33E9">
        <w:trPr>
          <w:cantSplit/>
          <w:trHeight w:val="144"/>
          <w:jc w:val="center"/>
          <w:ins w:id="5863" w:author="Haiyang Liu" w:date="2026-05-21T09:35:00Z"/>
          <w:trPrChange w:id="5864" w:author="Haiyang Liu" w:date="2026-05-21T09:54:00Z" w16du:dateUtc="2026-05-21T02:54:00Z">
            <w:trPr>
              <w:cantSplit/>
              <w:trHeight w:val="144"/>
              <w:jc w:val="center"/>
            </w:trPr>
          </w:trPrChange>
        </w:trPr>
        <w:tc>
          <w:tcPr>
            <w:tcW w:w="1329" w:type="pct"/>
            <w:vAlign w:val="center"/>
            <w:tcPrChange w:id="5865" w:author="Haiyang Liu" w:date="2026-05-21T09:54:00Z" w16du:dateUtc="2026-05-21T02:54:00Z">
              <w:tcPr>
                <w:tcW w:w="4893" w:type="dxa"/>
                <w:gridSpan w:val="3"/>
                <w:vAlign w:val="center"/>
              </w:tcPr>
            </w:tcPrChange>
          </w:tcPr>
          <w:p w14:paraId="41397A85" w14:textId="75661C04" w:rsidR="00BC2588" w:rsidRPr="002E33E9" w:rsidRDefault="00BC2588" w:rsidP="00BC2588">
            <w:pPr>
              <w:widowControl w:val="0"/>
              <w:autoSpaceDE w:val="0"/>
              <w:autoSpaceDN w:val="0"/>
              <w:adjustRightInd w:val="0"/>
              <w:snapToGrid w:val="0"/>
              <w:ind w:right="60"/>
              <w:rPr>
                <w:ins w:id="5866" w:author="Haiyang Liu" w:date="2026-05-21T09:35:00Z" w16du:dateUtc="2026-05-21T02:35:00Z"/>
                <w:rFonts w:eastAsia="DengXian"/>
                <w:color w:val="000000"/>
                <w:kern w:val="2"/>
                <w:sz w:val="22"/>
                <w:szCs w:val="22"/>
              </w:rPr>
            </w:pPr>
            <w:ins w:id="5867" w:author="Haiyang Liu" w:date="2026-05-21T09:35:00Z" w16du:dateUtc="2026-05-21T02:35:00Z">
              <w:r w:rsidRPr="002E33E9">
                <w:rPr>
                  <w:rFonts w:eastAsia="DengXian"/>
                  <w:color w:val="000000"/>
                  <w:kern w:val="2"/>
                  <w:sz w:val="22"/>
                  <w:szCs w:val="22"/>
                </w:rPr>
                <w:t xml:space="preserve">11.Month 4 newcomer action error (mentor rated, </w:t>
              </w:r>
            </w:ins>
            <w:ins w:id="5868" w:author="Haiyang Liu" w:date="2026-05-21T10:28:00Z" w16du:dateUtc="2026-05-21T03:28:00Z">
              <w:r w:rsidR="00D71967">
                <w:rPr>
                  <w:rFonts w:eastAsia="DengXian"/>
                  <w:color w:val="000000"/>
                  <w:kern w:val="2"/>
                  <w:sz w:val="22"/>
                  <w:szCs w:val="22"/>
                </w:rPr>
                <w:t>W</w:t>
              </w:r>
            </w:ins>
            <w:ins w:id="5869" w:author="Haiyang Liu" w:date="2026-05-21T09:35:00Z" w16du:dateUtc="2026-05-21T02:35:00Z">
              <w:r w:rsidRPr="002E33E9">
                <w:rPr>
                  <w:rFonts w:eastAsia="DengXian"/>
                  <w:color w:val="000000"/>
                  <w:kern w:val="2"/>
                  <w:sz w:val="22"/>
                  <w:szCs w:val="22"/>
                </w:rPr>
                <w:t>4)</w:t>
              </w:r>
            </w:ins>
          </w:p>
        </w:tc>
        <w:tc>
          <w:tcPr>
            <w:tcW w:w="214" w:type="pct"/>
            <w:vAlign w:val="center"/>
            <w:tcPrChange w:id="5870" w:author="Haiyang Liu" w:date="2026-05-21T09:54:00Z" w16du:dateUtc="2026-05-21T02:54:00Z">
              <w:tcPr>
                <w:tcW w:w="0" w:type="auto"/>
                <w:gridSpan w:val="2"/>
                <w:vAlign w:val="center"/>
              </w:tcPr>
            </w:tcPrChange>
          </w:tcPr>
          <w:p w14:paraId="551E217F" w14:textId="77777777" w:rsidR="00BC2588" w:rsidRPr="002E33E9" w:rsidRDefault="00BC2588" w:rsidP="00BC2588">
            <w:pPr>
              <w:widowControl w:val="0"/>
              <w:autoSpaceDE w:val="0"/>
              <w:autoSpaceDN w:val="0"/>
              <w:adjustRightInd w:val="0"/>
              <w:snapToGrid w:val="0"/>
              <w:ind w:right="60"/>
              <w:jc w:val="right"/>
              <w:rPr>
                <w:ins w:id="5871" w:author="Haiyang Liu" w:date="2026-05-21T09:35:00Z" w16du:dateUtc="2026-05-21T02:35:00Z"/>
                <w:color w:val="000000"/>
                <w:sz w:val="22"/>
                <w:szCs w:val="22"/>
              </w:rPr>
            </w:pPr>
            <w:ins w:id="5872" w:author="Haiyang Liu" w:date="2026-05-21T09:35:00Z" w16du:dateUtc="2026-05-21T02:35:00Z">
              <w:r w:rsidRPr="002E33E9">
                <w:rPr>
                  <w:color w:val="000000"/>
                  <w:sz w:val="22"/>
                  <w:szCs w:val="22"/>
                </w:rPr>
                <w:t>1.751</w:t>
              </w:r>
            </w:ins>
          </w:p>
        </w:tc>
        <w:tc>
          <w:tcPr>
            <w:tcW w:w="214" w:type="pct"/>
            <w:vAlign w:val="center"/>
            <w:tcPrChange w:id="5873" w:author="Haiyang Liu" w:date="2026-05-21T09:54:00Z" w16du:dateUtc="2026-05-21T02:54:00Z">
              <w:tcPr>
                <w:tcW w:w="0" w:type="auto"/>
                <w:vAlign w:val="center"/>
              </w:tcPr>
            </w:tcPrChange>
          </w:tcPr>
          <w:p w14:paraId="7FF7F587" w14:textId="77777777" w:rsidR="00BC2588" w:rsidRPr="002E33E9" w:rsidRDefault="00BC2588" w:rsidP="00BC2588">
            <w:pPr>
              <w:widowControl w:val="0"/>
              <w:autoSpaceDE w:val="0"/>
              <w:autoSpaceDN w:val="0"/>
              <w:adjustRightInd w:val="0"/>
              <w:snapToGrid w:val="0"/>
              <w:ind w:right="60"/>
              <w:jc w:val="right"/>
              <w:rPr>
                <w:ins w:id="5874" w:author="Haiyang Liu" w:date="2026-05-21T09:35:00Z" w16du:dateUtc="2026-05-21T02:35:00Z"/>
                <w:color w:val="000000"/>
                <w:sz w:val="22"/>
                <w:szCs w:val="22"/>
              </w:rPr>
            </w:pPr>
            <w:ins w:id="5875" w:author="Haiyang Liu" w:date="2026-05-21T09:35:00Z" w16du:dateUtc="2026-05-21T02:35:00Z">
              <w:r w:rsidRPr="002E33E9">
                <w:rPr>
                  <w:color w:val="000000"/>
                  <w:sz w:val="22"/>
                  <w:szCs w:val="22"/>
                </w:rPr>
                <w:t>.562</w:t>
              </w:r>
            </w:ins>
          </w:p>
        </w:tc>
        <w:tc>
          <w:tcPr>
            <w:tcW w:w="281" w:type="pct"/>
            <w:vAlign w:val="center"/>
            <w:tcPrChange w:id="5876" w:author="Haiyang Liu" w:date="2026-05-21T09:54:00Z" w16du:dateUtc="2026-05-21T02:54:00Z">
              <w:tcPr>
                <w:tcW w:w="0" w:type="auto"/>
                <w:gridSpan w:val="2"/>
                <w:vAlign w:val="center"/>
              </w:tcPr>
            </w:tcPrChange>
          </w:tcPr>
          <w:p w14:paraId="66932790" w14:textId="77777777" w:rsidR="00BC2588" w:rsidRPr="002E33E9" w:rsidRDefault="00BC2588" w:rsidP="00BC2588">
            <w:pPr>
              <w:widowControl w:val="0"/>
              <w:autoSpaceDE w:val="0"/>
              <w:autoSpaceDN w:val="0"/>
              <w:adjustRightInd w:val="0"/>
              <w:snapToGrid w:val="0"/>
              <w:ind w:right="60"/>
              <w:jc w:val="right"/>
              <w:rPr>
                <w:ins w:id="5877" w:author="Haiyang Liu" w:date="2026-05-21T09:35:00Z" w16du:dateUtc="2026-05-21T02:35:00Z"/>
                <w:sz w:val="22"/>
                <w:szCs w:val="22"/>
              </w:rPr>
            </w:pPr>
            <w:ins w:id="5878" w:author="Haiyang Liu" w:date="2026-05-21T09:35:00Z" w16du:dateUtc="2026-05-21T02:35:00Z">
              <w:r w:rsidRPr="002E33E9">
                <w:rPr>
                  <w:color w:val="010205"/>
                  <w:sz w:val="22"/>
                  <w:szCs w:val="22"/>
                </w:rPr>
                <w:t>-.147</w:t>
              </w:r>
              <w:r w:rsidRPr="002E33E9">
                <w:rPr>
                  <w:color w:val="010205"/>
                  <w:sz w:val="22"/>
                  <w:szCs w:val="22"/>
                  <w:vertAlign w:val="superscript"/>
                </w:rPr>
                <w:t>*</w:t>
              </w:r>
            </w:ins>
          </w:p>
        </w:tc>
        <w:tc>
          <w:tcPr>
            <w:tcW w:w="281" w:type="pct"/>
            <w:vAlign w:val="center"/>
            <w:tcPrChange w:id="5879" w:author="Haiyang Liu" w:date="2026-05-21T09:54:00Z" w16du:dateUtc="2026-05-21T02:54:00Z">
              <w:tcPr>
                <w:tcW w:w="0" w:type="auto"/>
                <w:gridSpan w:val="2"/>
                <w:vAlign w:val="center"/>
              </w:tcPr>
            </w:tcPrChange>
          </w:tcPr>
          <w:p w14:paraId="3661B254" w14:textId="77777777" w:rsidR="00BC2588" w:rsidRPr="002E33E9" w:rsidRDefault="00BC2588" w:rsidP="00BC2588">
            <w:pPr>
              <w:widowControl w:val="0"/>
              <w:autoSpaceDE w:val="0"/>
              <w:autoSpaceDN w:val="0"/>
              <w:adjustRightInd w:val="0"/>
              <w:snapToGrid w:val="0"/>
              <w:ind w:right="60"/>
              <w:jc w:val="right"/>
              <w:rPr>
                <w:ins w:id="5880" w:author="Haiyang Liu" w:date="2026-05-21T09:35:00Z" w16du:dateUtc="2026-05-21T02:35:00Z"/>
                <w:sz w:val="22"/>
                <w:szCs w:val="22"/>
              </w:rPr>
            </w:pPr>
            <w:ins w:id="5881" w:author="Haiyang Liu" w:date="2026-05-21T09:35:00Z" w16du:dateUtc="2026-05-21T02:35:00Z">
              <w:r w:rsidRPr="002E33E9">
                <w:rPr>
                  <w:color w:val="010205"/>
                  <w:sz w:val="22"/>
                  <w:szCs w:val="22"/>
                </w:rPr>
                <w:t>-.048</w:t>
              </w:r>
            </w:ins>
          </w:p>
        </w:tc>
        <w:tc>
          <w:tcPr>
            <w:tcW w:w="281" w:type="pct"/>
            <w:vAlign w:val="center"/>
            <w:tcPrChange w:id="5882" w:author="Haiyang Liu" w:date="2026-05-21T09:54:00Z" w16du:dateUtc="2026-05-21T02:54:00Z">
              <w:tcPr>
                <w:tcW w:w="0" w:type="auto"/>
                <w:gridSpan w:val="2"/>
                <w:vAlign w:val="center"/>
              </w:tcPr>
            </w:tcPrChange>
          </w:tcPr>
          <w:p w14:paraId="5D031363" w14:textId="77777777" w:rsidR="00BC2588" w:rsidRPr="002E33E9" w:rsidRDefault="00BC2588" w:rsidP="00BC2588">
            <w:pPr>
              <w:widowControl w:val="0"/>
              <w:autoSpaceDE w:val="0"/>
              <w:autoSpaceDN w:val="0"/>
              <w:adjustRightInd w:val="0"/>
              <w:snapToGrid w:val="0"/>
              <w:ind w:right="60"/>
              <w:jc w:val="right"/>
              <w:rPr>
                <w:ins w:id="5883" w:author="Haiyang Liu" w:date="2026-05-21T09:35:00Z" w16du:dateUtc="2026-05-21T02:35:00Z"/>
                <w:sz w:val="22"/>
                <w:szCs w:val="22"/>
              </w:rPr>
            </w:pPr>
            <w:ins w:id="5884" w:author="Haiyang Liu" w:date="2026-05-21T09:35:00Z" w16du:dateUtc="2026-05-21T02:35:00Z">
              <w:r w:rsidRPr="002E33E9">
                <w:rPr>
                  <w:color w:val="010205"/>
                  <w:sz w:val="22"/>
                  <w:szCs w:val="22"/>
                </w:rPr>
                <w:t>-.059</w:t>
              </w:r>
            </w:ins>
          </w:p>
        </w:tc>
        <w:tc>
          <w:tcPr>
            <w:tcW w:w="281" w:type="pct"/>
            <w:vAlign w:val="center"/>
            <w:tcPrChange w:id="5885" w:author="Haiyang Liu" w:date="2026-05-21T09:54:00Z" w16du:dateUtc="2026-05-21T02:54:00Z">
              <w:tcPr>
                <w:tcW w:w="0" w:type="auto"/>
                <w:gridSpan w:val="2"/>
                <w:vAlign w:val="center"/>
              </w:tcPr>
            </w:tcPrChange>
          </w:tcPr>
          <w:p w14:paraId="5A0B92C2" w14:textId="5C7F1D21" w:rsidR="00BC2588" w:rsidRPr="002E33E9" w:rsidRDefault="00BC2588" w:rsidP="00BC2588">
            <w:pPr>
              <w:widowControl w:val="0"/>
              <w:autoSpaceDE w:val="0"/>
              <w:autoSpaceDN w:val="0"/>
              <w:adjustRightInd w:val="0"/>
              <w:snapToGrid w:val="0"/>
              <w:ind w:right="60"/>
              <w:jc w:val="right"/>
              <w:rPr>
                <w:ins w:id="5886" w:author="Haiyang Liu" w:date="2026-05-21T09:35:00Z" w16du:dateUtc="2026-05-21T02:35:00Z"/>
                <w:sz w:val="22"/>
                <w:szCs w:val="22"/>
              </w:rPr>
            </w:pPr>
            <w:ins w:id="5887" w:author="Haiyang Liu" w:date="2026-05-21T09:35:00Z" w16du:dateUtc="2026-05-21T02:35:00Z">
              <w:r w:rsidRPr="002E33E9">
                <w:rPr>
                  <w:color w:val="010205"/>
                  <w:sz w:val="22"/>
                  <w:szCs w:val="22"/>
                </w:rPr>
                <w:t>-.192</w:t>
              </w:r>
              <w:r w:rsidRPr="002E33E9">
                <w:rPr>
                  <w:color w:val="010205"/>
                  <w:sz w:val="22"/>
                  <w:szCs w:val="22"/>
                  <w:vertAlign w:val="superscript"/>
                </w:rPr>
                <w:t>**</w:t>
              </w:r>
            </w:ins>
            <w:ins w:id="5888" w:author="Haiyang Liu" w:date="2026-05-21T09:48:00Z" w16du:dateUtc="2026-05-21T02:48:00Z">
              <w:r w:rsidRPr="002E33E9">
                <w:rPr>
                  <w:color w:val="010205"/>
                  <w:sz w:val="22"/>
                  <w:szCs w:val="22"/>
                  <w:vertAlign w:val="superscript"/>
                </w:rPr>
                <w:t>*</w:t>
              </w:r>
            </w:ins>
          </w:p>
        </w:tc>
        <w:tc>
          <w:tcPr>
            <w:tcW w:w="281" w:type="pct"/>
            <w:vAlign w:val="center"/>
            <w:tcPrChange w:id="5889" w:author="Haiyang Liu" w:date="2026-05-21T09:54:00Z" w16du:dateUtc="2026-05-21T02:54:00Z">
              <w:tcPr>
                <w:tcW w:w="0" w:type="auto"/>
                <w:gridSpan w:val="2"/>
                <w:vAlign w:val="center"/>
              </w:tcPr>
            </w:tcPrChange>
          </w:tcPr>
          <w:p w14:paraId="0909F57F" w14:textId="77777777" w:rsidR="00BC2588" w:rsidRPr="002E33E9" w:rsidRDefault="00BC2588" w:rsidP="00BC2588">
            <w:pPr>
              <w:widowControl w:val="0"/>
              <w:autoSpaceDE w:val="0"/>
              <w:autoSpaceDN w:val="0"/>
              <w:adjustRightInd w:val="0"/>
              <w:snapToGrid w:val="0"/>
              <w:ind w:right="60"/>
              <w:jc w:val="right"/>
              <w:rPr>
                <w:ins w:id="5890" w:author="Haiyang Liu" w:date="2026-05-21T09:35:00Z" w16du:dateUtc="2026-05-21T02:35:00Z"/>
                <w:sz w:val="22"/>
                <w:szCs w:val="22"/>
              </w:rPr>
            </w:pPr>
            <w:ins w:id="5891" w:author="Haiyang Liu" w:date="2026-05-21T09:35:00Z" w16du:dateUtc="2026-05-21T02:35:00Z">
              <w:r w:rsidRPr="002E33E9">
                <w:rPr>
                  <w:color w:val="010205"/>
                  <w:sz w:val="22"/>
                  <w:szCs w:val="22"/>
                </w:rPr>
                <w:t>-.038</w:t>
              </w:r>
            </w:ins>
          </w:p>
        </w:tc>
        <w:tc>
          <w:tcPr>
            <w:tcW w:w="281" w:type="pct"/>
            <w:vAlign w:val="center"/>
            <w:tcPrChange w:id="5892" w:author="Haiyang Liu" w:date="2026-05-21T09:54:00Z" w16du:dateUtc="2026-05-21T02:54:00Z">
              <w:tcPr>
                <w:tcW w:w="0" w:type="auto"/>
                <w:gridSpan w:val="2"/>
                <w:vAlign w:val="center"/>
              </w:tcPr>
            </w:tcPrChange>
          </w:tcPr>
          <w:p w14:paraId="5E1BB485" w14:textId="77777777" w:rsidR="00BC2588" w:rsidRPr="002E33E9" w:rsidRDefault="00BC2588" w:rsidP="00BC2588">
            <w:pPr>
              <w:widowControl w:val="0"/>
              <w:autoSpaceDE w:val="0"/>
              <w:autoSpaceDN w:val="0"/>
              <w:adjustRightInd w:val="0"/>
              <w:snapToGrid w:val="0"/>
              <w:ind w:right="60"/>
              <w:jc w:val="right"/>
              <w:rPr>
                <w:ins w:id="5893" w:author="Haiyang Liu" w:date="2026-05-21T09:35:00Z" w16du:dateUtc="2026-05-21T02:35:00Z"/>
                <w:sz w:val="22"/>
                <w:szCs w:val="22"/>
              </w:rPr>
            </w:pPr>
            <w:ins w:id="5894" w:author="Haiyang Liu" w:date="2026-05-21T09:35:00Z" w16du:dateUtc="2026-05-21T02:35:00Z">
              <w:r w:rsidRPr="002E33E9">
                <w:rPr>
                  <w:color w:val="010205"/>
                  <w:sz w:val="22"/>
                  <w:szCs w:val="22"/>
                </w:rPr>
                <w:t>-.018</w:t>
              </w:r>
            </w:ins>
          </w:p>
        </w:tc>
        <w:tc>
          <w:tcPr>
            <w:tcW w:w="281" w:type="pct"/>
            <w:vAlign w:val="center"/>
            <w:tcPrChange w:id="5895" w:author="Haiyang Liu" w:date="2026-05-21T09:54:00Z" w16du:dateUtc="2026-05-21T02:54:00Z">
              <w:tcPr>
                <w:tcW w:w="0" w:type="auto"/>
                <w:gridSpan w:val="2"/>
                <w:vAlign w:val="center"/>
              </w:tcPr>
            </w:tcPrChange>
          </w:tcPr>
          <w:p w14:paraId="67E932AC" w14:textId="45286BF0" w:rsidR="00BC2588" w:rsidRPr="002E33E9" w:rsidRDefault="00BC2588" w:rsidP="00BC2588">
            <w:pPr>
              <w:widowControl w:val="0"/>
              <w:autoSpaceDE w:val="0"/>
              <w:autoSpaceDN w:val="0"/>
              <w:adjustRightInd w:val="0"/>
              <w:snapToGrid w:val="0"/>
              <w:ind w:right="60"/>
              <w:jc w:val="right"/>
              <w:rPr>
                <w:ins w:id="5896" w:author="Haiyang Liu" w:date="2026-05-21T09:35:00Z" w16du:dateUtc="2026-05-21T02:35:00Z"/>
                <w:sz w:val="22"/>
                <w:szCs w:val="22"/>
              </w:rPr>
            </w:pPr>
            <w:ins w:id="5897" w:author="Haiyang Liu" w:date="2026-05-21T09:51:00Z" w16du:dateUtc="2026-05-21T02:51:00Z">
              <w:r w:rsidRPr="002E33E9">
                <w:rPr>
                  <w:color w:val="010205"/>
                  <w:sz w:val="22"/>
                  <w:szCs w:val="22"/>
                  <w:rPrChange w:id="5898" w:author="Haiyang Liu" w:date="2026-05-21T09:53:00Z" w16du:dateUtc="2026-05-21T02:53:00Z">
                    <w:rPr>
                      <w:color w:val="010205"/>
                      <w:sz w:val="20"/>
                      <w:szCs w:val="20"/>
                    </w:rPr>
                  </w:rPrChange>
                </w:rPr>
                <w:t>.006</w:t>
              </w:r>
            </w:ins>
          </w:p>
        </w:tc>
        <w:tc>
          <w:tcPr>
            <w:tcW w:w="281" w:type="pct"/>
            <w:vAlign w:val="center"/>
            <w:tcPrChange w:id="5899" w:author="Haiyang Liu" w:date="2026-05-21T09:54:00Z" w16du:dateUtc="2026-05-21T02:54:00Z">
              <w:tcPr>
                <w:tcW w:w="0" w:type="auto"/>
                <w:gridSpan w:val="2"/>
                <w:vAlign w:val="center"/>
              </w:tcPr>
            </w:tcPrChange>
          </w:tcPr>
          <w:p w14:paraId="7849E0F3" w14:textId="144D7844" w:rsidR="00BC2588" w:rsidRPr="002E33E9" w:rsidRDefault="00BC2588" w:rsidP="00BC2588">
            <w:pPr>
              <w:widowControl w:val="0"/>
              <w:autoSpaceDE w:val="0"/>
              <w:autoSpaceDN w:val="0"/>
              <w:adjustRightInd w:val="0"/>
              <w:snapToGrid w:val="0"/>
              <w:ind w:right="60"/>
              <w:jc w:val="right"/>
              <w:rPr>
                <w:ins w:id="5900" w:author="Haiyang Liu" w:date="2026-05-21T09:35:00Z" w16du:dateUtc="2026-05-21T02:35:00Z"/>
                <w:sz w:val="22"/>
                <w:szCs w:val="22"/>
              </w:rPr>
            </w:pPr>
            <w:ins w:id="5901" w:author="Haiyang Liu" w:date="2026-05-21T09:35:00Z" w16du:dateUtc="2026-05-21T02:35:00Z">
              <w:r w:rsidRPr="002E33E9">
                <w:rPr>
                  <w:color w:val="010205"/>
                  <w:sz w:val="22"/>
                  <w:szCs w:val="22"/>
                </w:rPr>
                <w:t>.457</w:t>
              </w:r>
              <w:r w:rsidRPr="002E33E9">
                <w:rPr>
                  <w:color w:val="010205"/>
                  <w:sz w:val="22"/>
                  <w:szCs w:val="22"/>
                  <w:vertAlign w:val="superscript"/>
                </w:rPr>
                <w:t>*</w:t>
              </w:r>
            </w:ins>
            <w:ins w:id="5902" w:author="Haiyang Liu" w:date="2026-05-21T09:52:00Z" w16du:dateUtc="2026-05-21T02:52:00Z">
              <w:r w:rsidRPr="002E33E9">
                <w:rPr>
                  <w:color w:val="010205"/>
                  <w:sz w:val="22"/>
                  <w:szCs w:val="22"/>
                  <w:vertAlign w:val="superscript"/>
                  <w:rPrChange w:id="5903" w:author="Haiyang Liu" w:date="2026-05-21T09:53:00Z" w16du:dateUtc="2026-05-21T02:53:00Z">
                    <w:rPr>
                      <w:color w:val="010205"/>
                      <w:sz w:val="20"/>
                      <w:szCs w:val="20"/>
                      <w:vertAlign w:val="superscript"/>
                    </w:rPr>
                  </w:rPrChange>
                </w:rPr>
                <w:t>*</w:t>
              </w:r>
            </w:ins>
            <w:ins w:id="5904" w:author="Haiyang Liu" w:date="2026-05-21T09:35:00Z" w16du:dateUtc="2026-05-21T02:35:00Z">
              <w:r w:rsidRPr="002E33E9">
                <w:rPr>
                  <w:color w:val="010205"/>
                  <w:sz w:val="22"/>
                  <w:szCs w:val="22"/>
                  <w:vertAlign w:val="superscript"/>
                </w:rPr>
                <w:t>*</w:t>
              </w:r>
            </w:ins>
          </w:p>
        </w:tc>
        <w:tc>
          <w:tcPr>
            <w:tcW w:w="281" w:type="pct"/>
            <w:vAlign w:val="center"/>
            <w:tcPrChange w:id="5905" w:author="Haiyang Liu" w:date="2026-05-21T09:54:00Z" w16du:dateUtc="2026-05-21T02:54:00Z">
              <w:tcPr>
                <w:tcW w:w="0" w:type="auto"/>
                <w:gridSpan w:val="2"/>
                <w:vAlign w:val="center"/>
              </w:tcPr>
            </w:tcPrChange>
          </w:tcPr>
          <w:p w14:paraId="4547BCC5" w14:textId="51174C1C" w:rsidR="00BC2588" w:rsidRPr="002E33E9" w:rsidRDefault="00BC2588" w:rsidP="00BC2588">
            <w:pPr>
              <w:widowControl w:val="0"/>
              <w:autoSpaceDE w:val="0"/>
              <w:autoSpaceDN w:val="0"/>
              <w:adjustRightInd w:val="0"/>
              <w:snapToGrid w:val="0"/>
              <w:ind w:right="60"/>
              <w:jc w:val="right"/>
              <w:rPr>
                <w:ins w:id="5906" w:author="Haiyang Liu" w:date="2026-05-21T09:35:00Z" w16du:dateUtc="2026-05-21T02:35:00Z"/>
                <w:sz w:val="22"/>
                <w:szCs w:val="22"/>
              </w:rPr>
            </w:pPr>
            <w:ins w:id="5907" w:author="Haiyang Liu" w:date="2026-05-21T09:35:00Z" w16du:dateUtc="2026-05-21T02:35:00Z">
              <w:r w:rsidRPr="002E33E9">
                <w:rPr>
                  <w:color w:val="010205"/>
                  <w:sz w:val="22"/>
                  <w:szCs w:val="22"/>
                </w:rPr>
                <w:t>.547</w:t>
              </w:r>
              <w:r w:rsidRPr="002E33E9">
                <w:rPr>
                  <w:color w:val="010205"/>
                  <w:sz w:val="22"/>
                  <w:szCs w:val="22"/>
                  <w:vertAlign w:val="superscript"/>
                </w:rPr>
                <w:t>**</w:t>
              </w:r>
            </w:ins>
            <w:ins w:id="5908" w:author="Haiyang Liu" w:date="2026-05-21T09:52:00Z" w16du:dateUtc="2026-05-21T02:52:00Z">
              <w:r w:rsidRPr="002E33E9">
                <w:rPr>
                  <w:color w:val="010205"/>
                  <w:sz w:val="22"/>
                  <w:szCs w:val="22"/>
                  <w:vertAlign w:val="superscript"/>
                  <w:rPrChange w:id="5909" w:author="Haiyang Liu" w:date="2026-05-21T09:53:00Z" w16du:dateUtc="2026-05-21T02:53:00Z">
                    <w:rPr>
                      <w:color w:val="010205"/>
                      <w:sz w:val="20"/>
                      <w:szCs w:val="20"/>
                      <w:vertAlign w:val="superscript"/>
                    </w:rPr>
                  </w:rPrChange>
                </w:rPr>
                <w:t>*</w:t>
              </w:r>
            </w:ins>
          </w:p>
        </w:tc>
        <w:tc>
          <w:tcPr>
            <w:tcW w:w="281" w:type="pct"/>
            <w:vAlign w:val="center"/>
            <w:tcPrChange w:id="5910" w:author="Haiyang Liu" w:date="2026-05-21T09:54:00Z" w16du:dateUtc="2026-05-21T02:54:00Z">
              <w:tcPr>
                <w:tcW w:w="0" w:type="auto"/>
                <w:gridSpan w:val="3"/>
                <w:vAlign w:val="center"/>
              </w:tcPr>
            </w:tcPrChange>
          </w:tcPr>
          <w:p w14:paraId="6C219A05" w14:textId="26689F49" w:rsidR="00BC2588" w:rsidRPr="002E33E9" w:rsidRDefault="00BC2588" w:rsidP="00BC2588">
            <w:pPr>
              <w:widowControl w:val="0"/>
              <w:autoSpaceDE w:val="0"/>
              <w:autoSpaceDN w:val="0"/>
              <w:adjustRightInd w:val="0"/>
              <w:snapToGrid w:val="0"/>
              <w:ind w:right="60"/>
              <w:jc w:val="right"/>
              <w:rPr>
                <w:ins w:id="5911" w:author="Haiyang Liu" w:date="2026-05-21T09:35:00Z" w16du:dateUtc="2026-05-21T02:35:00Z"/>
                <w:sz w:val="22"/>
                <w:szCs w:val="22"/>
              </w:rPr>
            </w:pPr>
            <w:ins w:id="5912" w:author="Haiyang Liu" w:date="2026-05-21T09:35:00Z" w16du:dateUtc="2026-05-21T02:35:00Z">
              <w:r w:rsidRPr="002E33E9">
                <w:rPr>
                  <w:color w:val="010205"/>
                  <w:sz w:val="22"/>
                  <w:szCs w:val="22"/>
                </w:rPr>
                <w:t>.526</w:t>
              </w:r>
              <w:r w:rsidRPr="002E33E9">
                <w:rPr>
                  <w:color w:val="010205"/>
                  <w:sz w:val="22"/>
                  <w:szCs w:val="22"/>
                  <w:vertAlign w:val="superscript"/>
                </w:rPr>
                <w:t>**</w:t>
              </w:r>
            </w:ins>
            <w:ins w:id="5913" w:author="Haiyang Liu" w:date="2026-05-21T09:52:00Z" w16du:dateUtc="2026-05-21T02:52:00Z">
              <w:r w:rsidRPr="002E33E9">
                <w:rPr>
                  <w:color w:val="010205"/>
                  <w:sz w:val="22"/>
                  <w:szCs w:val="22"/>
                  <w:vertAlign w:val="superscript"/>
                  <w:rPrChange w:id="5914" w:author="Haiyang Liu" w:date="2026-05-21T09:53:00Z" w16du:dateUtc="2026-05-21T02:53:00Z">
                    <w:rPr>
                      <w:color w:val="010205"/>
                      <w:sz w:val="20"/>
                      <w:szCs w:val="20"/>
                      <w:vertAlign w:val="superscript"/>
                    </w:rPr>
                  </w:rPrChange>
                </w:rPr>
                <w:t>*</w:t>
              </w:r>
            </w:ins>
          </w:p>
        </w:tc>
        <w:tc>
          <w:tcPr>
            <w:tcW w:w="258" w:type="pct"/>
            <w:vAlign w:val="center"/>
            <w:tcPrChange w:id="5915" w:author="Haiyang Liu" w:date="2026-05-21T09:54:00Z" w16du:dateUtc="2026-05-21T02:54:00Z">
              <w:tcPr>
                <w:tcW w:w="0" w:type="auto"/>
                <w:gridSpan w:val="2"/>
                <w:vAlign w:val="center"/>
              </w:tcPr>
            </w:tcPrChange>
          </w:tcPr>
          <w:p w14:paraId="601EA474" w14:textId="77777777" w:rsidR="00BC2588" w:rsidRPr="002E33E9" w:rsidRDefault="00BC2588" w:rsidP="00BC2588">
            <w:pPr>
              <w:widowControl w:val="0"/>
              <w:autoSpaceDE w:val="0"/>
              <w:autoSpaceDN w:val="0"/>
              <w:adjustRightInd w:val="0"/>
              <w:snapToGrid w:val="0"/>
              <w:ind w:right="60"/>
              <w:jc w:val="right"/>
              <w:rPr>
                <w:ins w:id="5916" w:author="Haiyang Liu" w:date="2026-05-21T09:35:00Z" w16du:dateUtc="2026-05-21T02:35:00Z"/>
                <w:b/>
                <w:bCs/>
                <w:sz w:val="22"/>
                <w:szCs w:val="22"/>
              </w:rPr>
            </w:pPr>
            <w:ins w:id="5917" w:author="Haiyang Liu" w:date="2026-05-21T09:35:00Z" w16du:dateUtc="2026-05-21T02:35:00Z">
              <w:r w:rsidRPr="002E33E9">
                <w:rPr>
                  <w:b/>
                  <w:bCs/>
                  <w:sz w:val="22"/>
                  <w:szCs w:val="22"/>
                </w:rPr>
                <w:t>.725</w:t>
              </w:r>
            </w:ins>
          </w:p>
        </w:tc>
        <w:tc>
          <w:tcPr>
            <w:tcW w:w="172" w:type="pct"/>
            <w:vAlign w:val="center"/>
            <w:tcPrChange w:id="5918" w:author="Haiyang Liu" w:date="2026-05-21T09:54:00Z" w16du:dateUtc="2026-05-21T02:54:00Z">
              <w:tcPr>
                <w:tcW w:w="0" w:type="auto"/>
                <w:vAlign w:val="center"/>
              </w:tcPr>
            </w:tcPrChange>
          </w:tcPr>
          <w:p w14:paraId="1297F2E6" w14:textId="77777777" w:rsidR="00BC2588" w:rsidRPr="002E33E9" w:rsidRDefault="00BC2588" w:rsidP="00BC2588">
            <w:pPr>
              <w:widowControl w:val="0"/>
              <w:autoSpaceDE w:val="0"/>
              <w:autoSpaceDN w:val="0"/>
              <w:adjustRightInd w:val="0"/>
              <w:snapToGrid w:val="0"/>
              <w:ind w:right="60"/>
              <w:jc w:val="right"/>
              <w:rPr>
                <w:ins w:id="5919" w:author="Haiyang Liu" w:date="2026-05-21T09:35:00Z" w16du:dateUtc="2026-05-21T02:35:00Z"/>
                <w:b/>
                <w:bCs/>
                <w:sz w:val="22"/>
                <w:szCs w:val="22"/>
              </w:rPr>
            </w:pPr>
          </w:p>
        </w:tc>
      </w:tr>
      <w:tr w:rsidR="00BC2588" w:rsidRPr="002E33E9" w14:paraId="70EA2399" w14:textId="77777777" w:rsidTr="002E33E9">
        <w:trPr>
          <w:cantSplit/>
          <w:trHeight w:val="144"/>
          <w:jc w:val="center"/>
          <w:ins w:id="5920" w:author="Haiyang Liu" w:date="2026-05-21T09:35:00Z"/>
          <w:trPrChange w:id="5921" w:author="Haiyang Liu" w:date="2026-05-21T09:54:00Z" w16du:dateUtc="2026-05-21T02:54:00Z">
            <w:trPr>
              <w:cantSplit/>
              <w:trHeight w:val="144"/>
              <w:jc w:val="center"/>
            </w:trPr>
          </w:trPrChange>
        </w:trPr>
        <w:tc>
          <w:tcPr>
            <w:tcW w:w="1329" w:type="pct"/>
            <w:tcBorders>
              <w:bottom w:val="single" w:sz="4" w:space="0" w:color="auto"/>
            </w:tcBorders>
            <w:vAlign w:val="center"/>
            <w:tcPrChange w:id="5922" w:author="Haiyang Liu" w:date="2026-05-21T09:54:00Z" w16du:dateUtc="2026-05-21T02:54:00Z">
              <w:tcPr>
                <w:tcW w:w="4893" w:type="dxa"/>
                <w:gridSpan w:val="3"/>
                <w:tcBorders>
                  <w:bottom w:val="single" w:sz="4" w:space="0" w:color="auto"/>
                </w:tcBorders>
                <w:vAlign w:val="center"/>
              </w:tcPr>
            </w:tcPrChange>
          </w:tcPr>
          <w:p w14:paraId="5304E8FF" w14:textId="0ED3252D" w:rsidR="00BC2588" w:rsidRPr="002E33E9" w:rsidRDefault="00BC2588" w:rsidP="00BC2588">
            <w:pPr>
              <w:widowControl w:val="0"/>
              <w:autoSpaceDE w:val="0"/>
              <w:autoSpaceDN w:val="0"/>
              <w:adjustRightInd w:val="0"/>
              <w:snapToGrid w:val="0"/>
              <w:ind w:right="60"/>
              <w:rPr>
                <w:ins w:id="5923" w:author="Haiyang Liu" w:date="2026-05-21T09:35:00Z" w16du:dateUtc="2026-05-21T02:35:00Z"/>
                <w:rFonts w:eastAsia="DengXian"/>
                <w:color w:val="000000"/>
                <w:kern w:val="2"/>
                <w:sz w:val="22"/>
                <w:szCs w:val="22"/>
              </w:rPr>
            </w:pPr>
            <w:ins w:id="5924" w:author="Haiyang Liu" w:date="2026-05-21T09:35:00Z" w16du:dateUtc="2026-05-21T02:35:00Z">
              <w:r w:rsidRPr="002E33E9">
                <w:rPr>
                  <w:rFonts w:eastAsia="DengXian"/>
                  <w:color w:val="000000"/>
                  <w:kern w:val="2"/>
                  <w:sz w:val="22"/>
                  <w:szCs w:val="22"/>
                </w:rPr>
                <w:t xml:space="preserve">12.Newcomer overall performance (leader rated, </w:t>
              </w:r>
            </w:ins>
            <w:ins w:id="5925" w:author="Haiyang Liu" w:date="2026-05-21T10:29:00Z" w16du:dateUtc="2026-05-21T03:29:00Z">
              <w:r w:rsidR="00D71967">
                <w:rPr>
                  <w:rFonts w:eastAsia="DengXian"/>
                  <w:color w:val="000000"/>
                  <w:kern w:val="2"/>
                  <w:sz w:val="22"/>
                  <w:szCs w:val="22"/>
                </w:rPr>
                <w:t>W</w:t>
              </w:r>
            </w:ins>
            <w:ins w:id="5926" w:author="Haiyang Liu" w:date="2026-05-21T09:35:00Z" w16du:dateUtc="2026-05-21T02:35:00Z">
              <w:r w:rsidRPr="002E33E9">
                <w:rPr>
                  <w:rFonts w:eastAsia="DengXian"/>
                  <w:color w:val="000000"/>
                  <w:kern w:val="2"/>
                  <w:sz w:val="22"/>
                  <w:szCs w:val="22"/>
                </w:rPr>
                <w:t>4)</w:t>
              </w:r>
            </w:ins>
          </w:p>
        </w:tc>
        <w:tc>
          <w:tcPr>
            <w:tcW w:w="214" w:type="pct"/>
            <w:tcBorders>
              <w:bottom w:val="single" w:sz="4" w:space="0" w:color="auto"/>
            </w:tcBorders>
            <w:vAlign w:val="center"/>
            <w:tcPrChange w:id="5927" w:author="Haiyang Liu" w:date="2026-05-21T09:54:00Z" w16du:dateUtc="2026-05-21T02:54:00Z">
              <w:tcPr>
                <w:tcW w:w="0" w:type="auto"/>
                <w:gridSpan w:val="2"/>
                <w:tcBorders>
                  <w:bottom w:val="single" w:sz="4" w:space="0" w:color="auto"/>
                </w:tcBorders>
                <w:vAlign w:val="center"/>
              </w:tcPr>
            </w:tcPrChange>
          </w:tcPr>
          <w:p w14:paraId="7E6B61FD" w14:textId="77777777" w:rsidR="00BC2588" w:rsidRPr="002E33E9" w:rsidRDefault="00BC2588" w:rsidP="00BC2588">
            <w:pPr>
              <w:widowControl w:val="0"/>
              <w:autoSpaceDE w:val="0"/>
              <w:autoSpaceDN w:val="0"/>
              <w:adjustRightInd w:val="0"/>
              <w:snapToGrid w:val="0"/>
              <w:ind w:right="60"/>
              <w:jc w:val="right"/>
              <w:rPr>
                <w:ins w:id="5928" w:author="Haiyang Liu" w:date="2026-05-21T09:35:00Z" w16du:dateUtc="2026-05-21T02:35:00Z"/>
                <w:color w:val="000000"/>
                <w:sz w:val="22"/>
                <w:szCs w:val="22"/>
              </w:rPr>
            </w:pPr>
            <w:ins w:id="5929" w:author="Haiyang Liu" w:date="2026-05-21T09:35:00Z" w16du:dateUtc="2026-05-21T02:35:00Z">
              <w:r w:rsidRPr="002E33E9">
                <w:rPr>
                  <w:color w:val="000000"/>
                  <w:sz w:val="22"/>
                  <w:szCs w:val="22"/>
                </w:rPr>
                <w:t>5.484</w:t>
              </w:r>
            </w:ins>
          </w:p>
        </w:tc>
        <w:tc>
          <w:tcPr>
            <w:tcW w:w="214" w:type="pct"/>
            <w:tcBorders>
              <w:bottom w:val="single" w:sz="4" w:space="0" w:color="auto"/>
            </w:tcBorders>
            <w:vAlign w:val="center"/>
            <w:tcPrChange w:id="5930" w:author="Haiyang Liu" w:date="2026-05-21T09:54:00Z" w16du:dateUtc="2026-05-21T02:54:00Z">
              <w:tcPr>
                <w:tcW w:w="0" w:type="auto"/>
                <w:tcBorders>
                  <w:bottom w:val="single" w:sz="4" w:space="0" w:color="auto"/>
                </w:tcBorders>
                <w:vAlign w:val="center"/>
              </w:tcPr>
            </w:tcPrChange>
          </w:tcPr>
          <w:p w14:paraId="789B2191" w14:textId="77777777" w:rsidR="00BC2588" w:rsidRPr="002E33E9" w:rsidRDefault="00BC2588" w:rsidP="00BC2588">
            <w:pPr>
              <w:widowControl w:val="0"/>
              <w:autoSpaceDE w:val="0"/>
              <w:autoSpaceDN w:val="0"/>
              <w:adjustRightInd w:val="0"/>
              <w:snapToGrid w:val="0"/>
              <w:ind w:right="60"/>
              <w:jc w:val="right"/>
              <w:rPr>
                <w:ins w:id="5931" w:author="Haiyang Liu" w:date="2026-05-21T09:35:00Z" w16du:dateUtc="2026-05-21T02:35:00Z"/>
                <w:color w:val="000000"/>
                <w:sz w:val="22"/>
                <w:szCs w:val="22"/>
              </w:rPr>
            </w:pPr>
            <w:ins w:id="5932" w:author="Haiyang Liu" w:date="2026-05-21T09:35:00Z" w16du:dateUtc="2026-05-21T02:35:00Z">
              <w:r w:rsidRPr="002E33E9">
                <w:rPr>
                  <w:color w:val="000000"/>
                  <w:sz w:val="22"/>
                  <w:szCs w:val="22"/>
                </w:rPr>
                <w:t>.884</w:t>
              </w:r>
            </w:ins>
          </w:p>
        </w:tc>
        <w:tc>
          <w:tcPr>
            <w:tcW w:w="281" w:type="pct"/>
            <w:tcBorders>
              <w:bottom w:val="single" w:sz="4" w:space="0" w:color="auto"/>
            </w:tcBorders>
            <w:vAlign w:val="center"/>
            <w:tcPrChange w:id="5933" w:author="Haiyang Liu" w:date="2026-05-21T09:54:00Z" w16du:dateUtc="2026-05-21T02:54:00Z">
              <w:tcPr>
                <w:tcW w:w="0" w:type="auto"/>
                <w:gridSpan w:val="2"/>
                <w:tcBorders>
                  <w:bottom w:val="single" w:sz="4" w:space="0" w:color="auto"/>
                </w:tcBorders>
                <w:vAlign w:val="center"/>
              </w:tcPr>
            </w:tcPrChange>
          </w:tcPr>
          <w:p w14:paraId="72639ED9" w14:textId="78EBDD07" w:rsidR="00BC2588" w:rsidRPr="002E33E9" w:rsidRDefault="00BC2588" w:rsidP="00BC2588">
            <w:pPr>
              <w:widowControl w:val="0"/>
              <w:autoSpaceDE w:val="0"/>
              <w:autoSpaceDN w:val="0"/>
              <w:adjustRightInd w:val="0"/>
              <w:snapToGrid w:val="0"/>
              <w:ind w:right="60"/>
              <w:jc w:val="right"/>
              <w:rPr>
                <w:ins w:id="5934" w:author="Haiyang Liu" w:date="2026-05-21T09:35:00Z" w16du:dateUtc="2026-05-21T02:35:00Z"/>
                <w:sz w:val="22"/>
                <w:szCs w:val="22"/>
              </w:rPr>
            </w:pPr>
            <w:ins w:id="5935" w:author="Haiyang Liu" w:date="2026-05-21T09:35:00Z" w16du:dateUtc="2026-05-21T02:35:00Z">
              <w:r w:rsidRPr="002E33E9">
                <w:rPr>
                  <w:color w:val="010205"/>
                  <w:sz w:val="22"/>
                  <w:szCs w:val="22"/>
                </w:rPr>
                <w:t>.260</w:t>
              </w:r>
              <w:r w:rsidRPr="002E33E9">
                <w:rPr>
                  <w:color w:val="010205"/>
                  <w:sz w:val="22"/>
                  <w:szCs w:val="22"/>
                  <w:vertAlign w:val="superscript"/>
                </w:rPr>
                <w:t>**</w:t>
              </w:r>
            </w:ins>
            <w:ins w:id="5936" w:author="Haiyang Liu" w:date="2026-05-21T09:38:00Z" w16du:dateUtc="2026-05-21T02:38:00Z">
              <w:r w:rsidRPr="002E33E9">
                <w:rPr>
                  <w:color w:val="010205"/>
                  <w:sz w:val="22"/>
                  <w:szCs w:val="22"/>
                  <w:vertAlign w:val="superscript"/>
                </w:rPr>
                <w:t>*</w:t>
              </w:r>
            </w:ins>
          </w:p>
        </w:tc>
        <w:tc>
          <w:tcPr>
            <w:tcW w:w="281" w:type="pct"/>
            <w:tcBorders>
              <w:bottom w:val="single" w:sz="4" w:space="0" w:color="auto"/>
            </w:tcBorders>
            <w:vAlign w:val="center"/>
            <w:tcPrChange w:id="5937" w:author="Haiyang Liu" w:date="2026-05-21T09:54:00Z" w16du:dateUtc="2026-05-21T02:54:00Z">
              <w:tcPr>
                <w:tcW w:w="0" w:type="auto"/>
                <w:gridSpan w:val="2"/>
                <w:tcBorders>
                  <w:bottom w:val="single" w:sz="4" w:space="0" w:color="auto"/>
                </w:tcBorders>
                <w:vAlign w:val="center"/>
              </w:tcPr>
            </w:tcPrChange>
          </w:tcPr>
          <w:p w14:paraId="72D1EFAD" w14:textId="632FEF06" w:rsidR="00BC2588" w:rsidRPr="002E33E9" w:rsidRDefault="00BC2588" w:rsidP="00BC2588">
            <w:pPr>
              <w:widowControl w:val="0"/>
              <w:autoSpaceDE w:val="0"/>
              <w:autoSpaceDN w:val="0"/>
              <w:adjustRightInd w:val="0"/>
              <w:snapToGrid w:val="0"/>
              <w:ind w:right="60"/>
              <w:jc w:val="right"/>
              <w:rPr>
                <w:ins w:id="5938" w:author="Haiyang Liu" w:date="2026-05-21T09:35:00Z" w16du:dateUtc="2026-05-21T02:35:00Z"/>
                <w:sz w:val="22"/>
                <w:szCs w:val="22"/>
              </w:rPr>
            </w:pPr>
            <w:ins w:id="5939" w:author="Haiyang Liu" w:date="2026-05-21T09:35:00Z" w16du:dateUtc="2026-05-21T02:35:00Z">
              <w:r w:rsidRPr="002E33E9">
                <w:rPr>
                  <w:color w:val="010205"/>
                  <w:sz w:val="22"/>
                  <w:szCs w:val="22"/>
                </w:rPr>
                <w:t>.190</w:t>
              </w:r>
              <w:r w:rsidRPr="002E33E9">
                <w:rPr>
                  <w:color w:val="010205"/>
                  <w:sz w:val="22"/>
                  <w:szCs w:val="22"/>
                  <w:vertAlign w:val="superscript"/>
                </w:rPr>
                <w:t>**</w:t>
              </w:r>
            </w:ins>
            <w:ins w:id="5940" w:author="Haiyang Liu" w:date="2026-05-21T09:38:00Z" w16du:dateUtc="2026-05-21T02:38:00Z">
              <w:r w:rsidRPr="002E33E9">
                <w:rPr>
                  <w:color w:val="010205"/>
                  <w:sz w:val="22"/>
                  <w:szCs w:val="22"/>
                  <w:vertAlign w:val="superscript"/>
                </w:rPr>
                <w:t>*</w:t>
              </w:r>
            </w:ins>
          </w:p>
        </w:tc>
        <w:tc>
          <w:tcPr>
            <w:tcW w:w="281" w:type="pct"/>
            <w:tcBorders>
              <w:bottom w:val="single" w:sz="4" w:space="0" w:color="auto"/>
            </w:tcBorders>
            <w:vAlign w:val="center"/>
            <w:tcPrChange w:id="5941" w:author="Haiyang Liu" w:date="2026-05-21T09:54:00Z" w16du:dateUtc="2026-05-21T02:54:00Z">
              <w:tcPr>
                <w:tcW w:w="0" w:type="auto"/>
                <w:gridSpan w:val="2"/>
                <w:tcBorders>
                  <w:bottom w:val="single" w:sz="4" w:space="0" w:color="auto"/>
                </w:tcBorders>
                <w:vAlign w:val="center"/>
              </w:tcPr>
            </w:tcPrChange>
          </w:tcPr>
          <w:p w14:paraId="7AE4C1FF" w14:textId="2420BA8D" w:rsidR="00BC2588" w:rsidRPr="002E33E9" w:rsidRDefault="00BC2588" w:rsidP="00BC2588">
            <w:pPr>
              <w:widowControl w:val="0"/>
              <w:autoSpaceDE w:val="0"/>
              <w:autoSpaceDN w:val="0"/>
              <w:adjustRightInd w:val="0"/>
              <w:snapToGrid w:val="0"/>
              <w:ind w:right="60"/>
              <w:jc w:val="right"/>
              <w:rPr>
                <w:ins w:id="5942" w:author="Haiyang Liu" w:date="2026-05-21T09:35:00Z" w16du:dateUtc="2026-05-21T02:35:00Z"/>
                <w:sz w:val="22"/>
                <w:szCs w:val="22"/>
              </w:rPr>
            </w:pPr>
            <w:ins w:id="5943" w:author="Haiyang Liu" w:date="2026-05-21T09:35:00Z" w16du:dateUtc="2026-05-21T02:35:00Z">
              <w:r w:rsidRPr="002E33E9">
                <w:rPr>
                  <w:color w:val="010205"/>
                  <w:sz w:val="22"/>
                  <w:szCs w:val="22"/>
                </w:rPr>
                <w:t>.246</w:t>
              </w:r>
              <w:r w:rsidRPr="002E33E9">
                <w:rPr>
                  <w:color w:val="010205"/>
                  <w:sz w:val="22"/>
                  <w:szCs w:val="22"/>
                  <w:vertAlign w:val="superscript"/>
                </w:rPr>
                <w:t>**</w:t>
              </w:r>
            </w:ins>
            <w:ins w:id="5944" w:author="Haiyang Liu" w:date="2026-05-21T09:48:00Z" w16du:dateUtc="2026-05-21T02:48:00Z">
              <w:r w:rsidRPr="002E33E9">
                <w:rPr>
                  <w:color w:val="010205"/>
                  <w:sz w:val="22"/>
                  <w:szCs w:val="22"/>
                  <w:vertAlign w:val="superscript"/>
                </w:rPr>
                <w:t>*</w:t>
              </w:r>
            </w:ins>
          </w:p>
        </w:tc>
        <w:tc>
          <w:tcPr>
            <w:tcW w:w="281" w:type="pct"/>
            <w:tcBorders>
              <w:bottom w:val="single" w:sz="4" w:space="0" w:color="auto"/>
            </w:tcBorders>
            <w:vAlign w:val="center"/>
            <w:tcPrChange w:id="5945" w:author="Haiyang Liu" w:date="2026-05-21T09:54:00Z" w16du:dateUtc="2026-05-21T02:54:00Z">
              <w:tcPr>
                <w:tcW w:w="0" w:type="auto"/>
                <w:gridSpan w:val="2"/>
                <w:tcBorders>
                  <w:bottom w:val="single" w:sz="4" w:space="0" w:color="auto"/>
                </w:tcBorders>
                <w:vAlign w:val="center"/>
              </w:tcPr>
            </w:tcPrChange>
          </w:tcPr>
          <w:p w14:paraId="34F3411C" w14:textId="77777777" w:rsidR="00BC2588" w:rsidRPr="002E33E9" w:rsidRDefault="00BC2588" w:rsidP="00BC2588">
            <w:pPr>
              <w:widowControl w:val="0"/>
              <w:autoSpaceDE w:val="0"/>
              <w:autoSpaceDN w:val="0"/>
              <w:adjustRightInd w:val="0"/>
              <w:snapToGrid w:val="0"/>
              <w:ind w:right="60"/>
              <w:jc w:val="right"/>
              <w:rPr>
                <w:ins w:id="5946" w:author="Haiyang Liu" w:date="2026-05-21T09:35:00Z" w16du:dateUtc="2026-05-21T02:35:00Z"/>
                <w:sz w:val="22"/>
                <w:szCs w:val="22"/>
              </w:rPr>
            </w:pPr>
            <w:ins w:id="5947" w:author="Haiyang Liu" w:date="2026-05-21T09:35:00Z" w16du:dateUtc="2026-05-21T02:35:00Z">
              <w:r w:rsidRPr="002E33E9">
                <w:rPr>
                  <w:color w:val="010205"/>
                  <w:sz w:val="22"/>
                  <w:szCs w:val="22"/>
                </w:rPr>
                <w:t>.098</w:t>
              </w:r>
            </w:ins>
          </w:p>
        </w:tc>
        <w:tc>
          <w:tcPr>
            <w:tcW w:w="281" w:type="pct"/>
            <w:tcBorders>
              <w:bottom w:val="single" w:sz="4" w:space="0" w:color="auto"/>
            </w:tcBorders>
            <w:vAlign w:val="center"/>
            <w:tcPrChange w:id="5948" w:author="Haiyang Liu" w:date="2026-05-21T09:54:00Z" w16du:dateUtc="2026-05-21T02:54:00Z">
              <w:tcPr>
                <w:tcW w:w="0" w:type="auto"/>
                <w:gridSpan w:val="2"/>
                <w:tcBorders>
                  <w:bottom w:val="single" w:sz="4" w:space="0" w:color="auto"/>
                </w:tcBorders>
                <w:vAlign w:val="center"/>
              </w:tcPr>
            </w:tcPrChange>
          </w:tcPr>
          <w:p w14:paraId="7315912E" w14:textId="3CFA1AAD" w:rsidR="00BC2588" w:rsidRPr="002E33E9" w:rsidRDefault="00BC2588" w:rsidP="00BC2588">
            <w:pPr>
              <w:widowControl w:val="0"/>
              <w:autoSpaceDE w:val="0"/>
              <w:autoSpaceDN w:val="0"/>
              <w:adjustRightInd w:val="0"/>
              <w:snapToGrid w:val="0"/>
              <w:ind w:right="60"/>
              <w:jc w:val="right"/>
              <w:rPr>
                <w:ins w:id="5949" w:author="Haiyang Liu" w:date="2026-05-21T09:35:00Z" w16du:dateUtc="2026-05-21T02:35:00Z"/>
                <w:sz w:val="22"/>
                <w:szCs w:val="22"/>
              </w:rPr>
            </w:pPr>
            <w:ins w:id="5950" w:author="Haiyang Liu" w:date="2026-05-21T09:35:00Z" w16du:dateUtc="2026-05-21T02:35:00Z">
              <w:r w:rsidRPr="002E33E9">
                <w:rPr>
                  <w:color w:val="010205"/>
                  <w:sz w:val="22"/>
                  <w:szCs w:val="22"/>
                </w:rPr>
                <w:t>.249</w:t>
              </w:r>
              <w:r w:rsidRPr="002E33E9">
                <w:rPr>
                  <w:color w:val="010205"/>
                  <w:sz w:val="22"/>
                  <w:szCs w:val="22"/>
                  <w:vertAlign w:val="superscript"/>
                </w:rPr>
                <w:t>*</w:t>
              </w:r>
            </w:ins>
            <w:ins w:id="5951" w:author="Haiyang Liu" w:date="2026-05-21T09:49:00Z" w16du:dateUtc="2026-05-21T02:49:00Z">
              <w:r w:rsidRPr="002E33E9">
                <w:rPr>
                  <w:color w:val="010205"/>
                  <w:sz w:val="22"/>
                  <w:szCs w:val="22"/>
                  <w:vertAlign w:val="superscript"/>
                  <w:rPrChange w:id="5952" w:author="Haiyang Liu" w:date="2026-05-21T09:53:00Z" w16du:dateUtc="2026-05-21T02:53:00Z">
                    <w:rPr>
                      <w:color w:val="010205"/>
                      <w:sz w:val="20"/>
                      <w:szCs w:val="20"/>
                      <w:vertAlign w:val="superscript"/>
                    </w:rPr>
                  </w:rPrChange>
                </w:rPr>
                <w:t>*</w:t>
              </w:r>
            </w:ins>
            <w:ins w:id="5953" w:author="Haiyang Liu" w:date="2026-05-21T09:35:00Z" w16du:dateUtc="2026-05-21T02:35:00Z">
              <w:r w:rsidRPr="002E33E9">
                <w:rPr>
                  <w:color w:val="010205"/>
                  <w:sz w:val="22"/>
                  <w:szCs w:val="22"/>
                  <w:vertAlign w:val="superscript"/>
                </w:rPr>
                <w:t>*</w:t>
              </w:r>
            </w:ins>
          </w:p>
        </w:tc>
        <w:tc>
          <w:tcPr>
            <w:tcW w:w="281" w:type="pct"/>
            <w:tcBorders>
              <w:bottom w:val="single" w:sz="4" w:space="0" w:color="auto"/>
            </w:tcBorders>
            <w:vAlign w:val="center"/>
            <w:tcPrChange w:id="5954" w:author="Haiyang Liu" w:date="2026-05-21T09:54:00Z" w16du:dateUtc="2026-05-21T02:54:00Z">
              <w:tcPr>
                <w:tcW w:w="0" w:type="auto"/>
                <w:gridSpan w:val="2"/>
                <w:tcBorders>
                  <w:bottom w:val="single" w:sz="4" w:space="0" w:color="auto"/>
                </w:tcBorders>
                <w:vAlign w:val="center"/>
              </w:tcPr>
            </w:tcPrChange>
          </w:tcPr>
          <w:p w14:paraId="1D6F92E4" w14:textId="77777777" w:rsidR="00BC2588" w:rsidRPr="002E33E9" w:rsidRDefault="00BC2588" w:rsidP="00BC2588">
            <w:pPr>
              <w:widowControl w:val="0"/>
              <w:autoSpaceDE w:val="0"/>
              <w:autoSpaceDN w:val="0"/>
              <w:adjustRightInd w:val="0"/>
              <w:snapToGrid w:val="0"/>
              <w:ind w:right="60"/>
              <w:jc w:val="right"/>
              <w:rPr>
                <w:ins w:id="5955" w:author="Haiyang Liu" w:date="2026-05-21T09:35:00Z" w16du:dateUtc="2026-05-21T02:35:00Z"/>
                <w:sz w:val="22"/>
                <w:szCs w:val="22"/>
              </w:rPr>
            </w:pPr>
            <w:ins w:id="5956" w:author="Haiyang Liu" w:date="2026-05-21T09:35:00Z" w16du:dateUtc="2026-05-21T02:35:00Z">
              <w:r w:rsidRPr="002E33E9">
                <w:rPr>
                  <w:color w:val="010205"/>
                  <w:sz w:val="22"/>
                  <w:szCs w:val="22"/>
                </w:rPr>
                <w:t>-.143</w:t>
              </w:r>
              <w:r w:rsidRPr="002E33E9">
                <w:rPr>
                  <w:color w:val="010205"/>
                  <w:sz w:val="22"/>
                  <w:szCs w:val="22"/>
                  <w:vertAlign w:val="superscript"/>
                </w:rPr>
                <w:t>*</w:t>
              </w:r>
            </w:ins>
          </w:p>
        </w:tc>
        <w:tc>
          <w:tcPr>
            <w:tcW w:w="281" w:type="pct"/>
            <w:tcBorders>
              <w:bottom w:val="single" w:sz="4" w:space="0" w:color="auto"/>
            </w:tcBorders>
            <w:vAlign w:val="center"/>
            <w:tcPrChange w:id="5957" w:author="Haiyang Liu" w:date="2026-05-21T09:54:00Z" w16du:dateUtc="2026-05-21T02:54:00Z">
              <w:tcPr>
                <w:tcW w:w="0" w:type="auto"/>
                <w:gridSpan w:val="2"/>
                <w:tcBorders>
                  <w:bottom w:val="single" w:sz="4" w:space="0" w:color="auto"/>
                </w:tcBorders>
                <w:vAlign w:val="center"/>
              </w:tcPr>
            </w:tcPrChange>
          </w:tcPr>
          <w:p w14:paraId="5C62EDFF" w14:textId="5AE75E0F" w:rsidR="00BC2588" w:rsidRPr="002E33E9" w:rsidRDefault="00BC2588" w:rsidP="00BC2588">
            <w:pPr>
              <w:widowControl w:val="0"/>
              <w:autoSpaceDE w:val="0"/>
              <w:autoSpaceDN w:val="0"/>
              <w:adjustRightInd w:val="0"/>
              <w:snapToGrid w:val="0"/>
              <w:ind w:right="60"/>
              <w:jc w:val="right"/>
              <w:rPr>
                <w:ins w:id="5958" w:author="Haiyang Liu" w:date="2026-05-21T09:35:00Z" w16du:dateUtc="2026-05-21T02:35:00Z"/>
                <w:sz w:val="22"/>
                <w:szCs w:val="22"/>
              </w:rPr>
            </w:pPr>
            <w:ins w:id="5959" w:author="Haiyang Liu" w:date="2026-05-21T09:51:00Z" w16du:dateUtc="2026-05-21T02:51:00Z">
              <w:r w:rsidRPr="002E33E9">
                <w:rPr>
                  <w:color w:val="010205"/>
                  <w:sz w:val="22"/>
                  <w:szCs w:val="22"/>
                  <w:rPrChange w:id="5960" w:author="Haiyang Liu" w:date="2026-05-21T09:53:00Z" w16du:dateUtc="2026-05-21T02:53:00Z">
                    <w:rPr>
                      <w:color w:val="010205"/>
                      <w:sz w:val="20"/>
                      <w:szCs w:val="20"/>
                    </w:rPr>
                  </w:rPrChange>
                </w:rPr>
                <w:t>-.167</w:t>
              </w:r>
              <w:r w:rsidRPr="002E33E9">
                <w:rPr>
                  <w:color w:val="010205"/>
                  <w:sz w:val="22"/>
                  <w:szCs w:val="22"/>
                  <w:vertAlign w:val="superscript"/>
                  <w:rPrChange w:id="5961" w:author="Haiyang Liu" w:date="2026-05-21T09:53:00Z" w16du:dateUtc="2026-05-21T02:53:00Z">
                    <w:rPr>
                      <w:color w:val="010205"/>
                      <w:sz w:val="20"/>
                      <w:szCs w:val="20"/>
                      <w:vertAlign w:val="superscript"/>
                    </w:rPr>
                  </w:rPrChange>
                </w:rPr>
                <w:t>**</w:t>
              </w:r>
            </w:ins>
          </w:p>
        </w:tc>
        <w:tc>
          <w:tcPr>
            <w:tcW w:w="281" w:type="pct"/>
            <w:tcBorders>
              <w:bottom w:val="single" w:sz="4" w:space="0" w:color="auto"/>
            </w:tcBorders>
            <w:vAlign w:val="center"/>
            <w:tcPrChange w:id="5962" w:author="Haiyang Liu" w:date="2026-05-21T09:54:00Z" w16du:dateUtc="2026-05-21T02:54:00Z">
              <w:tcPr>
                <w:tcW w:w="0" w:type="auto"/>
                <w:gridSpan w:val="2"/>
                <w:tcBorders>
                  <w:bottom w:val="single" w:sz="4" w:space="0" w:color="auto"/>
                </w:tcBorders>
                <w:vAlign w:val="center"/>
              </w:tcPr>
            </w:tcPrChange>
          </w:tcPr>
          <w:p w14:paraId="5A51402D" w14:textId="12D122F8" w:rsidR="00BC2588" w:rsidRPr="002E33E9" w:rsidRDefault="00BC2588" w:rsidP="00BC2588">
            <w:pPr>
              <w:widowControl w:val="0"/>
              <w:autoSpaceDE w:val="0"/>
              <w:autoSpaceDN w:val="0"/>
              <w:adjustRightInd w:val="0"/>
              <w:snapToGrid w:val="0"/>
              <w:ind w:right="60"/>
              <w:jc w:val="right"/>
              <w:rPr>
                <w:ins w:id="5963" w:author="Haiyang Liu" w:date="2026-05-21T09:35:00Z" w16du:dateUtc="2026-05-21T02:35:00Z"/>
                <w:sz w:val="22"/>
                <w:szCs w:val="22"/>
              </w:rPr>
            </w:pPr>
            <w:ins w:id="5964" w:author="Haiyang Liu" w:date="2026-05-21T09:35:00Z" w16du:dateUtc="2026-05-21T02:35:00Z">
              <w:r w:rsidRPr="002E33E9">
                <w:rPr>
                  <w:color w:val="010205"/>
                  <w:sz w:val="22"/>
                  <w:szCs w:val="22"/>
                </w:rPr>
                <w:t>-.649</w:t>
              </w:r>
              <w:r w:rsidRPr="002E33E9">
                <w:rPr>
                  <w:color w:val="010205"/>
                  <w:sz w:val="22"/>
                  <w:szCs w:val="22"/>
                  <w:vertAlign w:val="superscript"/>
                </w:rPr>
                <w:t>*</w:t>
              </w:r>
            </w:ins>
            <w:ins w:id="5965" w:author="Haiyang Liu" w:date="2026-05-21T09:52:00Z" w16du:dateUtc="2026-05-21T02:52:00Z">
              <w:r w:rsidRPr="002E33E9">
                <w:rPr>
                  <w:color w:val="010205"/>
                  <w:sz w:val="22"/>
                  <w:szCs w:val="22"/>
                  <w:vertAlign w:val="superscript"/>
                  <w:rPrChange w:id="5966" w:author="Haiyang Liu" w:date="2026-05-21T09:53:00Z" w16du:dateUtc="2026-05-21T02:53:00Z">
                    <w:rPr>
                      <w:color w:val="010205"/>
                      <w:sz w:val="20"/>
                      <w:szCs w:val="20"/>
                      <w:vertAlign w:val="superscript"/>
                    </w:rPr>
                  </w:rPrChange>
                </w:rPr>
                <w:t>*</w:t>
              </w:r>
            </w:ins>
            <w:ins w:id="5967" w:author="Haiyang Liu" w:date="2026-05-21T09:35:00Z" w16du:dateUtc="2026-05-21T02:35:00Z">
              <w:r w:rsidRPr="002E33E9">
                <w:rPr>
                  <w:color w:val="010205"/>
                  <w:sz w:val="22"/>
                  <w:szCs w:val="22"/>
                  <w:vertAlign w:val="superscript"/>
                </w:rPr>
                <w:t>*</w:t>
              </w:r>
            </w:ins>
          </w:p>
        </w:tc>
        <w:tc>
          <w:tcPr>
            <w:tcW w:w="281" w:type="pct"/>
            <w:tcBorders>
              <w:bottom w:val="single" w:sz="4" w:space="0" w:color="auto"/>
            </w:tcBorders>
            <w:vAlign w:val="center"/>
            <w:tcPrChange w:id="5968" w:author="Haiyang Liu" w:date="2026-05-21T09:54:00Z" w16du:dateUtc="2026-05-21T02:54:00Z">
              <w:tcPr>
                <w:tcW w:w="0" w:type="auto"/>
                <w:gridSpan w:val="2"/>
                <w:tcBorders>
                  <w:bottom w:val="single" w:sz="4" w:space="0" w:color="auto"/>
                </w:tcBorders>
                <w:vAlign w:val="center"/>
              </w:tcPr>
            </w:tcPrChange>
          </w:tcPr>
          <w:p w14:paraId="7A17F7CE" w14:textId="7574A691" w:rsidR="00BC2588" w:rsidRPr="002E33E9" w:rsidRDefault="00BC2588" w:rsidP="00BC2588">
            <w:pPr>
              <w:widowControl w:val="0"/>
              <w:autoSpaceDE w:val="0"/>
              <w:autoSpaceDN w:val="0"/>
              <w:adjustRightInd w:val="0"/>
              <w:snapToGrid w:val="0"/>
              <w:ind w:right="60"/>
              <w:jc w:val="right"/>
              <w:rPr>
                <w:ins w:id="5969" w:author="Haiyang Liu" w:date="2026-05-21T09:35:00Z" w16du:dateUtc="2026-05-21T02:35:00Z"/>
                <w:rFonts w:eastAsia="DengXian"/>
                <w:b/>
                <w:color w:val="000000"/>
                <w:kern w:val="2"/>
                <w:sz w:val="22"/>
                <w:szCs w:val="22"/>
              </w:rPr>
            </w:pPr>
            <w:ins w:id="5970" w:author="Haiyang Liu" w:date="2026-05-21T09:35:00Z" w16du:dateUtc="2026-05-21T02:35:00Z">
              <w:r w:rsidRPr="002E33E9">
                <w:rPr>
                  <w:color w:val="010205"/>
                  <w:sz w:val="22"/>
                  <w:szCs w:val="22"/>
                </w:rPr>
                <w:t>-.487</w:t>
              </w:r>
              <w:r w:rsidRPr="002E33E9">
                <w:rPr>
                  <w:color w:val="010205"/>
                  <w:sz w:val="22"/>
                  <w:szCs w:val="22"/>
                  <w:vertAlign w:val="superscript"/>
                </w:rPr>
                <w:t>**</w:t>
              </w:r>
            </w:ins>
            <w:ins w:id="5971" w:author="Haiyang Liu" w:date="2026-05-21T09:52:00Z" w16du:dateUtc="2026-05-21T02:52:00Z">
              <w:r w:rsidRPr="002E33E9">
                <w:rPr>
                  <w:color w:val="010205"/>
                  <w:sz w:val="22"/>
                  <w:szCs w:val="22"/>
                  <w:vertAlign w:val="superscript"/>
                  <w:rPrChange w:id="5972" w:author="Haiyang Liu" w:date="2026-05-21T09:53:00Z" w16du:dateUtc="2026-05-21T02:53:00Z">
                    <w:rPr>
                      <w:color w:val="010205"/>
                      <w:sz w:val="20"/>
                      <w:szCs w:val="20"/>
                      <w:vertAlign w:val="superscript"/>
                    </w:rPr>
                  </w:rPrChange>
                </w:rPr>
                <w:t>*</w:t>
              </w:r>
            </w:ins>
          </w:p>
        </w:tc>
        <w:tc>
          <w:tcPr>
            <w:tcW w:w="281" w:type="pct"/>
            <w:tcBorders>
              <w:bottom w:val="single" w:sz="4" w:space="0" w:color="auto"/>
            </w:tcBorders>
            <w:vAlign w:val="center"/>
            <w:tcPrChange w:id="5973" w:author="Haiyang Liu" w:date="2026-05-21T09:54:00Z" w16du:dateUtc="2026-05-21T02:54:00Z">
              <w:tcPr>
                <w:tcW w:w="0" w:type="auto"/>
                <w:gridSpan w:val="3"/>
                <w:tcBorders>
                  <w:bottom w:val="single" w:sz="4" w:space="0" w:color="auto"/>
                </w:tcBorders>
                <w:vAlign w:val="center"/>
              </w:tcPr>
            </w:tcPrChange>
          </w:tcPr>
          <w:p w14:paraId="048A848A" w14:textId="5C97EDBB" w:rsidR="00BC2588" w:rsidRPr="002E33E9" w:rsidRDefault="00BC2588" w:rsidP="00BC2588">
            <w:pPr>
              <w:widowControl w:val="0"/>
              <w:autoSpaceDE w:val="0"/>
              <w:autoSpaceDN w:val="0"/>
              <w:adjustRightInd w:val="0"/>
              <w:snapToGrid w:val="0"/>
              <w:ind w:right="60"/>
              <w:jc w:val="right"/>
              <w:rPr>
                <w:ins w:id="5974" w:author="Haiyang Liu" w:date="2026-05-21T09:35:00Z" w16du:dateUtc="2026-05-21T02:35:00Z"/>
                <w:rFonts w:eastAsia="DengXian"/>
                <w:b/>
                <w:color w:val="000000"/>
                <w:kern w:val="2"/>
                <w:sz w:val="22"/>
                <w:szCs w:val="22"/>
              </w:rPr>
            </w:pPr>
            <w:ins w:id="5975" w:author="Haiyang Liu" w:date="2026-05-21T09:35:00Z" w16du:dateUtc="2026-05-21T02:35:00Z">
              <w:r w:rsidRPr="002E33E9">
                <w:rPr>
                  <w:color w:val="010205"/>
                  <w:sz w:val="22"/>
                  <w:szCs w:val="22"/>
                </w:rPr>
                <w:t>-.200</w:t>
              </w:r>
              <w:r w:rsidRPr="002E33E9">
                <w:rPr>
                  <w:color w:val="010205"/>
                  <w:sz w:val="22"/>
                  <w:szCs w:val="22"/>
                  <w:vertAlign w:val="superscript"/>
                </w:rPr>
                <w:t>**</w:t>
              </w:r>
            </w:ins>
            <w:ins w:id="5976" w:author="Haiyang Liu" w:date="2026-05-21T09:52:00Z" w16du:dateUtc="2026-05-21T02:52:00Z">
              <w:r w:rsidRPr="002E33E9">
                <w:rPr>
                  <w:color w:val="010205"/>
                  <w:sz w:val="22"/>
                  <w:szCs w:val="22"/>
                  <w:vertAlign w:val="superscript"/>
                  <w:rPrChange w:id="5977" w:author="Haiyang Liu" w:date="2026-05-21T09:53:00Z" w16du:dateUtc="2026-05-21T02:53:00Z">
                    <w:rPr>
                      <w:color w:val="010205"/>
                      <w:sz w:val="20"/>
                      <w:szCs w:val="20"/>
                      <w:vertAlign w:val="superscript"/>
                    </w:rPr>
                  </w:rPrChange>
                </w:rPr>
                <w:t>*</w:t>
              </w:r>
            </w:ins>
          </w:p>
        </w:tc>
        <w:tc>
          <w:tcPr>
            <w:tcW w:w="258" w:type="pct"/>
            <w:tcBorders>
              <w:bottom w:val="single" w:sz="4" w:space="0" w:color="auto"/>
            </w:tcBorders>
            <w:vAlign w:val="center"/>
            <w:tcPrChange w:id="5978" w:author="Haiyang Liu" w:date="2026-05-21T09:54:00Z" w16du:dateUtc="2026-05-21T02:54:00Z">
              <w:tcPr>
                <w:tcW w:w="0" w:type="auto"/>
                <w:gridSpan w:val="2"/>
                <w:tcBorders>
                  <w:bottom w:val="single" w:sz="4" w:space="0" w:color="auto"/>
                </w:tcBorders>
                <w:vAlign w:val="center"/>
              </w:tcPr>
            </w:tcPrChange>
          </w:tcPr>
          <w:p w14:paraId="510B486C" w14:textId="47EB0735" w:rsidR="00BC2588" w:rsidRPr="002E33E9" w:rsidRDefault="00BC2588" w:rsidP="00BC2588">
            <w:pPr>
              <w:adjustRightInd w:val="0"/>
              <w:snapToGrid w:val="0"/>
              <w:jc w:val="right"/>
              <w:rPr>
                <w:ins w:id="5979" w:author="Haiyang Liu" w:date="2026-05-21T09:35:00Z" w16du:dateUtc="2026-05-21T02:35:00Z"/>
                <w:color w:val="010205"/>
                <w:sz w:val="22"/>
                <w:szCs w:val="22"/>
              </w:rPr>
            </w:pPr>
            <w:ins w:id="5980" w:author="Haiyang Liu" w:date="2026-05-21T09:35:00Z" w16du:dateUtc="2026-05-21T02:35:00Z">
              <w:r w:rsidRPr="002E33E9">
                <w:rPr>
                  <w:color w:val="010205"/>
                  <w:sz w:val="22"/>
                  <w:szCs w:val="22"/>
                </w:rPr>
                <w:t>-.365</w:t>
              </w:r>
              <w:r w:rsidRPr="002E33E9">
                <w:rPr>
                  <w:color w:val="010205"/>
                  <w:sz w:val="22"/>
                  <w:szCs w:val="22"/>
                  <w:vertAlign w:val="superscript"/>
                </w:rPr>
                <w:t>*</w:t>
              </w:r>
            </w:ins>
            <w:ins w:id="5981" w:author="Haiyang Liu" w:date="2026-05-21T09:52:00Z" w16du:dateUtc="2026-05-21T02:52:00Z">
              <w:r w:rsidRPr="002E33E9">
                <w:rPr>
                  <w:color w:val="010205"/>
                  <w:sz w:val="22"/>
                  <w:szCs w:val="22"/>
                  <w:vertAlign w:val="superscript"/>
                  <w:rPrChange w:id="5982" w:author="Haiyang Liu" w:date="2026-05-21T09:53:00Z" w16du:dateUtc="2026-05-21T02:53:00Z">
                    <w:rPr>
                      <w:color w:val="010205"/>
                      <w:sz w:val="20"/>
                      <w:szCs w:val="20"/>
                      <w:vertAlign w:val="superscript"/>
                    </w:rPr>
                  </w:rPrChange>
                </w:rPr>
                <w:t>*</w:t>
              </w:r>
            </w:ins>
            <w:ins w:id="5983" w:author="Haiyang Liu" w:date="2026-05-21T09:35:00Z" w16du:dateUtc="2026-05-21T02:35:00Z">
              <w:r w:rsidRPr="002E33E9">
                <w:rPr>
                  <w:color w:val="010205"/>
                  <w:sz w:val="22"/>
                  <w:szCs w:val="22"/>
                  <w:vertAlign w:val="superscript"/>
                </w:rPr>
                <w:t>*</w:t>
              </w:r>
            </w:ins>
          </w:p>
        </w:tc>
        <w:tc>
          <w:tcPr>
            <w:tcW w:w="172" w:type="pct"/>
            <w:tcBorders>
              <w:bottom w:val="single" w:sz="4" w:space="0" w:color="auto"/>
            </w:tcBorders>
            <w:vAlign w:val="center"/>
            <w:tcPrChange w:id="5984" w:author="Haiyang Liu" w:date="2026-05-21T09:54:00Z" w16du:dateUtc="2026-05-21T02:54:00Z">
              <w:tcPr>
                <w:tcW w:w="0" w:type="auto"/>
                <w:tcBorders>
                  <w:bottom w:val="single" w:sz="4" w:space="0" w:color="auto"/>
                </w:tcBorders>
                <w:vAlign w:val="center"/>
              </w:tcPr>
            </w:tcPrChange>
          </w:tcPr>
          <w:p w14:paraId="38E62A1B" w14:textId="77777777" w:rsidR="00BC2588" w:rsidRPr="002E33E9" w:rsidRDefault="00BC2588" w:rsidP="00BC2588">
            <w:pPr>
              <w:widowControl w:val="0"/>
              <w:autoSpaceDE w:val="0"/>
              <w:autoSpaceDN w:val="0"/>
              <w:adjustRightInd w:val="0"/>
              <w:snapToGrid w:val="0"/>
              <w:ind w:right="60"/>
              <w:jc w:val="right"/>
              <w:rPr>
                <w:ins w:id="5985" w:author="Haiyang Liu" w:date="2026-05-21T09:35:00Z" w16du:dateUtc="2026-05-21T02:35:00Z"/>
                <w:rFonts w:eastAsia="DengXian"/>
                <w:b/>
                <w:color w:val="000000"/>
                <w:kern w:val="2"/>
                <w:sz w:val="22"/>
                <w:szCs w:val="22"/>
              </w:rPr>
            </w:pPr>
            <w:ins w:id="5986" w:author="Haiyang Liu" w:date="2026-05-21T09:35:00Z" w16du:dateUtc="2026-05-21T02:35:00Z">
              <w:r w:rsidRPr="002E33E9">
                <w:rPr>
                  <w:rFonts w:eastAsia="DengXian"/>
                  <w:b/>
                  <w:color w:val="000000"/>
                  <w:kern w:val="2"/>
                  <w:sz w:val="22"/>
                  <w:szCs w:val="22"/>
                </w:rPr>
                <w:t>.772</w:t>
              </w:r>
            </w:ins>
          </w:p>
        </w:tc>
      </w:tr>
    </w:tbl>
    <w:p w14:paraId="6164A3F5" w14:textId="2202CD9D" w:rsidR="00833142" w:rsidRPr="00C30A23" w:rsidRDefault="00833142" w:rsidP="00833142">
      <w:pPr>
        <w:widowControl w:val="0"/>
        <w:autoSpaceDE w:val="0"/>
        <w:autoSpaceDN w:val="0"/>
        <w:adjustRightInd w:val="0"/>
        <w:snapToGrid w:val="0"/>
        <w:ind w:right="60"/>
        <w:rPr>
          <w:ins w:id="5987" w:author="Haiyang Liu" w:date="2026-05-21T09:35:00Z" w16du:dateUtc="2026-05-21T02:35:00Z"/>
          <w:rFonts w:eastAsia="DengXian"/>
          <w:bCs/>
          <w:color w:val="000000"/>
          <w:kern w:val="2"/>
        </w:rPr>
      </w:pPr>
      <w:ins w:id="5988" w:author="Haiyang Liu" w:date="2026-05-21T09:35:00Z" w16du:dateUtc="2026-05-21T02:35:00Z">
        <w:r w:rsidRPr="00654781">
          <w:rPr>
            <w:rFonts w:eastAsia="MingLiU"/>
            <w:i/>
            <w:color w:val="000000"/>
            <w:kern w:val="2"/>
          </w:rPr>
          <w:t>Note</w:t>
        </w:r>
        <w:r>
          <w:rPr>
            <w:rFonts w:eastAsia="MingLiU"/>
            <w:color w:val="000000"/>
            <w:kern w:val="2"/>
          </w:rPr>
          <w:t>.</w:t>
        </w:r>
        <w:r w:rsidRPr="00866F29">
          <w:rPr>
            <w:rFonts w:eastAsia="MingLiU"/>
            <w:color w:val="000000"/>
            <w:kern w:val="2"/>
          </w:rPr>
          <w:t xml:space="preserve"> </w:t>
        </w:r>
        <w:r w:rsidRPr="00866F29">
          <w:rPr>
            <w:rFonts w:eastAsia="MingLiU"/>
            <w:i/>
            <w:color w:val="000000"/>
            <w:kern w:val="2"/>
          </w:rPr>
          <w:t>N</w:t>
        </w:r>
        <w:r w:rsidRPr="00866F29">
          <w:rPr>
            <w:rFonts w:eastAsia="MingLiU"/>
            <w:color w:val="000000"/>
            <w:kern w:val="2"/>
          </w:rPr>
          <w:t xml:space="preserve"> = </w:t>
        </w:r>
        <w:r>
          <w:rPr>
            <w:color w:val="000000"/>
            <w:kern w:val="2"/>
          </w:rPr>
          <w:t>294</w:t>
        </w:r>
        <w:r w:rsidRPr="008E1084">
          <w:rPr>
            <w:rFonts w:eastAsia="MingLiU"/>
            <w:color w:val="000000"/>
            <w:kern w:val="2"/>
          </w:rPr>
          <w:t>; Cronbach</w:t>
        </w:r>
        <w:r>
          <w:rPr>
            <w:rFonts w:eastAsia="MingLiU"/>
            <w:color w:val="000000"/>
            <w:kern w:val="2"/>
          </w:rPr>
          <w:t>’</w:t>
        </w:r>
        <w:r w:rsidRPr="008E1084">
          <w:rPr>
            <w:rFonts w:eastAsia="MingLiU"/>
            <w:color w:val="000000"/>
            <w:kern w:val="2"/>
          </w:rPr>
          <w:t xml:space="preserve">s alphas </w:t>
        </w:r>
        <w:r>
          <w:rPr>
            <w:rFonts w:hint="eastAsia"/>
            <w:color w:val="000000"/>
            <w:kern w:val="2"/>
          </w:rPr>
          <w:t xml:space="preserve">are </w:t>
        </w:r>
        <w:r>
          <w:rPr>
            <w:rFonts w:eastAsia="MingLiU"/>
            <w:color w:val="000000"/>
            <w:kern w:val="2"/>
          </w:rPr>
          <w:t>in</w:t>
        </w:r>
        <w:r w:rsidRPr="008E1084">
          <w:rPr>
            <w:rFonts w:eastAsia="MingLiU"/>
            <w:color w:val="000000"/>
            <w:kern w:val="2"/>
          </w:rPr>
          <w:t xml:space="preserve"> bold</w:t>
        </w:r>
        <w:r>
          <w:rPr>
            <w:rFonts w:eastAsia="DengXian"/>
            <w:bCs/>
            <w:color w:val="000000"/>
            <w:kern w:val="2"/>
          </w:rPr>
          <w:t>.</w:t>
        </w:r>
      </w:ins>
      <w:ins w:id="5989" w:author="Haiyang Liu" w:date="2026-05-21T10:29:00Z" w16du:dateUtc="2026-05-21T03:29:00Z">
        <w:r w:rsidR="00D71967">
          <w:rPr>
            <w:rFonts w:eastAsia="DengXian"/>
            <w:bCs/>
            <w:color w:val="000000"/>
            <w:kern w:val="2"/>
          </w:rPr>
          <w:t xml:space="preserve"> W = wave.</w:t>
        </w:r>
      </w:ins>
    </w:p>
    <w:p w14:paraId="777D401B" w14:textId="3B4E9C54" w:rsidR="009458CE" w:rsidDel="00833142" w:rsidRDefault="002E33E9" w:rsidP="00833142">
      <w:pPr>
        <w:widowControl w:val="0"/>
        <w:autoSpaceDE w:val="0"/>
        <w:autoSpaceDN w:val="0"/>
        <w:adjustRightInd w:val="0"/>
        <w:snapToGrid w:val="0"/>
        <w:ind w:right="60"/>
        <w:rPr>
          <w:del w:id="5990" w:author="Haiyang Liu" w:date="2026-05-21T09:35:00Z" w16du:dateUtc="2026-05-21T02:35:00Z"/>
          <w:rFonts w:eastAsia="DengXian"/>
          <w:bCs/>
          <w:color w:val="000000"/>
          <w:kern w:val="2"/>
          <w:sz w:val="20"/>
          <w:szCs w:val="20"/>
        </w:rPr>
      </w:pPr>
      <w:ins w:id="5991" w:author="Haiyang Liu" w:date="2026-05-21T09:54:00Z" w16du:dateUtc="2026-05-21T02:54:00Z">
        <w:r w:rsidRPr="00866F29">
          <w:rPr>
            <w:rFonts w:eastAsia="DengXian"/>
            <w:vertAlign w:val="superscript"/>
          </w:rPr>
          <w:t>*</w:t>
        </w:r>
        <w:r w:rsidRPr="00866F29">
          <w:rPr>
            <w:rFonts w:eastAsia="DengXian"/>
            <w:bCs/>
            <w:color w:val="000000"/>
            <w:kern w:val="2"/>
          </w:rPr>
          <w:t xml:space="preserve"> </w:t>
        </w:r>
        <w:r w:rsidRPr="00866F29">
          <w:rPr>
            <w:rFonts w:eastAsia="DengXian"/>
            <w:bCs/>
            <w:i/>
            <w:iCs/>
            <w:color w:val="000000"/>
            <w:kern w:val="2"/>
          </w:rPr>
          <w:t xml:space="preserve">p </w:t>
        </w:r>
        <w:r w:rsidRPr="00866F29">
          <w:rPr>
            <w:rFonts w:eastAsia="DengXian"/>
            <w:bCs/>
            <w:color w:val="000000"/>
            <w:kern w:val="2"/>
          </w:rPr>
          <w:t xml:space="preserve">&lt; .05, </w:t>
        </w:r>
        <w:r w:rsidRPr="00866F29">
          <w:rPr>
            <w:rFonts w:eastAsia="DengXian"/>
            <w:vertAlign w:val="superscript"/>
          </w:rPr>
          <w:t>**</w:t>
        </w:r>
        <w:r w:rsidRPr="00866F29">
          <w:rPr>
            <w:rFonts w:eastAsia="DengXian"/>
            <w:bCs/>
            <w:color w:val="000000"/>
            <w:kern w:val="2"/>
          </w:rPr>
          <w:t xml:space="preserve"> </w:t>
        </w:r>
        <w:r w:rsidRPr="00866F29">
          <w:rPr>
            <w:rFonts w:eastAsia="DengXian"/>
            <w:bCs/>
            <w:i/>
            <w:iCs/>
            <w:color w:val="000000"/>
            <w:kern w:val="2"/>
          </w:rPr>
          <w:t xml:space="preserve">p </w:t>
        </w:r>
        <w:r w:rsidRPr="00866F29">
          <w:rPr>
            <w:rFonts w:eastAsia="DengXian"/>
            <w:bCs/>
            <w:color w:val="000000"/>
            <w:kern w:val="2"/>
          </w:rPr>
          <w:t xml:space="preserve">&lt; .01, </w:t>
        </w:r>
        <w:r w:rsidRPr="00866F29">
          <w:rPr>
            <w:rFonts w:eastAsia="DengXian"/>
            <w:vertAlign w:val="superscript"/>
          </w:rPr>
          <w:t>***</w:t>
        </w:r>
        <w:r w:rsidRPr="00866F29">
          <w:rPr>
            <w:rFonts w:eastAsia="DengXian"/>
            <w:bCs/>
            <w:color w:val="000000"/>
            <w:kern w:val="2"/>
          </w:rPr>
          <w:t xml:space="preserve"> </w:t>
        </w:r>
        <w:r w:rsidRPr="00866F29">
          <w:rPr>
            <w:rFonts w:eastAsia="DengXian"/>
            <w:bCs/>
            <w:i/>
            <w:iCs/>
            <w:color w:val="000000"/>
            <w:kern w:val="2"/>
          </w:rPr>
          <w:t xml:space="preserve">p </w:t>
        </w:r>
        <w:r w:rsidRPr="00866F29">
          <w:rPr>
            <w:rFonts w:eastAsia="DengXian"/>
            <w:bCs/>
            <w:color w:val="000000"/>
            <w:kern w:val="2"/>
          </w:rPr>
          <w:t>&lt; .0</w:t>
        </w:r>
        <w:r>
          <w:rPr>
            <w:rFonts w:eastAsia="DengXian"/>
            <w:bCs/>
            <w:color w:val="000000"/>
            <w:kern w:val="2"/>
          </w:rPr>
          <w:t>0</w:t>
        </w:r>
        <w:r w:rsidRPr="00866F29">
          <w:rPr>
            <w:rFonts w:eastAsia="DengXian"/>
            <w:bCs/>
            <w:color w:val="000000"/>
            <w:kern w:val="2"/>
          </w:rPr>
          <w:t>1.</w:t>
        </w:r>
      </w:ins>
      <w:ins w:id="5992" w:author="Haiyang Liu" w:date="2026-05-21T09:35:00Z" w16du:dateUtc="2026-05-21T02:35:00Z">
        <w:r w:rsidR="00833142" w:rsidRPr="00866F29">
          <w:rPr>
            <w:color w:val="000000"/>
            <w:kern w:val="2"/>
          </w:rPr>
          <w:tab/>
        </w:r>
      </w:ins>
      <w:del w:id="5993" w:author="Haiyang Liu" w:date="2026-05-21T09:35:00Z" w16du:dateUtc="2026-05-21T02:35:00Z">
        <w:r w:rsidR="009C0C59" w:rsidDel="00833142">
          <w:rPr>
            <w:rFonts w:eastAsia="MingLiU"/>
            <w:i/>
            <w:color w:val="000000"/>
            <w:kern w:val="2"/>
            <w:sz w:val="20"/>
            <w:szCs w:val="20"/>
          </w:rPr>
          <w:delText>Note</w:delText>
        </w:r>
        <w:r w:rsidR="009C0C59" w:rsidDel="00833142">
          <w:rPr>
            <w:rFonts w:eastAsia="MingLiU"/>
            <w:color w:val="000000"/>
            <w:kern w:val="2"/>
            <w:sz w:val="20"/>
            <w:szCs w:val="20"/>
          </w:rPr>
          <w:delText xml:space="preserve">. </w:delText>
        </w:r>
        <w:r w:rsidR="009C0C59" w:rsidDel="00833142">
          <w:rPr>
            <w:rFonts w:eastAsia="MingLiU"/>
            <w:i/>
            <w:color w:val="000000"/>
            <w:kern w:val="2"/>
            <w:sz w:val="20"/>
            <w:szCs w:val="20"/>
          </w:rPr>
          <w:delText>N</w:delText>
        </w:r>
        <w:r w:rsidR="009C0C59" w:rsidDel="00833142">
          <w:rPr>
            <w:rFonts w:eastAsia="MingLiU"/>
            <w:color w:val="000000"/>
            <w:kern w:val="2"/>
            <w:sz w:val="20"/>
            <w:szCs w:val="20"/>
          </w:rPr>
          <w:delText xml:space="preserve"> = </w:delText>
        </w:r>
        <w:r w:rsidR="009C0C59" w:rsidDel="00833142">
          <w:rPr>
            <w:color w:val="000000"/>
            <w:kern w:val="2"/>
            <w:sz w:val="20"/>
            <w:szCs w:val="20"/>
          </w:rPr>
          <w:delText>246-258</w:delText>
        </w:r>
        <w:r w:rsidR="009C0C59" w:rsidDel="00833142">
          <w:rPr>
            <w:rFonts w:eastAsia="MingLiU"/>
            <w:color w:val="000000"/>
            <w:kern w:val="2"/>
            <w:sz w:val="20"/>
            <w:szCs w:val="20"/>
          </w:rPr>
          <w:delText xml:space="preserve">; Cronbach’s alphas </w:delText>
        </w:r>
        <w:r w:rsidR="009C0C59" w:rsidDel="00833142">
          <w:rPr>
            <w:color w:val="000000"/>
            <w:kern w:val="2"/>
            <w:sz w:val="20"/>
            <w:szCs w:val="20"/>
          </w:rPr>
          <w:delText xml:space="preserve">are </w:delText>
        </w:r>
        <w:r w:rsidR="009C0C59" w:rsidDel="00833142">
          <w:rPr>
            <w:rFonts w:eastAsia="MingLiU"/>
            <w:color w:val="000000"/>
            <w:kern w:val="2"/>
            <w:sz w:val="20"/>
            <w:szCs w:val="20"/>
          </w:rPr>
          <w:delText>in bold</w:delText>
        </w:r>
        <w:r w:rsidR="009C0C59" w:rsidDel="00833142">
          <w:rPr>
            <w:rFonts w:eastAsia="DengXian"/>
            <w:bCs/>
            <w:color w:val="000000"/>
            <w:kern w:val="2"/>
            <w:sz w:val="20"/>
            <w:szCs w:val="20"/>
          </w:rPr>
          <w:delText>.</w:delText>
        </w:r>
      </w:del>
    </w:p>
    <w:p w14:paraId="777D401C" w14:textId="7FC69FC1" w:rsidR="009458CE" w:rsidDel="00833142" w:rsidRDefault="009C0C59">
      <w:pPr>
        <w:widowControl w:val="0"/>
        <w:autoSpaceDE w:val="0"/>
        <w:autoSpaceDN w:val="0"/>
        <w:adjustRightInd w:val="0"/>
        <w:snapToGrid w:val="0"/>
        <w:ind w:right="60"/>
        <w:rPr>
          <w:del w:id="5994" w:author="Haiyang Liu" w:date="2026-05-21T09:35:00Z" w16du:dateUtc="2026-05-21T02:35:00Z"/>
          <w:color w:val="000000"/>
          <w:kern w:val="2"/>
        </w:rPr>
      </w:pPr>
      <w:del w:id="5995" w:author="Haiyang Liu" w:date="2026-05-21T09:35:00Z" w16du:dateUtc="2026-05-21T02:35:00Z">
        <w:r w:rsidDel="00833142">
          <w:rPr>
            <w:rFonts w:eastAsia="MingLiU"/>
            <w:color w:val="000000"/>
            <w:kern w:val="2"/>
            <w:sz w:val="20"/>
            <w:szCs w:val="20"/>
            <w:vertAlign w:val="superscript"/>
          </w:rPr>
          <w:delText>*</w:delText>
        </w:r>
        <w:r w:rsidDel="00833142">
          <w:rPr>
            <w:rFonts w:eastAsia="MingLiU"/>
            <w:i/>
            <w:color w:val="000000"/>
            <w:kern w:val="2"/>
            <w:sz w:val="20"/>
            <w:szCs w:val="20"/>
          </w:rPr>
          <w:delText xml:space="preserve"> p</w:delText>
        </w:r>
        <w:r w:rsidDel="00833142">
          <w:rPr>
            <w:rFonts w:eastAsia="MingLiU"/>
            <w:color w:val="000000"/>
            <w:kern w:val="2"/>
            <w:sz w:val="20"/>
            <w:szCs w:val="20"/>
          </w:rPr>
          <w:delText xml:space="preserve"> &lt; .05, </w:delText>
        </w:r>
        <w:r w:rsidDel="00833142">
          <w:rPr>
            <w:rFonts w:eastAsia="MingLiU"/>
            <w:color w:val="000000"/>
            <w:kern w:val="2"/>
            <w:sz w:val="20"/>
            <w:szCs w:val="20"/>
            <w:vertAlign w:val="superscript"/>
          </w:rPr>
          <w:delText>*</w:delText>
        </w:r>
        <w:r w:rsidDel="00833142">
          <w:rPr>
            <w:color w:val="000000"/>
            <w:kern w:val="2"/>
            <w:sz w:val="20"/>
            <w:szCs w:val="20"/>
            <w:vertAlign w:val="superscript"/>
          </w:rPr>
          <w:delText>*</w:delText>
        </w:r>
        <w:r w:rsidDel="00833142">
          <w:rPr>
            <w:i/>
            <w:color w:val="000000"/>
            <w:kern w:val="2"/>
            <w:sz w:val="20"/>
            <w:szCs w:val="20"/>
          </w:rPr>
          <w:delText xml:space="preserve"> p</w:delText>
        </w:r>
        <w:r w:rsidDel="00833142">
          <w:rPr>
            <w:color w:val="000000"/>
            <w:kern w:val="2"/>
            <w:sz w:val="20"/>
            <w:szCs w:val="20"/>
          </w:rPr>
          <w:delText xml:space="preserve"> &lt; .01</w:delText>
        </w:r>
      </w:del>
    </w:p>
    <w:p w14:paraId="777D401D" w14:textId="77777777" w:rsidR="009458CE" w:rsidRDefault="009458CE">
      <w:pPr>
        <w:widowControl w:val="0"/>
        <w:autoSpaceDE w:val="0"/>
        <w:autoSpaceDN w:val="0"/>
        <w:adjustRightInd w:val="0"/>
        <w:snapToGrid w:val="0"/>
        <w:ind w:right="60"/>
        <w:rPr>
          <w:color w:val="000000"/>
          <w:kern w:val="2"/>
        </w:rPr>
      </w:pPr>
    </w:p>
    <w:p w14:paraId="777D401E" w14:textId="77777777" w:rsidR="009458CE" w:rsidRDefault="009458CE">
      <w:pPr>
        <w:widowControl w:val="0"/>
        <w:autoSpaceDE w:val="0"/>
        <w:autoSpaceDN w:val="0"/>
        <w:adjustRightInd w:val="0"/>
        <w:snapToGrid w:val="0"/>
        <w:spacing w:line="480" w:lineRule="auto"/>
        <w:ind w:right="60"/>
        <w:jc w:val="center"/>
        <w:rPr>
          <w:rFonts w:eastAsia="DengXian"/>
          <w:b/>
          <w:bCs/>
          <w:color w:val="000000"/>
          <w:kern w:val="2"/>
        </w:rPr>
        <w:sectPr w:rsidR="009458CE">
          <w:pgSz w:w="15840" w:h="12240" w:orient="landscape"/>
          <w:pgMar w:top="1440" w:right="1440" w:bottom="1440" w:left="1440" w:header="851" w:footer="992" w:gutter="0"/>
          <w:cols w:space="425"/>
          <w:docGrid w:linePitch="326"/>
        </w:sectPr>
      </w:pPr>
    </w:p>
    <w:p w14:paraId="777D401F" w14:textId="15BA49F1" w:rsidR="009458CE" w:rsidRDefault="009C0C59">
      <w:pPr>
        <w:widowControl w:val="0"/>
        <w:autoSpaceDE w:val="0"/>
        <w:autoSpaceDN w:val="0"/>
        <w:adjustRightInd w:val="0"/>
        <w:snapToGrid w:val="0"/>
        <w:spacing w:line="480" w:lineRule="auto"/>
        <w:ind w:right="60"/>
        <w:rPr>
          <w:rFonts w:eastAsia="DengXian"/>
          <w:bCs/>
          <w:color w:val="000000"/>
          <w:kern w:val="2"/>
        </w:rPr>
      </w:pPr>
      <w:r>
        <w:rPr>
          <w:rFonts w:eastAsia="DengXian"/>
          <w:b/>
          <w:bCs/>
          <w:color w:val="000000"/>
          <w:kern w:val="2"/>
        </w:rPr>
        <w:lastRenderedPageBreak/>
        <w:t xml:space="preserve">Table </w:t>
      </w:r>
      <w:del w:id="5996" w:author="Haiyang Liu" w:date="2026-05-21T09:54:00Z" w16du:dateUtc="2026-05-21T02:54:00Z">
        <w:r w:rsidDel="002E33E9">
          <w:rPr>
            <w:rFonts w:eastAsia="DengXian"/>
            <w:b/>
            <w:bCs/>
            <w:color w:val="000000"/>
            <w:kern w:val="2"/>
          </w:rPr>
          <w:delText>2</w:delText>
        </w:r>
      </w:del>
      <w:ins w:id="5997" w:author="Haiyang Liu" w:date="2026-05-21T09:54:00Z" w16du:dateUtc="2026-05-21T02:54:00Z">
        <w:r w:rsidR="002E33E9">
          <w:rPr>
            <w:rFonts w:eastAsia="DengXian"/>
            <w:b/>
            <w:bCs/>
            <w:color w:val="000000"/>
            <w:kern w:val="2"/>
          </w:rPr>
          <w:t>3</w:t>
        </w:r>
      </w:ins>
      <w:r>
        <w:rPr>
          <w:rFonts w:eastAsia="DengXian"/>
          <w:b/>
          <w:bCs/>
          <w:color w:val="000000"/>
          <w:kern w:val="2"/>
        </w:rPr>
        <w:t xml:space="preserve">. </w:t>
      </w:r>
      <w:ins w:id="5998" w:author="Haiyang Liu" w:date="2026-05-21T09:54:00Z" w16du:dateUtc="2026-05-21T02:54:00Z">
        <w:r w:rsidR="002E33E9" w:rsidRPr="002E33E9">
          <w:rPr>
            <w:rFonts w:eastAsia="DengXian"/>
            <w:color w:val="000000"/>
            <w:kern w:val="2"/>
            <w:rPrChange w:id="5999" w:author="Haiyang Liu" w:date="2026-05-21T09:54:00Z" w16du:dateUtc="2026-05-21T02:54:00Z">
              <w:rPr>
                <w:rFonts w:eastAsia="DengXian"/>
                <w:b/>
                <w:bCs/>
                <w:color w:val="000000"/>
                <w:kern w:val="2"/>
              </w:rPr>
            </w:rPrChange>
          </w:rPr>
          <w:t>Latent Growth Modeling Result</w:t>
        </w:r>
      </w:ins>
      <w:del w:id="6000" w:author="Haiyang Liu" w:date="2026-05-21T09:54:00Z" w16du:dateUtc="2026-05-21T02:54:00Z">
        <w:r w:rsidDel="002E33E9">
          <w:rPr>
            <w:rFonts w:eastAsia="DengXian"/>
            <w:bCs/>
            <w:color w:val="000000"/>
            <w:kern w:val="2"/>
          </w:rPr>
          <w:delText>Regression Analysis for the Main Effects of Studied Variables</w:delText>
        </w:r>
      </w:del>
    </w:p>
    <w:tbl>
      <w:tblPr>
        <w:tblStyle w:val="1"/>
        <w:tblW w:w="99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40"/>
        <w:gridCol w:w="1710"/>
        <w:gridCol w:w="1530"/>
        <w:gridCol w:w="1980"/>
        <w:gridCol w:w="1530"/>
      </w:tblGrid>
      <w:tr w:rsidR="009458CE" w:rsidDel="002E33E9" w14:paraId="777D4025" w14:textId="3AD926BA">
        <w:trPr>
          <w:trHeight w:val="308"/>
          <w:jc w:val="center"/>
          <w:del w:id="6001" w:author="Haiyang Liu" w:date="2026-05-21T09:55:00Z"/>
        </w:trPr>
        <w:tc>
          <w:tcPr>
            <w:tcW w:w="3240" w:type="dxa"/>
            <w:vMerge w:val="restart"/>
            <w:tcBorders>
              <w:top w:val="single" w:sz="4" w:space="0" w:color="000000"/>
              <w:bottom w:val="single" w:sz="4" w:space="0" w:color="auto"/>
            </w:tcBorders>
            <w:noWrap/>
            <w:vAlign w:val="bottom"/>
          </w:tcPr>
          <w:p w14:paraId="777D4020" w14:textId="2EC49426" w:rsidR="009458CE" w:rsidDel="002E33E9" w:rsidRDefault="009C0C59">
            <w:pPr>
              <w:widowControl w:val="0"/>
              <w:snapToGrid w:val="0"/>
              <w:jc w:val="both"/>
              <w:rPr>
                <w:del w:id="6002" w:author="Haiyang Liu" w:date="2026-05-21T09:55:00Z" w16du:dateUtc="2026-05-21T02:55:00Z"/>
                <w:i/>
                <w:color w:val="000000"/>
              </w:rPr>
            </w:pPr>
            <w:del w:id="6003" w:author="Haiyang Liu" w:date="2026-05-21T09:55:00Z" w16du:dateUtc="2026-05-21T02:55:00Z">
              <w:r w:rsidDel="002E33E9">
                <w:rPr>
                  <w:rFonts w:eastAsia="DengXian"/>
                  <w:b/>
                  <w:bCs/>
                  <w:i/>
                </w:rPr>
                <w:delText>Variables</w:delText>
              </w:r>
            </w:del>
          </w:p>
        </w:tc>
        <w:tc>
          <w:tcPr>
            <w:tcW w:w="1710" w:type="dxa"/>
            <w:tcBorders>
              <w:top w:val="single" w:sz="4" w:space="0" w:color="000000"/>
              <w:bottom w:val="single" w:sz="4" w:space="0" w:color="000000"/>
            </w:tcBorders>
            <w:noWrap/>
            <w:vAlign w:val="center"/>
          </w:tcPr>
          <w:p w14:paraId="777D4021" w14:textId="745FFE4C" w:rsidR="009458CE" w:rsidDel="002E33E9" w:rsidRDefault="009C0C59">
            <w:pPr>
              <w:widowControl w:val="0"/>
              <w:snapToGrid w:val="0"/>
              <w:jc w:val="center"/>
              <w:rPr>
                <w:del w:id="6004" w:author="Haiyang Liu" w:date="2026-05-21T09:55:00Z" w16du:dateUtc="2026-05-21T02:55:00Z"/>
                <w:rFonts w:eastAsia="DengXian"/>
                <w:b/>
                <w:i/>
              </w:rPr>
            </w:pPr>
            <w:del w:id="6005" w:author="Haiyang Liu" w:date="2026-05-21T09:55:00Z" w16du:dateUtc="2026-05-21T02:55:00Z">
              <w:r w:rsidDel="002E33E9">
                <w:rPr>
                  <w:rFonts w:eastAsia="DengXian"/>
                  <w:b/>
                  <w:i/>
                </w:rPr>
                <w:delText>Initial level of error making</w:delText>
              </w:r>
            </w:del>
          </w:p>
        </w:tc>
        <w:tc>
          <w:tcPr>
            <w:tcW w:w="1530" w:type="dxa"/>
            <w:tcBorders>
              <w:top w:val="single" w:sz="4" w:space="0" w:color="000000"/>
              <w:bottom w:val="single" w:sz="4" w:space="0" w:color="000000"/>
            </w:tcBorders>
            <w:vAlign w:val="center"/>
          </w:tcPr>
          <w:p w14:paraId="777D4022" w14:textId="4DA1F025" w:rsidR="009458CE" w:rsidDel="002E33E9" w:rsidRDefault="009C0C59">
            <w:pPr>
              <w:widowControl w:val="0"/>
              <w:snapToGrid w:val="0"/>
              <w:jc w:val="center"/>
              <w:rPr>
                <w:del w:id="6006" w:author="Haiyang Liu" w:date="2026-05-21T09:55:00Z" w16du:dateUtc="2026-05-21T02:55:00Z"/>
                <w:rFonts w:eastAsia="DengXian"/>
                <w:b/>
                <w:i/>
              </w:rPr>
            </w:pPr>
            <w:del w:id="6007" w:author="Haiyang Liu" w:date="2026-05-21T09:55:00Z" w16du:dateUtc="2026-05-21T02:55:00Z">
              <w:r w:rsidDel="002E33E9">
                <w:rPr>
                  <w:rFonts w:eastAsia="DengXian"/>
                  <w:b/>
                  <w:i/>
                </w:rPr>
                <w:delText>Change trajectory of error making</w:delText>
              </w:r>
            </w:del>
          </w:p>
        </w:tc>
        <w:tc>
          <w:tcPr>
            <w:tcW w:w="1980" w:type="dxa"/>
            <w:tcBorders>
              <w:top w:val="single" w:sz="4" w:space="0" w:color="000000"/>
              <w:bottom w:val="single" w:sz="4" w:space="0" w:color="000000"/>
            </w:tcBorders>
            <w:noWrap/>
            <w:vAlign w:val="center"/>
          </w:tcPr>
          <w:p w14:paraId="777D4023" w14:textId="3ECED4AE" w:rsidR="009458CE" w:rsidDel="002E33E9" w:rsidRDefault="009C0C59">
            <w:pPr>
              <w:widowControl w:val="0"/>
              <w:snapToGrid w:val="0"/>
              <w:jc w:val="center"/>
              <w:rPr>
                <w:del w:id="6008" w:author="Haiyang Liu" w:date="2026-05-21T09:55:00Z" w16du:dateUtc="2026-05-21T02:55:00Z"/>
                <w:rFonts w:eastAsia="DengXian"/>
                <w:b/>
                <w:i/>
              </w:rPr>
            </w:pPr>
            <w:del w:id="6009" w:author="Haiyang Liu" w:date="2026-05-21T09:55:00Z" w16du:dateUtc="2026-05-21T02:55:00Z">
              <w:r w:rsidDel="002E33E9">
                <w:rPr>
                  <w:rFonts w:eastAsia="DengXian"/>
                  <w:b/>
                  <w:i/>
                </w:rPr>
                <w:delText>Newcomer task performance</w:delText>
              </w:r>
            </w:del>
          </w:p>
        </w:tc>
        <w:tc>
          <w:tcPr>
            <w:tcW w:w="1530" w:type="dxa"/>
            <w:tcBorders>
              <w:top w:val="single" w:sz="4" w:space="0" w:color="000000"/>
              <w:bottom w:val="single" w:sz="4" w:space="0" w:color="000000"/>
            </w:tcBorders>
            <w:noWrap/>
            <w:vAlign w:val="center"/>
          </w:tcPr>
          <w:p w14:paraId="777D4024" w14:textId="6F8E22C7" w:rsidR="009458CE" w:rsidDel="002E33E9" w:rsidRDefault="009C0C59">
            <w:pPr>
              <w:widowControl w:val="0"/>
              <w:snapToGrid w:val="0"/>
              <w:jc w:val="center"/>
              <w:rPr>
                <w:del w:id="6010" w:author="Haiyang Liu" w:date="2026-05-21T09:55:00Z" w16du:dateUtc="2026-05-21T02:55:00Z"/>
                <w:rFonts w:eastAsia="DengXian"/>
                <w:b/>
                <w:i/>
              </w:rPr>
            </w:pPr>
            <w:del w:id="6011" w:author="Haiyang Liu" w:date="2026-05-21T09:55:00Z" w16du:dateUtc="2026-05-21T02:55:00Z">
              <w:r w:rsidDel="002E33E9">
                <w:rPr>
                  <w:rFonts w:eastAsia="DengXian"/>
                  <w:b/>
                  <w:i/>
                </w:rPr>
                <w:delText>Newcomer annual merit pay (Log)</w:delText>
              </w:r>
            </w:del>
          </w:p>
        </w:tc>
      </w:tr>
      <w:tr w:rsidR="009458CE" w:rsidDel="002E33E9" w14:paraId="777D402B" w14:textId="11099B97">
        <w:trPr>
          <w:trHeight w:val="308"/>
          <w:jc w:val="center"/>
          <w:del w:id="6012" w:author="Haiyang Liu" w:date="2026-05-21T09:55:00Z"/>
        </w:trPr>
        <w:tc>
          <w:tcPr>
            <w:tcW w:w="3240" w:type="dxa"/>
            <w:vMerge/>
            <w:tcBorders>
              <w:bottom w:val="single" w:sz="4" w:space="0" w:color="auto"/>
            </w:tcBorders>
            <w:noWrap/>
            <w:vAlign w:val="center"/>
          </w:tcPr>
          <w:p w14:paraId="777D4026" w14:textId="37AF7FC4" w:rsidR="009458CE" w:rsidDel="002E33E9" w:rsidRDefault="009458CE">
            <w:pPr>
              <w:widowControl w:val="0"/>
              <w:snapToGrid w:val="0"/>
              <w:jc w:val="both"/>
              <w:rPr>
                <w:del w:id="6013" w:author="Haiyang Liu" w:date="2026-05-21T09:55:00Z" w16du:dateUtc="2026-05-21T02:55:00Z"/>
                <w:rFonts w:eastAsia="DengXian"/>
                <w:b/>
                <w:bCs/>
              </w:rPr>
            </w:pPr>
          </w:p>
        </w:tc>
        <w:tc>
          <w:tcPr>
            <w:tcW w:w="1710" w:type="dxa"/>
            <w:tcBorders>
              <w:top w:val="single" w:sz="4" w:space="0" w:color="000000"/>
              <w:bottom w:val="single" w:sz="4" w:space="0" w:color="auto"/>
            </w:tcBorders>
            <w:noWrap/>
            <w:vAlign w:val="center"/>
          </w:tcPr>
          <w:p w14:paraId="777D4027" w14:textId="2BECC4C2" w:rsidR="009458CE" w:rsidDel="002E33E9" w:rsidRDefault="009C0C59">
            <w:pPr>
              <w:widowControl w:val="0"/>
              <w:snapToGrid w:val="0"/>
              <w:jc w:val="center"/>
              <w:rPr>
                <w:del w:id="6014" w:author="Haiyang Liu" w:date="2026-05-21T09:55:00Z" w16du:dateUtc="2026-05-21T02:55:00Z"/>
                <w:rFonts w:eastAsia="DengXian"/>
              </w:rPr>
            </w:pPr>
            <w:del w:id="6015" w:author="Haiyang Liu" w:date="2026-05-21T09:55:00Z" w16du:dateUtc="2026-05-21T02:55:00Z">
              <w:r w:rsidDel="002E33E9">
                <w:rPr>
                  <w:rFonts w:eastAsia="DengXian"/>
                  <w:i/>
                </w:rPr>
                <w:delText>b</w:delText>
              </w:r>
              <w:r w:rsidDel="002E33E9">
                <w:rPr>
                  <w:rFonts w:eastAsia="DengXian"/>
                </w:rPr>
                <w:delText xml:space="preserve"> (</w:delText>
              </w:r>
              <w:r w:rsidDel="002E33E9">
                <w:rPr>
                  <w:rFonts w:eastAsia="DengXian"/>
                  <w:i/>
                </w:rPr>
                <w:delText>SE</w:delText>
              </w:r>
              <w:r w:rsidDel="002E33E9">
                <w:rPr>
                  <w:rFonts w:eastAsia="DengXian"/>
                </w:rPr>
                <w:delText>)</w:delText>
              </w:r>
            </w:del>
          </w:p>
        </w:tc>
        <w:tc>
          <w:tcPr>
            <w:tcW w:w="1530" w:type="dxa"/>
            <w:tcBorders>
              <w:top w:val="single" w:sz="4" w:space="0" w:color="000000"/>
              <w:bottom w:val="single" w:sz="4" w:space="0" w:color="auto"/>
            </w:tcBorders>
            <w:vAlign w:val="center"/>
          </w:tcPr>
          <w:p w14:paraId="777D4028" w14:textId="280D0947" w:rsidR="009458CE" w:rsidDel="002E33E9" w:rsidRDefault="009C0C59">
            <w:pPr>
              <w:widowControl w:val="0"/>
              <w:snapToGrid w:val="0"/>
              <w:jc w:val="center"/>
              <w:rPr>
                <w:del w:id="6016" w:author="Haiyang Liu" w:date="2026-05-21T09:55:00Z" w16du:dateUtc="2026-05-21T02:55:00Z"/>
                <w:rFonts w:eastAsia="DengXian"/>
              </w:rPr>
            </w:pPr>
            <w:del w:id="6017" w:author="Haiyang Liu" w:date="2026-05-21T09:55:00Z" w16du:dateUtc="2026-05-21T02:55:00Z">
              <w:r w:rsidDel="002E33E9">
                <w:rPr>
                  <w:rFonts w:eastAsia="DengXian"/>
                  <w:i/>
                </w:rPr>
                <w:delText xml:space="preserve">b </w:delText>
              </w:r>
              <w:r w:rsidDel="002E33E9">
                <w:rPr>
                  <w:rFonts w:eastAsia="DengXian"/>
                </w:rPr>
                <w:delText>(</w:delText>
              </w:r>
              <w:r w:rsidDel="002E33E9">
                <w:rPr>
                  <w:rFonts w:eastAsia="DengXian"/>
                  <w:i/>
                </w:rPr>
                <w:delText>SE</w:delText>
              </w:r>
              <w:r w:rsidDel="002E33E9">
                <w:rPr>
                  <w:rFonts w:eastAsia="DengXian"/>
                </w:rPr>
                <w:delText>)</w:delText>
              </w:r>
            </w:del>
          </w:p>
        </w:tc>
        <w:tc>
          <w:tcPr>
            <w:tcW w:w="1980" w:type="dxa"/>
            <w:tcBorders>
              <w:top w:val="single" w:sz="4" w:space="0" w:color="000000"/>
              <w:bottom w:val="single" w:sz="4" w:space="0" w:color="auto"/>
            </w:tcBorders>
            <w:noWrap/>
            <w:vAlign w:val="center"/>
          </w:tcPr>
          <w:p w14:paraId="777D4029" w14:textId="3EFC5242" w:rsidR="009458CE" w:rsidDel="002E33E9" w:rsidRDefault="009C0C59">
            <w:pPr>
              <w:widowControl w:val="0"/>
              <w:snapToGrid w:val="0"/>
              <w:jc w:val="center"/>
              <w:rPr>
                <w:del w:id="6018" w:author="Haiyang Liu" w:date="2026-05-21T09:55:00Z" w16du:dateUtc="2026-05-21T02:55:00Z"/>
                <w:rFonts w:eastAsia="DengXian"/>
              </w:rPr>
            </w:pPr>
            <w:del w:id="6019" w:author="Haiyang Liu" w:date="2026-05-21T09:55:00Z" w16du:dateUtc="2026-05-21T02:55:00Z">
              <w:r w:rsidDel="002E33E9">
                <w:rPr>
                  <w:rFonts w:eastAsia="DengXian"/>
                  <w:i/>
                </w:rPr>
                <w:delText xml:space="preserve">b </w:delText>
              </w:r>
              <w:r w:rsidDel="002E33E9">
                <w:rPr>
                  <w:rFonts w:eastAsia="DengXian"/>
                </w:rPr>
                <w:delText>(</w:delText>
              </w:r>
              <w:r w:rsidDel="002E33E9">
                <w:rPr>
                  <w:rFonts w:eastAsia="DengXian"/>
                  <w:i/>
                </w:rPr>
                <w:delText>SE</w:delText>
              </w:r>
              <w:r w:rsidDel="002E33E9">
                <w:rPr>
                  <w:rFonts w:eastAsia="DengXian"/>
                </w:rPr>
                <w:delText>)</w:delText>
              </w:r>
            </w:del>
          </w:p>
        </w:tc>
        <w:tc>
          <w:tcPr>
            <w:tcW w:w="1530" w:type="dxa"/>
            <w:tcBorders>
              <w:top w:val="single" w:sz="4" w:space="0" w:color="000000"/>
              <w:bottom w:val="single" w:sz="4" w:space="0" w:color="auto"/>
            </w:tcBorders>
            <w:noWrap/>
            <w:vAlign w:val="center"/>
          </w:tcPr>
          <w:p w14:paraId="777D402A" w14:textId="5D834C0E" w:rsidR="009458CE" w:rsidDel="002E33E9" w:rsidRDefault="009C0C59">
            <w:pPr>
              <w:widowControl w:val="0"/>
              <w:snapToGrid w:val="0"/>
              <w:jc w:val="center"/>
              <w:rPr>
                <w:del w:id="6020" w:author="Haiyang Liu" w:date="2026-05-21T09:55:00Z" w16du:dateUtc="2026-05-21T02:55:00Z"/>
                <w:rFonts w:eastAsia="DengXian"/>
              </w:rPr>
            </w:pPr>
            <w:del w:id="6021" w:author="Haiyang Liu" w:date="2026-05-21T09:55:00Z" w16du:dateUtc="2026-05-21T02:55:00Z">
              <w:r w:rsidDel="002E33E9">
                <w:rPr>
                  <w:rFonts w:eastAsia="DengXian"/>
                  <w:i/>
                </w:rPr>
                <w:delText>b</w:delText>
              </w:r>
              <w:r w:rsidDel="002E33E9">
                <w:rPr>
                  <w:rFonts w:eastAsia="DengXian"/>
                </w:rPr>
                <w:delText xml:space="preserve"> (</w:delText>
              </w:r>
              <w:r w:rsidDel="002E33E9">
                <w:rPr>
                  <w:rFonts w:eastAsia="DengXian"/>
                  <w:i/>
                </w:rPr>
                <w:delText>SE</w:delText>
              </w:r>
              <w:r w:rsidDel="002E33E9">
                <w:rPr>
                  <w:rFonts w:eastAsia="DengXian"/>
                </w:rPr>
                <w:delText>)</w:delText>
              </w:r>
            </w:del>
          </w:p>
        </w:tc>
      </w:tr>
      <w:tr w:rsidR="009458CE" w:rsidDel="002E33E9" w14:paraId="777D4031" w14:textId="12E11E80">
        <w:trPr>
          <w:trHeight w:val="308"/>
          <w:jc w:val="center"/>
          <w:del w:id="6022" w:author="Haiyang Liu" w:date="2026-05-21T09:55:00Z"/>
        </w:trPr>
        <w:tc>
          <w:tcPr>
            <w:tcW w:w="3240" w:type="dxa"/>
            <w:noWrap/>
            <w:vAlign w:val="center"/>
          </w:tcPr>
          <w:p w14:paraId="777D402C" w14:textId="5529A57A" w:rsidR="009458CE" w:rsidDel="002E33E9" w:rsidRDefault="009C0C59">
            <w:pPr>
              <w:widowControl w:val="0"/>
              <w:snapToGrid w:val="0"/>
              <w:rPr>
                <w:del w:id="6023" w:author="Haiyang Liu" w:date="2026-05-21T09:55:00Z" w16du:dateUtc="2026-05-21T02:55:00Z"/>
                <w:i/>
                <w:color w:val="000000"/>
              </w:rPr>
            </w:pPr>
            <w:del w:id="6024" w:author="Haiyang Liu" w:date="2026-05-21T09:55:00Z" w16du:dateUtc="2026-05-21T02:55:00Z">
              <w:r w:rsidDel="002E33E9">
                <w:rPr>
                  <w:i/>
                  <w:color w:val="000000"/>
                </w:rPr>
                <w:delText>Intercept</w:delText>
              </w:r>
            </w:del>
          </w:p>
        </w:tc>
        <w:tc>
          <w:tcPr>
            <w:tcW w:w="1710" w:type="dxa"/>
            <w:noWrap/>
            <w:vAlign w:val="center"/>
          </w:tcPr>
          <w:p w14:paraId="777D402D" w14:textId="77B6677E" w:rsidR="009458CE" w:rsidDel="002E33E9" w:rsidRDefault="009C0C59">
            <w:pPr>
              <w:widowControl w:val="0"/>
              <w:snapToGrid w:val="0"/>
              <w:jc w:val="right"/>
              <w:rPr>
                <w:del w:id="6025" w:author="Haiyang Liu" w:date="2026-05-21T09:55:00Z" w16du:dateUtc="2026-05-21T02:55:00Z"/>
                <w:rFonts w:eastAsia="DengXian"/>
              </w:rPr>
            </w:pPr>
            <w:del w:id="6026" w:author="Haiyang Liu" w:date="2026-05-21T09:55:00Z" w16du:dateUtc="2026-05-21T02:55:00Z">
              <w:r w:rsidDel="002E33E9">
                <w:rPr>
                  <w:rFonts w:eastAsia="DengXian"/>
                </w:rPr>
                <w:delText>5.015</w:delText>
              </w:r>
              <w:r w:rsidDel="002E33E9">
                <w:rPr>
                  <w:rFonts w:eastAsia="DengXian"/>
                  <w:vertAlign w:val="superscript"/>
                </w:rPr>
                <w:delText>**</w:delText>
              </w:r>
              <w:r w:rsidDel="002E33E9">
                <w:rPr>
                  <w:rFonts w:eastAsia="DengXian"/>
                </w:rPr>
                <w:delText>(1.373)</w:delText>
              </w:r>
            </w:del>
          </w:p>
        </w:tc>
        <w:tc>
          <w:tcPr>
            <w:tcW w:w="1530" w:type="dxa"/>
            <w:vAlign w:val="center"/>
          </w:tcPr>
          <w:p w14:paraId="777D402E" w14:textId="031E0CFA" w:rsidR="009458CE" w:rsidDel="002E33E9" w:rsidRDefault="009C0C59">
            <w:pPr>
              <w:widowControl w:val="0"/>
              <w:snapToGrid w:val="0"/>
              <w:jc w:val="right"/>
              <w:rPr>
                <w:del w:id="6027" w:author="Haiyang Liu" w:date="2026-05-21T09:55:00Z" w16du:dateUtc="2026-05-21T02:55:00Z"/>
                <w:rFonts w:eastAsia="DengXian"/>
              </w:rPr>
            </w:pPr>
            <w:del w:id="6028" w:author="Haiyang Liu" w:date="2026-05-21T09:55:00Z" w16du:dateUtc="2026-05-21T02:55:00Z">
              <w:r w:rsidDel="002E33E9">
                <w:rPr>
                  <w:rFonts w:eastAsia="DengXian"/>
                </w:rPr>
                <w:delText>-.116</w:delText>
              </w:r>
              <w:r w:rsidDel="002E33E9">
                <w:rPr>
                  <w:rFonts w:eastAsia="DengXian"/>
                  <w:vertAlign w:val="superscript"/>
                </w:rPr>
                <w:delText>**</w:delText>
              </w:r>
              <w:r w:rsidDel="002E33E9">
                <w:rPr>
                  <w:rFonts w:eastAsia="DengXian"/>
                </w:rPr>
                <w:delText>(.030)</w:delText>
              </w:r>
            </w:del>
          </w:p>
        </w:tc>
        <w:tc>
          <w:tcPr>
            <w:tcW w:w="1980" w:type="dxa"/>
            <w:noWrap/>
            <w:vAlign w:val="center"/>
          </w:tcPr>
          <w:p w14:paraId="777D402F" w14:textId="0348EB90" w:rsidR="009458CE" w:rsidDel="002E33E9" w:rsidRDefault="009C0C59">
            <w:pPr>
              <w:widowControl w:val="0"/>
              <w:snapToGrid w:val="0"/>
              <w:jc w:val="right"/>
              <w:rPr>
                <w:del w:id="6029" w:author="Haiyang Liu" w:date="2026-05-21T09:55:00Z" w16du:dateUtc="2026-05-21T02:55:00Z"/>
                <w:rFonts w:eastAsia="DengXian"/>
              </w:rPr>
            </w:pPr>
            <w:del w:id="6030" w:author="Haiyang Liu" w:date="2026-05-21T09:55:00Z" w16du:dateUtc="2026-05-21T02:55:00Z">
              <w:r w:rsidDel="002E33E9">
                <w:rPr>
                  <w:rFonts w:eastAsia="DengXian"/>
                </w:rPr>
                <w:delText>.852(1.580)</w:delText>
              </w:r>
            </w:del>
          </w:p>
        </w:tc>
        <w:tc>
          <w:tcPr>
            <w:tcW w:w="1530" w:type="dxa"/>
            <w:noWrap/>
            <w:vAlign w:val="center"/>
          </w:tcPr>
          <w:p w14:paraId="777D4030" w14:textId="3F9A05E6" w:rsidR="009458CE" w:rsidDel="002E33E9" w:rsidRDefault="009C0C59">
            <w:pPr>
              <w:widowControl w:val="0"/>
              <w:snapToGrid w:val="0"/>
              <w:jc w:val="right"/>
              <w:rPr>
                <w:del w:id="6031" w:author="Haiyang Liu" w:date="2026-05-21T09:55:00Z" w16du:dateUtc="2026-05-21T02:55:00Z"/>
                <w:rFonts w:eastAsia="DengXian"/>
              </w:rPr>
            </w:pPr>
            <w:del w:id="6032" w:author="Haiyang Liu" w:date="2026-05-21T09:55:00Z" w16du:dateUtc="2026-05-21T02:55:00Z">
              <w:r w:rsidDel="002E33E9">
                <w:rPr>
                  <w:rFonts w:eastAsia="DengXian"/>
                  <w:color w:val="000000"/>
                </w:rPr>
                <w:delText>4.167</w:delText>
              </w:r>
              <w:r w:rsidDel="002E33E9">
                <w:rPr>
                  <w:rFonts w:eastAsia="DengXian"/>
                  <w:color w:val="000000"/>
                  <w:vertAlign w:val="superscript"/>
                </w:rPr>
                <w:delText>**</w:delText>
              </w:r>
              <w:r w:rsidDel="002E33E9">
                <w:rPr>
                  <w:rFonts w:eastAsia="DengXian"/>
                  <w:color w:val="000000"/>
                </w:rPr>
                <w:delText>(.057)</w:delText>
              </w:r>
            </w:del>
          </w:p>
        </w:tc>
      </w:tr>
      <w:tr w:rsidR="009458CE" w:rsidDel="002E33E9" w14:paraId="777D4037" w14:textId="020DD6E8">
        <w:trPr>
          <w:trHeight w:val="308"/>
          <w:jc w:val="center"/>
          <w:del w:id="6033" w:author="Haiyang Liu" w:date="2026-05-21T09:55:00Z"/>
        </w:trPr>
        <w:tc>
          <w:tcPr>
            <w:tcW w:w="3240" w:type="dxa"/>
            <w:noWrap/>
            <w:vAlign w:val="center"/>
          </w:tcPr>
          <w:p w14:paraId="777D4032" w14:textId="1B0A9CDD" w:rsidR="009458CE" w:rsidDel="002E33E9" w:rsidRDefault="009C0C59">
            <w:pPr>
              <w:widowControl w:val="0"/>
              <w:snapToGrid w:val="0"/>
              <w:rPr>
                <w:del w:id="6034" w:author="Haiyang Liu" w:date="2026-05-21T09:55:00Z" w16du:dateUtc="2026-05-21T02:55:00Z"/>
                <w:i/>
                <w:color w:val="000000"/>
              </w:rPr>
            </w:pPr>
            <w:del w:id="6035" w:author="Haiyang Liu" w:date="2026-05-21T09:55:00Z" w16du:dateUtc="2026-05-21T02:55:00Z">
              <w:r w:rsidDel="002E33E9">
                <w:rPr>
                  <w:b/>
                  <w:i/>
                  <w:color w:val="000000"/>
                </w:rPr>
                <w:delText>Control variables</w:delText>
              </w:r>
            </w:del>
          </w:p>
        </w:tc>
        <w:tc>
          <w:tcPr>
            <w:tcW w:w="1710" w:type="dxa"/>
            <w:noWrap/>
            <w:vAlign w:val="center"/>
          </w:tcPr>
          <w:p w14:paraId="777D4033" w14:textId="01308508" w:rsidR="009458CE" w:rsidDel="002E33E9" w:rsidRDefault="009458CE">
            <w:pPr>
              <w:widowControl w:val="0"/>
              <w:snapToGrid w:val="0"/>
              <w:jc w:val="right"/>
              <w:rPr>
                <w:del w:id="6036" w:author="Haiyang Liu" w:date="2026-05-21T09:55:00Z" w16du:dateUtc="2026-05-21T02:55:00Z"/>
                <w:rFonts w:eastAsia="DengXian"/>
              </w:rPr>
            </w:pPr>
          </w:p>
        </w:tc>
        <w:tc>
          <w:tcPr>
            <w:tcW w:w="1530" w:type="dxa"/>
            <w:vAlign w:val="center"/>
          </w:tcPr>
          <w:p w14:paraId="777D4034" w14:textId="3D6C46F8" w:rsidR="009458CE" w:rsidDel="002E33E9" w:rsidRDefault="009458CE">
            <w:pPr>
              <w:widowControl w:val="0"/>
              <w:snapToGrid w:val="0"/>
              <w:jc w:val="right"/>
              <w:rPr>
                <w:del w:id="6037" w:author="Haiyang Liu" w:date="2026-05-21T09:55:00Z" w16du:dateUtc="2026-05-21T02:55:00Z"/>
                <w:rFonts w:eastAsia="DengXian"/>
              </w:rPr>
            </w:pPr>
          </w:p>
        </w:tc>
        <w:tc>
          <w:tcPr>
            <w:tcW w:w="1980" w:type="dxa"/>
            <w:noWrap/>
            <w:vAlign w:val="center"/>
          </w:tcPr>
          <w:p w14:paraId="777D4035" w14:textId="7DEB615F" w:rsidR="009458CE" w:rsidDel="002E33E9" w:rsidRDefault="009458CE">
            <w:pPr>
              <w:widowControl w:val="0"/>
              <w:snapToGrid w:val="0"/>
              <w:jc w:val="right"/>
              <w:rPr>
                <w:del w:id="6038" w:author="Haiyang Liu" w:date="2026-05-21T09:55:00Z" w16du:dateUtc="2026-05-21T02:55:00Z"/>
                <w:rFonts w:eastAsia="DengXian"/>
              </w:rPr>
            </w:pPr>
          </w:p>
        </w:tc>
        <w:tc>
          <w:tcPr>
            <w:tcW w:w="1530" w:type="dxa"/>
            <w:noWrap/>
            <w:vAlign w:val="center"/>
          </w:tcPr>
          <w:p w14:paraId="777D4036" w14:textId="4A03778A" w:rsidR="009458CE" w:rsidDel="002E33E9" w:rsidRDefault="009458CE">
            <w:pPr>
              <w:widowControl w:val="0"/>
              <w:snapToGrid w:val="0"/>
              <w:jc w:val="right"/>
              <w:rPr>
                <w:del w:id="6039" w:author="Haiyang Liu" w:date="2026-05-21T09:55:00Z" w16du:dateUtc="2026-05-21T02:55:00Z"/>
                <w:rFonts w:eastAsia="DengXian"/>
                <w:color w:val="000000"/>
              </w:rPr>
            </w:pPr>
          </w:p>
        </w:tc>
      </w:tr>
      <w:tr w:rsidR="009458CE" w:rsidDel="002E33E9" w14:paraId="777D403D" w14:textId="65F2EAA3">
        <w:trPr>
          <w:trHeight w:val="308"/>
          <w:jc w:val="center"/>
          <w:del w:id="6040" w:author="Haiyang Liu" w:date="2026-05-21T09:55:00Z"/>
        </w:trPr>
        <w:tc>
          <w:tcPr>
            <w:tcW w:w="3240" w:type="dxa"/>
            <w:noWrap/>
            <w:vAlign w:val="center"/>
          </w:tcPr>
          <w:p w14:paraId="777D4038" w14:textId="1638D313" w:rsidR="009458CE" w:rsidDel="002E33E9" w:rsidRDefault="009C0C59">
            <w:pPr>
              <w:widowControl w:val="0"/>
              <w:snapToGrid w:val="0"/>
              <w:rPr>
                <w:del w:id="6041" w:author="Haiyang Liu" w:date="2026-05-21T09:55:00Z" w16du:dateUtc="2026-05-21T02:55:00Z"/>
                <w:rFonts w:eastAsia="DengXian"/>
              </w:rPr>
            </w:pPr>
            <w:del w:id="6042" w:author="Haiyang Liu" w:date="2026-05-21T09:55:00Z" w16du:dateUtc="2026-05-21T02:55:00Z">
              <w:r w:rsidDel="002E33E9">
                <w:rPr>
                  <w:color w:val="000000"/>
                </w:rPr>
                <w:delText>N</w:delText>
              </w:r>
              <w:r w:rsidDel="002E33E9">
                <w:rPr>
                  <w:rFonts w:eastAsia="DengXian"/>
                  <w:color w:val="000000"/>
                </w:rPr>
                <w:delText>ew</w:delText>
              </w:r>
              <w:r w:rsidDel="002E33E9">
                <w:rPr>
                  <w:color w:val="000000"/>
                </w:rPr>
                <w:delText xml:space="preserve">comer sex </w:delText>
              </w:r>
              <w:r w:rsidDel="002E33E9">
                <w:rPr>
                  <w:rFonts w:eastAsia="DengXian"/>
                  <w:color w:val="000000"/>
                </w:rPr>
                <w:delText>(0 = female)</w:delText>
              </w:r>
            </w:del>
          </w:p>
        </w:tc>
        <w:tc>
          <w:tcPr>
            <w:tcW w:w="1710" w:type="dxa"/>
            <w:noWrap/>
            <w:vAlign w:val="center"/>
          </w:tcPr>
          <w:p w14:paraId="777D4039" w14:textId="12EAD688" w:rsidR="009458CE" w:rsidDel="002E33E9" w:rsidRDefault="009C0C59">
            <w:pPr>
              <w:widowControl w:val="0"/>
              <w:snapToGrid w:val="0"/>
              <w:jc w:val="right"/>
              <w:rPr>
                <w:del w:id="6043" w:author="Haiyang Liu" w:date="2026-05-21T09:55:00Z" w16du:dateUtc="2026-05-21T02:55:00Z"/>
                <w:rFonts w:eastAsia="DengXian"/>
              </w:rPr>
            </w:pPr>
            <w:del w:id="6044" w:author="Haiyang Liu" w:date="2026-05-21T09:55:00Z" w16du:dateUtc="2026-05-21T02:55:00Z">
              <w:r w:rsidDel="002E33E9">
                <w:rPr>
                  <w:rFonts w:eastAsia="DengXian"/>
                </w:rPr>
                <w:delText>-.280(.226)</w:delText>
              </w:r>
            </w:del>
          </w:p>
        </w:tc>
        <w:tc>
          <w:tcPr>
            <w:tcW w:w="1530" w:type="dxa"/>
            <w:vAlign w:val="center"/>
          </w:tcPr>
          <w:p w14:paraId="777D403A" w14:textId="469E9657" w:rsidR="009458CE" w:rsidDel="002E33E9" w:rsidRDefault="009C0C59">
            <w:pPr>
              <w:widowControl w:val="0"/>
              <w:snapToGrid w:val="0"/>
              <w:jc w:val="right"/>
              <w:rPr>
                <w:del w:id="6045" w:author="Haiyang Liu" w:date="2026-05-21T09:55:00Z" w16du:dateUtc="2026-05-21T02:55:00Z"/>
                <w:rFonts w:eastAsia="DengXian"/>
                <w:highlight w:val="yellow"/>
              </w:rPr>
            </w:pPr>
            <w:del w:id="6046" w:author="Haiyang Liu" w:date="2026-05-21T09:55:00Z" w16du:dateUtc="2026-05-21T02:55:00Z">
              <w:r w:rsidDel="002E33E9">
                <w:rPr>
                  <w:rFonts w:eastAsia="DengXian"/>
                </w:rPr>
                <w:delText>-.003(.005)</w:delText>
              </w:r>
            </w:del>
          </w:p>
        </w:tc>
        <w:tc>
          <w:tcPr>
            <w:tcW w:w="1980" w:type="dxa"/>
            <w:noWrap/>
            <w:vAlign w:val="center"/>
          </w:tcPr>
          <w:p w14:paraId="777D403B" w14:textId="39E9C193" w:rsidR="009458CE" w:rsidDel="002E33E9" w:rsidRDefault="009C0C59">
            <w:pPr>
              <w:widowControl w:val="0"/>
              <w:snapToGrid w:val="0"/>
              <w:jc w:val="right"/>
              <w:rPr>
                <w:del w:id="6047" w:author="Haiyang Liu" w:date="2026-05-21T09:55:00Z" w16du:dateUtc="2026-05-21T02:55:00Z"/>
                <w:rFonts w:eastAsia="DengXian"/>
              </w:rPr>
            </w:pPr>
            <w:del w:id="6048" w:author="Haiyang Liu" w:date="2026-05-21T09:55:00Z" w16du:dateUtc="2026-05-21T02:55:00Z">
              <w:r w:rsidDel="002E33E9">
                <w:rPr>
                  <w:rFonts w:eastAsia="DengXian"/>
                </w:rPr>
                <w:delText>.409(.213)</w:delText>
              </w:r>
            </w:del>
          </w:p>
        </w:tc>
        <w:tc>
          <w:tcPr>
            <w:tcW w:w="1530" w:type="dxa"/>
            <w:noWrap/>
            <w:vAlign w:val="center"/>
          </w:tcPr>
          <w:p w14:paraId="777D403C" w14:textId="2C30C499" w:rsidR="009458CE" w:rsidDel="002E33E9" w:rsidRDefault="009C0C59">
            <w:pPr>
              <w:widowControl w:val="0"/>
              <w:snapToGrid w:val="0"/>
              <w:jc w:val="right"/>
              <w:rPr>
                <w:del w:id="6049" w:author="Haiyang Liu" w:date="2026-05-21T09:55:00Z" w16du:dateUtc="2026-05-21T02:55:00Z"/>
                <w:rFonts w:eastAsia="DengXian"/>
              </w:rPr>
            </w:pPr>
            <w:del w:id="6050" w:author="Haiyang Liu" w:date="2026-05-21T09:55:00Z" w16du:dateUtc="2026-05-21T02:55:00Z">
              <w:r w:rsidDel="002E33E9">
                <w:rPr>
                  <w:rFonts w:eastAsia="DengXian"/>
                  <w:color w:val="000000"/>
                </w:rPr>
                <w:delText>-.008(.008)</w:delText>
              </w:r>
            </w:del>
          </w:p>
        </w:tc>
      </w:tr>
      <w:tr w:rsidR="009458CE" w:rsidDel="002E33E9" w14:paraId="777D4043" w14:textId="768A510C">
        <w:trPr>
          <w:trHeight w:val="323"/>
          <w:jc w:val="center"/>
          <w:del w:id="6051" w:author="Haiyang Liu" w:date="2026-05-21T09:55:00Z"/>
        </w:trPr>
        <w:tc>
          <w:tcPr>
            <w:tcW w:w="3240" w:type="dxa"/>
            <w:noWrap/>
            <w:vAlign w:val="center"/>
          </w:tcPr>
          <w:p w14:paraId="777D403E" w14:textId="159F9338" w:rsidR="009458CE" w:rsidDel="002E33E9" w:rsidRDefault="009C0C59">
            <w:pPr>
              <w:widowControl w:val="0"/>
              <w:snapToGrid w:val="0"/>
              <w:rPr>
                <w:del w:id="6052" w:author="Haiyang Liu" w:date="2026-05-21T09:55:00Z" w16du:dateUtc="2026-05-21T02:55:00Z"/>
                <w:rFonts w:eastAsia="DengXian"/>
              </w:rPr>
            </w:pPr>
            <w:del w:id="6053" w:author="Haiyang Liu" w:date="2026-05-21T09:55:00Z" w16du:dateUtc="2026-05-21T02:55:00Z">
              <w:r w:rsidDel="002E33E9">
                <w:rPr>
                  <w:color w:val="000000"/>
                </w:rPr>
                <w:delText>N</w:delText>
              </w:r>
              <w:r w:rsidDel="002E33E9">
                <w:rPr>
                  <w:rFonts w:eastAsia="DengXian"/>
                  <w:color w:val="000000"/>
                </w:rPr>
                <w:delText>ew</w:delText>
              </w:r>
              <w:r w:rsidDel="002E33E9">
                <w:rPr>
                  <w:color w:val="000000"/>
                </w:rPr>
                <w:delText>comer age</w:delText>
              </w:r>
            </w:del>
          </w:p>
        </w:tc>
        <w:tc>
          <w:tcPr>
            <w:tcW w:w="1710" w:type="dxa"/>
            <w:noWrap/>
            <w:vAlign w:val="center"/>
          </w:tcPr>
          <w:p w14:paraId="777D403F" w14:textId="09C93333" w:rsidR="009458CE" w:rsidDel="002E33E9" w:rsidRDefault="009C0C59">
            <w:pPr>
              <w:widowControl w:val="0"/>
              <w:snapToGrid w:val="0"/>
              <w:jc w:val="right"/>
              <w:rPr>
                <w:del w:id="6054" w:author="Haiyang Liu" w:date="2026-05-21T09:55:00Z" w16du:dateUtc="2026-05-21T02:55:00Z"/>
                <w:rFonts w:eastAsia="DengXian"/>
              </w:rPr>
            </w:pPr>
            <w:del w:id="6055" w:author="Haiyang Liu" w:date="2026-05-21T09:55:00Z" w16du:dateUtc="2026-05-21T02:55:00Z">
              <w:r w:rsidDel="002E33E9">
                <w:rPr>
                  <w:rFonts w:eastAsia="DengXian"/>
                </w:rPr>
                <w:delText>-.023(.026)</w:delText>
              </w:r>
            </w:del>
          </w:p>
        </w:tc>
        <w:tc>
          <w:tcPr>
            <w:tcW w:w="1530" w:type="dxa"/>
            <w:vAlign w:val="center"/>
          </w:tcPr>
          <w:p w14:paraId="777D4040" w14:textId="3B40F0A2" w:rsidR="009458CE" w:rsidDel="002E33E9" w:rsidRDefault="009C0C59">
            <w:pPr>
              <w:widowControl w:val="0"/>
              <w:snapToGrid w:val="0"/>
              <w:jc w:val="right"/>
              <w:rPr>
                <w:del w:id="6056" w:author="Haiyang Liu" w:date="2026-05-21T09:55:00Z" w16du:dateUtc="2026-05-21T02:55:00Z"/>
                <w:rFonts w:eastAsia="DengXian"/>
                <w:highlight w:val="yellow"/>
              </w:rPr>
            </w:pPr>
            <w:del w:id="6057" w:author="Haiyang Liu" w:date="2026-05-21T09:55:00Z" w16du:dateUtc="2026-05-21T02:55:00Z">
              <w:r w:rsidDel="002E33E9">
                <w:rPr>
                  <w:rFonts w:eastAsia="DengXian"/>
                </w:rPr>
                <w:delText>-.001(.001)</w:delText>
              </w:r>
            </w:del>
          </w:p>
        </w:tc>
        <w:tc>
          <w:tcPr>
            <w:tcW w:w="1980" w:type="dxa"/>
            <w:noWrap/>
            <w:vAlign w:val="center"/>
          </w:tcPr>
          <w:p w14:paraId="777D4041" w14:textId="01260CC3" w:rsidR="009458CE" w:rsidDel="002E33E9" w:rsidRDefault="009C0C59">
            <w:pPr>
              <w:widowControl w:val="0"/>
              <w:snapToGrid w:val="0"/>
              <w:jc w:val="right"/>
              <w:rPr>
                <w:del w:id="6058" w:author="Haiyang Liu" w:date="2026-05-21T09:55:00Z" w16du:dateUtc="2026-05-21T02:55:00Z"/>
                <w:rFonts w:eastAsia="DengXian"/>
              </w:rPr>
            </w:pPr>
            <w:del w:id="6059" w:author="Haiyang Liu" w:date="2026-05-21T09:55:00Z" w16du:dateUtc="2026-05-21T02:55:00Z">
              <w:r w:rsidDel="002E33E9">
                <w:rPr>
                  <w:rFonts w:eastAsia="DengXian"/>
                </w:rPr>
                <w:delText>-.025(.024)</w:delText>
              </w:r>
            </w:del>
          </w:p>
        </w:tc>
        <w:tc>
          <w:tcPr>
            <w:tcW w:w="1530" w:type="dxa"/>
            <w:noWrap/>
            <w:vAlign w:val="center"/>
          </w:tcPr>
          <w:p w14:paraId="777D4042" w14:textId="23E07F8F" w:rsidR="009458CE" w:rsidDel="002E33E9" w:rsidRDefault="009C0C59">
            <w:pPr>
              <w:widowControl w:val="0"/>
              <w:snapToGrid w:val="0"/>
              <w:jc w:val="right"/>
              <w:rPr>
                <w:del w:id="6060" w:author="Haiyang Liu" w:date="2026-05-21T09:55:00Z" w16du:dateUtc="2026-05-21T02:55:00Z"/>
                <w:rFonts w:eastAsia="DengXian"/>
              </w:rPr>
            </w:pPr>
            <w:del w:id="6061" w:author="Haiyang Liu" w:date="2026-05-21T09:55:00Z" w16du:dateUtc="2026-05-21T02:55:00Z">
              <w:r w:rsidDel="002E33E9">
                <w:rPr>
                  <w:rFonts w:eastAsia="DengXian"/>
                  <w:color w:val="000000"/>
                </w:rPr>
                <w:delText>-.001(.001)</w:delText>
              </w:r>
            </w:del>
          </w:p>
        </w:tc>
      </w:tr>
      <w:tr w:rsidR="009458CE" w:rsidDel="002E33E9" w14:paraId="777D4049" w14:textId="264172F7">
        <w:trPr>
          <w:trHeight w:val="323"/>
          <w:jc w:val="center"/>
          <w:del w:id="6062" w:author="Haiyang Liu" w:date="2026-05-21T09:55:00Z"/>
        </w:trPr>
        <w:tc>
          <w:tcPr>
            <w:tcW w:w="3240" w:type="dxa"/>
            <w:noWrap/>
            <w:vAlign w:val="center"/>
          </w:tcPr>
          <w:p w14:paraId="777D4044" w14:textId="19E613F6" w:rsidR="009458CE" w:rsidDel="002E33E9" w:rsidRDefault="009C0C59">
            <w:pPr>
              <w:widowControl w:val="0"/>
              <w:snapToGrid w:val="0"/>
              <w:rPr>
                <w:del w:id="6063" w:author="Haiyang Liu" w:date="2026-05-21T09:55:00Z" w16du:dateUtc="2026-05-21T02:55:00Z"/>
                <w:color w:val="000000"/>
              </w:rPr>
            </w:pPr>
            <w:del w:id="6064" w:author="Haiyang Liu" w:date="2026-05-21T09:55:00Z" w16du:dateUtc="2026-05-21T02:55:00Z">
              <w:r w:rsidDel="002E33E9">
                <w:delText xml:space="preserve">Leader sex </w:delText>
              </w:r>
              <w:r w:rsidDel="002E33E9">
                <w:rPr>
                  <w:rFonts w:eastAsia="DengXian"/>
                  <w:color w:val="000000"/>
                </w:rPr>
                <w:delText>(0 = female)</w:delText>
              </w:r>
            </w:del>
          </w:p>
        </w:tc>
        <w:tc>
          <w:tcPr>
            <w:tcW w:w="1710" w:type="dxa"/>
            <w:noWrap/>
            <w:vAlign w:val="center"/>
          </w:tcPr>
          <w:p w14:paraId="777D4045" w14:textId="3A5C3B8D" w:rsidR="009458CE" w:rsidDel="002E33E9" w:rsidRDefault="009C0C59">
            <w:pPr>
              <w:widowControl w:val="0"/>
              <w:snapToGrid w:val="0"/>
              <w:jc w:val="right"/>
              <w:rPr>
                <w:del w:id="6065" w:author="Haiyang Liu" w:date="2026-05-21T09:55:00Z" w16du:dateUtc="2026-05-21T02:55:00Z"/>
                <w:rFonts w:eastAsia="DengXian"/>
              </w:rPr>
            </w:pPr>
            <w:del w:id="6066" w:author="Haiyang Liu" w:date="2026-05-21T09:55:00Z" w16du:dateUtc="2026-05-21T02:55:00Z">
              <w:r w:rsidDel="002E33E9">
                <w:rPr>
                  <w:rFonts w:eastAsia="DengXian"/>
                </w:rPr>
                <w:delText>-.356(.231)</w:delText>
              </w:r>
            </w:del>
          </w:p>
        </w:tc>
        <w:tc>
          <w:tcPr>
            <w:tcW w:w="1530" w:type="dxa"/>
            <w:vAlign w:val="center"/>
          </w:tcPr>
          <w:p w14:paraId="777D4046" w14:textId="6D839D6F" w:rsidR="009458CE" w:rsidDel="002E33E9" w:rsidRDefault="009C0C59">
            <w:pPr>
              <w:widowControl w:val="0"/>
              <w:snapToGrid w:val="0"/>
              <w:jc w:val="right"/>
              <w:rPr>
                <w:del w:id="6067" w:author="Haiyang Liu" w:date="2026-05-21T09:55:00Z" w16du:dateUtc="2026-05-21T02:55:00Z"/>
                <w:rFonts w:eastAsia="DengXian"/>
              </w:rPr>
            </w:pPr>
            <w:del w:id="6068" w:author="Haiyang Liu" w:date="2026-05-21T09:55:00Z" w16du:dateUtc="2026-05-21T02:55:00Z">
              <w:r w:rsidDel="002E33E9">
                <w:rPr>
                  <w:rFonts w:eastAsia="DengXian"/>
                </w:rPr>
                <w:delText>-.005(.005)</w:delText>
              </w:r>
            </w:del>
          </w:p>
        </w:tc>
        <w:tc>
          <w:tcPr>
            <w:tcW w:w="1980" w:type="dxa"/>
            <w:noWrap/>
            <w:vAlign w:val="center"/>
          </w:tcPr>
          <w:p w14:paraId="777D4047" w14:textId="2455B59F" w:rsidR="009458CE" w:rsidDel="002E33E9" w:rsidRDefault="009C0C59">
            <w:pPr>
              <w:widowControl w:val="0"/>
              <w:snapToGrid w:val="0"/>
              <w:jc w:val="right"/>
              <w:rPr>
                <w:del w:id="6069" w:author="Haiyang Liu" w:date="2026-05-21T09:55:00Z" w16du:dateUtc="2026-05-21T02:55:00Z"/>
                <w:rFonts w:eastAsia="DengXian"/>
              </w:rPr>
            </w:pPr>
            <w:del w:id="6070" w:author="Haiyang Liu" w:date="2026-05-21T09:55:00Z" w16du:dateUtc="2026-05-21T02:55:00Z">
              <w:r w:rsidDel="002E33E9">
                <w:rPr>
                  <w:rFonts w:eastAsia="DengXian"/>
                </w:rPr>
                <w:delText>.264(.217)</w:delText>
              </w:r>
            </w:del>
          </w:p>
        </w:tc>
        <w:tc>
          <w:tcPr>
            <w:tcW w:w="1530" w:type="dxa"/>
            <w:noWrap/>
            <w:vAlign w:val="center"/>
          </w:tcPr>
          <w:p w14:paraId="777D4048" w14:textId="3E3F8797" w:rsidR="009458CE" w:rsidDel="002E33E9" w:rsidRDefault="009C0C59">
            <w:pPr>
              <w:widowControl w:val="0"/>
              <w:snapToGrid w:val="0"/>
              <w:jc w:val="right"/>
              <w:rPr>
                <w:del w:id="6071" w:author="Haiyang Liu" w:date="2026-05-21T09:55:00Z" w16du:dateUtc="2026-05-21T02:55:00Z"/>
                <w:rFonts w:eastAsia="DengXian"/>
              </w:rPr>
            </w:pPr>
            <w:del w:id="6072" w:author="Haiyang Liu" w:date="2026-05-21T09:55:00Z" w16du:dateUtc="2026-05-21T02:55:00Z">
              <w:r w:rsidDel="002E33E9">
                <w:rPr>
                  <w:rFonts w:eastAsia="DengXian"/>
                  <w:color w:val="000000"/>
                </w:rPr>
                <w:delText>.009(.008)</w:delText>
              </w:r>
            </w:del>
          </w:p>
        </w:tc>
      </w:tr>
      <w:tr w:rsidR="009458CE" w:rsidDel="002E33E9" w14:paraId="777D404F" w14:textId="7CE852C2">
        <w:trPr>
          <w:trHeight w:val="323"/>
          <w:jc w:val="center"/>
          <w:del w:id="6073" w:author="Haiyang Liu" w:date="2026-05-21T09:55:00Z"/>
        </w:trPr>
        <w:tc>
          <w:tcPr>
            <w:tcW w:w="3240" w:type="dxa"/>
            <w:noWrap/>
            <w:vAlign w:val="center"/>
          </w:tcPr>
          <w:p w14:paraId="777D404A" w14:textId="480586F7" w:rsidR="009458CE" w:rsidDel="002E33E9" w:rsidRDefault="009C0C59">
            <w:pPr>
              <w:widowControl w:val="0"/>
              <w:snapToGrid w:val="0"/>
              <w:rPr>
                <w:del w:id="6074" w:author="Haiyang Liu" w:date="2026-05-21T09:55:00Z" w16du:dateUtc="2026-05-21T02:55:00Z"/>
                <w:color w:val="000000"/>
              </w:rPr>
            </w:pPr>
            <w:del w:id="6075" w:author="Haiyang Liu" w:date="2026-05-21T09:55:00Z" w16du:dateUtc="2026-05-21T02:55:00Z">
              <w:r w:rsidDel="002E33E9">
                <w:delText>Leader age</w:delText>
              </w:r>
            </w:del>
          </w:p>
        </w:tc>
        <w:tc>
          <w:tcPr>
            <w:tcW w:w="1710" w:type="dxa"/>
            <w:noWrap/>
            <w:vAlign w:val="center"/>
          </w:tcPr>
          <w:p w14:paraId="777D404B" w14:textId="7ECAC0C4" w:rsidR="009458CE" w:rsidDel="002E33E9" w:rsidRDefault="009C0C59">
            <w:pPr>
              <w:widowControl w:val="0"/>
              <w:snapToGrid w:val="0"/>
              <w:jc w:val="right"/>
              <w:rPr>
                <w:del w:id="6076" w:author="Haiyang Liu" w:date="2026-05-21T09:55:00Z" w16du:dateUtc="2026-05-21T02:55:00Z"/>
                <w:rFonts w:eastAsia="DengXian"/>
              </w:rPr>
            </w:pPr>
            <w:del w:id="6077" w:author="Haiyang Liu" w:date="2026-05-21T09:55:00Z" w16du:dateUtc="2026-05-21T02:55:00Z">
              <w:r w:rsidDel="002E33E9">
                <w:rPr>
                  <w:rFonts w:eastAsia="DengXian"/>
                </w:rPr>
                <w:delText>.001(.025)</w:delText>
              </w:r>
            </w:del>
          </w:p>
        </w:tc>
        <w:tc>
          <w:tcPr>
            <w:tcW w:w="1530" w:type="dxa"/>
            <w:vAlign w:val="center"/>
          </w:tcPr>
          <w:p w14:paraId="777D404C" w14:textId="40101004" w:rsidR="009458CE" w:rsidDel="002E33E9" w:rsidRDefault="009C0C59">
            <w:pPr>
              <w:widowControl w:val="0"/>
              <w:snapToGrid w:val="0"/>
              <w:jc w:val="right"/>
              <w:rPr>
                <w:del w:id="6078" w:author="Haiyang Liu" w:date="2026-05-21T09:55:00Z" w16du:dateUtc="2026-05-21T02:55:00Z"/>
                <w:rFonts w:eastAsia="DengXian"/>
              </w:rPr>
            </w:pPr>
            <w:del w:id="6079" w:author="Haiyang Liu" w:date="2026-05-21T09:55:00Z" w16du:dateUtc="2026-05-21T02:55:00Z">
              <w:r w:rsidDel="002E33E9">
                <w:rPr>
                  <w:rFonts w:eastAsia="DengXian"/>
                </w:rPr>
                <w:delText>.001(.001)</w:delText>
              </w:r>
            </w:del>
          </w:p>
        </w:tc>
        <w:tc>
          <w:tcPr>
            <w:tcW w:w="1980" w:type="dxa"/>
            <w:noWrap/>
            <w:vAlign w:val="center"/>
          </w:tcPr>
          <w:p w14:paraId="777D404D" w14:textId="04379FEB" w:rsidR="009458CE" w:rsidDel="002E33E9" w:rsidRDefault="009C0C59">
            <w:pPr>
              <w:widowControl w:val="0"/>
              <w:snapToGrid w:val="0"/>
              <w:jc w:val="right"/>
              <w:rPr>
                <w:del w:id="6080" w:author="Haiyang Liu" w:date="2026-05-21T09:55:00Z" w16du:dateUtc="2026-05-21T02:55:00Z"/>
                <w:rFonts w:eastAsia="DengXian"/>
              </w:rPr>
            </w:pPr>
            <w:del w:id="6081" w:author="Haiyang Liu" w:date="2026-05-21T09:55:00Z" w16du:dateUtc="2026-05-21T02:55:00Z">
              <w:r w:rsidDel="002E33E9">
                <w:rPr>
                  <w:rFonts w:eastAsia="DengXian"/>
                </w:rPr>
                <w:delText>.001(.023)</w:delText>
              </w:r>
            </w:del>
          </w:p>
        </w:tc>
        <w:tc>
          <w:tcPr>
            <w:tcW w:w="1530" w:type="dxa"/>
            <w:noWrap/>
            <w:vAlign w:val="center"/>
          </w:tcPr>
          <w:p w14:paraId="777D404E" w14:textId="16F62B50" w:rsidR="009458CE" w:rsidDel="002E33E9" w:rsidRDefault="009C0C59">
            <w:pPr>
              <w:widowControl w:val="0"/>
              <w:snapToGrid w:val="0"/>
              <w:jc w:val="right"/>
              <w:rPr>
                <w:del w:id="6082" w:author="Haiyang Liu" w:date="2026-05-21T09:55:00Z" w16du:dateUtc="2026-05-21T02:55:00Z"/>
                <w:rFonts w:eastAsia="DengXian"/>
              </w:rPr>
            </w:pPr>
            <w:del w:id="6083" w:author="Haiyang Liu" w:date="2026-05-21T09:55:00Z" w16du:dateUtc="2026-05-21T02:55:00Z">
              <w:r w:rsidDel="002E33E9">
                <w:rPr>
                  <w:rFonts w:eastAsia="DengXian"/>
                  <w:color w:val="000000"/>
                </w:rPr>
                <w:delText>-.001(.001)</w:delText>
              </w:r>
            </w:del>
          </w:p>
        </w:tc>
      </w:tr>
      <w:tr w:rsidR="009458CE" w:rsidDel="002E33E9" w14:paraId="777D4055" w14:textId="6F57BE5D">
        <w:trPr>
          <w:trHeight w:val="323"/>
          <w:jc w:val="center"/>
          <w:del w:id="6084" w:author="Haiyang Liu" w:date="2026-05-21T09:55:00Z"/>
        </w:trPr>
        <w:tc>
          <w:tcPr>
            <w:tcW w:w="3240" w:type="dxa"/>
            <w:noWrap/>
          </w:tcPr>
          <w:p w14:paraId="777D4050" w14:textId="596CF1F5" w:rsidR="009458CE" w:rsidDel="002E33E9" w:rsidRDefault="009C0C59">
            <w:pPr>
              <w:widowControl w:val="0"/>
              <w:snapToGrid w:val="0"/>
              <w:rPr>
                <w:del w:id="6085" w:author="Haiyang Liu" w:date="2026-05-21T09:55:00Z" w16du:dateUtc="2026-05-21T02:55:00Z"/>
              </w:rPr>
            </w:pPr>
            <w:del w:id="6086" w:author="Haiyang Liu" w:date="2026-05-21T09:55:00Z" w16du:dateUtc="2026-05-21T02:55:00Z">
              <w:r w:rsidDel="002E33E9">
                <w:delText xml:space="preserve">Gender similarity </w:delText>
              </w:r>
              <w:r w:rsidDel="002E33E9">
                <w:rPr>
                  <w:rFonts w:eastAsia="DengXian"/>
                  <w:color w:val="000000"/>
                </w:rPr>
                <w:delText>(0 = different)</w:delText>
              </w:r>
            </w:del>
          </w:p>
        </w:tc>
        <w:tc>
          <w:tcPr>
            <w:tcW w:w="1710" w:type="dxa"/>
            <w:noWrap/>
            <w:vAlign w:val="center"/>
          </w:tcPr>
          <w:p w14:paraId="777D4051" w14:textId="4F65C6B4" w:rsidR="009458CE" w:rsidDel="002E33E9" w:rsidRDefault="009C0C59">
            <w:pPr>
              <w:widowControl w:val="0"/>
              <w:snapToGrid w:val="0"/>
              <w:jc w:val="right"/>
              <w:rPr>
                <w:del w:id="6087" w:author="Haiyang Liu" w:date="2026-05-21T09:55:00Z" w16du:dateUtc="2026-05-21T02:55:00Z"/>
                <w:rFonts w:eastAsia="DengXian"/>
              </w:rPr>
            </w:pPr>
            <w:del w:id="6088" w:author="Haiyang Liu" w:date="2026-05-21T09:55:00Z" w16du:dateUtc="2026-05-21T02:55:00Z">
              <w:r w:rsidDel="002E33E9">
                <w:rPr>
                  <w:rFonts w:eastAsia="DengXian"/>
                </w:rPr>
                <w:delText>.244(.226)</w:delText>
              </w:r>
            </w:del>
          </w:p>
        </w:tc>
        <w:tc>
          <w:tcPr>
            <w:tcW w:w="1530" w:type="dxa"/>
            <w:vAlign w:val="center"/>
          </w:tcPr>
          <w:p w14:paraId="777D4052" w14:textId="167FBFE7" w:rsidR="009458CE" w:rsidDel="002E33E9" w:rsidRDefault="009C0C59">
            <w:pPr>
              <w:widowControl w:val="0"/>
              <w:snapToGrid w:val="0"/>
              <w:jc w:val="right"/>
              <w:rPr>
                <w:del w:id="6089" w:author="Haiyang Liu" w:date="2026-05-21T09:55:00Z" w16du:dateUtc="2026-05-21T02:55:00Z"/>
                <w:rFonts w:eastAsia="DengXian"/>
              </w:rPr>
            </w:pPr>
            <w:del w:id="6090" w:author="Haiyang Liu" w:date="2026-05-21T09:55:00Z" w16du:dateUtc="2026-05-21T02:55:00Z">
              <w:r w:rsidDel="002E33E9">
                <w:rPr>
                  <w:rFonts w:eastAsia="DengXian"/>
                </w:rPr>
                <w:delText>.003(.005)</w:delText>
              </w:r>
            </w:del>
          </w:p>
        </w:tc>
        <w:tc>
          <w:tcPr>
            <w:tcW w:w="1980" w:type="dxa"/>
            <w:noWrap/>
            <w:vAlign w:val="center"/>
          </w:tcPr>
          <w:p w14:paraId="777D4053" w14:textId="7BAB237B" w:rsidR="009458CE" w:rsidDel="002E33E9" w:rsidRDefault="009C0C59">
            <w:pPr>
              <w:widowControl w:val="0"/>
              <w:snapToGrid w:val="0"/>
              <w:jc w:val="right"/>
              <w:rPr>
                <w:del w:id="6091" w:author="Haiyang Liu" w:date="2026-05-21T09:55:00Z" w16du:dateUtc="2026-05-21T02:55:00Z"/>
                <w:rFonts w:eastAsia="DengXian"/>
              </w:rPr>
            </w:pPr>
            <w:del w:id="6092" w:author="Haiyang Liu" w:date="2026-05-21T09:55:00Z" w16du:dateUtc="2026-05-21T02:55:00Z">
              <w:r w:rsidDel="002E33E9">
                <w:rPr>
                  <w:rFonts w:eastAsia="DengXian"/>
                </w:rPr>
                <w:delText>-.222(.213)</w:delText>
              </w:r>
            </w:del>
          </w:p>
        </w:tc>
        <w:tc>
          <w:tcPr>
            <w:tcW w:w="1530" w:type="dxa"/>
            <w:noWrap/>
            <w:vAlign w:val="center"/>
          </w:tcPr>
          <w:p w14:paraId="777D4054" w14:textId="3070B836" w:rsidR="009458CE" w:rsidDel="002E33E9" w:rsidRDefault="009C0C59">
            <w:pPr>
              <w:widowControl w:val="0"/>
              <w:snapToGrid w:val="0"/>
              <w:jc w:val="right"/>
              <w:rPr>
                <w:del w:id="6093" w:author="Haiyang Liu" w:date="2026-05-21T09:55:00Z" w16du:dateUtc="2026-05-21T02:55:00Z"/>
                <w:rFonts w:eastAsia="DengXian"/>
              </w:rPr>
            </w:pPr>
            <w:del w:id="6094" w:author="Haiyang Liu" w:date="2026-05-21T09:55:00Z" w16du:dateUtc="2026-05-21T02:55:00Z">
              <w:r w:rsidDel="002E33E9">
                <w:rPr>
                  <w:rFonts w:eastAsia="DengXian"/>
                  <w:color w:val="000000"/>
                </w:rPr>
                <w:delText>.002(.008)</w:delText>
              </w:r>
            </w:del>
          </w:p>
        </w:tc>
      </w:tr>
      <w:tr w:rsidR="009458CE" w:rsidDel="002E33E9" w14:paraId="777D405B" w14:textId="50BA146D">
        <w:trPr>
          <w:trHeight w:val="323"/>
          <w:jc w:val="center"/>
          <w:del w:id="6095" w:author="Haiyang Liu" w:date="2026-05-21T09:55:00Z"/>
        </w:trPr>
        <w:tc>
          <w:tcPr>
            <w:tcW w:w="3240" w:type="dxa"/>
            <w:noWrap/>
          </w:tcPr>
          <w:p w14:paraId="777D4056" w14:textId="6812E2EB" w:rsidR="009458CE" w:rsidDel="002E33E9" w:rsidRDefault="009C0C59">
            <w:pPr>
              <w:widowControl w:val="0"/>
              <w:snapToGrid w:val="0"/>
              <w:rPr>
                <w:del w:id="6096" w:author="Haiyang Liu" w:date="2026-05-21T09:55:00Z" w16du:dateUtc="2026-05-21T02:55:00Z"/>
              </w:rPr>
            </w:pPr>
            <w:del w:id="6097" w:author="Haiyang Liu" w:date="2026-05-21T09:55:00Z" w16du:dateUtc="2026-05-21T02:55:00Z">
              <w:r w:rsidDel="002E33E9">
                <w:delText>Interaction frequency</w:delText>
              </w:r>
            </w:del>
          </w:p>
        </w:tc>
        <w:tc>
          <w:tcPr>
            <w:tcW w:w="1710" w:type="dxa"/>
            <w:noWrap/>
            <w:vAlign w:val="center"/>
          </w:tcPr>
          <w:p w14:paraId="777D4057" w14:textId="6531579B" w:rsidR="009458CE" w:rsidDel="002E33E9" w:rsidRDefault="009C0C59">
            <w:pPr>
              <w:widowControl w:val="0"/>
              <w:snapToGrid w:val="0"/>
              <w:jc w:val="right"/>
              <w:rPr>
                <w:del w:id="6098" w:author="Haiyang Liu" w:date="2026-05-21T09:55:00Z" w16du:dateUtc="2026-05-21T02:55:00Z"/>
                <w:rFonts w:eastAsia="DengXian"/>
              </w:rPr>
            </w:pPr>
            <w:del w:id="6099" w:author="Haiyang Liu" w:date="2026-05-21T09:55:00Z" w16du:dateUtc="2026-05-21T02:55:00Z">
              <w:r w:rsidDel="002E33E9">
                <w:rPr>
                  <w:rFonts w:eastAsia="DengXian"/>
                </w:rPr>
                <w:delText>-.046(.061)</w:delText>
              </w:r>
            </w:del>
          </w:p>
        </w:tc>
        <w:tc>
          <w:tcPr>
            <w:tcW w:w="1530" w:type="dxa"/>
            <w:vAlign w:val="center"/>
          </w:tcPr>
          <w:p w14:paraId="777D4058" w14:textId="253354EE" w:rsidR="009458CE" w:rsidDel="002E33E9" w:rsidRDefault="009C0C59">
            <w:pPr>
              <w:widowControl w:val="0"/>
              <w:snapToGrid w:val="0"/>
              <w:jc w:val="right"/>
              <w:rPr>
                <w:del w:id="6100" w:author="Haiyang Liu" w:date="2026-05-21T09:55:00Z" w16du:dateUtc="2026-05-21T02:55:00Z"/>
                <w:rFonts w:eastAsia="DengXian"/>
              </w:rPr>
            </w:pPr>
            <w:del w:id="6101" w:author="Haiyang Liu" w:date="2026-05-21T09:55:00Z" w16du:dateUtc="2026-05-21T02:55:00Z">
              <w:r w:rsidDel="002E33E9">
                <w:rPr>
                  <w:rFonts w:eastAsia="DengXian"/>
                </w:rPr>
                <w:delText>-.002</w:delText>
              </w:r>
              <w:r w:rsidDel="002E33E9">
                <w:rPr>
                  <w:rFonts w:eastAsia="DengXian"/>
                  <w:vertAlign w:val="superscript"/>
                </w:rPr>
                <w:delText>+</w:delText>
              </w:r>
              <w:r w:rsidDel="002E33E9">
                <w:rPr>
                  <w:rFonts w:eastAsia="DengXian"/>
                </w:rPr>
                <w:delText>(.001)</w:delText>
              </w:r>
            </w:del>
          </w:p>
        </w:tc>
        <w:tc>
          <w:tcPr>
            <w:tcW w:w="1980" w:type="dxa"/>
            <w:noWrap/>
            <w:vAlign w:val="center"/>
          </w:tcPr>
          <w:p w14:paraId="777D4059" w14:textId="08A78760" w:rsidR="009458CE" w:rsidDel="002E33E9" w:rsidRDefault="009C0C59">
            <w:pPr>
              <w:widowControl w:val="0"/>
              <w:snapToGrid w:val="0"/>
              <w:jc w:val="right"/>
              <w:rPr>
                <w:del w:id="6102" w:author="Haiyang Liu" w:date="2026-05-21T09:55:00Z" w16du:dateUtc="2026-05-21T02:55:00Z"/>
                <w:rFonts w:eastAsia="DengXian"/>
              </w:rPr>
            </w:pPr>
            <w:del w:id="6103" w:author="Haiyang Liu" w:date="2026-05-21T09:55:00Z" w16du:dateUtc="2026-05-21T02:55:00Z">
              <w:r w:rsidDel="002E33E9">
                <w:rPr>
                  <w:rFonts w:eastAsia="DengXian"/>
                </w:rPr>
                <w:delText>.244</w:delText>
              </w:r>
              <w:r w:rsidDel="002E33E9">
                <w:rPr>
                  <w:rFonts w:eastAsia="DengXian"/>
                  <w:vertAlign w:val="superscript"/>
                </w:rPr>
                <w:delText>**</w:delText>
              </w:r>
              <w:r w:rsidDel="002E33E9">
                <w:rPr>
                  <w:rFonts w:eastAsia="DengXian"/>
                </w:rPr>
                <w:delText>(.058)</w:delText>
              </w:r>
            </w:del>
          </w:p>
        </w:tc>
        <w:tc>
          <w:tcPr>
            <w:tcW w:w="1530" w:type="dxa"/>
            <w:noWrap/>
            <w:vAlign w:val="center"/>
          </w:tcPr>
          <w:p w14:paraId="777D405A" w14:textId="3E2C9E1A" w:rsidR="009458CE" w:rsidDel="002E33E9" w:rsidRDefault="009C0C59">
            <w:pPr>
              <w:widowControl w:val="0"/>
              <w:snapToGrid w:val="0"/>
              <w:jc w:val="right"/>
              <w:rPr>
                <w:del w:id="6104" w:author="Haiyang Liu" w:date="2026-05-21T09:55:00Z" w16du:dateUtc="2026-05-21T02:55:00Z"/>
                <w:rFonts w:eastAsia="DengXian"/>
              </w:rPr>
            </w:pPr>
            <w:del w:id="6105" w:author="Haiyang Liu" w:date="2026-05-21T09:55:00Z" w16du:dateUtc="2026-05-21T02:55:00Z">
              <w:r w:rsidDel="002E33E9">
                <w:rPr>
                  <w:rFonts w:eastAsia="DengXian"/>
                  <w:color w:val="000000"/>
                </w:rPr>
                <w:delText>.006</w:delText>
              </w:r>
              <w:r w:rsidDel="002E33E9">
                <w:rPr>
                  <w:rFonts w:eastAsia="DengXian"/>
                  <w:vertAlign w:val="superscript"/>
                </w:rPr>
                <w:delText>**</w:delText>
              </w:r>
              <w:r w:rsidDel="002E33E9">
                <w:rPr>
                  <w:rFonts w:eastAsia="DengXian"/>
                  <w:color w:val="000000"/>
                </w:rPr>
                <w:delText>(.002)</w:delText>
              </w:r>
            </w:del>
          </w:p>
        </w:tc>
      </w:tr>
      <w:tr w:rsidR="009458CE" w:rsidDel="002E33E9" w14:paraId="777D4061" w14:textId="18428384">
        <w:trPr>
          <w:trHeight w:val="323"/>
          <w:jc w:val="center"/>
          <w:del w:id="6106" w:author="Haiyang Liu" w:date="2026-05-21T09:55:00Z"/>
        </w:trPr>
        <w:tc>
          <w:tcPr>
            <w:tcW w:w="3240" w:type="dxa"/>
            <w:noWrap/>
          </w:tcPr>
          <w:p w14:paraId="777D405C" w14:textId="0DAE704B" w:rsidR="009458CE" w:rsidDel="002E33E9" w:rsidRDefault="009458CE">
            <w:pPr>
              <w:widowControl w:val="0"/>
              <w:snapToGrid w:val="0"/>
              <w:ind w:firstLineChars="100" w:firstLine="240"/>
              <w:rPr>
                <w:del w:id="6107" w:author="Haiyang Liu" w:date="2026-05-21T09:55:00Z" w16du:dateUtc="2026-05-21T02:55:00Z"/>
              </w:rPr>
            </w:pPr>
          </w:p>
        </w:tc>
        <w:tc>
          <w:tcPr>
            <w:tcW w:w="1710" w:type="dxa"/>
            <w:noWrap/>
            <w:vAlign w:val="center"/>
          </w:tcPr>
          <w:p w14:paraId="777D405D" w14:textId="7816A6CA" w:rsidR="009458CE" w:rsidDel="002E33E9" w:rsidRDefault="009458CE">
            <w:pPr>
              <w:widowControl w:val="0"/>
              <w:snapToGrid w:val="0"/>
              <w:jc w:val="right"/>
              <w:rPr>
                <w:del w:id="6108" w:author="Haiyang Liu" w:date="2026-05-21T09:55:00Z" w16du:dateUtc="2026-05-21T02:55:00Z"/>
                <w:rFonts w:eastAsia="DengXian"/>
              </w:rPr>
            </w:pPr>
          </w:p>
        </w:tc>
        <w:tc>
          <w:tcPr>
            <w:tcW w:w="1530" w:type="dxa"/>
            <w:vAlign w:val="center"/>
          </w:tcPr>
          <w:p w14:paraId="777D405E" w14:textId="18098068" w:rsidR="009458CE" w:rsidDel="002E33E9" w:rsidRDefault="009458CE">
            <w:pPr>
              <w:widowControl w:val="0"/>
              <w:snapToGrid w:val="0"/>
              <w:jc w:val="right"/>
              <w:rPr>
                <w:del w:id="6109" w:author="Haiyang Liu" w:date="2026-05-21T09:55:00Z" w16du:dateUtc="2026-05-21T02:55:00Z"/>
                <w:rFonts w:eastAsia="DengXian"/>
              </w:rPr>
            </w:pPr>
          </w:p>
        </w:tc>
        <w:tc>
          <w:tcPr>
            <w:tcW w:w="1980" w:type="dxa"/>
            <w:noWrap/>
            <w:vAlign w:val="center"/>
          </w:tcPr>
          <w:p w14:paraId="777D405F" w14:textId="3F8FD459" w:rsidR="009458CE" w:rsidDel="002E33E9" w:rsidRDefault="009458CE">
            <w:pPr>
              <w:widowControl w:val="0"/>
              <w:snapToGrid w:val="0"/>
              <w:jc w:val="right"/>
              <w:rPr>
                <w:del w:id="6110" w:author="Haiyang Liu" w:date="2026-05-21T09:55:00Z" w16du:dateUtc="2026-05-21T02:55:00Z"/>
                <w:rFonts w:eastAsia="DengXian"/>
              </w:rPr>
            </w:pPr>
          </w:p>
        </w:tc>
        <w:tc>
          <w:tcPr>
            <w:tcW w:w="1530" w:type="dxa"/>
            <w:noWrap/>
            <w:vAlign w:val="center"/>
          </w:tcPr>
          <w:p w14:paraId="777D4060" w14:textId="0BD22783" w:rsidR="009458CE" w:rsidDel="002E33E9" w:rsidRDefault="009458CE">
            <w:pPr>
              <w:widowControl w:val="0"/>
              <w:snapToGrid w:val="0"/>
              <w:jc w:val="right"/>
              <w:rPr>
                <w:del w:id="6111" w:author="Haiyang Liu" w:date="2026-05-21T09:55:00Z" w16du:dateUtc="2026-05-21T02:55:00Z"/>
                <w:rFonts w:eastAsia="DengXian"/>
              </w:rPr>
            </w:pPr>
          </w:p>
        </w:tc>
      </w:tr>
      <w:tr w:rsidR="009458CE" w:rsidDel="002E33E9" w14:paraId="777D4067" w14:textId="1B3B0044">
        <w:trPr>
          <w:trHeight w:val="323"/>
          <w:jc w:val="center"/>
          <w:del w:id="6112" w:author="Haiyang Liu" w:date="2026-05-21T09:55:00Z"/>
        </w:trPr>
        <w:tc>
          <w:tcPr>
            <w:tcW w:w="3240" w:type="dxa"/>
            <w:noWrap/>
          </w:tcPr>
          <w:p w14:paraId="777D4062" w14:textId="2CEDAE32" w:rsidR="009458CE" w:rsidDel="002E33E9" w:rsidRDefault="009C0C59">
            <w:pPr>
              <w:widowControl w:val="0"/>
              <w:snapToGrid w:val="0"/>
              <w:rPr>
                <w:del w:id="6113" w:author="Haiyang Liu" w:date="2026-05-21T09:55:00Z" w16du:dateUtc="2026-05-21T02:55:00Z"/>
                <w:b/>
                <w:i/>
              </w:rPr>
            </w:pPr>
            <w:del w:id="6114" w:author="Haiyang Liu" w:date="2026-05-21T09:55:00Z" w16du:dateUtc="2026-05-21T02:55:00Z">
              <w:r w:rsidDel="002E33E9">
                <w:rPr>
                  <w:b/>
                  <w:i/>
                </w:rPr>
                <w:delText>Study variables</w:delText>
              </w:r>
            </w:del>
          </w:p>
        </w:tc>
        <w:tc>
          <w:tcPr>
            <w:tcW w:w="1710" w:type="dxa"/>
            <w:noWrap/>
            <w:vAlign w:val="center"/>
          </w:tcPr>
          <w:p w14:paraId="777D4063" w14:textId="35406D43" w:rsidR="009458CE" w:rsidDel="002E33E9" w:rsidRDefault="009458CE">
            <w:pPr>
              <w:widowControl w:val="0"/>
              <w:snapToGrid w:val="0"/>
              <w:jc w:val="right"/>
              <w:rPr>
                <w:del w:id="6115" w:author="Haiyang Liu" w:date="2026-05-21T09:55:00Z" w16du:dateUtc="2026-05-21T02:55:00Z"/>
                <w:rFonts w:eastAsia="DengXian"/>
              </w:rPr>
            </w:pPr>
          </w:p>
        </w:tc>
        <w:tc>
          <w:tcPr>
            <w:tcW w:w="1530" w:type="dxa"/>
            <w:vAlign w:val="center"/>
          </w:tcPr>
          <w:p w14:paraId="777D4064" w14:textId="03AC668E" w:rsidR="009458CE" w:rsidDel="002E33E9" w:rsidRDefault="009458CE">
            <w:pPr>
              <w:widowControl w:val="0"/>
              <w:snapToGrid w:val="0"/>
              <w:jc w:val="right"/>
              <w:rPr>
                <w:del w:id="6116" w:author="Haiyang Liu" w:date="2026-05-21T09:55:00Z" w16du:dateUtc="2026-05-21T02:55:00Z"/>
                <w:rFonts w:eastAsia="DengXian"/>
              </w:rPr>
            </w:pPr>
          </w:p>
        </w:tc>
        <w:tc>
          <w:tcPr>
            <w:tcW w:w="1980" w:type="dxa"/>
            <w:noWrap/>
            <w:vAlign w:val="center"/>
          </w:tcPr>
          <w:p w14:paraId="777D4065" w14:textId="07E70671" w:rsidR="009458CE" w:rsidDel="002E33E9" w:rsidRDefault="009458CE">
            <w:pPr>
              <w:widowControl w:val="0"/>
              <w:snapToGrid w:val="0"/>
              <w:jc w:val="right"/>
              <w:rPr>
                <w:del w:id="6117" w:author="Haiyang Liu" w:date="2026-05-21T09:55:00Z" w16du:dateUtc="2026-05-21T02:55:00Z"/>
                <w:rFonts w:eastAsia="DengXian"/>
              </w:rPr>
            </w:pPr>
          </w:p>
        </w:tc>
        <w:tc>
          <w:tcPr>
            <w:tcW w:w="1530" w:type="dxa"/>
            <w:noWrap/>
            <w:vAlign w:val="center"/>
          </w:tcPr>
          <w:p w14:paraId="777D4066" w14:textId="44EEE103" w:rsidR="009458CE" w:rsidDel="002E33E9" w:rsidRDefault="009458CE">
            <w:pPr>
              <w:widowControl w:val="0"/>
              <w:snapToGrid w:val="0"/>
              <w:jc w:val="right"/>
              <w:rPr>
                <w:del w:id="6118" w:author="Haiyang Liu" w:date="2026-05-21T09:55:00Z" w16du:dateUtc="2026-05-21T02:55:00Z"/>
                <w:rFonts w:eastAsia="DengXian"/>
              </w:rPr>
            </w:pPr>
          </w:p>
        </w:tc>
      </w:tr>
      <w:tr w:rsidR="009458CE" w:rsidDel="002E33E9" w14:paraId="777D406D" w14:textId="5B52DE31">
        <w:trPr>
          <w:trHeight w:val="323"/>
          <w:jc w:val="center"/>
          <w:del w:id="6119" w:author="Haiyang Liu" w:date="2026-05-21T09:55:00Z"/>
        </w:trPr>
        <w:tc>
          <w:tcPr>
            <w:tcW w:w="3240" w:type="dxa"/>
            <w:noWrap/>
            <w:vAlign w:val="center"/>
          </w:tcPr>
          <w:p w14:paraId="777D4068" w14:textId="4A9AB2D8" w:rsidR="009458CE" w:rsidDel="002E33E9" w:rsidRDefault="009C0C59">
            <w:pPr>
              <w:widowControl w:val="0"/>
              <w:snapToGrid w:val="0"/>
              <w:rPr>
                <w:del w:id="6120" w:author="Haiyang Liu" w:date="2026-05-21T09:55:00Z" w16du:dateUtc="2026-05-21T02:55:00Z"/>
                <w:rFonts w:eastAsia="DengXian"/>
                <w:color w:val="000000"/>
              </w:rPr>
            </w:pPr>
            <w:del w:id="6121" w:author="Haiyang Liu" w:date="2026-05-21T09:55:00Z" w16du:dateUtc="2026-05-21T02:55:00Z">
              <w:r w:rsidDel="002E33E9">
                <w:rPr>
                  <w:color w:val="000000"/>
                </w:rPr>
                <w:delText>Error management approach</w:delText>
              </w:r>
            </w:del>
          </w:p>
        </w:tc>
        <w:tc>
          <w:tcPr>
            <w:tcW w:w="1710" w:type="dxa"/>
            <w:noWrap/>
            <w:vAlign w:val="center"/>
          </w:tcPr>
          <w:p w14:paraId="777D4069" w14:textId="17D98C91" w:rsidR="009458CE" w:rsidDel="002E33E9" w:rsidRDefault="009C0C59">
            <w:pPr>
              <w:widowControl w:val="0"/>
              <w:snapToGrid w:val="0"/>
              <w:jc w:val="right"/>
              <w:rPr>
                <w:del w:id="6122" w:author="Haiyang Liu" w:date="2026-05-21T09:55:00Z" w16du:dateUtc="2026-05-21T02:55:00Z"/>
                <w:rFonts w:eastAsia="DengXian"/>
              </w:rPr>
            </w:pPr>
            <w:del w:id="6123" w:author="Haiyang Liu" w:date="2026-05-21T09:55:00Z" w16du:dateUtc="2026-05-21T02:55:00Z">
              <w:r w:rsidDel="002E33E9">
                <w:rPr>
                  <w:rFonts w:eastAsia="DengXian"/>
                </w:rPr>
                <w:delText>-.211</w:delText>
              </w:r>
              <w:r w:rsidDel="002E33E9">
                <w:rPr>
                  <w:rFonts w:eastAsia="DengXian"/>
                  <w:vertAlign w:val="superscript"/>
                </w:rPr>
                <w:delText>**</w:delText>
              </w:r>
              <w:r w:rsidDel="002E33E9">
                <w:rPr>
                  <w:rFonts w:eastAsia="DengXian"/>
                </w:rPr>
                <w:delText>(.060)</w:delText>
              </w:r>
            </w:del>
          </w:p>
        </w:tc>
        <w:tc>
          <w:tcPr>
            <w:tcW w:w="1530" w:type="dxa"/>
            <w:vAlign w:val="center"/>
          </w:tcPr>
          <w:p w14:paraId="777D406A" w14:textId="58B76DA9" w:rsidR="009458CE" w:rsidDel="002E33E9" w:rsidRDefault="009C0C59">
            <w:pPr>
              <w:widowControl w:val="0"/>
              <w:snapToGrid w:val="0"/>
              <w:jc w:val="right"/>
              <w:rPr>
                <w:del w:id="6124" w:author="Haiyang Liu" w:date="2026-05-21T09:55:00Z" w16du:dateUtc="2026-05-21T02:55:00Z"/>
                <w:rFonts w:eastAsia="DengXian"/>
              </w:rPr>
            </w:pPr>
            <w:del w:id="6125" w:author="Haiyang Liu" w:date="2026-05-21T09:55:00Z" w16du:dateUtc="2026-05-21T02:55:00Z">
              <w:r w:rsidDel="002E33E9">
                <w:rPr>
                  <w:rFonts w:eastAsia="DengXian"/>
                </w:rPr>
                <w:delText>-.004</w:delText>
              </w:r>
              <w:r w:rsidDel="002E33E9">
                <w:rPr>
                  <w:rFonts w:eastAsia="DengXian"/>
                  <w:vertAlign w:val="superscript"/>
                </w:rPr>
                <w:delText>**</w:delText>
              </w:r>
              <w:r w:rsidDel="002E33E9">
                <w:rPr>
                  <w:rFonts w:eastAsia="DengXian"/>
                </w:rPr>
                <w:delText>(.001)</w:delText>
              </w:r>
            </w:del>
          </w:p>
        </w:tc>
        <w:tc>
          <w:tcPr>
            <w:tcW w:w="1980" w:type="dxa"/>
            <w:noWrap/>
            <w:vAlign w:val="center"/>
          </w:tcPr>
          <w:p w14:paraId="777D406B" w14:textId="4E669CD6" w:rsidR="009458CE" w:rsidDel="002E33E9" w:rsidRDefault="009C0C59">
            <w:pPr>
              <w:widowControl w:val="0"/>
              <w:snapToGrid w:val="0"/>
              <w:jc w:val="right"/>
              <w:rPr>
                <w:del w:id="6126" w:author="Haiyang Liu" w:date="2026-05-21T09:55:00Z" w16du:dateUtc="2026-05-21T02:55:00Z"/>
                <w:rFonts w:eastAsia="DengXian"/>
              </w:rPr>
            </w:pPr>
            <w:del w:id="6127" w:author="Haiyang Liu" w:date="2026-05-21T09:55:00Z" w16du:dateUtc="2026-05-21T02:55:00Z">
              <w:r w:rsidDel="002E33E9">
                <w:rPr>
                  <w:rFonts w:eastAsia="DengXian"/>
                </w:rPr>
                <w:delText>.171</w:delText>
              </w:r>
              <w:r w:rsidDel="002E33E9">
                <w:rPr>
                  <w:rFonts w:eastAsia="DengXian"/>
                  <w:vertAlign w:val="superscript"/>
                </w:rPr>
                <w:delText>**</w:delText>
              </w:r>
              <w:r w:rsidDel="002E33E9">
                <w:rPr>
                  <w:rFonts w:eastAsia="DengXian"/>
                </w:rPr>
                <w:delText>(.057)</w:delText>
              </w:r>
            </w:del>
          </w:p>
        </w:tc>
        <w:tc>
          <w:tcPr>
            <w:tcW w:w="1530" w:type="dxa"/>
            <w:noWrap/>
            <w:vAlign w:val="center"/>
          </w:tcPr>
          <w:p w14:paraId="777D406C" w14:textId="4CA46F69" w:rsidR="009458CE" w:rsidDel="002E33E9" w:rsidRDefault="009C0C59">
            <w:pPr>
              <w:widowControl w:val="0"/>
              <w:snapToGrid w:val="0"/>
              <w:jc w:val="right"/>
              <w:rPr>
                <w:del w:id="6128" w:author="Haiyang Liu" w:date="2026-05-21T09:55:00Z" w16du:dateUtc="2026-05-21T02:55:00Z"/>
                <w:rFonts w:eastAsia="DengXian"/>
              </w:rPr>
            </w:pPr>
            <w:del w:id="6129" w:author="Haiyang Liu" w:date="2026-05-21T09:55:00Z" w16du:dateUtc="2026-05-21T02:55:00Z">
              <w:r w:rsidDel="002E33E9">
                <w:rPr>
                  <w:rFonts w:eastAsia="DengXian"/>
                  <w:color w:val="000000"/>
                </w:rPr>
                <w:delText>.007</w:delText>
              </w:r>
              <w:r w:rsidDel="002E33E9">
                <w:rPr>
                  <w:rFonts w:eastAsia="DengXian"/>
                  <w:vertAlign w:val="superscript"/>
                </w:rPr>
                <w:delText>**</w:delText>
              </w:r>
              <w:r w:rsidDel="002E33E9">
                <w:rPr>
                  <w:rFonts w:eastAsia="DengXian"/>
                  <w:color w:val="000000"/>
                </w:rPr>
                <w:delText>(002)</w:delText>
              </w:r>
            </w:del>
          </w:p>
        </w:tc>
      </w:tr>
      <w:tr w:rsidR="009458CE" w:rsidDel="002E33E9" w14:paraId="777D4073" w14:textId="3AAFB5F3">
        <w:trPr>
          <w:trHeight w:val="308"/>
          <w:jc w:val="center"/>
          <w:del w:id="6130" w:author="Haiyang Liu" w:date="2026-05-21T09:55:00Z"/>
        </w:trPr>
        <w:tc>
          <w:tcPr>
            <w:tcW w:w="3240" w:type="dxa"/>
            <w:vAlign w:val="center"/>
          </w:tcPr>
          <w:p w14:paraId="777D406E" w14:textId="7857F679" w:rsidR="009458CE" w:rsidDel="002E33E9" w:rsidRDefault="009C0C59">
            <w:pPr>
              <w:widowControl w:val="0"/>
              <w:snapToGrid w:val="0"/>
              <w:rPr>
                <w:del w:id="6131" w:author="Haiyang Liu" w:date="2026-05-21T09:55:00Z" w16du:dateUtc="2026-05-21T02:55:00Z"/>
                <w:rFonts w:eastAsia="DengXian"/>
              </w:rPr>
            </w:pPr>
            <w:del w:id="6132" w:author="Haiyang Liu" w:date="2026-05-21T09:55:00Z" w16du:dateUtc="2026-05-21T02:55:00Z">
              <w:r w:rsidDel="002E33E9">
                <w:rPr>
                  <w:color w:val="000000"/>
                </w:rPr>
                <w:delText>Error prevention approach</w:delText>
              </w:r>
            </w:del>
          </w:p>
        </w:tc>
        <w:tc>
          <w:tcPr>
            <w:tcW w:w="1710" w:type="dxa"/>
            <w:noWrap/>
            <w:vAlign w:val="center"/>
          </w:tcPr>
          <w:p w14:paraId="777D406F" w14:textId="0DC8C34D" w:rsidR="009458CE" w:rsidDel="002E33E9" w:rsidRDefault="009C0C59">
            <w:pPr>
              <w:widowControl w:val="0"/>
              <w:snapToGrid w:val="0"/>
              <w:jc w:val="right"/>
              <w:rPr>
                <w:del w:id="6133" w:author="Haiyang Liu" w:date="2026-05-21T09:55:00Z" w16du:dateUtc="2026-05-21T02:55:00Z"/>
                <w:rFonts w:eastAsia="DengXian"/>
              </w:rPr>
            </w:pPr>
            <w:del w:id="6134" w:author="Haiyang Liu" w:date="2026-05-21T09:55:00Z" w16du:dateUtc="2026-05-21T02:55:00Z">
              <w:r w:rsidDel="002E33E9">
                <w:rPr>
                  <w:rFonts w:eastAsia="DengXian"/>
                </w:rPr>
                <w:delText>-.009(.081)</w:delText>
              </w:r>
            </w:del>
          </w:p>
        </w:tc>
        <w:tc>
          <w:tcPr>
            <w:tcW w:w="1530" w:type="dxa"/>
            <w:vAlign w:val="center"/>
          </w:tcPr>
          <w:p w14:paraId="777D4070" w14:textId="1378729E" w:rsidR="009458CE" w:rsidDel="002E33E9" w:rsidRDefault="009C0C59">
            <w:pPr>
              <w:widowControl w:val="0"/>
              <w:snapToGrid w:val="0"/>
              <w:jc w:val="right"/>
              <w:rPr>
                <w:del w:id="6135" w:author="Haiyang Liu" w:date="2026-05-21T09:55:00Z" w16du:dateUtc="2026-05-21T02:55:00Z"/>
                <w:rFonts w:eastAsia="DengXian"/>
                <w:highlight w:val="yellow"/>
              </w:rPr>
            </w:pPr>
            <w:del w:id="6136" w:author="Haiyang Liu" w:date="2026-05-21T09:55:00Z" w16du:dateUtc="2026-05-21T02:55:00Z">
              <w:r w:rsidDel="002E33E9">
                <w:rPr>
                  <w:rFonts w:eastAsia="DengXian"/>
                </w:rPr>
                <w:delText>.002(.002)</w:delText>
              </w:r>
            </w:del>
          </w:p>
        </w:tc>
        <w:tc>
          <w:tcPr>
            <w:tcW w:w="1980" w:type="dxa"/>
            <w:noWrap/>
            <w:vAlign w:val="center"/>
          </w:tcPr>
          <w:p w14:paraId="777D4071" w14:textId="7189FD4F" w:rsidR="009458CE" w:rsidDel="002E33E9" w:rsidRDefault="009C0C59">
            <w:pPr>
              <w:widowControl w:val="0"/>
              <w:snapToGrid w:val="0"/>
              <w:jc w:val="right"/>
              <w:rPr>
                <w:del w:id="6137" w:author="Haiyang Liu" w:date="2026-05-21T09:55:00Z" w16du:dateUtc="2026-05-21T02:55:00Z"/>
                <w:rFonts w:eastAsia="DengXian"/>
              </w:rPr>
            </w:pPr>
            <w:del w:id="6138" w:author="Haiyang Liu" w:date="2026-05-21T09:55:00Z" w16du:dateUtc="2026-05-21T02:55:00Z">
              <w:r w:rsidDel="002E33E9">
                <w:rPr>
                  <w:rFonts w:eastAsia="DengXian"/>
                </w:rPr>
                <w:delText>.060</w:delText>
              </w:r>
              <w:r w:rsidDel="002E33E9">
                <w:rPr>
                  <w:rFonts w:eastAsia="DengXian"/>
                  <w:vertAlign w:val="superscript"/>
                </w:rPr>
                <w:delText xml:space="preserve"> </w:delText>
              </w:r>
              <w:r w:rsidDel="002E33E9">
                <w:rPr>
                  <w:rFonts w:eastAsia="DengXian"/>
                </w:rPr>
                <w:delText>(.076)</w:delText>
              </w:r>
            </w:del>
          </w:p>
        </w:tc>
        <w:tc>
          <w:tcPr>
            <w:tcW w:w="1530" w:type="dxa"/>
            <w:noWrap/>
            <w:vAlign w:val="center"/>
          </w:tcPr>
          <w:p w14:paraId="777D4072" w14:textId="6058688C" w:rsidR="009458CE" w:rsidDel="002E33E9" w:rsidRDefault="009C0C59">
            <w:pPr>
              <w:widowControl w:val="0"/>
              <w:snapToGrid w:val="0"/>
              <w:jc w:val="right"/>
              <w:rPr>
                <w:del w:id="6139" w:author="Haiyang Liu" w:date="2026-05-21T09:55:00Z" w16du:dateUtc="2026-05-21T02:55:00Z"/>
                <w:rFonts w:eastAsia="DengXian"/>
              </w:rPr>
            </w:pPr>
            <w:del w:id="6140" w:author="Haiyang Liu" w:date="2026-05-21T09:55:00Z" w16du:dateUtc="2026-05-21T02:55:00Z">
              <w:r w:rsidDel="002E33E9">
                <w:rPr>
                  <w:rFonts w:eastAsia="DengXian"/>
                  <w:color w:val="000000"/>
                </w:rPr>
                <w:delText>.007</w:delText>
              </w:r>
              <w:r w:rsidDel="002E33E9">
                <w:rPr>
                  <w:rFonts w:eastAsia="DengXian"/>
                  <w:vertAlign w:val="superscript"/>
                </w:rPr>
                <w:delText>*</w:delText>
              </w:r>
              <w:r w:rsidDel="002E33E9">
                <w:rPr>
                  <w:rFonts w:eastAsia="DengXian"/>
                  <w:color w:val="000000"/>
                </w:rPr>
                <w:delText>(.003)</w:delText>
              </w:r>
            </w:del>
          </w:p>
        </w:tc>
      </w:tr>
      <w:tr w:rsidR="009458CE" w:rsidDel="002E33E9" w14:paraId="777D407A" w14:textId="5A952930">
        <w:trPr>
          <w:trHeight w:val="308"/>
          <w:jc w:val="center"/>
          <w:del w:id="6141" w:author="Haiyang Liu" w:date="2026-05-21T09:55:00Z"/>
        </w:trPr>
        <w:tc>
          <w:tcPr>
            <w:tcW w:w="3240" w:type="dxa"/>
            <w:vAlign w:val="center"/>
          </w:tcPr>
          <w:p w14:paraId="777D4074" w14:textId="23A52193" w:rsidR="009458CE" w:rsidDel="002E33E9" w:rsidRDefault="009C0C59">
            <w:pPr>
              <w:widowControl w:val="0"/>
              <w:snapToGrid w:val="0"/>
              <w:rPr>
                <w:del w:id="6142" w:author="Haiyang Liu" w:date="2026-05-21T09:55:00Z" w16du:dateUtc="2026-05-21T02:55:00Z"/>
                <w:rFonts w:eastAsia="DengXian"/>
              </w:rPr>
            </w:pPr>
            <w:del w:id="6143" w:author="Haiyang Liu" w:date="2026-05-21T09:55:00Z" w16du:dateUtc="2026-05-21T02:55:00Z">
              <w:r w:rsidDel="002E33E9">
                <w:rPr>
                  <w:rFonts w:eastAsia="DengXian"/>
                </w:rPr>
                <w:delText xml:space="preserve">Initial level of error making </w:delText>
              </w:r>
            </w:del>
          </w:p>
          <w:p w14:paraId="777D4075" w14:textId="235ADC31" w:rsidR="009458CE" w:rsidDel="002E33E9" w:rsidRDefault="009C0C59">
            <w:pPr>
              <w:widowControl w:val="0"/>
              <w:snapToGrid w:val="0"/>
              <w:rPr>
                <w:del w:id="6144" w:author="Haiyang Liu" w:date="2026-05-21T09:55:00Z" w16du:dateUtc="2026-05-21T02:55:00Z"/>
                <w:color w:val="000000"/>
              </w:rPr>
            </w:pPr>
            <w:del w:id="6145" w:author="Haiyang Liu" w:date="2026-05-21T09:55:00Z" w16du:dateUtc="2026-05-21T02:55:00Z">
              <w:r w:rsidDel="002E33E9">
                <w:rPr>
                  <w:rFonts w:eastAsia="DengXian"/>
                </w:rPr>
                <w:delText>(Time 1)</w:delText>
              </w:r>
            </w:del>
          </w:p>
        </w:tc>
        <w:tc>
          <w:tcPr>
            <w:tcW w:w="1710" w:type="dxa"/>
            <w:noWrap/>
            <w:vAlign w:val="center"/>
          </w:tcPr>
          <w:p w14:paraId="777D4076" w14:textId="6FBE067C" w:rsidR="009458CE" w:rsidDel="002E33E9" w:rsidRDefault="009458CE">
            <w:pPr>
              <w:widowControl w:val="0"/>
              <w:snapToGrid w:val="0"/>
              <w:jc w:val="right"/>
              <w:rPr>
                <w:del w:id="6146" w:author="Haiyang Liu" w:date="2026-05-21T09:55:00Z" w16du:dateUtc="2026-05-21T02:55:00Z"/>
                <w:rFonts w:eastAsia="DengXian"/>
              </w:rPr>
            </w:pPr>
          </w:p>
        </w:tc>
        <w:tc>
          <w:tcPr>
            <w:tcW w:w="1530" w:type="dxa"/>
            <w:vAlign w:val="center"/>
          </w:tcPr>
          <w:p w14:paraId="777D4077" w14:textId="680BB636" w:rsidR="009458CE" w:rsidDel="002E33E9" w:rsidRDefault="009458CE">
            <w:pPr>
              <w:widowControl w:val="0"/>
              <w:snapToGrid w:val="0"/>
              <w:jc w:val="right"/>
              <w:rPr>
                <w:del w:id="6147" w:author="Haiyang Liu" w:date="2026-05-21T09:55:00Z" w16du:dateUtc="2026-05-21T02:55:00Z"/>
                <w:rFonts w:eastAsia="DengXian"/>
              </w:rPr>
            </w:pPr>
          </w:p>
        </w:tc>
        <w:tc>
          <w:tcPr>
            <w:tcW w:w="1980" w:type="dxa"/>
            <w:noWrap/>
            <w:vAlign w:val="center"/>
          </w:tcPr>
          <w:p w14:paraId="777D4078" w14:textId="577763F2" w:rsidR="009458CE" w:rsidDel="002E33E9" w:rsidRDefault="009C0C59">
            <w:pPr>
              <w:widowControl w:val="0"/>
              <w:snapToGrid w:val="0"/>
              <w:jc w:val="right"/>
              <w:rPr>
                <w:del w:id="6148" w:author="Haiyang Liu" w:date="2026-05-21T09:55:00Z" w16du:dateUtc="2026-05-21T02:55:00Z"/>
                <w:rFonts w:eastAsia="DengXian"/>
              </w:rPr>
            </w:pPr>
            <w:del w:id="6149" w:author="Haiyang Liu" w:date="2026-05-21T09:55:00Z" w16du:dateUtc="2026-05-21T02:55:00Z">
              <w:r w:rsidDel="002E33E9">
                <w:rPr>
                  <w:rFonts w:eastAsia="DengXian"/>
                </w:rPr>
                <w:delText>.105</w:delText>
              </w:r>
              <w:r w:rsidDel="002E33E9">
                <w:rPr>
                  <w:rFonts w:eastAsia="DengXian"/>
                  <w:vertAlign w:val="superscript"/>
                </w:rPr>
                <w:delText xml:space="preserve"> </w:delText>
              </w:r>
              <w:r w:rsidDel="002E33E9">
                <w:rPr>
                  <w:rFonts w:eastAsia="DengXian"/>
                </w:rPr>
                <w:delText>(.094)</w:delText>
              </w:r>
            </w:del>
          </w:p>
        </w:tc>
        <w:tc>
          <w:tcPr>
            <w:tcW w:w="1530" w:type="dxa"/>
            <w:noWrap/>
            <w:vAlign w:val="center"/>
          </w:tcPr>
          <w:p w14:paraId="777D4079" w14:textId="7428C186" w:rsidR="009458CE" w:rsidDel="002E33E9" w:rsidRDefault="009C0C59">
            <w:pPr>
              <w:widowControl w:val="0"/>
              <w:snapToGrid w:val="0"/>
              <w:jc w:val="right"/>
              <w:rPr>
                <w:del w:id="6150" w:author="Haiyang Liu" w:date="2026-05-21T09:55:00Z" w16du:dateUtc="2026-05-21T02:55:00Z"/>
                <w:rFonts w:eastAsia="DengXian"/>
              </w:rPr>
            </w:pPr>
            <w:del w:id="6151" w:author="Haiyang Liu" w:date="2026-05-21T09:55:00Z" w16du:dateUtc="2026-05-21T02:55:00Z">
              <w:r w:rsidDel="002E33E9">
                <w:rPr>
                  <w:rFonts w:eastAsia="DengXian"/>
                  <w:color w:val="000000"/>
                </w:rPr>
                <w:delText>-.002(.003)</w:delText>
              </w:r>
            </w:del>
          </w:p>
        </w:tc>
      </w:tr>
      <w:tr w:rsidR="009458CE" w:rsidDel="002E33E9" w14:paraId="777D4080" w14:textId="1DB13EFB">
        <w:trPr>
          <w:trHeight w:val="308"/>
          <w:jc w:val="center"/>
          <w:del w:id="6152" w:author="Haiyang Liu" w:date="2026-05-21T09:55:00Z"/>
        </w:trPr>
        <w:tc>
          <w:tcPr>
            <w:tcW w:w="3240" w:type="dxa"/>
            <w:vAlign w:val="center"/>
          </w:tcPr>
          <w:p w14:paraId="777D407B" w14:textId="448575DF" w:rsidR="009458CE" w:rsidDel="002E33E9" w:rsidRDefault="009C0C59">
            <w:pPr>
              <w:widowControl w:val="0"/>
              <w:snapToGrid w:val="0"/>
              <w:rPr>
                <w:del w:id="6153" w:author="Haiyang Liu" w:date="2026-05-21T09:55:00Z" w16du:dateUtc="2026-05-21T02:55:00Z"/>
                <w:rFonts w:eastAsia="DengXian"/>
              </w:rPr>
            </w:pPr>
            <w:del w:id="6154" w:author="Haiyang Liu" w:date="2026-05-21T09:55:00Z" w16du:dateUtc="2026-05-21T02:55:00Z">
              <w:r w:rsidDel="002E33E9">
                <w:rPr>
                  <w:rFonts w:eastAsia="DengXian"/>
                </w:rPr>
                <w:delText>Change trajectory of error making (Time 1-3)</w:delText>
              </w:r>
            </w:del>
          </w:p>
        </w:tc>
        <w:tc>
          <w:tcPr>
            <w:tcW w:w="1710" w:type="dxa"/>
            <w:noWrap/>
            <w:vAlign w:val="center"/>
          </w:tcPr>
          <w:p w14:paraId="777D407C" w14:textId="4F07D762" w:rsidR="009458CE" w:rsidDel="002E33E9" w:rsidRDefault="009458CE">
            <w:pPr>
              <w:widowControl w:val="0"/>
              <w:snapToGrid w:val="0"/>
              <w:jc w:val="right"/>
              <w:rPr>
                <w:del w:id="6155" w:author="Haiyang Liu" w:date="2026-05-21T09:55:00Z" w16du:dateUtc="2026-05-21T02:55:00Z"/>
                <w:rFonts w:eastAsia="DengXian"/>
              </w:rPr>
            </w:pPr>
          </w:p>
        </w:tc>
        <w:tc>
          <w:tcPr>
            <w:tcW w:w="1530" w:type="dxa"/>
            <w:vAlign w:val="center"/>
          </w:tcPr>
          <w:p w14:paraId="777D407D" w14:textId="7ADEAF9A" w:rsidR="009458CE" w:rsidDel="002E33E9" w:rsidRDefault="009458CE">
            <w:pPr>
              <w:widowControl w:val="0"/>
              <w:snapToGrid w:val="0"/>
              <w:jc w:val="right"/>
              <w:rPr>
                <w:del w:id="6156" w:author="Haiyang Liu" w:date="2026-05-21T09:55:00Z" w16du:dateUtc="2026-05-21T02:55:00Z"/>
                <w:rFonts w:eastAsia="DengXian"/>
              </w:rPr>
            </w:pPr>
          </w:p>
        </w:tc>
        <w:tc>
          <w:tcPr>
            <w:tcW w:w="1980" w:type="dxa"/>
            <w:noWrap/>
            <w:vAlign w:val="center"/>
          </w:tcPr>
          <w:p w14:paraId="777D407E" w14:textId="2CC5C9D3" w:rsidR="009458CE" w:rsidDel="002E33E9" w:rsidRDefault="009C0C59">
            <w:pPr>
              <w:widowControl w:val="0"/>
              <w:snapToGrid w:val="0"/>
              <w:jc w:val="right"/>
              <w:rPr>
                <w:del w:id="6157" w:author="Haiyang Liu" w:date="2026-05-21T09:55:00Z" w16du:dateUtc="2026-05-21T02:55:00Z"/>
                <w:rFonts w:eastAsia="DengXian"/>
              </w:rPr>
            </w:pPr>
            <w:del w:id="6158" w:author="Haiyang Liu" w:date="2026-05-21T09:55:00Z" w16du:dateUtc="2026-05-21T02:55:00Z">
              <w:r w:rsidDel="002E33E9">
                <w:rPr>
                  <w:rFonts w:eastAsia="DengXian"/>
                </w:rPr>
                <w:delText>-13.777</w:delText>
              </w:r>
              <w:r w:rsidDel="002E33E9">
                <w:rPr>
                  <w:rFonts w:eastAsia="DengXian"/>
                  <w:vertAlign w:val="superscript"/>
                </w:rPr>
                <w:delText>**</w:delText>
              </w:r>
              <w:r w:rsidDel="002E33E9">
                <w:rPr>
                  <w:rFonts w:eastAsia="DengXian"/>
                </w:rPr>
                <w:delText>(4.308)</w:delText>
              </w:r>
            </w:del>
          </w:p>
        </w:tc>
        <w:tc>
          <w:tcPr>
            <w:tcW w:w="1530" w:type="dxa"/>
            <w:noWrap/>
            <w:vAlign w:val="center"/>
          </w:tcPr>
          <w:p w14:paraId="777D407F" w14:textId="158B57BA" w:rsidR="009458CE" w:rsidDel="002E33E9" w:rsidRDefault="009C0C59">
            <w:pPr>
              <w:widowControl w:val="0"/>
              <w:snapToGrid w:val="0"/>
              <w:jc w:val="right"/>
              <w:rPr>
                <w:del w:id="6159" w:author="Haiyang Liu" w:date="2026-05-21T09:55:00Z" w16du:dateUtc="2026-05-21T02:55:00Z"/>
                <w:rFonts w:eastAsia="DengXian"/>
              </w:rPr>
            </w:pPr>
            <w:del w:id="6160" w:author="Haiyang Liu" w:date="2026-05-21T09:55:00Z" w16du:dateUtc="2026-05-21T02:55:00Z">
              <w:r w:rsidDel="002E33E9">
                <w:rPr>
                  <w:rFonts w:eastAsia="DengXian"/>
                  <w:color w:val="000000"/>
                </w:rPr>
                <w:delText>-.499</w:delText>
              </w:r>
              <w:r w:rsidDel="002E33E9">
                <w:rPr>
                  <w:rFonts w:eastAsia="DengXian"/>
                  <w:vertAlign w:val="superscript"/>
                </w:rPr>
                <w:delText>**</w:delText>
              </w:r>
              <w:r w:rsidDel="002E33E9">
                <w:rPr>
                  <w:rFonts w:eastAsia="DengXian"/>
                  <w:color w:val="000000"/>
                </w:rPr>
                <w:delText>(.156)</w:delText>
              </w:r>
            </w:del>
          </w:p>
        </w:tc>
      </w:tr>
      <w:tr w:rsidR="009458CE" w:rsidDel="002E33E9" w14:paraId="777D4086" w14:textId="2C17EA54">
        <w:trPr>
          <w:trHeight w:val="308"/>
          <w:jc w:val="center"/>
          <w:del w:id="6161" w:author="Haiyang Liu" w:date="2026-05-21T09:55:00Z"/>
        </w:trPr>
        <w:tc>
          <w:tcPr>
            <w:tcW w:w="3240" w:type="dxa"/>
            <w:vAlign w:val="center"/>
          </w:tcPr>
          <w:p w14:paraId="777D4081" w14:textId="33C9F6CE" w:rsidR="009458CE" w:rsidDel="002E33E9" w:rsidRDefault="009458CE">
            <w:pPr>
              <w:widowControl w:val="0"/>
              <w:snapToGrid w:val="0"/>
              <w:rPr>
                <w:del w:id="6162" w:author="Haiyang Liu" w:date="2026-05-21T09:55:00Z" w16du:dateUtc="2026-05-21T02:55:00Z"/>
                <w:rFonts w:eastAsia="DengXian"/>
              </w:rPr>
            </w:pPr>
          </w:p>
        </w:tc>
        <w:tc>
          <w:tcPr>
            <w:tcW w:w="1710" w:type="dxa"/>
            <w:noWrap/>
            <w:vAlign w:val="center"/>
          </w:tcPr>
          <w:p w14:paraId="777D4082" w14:textId="660E0B95" w:rsidR="009458CE" w:rsidDel="002E33E9" w:rsidRDefault="009458CE">
            <w:pPr>
              <w:widowControl w:val="0"/>
              <w:snapToGrid w:val="0"/>
              <w:jc w:val="right"/>
              <w:rPr>
                <w:del w:id="6163" w:author="Haiyang Liu" w:date="2026-05-21T09:55:00Z" w16du:dateUtc="2026-05-21T02:55:00Z"/>
                <w:rFonts w:eastAsia="DengXian"/>
              </w:rPr>
            </w:pPr>
          </w:p>
        </w:tc>
        <w:tc>
          <w:tcPr>
            <w:tcW w:w="1530" w:type="dxa"/>
            <w:vAlign w:val="center"/>
          </w:tcPr>
          <w:p w14:paraId="777D4083" w14:textId="43DF4FA9" w:rsidR="009458CE" w:rsidDel="002E33E9" w:rsidRDefault="009458CE">
            <w:pPr>
              <w:widowControl w:val="0"/>
              <w:snapToGrid w:val="0"/>
              <w:jc w:val="right"/>
              <w:rPr>
                <w:del w:id="6164" w:author="Haiyang Liu" w:date="2026-05-21T09:55:00Z" w16du:dateUtc="2026-05-21T02:55:00Z"/>
                <w:rFonts w:eastAsia="DengXian"/>
              </w:rPr>
            </w:pPr>
          </w:p>
        </w:tc>
        <w:tc>
          <w:tcPr>
            <w:tcW w:w="1980" w:type="dxa"/>
            <w:noWrap/>
            <w:vAlign w:val="center"/>
          </w:tcPr>
          <w:p w14:paraId="777D4084" w14:textId="68FFDBE3" w:rsidR="009458CE" w:rsidDel="002E33E9" w:rsidRDefault="009458CE">
            <w:pPr>
              <w:widowControl w:val="0"/>
              <w:snapToGrid w:val="0"/>
              <w:jc w:val="right"/>
              <w:rPr>
                <w:del w:id="6165" w:author="Haiyang Liu" w:date="2026-05-21T09:55:00Z" w16du:dateUtc="2026-05-21T02:55:00Z"/>
                <w:rFonts w:eastAsia="DengXian"/>
              </w:rPr>
            </w:pPr>
          </w:p>
        </w:tc>
        <w:tc>
          <w:tcPr>
            <w:tcW w:w="1530" w:type="dxa"/>
            <w:noWrap/>
            <w:vAlign w:val="center"/>
          </w:tcPr>
          <w:p w14:paraId="777D4085" w14:textId="3AA376F8" w:rsidR="009458CE" w:rsidDel="002E33E9" w:rsidRDefault="009458CE">
            <w:pPr>
              <w:widowControl w:val="0"/>
              <w:snapToGrid w:val="0"/>
              <w:jc w:val="right"/>
              <w:rPr>
                <w:del w:id="6166" w:author="Haiyang Liu" w:date="2026-05-21T09:55:00Z" w16du:dateUtc="2026-05-21T02:55:00Z"/>
                <w:rFonts w:eastAsia="DengXian"/>
              </w:rPr>
            </w:pPr>
          </w:p>
        </w:tc>
      </w:tr>
      <w:tr w:rsidR="009458CE" w:rsidDel="002E33E9" w14:paraId="777D408C" w14:textId="7C98891A">
        <w:trPr>
          <w:trHeight w:val="308"/>
          <w:jc w:val="center"/>
          <w:del w:id="6167" w:author="Haiyang Liu" w:date="2026-05-21T09:55:00Z"/>
        </w:trPr>
        <w:tc>
          <w:tcPr>
            <w:tcW w:w="3240" w:type="dxa"/>
            <w:vAlign w:val="center"/>
          </w:tcPr>
          <w:p w14:paraId="777D4087" w14:textId="388773FB" w:rsidR="009458CE" w:rsidDel="002E33E9" w:rsidRDefault="009C0C59">
            <w:pPr>
              <w:widowControl w:val="0"/>
              <w:snapToGrid w:val="0"/>
              <w:rPr>
                <w:del w:id="6168" w:author="Haiyang Liu" w:date="2026-05-21T09:55:00Z" w16du:dateUtc="2026-05-21T02:55:00Z"/>
                <w:rFonts w:eastAsia="DengXian"/>
                <w:i/>
              </w:rPr>
            </w:pPr>
            <w:del w:id="6169" w:author="Haiyang Liu" w:date="2026-05-21T09:55:00Z" w16du:dateUtc="2026-05-21T02:55:00Z">
              <w:r w:rsidDel="002E33E9">
                <w:rPr>
                  <w:rFonts w:eastAsia="DengXian"/>
                  <w:i/>
                </w:rPr>
                <w:delText>R</w:delText>
              </w:r>
              <w:r w:rsidDel="002E33E9">
                <w:rPr>
                  <w:rFonts w:eastAsia="DengXian"/>
                  <w:i/>
                  <w:vertAlign w:val="superscript"/>
                </w:rPr>
                <w:delText>2</w:delText>
              </w:r>
            </w:del>
          </w:p>
        </w:tc>
        <w:tc>
          <w:tcPr>
            <w:tcW w:w="1710" w:type="dxa"/>
            <w:noWrap/>
            <w:vAlign w:val="center"/>
          </w:tcPr>
          <w:p w14:paraId="777D4088" w14:textId="0FF959E3" w:rsidR="009458CE" w:rsidDel="002E33E9" w:rsidRDefault="009C0C59">
            <w:pPr>
              <w:widowControl w:val="0"/>
              <w:snapToGrid w:val="0"/>
              <w:jc w:val="right"/>
              <w:rPr>
                <w:del w:id="6170" w:author="Haiyang Liu" w:date="2026-05-21T09:55:00Z" w16du:dateUtc="2026-05-21T02:55:00Z"/>
                <w:rFonts w:eastAsia="DengXian"/>
              </w:rPr>
            </w:pPr>
            <w:del w:id="6171" w:author="Haiyang Liu" w:date="2026-05-21T09:55:00Z" w16du:dateUtc="2026-05-21T02:55:00Z">
              <w:r w:rsidDel="002E33E9">
                <w:rPr>
                  <w:rFonts w:eastAsia="DengXian"/>
                </w:rPr>
                <w:delText>.071</w:delText>
              </w:r>
              <w:r w:rsidDel="002E33E9">
                <w:rPr>
                  <w:rFonts w:eastAsia="DengXian"/>
                  <w:vertAlign w:val="superscript"/>
                </w:rPr>
                <w:delText>**</w:delText>
              </w:r>
            </w:del>
          </w:p>
        </w:tc>
        <w:tc>
          <w:tcPr>
            <w:tcW w:w="1530" w:type="dxa"/>
            <w:vAlign w:val="center"/>
          </w:tcPr>
          <w:p w14:paraId="777D4089" w14:textId="739C03B1" w:rsidR="009458CE" w:rsidDel="002E33E9" w:rsidRDefault="009C0C59">
            <w:pPr>
              <w:widowControl w:val="0"/>
              <w:snapToGrid w:val="0"/>
              <w:jc w:val="right"/>
              <w:rPr>
                <w:del w:id="6172" w:author="Haiyang Liu" w:date="2026-05-21T09:55:00Z" w16du:dateUtc="2026-05-21T02:55:00Z"/>
                <w:rFonts w:eastAsia="DengXian"/>
              </w:rPr>
            </w:pPr>
            <w:del w:id="6173" w:author="Haiyang Liu" w:date="2026-05-21T09:55:00Z" w16du:dateUtc="2026-05-21T02:55:00Z">
              <w:r w:rsidDel="002E33E9">
                <w:rPr>
                  <w:rFonts w:eastAsia="DengXian"/>
                </w:rPr>
                <w:delText>.083</w:delText>
              </w:r>
              <w:r w:rsidDel="002E33E9">
                <w:rPr>
                  <w:rFonts w:eastAsia="DengXian"/>
                  <w:vertAlign w:val="superscript"/>
                </w:rPr>
                <w:delText>**</w:delText>
              </w:r>
            </w:del>
          </w:p>
        </w:tc>
        <w:tc>
          <w:tcPr>
            <w:tcW w:w="1980" w:type="dxa"/>
            <w:noWrap/>
            <w:vAlign w:val="center"/>
          </w:tcPr>
          <w:p w14:paraId="777D408A" w14:textId="48D16B48" w:rsidR="009458CE" w:rsidDel="002E33E9" w:rsidRDefault="009C0C59">
            <w:pPr>
              <w:widowControl w:val="0"/>
              <w:snapToGrid w:val="0"/>
              <w:jc w:val="right"/>
              <w:rPr>
                <w:del w:id="6174" w:author="Haiyang Liu" w:date="2026-05-21T09:55:00Z" w16du:dateUtc="2026-05-21T02:55:00Z"/>
                <w:rFonts w:eastAsia="DengXian"/>
              </w:rPr>
            </w:pPr>
            <w:del w:id="6175" w:author="Haiyang Liu" w:date="2026-05-21T09:55:00Z" w16du:dateUtc="2026-05-21T02:55:00Z">
              <w:r w:rsidDel="002E33E9">
                <w:rPr>
                  <w:rFonts w:eastAsia="DengXian"/>
                </w:rPr>
                <w:delText>.207</w:delText>
              </w:r>
              <w:r w:rsidDel="002E33E9">
                <w:rPr>
                  <w:rFonts w:eastAsia="DengXian"/>
                  <w:vertAlign w:val="superscript"/>
                </w:rPr>
                <w:delText>**</w:delText>
              </w:r>
            </w:del>
          </w:p>
        </w:tc>
        <w:tc>
          <w:tcPr>
            <w:tcW w:w="1530" w:type="dxa"/>
            <w:noWrap/>
            <w:vAlign w:val="center"/>
          </w:tcPr>
          <w:p w14:paraId="777D408B" w14:textId="76AA4150" w:rsidR="009458CE" w:rsidDel="002E33E9" w:rsidRDefault="009C0C59">
            <w:pPr>
              <w:widowControl w:val="0"/>
              <w:snapToGrid w:val="0"/>
              <w:jc w:val="right"/>
              <w:rPr>
                <w:del w:id="6176" w:author="Haiyang Liu" w:date="2026-05-21T09:55:00Z" w16du:dateUtc="2026-05-21T02:55:00Z"/>
                <w:rFonts w:eastAsia="DengXian"/>
              </w:rPr>
            </w:pPr>
            <w:del w:id="6177" w:author="Haiyang Liu" w:date="2026-05-21T09:55:00Z" w16du:dateUtc="2026-05-21T02:55:00Z">
              <w:r w:rsidDel="002E33E9">
                <w:rPr>
                  <w:rFonts w:eastAsia="DengXian"/>
                  <w:color w:val="000000"/>
                </w:rPr>
                <w:delText>.245</w:delText>
              </w:r>
              <w:r w:rsidDel="002E33E9">
                <w:rPr>
                  <w:rFonts w:eastAsia="DengXian"/>
                  <w:color w:val="000000"/>
                  <w:vertAlign w:val="superscript"/>
                </w:rPr>
                <w:delText>**</w:delText>
              </w:r>
            </w:del>
          </w:p>
        </w:tc>
      </w:tr>
      <w:tr w:rsidR="009458CE" w:rsidDel="002E33E9" w14:paraId="777D4092" w14:textId="3C151965">
        <w:trPr>
          <w:trHeight w:val="308"/>
          <w:jc w:val="center"/>
          <w:del w:id="6178" w:author="Haiyang Liu" w:date="2026-05-21T09:55:00Z"/>
        </w:trPr>
        <w:tc>
          <w:tcPr>
            <w:tcW w:w="3240" w:type="dxa"/>
            <w:tcBorders>
              <w:bottom w:val="single" w:sz="4" w:space="0" w:color="auto"/>
            </w:tcBorders>
            <w:vAlign w:val="center"/>
          </w:tcPr>
          <w:p w14:paraId="777D408D" w14:textId="1B492761" w:rsidR="009458CE" w:rsidDel="002E33E9" w:rsidRDefault="009C0C59">
            <w:pPr>
              <w:widowControl w:val="0"/>
              <w:snapToGrid w:val="0"/>
              <w:rPr>
                <w:del w:id="6179" w:author="Haiyang Liu" w:date="2026-05-21T09:55:00Z" w16du:dateUtc="2026-05-21T02:55:00Z"/>
                <w:rFonts w:eastAsia="DengXian"/>
                <w:i/>
              </w:rPr>
            </w:pPr>
            <w:del w:id="6180" w:author="Haiyang Liu" w:date="2026-05-21T09:55:00Z" w16du:dateUtc="2026-05-21T02:55:00Z">
              <w:r w:rsidDel="002E33E9">
                <w:rPr>
                  <w:rFonts w:eastAsia="DengXian"/>
                  <w:i/>
                </w:rPr>
                <w:delText>N</w:delText>
              </w:r>
            </w:del>
          </w:p>
        </w:tc>
        <w:tc>
          <w:tcPr>
            <w:tcW w:w="1710" w:type="dxa"/>
            <w:tcBorders>
              <w:bottom w:val="single" w:sz="4" w:space="0" w:color="auto"/>
            </w:tcBorders>
            <w:noWrap/>
            <w:vAlign w:val="center"/>
          </w:tcPr>
          <w:p w14:paraId="777D408E" w14:textId="09E1759C" w:rsidR="009458CE" w:rsidDel="002E33E9" w:rsidRDefault="009C0C59">
            <w:pPr>
              <w:widowControl w:val="0"/>
              <w:snapToGrid w:val="0"/>
              <w:jc w:val="right"/>
              <w:rPr>
                <w:del w:id="6181" w:author="Haiyang Liu" w:date="2026-05-21T09:55:00Z" w16du:dateUtc="2026-05-21T02:55:00Z"/>
                <w:rFonts w:eastAsia="DengXian"/>
              </w:rPr>
            </w:pPr>
            <w:del w:id="6182" w:author="Haiyang Liu" w:date="2026-05-21T09:55:00Z" w16du:dateUtc="2026-05-21T02:55:00Z">
              <w:r w:rsidDel="002E33E9">
                <w:rPr>
                  <w:rFonts w:eastAsia="DengXian"/>
                </w:rPr>
                <w:delText>258</w:delText>
              </w:r>
            </w:del>
          </w:p>
        </w:tc>
        <w:tc>
          <w:tcPr>
            <w:tcW w:w="1530" w:type="dxa"/>
            <w:tcBorders>
              <w:bottom w:val="single" w:sz="4" w:space="0" w:color="auto"/>
            </w:tcBorders>
            <w:vAlign w:val="center"/>
          </w:tcPr>
          <w:p w14:paraId="777D408F" w14:textId="54E74951" w:rsidR="009458CE" w:rsidDel="002E33E9" w:rsidRDefault="009C0C59">
            <w:pPr>
              <w:widowControl w:val="0"/>
              <w:snapToGrid w:val="0"/>
              <w:jc w:val="right"/>
              <w:rPr>
                <w:del w:id="6183" w:author="Haiyang Liu" w:date="2026-05-21T09:55:00Z" w16du:dateUtc="2026-05-21T02:55:00Z"/>
                <w:rFonts w:eastAsia="DengXian"/>
              </w:rPr>
            </w:pPr>
            <w:del w:id="6184" w:author="Haiyang Liu" w:date="2026-05-21T09:55:00Z" w16du:dateUtc="2026-05-21T02:55:00Z">
              <w:r w:rsidDel="002E33E9">
                <w:rPr>
                  <w:rFonts w:eastAsia="DengXian"/>
                </w:rPr>
                <w:delText>258</w:delText>
              </w:r>
            </w:del>
          </w:p>
        </w:tc>
        <w:tc>
          <w:tcPr>
            <w:tcW w:w="1980" w:type="dxa"/>
            <w:tcBorders>
              <w:bottom w:val="single" w:sz="4" w:space="0" w:color="auto"/>
            </w:tcBorders>
            <w:noWrap/>
            <w:vAlign w:val="center"/>
          </w:tcPr>
          <w:p w14:paraId="777D4090" w14:textId="0CAE9FED" w:rsidR="009458CE" w:rsidDel="002E33E9" w:rsidRDefault="009C0C59">
            <w:pPr>
              <w:widowControl w:val="0"/>
              <w:snapToGrid w:val="0"/>
              <w:jc w:val="right"/>
              <w:rPr>
                <w:del w:id="6185" w:author="Haiyang Liu" w:date="2026-05-21T09:55:00Z" w16du:dateUtc="2026-05-21T02:55:00Z"/>
                <w:rFonts w:eastAsia="DengXian"/>
              </w:rPr>
            </w:pPr>
            <w:del w:id="6186" w:author="Haiyang Liu" w:date="2026-05-21T09:55:00Z" w16du:dateUtc="2026-05-21T02:55:00Z">
              <w:r w:rsidDel="002E33E9">
                <w:rPr>
                  <w:rFonts w:eastAsia="DengXian"/>
                </w:rPr>
                <w:delText>258</w:delText>
              </w:r>
            </w:del>
          </w:p>
        </w:tc>
        <w:tc>
          <w:tcPr>
            <w:tcW w:w="1530" w:type="dxa"/>
            <w:tcBorders>
              <w:bottom w:val="single" w:sz="4" w:space="0" w:color="auto"/>
            </w:tcBorders>
            <w:noWrap/>
            <w:vAlign w:val="center"/>
          </w:tcPr>
          <w:p w14:paraId="777D4091" w14:textId="2759D38A" w:rsidR="009458CE" w:rsidDel="002E33E9" w:rsidRDefault="009C0C59">
            <w:pPr>
              <w:widowControl w:val="0"/>
              <w:snapToGrid w:val="0"/>
              <w:jc w:val="right"/>
              <w:rPr>
                <w:del w:id="6187" w:author="Haiyang Liu" w:date="2026-05-21T09:55:00Z" w16du:dateUtc="2026-05-21T02:55:00Z"/>
                <w:rFonts w:eastAsia="DengXian"/>
                <w:color w:val="000000"/>
              </w:rPr>
            </w:pPr>
            <w:del w:id="6188" w:author="Haiyang Liu" w:date="2026-05-21T09:55:00Z" w16du:dateUtc="2026-05-21T02:55:00Z">
              <w:r w:rsidDel="002E33E9">
                <w:rPr>
                  <w:rFonts w:eastAsia="DengXian"/>
                  <w:color w:val="000000"/>
                </w:rPr>
                <w:delText>246</w:delText>
              </w:r>
            </w:del>
          </w:p>
        </w:tc>
      </w:tr>
    </w:tbl>
    <w:p w14:paraId="777D4093" w14:textId="53F60D0A" w:rsidR="009458CE" w:rsidDel="002E33E9" w:rsidRDefault="009C0C59">
      <w:pPr>
        <w:widowControl w:val="0"/>
        <w:autoSpaceDE w:val="0"/>
        <w:autoSpaceDN w:val="0"/>
        <w:adjustRightInd w:val="0"/>
        <w:snapToGrid w:val="0"/>
        <w:ind w:right="60"/>
        <w:rPr>
          <w:del w:id="6189" w:author="Haiyang Liu" w:date="2026-05-21T09:55:00Z" w16du:dateUtc="2026-05-21T02:55:00Z"/>
          <w:rFonts w:eastAsia="DengXian"/>
          <w:color w:val="000000"/>
          <w:kern w:val="2"/>
          <w:sz w:val="20"/>
          <w:szCs w:val="20"/>
        </w:rPr>
      </w:pPr>
      <w:del w:id="6190" w:author="Haiyang Liu" w:date="2026-05-21T09:55:00Z" w16du:dateUtc="2026-05-21T02:55:00Z">
        <w:r w:rsidDel="002E33E9">
          <w:rPr>
            <w:rFonts w:eastAsia="DengXian"/>
            <w:bCs/>
            <w:i/>
            <w:color w:val="000000"/>
            <w:kern w:val="2"/>
            <w:sz w:val="20"/>
            <w:szCs w:val="20"/>
          </w:rPr>
          <w:delText>Note</w:delText>
        </w:r>
        <w:r w:rsidDel="002E33E9">
          <w:rPr>
            <w:rFonts w:eastAsia="DengXian"/>
            <w:bCs/>
            <w:color w:val="000000"/>
            <w:kern w:val="2"/>
            <w:sz w:val="20"/>
            <w:szCs w:val="20"/>
          </w:rPr>
          <w:delText xml:space="preserve">. </w:delText>
        </w:r>
        <w:r w:rsidDel="002E33E9">
          <w:rPr>
            <w:rFonts w:eastAsia="DengXian"/>
            <w:sz w:val="20"/>
            <w:szCs w:val="20"/>
            <w:vertAlign w:val="superscript"/>
          </w:rPr>
          <w:delText>*</w:delText>
        </w:r>
        <w:r w:rsidDel="002E33E9">
          <w:rPr>
            <w:rFonts w:eastAsia="DengXian"/>
            <w:bCs/>
            <w:color w:val="000000"/>
            <w:kern w:val="2"/>
            <w:sz w:val="20"/>
            <w:szCs w:val="20"/>
          </w:rPr>
          <w:delText xml:space="preserve"> </w:delText>
        </w:r>
        <w:r w:rsidDel="002E33E9">
          <w:rPr>
            <w:rFonts w:eastAsia="DengXian"/>
            <w:bCs/>
            <w:i/>
            <w:iCs/>
            <w:color w:val="000000"/>
            <w:kern w:val="2"/>
            <w:sz w:val="20"/>
            <w:szCs w:val="20"/>
          </w:rPr>
          <w:delText xml:space="preserve">p </w:delText>
        </w:r>
        <w:r w:rsidDel="002E33E9">
          <w:rPr>
            <w:rFonts w:eastAsia="DengXian"/>
            <w:bCs/>
            <w:color w:val="000000"/>
            <w:kern w:val="2"/>
            <w:sz w:val="20"/>
            <w:szCs w:val="20"/>
          </w:rPr>
          <w:delText xml:space="preserve">&lt; .05, </w:delText>
        </w:r>
        <w:r w:rsidDel="002E33E9">
          <w:rPr>
            <w:rFonts w:eastAsia="DengXian"/>
            <w:sz w:val="20"/>
            <w:szCs w:val="20"/>
            <w:vertAlign w:val="superscript"/>
          </w:rPr>
          <w:delText>**</w:delText>
        </w:r>
        <w:r w:rsidDel="002E33E9">
          <w:rPr>
            <w:rFonts w:eastAsia="DengXian"/>
            <w:bCs/>
            <w:color w:val="000000"/>
            <w:kern w:val="2"/>
            <w:sz w:val="20"/>
            <w:szCs w:val="20"/>
          </w:rPr>
          <w:delText xml:space="preserve"> </w:delText>
        </w:r>
        <w:r w:rsidDel="002E33E9">
          <w:rPr>
            <w:rFonts w:eastAsia="DengXian"/>
            <w:bCs/>
            <w:i/>
            <w:iCs/>
            <w:color w:val="000000"/>
            <w:kern w:val="2"/>
            <w:sz w:val="20"/>
            <w:szCs w:val="20"/>
          </w:rPr>
          <w:delText xml:space="preserve">p </w:delText>
        </w:r>
        <w:r w:rsidDel="002E33E9">
          <w:rPr>
            <w:rFonts w:eastAsia="DengXian"/>
            <w:bCs/>
            <w:color w:val="000000"/>
            <w:kern w:val="2"/>
            <w:sz w:val="20"/>
            <w:szCs w:val="20"/>
          </w:rPr>
          <w:delText>&lt; .01.</w:delText>
        </w:r>
      </w:del>
    </w:p>
    <w:tbl>
      <w:tblPr>
        <w:tblStyle w:val="TableGrid"/>
        <w:tblW w:w="5337"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6191" w:author="Haiyang Liu" w:date="2026-05-22T16:32:00Z" w16du:dateUtc="2026-05-22T09:32:00Z">
          <w:tblPr>
            <w:tblStyle w:val="TableGrid"/>
            <w:tblW w:w="5337"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PrChange>
      </w:tblPr>
      <w:tblGrid>
        <w:gridCol w:w="1329"/>
        <w:gridCol w:w="1116"/>
        <w:gridCol w:w="1162"/>
        <w:gridCol w:w="1116"/>
        <w:gridCol w:w="1116"/>
        <w:gridCol w:w="1116"/>
        <w:gridCol w:w="1223"/>
        <w:gridCol w:w="1117"/>
        <w:gridCol w:w="696"/>
        <w:tblGridChange w:id="6192">
          <w:tblGrid>
            <w:gridCol w:w="1329"/>
            <w:gridCol w:w="562"/>
            <w:gridCol w:w="17"/>
            <w:gridCol w:w="2"/>
            <w:gridCol w:w="535"/>
            <w:gridCol w:w="693"/>
            <w:gridCol w:w="32"/>
            <w:gridCol w:w="5"/>
            <w:gridCol w:w="432"/>
            <w:gridCol w:w="398"/>
            <w:gridCol w:w="46"/>
            <w:gridCol w:w="1"/>
            <w:gridCol w:w="671"/>
            <w:gridCol w:w="344"/>
            <w:gridCol w:w="1"/>
            <w:gridCol w:w="53"/>
            <w:gridCol w:w="718"/>
            <w:gridCol w:w="107"/>
            <w:gridCol w:w="1"/>
            <w:gridCol w:w="39"/>
            <w:gridCol w:w="969"/>
            <w:gridCol w:w="193"/>
            <w:gridCol w:w="1"/>
            <w:gridCol w:w="25"/>
            <w:gridCol w:w="671"/>
            <w:gridCol w:w="26"/>
            <w:gridCol w:w="307"/>
            <w:gridCol w:w="683"/>
            <w:gridCol w:w="26"/>
            <w:gridCol w:w="408"/>
            <w:gridCol w:w="490"/>
            <w:gridCol w:w="206"/>
          </w:tblGrid>
        </w:tblGridChange>
      </w:tblGrid>
      <w:tr w:rsidR="0008225C" w:rsidRPr="00172734" w14:paraId="5BAAF609" w14:textId="77777777" w:rsidTr="0008225C">
        <w:trPr>
          <w:ins w:id="6193" w:author="Haiyang Liu" w:date="2026-05-22T16:18:00Z"/>
        </w:trPr>
        <w:tc>
          <w:tcPr>
            <w:tcW w:w="665" w:type="pct"/>
            <w:tcBorders>
              <w:top w:val="single" w:sz="4" w:space="0" w:color="auto"/>
              <w:bottom w:val="single" w:sz="4" w:space="0" w:color="auto"/>
            </w:tcBorders>
            <w:vAlign w:val="center"/>
            <w:tcPrChange w:id="6194" w:author="Haiyang Liu" w:date="2026-05-22T16:32:00Z" w16du:dateUtc="2026-05-22T09:32:00Z">
              <w:tcPr>
                <w:tcW w:w="665" w:type="pct"/>
                <w:vAlign w:val="center"/>
              </w:tcPr>
            </w:tcPrChange>
          </w:tcPr>
          <w:p w14:paraId="78F3EB14" w14:textId="77777777" w:rsidR="0008225C" w:rsidRPr="00172734" w:rsidRDefault="0008225C" w:rsidP="00043E66">
            <w:pPr>
              <w:widowControl w:val="0"/>
              <w:autoSpaceDE w:val="0"/>
              <w:autoSpaceDN w:val="0"/>
              <w:adjustRightInd w:val="0"/>
              <w:snapToGrid w:val="0"/>
              <w:ind w:right="60"/>
              <w:rPr>
                <w:ins w:id="6195" w:author="Haiyang Liu" w:date="2026-05-22T16:18:00Z" w16du:dateUtc="2026-05-22T09:18:00Z"/>
                <w:rFonts w:eastAsia="DengXian"/>
                <w:color w:val="000000"/>
              </w:rPr>
            </w:pPr>
          </w:p>
        </w:tc>
        <w:tc>
          <w:tcPr>
            <w:tcW w:w="559" w:type="pct"/>
            <w:tcBorders>
              <w:top w:val="single" w:sz="4" w:space="0" w:color="auto"/>
              <w:bottom w:val="single" w:sz="4" w:space="0" w:color="auto"/>
            </w:tcBorders>
            <w:tcPrChange w:id="6196" w:author="Haiyang Liu" w:date="2026-05-22T16:32:00Z" w16du:dateUtc="2026-05-22T09:32:00Z">
              <w:tcPr>
                <w:tcW w:w="559" w:type="pct"/>
                <w:gridSpan w:val="4"/>
                <w:tcBorders>
                  <w:top w:val="single" w:sz="4" w:space="0" w:color="auto"/>
                  <w:bottom w:val="single" w:sz="4" w:space="0" w:color="auto"/>
                </w:tcBorders>
              </w:tcPr>
            </w:tcPrChange>
          </w:tcPr>
          <w:p w14:paraId="408E4FEF" w14:textId="77777777" w:rsidR="0008225C" w:rsidRPr="00172734" w:rsidRDefault="0008225C" w:rsidP="00043E66">
            <w:pPr>
              <w:widowControl w:val="0"/>
              <w:autoSpaceDE w:val="0"/>
              <w:autoSpaceDN w:val="0"/>
              <w:adjustRightInd w:val="0"/>
              <w:snapToGrid w:val="0"/>
              <w:ind w:right="60"/>
              <w:jc w:val="center"/>
              <w:rPr>
                <w:ins w:id="6197" w:author="Haiyang Liu" w:date="2026-05-22T16:18:00Z" w16du:dateUtc="2026-05-22T09:18:00Z"/>
                <w:rFonts w:eastAsia="DengXian"/>
                <w:color w:val="000000"/>
              </w:rPr>
            </w:pPr>
          </w:p>
        </w:tc>
        <w:tc>
          <w:tcPr>
            <w:tcW w:w="1140" w:type="pct"/>
            <w:gridSpan w:val="2"/>
            <w:tcBorders>
              <w:top w:val="single" w:sz="4" w:space="0" w:color="auto"/>
              <w:bottom w:val="single" w:sz="4" w:space="0" w:color="auto"/>
            </w:tcBorders>
            <w:tcPrChange w:id="6198" w:author="Haiyang Liu" w:date="2026-05-22T16:32:00Z" w16du:dateUtc="2026-05-22T09:32:00Z">
              <w:tcPr>
                <w:tcW w:w="1140" w:type="pct"/>
                <w:gridSpan w:val="8"/>
                <w:tcBorders>
                  <w:top w:val="single" w:sz="4" w:space="0" w:color="auto"/>
                  <w:bottom w:val="single" w:sz="4" w:space="0" w:color="auto"/>
                </w:tcBorders>
              </w:tcPr>
            </w:tcPrChange>
          </w:tcPr>
          <w:p w14:paraId="612C5083" w14:textId="77777777" w:rsidR="0008225C" w:rsidRPr="00172734" w:rsidRDefault="0008225C" w:rsidP="00043E66">
            <w:pPr>
              <w:widowControl w:val="0"/>
              <w:autoSpaceDE w:val="0"/>
              <w:autoSpaceDN w:val="0"/>
              <w:adjustRightInd w:val="0"/>
              <w:snapToGrid w:val="0"/>
              <w:ind w:right="60"/>
              <w:jc w:val="center"/>
              <w:rPr>
                <w:ins w:id="6199" w:author="Haiyang Liu" w:date="2026-05-22T16:18:00Z" w16du:dateUtc="2026-05-22T09:18:00Z"/>
                <w:rFonts w:eastAsia="DengXian"/>
                <w:color w:val="000000"/>
              </w:rPr>
            </w:pPr>
            <w:ins w:id="6200" w:author="Haiyang Liu" w:date="2026-05-22T16:18:00Z" w16du:dateUtc="2026-05-22T09:18:00Z">
              <w:r w:rsidRPr="00172734">
                <w:rPr>
                  <w:rFonts w:eastAsia="DengXian"/>
                  <w:color w:val="000000"/>
                </w:rPr>
                <w:t xml:space="preserve">Intercept </w:t>
              </w:r>
            </w:ins>
          </w:p>
          <w:p w14:paraId="6389F22C" w14:textId="7C19A760" w:rsidR="0008225C" w:rsidRPr="00172734" w:rsidRDefault="0008225C" w:rsidP="00043E66">
            <w:pPr>
              <w:widowControl w:val="0"/>
              <w:autoSpaceDE w:val="0"/>
              <w:autoSpaceDN w:val="0"/>
              <w:adjustRightInd w:val="0"/>
              <w:snapToGrid w:val="0"/>
              <w:ind w:right="60"/>
              <w:jc w:val="center"/>
              <w:rPr>
                <w:ins w:id="6201" w:author="Haiyang Liu" w:date="2026-05-22T16:18:00Z" w16du:dateUtc="2026-05-22T09:18:00Z"/>
                <w:rFonts w:eastAsia="DengXian"/>
                <w:color w:val="000000"/>
              </w:rPr>
            </w:pPr>
            <w:ins w:id="6202" w:author="Haiyang Liu" w:date="2026-05-22T16:18:00Z" w16du:dateUtc="2026-05-22T09:18:00Z">
              <w:r w:rsidRPr="00172734">
                <w:rPr>
                  <w:rFonts w:eastAsia="DengXian"/>
                  <w:color w:val="000000"/>
                </w:rPr>
                <w:t>(</w:t>
              </w:r>
              <w:r w:rsidRPr="00172734">
                <w:rPr>
                  <w:rFonts w:eastAsia="DengXian"/>
                  <w:i/>
                  <w:iCs/>
                  <w:color w:val="000000"/>
                </w:rPr>
                <w:t>i</w:t>
              </w:r>
              <w:r w:rsidRPr="00172734">
                <w:rPr>
                  <w:rFonts w:eastAsia="DengXian"/>
                  <w:color w:val="000000"/>
                </w:rPr>
                <w:t>)</w:t>
              </w:r>
            </w:ins>
          </w:p>
        </w:tc>
        <w:tc>
          <w:tcPr>
            <w:tcW w:w="1117" w:type="pct"/>
            <w:gridSpan w:val="2"/>
            <w:tcBorders>
              <w:top w:val="single" w:sz="4" w:space="0" w:color="auto"/>
              <w:bottom w:val="single" w:sz="4" w:space="0" w:color="auto"/>
            </w:tcBorders>
            <w:tcPrChange w:id="6203" w:author="Haiyang Liu" w:date="2026-05-22T16:32:00Z" w16du:dateUtc="2026-05-22T09:32:00Z">
              <w:tcPr>
                <w:tcW w:w="1117" w:type="pct"/>
                <w:gridSpan w:val="8"/>
                <w:tcBorders>
                  <w:top w:val="single" w:sz="4" w:space="0" w:color="auto"/>
                  <w:bottom w:val="single" w:sz="4" w:space="0" w:color="auto"/>
                </w:tcBorders>
              </w:tcPr>
            </w:tcPrChange>
          </w:tcPr>
          <w:p w14:paraId="3F139D2E" w14:textId="77777777" w:rsidR="0008225C" w:rsidRPr="00172734" w:rsidRDefault="0008225C" w:rsidP="00043E66">
            <w:pPr>
              <w:widowControl w:val="0"/>
              <w:autoSpaceDE w:val="0"/>
              <w:autoSpaceDN w:val="0"/>
              <w:adjustRightInd w:val="0"/>
              <w:snapToGrid w:val="0"/>
              <w:ind w:right="60"/>
              <w:jc w:val="center"/>
              <w:rPr>
                <w:ins w:id="6204" w:author="Haiyang Liu" w:date="2026-05-22T16:18:00Z" w16du:dateUtc="2026-05-22T09:18:00Z"/>
                <w:rFonts w:eastAsia="DengXian"/>
                <w:color w:val="000000"/>
              </w:rPr>
            </w:pPr>
            <w:ins w:id="6205" w:author="Haiyang Liu" w:date="2026-05-22T16:18:00Z" w16du:dateUtc="2026-05-22T09:18:00Z">
              <w:r w:rsidRPr="00172734">
                <w:rPr>
                  <w:rFonts w:eastAsia="DengXian"/>
                  <w:color w:val="000000"/>
                </w:rPr>
                <w:t>Linear term of time</w:t>
              </w:r>
            </w:ins>
          </w:p>
          <w:p w14:paraId="64FAD148" w14:textId="6E81D69C" w:rsidR="0008225C" w:rsidRPr="00172734" w:rsidRDefault="0008225C" w:rsidP="00043E66">
            <w:pPr>
              <w:widowControl w:val="0"/>
              <w:autoSpaceDE w:val="0"/>
              <w:autoSpaceDN w:val="0"/>
              <w:adjustRightInd w:val="0"/>
              <w:snapToGrid w:val="0"/>
              <w:ind w:right="60"/>
              <w:jc w:val="center"/>
              <w:rPr>
                <w:ins w:id="6206" w:author="Haiyang Liu" w:date="2026-05-22T16:18:00Z" w16du:dateUtc="2026-05-22T09:18:00Z"/>
                <w:rFonts w:eastAsia="DengXian"/>
                <w:color w:val="000000"/>
              </w:rPr>
            </w:pPr>
            <w:ins w:id="6207" w:author="Haiyang Liu" w:date="2026-05-22T16:18:00Z" w16du:dateUtc="2026-05-22T09:18:00Z">
              <w:r w:rsidRPr="00172734">
                <w:rPr>
                  <w:rFonts w:eastAsia="DengXian"/>
                  <w:color w:val="000000"/>
                </w:rPr>
                <w:t>(</w:t>
              </w:r>
              <w:r w:rsidRPr="00172734">
                <w:rPr>
                  <w:rFonts w:eastAsia="DengXian"/>
                  <w:i/>
                  <w:iCs/>
                  <w:color w:val="000000"/>
                </w:rPr>
                <w:t>s</w:t>
              </w:r>
              <w:r w:rsidRPr="00172734">
                <w:rPr>
                  <w:rFonts w:eastAsia="DengXian"/>
                  <w:color w:val="000000"/>
                </w:rPr>
                <w:t>)</w:t>
              </w:r>
            </w:ins>
          </w:p>
        </w:tc>
        <w:tc>
          <w:tcPr>
            <w:tcW w:w="1171" w:type="pct"/>
            <w:gridSpan w:val="2"/>
            <w:tcBorders>
              <w:top w:val="single" w:sz="4" w:space="0" w:color="auto"/>
              <w:bottom w:val="single" w:sz="4" w:space="0" w:color="auto"/>
            </w:tcBorders>
            <w:tcPrChange w:id="6208" w:author="Haiyang Liu" w:date="2026-05-22T16:32:00Z" w16du:dateUtc="2026-05-22T09:32:00Z">
              <w:tcPr>
                <w:tcW w:w="1171" w:type="pct"/>
                <w:gridSpan w:val="9"/>
                <w:tcBorders>
                  <w:top w:val="single" w:sz="4" w:space="0" w:color="auto"/>
                  <w:bottom w:val="single" w:sz="4" w:space="0" w:color="auto"/>
                </w:tcBorders>
              </w:tcPr>
            </w:tcPrChange>
          </w:tcPr>
          <w:p w14:paraId="022CBDD4" w14:textId="77777777" w:rsidR="0008225C" w:rsidRPr="00172734" w:rsidRDefault="0008225C" w:rsidP="00043E66">
            <w:pPr>
              <w:widowControl w:val="0"/>
              <w:autoSpaceDE w:val="0"/>
              <w:autoSpaceDN w:val="0"/>
              <w:adjustRightInd w:val="0"/>
              <w:snapToGrid w:val="0"/>
              <w:ind w:right="60"/>
              <w:jc w:val="center"/>
              <w:rPr>
                <w:ins w:id="6209" w:author="Haiyang Liu" w:date="2026-05-22T16:18:00Z" w16du:dateUtc="2026-05-22T09:18:00Z"/>
                <w:rFonts w:eastAsia="DengXian"/>
                <w:color w:val="000000"/>
              </w:rPr>
            </w:pPr>
            <w:ins w:id="6210" w:author="Haiyang Liu" w:date="2026-05-22T16:18:00Z" w16du:dateUtc="2026-05-22T09:18:00Z">
              <w:r w:rsidRPr="00172734">
                <w:rPr>
                  <w:rFonts w:eastAsia="DengXian"/>
                  <w:color w:val="000000"/>
                </w:rPr>
                <w:t xml:space="preserve">Quadratic term of time </w:t>
              </w:r>
            </w:ins>
          </w:p>
          <w:p w14:paraId="5D8066E8" w14:textId="097B1415" w:rsidR="0008225C" w:rsidRPr="00172734" w:rsidRDefault="0008225C" w:rsidP="00043E66">
            <w:pPr>
              <w:widowControl w:val="0"/>
              <w:autoSpaceDE w:val="0"/>
              <w:autoSpaceDN w:val="0"/>
              <w:adjustRightInd w:val="0"/>
              <w:snapToGrid w:val="0"/>
              <w:ind w:right="60"/>
              <w:jc w:val="center"/>
              <w:rPr>
                <w:ins w:id="6211" w:author="Haiyang Liu" w:date="2026-05-22T16:18:00Z" w16du:dateUtc="2026-05-22T09:18:00Z"/>
                <w:rFonts w:eastAsia="DengXian"/>
                <w:color w:val="000000"/>
              </w:rPr>
            </w:pPr>
            <w:ins w:id="6212" w:author="Haiyang Liu" w:date="2026-05-22T16:18:00Z" w16du:dateUtc="2026-05-22T09:18:00Z">
              <w:r w:rsidRPr="00172734">
                <w:rPr>
                  <w:rFonts w:eastAsia="DengXian"/>
                  <w:color w:val="000000"/>
                </w:rPr>
                <w:t>(</w:t>
              </w:r>
              <w:r w:rsidRPr="00172734">
                <w:rPr>
                  <w:rFonts w:eastAsia="DengXian"/>
                  <w:i/>
                  <w:iCs/>
                  <w:color w:val="000000"/>
                </w:rPr>
                <w:t>q</w:t>
              </w:r>
              <w:r w:rsidRPr="00172734">
                <w:rPr>
                  <w:rFonts w:eastAsia="DengXian"/>
                  <w:color w:val="000000"/>
                </w:rPr>
                <w:t>)</w:t>
              </w:r>
            </w:ins>
          </w:p>
        </w:tc>
        <w:tc>
          <w:tcPr>
            <w:tcW w:w="348" w:type="pct"/>
            <w:tcBorders>
              <w:top w:val="single" w:sz="4" w:space="0" w:color="auto"/>
            </w:tcBorders>
            <w:tcPrChange w:id="6213" w:author="Haiyang Liu" w:date="2026-05-22T16:32:00Z" w16du:dateUtc="2026-05-22T09:32:00Z">
              <w:tcPr>
                <w:tcW w:w="348" w:type="pct"/>
                <w:gridSpan w:val="2"/>
                <w:tcBorders>
                  <w:top w:val="single" w:sz="4" w:space="0" w:color="auto"/>
                  <w:bottom w:val="single" w:sz="4" w:space="0" w:color="auto"/>
                </w:tcBorders>
              </w:tcPr>
            </w:tcPrChange>
          </w:tcPr>
          <w:p w14:paraId="21F8AA53" w14:textId="77777777" w:rsidR="0008225C" w:rsidRPr="00172734" w:rsidRDefault="0008225C" w:rsidP="00043E66">
            <w:pPr>
              <w:widowControl w:val="0"/>
              <w:autoSpaceDE w:val="0"/>
              <w:autoSpaceDN w:val="0"/>
              <w:adjustRightInd w:val="0"/>
              <w:snapToGrid w:val="0"/>
              <w:ind w:right="60"/>
              <w:jc w:val="center"/>
              <w:rPr>
                <w:ins w:id="6214" w:author="Haiyang Liu" w:date="2026-05-22T16:18:00Z" w16du:dateUtc="2026-05-22T09:18:00Z"/>
                <w:rFonts w:eastAsia="DengXian"/>
                <w:color w:val="000000"/>
              </w:rPr>
            </w:pPr>
          </w:p>
        </w:tc>
      </w:tr>
      <w:tr w:rsidR="00C20FFE" w:rsidRPr="00172734" w14:paraId="32E14E83" w14:textId="77777777" w:rsidTr="0008225C">
        <w:trPr>
          <w:ins w:id="6215" w:author="Haiyang Liu" w:date="2026-05-21T09:55:00Z"/>
        </w:trPr>
        <w:tc>
          <w:tcPr>
            <w:tcW w:w="665" w:type="pct"/>
            <w:vMerge w:val="restart"/>
            <w:tcBorders>
              <w:top w:val="single" w:sz="4" w:space="0" w:color="auto"/>
            </w:tcBorders>
            <w:vAlign w:val="center"/>
            <w:tcPrChange w:id="6216" w:author="Haiyang Liu" w:date="2026-05-22T16:33:00Z" w16du:dateUtc="2026-05-22T09:33:00Z">
              <w:tcPr>
                <w:tcW w:w="665" w:type="pct"/>
                <w:vMerge w:val="restart"/>
                <w:vAlign w:val="center"/>
              </w:tcPr>
            </w:tcPrChange>
          </w:tcPr>
          <w:p w14:paraId="407D0BBE" w14:textId="5631471B" w:rsidR="00C20FFE" w:rsidRPr="00172734" w:rsidRDefault="00C20FFE" w:rsidP="00043E66">
            <w:pPr>
              <w:widowControl w:val="0"/>
              <w:autoSpaceDE w:val="0"/>
              <w:autoSpaceDN w:val="0"/>
              <w:adjustRightInd w:val="0"/>
              <w:snapToGrid w:val="0"/>
              <w:ind w:right="60"/>
              <w:rPr>
                <w:ins w:id="6217" w:author="Haiyang Liu" w:date="2026-05-21T09:55:00Z" w16du:dateUtc="2026-05-21T02:55:00Z"/>
                <w:rFonts w:eastAsia="DengXian"/>
                <w:color w:val="000000"/>
              </w:rPr>
            </w:pPr>
            <w:ins w:id="6218" w:author="Haiyang Liu" w:date="2026-05-21T09:55:00Z" w16du:dateUtc="2026-05-21T02:55:00Z">
              <w:r w:rsidRPr="00172734">
                <w:rPr>
                  <w:rFonts w:eastAsia="DengXian"/>
                  <w:color w:val="000000"/>
                </w:rPr>
                <w:t>Newcomer action error</w:t>
              </w:r>
            </w:ins>
          </w:p>
        </w:tc>
        <w:tc>
          <w:tcPr>
            <w:tcW w:w="559" w:type="pct"/>
            <w:vMerge w:val="restart"/>
            <w:tcBorders>
              <w:top w:val="single" w:sz="4" w:space="0" w:color="auto"/>
            </w:tcBorders>
            <w:vAlign w:val="center"/>
            <w:tcPrChange w:id="6219" w:author="Haiyang Liu" w:date="2026-05-22T16:33:00Z" w16du:dateUtc="2026-05-22T09:33:00Z">
              <w:tcPr>
                <w:tcW w:w="559" w:type="pct"/>
                <w:gridSpan w:val="4"/>
                <w:vMerge w:val="restart"/>
                <w:tcBorders>
                  <w:top w:val="single" w:sz="4" w:space="0" w:color="auto"/>
                </w:tcBorders>
              </w:tcPr>
            </w:tcPrChange>
          </w:tcPr>
          <w:p w14:paraId="18383C70" w14:textId="024AFB73" w:rsidR="00C20FFE" w:rsidRPr="00172734" w:rsidRDefault="00C20FFE" w:rsidP="0008225C">
            <w:pPr>
              <w:widowControl w:val="0"/>
              <w:autoSpaceDE w:val="0"/>
              <w:autoSpaceDN w:val="0"/>
              <w:adjustRightInd w:val="0"/>
              <w:snapToGrid w:val="0"/>
              <w:ind w:right="60"/>
              <w:jc w:val="center"/>
              <w:rPr>
                <w:ins w:id="6220" w:author="Haiyang Liu" w:date="2026-05-21T09:55:00Z" w16du:dateUtc="2026-05-21T02:55:00Z"/>
                <w:rFonts w:eastAsia="DengXian"/>
                <w:color w:val="000000"/>
              </w:rPr>
            </w:pPr>
            <w:ins w:id="6221" w:author="Haiyang Liu" w:date="2026-05-22T16:18:00Z" w16du:dateUtc="2026-05-22T09:18:00Z">
              <w:r>
                <w:rPr>
                  <w:rFonts w:eastAsia="DengXian"/>
                  <w:color w:val="000000"/>
                </w:rPr>
                <w:t>Fix effects</w:t>
              </w:r>
            </w:ins>
          </w:p>
        </w:tc>
        <w:tc>
          <w:tcPr>
            <w:tcW w:w="582" w:type="pct"/>
            <w:tcBorders>
              <w:top w:val="single" w:sz="4" w:space="0" w:color="auto"/>
            </w:tcBorders>
            <w:tcPrChange w:id="6222" w:author="Haiyang Liu" w:date="2026-05-22T16:33:00Z" w16du:dateUtc="2026-05-22T09:33:00Z">
              <w:tcPr>
                <w:tcW w:w="582" w:type="pct"/>
                <w:gridSpan w:val="4"/>
                <w:tcBorders>
                  <w:top w:val="single" w:sz="4" w:space="0" w:color="auto"/>
                </w:tcBorders>
              </w:tcPr>
            </w:tcPrChange>
          </w:tcPr>
          <w:p w14:paraId="407341F2" w14:textId="2EEED86D" w:rsidR="00C20FFE" w:rsidRPr="00172734" w:rsidRDefault="00C20FFE" w:rsidP="00043E66">
            <w:pPr>
              <w:widowControl w:val="0"/>
              <w:autoSpaceDE w:val="0"/>
              <w:autoSpaceDN w:val="0"/>
              <w:adjustRightInd w:val="0"/>
              <w:snapToGrid w:val="0"/>
              <w:ind w:right="60"/>
              <w:jc w:val="center"/>
              <w:rPr>
                <w:ins w:id="6223" w:author="Haiyang Liu" w:date="2026-05-21T09:55:00Z" w16du:dateUtc="2026-05-21T02:55:00Z"/>
                <w:rFonts w:eastAsia="DengXian"/>
                <w:color w:val="000000"/>
              </w:rPr>
            </w:pPr>
            <w:ins w:id="6224" w:author="Haiyang Liu" w:date="2026-05-22T16:21:00Z" w16du:dateUtc="2026-05-22T09:21:00Z">
              <w:r>
                <w:rPr>
                  <w:rFonts w:eastAsia="DengXian"/>
                  <w:color w:val="000000"/>
                </w:rPr>
                <w:t>Estimate</w:t>
              </w:r>
            </w:ins>
          </w:p>
        </w:tc>
        <w:tc>
          <w:tcPr>
            <w:tcW w:w="559" w:type="pct"/>
            <w:tcBorders>
              <w:top w:val="single" w:sz="4" w:space="0" w:color="auto"/>
            </w:tcBorders>
            <w:tcPrChange w:id="6225" w:author="Haiyang Liu" w:date="2026-05-22T16:33:00Z" w16du:dateUtc="2026-05-22T09:33:00Z">
              <w:tcPr>
                <w:tcW w:w="559" w:type="pct"/>
                <w:gridSpan w:val="4"/>
                <w:tcBorders>
                  <w:top w:val="single" w:sz="4" w:space="0" w:color="auto"/>
                </w:tcBorders>
              </w:tcPr>
            </w:tcPrChange>
          </w:tcPr>
          <w:p w14:paraId="20B5AFAA" w14:textId="7E86FEB2" w:rsidR="00C20FFE" w:rsidRPr="00172734" w:rsidRDefault="00C20FFE" w:rsidP="00043E66">
            <w:pPr>
              <w:widowControl w:val="0"/>
              <w:autoSpaceDE w:val="0"/>
              <w:autoSpaceDN w:val="0"/>
              <w:adjustRightInd w:val="0"/>
              <w:snapToGrid w:val="0"/>
              <w:ind w:right="60"/>
              <w:jc w:val="center"/>
              <w:rPr>
                <w:ins w:id="6226" w:author="Haiyang Liu" w:date="2026-05-21T09:55:00Z" w16du:dateUtc="2026-05-21T02:55:00Z"/>
                <w:rFonts w:eastAsia="DengXian"/>
                <w:color w:val="000000"/>
              </w:rPr>
            </w:pPr>
            <w:ins w:id="6227" w:author="Haiyang Liu" w:date="2026-05-22T16:18:00Z" w16du:dateUtc="2026-05-22T09:18:00Z">
              <w:r w:rsidRPr="00172734">
                <w:rPr>
                  <w:rFonts w:eastAsia="DengXian"/>
                  <w:color w:val="000000"/>
                </w:rPr>
                <w:t>SE</w:t>
              </w:r>
            </w:ins>
          </w:p>
        </w:tc>
        <w:tc>
          <w:tcPr>
            <w:tcW w:w="559" w:type="pct"/>
            <w:tcBorders>
              <w:top w:val="single" w:sz="4" w:space="0" w:color="auto"/>
            </w:tcBorders>
            <w:tcPrChange w:id="6228" w:author="Haiyang Liu" w:date="2026-05-22T16:33:00Z" w16du:dateUtc="2026-05-22T09:33:00Z">
              <w:tcPr>
                <w:tcW w:w="559" w:type="pct"/>
                <w:gridSpan w:val="4"/>
                <w:tcBorders>
                  <w:top w:val="single" w:sz="4" w:space="0" w:color="auto"/>
                </w:tcBorders>
              </w:tcPr>
            </w:tcPrChange>
          </w:tcPr>
          <w:p w14:paraId="7520E2EC" w14:textId="683938F3" w:rsidR="00C20FFE" w:rsidRPr="00172734" w:rsidRDefault="00C20FFE" w:rsidP="00043E66">
            <w:pPr>
              <w:widowControl w:val="0"/>
              <w:autoSpaceDE w:val="0"/>
              <w:autoSpaceDN w:val="0"/>
              <w:adjustRightInd w:val="0"/>
              <w:snapToGrid w:val="0"/>
              <w:ind w:right="60"/>
              <w:jc w:val="center"/>
              <w:rPr>
                <w:ins w:id="6229" w:author="Haiyang Liu" w:date="2026-05-21T09:55:00Z" w16du:dateUtc="2026-05-21T02:55:00Z"/>
                <w:rFonts w:eastAsia="DengXian"/>
                <w:color w:val="000000"/>
              </w:rPr>
            </w:pPr>
            <w:ins w:id="6230" w:author="Haiyang Liu" w:date="2026-05-22T16:21:00Z" w16du:dateUtc="2026-05-22T09:21:00Z">
              <w:r>
                <w:rPr>
                  <w:rFonts w:eastAsia="DengXian"/>
                  <w:color w:val="000000"/>
                </w:rPr>
                <w:t>Estimate</w:t>
              </w:r>
            </w:ins>
          </w:p>
        </w:tc>
        <w:tc>
          <w:tcPr>
            <w:tcW w:w="559" w:type="pct"/>
            <w:tcBorders>
              <w:top w:val="single" w:sz="4" w:space="0" w:color="auto"/>
            </w:tcBorders>
            <w:tcPrChange w:id="6231" w:author="Haiyang Liu" w:date="2026-05-22T16:33:00Z" w16du:dateUtc="2026-05-22T09:33:00Z">
              <w:tcPr>
                <w:tcW w:w="559" w:type="pct"/>
                <w:gridSpan w:val="4"/>
                <w:tcBorders>
                  <w:top w:val="single" w:sz="4" w:space="0" w:color="auto"/>
                </w:tcBorders>
              </w:tcPr>
            </w:tcPrChange>
          </w:tcPr>
          <w:p w14:paraId="09AE7398" w14:textId="619A09B0" w:rsidR="00C20FFE" w:rsidRPr="00172734" w:rsidRDefault="00C20FFE" w:rsidP="00043E66">
            <w:pPr>
              <w:widowControl w:val="0"/>
              <w:autoSpaceDE w:val="0"/>
              <w:autoSpaceDN w:val="0"/>
              <w:adjustRightInd w:val="0"/>
              <w:snapToGrid w:val="0"/>
              <w:ind w:right="60"/>
              <w:jc w:val="center"/>
              <w:rPr>
                <w:ins w:id="6232" w:author="Haiyang Liu" w:date="2026-05-21T09:55:00Z" w16du:dateUtc="2026-05-21T02:55:00Z"/>
                <w:rFonts w:eastAsia="DengXian"/>
                <w:color w:val="000000"/>
              </w:rPr>
            </w:pPr>
            <w:ins w:id="6233" w:author="Haiyang Liu" w:date="2026-05-22T16:18:00Z" w16du:dateUtc="2026-05-22T09:18:00Z">
              <w:r w:rsidRPr="00172734">
                <w:rPr>
                  <w:rFonts w:eastAsia="DengXian"/>
                  <w:color w:val="000000"/>
                </w:rPr>
                <w:t>SE</w:t>
              </w:r>
            </w:ins>
          </w:p>
        </w:tc>
        <w:tc>
          <w:tcPr>
            <w:tcW w:w="612" w:type="pct"/>
            <w:tcBorders>
              <w:top w:val="single" w:sz="4" w:space="0" w:color="auto"/>
            </w:tcBorders>
            <w:tcPrChange w:id="6234" w:author="Haiyang Liu" w:date="2026-05-22T16:33:00Z" w16du:dateUtc="2026-05-22T09:33:00Z">
              <w:tcPr>
                <w:tcW w:w="612" w:type="pct"/>
                <w:gridSpan w:val="6"/>
                <w:tcBorders>
                  <w:top w:val="single" w:sz="4" w:space="0" w:color="auto"/>
                </w:tcBorders>
              </w:tcPr>
            </w:tcPrChange>
          </w:tcPr>
          <w:p w14:paraId="04954B70" w14:textId="6CDFA6C6" w:rsidR="00C20FFE" w:rsidRPr="00172734" w:rsidRDefault="00C20FFE" w:rsidP="00043E66">
            <w:pPr>
              <w:widowControl w:val="0"/>
              <w:autoSpaceDE w:val="0"/>
              <w:autoSpaceDN w:val="0"/>
              <w:adjustRightInd w:val="0"/>
              <w:snapToGrid w:val="0"/>
              <w:ind w:right="60"/>
              <w:jc w:val="center"/>
              <w:rPr>
                <w:ins w:id="6235" w:author="Haiyang Liu" w:date="2026-05-21T09:55:00Z" w16du:dateUtc="2026-05-21T02:55:00Z"/>
                <w:rFonts w:eastAsia="DengXian"/>
                <w:color w:val="000000"/>
              </w:rPr>
            </w:pPr>
            <w:ins w:id="6236" w:author="Haiyang Liu" w:date="2026-05-22T16:21:00Z" w16du:dateUtc="2026-05-22T09:21:00Z">
              <w:r>
                <w:rPr>
                  <w:rFonts w:eastAsia="DengXian"/>
                  <w:color w:val="000000"/>
                </w:rPr>
                <w:t>Estimate</w:t>
              </w:r>
            </w:ins>
          </w:p>
        </w:tc>
        <w:tc>
          <w:tcPr>
            <w:tcW w:w="559" w:type="pct"/>
            <w:tcBorders>
              <w:top w:val="single" w:sz="4" w:space="0" w:color="auto"/>
            </w:tcBorders>
            <w:tcPrChange w:id="6237" w:author="Haiyang Liu" w:date="2026-05-22T16:33:00Z" w16du:dateUtc="2026-05-22T09:33:00Z">
              <w:tcPr>
                <w:tcW w:w="559" w:type="pct"/>
                <w:gridSpan w:val="3"/>
              </w:tcPr>
            </w:tcPrChange>
          </w:tcPr>
          <w:p w14:paraId="6E7BCA85" w14:textId="5D8D3D6B" w:rsidR="00C20FFE" w:rsidRPr="00172734" w:rsidRDefault="00C20FFE" w:rsidP="00043E66">
            <w:pPr>
              <w:widowControl w:val="0"/>
              <w:autoSpaceDE w:val="0"/>
              <w:autoSpaceDN w:val="0"/>
              <w:adjustRightInd w:val="0"/>
              <w:snapToGrid w:val="0"/>
              <w:ind w:right="60"/>
              <w:jc w:val="center"/>
              <w:rPr>
                <w:ins w:id="6238" w:author="Haiyang Liu" w:date="2026-05-21T09:55:00Z" w16du:dateUtc="2026-05-21T02:55:00Z"/>
                <w:rFonts w:eastAsia="DengXian"/>
                <w:color w:val="000000"/>
              </w:rPr>
            </w:pPr>
            <w:ins w:id="6239" w:author="Haiyang Liu" w:date="2026-05-22T16:18:00Z" w16du:dateUtc="2026-05-22T09:18:00Z">
              <w:r w:rsidRPr="00172734">
                <w:rPr>
                  <w:rFonts w:eastAsia="DengXian"/>
                  <w:color w:val="000000"/>
                </w:rPr>
                <w:t>SE</w:t>
              </w:r>
            </w:ins>
          </w:p>
        </w:tc>
        <w:tc>
          <w:tcPr>
            <w:tcW w:w="348" w:type="pct"/>
            <w:tcPrChange w:id="6240" w:author="Haiyang Liu" w:date="2026-05-22T16:33:00Z" w16du:dateUtc="2026-05-22T09:33:00Z">
              <w:tcPr>
                <w:tcW w:w="348" w:type="pct"/>
                <w:gridSpan w:val="2"/>
              </w:tcPr>
            </w:tcPrChange>
          </w:tcPr>
          <w:p w14:paraId="1E15516C" w14:textId="77777777" w:rsidR="00C20FFE" w:rsidRPr="00172734" w:rsidRDefault="00C20FFE" w:rsidP="00043E66">
            <w:pPr>
              <w:widowControl w:val="0"/>
              <w:autoSpaceDE w:val="0"/>
              <w:autoSpaceDN w:val="0"/>
              <w:adjustRightInd w:val="0"/>
              <w:snapToGrid w:val="0"/>
              <w:ind w:right="60"/>
              <w:jc w:val="center"/>
              <w:rPr>
                <w:ins w:id="6241" w:author="Haiyang Liu" w:date="2026-05-21T09:55:00Z" w16du:dateUtc="2026-05-21T02:55:00Z"/>
                <w:rFonts w:eastAsia="DengXian"/>
                <w:color w:val="000000"/>
              </w:rPr>
            </w:pPr>
          </w:p>
        </w:tc>
      </w:tr>
      <w:tr w:rsidR="00C20FFE" w:rsidRPr="00172734" w14:paraId="14912E64" w14:textId="77777777" w:rsidTr="0008225C">
        <w:trPr>
          <w:ins w:id="6242" w:author="Haiyang Liu" w:date="2026-05-21T09:55:00Z"/>
        </w:trPr>
        <w:tc>
          <w:tcPr>
            <w:tcW w:w="665" w:type="pct"/>
            <w:vMerge/>
            <w:vAlign w:val="center"/>
            <w:tcPrChange w:id="6243" w:author="Haiyang Liu" w:date="2026-05-22T16:33:00Z" w16du:dateUtc="2026-05-22T09:33:00Z">
              <w:tcPr>
                <w:tcW w:w="665" w:type="pct"/>
                <w:vMerge/>
                <w:vAlign w:val="center"/>
              </w:tcPr>
            </w:tcPrChange>
          </w:tcPr>
          <w:p w14:paraId="088DCCDD" w14:textId="5051337E" w:rsidR="00C20FFE" w:rsidRPr="00172734" w:rsidRDefault="00C20FFE" w:rsidP="00043E66">
            <w:pPr>
              <w:widowControl w:val="0"/>
              <w:autoSpaceDE w:val="0"/>
              <w:autoSpaceDN w:val="0"/>
              <w:adjustRightInd w:val="0"/>
              <w:snapToGrid w:val="0"/>
              <w:ind w:right="60"/>
              <w:rPr>
                <w:ins w:id="6244" w:author="Haiyang Liu" w:date="2026-05-21T09:55:00Z" w16du:dateUtc="2026-05-21T02:55:00Z"/>
                <w:rFonts w:eastAsia="DengXian"/>
                <w:color w:val="000000"/>
              </w:rPr>
            </w:pPr>
          </w:p>
        </w:tc>
        <w:tc>
          <w:tcPr>
            <w:tcW w:w="559" w:type="pct"/>
            <w:vMerge/>
            <w:vAlign w:val="center"/>
            <w:tcPrChange w:id="6245" w:author="Haiyang Liu" w:date="2026-05-22T16:33:00Z" w16du:dateUtc="2026-05-22T09:33:00Z">
              <w:tcPr>
                <w:tcW w:w="559" w:type="pct"/>
                <w:gridSpan w:val="4"/>
                <w:vMerge/>
              </w:tcPr>
            </w:tcPrChange>
          </w:tcPr>
          <w:p w14:paraId="42F8E286" w14:textId="7394DA56" w:rsidR="00C20FFE" w:rsidRPr="00172734" w:rsidRDefault="00C20FFE" w:rsidP="0008225C">
            <w:pPr>
              <w:widowControl w:val="0"/>
              <w:autoSpaceDE w:val="0"/>
              <w:autoSpaceDN w:val="0"/>
              <w:adjustRightInd w:val="0"/>
              <w:snapToGrid w:val="0"/>
              <w:ind w:right="60"/>
              <w:jc w:val="center"/>
              <w:rPr>
                <w:ins w:id="6246" w:author="Haiyang Liu" w:date="2026-05-21T09:55:00Z" w16du:dateUtc="2026-05-21T02:55:00Z"/>
                <w:rFonts w:eastAsia="DengXian"/>
                <w:color w:val="000000"/>
              </w:rPr>
            </w:pPr>
          </w:p>
        </w:tc>
        <w:tc>
          <w:tcPr>
            <w:tcW w:w="582" w:type="pct"/>
            <w:tcPrChange w:id="6247" w:author="Haiyang Liu" w:date="2026-05-22T16:33:00Z" w16du:dateUtc="2026-05-22T09:33:00Z">
              <w:tcPr>
                <w:tcW w:w="582" w:type="pct"/>
                <w:gridSpan w:val="4"/>
              </w:tcPr>
            </w:tcPrChange>
          </w:tcPr>
          <w:p w14:paraId="6116F6E9" w14:textId="0E7A2198" w:rsidR="00C20FFE" w:rsidRPr="00172734" w:rsidRDefault="00C20FFE" w:rsidP="00043E66">
            <w:pPr>
              <w:widowControl w:val="0"/>
              <w:autoSpaceDE w:val="0"/>
              <w:autoSpaceDN w:val="0"/>
              <w:adjustRightInd w:val="0"/>
              <w:snapToGrid w:val="0"/>
              <w:ind w:right="60"/>
              <w:jc w:val="center"/>
              <w:rPr>
                <w:ins w:id="6248" w:author="Haiyang Liu" w:date="2026-05-21T09:55:00Z" w16du:dateUtc="2026-05-21T02:55:00Z"/>
                <w:rFonts w:eastAsia="DengXian"/>
                <w:color w:val="000000"/>
              </w:rPr>
            </w:pPr>
            <w:ins w:id="6249" w:author="Haiyang Liu" w:date="2026-05-22T16:18:00Z" w16du:dateUtc="2026-05-22T09:18:00Z">
              <w:r w:rsidRPr="00172734">
                <w:rPr>
                  <w:rFonts w:eastAsia="DengXian"/>
                  <w:color w:val="000000"/>
                </w:rPr>
                <w:t>1.756</w:t>
              </w:r>
              <w:r w:rsidRPr="00172734">
                <w:rPr>
                  <w:rFonts w:eastAsia="DengXian"/>
                  <w:color w:val="000000"/>
                  <w:vertAlign w:val="superscript"/>
                </w:rPr>
                <w:t>***</w:t>
              </w:r>
            </w:ins>
          </w:p>
        </w:tc>
        <w:tc>
          <w:tcPr>
            <w:tcW w:w="559" w:type="pct"/>
            <w:tcPrChange w:id="6250" w:author="Haiyang Liu" w:date="2026-05-22T16:33:00Z" w16du:dateUtc="2026-05-22T09:33:00Z">
              <w:tcPr>
                <w:tcW w:w="559" w:type="pct"/>
                <w:gridSpan w:val="4"/>
              </w:tcPr>
            </w:tcPrChange>
          </w:tcPr>
          <w:p w14:paraId="490B2661" w14:textId="7E677106" w:rsidR="00C20FFE" w:rsidRPr="00172734" w:rsidRDefault="00C20FFE" w:rsidP="00043E66">
            <w:pPr>
              <w:widowControl w:val="0"/>
              <w:autoSpaceDE w:val="0"/>
              <w:autoSpaceDN w:val="0"/>
              <w:adjustRightInd w:val="0"/>
              <w:snapToGrid w:val="0"/>
              <w:ind w:right="60"/>
              <w:jc w:val="center"/>
              <w:rPr>
                <w:ins w:id="6251" w:author="Haiyang Liu" w:date="2026-05-21T09:55:00Z" w16du:dateUtc="2026-05-21T02:55:00Z"/>
                <w:rFonts w:eastAsia="DengXian"/>
                <w:color w:val="000000"/>
              </w:rPr>
            </w:pPr>
            <w:ins w:id="6252" w:author="Haiyang Liu" w:date="2026-05-22T16:18:00Z" w16du:dateUtc="2026-05-22T09:18:00Z">
              <w:r w:rsidRPr="00172734">
                <w:rPr>
                  <w:rFonts w:eastAsia="DengXian"/>
                  <w:color w:val="000000"/>
                </w:rPr>
                <w:t>.033</w:t>
              </w:r>
            </w:ins>
          </w:p>
        </w:tc>
        <w:tc>
          <w:tcPr>
            <w:tcW w:w="559" w:type="pct"/>
            <w:tcPrChange w:id="6253" w:author="Haiyang Liu" w:date="2026-05-22T16:33:00Z" w16du:dateUtc="2026-05-22T09:33:00Z">
              <w:tcPr>
                <w:tcW w:w="559" w:type="pct"/>
                <w:gridSpan w:val="4"/>
              </w:tcPr>
            </w:tcPrChange>
          </w:tcPr>
          <w:p w14:paraId="4BCC39FE" w14:textId="6167E4D8" w:rsidR="00C20FFE" w:rsidRPr="00172734" w:rsidRDefault="00C20FFE" w:rsidP="00043E66">
            <w:pPr>
              <w:widowControl w:val="0"/>
              <w:autoSpaceDE w:val="0"/>
              <w:autoSpaceDN w:val="0"/>
              <w:adjustRightInd w:val="0"/>
              <w:snapToGrid w:val="0"/>
              <w:ind w:right="60"/>
              <w:jc w:val="center"/>
              <w:rPr>
                <w:ins w:id="6254" w:author="Haiyang Liu" w:date="2026-05-21T09:55:00Z" w16du:dateUtc="2026-05-21T02:55:00Z"/>
                <w:rFonts w:eastAsia="DengXian"/>
                <w:color w:val="000000"/>
              </w:rPr>
            </w:pPr>
            <w:ins w:id="6255" w:author="Haiyang Liu" w:date="2026-05-22T16:18:00Z" w16du:dateUtc="2026-05-22T09:18:00Z">
              <w:r w:rsidRPr="00172734">
                <w:rPr>
                  <w:rFonts w:eastAsia="DengXian"/>
                  <w:color w:val="000000"/>
                </w:rPr>
                <w:t>-.417</w:t>
              </w:r>
              <w:r w:rsidRPr="00172734">
                <w:rPr>
                  <w:rFonts w:eastAsia="DengXian"/>
                  <w:color w:val="000000"/>
                  <w:vertAlign w:val="superscript"/>
                </w:rPr>
                <w:t>***</w:t>
              </w:r>
            </w:ins>
          </w:p>
        </w:tc>
        <w:tc>
          <w:tcPr>
            <w:tcW w:w="559" w:type="pct"/>
            <w:tcPrChange w:id="6256" w:author="Haiyang Liu" w:date="2026-05-22T16:33:00Z" w16du:dateUtc="2026-05-22T09:33:00Z">
              <w:tcPr>
                <w:tcW w:w="559" w:type="pct"/>
                <w:gridSpan w:val="4"/>
              </w:tcPr>
            </w:tcPrChange>
          </w:tcPr>
          <w:p w14:paraId="74D9AE8B" w14:textId="69C3216F" w:rsidR="00C20FFE" w:rsidRPr="00172734" w:rsidRDefault="00C20FFE" w:rsidP="00043E66">
            <w:pPr>
              <w:widowControl w:val="0"/>
              <w:autoSpaceDE w:val="0"/>
              <w:autoSpaceDN w:val="0"/>
              <w:adjustRightInd w:val="0"/>
              <w:snapToGrid w:val="0"/>
              <w:ind w:right="60"/>
              <w:jc w:val="center"/>
              <w:rPr>
                <w:ins w:id="6257" w:author="Haiyang Liu" w:date="2026-05-21T09:55:00Z" w16du:dateUtc="2026-05-21T02:55:00Z"/>
                <w:rFonts w:eastAsia="DengXian"/>
                <w:color w:val="000000"/>
              </w:rPr>
            </w:pPr>
            <w:ins w:id="6258" w:author="Haiyang Liu" w:date="2026-05-22T16:18:00Z" w16du:dateUtc="2026-05-22T09:18:00Z">
              <w:r w:rsidRPr="00172734">
                <w:rPr>
                  <w:rFonts w:eastAsia="DengXian"/>
                  <w:color w:val="000000"/>
                </w:rPr>
                <w:t>.047</w:t>
              </w:r>
            </w:ins>
          </w:p>
        </w:tc>
        <w:tc>
          <w:tcPr>
            <w:tcW w:w="612" w:type="pct"/>
            <w:tcPrChange w:id="6259" w:author="Haiyang Liu" w:date="2026-05-22T16:33:00Z" w16du:dateUtc="2026-05-22T09:33:00Z">
              <w:tcPr>
                <w:tcW w:w="612" w:type="pct"/>
                <w:gridSpan w:val="6"/>
              </w:tcPr>
            </w:tcPrChange>
          </w:tcPr>
          <w:p w14:paraId="5E0A1290" w14:textId="7DE69FE6" w:rsidR="00C20FFE" w:rsidRPr="00172734" w:rsidRDefault="00C20FFE" w:rsidP="00043E66">
            <w:pPr>
              <w:widowControl w:val="0"/>
              <w:autoSpaceDE w:val="0"/>
              <w:autoSpaceDN w:val="0"/>
              <w:adjustRightInd w:val="0"/>
              <w:snapToGrid w:val="0"/>
              <w:ind w:right="60"/>
              <w:jc w:val="center"/>
              <w:rPr>
                <w:ins w:id="6260" w:author="Haiyang Liu" w:date="2026-05-21T09:55:00Z" w16du:dateUtc="2026-05-21T02:55:00Z"/>
                <w:rFonts w:eastAsia="DengXian"/>
                <w:color w:val="000000"/>
              </w:rPr>
            </w:pPr>
            <w:ins w:id="6261" w:author="Haiyang Liu" w:date="2026-05-22T16:18:00Z" w16du:dateUtc="2026-05-22T09:18:00Z">
              <w:r w:rsidRPr="00172734">
                <w:rPr>
                  <w:rFonts w:eastAsia="DengXian"/>
                  <w:color w:val="000000"/>
                </w:rPr>
                <w:t>-.083</w:t>
              </w:r>
              <w:r w:rsidRPr="00172734">
                <w:rPr>
                  <w:rFonts w:eastAsia="DengXian"/>
                  <w:color w:val="000000"/>
                  <w:vertAlign w:val="superscript"/>
                </w:rPr>
                <w:t>***</w:t>
              </w:r>
            </w:ins>
          </w:p>
        </w:tc>
        <w:tc>
          <w:tcPr>
            <w:tcW w:w="559" w:type="pct"/>
            <w:tcPrChange w:id="6262" w:author="Haiyang Liu" w:date="2026-05-22T16:33:00Z" w16du:dateUtc="2026-05-22T09:33:00Z">
              <w:tcPr>
                <w:tcW w:w="559" w:type="pct"/>
                <w:gridSpan w:val="3"/>
              </w:tcPr>
            </w:tcPrChange>
          </w:tcPr>
          <w:p w14:paraId="4377191F" w14:textId="13912F12" w:rsidR="00C20FFE" w:rsidRPr="00172734" w:rsidRDefault="00C20FFE" w:rsidP="00043E66">
            <w:pPr>
              <w:widowControl w:val="0"/>
              <w:autoSpaceDE w:val="0"/>
              <w:autoSpaceDN w:val="0"/>
              <w:adjustRightInd w:val="0"/>
              <w:snapToGrid w:val="0"/>
              <w:ind w:right="60"/>
              <w:jc w:val="center"/>
              <w:rPr>
                <w:ins w:id="6263" w:author="Haiyang Liu" w:date="2026-05-21T09:55:00Z" w16du:dateUtc="2026-05-21T02:55:00Z"/>
                <w:rFonts w:eastAsia="DengXian"/>
                <w:color w:val="000000"/>
              </w:rPr>
            </w:pPr>
            <w:ins w:id="6264" w:author="Haiyang Liu" w:date="2026-05-22T16:18:00Z" w16du:dateUtc="2026-05-22T09:18:00Z">
              <w:r w:rsidRPr="00172734">
                <w:rPr>
                  <w:rFonts w:eastAsia="DengXian"/>
                  <w:color w:val="000000"/>
                </w:rPr>
                <w:t>.017</w:t>
              </w:r>
            </w:ins>
          </w:p>
        </w:tc>
        <w:tc>
          <w:tcPr>
            <w:tcW w:w="348" w:type="pct"/>
            <w:tcPrChange w:id="6265" w:author="Haiyang Liu" w:date="2026-05-22T16:33:00Z" w16du:dateUtc="2026-05-22T09:33:00Z">
              <w:tcPr>
                <w:tcW w:w="348" w:type="pct"/>
                <w:gridSpan w:val="2"/>
              </w:tcPr>
            </w:tcPrChange>
          </w:tcPr>
          <w:p w14:paraId="4B0B88F0" w14:textId="77777777" w:rsidR="00C20FFE" w:rsidRPr="00172734" w:rsidRDefault="00C20FFE" w:rsidP="00043E66">
            <w:pPr>
              <w:widowControl w:val="0"/>
              <w:autoSpaceDE w:val="0"/>
              <w:autoSpaceDN w:val="0"/>
              <w:adjustRightInd w:val="0"/>
              <w:snapToGrid w:val="0"/>
              <w:ind w:right="60"/>
              <w:jc w:val="center"/>
              <w:rPr>
                <w:ins w:id="6266" w:author="Haiyang Liu" w:date="2026-05-21T09:55:00Z" w16du:dateUtc="2026-05-21T02:55:00Z"/>
                <w:rFonts w:eastAsia="DengXian"/>
                <w:color w:val="000000"/>
              </w:rPr>
            </w:pPr>
          </w:p>
        </w:tc>
      </w:tr>
      <w:tr w:rsidR="009D483C" w:rsidRPr="00172734" w14:paraId="4AF2363C" w14:textId="77777777" w:rsidTr="0008225C">
        <w:trPr>
          <w:ins w:id="6267" w:author="Haiyang Liu" w:date="2026-05-22T16:33:00Z"/>
        </w:trPr>
        <w:tc>
          <w:tcPr>
            <w:tcW w:w="665" w:type="pct"/>
            <w:vMerge/>
            <w:vAlign w:val="center"/>
          </w:tcPr>
          <w:p w14:paraId="67BE6D89" w14:textId="77777777" w:rsidR="009D483C" w:rsidRPr="00172734" w:rsidRDefault="009D483C" w:rsidP="00043E66">
            <w:pPr>
              <w:widowControl w:val="0"/>
              <w:autoSpaceDE w:val="0"/>
              <w:autoSpaceDN w:val="0"/>
              <w:adjustRightInd w:val="0"/>
              <w:snapToGrid w:val="0"/>
              <w:ind w:right="60"/>
              <w:rPr>
                <w:ins w:id="6268" w:author="Haiyang Liu" w:date="2026-05-22T16:33:00Z" w16du:dateUtc="2026-05-22T09:33:00Z"/>
                <w:rFonts w:eastAsia="DengXian"/>
                <w:color w:val="000000"/>
              </w:rPr>
            </w:pPr>
          </w:p>
        </w:tc>
        <w:tc>
          <w:tcPr>
            <w:tcW w:w="559" w:type="pct"/>
            <w:vAlign w:val="center"/>
          </w:tcPr>
          <w:p w14:paraId="0F7D2087" w14:textId="77777777" w:rsidR="009D483C" w:rsidRPr="00172734" w:rsidRDefault="009D483C" w:rsidP="0008225C">
            <w:pPr>
              <w:widowControl w:val="0"/>
              <w:autoSpaceDE w:val="0"/>
              <w:autoSpaceDN w:val="0"/>
              <w:adjustRightInd w:val="0"/>
              <w:snapToGrid w:val="0"/>
              <w:ind w:right="60"/>
              <w:jc w:val="center"/>
              <w:rPr>
                <w:ins w:id="6269" w:author="Haiyang Liu" w:date="2026-05-22T16:33:00Z" w16du:dateUtc="2026-05-22T09:33:00Z"/>
                <w:rFonts w:eastAsia="DengXian"/>
                <w:color w:val="000000"/>
              </w:rPr>
            </w:pPr>
          </w:p>
        </w:tc>
        <w:tc>
          <w:tcPr>
            <w:tcW w:w="582" w:type="pct"/>
          </w:tcPr>
          <w:p w14:paraId="4E5582E7" w14:textId="77777777" w:rsidR="009D483C" w:rsidRPr="00172734" w:rsidRDefault="009D483C" w:rsidP="00043E66">
            <w:pPr>
              <w:widowControl w:val="0"/>
              <w:autoSpaceDE w:val="0"/>
              <w:autoSpaceDN w:val="0"/>
              <w:adjustRightInd w:val="0"/>
              <w:snapToGrid w:val="0"/>
              <w:ind w:right="60"/>
              <w:jc w:val="center"/>
              <w:rPr>
                <w:ins w:id="6270" w:author="Haiyang Liu" w:date="2026-05-22T16:33:00Z" w16du:dateUtc="2026-05-22T09:33:00Z"/>
                <w:rFonts w:eastAsia="DengXian"/>
                <w:color w:val="000000"/>
              </w:rPr>
            </w:pPr>
          </w:p>
        </w:tc>
        <w:tc>
          <w:tcPr>
            <w:tcW w:w="559" w:type="pct"/>
          </w:tcPr>
          <w:p w14:paraId="418BCA09" w14:textId="77777777" w:rsidR="009D483C" w:rsidRPr="00172734" w:rsidRDefault="009D483C" w:rsidP="00043E66">
            <w:pPr>
              <w:widowControl w:val="0"/>
              <w:autoSpaceDE w:val="0"/>
              <w:autoSpaceDN w:val="0"/>
              <w:adjustRightInd w:val="0"/>
              <w:snapToGrid w:val="0"/>
              <w:ind w:right="60"/>
              <w:jc w:val="center"/>
              <w:rPr>
                <w:ins w:id="6271" w:author="Haiyang Liu" w:date="2026-05-22T16:33:00Z" w16du:dateUtc="2026-05-22T09:33:00Z"/>
                <w:rFonts w:eastAsia="DengXian"/>
                <w:color w:val="000000"/>
              </w:rPr>
            </w:pPr>
          </w:p>
        </w:tc>
        <w:tc>
          <w:tcPr>
            <w:tcW w:w="559" w:type="pct"/>
          </w:tcPr>
          <w:p w14:paraId="2AD28740" w14:textId="77777777" w:rsidR="009D483C" w:rsidRPr="00172734" w:rsidRDefault="009D483C" w:rsidP="00043E66">
            <w:pPr>
              <w:widowControl w:val="0"/>
              <w:autoSpaceDE w:val="0"/>
              <w:autoSpaceDN w:val="0"/>
              <w:adjustRightInd w:val="0"/>
              <w:snapToGrid w:val="0"/>
              <w:ind w:right="60"/>
              <w:jc w:val="center"/>
              <w:rPr>
                <w:ins w:id="6272" w:author="Haiyang Liu" w:date="2026-05-22T16:33:00Z" w16du:dateUtc="2026-05-22T09:33:00Z"/>
                <w:rFonts w:eastAsia="DengXian"/>
                <w:color w:val="000000"/>
              </w:rPr>
            </w:pPr>
          </w:p>
        </w:tc>
        <w:tc>
          <w:tcPr>
            <w:tcW w:w="559" w:type="pct"/>
          </w:tcPr>
          <w:p w14:paraId="699B5CC4" w14:textId="77777777" w:rsidR="009D483C" w:rsidRPr="00172734" w:rsidRDefault="009D483C" w:rsidP="00043E66">
            <w:pPr>
              <w:widowControl w:val="0"/>
              <w:autoSpaceDE w:val="0"/>
              <w:autoSpaceDN w:val="0"/>
              <w:adjustRightInd w:val="0"/>
              <w:snapToGrid w:val="0"/>
              <w:ind w:right="60"/>
              <w:jc w:val="center"/>
              <w:rPr>
                <w:ins w:id="6273" w:author="Haiyang Liu" w:date="2026-05-22T16:33:00Z" w16du:dateUtc="2026-05-22T09:33:00Z"/>
                <w:rFonts w:eastAsia="DengXian"/>
                <w:color w:val="000000"/>
              </w:rPr>
            </w:pPr>
          </w:p>
        </w:tc>
        <w:tc>
          <w:tcPr>
            <w:tcW w:w="612" w:type="pct"/>
          </w:tcPr>
          <w:p w14:paraId="0842C617" w14:textId="77777777" w:rsidR="009D483C" w:rsidRPr="00172734" w:rsidRDefault="009D483C" w:rsidP="00043E66">
            <w:pPr>
              <w:widowControl w:val="0"/>
              <w:autoSpaceDE w:val="0"/>
              <w:autoSpaceDN w:val="0"/>
              <w:adjustRightInd w:val="0"/>
              <w:snapToGrid w:val="0"/>
              <w:ind w:right="60"/>
              <w:jc w:val="center"/>
              <w:rPr>
                <w:ins w:id="6274" w:author="Haiyang Liu" w:date="2026-05-22T16:33:00Z" w16du:dateUtc="2026-05-22T09:33:00Z"/>
                <w:rFonts w:eastAsia="DengXian"/>
                <w:color w:val="000000"/>
              </w:rPr>
            </w:pPr>
          </w:p>
        </w:tc>
        <w:tc>
          <w:tcPr>
            <w:tcW w:w="559" w:type="pct"/>
          </w:tcPr>
          <w:p w14:paraId="04B60FA4" w14:textId="77777777" w:rsidR="009D483C" w:rsidRPr="00172734" w:rsidRDefault="009D483C" w:rsidP="00043E66">
            <w:pPr>
              <w:widowControl w:val="0"/>
              <w:autoSpaceDE w:val="0"/>
              <w:autoSpaceDN w:val="0"/>
              <w:adjustRightInd w:val="0"/>
              <w:snapToGrid w:val="0"/>
              <w:ind w:right="60"/>
              <w:jc w:val="center"/>
              <w:rPr>
                <w:ins w:id="6275" w:author="Haiyang Liu" w:date="2026-05-22T16:33:00Z" w16du:dateUtc="2026-05-22T09:33:00Z"/>
                <w:rFonts w:eastAsia="DengXian"/>
                <w:color w:val="000000"/>
              </w:rPr>
            </w:pPr>
          </w:p>
        </w:tc>
        <w:tc>
          <w:tcPr>
            <w:tcW w:w="348" w:type="pct"/>
          </w:tcPr>
          <w:p w14:paraId="5782AB4B" w14:textId="77777777" w:rsidR="009D483C" w:rsidRPr="00172734" w:rsidRDefault="009D483C" w:rsidP="00043E66">
            <w:pPr>
              <w:widowControl w:val="0"/>
              <w:autoSpaceDE w:val="0"/>
              <w:autoSpaceDN w:val="0"/>
              <w:adjustRightInd w:val="0"/>
              <w:snapToGrid w:val="0"/>
              <w:ind w:right="60"/>
              <w:jc w:val="center"/>
              <w:rPr>
                <w:ins w:id="6276" w:author="Haiyang Liu" w:date="2026-05-22T16:33:00Z" w16du:dateUtc="2026-05-22T09:33:00Z"/>
                <w:rFonts w:eastAsia="DengXian"/>
                <w:color w:val="000000"/>
              </w:rPr>
            </w:pPr>
          </w:p>
        </w:tc>
      </w:tr>
      <w:tr w:rsidR="00C20FFE" w:rsidRPr="00172734" w14:paraId="474E450A" w14:textId="77777777" w:rsidTr="0008225C">
        <w:trPr>
          <w:ins w:id="6277" w:author="Haiyang Liu" w:date="2026-05-21T09:55:00Z"/>
        </w:trPr>
        <w:tc>
          <w:tcPr>
            <w:tcW w:w="665" w:type="pct"/>
            <w:vMerge/>
            <w:vAlign w:val="center"/>
            <w:tcPrChange w:id="6278" w:author="Haiyang Liu" w:date="2026-05-22T16:33:00Z" w16du:dateUtc="2026-05-22T09:33:00Z">
              <w:tcPr>
                <w:tcW w:w="665" w:type="pct"/>
                <w:vMerge/>
                <w:vAlign w:val="center"/>
              </w:tcPr>
            </w:tcPrChange>
          </w:tcPr>
          <w:p w14:paraId="20AD6595" w14:textId="77777777" w:rsidR="00C20FFE" w:rsidRPr="00172734" w:rsidRDefault="00C20FFE" w:rsidP="00043E66">
            <w:pPr>
              <w:widowControl w:val="0"/>
              <w:autoSpaceDE w:val="0"/>
              <w:autoSpaceDN w:val="0"/>
              <w:adjustRightInd w:val="0"/>
              <w:snapToGrid w:val="0"/>
              <w:ind w:right="60"/>
              <w:rPr>
                <w:ins w:id="6279" w:author="Haiyang Liu" w:date="2026-05-21T09:55:00Z" w16du:dateUtc="2026-05-21T02:55:00Z"/>
                <w:rFonts w:eastAsia="DengXian"/>
                <w:color w:val="000000"/>
              </w:rPr>
            </w:pPr>
          </w:p>
        </w:tc>
        <w:tc>
          <w:tcPr>
            <w:tcW w:w="559" w:type="pct"/>
            <w:vMerge w:val="restart"/>
            <w:vAlign w:val="center"/>
            <w:tcPrChange w:id="6280" w:author="Haiyang Liu" w:date="2026-05-22T16:33:00Z" w16du:dateUtc="2026-05-22T09:33:00Z">
              <w:tcPr>
                <w:tcW w:w="559" w:type="pct"/>
                <w:gridSpan w:val="4"/>
                <w:vMerge w:val="restart"/>
              </w:tcPr>
            </w:tcPrChange>
          </w:tcPr>
          <w:p w14:paraId="371EC1E6" w14:textId="6D4724C5" w:rsidR="00C20FFE" w:rsidRPr="00172734" w:rsidRDefault="00C20FFE" w:rsidP="0008225C">
            <w:pPr>
              <w:widowControl w:val="0"/>
              <w:autoSpaceDE w:val="0"/>
              <w:autoSpaceDN w:val="0"/>
              <w:adjustRightInd w:val="0"/>
              <w:snapToGrid w:val="0"/>
              <w:ind w:right="60"/>
              <w:jc w:val="center"/>
              <w:rPr>
                <w:ins w:id="6281" w:author="Haiyang Liu" w:date="2026-05-21T09:55:00Z" w16du:dateUtc="2026-05-21T02:55:00Z"/>
                <w:rFonts w:eastAsia="DengXian"/>
                <w:color w:val="000000"/>
              </w:rPr>
            </w:pPr>
            <w:ins w:id="6282" w:author="Haiyang Liu" w:date="2026-05-22T16:19:00Z" w16du:dateUtc="2026-05-22T09:19:00Z">
              <w:r>
                <w:rPr>
                  <w:rFonts w:eastAsia="DengXian"/>
                  <w:color w:val="000000"/>
                </w:rPr>
                <w:t>Random effects</w:t>
              </w:r>
            </w:ins>
          </w:p>
        </w:tc>
        <w:tc>
          <w:tcPr>
            <w:tcW w:w="582" w:type="pct"/>
            <w:tcPrChange w:id="6283" w:author="Haiyang Liu" w:date="2026-05-22T16:33:00Z" w16du:dateUtc="2026-05-22T09:33:00Z">
              <w:tcPr>
                <w:tcW w:w="582" w:type="pct"/>
                <w:gridSpan w:val="4"/>
              </w:tcPr>
            </w:tcPrChange>
          </w:tcPr>
          <w:p w14:paraId="320153F2" w14:textId="43C78A66" w:rsidR="00C20FFE" w:rsidRPr="00172734" w:rsidRDefault="00C20FFE" w:rsidP="00043E66">
            <w:pPr>
              <w:widowControl w:val="0"/>
              <w:autoSpaceDE w:val="0"/>
              <w:autoSpaceDN w:val="0"/>
              <w:adjustRightInd w:val="0"/>
              <w:snapToGrid w:val="0"/>
              <w:ind w:right="60"/>
              <w:jc w:val="center"/>
              <w:rPr>
                <w:ins w:id="6284" w:author="Haiyang Liu" w:date="2026-05-21T09:55:00Z" w16du:dateUtc="2026-05-21T02:55:00Z"/>
                <w:rFonts w:eastAsia="DengXian"/>
                <w:color w:val="000000"/>
              </w:rPr>
            </w:pPr>
            <w:ins w:id="6285" w:author="Haiyang Liu" w:date="2026-05-22T16:18:00Z" w16du:dateUtc="2026-05-22T09:18:00Z">
              <w:r>
                <w:rPr>
                  <w:rFonts w:eastAsia="DengXian"/>
                  <w:color w:val="000000"/>
                </w:rPr>
                <w:t>Variance</w:t>
              </w:r>
            </w:ins>
          </w:p>
        </w:tc>
        <w:tc>
          <w:tcPr>
            <w:tcW w:w="559" w:type="pct"/>
            <w:tcPrChange w:id="6286" w:author="Haiyang Liu" w:date="2026-05-22T16:33:00Z" w16du:dateUtc="2026-05-22T09:33:00Z">
              <w:tcPr>
                <w:tcW w:w="559" w:type="pct"/>
                <w:gridSpan w:val="4"/>
              </w:tcPr>
            </w:tcPrChange>
          </w:tcPr>
          <w:p w14:paraId="77FE3803" w14:textId="5915421F" w:rsidR="00C20FFE" w:rsidRPr="00172734" w:rsidRDefault="00C20FFE" w:rsidP="00043E66">
            <w:pPr>
              <w:widowControl w:val="0"/>
              <w:autoSpaceDE w:val="0"/>
              <w:autoSpaceDN w:val="0"/>
              <w:adjustRightInd w:val="0"/>
              <w:snapToGrid w:val="0"/>
              <w:ind w:right="60"/>
              <w:jc w:val="center"/>
              <w:rPr>
                <w:ins w:id="6287" w:author="Haiyang Liu" w:date="2026-05-21T09:55:00Z" w16du:dateUtc="2026-05-21T02:55:00Z"/>
                <w:rFonts w:eastAsia="DengXian"/>
                <w:color w:val="000000"/>
              </w:rPr>
            </w:pPr>
            <w:ins w:id="6288" w:author="Haiyang Liu" w:date="2026-05-22T16:18:00Z" w16du:dateUtc="2026-05-22T09:18:00Z">
              <w:r>
                <w:rPr>
                  <w:rFonts w:eastAsia="DengXian"/>
                  <w:color w:val="000000"/>
                </w:rPr>
                <w:t>SE</w:t>
              </w:r>
            </w:ins>
          </w:p>
        </w:tc>
        <w:tc>
          <w:tcPr>
            <w:tcW w:w="559" w:type="pct"/>
            <w:tcPrChange w:id="6289" w:author="Haiyang Liu" w:date="2026-05-22T16:33:00Z" w16du:dateUtc="2026-05-22T09:33:00Z">
              <w:tcPr>
                <w:tcW w:w="559" w:type="pct"/>
                <w:gridSpan w:val="4"/>
              </w:tcPr>
            </w:tcPrChange>
          </w:tcPr>
          <w:p w14:paraId="6EB7C7C5" w14:textId="1F967BA7" w:rsidR="00C20FFE" w:rsidRPr="00172734" w:rsidRDefault="00C20FFE" w:rsidP="00043E66">
            <w:pPr>
              <w:widowControl w:val="0"/>
              <w:autoSpaceDE w:val="0"/>
              <w:autoSpaceDN w:val="0"/>
              <w:adjustRightInd w:val="0"/>
              <w:snapToGrid w:val="0"/>
              <w:ind w:right="60"/>
              <w:jc w:val="center"/>
              <w:rPr>
                <w:ins w:id="6290" w:author="Haiyang Liu" w:date="2026-05-21T09:55:00Z" w16du:dateUtc="2026-05-21T02:55:00Z"/>
                <w:rFonts w:eastAsia="DengXian"/>
                <w:color w:val="000000"/>
              </w:rPr>
            </w:pPr>
            <w:ins w:id="6291" w:author="Haiyang Liu" w:date="2026-05-22T16:18:00Z" w16du:dateUtc="2026-05-22T09:18:00Z">
              <w:r>
                <w:rPr>
                  <w:rFonts w:eastAsia="DengXian"/>
                  <w:color w:val="000000"/>
                </w:rPr>
                <w:t>Variance</w:t>
              </w:r>
            </w:ins>
          </w:p>
        </w:tc>
        <w:tc>
          <w:tcPr>
            <w:tcW w:w="559" w:type="pct"/>
            <w:tcPrChange w:id="6292" w:author="Haiyang Liu" w:date="2026-05-22T16:33:00Z" w16du:dateUtc="2026-05-22T09:33:00Z">
              <w:tcPr>
                <w:tcW w:w="559" w:type="pct"/>
                <w:gridSpan w:val="4"/>
              </w:tcPr>
            </w:tcPrChange>
          </w:tcPr>
          <w:p w14:paraId="1B77B400" w14:textId="6B1267B8" w:rsidR="00C20FFE" w:rsidRPr="00172734" w:rsidRDefault="00C20FFE" w:rsidP="00043E66">
            <w:pPr>
              <w:widowControl w:val="0"/>
              <w:autoSpaceDE w:val="0"/>
              <w:autoSpaceDN w:val="0"/>
              <w:adjustRightInd w:val="0"/>
              <w:snapToGrid w:val="0"/>
              <w:ind w:right="60"/>
              <w:jc w:val="center"/>
              <w:rPr>
                <w:ins w:id="6293" w:author="Haiyang Liu" w:date="2026-05-21T09:55:00Z" w16du:dateUtc="2026-05-21T02:55:00Z"/>
                <w:rFonts w:eastAsia="DengXian"/>
                <w:color w:val="000000"/>
              </w:rPr>
            </w:pPr>
            <w:ins w:id="6294" w:author="Haiyang Liu" w:date="2026-05-22T16:18:00Z" w16du:dateUtc="2026-05-22T09:18:00Z">
              <w:r>
                <w:rPr>
                  <w:rFonts w:eastAsia="DengXian"/>
                  <w:color w:val="000000"/>
                </w:rPr>
                <w:t>SE</w:t>
              </w:r>
            </w:ins>
          </w:p>
        </w:tc>
        <w:tc>
          <w:tcPr>
            <w:tcW w:w="612" w:type="pct"/>
            <w:tcPrChange w:id="6295" w:author="Haiyang Liu" w:date="2026-05-22T16:33:00Z" w16du:dateUtc="2026-05-22T09:33:00Z">
              <w:tcPr>
                <w:tcW w:w="612" w:type="pct"/>
                <w:gridSpan w:val="6"/>
              </w:tcPr>
            </w:tcPrChange>
          </w:tcPr>
          <w:p w14:paraId="5A4118F9" w14:textId="3C21E492" w:rsidR="00C20FFE" w:rsidRPr="00172734" w:rsidRDefault="00C20FFE" w:rsidP="00043E66">
            <w:pPr>
              <w:widowControl w:val="0"/>
              <w:autoSpaceDE w:val="0"/>
              <w:autoSpaceDN w:val="0"/>
              <w:adjustRightInd w:val="0"/>
              <w:snapToGrid w:val="0"/>
              <w:ind w:right="60"/>
              <w:jc w:val="center"/>
              <w:rPr>
                <w:ins w:id="6296" w:author="Haiyang Liu" w:date="2026-05-21T09:55:00Z" w16du:dateUtc="2026-05-21T02:55:00Z"/>
                <w:rFonts w:eastAsia="DengXian"/>
                <w:color w:val="000000"/>
              </w:rPr>
            </w:pPr>
            <w:ins w:id="6297" w:author="Haiyang Liu" w:date="2026-05-22T16:18:00Z" w16du:dateUtc="2026-05-22T09:18:00Z">
              <w:r>
                <w:rPr>
                  <w:rFonts w:eastAsia="DengXian"/>
                  <w:color w:val="000000"/>
                </w:rPr>
                <w:t>Variance</w:t>
              </w:r>
            </w:ins>
          </w:p>
        </w:tc>
        <w:tc>
          <w:tcPr>
            <w:tcW w:w="559" w:type="pct"/>
            <w:tcPrChange w:id="6298" w:author="Haiyang Liu" w:date="2026-05-22T16:33:00Z" w16du:dateUtc="2026-05-22T09:33:00Z">
              <w:tcPr>
                <w:tcW w:w="559" w:type="pct"/>
                <w:gridSpan w:val="3"/>
              </w:tcPr>
            </w:tcPrChange>
          </w:tcPr>
          <w:p w14:paraId="0E67F269" w14:textId="7B4A9013" w:rsidR="00C20FFE" w:rsidRPr="00172734" w:rsidRDefault="00C20FFE" w:rsidP="00043E66">
            <w:pPr>
              <w:widowControl w:val="0"/>
              <w:autoSpaceDE w:val="0"/>
              <w:autoSpaceDN w:val="0"/>
              <w:adjustRightInd w:val="0"/>
              <w:snapToGrid w:val="0"/>
              <w:ind w:right="60"/>
              <w:jc w:val="center"/>
              <w:rPr>
                <w:ins w:id="6299" w:author="Haiyang Liu" w:date="2026-05-21T09:55:00Z" w16du:dateUtc="2026-05-21T02:55:00Z"/>
                <w:rFonts w:eastAsia="DengXian"/>
                <w:color w:val="000000"/>
              </w:rPr>
            </w:pPr>
            <w:ins w:id="6300" w:author="Haiyang Liu" w:date="2026-05-22T16:18:00Z" w16du:dateUtc="2026-05-22T09:18:00Z">
              <w:r>
                <w:rPr>
                  <w:rFonts w:eastAsia="DengXian"/>
                  <w:color w:val="000000"/>
                </w:rPr>
                <w:t>SE</w:t>
              </w:r>
            </w:ins>
          </w:p>
        </w:tc>
        <w:tc>
          <w:tcPr>
            <w:tcW w:w="348" w:type="pct"/>
            <w:tcPrChange w:id="6301" w:author="Haiyang Liu" w:date="2026-05-22T16:33:00Z" w16du:dateUtc="2026-05-22T09:33:00Z">
              <w:tcPr>
                <w:tcW w:w="348" w:type="pct"/>
                <w:gridSpan w:val="2"/>
              </w:tcPr>
            </w:tcPrChange>
          </w:tcPr>
          <w:p w14:paraId="44CB537A" w14:textId="77777777" w:rsidR="00C20FFE" w:rsidRPr="00172734" w:rsidRDefault="00C20FFE" w:rsidP="00043E66">
            <w:pPr>
              <w:widowControl w:val="0"/>
              <w:autoSpaceDE w:val="0"/>
              <w:autoSpaceDN w:val="0"/>
              <w:adjustRightInd w:val="0"/>
              <w:snapToGrid w:val="0"/>
              <w:ind w:right="60"/>
              <w:jc w:val="center"/>
              <w:rPr>
                <w:ins w:id="6302" w:author="Haiyang Liu" w:date="2026-05-21T09:55:00Z" w16du:dateUtc="2026-05-21T02:55:00Z"/>
                <w:rFonts w:eastAsia="DengXian"/>
                <w:color w:val="000000"/>
              </w:rPr>
            </w:pPr>
          </w:p>
        </w:tc>
      </w:tr>
      <w:tr w:rsidR="00C20FFE" w:rsidRPr="00172734" w14:paraId="36B4A9C7" w14:textId="77777777" w:rsidTr="009D483C">
        <w:trPr>
          <w:ins w:id="6303" w:author="Haiyang Liu" w:date="2026-05-21T09:55:00Z"/>
        </w:trPr>
        <w:tc>
          <w:tcPr>
            <w:tcW w:w="665" w:type="pct"/>
            <w:vMerge/>
            <w:vAlign w:val="center"/>
            <w:tcPrChange w:id="6304" w:author="Haiyang Liu" w:date="2026-05-22T16:34:00Z" w16du:dateUtc="2026-05-22T09:34:00Z">
              <w:tcPr>
                <w:tcW w:w="665" w:type="pct"/>
                <w:vMerge/>
                <w:vAlign w:val="center"/>
              </w:tcPr>
            </w:tcPrChange>
          </w:tcPr>
          <w:p w14:paraId="20BB62AE" w14:textId="77777777" w:rsidR="00C20FFE" w:rsidRPr="00172734" w:rsidRDefault="00C20FFE" w:rsidP="00043E66">
            <w:pPr>
              <w:widowControl w:val="0"/>
              <w:autoSpaceDE w:val="0"/>
              <w:autoSpaceDN w:val="0"/>
              <w:adjustRightInd w:val="0"/>
              <w:snapToGrid w:val="0"/>
              <w:ind w:right="60"/>
              <w:rPr>
                <w:ins w:id="6305" w:author="Haiyang Liu" w:date="2026-05-21T09:55:00Z" w16du:dateUtc="2026-05-21T02:55:00Z"/>
                <w:rFonts w:eastAsia="DengXian"/>
                <w:color w:val="000000"/>
              </w:rPr>
            </w:pPr>
          </w:p>
        </w:tc>
        <w:tc>
          <w:tcPr>
            <w:tcW w:w="559" w:type="pct"/>
            <w:vMerge/>
            <w:tcPrChange w:id="6306" w:author="Haiyang Liu" w:date="2026-05-22T16:34:00Z" w16du:dateUtc="2026-05-22T09:34:00Z">
              <w:tcPr>
                <w:tcW w:w="559" w:type="pct"/>
                <w:gridSpan w:val="4"/>
                <w:vMerge/>
              </w:tcPr>
            </w:tcPrChange>
          </w:tcPr>
          <w:p w14:paraId="4FC58314" w14:textId="3DF6C1FE" w:rsidR="00C20FFE" w:rsidRPr="00172734" w:rsidRDefault="00C20FFE" w:rsidP="00043E66">
            <w:pPr>
              <w:widowControl w:val="0"/>
              <w:autoSpaceDE w:val="0"/>
              <w:autoSpaceDN w:val="0"/>
              <w:adjustRightInd w:val="0"/>
              <w:snapToGrid w:val="0"/>
              <w:ind w:right="60"/>
              <w:jc w:val="center"/>
              <w:rPr>
                <w:ins w:id="6307" w:author="Haiyang Liu" w:date="2026-05-21T09:55:00Z" w16du:dateUtc="2026-05-21T02:55:00Z"/>
                <w:rFonts w:eastAsia="DengXian"/>
                <w:color w:val="000000"/>
              </w:rPr>
            </w:pPr>
          </w:p>
        </w:tc>
        <w:tc>
          <w:tcPr>
            <w:tcW w:w="582" w:type="pct"/>
            <w:tcPrChange w:id="6308" w:author="Haiyang Liu" w:date="2026-05-22T16:34:00Z" w16du:dateUtc="2026-05-22T09:34:00Z">
              <w:tcPr>
                <w:tcW w:w="582" w:type="pct"/>
                <w:gridSpan w:val="4"/>
                <w:tcBorders>
                  <w:bottom w:val="single" w:sz="4" w:space="0" w:color="auto"/>
                </w:tcBorders>
              </w:tcPr>
            </w:tcPrChange>
          </w:tcPr>
          <w:p w14:paraId="6742763F" w14:textId="665F5D87" w:rsidR="00C20FFE" w:rsidRPr="00172734" w:rsidRDefault="00C20FFE" w:rsidP="00043E66">
            <w:pPr>
              <w:widowControl w:val="0"/>
              <w:autoSpaceDE w:val="0"/>
              <w:autoSpaceDN w:val="0"/>
              <w:adjustRightInd w:val="0"/>
              <w:snapToGrid w:val="0"/>
              <w:ind w:right="60"/>
              <w:jc w:val="center"/>
              <w:rPr>
                <w:ins w:id="6309" w:author="Haiyang Liu" w:date="2026-05-21T09:55:00Z" w16du:dateUtc="2026-05-21T02:55:00Z"/>
                <w:rFonts w:eastAsia="DengXian"/>
                <w:color w:val="000000"/>
              </w:rPr>
            </w:pPr>
            <w:ins w:id="6310" w:author="Haiyang Liu" w:date="2026-05-22T16:18:00Z" w16du:dateUtc="2026-05-22T09:18:00Z">
              <w:r>
                <w:rPr>
                  <w:rFonts w:eastAsia="DengXian"/>
                  <w:color w:val="000000"/>
                </w:rPr>
                <w:t>.190</w:t>
              </w:r>
            </w:ins>
            <w:ins w:id="6311" w:author="Haiyang Liu" w:date="2026-05-22T16:19:00Z" w16du:dateUtc="2026-05-22T09:19:00Z">
              <w:r w:rsidRPr="00172734">
                <w:rPr>
                  <w:rFonts w:eastAsia="DengXian"/>
                  <w:color w:val="000000"/>
                  <w:vertAlign w:val="superscript"/>
                </w:rPr>
                <w:t>*</w:t>
              </w:r>
            </w:ins>
          </w:p>
        </w:tc>
        <w:tc>
          <w:tcPr>
            <w:tcW w:w="559" w:type="pct"/>
            <w:tcPrChange w:id="6312" w:author="Haiyang Liu" w:date="2026-05-22T16:34:00Z" w16du:dateUtc="2026-05-22T09:34:00Z">
              <w:tcPr>
                <w:tcW w:w="559" w:type="pct"/>
                <w:gridSpan w:val="4"/>
                <w:tcBorders>
                  <w:bottom w:val="single" w:sz="4" w:space="0" w:color="auto"/>
                </w:tcBorders>
              </w:tcPr>
            </w:tcPrChange>
          </w:tcPr>
          <w:p w14:paraId="7BBF42DF" w14:textId="53AAAAD4" w:rsidR="00C20FFE" w:rsidRPr="00172734" w:rsidRDefault="00C20FFE" w:rsidP="00043E66">
            <w:pPr>
              <w:widowControl w:val="0"/>
              <w:autoSpaceDE w:val="0"/>
              <w:autoSpaceDN w:val="0"/>
              <w:adjustRightInd w:val="0"/>
              <w:snapToGrid w:val="0"/>
              <w:ind w:right="60"/>
              <w:jc w:val="center"/>
              <w:rPr>
                <w:ins w:id="6313" w:author="Haiyang Liu" w:date="2026-05-21T09:55:00Z" w16du:dateUtc="2026-05-21T02:55:00Z"/>
                <w:rFonts w:eastAsia="DengXian"/>
                <w:color w:val="000000"/>
              </w:rPr>
            </w:pPr>
            <w:ins w:id="6314" w:author="Haiyang Liu" w:date="2026-05-22T16:19:00Z" w16du:dateUtc="2026-05-22T09:19:00Z">
              <w:r>
                <w:rPr>
                  <w:rFonts w:eastAsia="DengXian"/>
                  <w:color w:val="000000"/>
                </w:rPr>
                <w:t>.074</w:t>
              </w:r>
            </w:ins>
          </w:p>
        </w:tc>
        <w:tc>
          <w:tcPr>
            <w:tcW w:w="559" w:type="pct"/>
            <w:tcPrChange w:id="6315" w:author="Haiyang Liu" w:date="2026-05-22T16:34:00Z" w16du:dateUtc="2026-05-22T09:34:00Z">
              <w:tcPr>
                <w:tcW w:w="559" w:type="pct"/>
                <w:gridSpan w:val="4"/>
                <w:tcBorders>
                  <w:bottom w:val="single" w:sz="4" w:space="0" w:color="auto"/>
                </w:tcBorders>
              </w:tcPr>
            </w:tcPrChange>
          </w:tcPr>
          <w:p w14:paraId="73756C1B" w14:textId="7CB3BA61" w:rsidR="00C20FFE" w:rsidRPr="00172734" w:rsidRDefault="00C20FFE" w:rsidP="00043E66">
            <w:pPr>
              <w:widowControl w:val="0"/>
              <w:autoSpaceDE w:val="0"/>
              <w:autoSpaceDN w:val="0"/>
              <w:adjustRightInd w:val="0"/>
              <w:snapToGrid w:val="0"/>
              <w:ind w:right="60"/>
              <w:jc w:val="center"/>
              <w:rPr>
                <w:ins w:id="6316" w:author="Haiyang Liu" w:date="2026-05-21T09:55:00Z" w16du:dateUtc="2026-05-21T02:55:00Z"/>
                <w:rFonts w:eastAsia="DengXian"/>
                <w:color w:val="000000"/>
              </w:rPr>
            </w:pPr>
            <w:ins w:id="6317" w:author="Haiyang Liu" w:date="2026-05-22T16:19:00Z" w16du:dateUtc="2026-05-22T09:19:00Z">
              <w:r>
                <w:rPr>
                  <w:rFonts w:eastAsia="DengXian"/>
                  <w:color w:val="000000"/>
                </w:rPr>
                <w:t>.197</w:t>
              </w:r>
              <w:r w:rsidRPr="00172734">
                <w:rPr>
                  <w:rFonts w:eastAsia="DengXian"/>
                  <w:color w:val="000000"/>
                  <w:vertAlign w:val="superscript"/>
                </w:rPr>
                <w:t>*</w:t>
              </w:r>
            </w:ins>
          </w:p>
        </w:tc>
        <w:tc>
          <w:tcPr>
            <w:tcW w:w="559" w:type="pct"/>
            <w:tcPrChange w:id="6318" w:author="Haiyang Liu" w:date="2026-05-22T16:34:00Z" w16du:dateUtc="2026-05-22T09:34:00Z">
              <w:tcPr>
                <w:tcW w:w="559" w:type="pct"/>
                <w:gridSpan w:val="4"/>
                <w:tcBorders>
                  <w:bottom w:val="single" w:sz="4" w:space="0" w:color="auto"/>
                </w:tcBorders>
              </w:tcPr>
            </w:tcPrChange>
          </w:tcPr>
          <w:p w14:paraId="7AC134D3" w14:textId="27B3CE00" w:rsidR="00C20FFE" w:rsidRPr="00172734" w:rsidRDefault="00C20FFE" w:rsidP="00043E66">
            <w:pPr>
              <w:widowControl w:val="0"/>
              <w:autoSpaceDE w:val="0"/>
              <w:autoSpaceDN w:val="0"/>
              <w:adjustRightInd w:val="0"/>
              <w:snapToGrid w:val="0"/>
              <w:ind w:right="60"/>
              <w:jc w:val="center"/>
              <w:rPr>
                <w:ins w:id="6319" w:author="Haiyang Liu" w:date="2026-05-21T09:55:00Z" w16du:dateUtc="2026-05-21T02:55:00Z"/>
                <w:rFonts w:eastAsia="DengXian"/>
                <w:color w:val="000000"/>
              </w:rPr>
            </w:pPr>
            <w:ins w:id="6320" w:author="Haiyang Liu" w:date="2026-05-22T16:19:00Z" w16du:dateUtc="2026-05-22T09:19:00Z">
              <w:r>
                <w:rPr>
                  <w:rFonts w:eastAsia="DengXian"/>
                  <w:color w:val="000000"/>
                </w:rPr>
                <w:t>.097</w:t>
              </w:r>
            </w:ins>
          </w:p>
        </w:tc>
        <w:tc>
          <w:tcPr>
            <w:tcW w:w="612" w:type="pct"/>
            <w:tcPrChange w:id="6321" w:author="Haiyang Liu" w:date="2026-05-22T16:34:00Z" w16du:dateUtc="2026-05-22T09:34:00Z">
              <w:tcPr>
                <w:tcW w:w="612" w:type="pct"/>
                <w:gridSpan w:val="6"/>
                <w:tcBorders>
                  <w:bottom w:val="single" w:sz="4" w:space="0" w:color="auto"/>
                </w:tcBorders>
              </w:tcPr>
            </w:tcPrChange>
          </w:tcPr>
          <w:p w14:paraId="61148DF1" w14:textId="7426EB92" w:rsidR="00C20FFE" w:rsidRPr="00172734" w:rsidRDefault="00C20FFE" w:rsidP="00043E66">
            <w:pPr>
              <w:widowControl w:val="0"/>
              <w:autoSpaceDE w:val="0"/>
              <w:autoSpaceDN w:val="0"/>
              <w:adjustRightInd w:val="0"/>
              <w:snapToGrid w:val="0"/>
              <w:ind w:right="60"/>
              <w:jc w:val="center"/>
              <w:rPr>
                <w:ins w:id="6322" w:author="Haiyang Liu" w:date="2026-05-21T09:55:00Z" w16du:dateUtc="2026-05-21T02:55:00Z"/>
                <w:rFonts w:eastAsia="DengXian"/>
                <w:color w:val="000000"/>
              </w:rPr>
            </w:pPr>
            <w:ins w:id="6323" w:author="Haiyang Liu" w:date="2026-05-22T16:19:00Z" w16du:dateUtc="2026-05-22T09:19:00Z">
              <w:r>
                <w:rPr>
                  <w:rFonts w:eastAsia="DengXian"/>
                  <w:color w:val="000000"/>
                </w:rPr>
                <w:t>.044</w:t>
              </w:r>
              <w:r w:rsidRPr="00172734">
                <w:rPr>
                  <w:rFonts w:eastAsia="DengXian"/>
                  <w:color w:val="000000"/>
                  <w:vertAlign w:val="superscript"/>
                </w:rPr>
                <w:t>***</w:t>
              </w:r>
            </w:ins>
          </w:p>
        </w:tc>
        <w:tc>
          <w:tcPr>
            <w:tcW w:w="559" w:type="pct"/>
            <w:tcPrChange w:id="6324" w:author="Haiyang Liu" w:date="2026-05-22T16:34:00Z" w16du:dateUtc="2026-05-22T09:34:00Z">
              <w:tcPr>
                <w:tcW w:w="559" w:type="pct"/>
                <w:gridSpan w:val="3"/>
              </w:tcPr>
            </w:tcPrChange>
          </w:tcPr>
          <w:p w14:paraId="6C964A2A" w14:textId="2A97BD46" w:rsidR="00C20FFE" w:rsidRPr="00172734" w:rsidRDefault="00C20FFE" w:rsidP="00043E66">
            <w:pPr>
              <w:widowControl w:val="0"/>
              <w:autoSpaceDE w:val="0"/>
              <w:autoSpaceDN w:val="0"/>
              <w:adjustRightInd w:val="0"/>
              <w:snapToGrid w:val="0"/>
              <w:ind w:right="60"/>
              <w:jc w:val="center"/>
              <w:rPr>
                <w:ins w:id="6325" w:author="Haiyang Liu" w:date="2026-05-21T09:55:00Z" w16du:dateUtc="2026-05-21T02:55:00Z"/>
                <w:rFonts w:eastAsia="DengXian"/>
                <w:color w:val="000000"/>
              </w:rPr>
            </w:pPr>
            <w:ins w:id="6326" w:author="Haiyang Liu" w:date="2026-05-22T16:19:00Z" w16du:dateUtc="2026-05-22T09:19:00Z">
              <w:r>
                <w:rPr>
                  <w:rFonts w:eastAsia="DengXian"/>
                  <w:color w:val="000000"/>
                </w:rPr>
                <w:t>.011</w:t>
              </w:r>
            </w:ins>
          </w:p>
        </w:tc>
        <w:tc>
          <w:tcPr>
            <w:tcW w:w="348" w:type="pct"/>
            <w:tcPrChange w:id="6327" w:author="Haiyang Liu" w:date="2026-05-22T16:34:00Z" w16du:dateUtc="2026-05-22T09:34:00Z">
              <w:tcPr>
                <w:tcW w:w="348" w:type="pct"/>
                <w:gridSpan w:val="2"/>
              </w:tcPr>
            </w:tcPrChange>
          </w:tcPr>
          <w:p w14:paraId="5CA81183" w14:textId="77777777" w:rsidR="00C20FFE" w:rsidRPr="00172734" w:rsidRDefault="00C20FFE" w:rsidP="00043E66">
            <w:pPr>
              <w:widowControl w:val="0"/>
              <w:autoSpaceDE w:val="0"/>
              <w:autoSpaceDN w:val="0"/>
              <w:adjustRightInd w:val="0"/>
              <w:snapToGrid w:val="0"/>
              <w:ind w:right="60"/>
              <w:jc w:val="center"/>
              <w:rPr>
                <w:ins w:id="6328" w:author="Haiyang Liu" w:date="2026-05-21T09:55:00Z" w16du:dateUtc="2026-05-21T02:55:00Z"/>
                <w:rFonts w:eastAsia="DengXian"/>
                <w:color w:val="000000"/>
              </w:rPr>
            </w:pPr>
          </w:p>
        </w:tc>
      </w:tr>
      <w:tr w:rsidR="009D483C" w:rsidRPr="00172734" w14:paraId="1FEA1A25" w14:textId="77777777" w:rsidTr="0008225C">
        <w:trPr>
          <w:ins w:id="6329" w:author="Haiyang Liu" w:date="2026-05-22T16:33:00Z"/>
        </w:trPr>
        <w:tc>
          <w:tcPr>
            <w:tcW w:w="665" w:type="pct"/>
            <w:vMerge/>
            <w:vAlign w:val="center"/>
          </w:tcPr>
          <w:p w14:paraId="5DB8D910" w14:textId="77777777" w:rsidR="009D483C" w:rsidRPr="00172734" w:rsidRDefault="009D483C" w:rsidP="00043E66">
            <w:pPr>
              <w:widowControl w:val="0"/>
              <w:autoSpaceDE w:val="0"/>
              <w:autoSpaceDN w:val="0"/>
              <w:adjustRightInd w:val="0"/>
              <w:snapToGrid w:val="0"/>
              <w:ind w:right="60"/>
              <w:rPr>
                <w:ins w:id="6330" w:author="Haiyang Liu" w:date="2026-05-22T16:33:00Z" w16du:dateUtc="2026-05-22T09:33:00Z"/>
                <w:rFonts w:eastAsia="DengXian"/>
                <w:color w:val="000000"/>
              </w:rPr>
            </w:pPr>
          </w:p>
        </w:tc>
        <w:tc>
          <w:tcPr>
            <w:tcW w:w="559" w:type="pct"/>
            <w:vMerge/>
          </w:tcPr>
          <w:p w14:paraId="176C218B" w14:textId="77777777" w:rsidR="009D483C" w:rsidRPr="00172734" w:rsidRDefault="009D483C" w:rsidP="00043E66">
            <w:pPr>
              <w:widowControl w:val="0"/>
              <w:autoSpaceDE w:val="0"/>
              <w:autoSpaceDN w:val="0"/>
              <w:adjustRightInd w:val="0"/>
              <w:snapToGrid w:val="0"/>
              <w:ind w:right="60"/>
              <w:jc w:val="center"/>
              <w:rPr>
                <w:ins w:id="6331" w:author="Haiyang Liu" w:date="2026-05-22T16:33:00Z" w16du:dateUtc="2026-05-22T09:33:00Z"/>
                <w:rFonts w:eastAsia="DengXian"/>
                <w:color w:val="000000"/>
              </w:rPr>
            </w:pPr>
          </w:p>
        </w:tc>
        <w:tc>
          <w:tcPr>
            <w:tcW w:w="582" w:type="pct"/>
            <w:tcBorders>
              <w:bottom w:val="single" w:sz="4" w:space="0" w:color="auto"/>
            </w:tcBorders>
          </w:tcPr>
          <w:p w14:paraId="2A4F8619" w14:textId="77777777" w:rsidR="009D483C" w:rsidRDefault="009D483C" w:rsidP="00043E66">
            <w:pPr>
              <w:widowControl w:val="0"/>
              <w:autoSpaceDE w:val="0"/>
              <w:autoSpaceDN w:val="0"/>
              <w:adjustRightInd w:val="0"/>
              <w:snapToGrid w:val="0"/>
              <w:ind w:right="60"/>
              <w:jc w:val="center"/>
              <w:rPr>
                <w:ins w:id="6332" w:author="Haiyang Liu" w:date="2026-05-22T16:33:00Z" w16du:dateUtc="2026-05-22T09:33:00Z"/>
                <w:rFonts w:eastAsia="DengXian"/>
                <w:color w:val="000000"/>
              </w:rPr>
            </w:pPr>
          </w:p>
        </w:tc>
        <w:tc>
          <w:tcPr>
            <w:tcW w:w="559" w:type="pct"/>
            <w:tcBorders>
              <w:bottom w:val="single" w:sz="4" w:space="0" w:color="auto"/>
            </w:tcBorders>
          </w:tcPr>
          <w:p w14:paraId="47D83430" w14:textId="77777777" w:rsidR="009D483C" w:rsidRDefault="009D483C" w:rsidP="00043E66">
            <w:pPr>
              <w:widowControl w:val="0"/>
              <w:autoSpaceDE w:val="0"/>
              <w:autoSpaceDN w:val="0"/>
              <w:adjustRightInd w:val="0"/>
              <w:snapToGrid w:val="0"/>
              <w:ind w:right="60"/>
              <w:jc w:val="center"/>
              <w:rPr>
                <w:ins w:id="6333" w:author="Haiyang Liu" w:date="2026-05-22T16:33:00Z" w16du:dateUtc="2026-05-22T09:33:00Z"/>
                <w:rFonts w:eastAsia="DengXian"/>
                <w:color w:val="000000"/>
              </w:rPr>
            </w:pPr>
          </w:p>
        </w:tc>
        <w:tc>
          <w:tcPr>
            <w:tcW w:w="559" w:type="pct"/>
            <w:tcBorders>
              <w:bottom w:val="single" w:sz="4" w:space="0" w:color="auto"/>
            </w:tcBorders>
          </w:tcPr>
          <w:p w14:paraId="4C56FDBD" w14:textId="77777777" w:rsidR="009D483C" w:rsidRDefault="009D483C" w:rsidP="00043E66">
            <w:pPr>
              <w:widowControl w:val="0"/>
              <w:autoSpaceDE w:val="0"/>
              <w:autoSpaceDN w:val="0"/>
              <w:adjustRightInd w:val="0"/>
              <w:snapToGrid w:val="0"/>
              <w:ind w:right="60"/>
              <w:jc w:val="center"/>
              <w:rPr>
                <w:ins w:id="6334" w:author="Haiyang Liu" w:date="2026-05-22T16:33:00Z" w16du:dateUtc="2026-05-22T09:33:00Z"/>
                <w:rFonts w:eastAsia="DengXian"/>
                <w:color w:val="000000"/>
              </w:rPr>
            </w:pPr>
          </w:p>
        </w:tc>
        <w:tc>
          <w:tcPr>
            <w:tcW w:w="559" w:type="pct"/>
            <w:tcBorders>
              <w:bottom w:val="single" w:sz="4" w:space="0" w:color="auto"/>
            </w:tcBorders>
          </w:tcPr>
          <w:p w14:paraId="40510F81" w14:textId="77777777" w:rsidR="009D483C" w:rsidRDefault="009D483C" w:rsidP="00043E66">
            <w:pPr>
              <w:widowControl w:val="0"/>
              <w:autoSpaceDE w:val="0"/>
              <w:autoSpaceDN w:val="0"/>
              <w:adjustRightInd w:val="0"/>
              <w:snapToGrid w:val="0"/>
              <w:ind w:right="60"/>
              <w:jc w:val="center"/>
              <w:rPr>
                <w:ins w:id="6335" w:author="Haiyang Liu" w:date="2026-05-22T16:33:00Z" w16du:dateUtc="2026-05-22T09:33:00Z"/>
                <w:rFonts w:eastAsia="DengXian"/>
                <w:color w:val="000000"/>
              </w:rPr>
            </w:pPr>
          </w:p>
        </w:tc>
        <w:tc>
          <w:tcPr>
            <w:tcW w:w="612" w:type="pct"/>
            <w:tcBorders>
              <w:bottom w:val="single" w:sz="4" w:space="0" w:color="auto"/>
            </w:tcBorders>
          </w:tcPr>
          <w:p w14:paraId="00CCAB86" w14:textId="77777777" w:rsidR="009D483C" w:rsidRDefault="009D483C" w:rsidP="00043E66">
            <w:pPr>
              <w:widowControl w:val="0"/>
              <w:autoSpaceDE w:val="0"/>
              <w:autoSpaceDN w:val="0"/>
              <w:adjustRightInd w:val="0"/>
              <w:snapToGrid w:val="0"/>
              <w:ind w:right="60"/>
              <w:jc w:val="center"/>
              <w:rPr>
                <w:ins w:id="6336" w:author="Haiyang Liu" w:date="2026-05-22T16:33:00Z" w16du:dateUtc="2026-05-22T09:33:00Z"/>
                <w:rFonts w:eastAsia="DengXian"/>
                <w:color w:val="000000"/>
              </w:rPr>
            </w:pPr>
          </w:p>
        </w:tc>
        <w:tc>
          <w:tcPr>
            <w:tcW w:w="559" w:type="pct"/>
            <w:tcBorders>
              <w:bottom w:val="single" w:sz="4" w:space="0" w:color="auto"/>
            </w:tcBorders>
          </w:tcPr>
          <w:p w14:paraId="46DCD71F" w14:textId="77777777" w:rsidR="009D483C" w:rsidRDefault="009D483C" w:rsidP="00043E66">
            <w:pPr>
              <w:widowControl w:val="0"/>
              <w:autoSpaceDE w:val="0"/>
              <w:autoSpaceDN w:val="0"/>
              <w:adjustRightInd w:val="0"/>
              <w:snapToGrid w:val="0"/>
              <w:ind w:right="60"/>
              <w:jc w:val="center"/>
              <w:rPr>
                <w:ins w:id="6337" w:author="Haiyang Liu" w:date="2026-05-22T16:33:00Z" w16du:dateUtc="2026-05-22T09:33:00Z"/>
                <w:rFonts w:eastAsia="DengXian"/>
                <w:color w:val="000000"/>
              </w:rPr>
            </w:pPr>
          </w:p>
        </w:tc>
        <w:tc>
          <w:tcPr>
            <w:tcW w:w="348" w:type="pct"/>
          </w:tcPr>
          <w:p w14:paraId="213596E2" w14:textId="77777777" w:rsidR="009D483C" w:rsidRPr="00172734" w:rsidRDefault="009D483C" w:rsidP="00043E66">
            <w:pPr>
              <w:widowControl w:val="0"/>
              <w:autoSpaceDE w:val="0"/>
              <w:autoSpaceDN w:val="0"/>
              <w:adjustRightInd w:val="0"/>
              <w:snapToGrid w:val="0"/>
              <w:ind w:right="60"/>
              <w:jc w:val="center"/>
              <w:rPr>
                <w:ins w:id="6338" w:author="Haiyang Liu" w:date="2026-05-22T16:33:00Z" w16du:dateUtc="2026-05-22T09:33:00Z"/>
                <w:rFonts w:eastAsia="DengXian"/>
                <w:color w:val="000000"/>
              </w:rPr>
            </w:pPr>
          </w:p>
        </w:tc>
      </w:tr>
      <w:tr w:rsidR="00C20FFE" w:rsidRPr="00172734" w14:paraId="1A84D26B" w14:textId="77777777" w:rsidTr="0008225C">
        <w:trPr>
          <w:ins w:id="6339" w:author="Haiyang Liu" w:date="2026-05-22T16:16:00Z"/>
        </w:trPr>
        <w:tc>
          <w:tcPr>
            <w:tcW w:w="665" w:type="pct"/>
            <w:vMerge/>
            <w:vAlign w:val="center"/>
            <w:tcPrChange w:id="6340" w:author="Haiyang Liu" w:date="2026-05-22T16:32:00Z" w16du:dateUtc="2026-05-22T09:32:00Z">
              <w:tcPr>
                <w:tcW w:w="665" w:type="pct"/>
                <w:vMerge/>
                <w:vAlign w:val="center"/>
              </w:tcPr>
            </w:tcPrChange>
          </w:tcPr>
          <w:p w14:paraId="24B36CF4" w14:textId="77777777" w:rsidR="00C20FFE" w:rsidRPr="00172734" w:rsidRDefault="00C20FFE" w:rsidP="00043E66">
            <w:pPr>
              <w:widowControl w:val="0"/>
              <w:autoSpaceDE w:val="0"/>
              <w:autoSpaceDN w:val="0"/>
              <w:adjustRightInd w:val="0"/>
              <w:snapToGrid w:val="0"/>
              <w:ind w:right="60"/>
              <w:rPr>
                <w:ins w:id="6341" w:author="Haiyang Liu" w:date="2026-05-22T16:16:00Z" w16du:dateUtc="2026-05-22T09:16:00Z"/>
                <w:rFonts w:eastAsia="DengXian"/>
                <w:color w:val="000000"/>
              </w:rPr>
            </w:pPr>
          </w:p>
        </w:tc>
        <w:tc>
          <w:tcPr>
            <w:tcW w:w="559" w:type="pct"/>
            <w:vMerge/>
            <w:tcPrChange w:id="6342" w:author="Haiyang Liu" w:date="2026-05-22T16:32:00Z" w16du:dateUtc="2026-05-22T09:32:00Z">
              <w:tcPr>
                <w:tcW w:w="559" w:type="pct"/>
                <w:gridSpan w:val="4"/>
                <w:vMerge/>
              </w:tcPr>
            </w:tcPrChange>
          </w:tcPr>
          <w:p w14:paraId="1267976C" w14:textId="77777777" w:rsidR="00C20FFE" w:rsidRPr="00172734" w:rsidRDefault="00C20FFE" w:rsidP="00043E66">
            <w:pPr>
              <w:widowControl w:val="0"/>
              <w:autoSpaceDE w:val="0"/>
              <w:autoSpaceDN w:val="0"/>
              <w:adjustRightInd w:val="0"/>
              <w:snapToGrid w:val="0"/>
              <w:ind w:right="60"/>
              <w:jc w:val="center"/>
              <w:rPr>
                <w:ins w:id="6343" w:author="Haiyang Liu" w:date="2026-05-22T16:16:00Z" w16du:dateUtc="2026-05-22T09:16:00Z"/>
                <w:rFonts w:eastAsia="DengXian"/>
                <w:color w:val="000000"/>
              </w:rPr>
            </w:pPr>
          </w:p>
        </w:tc>
        <w:tc>
          <w:tcPr>
            <w:tcW w:w="1140" w:type="pct"/>
            <w:gridSpan w:val="2"/>
            <w:tcBorders>
              <w:bottom w:val="single" w:sz="4" w:space="0" w:color="auto"/>
            </w:tcBorders>
            <w:tcPrChange w:id="6344" w:author="Haiyang Liu" w:date="2026-05-22T16:32:00Z" w16du:dateUtc="2026-05-22T09:32:00Z">
              <w:tcPr>
                <w:tcW w:w="1140" w:type="pct"/>
                <w:gridSpan w:val="8"/>
                <w:tcBorders>
                  <w:bottom w:val="single" w:sz="4" w:space="0" w:color="auto"/>
                </w:tcBorders>
              </w:tcPr>
            </w:tcPrChange>
          </w:tcPr>
          <w:p w14:paraId="569AEE6C" w14:textId="04219C34" w:rsidR="00C20FFE" w:rsidRPr="00172734" w:rsidRDefault="009D483C" w:rsidP="00043E66">
            <w:pPr>
              <w:widowControl w:val="0"/>
              <w:autoSpaceDE w:val="0"/>
              <w:autoSpaceDN w:val="0"/>
              <w:adjustRightInd w:val="0"/>
              <w:snapToGrid w:val="0"/>
              <w:ind w:right="60"/>
              <w:jc w:val="center"/>
              <w:rPr>
                <w:ins w:id="6345" w:author="Haiyang Liu" w:date="2026-05-22T16:16:00Z" w16du:dateUtc="2026-05-22T09:16:00Z"/>
                <w:rFonts w:eastAsia="DengXian"/>
                <w:color w:val="000000"/>
              </w:rPr>
            </w:pPr>
            <w:ins w:id="6346" w:author="Haiyang Liu" w:date="2026-05-22T16:34:00Z" w16du:dateUtc="2026-05-22T09:34:00Z">
              <w:r>
                <w:rPr>
                  <w:rFonts w:eastAsia="DengXian"/>
                  <w:color w:val="000000"/>
                </w:rPr>
                <w:t>cov</w:t>
              </w:r>
            </w:ins>
            <w:ins w:id="6347" w:author="Haiyang Liu" w:date="2026-05-22T16:20:00Z" w16du:dateUtc="2026-05-22T09:20:00Z">
              <w:r w:rsidR="00C20FFE">
                <w:rPr>
                  <w:rFonts w:eastAsia="DengXian"/>
                  <w:color w:val="000000"/>
                </w:rPr>
                <w:t>(</w:t>
              </w:r>
              <w:r w:rsidR="00C20FFE" w:rsidRPr="00C20FFE">
                <w:rPr>
                  <w:rFonts w:eastAsia="DengXian"/>
                  <w:i/>
                  <w:iCs/>
                  <w:color w:val="000000"/>
                  <w:rPrChange w:id="6348" w:author="Haiyang Liu" w:date="2026-05-22T16:24:00Z" w16du:dateUtc="2026-05-22T09:24:00Z">
                    <w:rPr>
                      <w:rFonts w:eastAsia="DengXian"/>
                      <w:color w:val="000000"/>
                    </w:rPr>
                  </w:rPrChange>
                </w:rPr>
                <w:t>i</w:t>
              </w:r>
              <w:r w:rsidR="00C20FFE">
                <w:rPr>
                  <w:rFonts w:eastAsia="DengXian"/>
                  <w:color w:val="000000"/>
                </w:rPr>
                <w:t>,</w:t>
              </w:r>
              <w:r w:rsidR="00C20FFE" w:rsidRPr="00C20FFE">
                <w:rPr>
                  <w:rFonts w:eastAsia="DengXian"/>
                  <w:i/>
                  <w:iCs/>
                  <w:color w:val="000000"/>
                  <w:rPrChange w:id="6349" w:author="Haiyang Liu" w:date="2026-05-22T16:24:00Z" w16du:dateUtc="2026-05-22T09:24:00Z">
                    <w:rPr>
                      <w:rFonts w:eastAsia="DengXian"/>
                      <w:color w:val="000000"/>
                    </w:rPr>
                  </w:rPrChange>
                </w:rPr>
                <w:t>s</w:t>
              </w:r>
              <w:r w:rsidR="00C20FFE">
                <w:rPr>
                  <w:rFonts w:eastAsia="DengXian"/>
                  <w:color w:val="000000"/>
                </w:rPr>
                <w:t>)</w:t>
              </w:r>
            </w:ins>
          </w:p>
        </w:tc>
        <w:tc>
          <w:tcPr>
            <w:tcW w:w="1117" w:type="pct"/>
            <w:gridSpan w:val="2"/>
            <w:tcBorders>
              <w:bottom w:val="single" w:sz="4" w:space="0" w:color="auto"/>
            </w:tcBorders>
            <w:tcPrChange w:id="6350" w:author="Haiyang Liu" w:date="2026-05-22T16:32:00Z" w16du:dateUtc="2026-05-22T09:32:00Z">
              <w:tcPr>
                <w:tcW w:w="1117" w:type="pct"/>
                <w:gridSpan w:val="8"/>
                <w:tcBorders>
                  <w:bottom w:val="single" w:sz="4" w:space="0" w:color="auto"/>
                </w:tcBorders>
              </w:tcPr>
            </w:tcPrChange>
          </w:tcPr>
          <w:p w14:paraId="3B859CF3" w14:textId="5EC8B1A2" w:rsidR="00C20FFE" w:rsidRPr="00172734" w:rsidRDefault="00C20FFE" w:rsidP="00043E66">
            <w:pPr>
              <w:widowControl w:val="0"/>
              <w:autoSpaceDE w:val="0"/>
              <w:autoSpaceDN w:val="0"/>
              <w:adjustRightInd w:val="0"/>
              <w:snapToGrid w:val="0"/>
              <w:ind w:right="60"/>
              <w:jc w:val="center"/>
              <w:rPr>
                <w:ins w:id="6351" w:author="Haiyang Liu" w:date="2026-05-22T16:16:00Z" w16du:dateUtc="2026-05-22T09:16:00Z"/>
                <w:rFonts w:eastAsia="DengXian"/>
                <w:color w:val="000000"/>
              </w:rPr>
            </w:pPr>
            <w:ins w:id="6352" w:author="Haiyang Liu" w:date="2026-05-22T16:22:00Z" w16du:dateUtc="2026-05-22T09:22:00Z">
              <w:r>
                <w:rPr>
                  <w:rFonts w:eastAsia="DengXian"/>
                  <w:color w:val="000000"/>
                </w:rPr>
                <w:t>cov(</w:t>
              </w:r>
              <w:r w:rsidRPr="00C20FFE">
                <w:rPr>
                  <w:rFonts w:eastAsia="DengXian"/>
                  <w:i/>
                  <w:iCs/>
                  <w:color w:val="000000"/>
                  <w:rPrChange w:id="6353" w:author="Haiyang Liu" w:date="2026-05-22T16:24:00Z" w16du:dateUtc="2026-05-22T09:24:00Z">
                    <w:rPr>
                      <w:rFonts w:eastAsia="DengXian"/>
                      <w:color w:val="000000"/>
                    </w:rPr>
                  </w:rPrChange>
                </w:rPr>
                <w:t>i</w:t>
              </w:r>
              <w:r>
                <w:rPr>
                  <w:rFonts w:eastAsia="DengXian"/>
                  <w:color w:val="000000"/>
                </w:rPr>
                <w:t xml:space="preserve">, </w:t>
              </w:r>
              <w:r w:rsidRPr="00C20FFE">
                <w:rPr>
                  <w:rFonts w:eastAsia="DengXian"/>
                  <w:i/>
                  <w:iCs/>
                  <w:color w:val="000000"/>
                  <w:rPrChange w:id="6354" w:author="Haiyang Liu" w:date="2026-05-22T16:24:00Z" w16du:dateUtc="2026-05-22T09:24:00Z">
                    <w:rPr>
                      <w:rFonts w:eastAsia="DengXian"/>
                      <w:color w:val="000000"/>
                    </w:rPr>
                  </w:rPrChange>
                </w:rPr>
                <w:t>q</w:t>
              </w:r>
              <w:r>
                <w:rPr>
                  <w:rFonts w:eastAsia="DengXian"/>
                  <w:color w:val="000000"/>
                </w:rPr>
                <w:t>)</w:t>
              </w:r>
            </w:ins>
          </w:p>
        </w:tc>
        <w:tc>
          <w:tcPr>
            <w:tcW w:w="1171" w:type="pct"/>
            <w:gridSpan w:val="2"/>
            <w:tcBorders>
              <w:top w:val="single" w:sz="4" w:space="0" w:color="auto"/>
              <w:bottom w:val="single" w:sz="4" w:space="0" w:color="auto"/>
            </w:tcBorders>
            <w:tcPrChange w:id="6355" w:author="Haiyang Liu" w:date="2026-05-22T16:32:00Z" w16du:dateUtc="2026-05-22T09:32:00Z">
              <w:tcPr>
                <w:tcW w:w="1171" w:type="pct"/>
                <w:gridSpan w:val="9"/>
                <w:tcBorders>
                  <w:bottom w:val="single" w:sz="4" w:space="0" w:color="auto"/>
                </w:tcBorders>
              </w:tcPr>
            </w:tcPrChange>
          </w:tcPr>
          <w:p w14:paraId="0DD25B37" w14:textId="6F0AEA70" w:rsidR="00C20FFE" w:rsidRPr="00172734" w:rsidRDefault="00C20FFE" w:rsidP="00043E66">
            <w:pPr>
              <w:widowControl w:val="0"/>
              <w:autoSpaceDE w:val="0"/>
              <w:autoSpaceDN w:val="0"/>
              <w:adjustRightInd w:val="0"/>
              <w:snapToGrid w:val="0"/>
              <w:ind w:right="60"/>
              <w:jc w:val="center"/>
              <w:rPr>
                <w:ins w:id="6356" w:author="Haiyang Liu" w:date="2026-05-22T16:16:00Z" w16du:dateUtc="2026-05-22T09:16:00Z"/>
                <w:rFonts w:eastAsia="DengXian"/>
                <w:color w:val="000000"/>
              </w:rPr>
            </w:pPr>
            <w:ins w:id="6357" w:author="Haiyang Liu" w:date="2026-05-22T16:24:00Z" w16du:dateUtc="2026-05-22T09:24:00Z">
              <w:r>
                <w:rPr>
                  <w:rFonts w:eastAsia="DengXian"/>
                  <w:color w:val="000000"/>
                </w:rPr>
                <w:t>cov(</w:t>
              </w:r>
              <w:r w:rsidRPr="00C20FFE">
                <w:rPr>
                  <w:rFonts w:eastAsia="DengXian"/>
                  <w:i/>
                  <w:iCs/>
                  <w:color w:val="000000"/>
                  <w:rPrChange w:id="6358" w:author="Haiyang Liu" w:date="2026-05-22T16:24:00Z" w16du:dateUtc="2026-05-22T09:24:00Z">
                    <w:rPr>
                      <w:rFonts w:eastAsia="DengXian"/>
                      <w:color w:val="000000"/>
                    </w:rPr>
                  </w:rPrChange>
                </w:rPr>
                <w:t>s</w:t>
              </w:r>
              <w:r>
                <w:rPr>
                  <w:rFonts w:eastAsia="DengXian"/>
                  <w:color w:val="000000"/>
                </w:rPr>
                <w:t xml:space="preserve">, </w:t>
              </w:r>
              <w:r w:rsidRPr="00C20FFE">
                <w:rPr>
                  <w:rFonts w:eastAsia="DengXian"/>
                  <w:i/>
                  <w:iCs/>
                  <w:color w:val="000000"/>
                  <w:rPrChange w:id="6359" w:author="Haiyang Liu" w:date="2026-05-22T16:24:00Z" w16du:dateUtc="2026-05-22T09:24:00Z">
                    <w:rPr>
                      <w:rFonts w:eastAsia="DengXian"/>
                      <w:color w:val="000000"/>
                    </w:rPr>
                  </w:rPrChange>
                </w:rPr>
                <w:t>q</w:t>
              </w:r>
              <w:r>
                <w:rPr>
                  <w:rFonts w:eastAsia="DengXian"/>
                  <w:color w:val="000000"/>
                </w:rPr>
                <w:t>)</w:t>
              </w:r>
            </w:ins>
          </w:p>
        </w:tc>
        <w:tc>
          <w:tcPr>
            <w:tcW w:w="348" w:type="pct"/>
            <w:tcPrChange w:id="6360" w:author="Haiyang Liu" w:date="2026-05-22T16:32:00Z" w16du:dateUtc="2026-05-22T09:32:00Z">
              <w:tcPr>
                <w:tcW w:w="348" w:type="pct"/>
                <w:gridSpan w:val="2"/>
              </w:tcPr>
            </w:tcPrChange>
          </w:tcPr>
          <w:p w14:paraId="5A0204F3" w14:textId="77777777" w:rsidR="00C20FFE" w:rsidRPr="00172734" w:rsidRDefault="00C20FFE" w:rsidP="00043E66">
            <w:pPr>
              <w:widowControl w:val="0"/>
              <w:autoSpaceDE w:val="0"/>
              <w:autoSpaceDN w:val="0"/>
              <w:adjustRightInd w:val="0"/>
              <w:snapToGrid w:val="0"/>
              <w:ind w:right="60"/>
              <w:jc w:val="center"/>
              <w:rPr>
                <w:ins w:id="6361" w:author="Haiyang Liu" w:date="2026-05-22T16:16:00Z" w16du:dateUtc="2026-05-22T09:16:00Z"/>
                <w:rFonts w:eastAsia="DengXian"/>
                <w:color w:val="000000"/>
              </w:rPr>
            </w:pPr>
          </w:p>
        </w:tc>
      </w:tr>
      <w:tr w:rsidR="00C20FFE" w:rsidRPr="00172734" w14:paraId="55B58A00" w14:textId="77777777" w:rsidTr="0008225C">
        <w:trPr>
          <w:ins w:id="6362" w:author="Haiyang Liu" w:date="2026-05-22T16:16:00Z"/>
        </w:trPr>
        <w:tc>
          <w:tcPr>
            <w:tcW w:w="665" w:type="pct"/>
            <w:vMerge/>
            <w:vAlign w:val="center"/>
            <w:tcPrChange w:id="6363" w:author="Haiyang Liu" w:date="2026-05-22T16:32:00Z" w16du:dateUtc="2026-05-22T09:32:00Z">
              <w:tcPr>
                <w:tcW w:w="665" w:type="pct"/>
                <w:vMerge/>
                <w:vAlign w:val="center"/>
              </w:tcPr>
            </w:tcPrChange>
          </w:tcPr>
          <w:p w14:paraId="3B0E524C" w14:textId="77777777" w:rsidR="00C20FFE" w:rsidRPr="00172734" w:rsidRDefault="00C20FFE" w:rsidP="00C20FFE">
            <w:pPr>
              <w:widowControl w:val="0"/>
              <w:autoSpaceDE w:val="0"/>
              <w:autoSpaceDN w:val="0"/>
              <w:adjustRightInd w:val="0"/>
              <w:snapToGrid w:val="0"/>
              <w:ind w:right="60"/>
              <w:rPr>
                <w:ins w:id="6364" w:author="Haiyang Liu" w:date="2026-05-22T16:16:00Z" w16du:dateUtc="2026-05-22T09:16:00Z"/>
                <w:rFonts w:eastAsia="DengXian"/>
                <w:color w:val="000000"/>
              </w:rPr>
            </w:pPr>
          </w:p>
        </w:tc>
        <w:tc>
          <w:tcPr>
            <w:tcW w:w="559" w:type="pct"/>
            <w:vMerge/>
            <w:tcPrChange w:id="6365" w:author="Haiyang Liu" w:date="2026-05-22T16:32:00Z" w16du:dateUtc="2026-05-22T09:32:00Z">
              <w:tcPr>
                <w:tcW w:w="559" w:type="pct"/>
                <w:gridSpan w:val="4"/>
                <w:vMerge/>
              </w:tcPr>
            </w:tcPrChange>
          </w:tcPr>
          <w:p w14:paraId="2F78080D" w14:textId="77777777" w:rsidR="00C20FFE" w:rsidRPr="00172734" w:rsidRDefault="00C20FFE" w:rsidP="00C20FFE">
            <w:pPr>
              <w:widowControl w:val="0"/>
              <w:autoSpaceDE w:val="0"/>
              <w:autoSpaceDN w:val="0"/>
              <w:adjustRightInd w:val="0"/>
              <w:snapToGrid w:val="0"/>
              <w:ind w:right="60"/>
              <w:jc w:val="center"/>
              <w:rPr>
                <w:ins w:id="6366" w:author="Haiyang Liu" w:date="2026-05-22T16:16:00Z" w16du:dateUtc="2026-05-22T09:16:00Z"/>
                <w:rFonts w:eastAsia="DengXian"/>
                <w:color w:val="000000"/>
              </w:rPr>
            </w:pPr>
          </w:p>
        </w:tc>
        <w:tc>
          <w:tcPr>
            <w:tcW w:w="582" w:type="pct"/>
            <w:tcPrChange w:id="6367" w:author="Haiyang Liu" w:date="2026-05-22T16:32:00Z" w16du:dateUtc="2026-05-22T09:32:00Z">
              <w:tcPr>
                <w:tcW w:w="582" w:type="pct"/>
                <w:gridSpan w:val="4"/>
                <w:tcBorders>
                  <w:bottom w:val="single" w:sz="4" w:space="0" w:color="auto"/>
                </w:tcBorders>
              </w:tcPr>
            </w:tcPrChange>
          </w:tcPr>
          <w:p w14:paraId="2AD9976B" w14:textId="5685604F" w:rsidR="00C20FFE" w:rsidRPr="00172734" w:rsidRDefault="00C20FFE" w:rsidP="00C20FFE">
            <w:pPr>
              <w:widowControl w:val="0"/>
              <w:autoSpaceDE w:val="0"/>
              <w:autoSpaceDN w:val="0"/>
              <w:adjustRightInd w:val="0"/>
              <w:snapToGrid w:val="0"/>
              <w:ind w:right="60"/>
              <w:jc w:val="center"/>
              <w:rPr>
                <w:ins w:id="6368" w:author="Haiyang Liu" w:date="2026-05-22T16:16:00Z" w16du:dateUtc="2026-05-22T09:16:00Z"/>
                <w:rFonts w:eastAsia="DengXian"/>
                <w:color w:val="000000"/>
              </w:rPr>
            </w:pPr>
            <w:ins w:id="6369" w:author="Haiyang Liu" w:date="2026-05-22T16:22:00Z" w16du:dateUtc="2026-05-22T09:22:00Z">
              <w:r>
                <w:rPr>
                  <w:rFonts w:eastAsia="DengXian"/>
                  <w:color w:val="000000"/>
                </w:rPr>
                <w:t>Estimate</w:t>
              </w:r>
            </w:ins>
          </w:p>
        </w:tc>
        <w:tc>
          <w:tcPr>
            <w:tcW w:w="559" w:type="pct"/>
            <w:tcPrChange w:id="6370" w:author="Haiyang Liu" w:date="2026-05-22T16:32:00Z" w16du:dateUtc="2026-05-22T09:32:00Z">
              <w:tcPr>
                <w:tcW w:w="559" w:type="pct"/>
                <w:gridSpan w:val="4"/>
                <w:tcBorders>
                  <w:bottom w:val="single" w:sz="4" w:space="0" w:color="auto"/>
                </w:tcBorders>
              </w:tcPr>
            </w:tcPrChange>
          </w:tcPr>
          <w:p w14:paraId="78929C4A" w14:textId="55CC90B0" w:rsidR="00C20FFE" w:rsidRPr="00172734" w:rsidRDefault="00C20FFE" w:rsidP="00C20FFE">
            <w:pPr>
              <w:widowControl w:val="0"/>
              <w:autoSpaceDE w:val="0"/>
              <w:autoSpaceDN w:val="0"/>
              <w:adjustRightInd w:val="0"/>
              <w:snapToGrid w:val="0"/>
              <w:ind w:right="60"/>
              <w:jc w:val="center"/>
              <w:rPr>
                <w:ins w:id="6371" w:author="Haiyang Liu" w:date="2026-05-22T16:16:00Z" w16du:dateUtc="2026-05-22T09:16:00Z"/>
                <w:rFonts w:eastAsia="DengXian"/>
                <w:color w:val="000000"/>
              </w:rPr>
            </w:pPr>
            <w:ins w:id="6372" w:author="Haiyang Liu" w:date="2026-05-22T16:22:00Z" w16du:dateUtc="2026-05-22T09:22:00Z">
              <w:r w:rsidRPr="00172734">
                <w:rPr>
                  <w:rFonts w:eastAsia="DengXian"/>
                  <w:color w:val="000000"/>
                </w:rPr>
                <w:t>SE</w:t>
              </w:r>
            </w:ins>
          </w:p>
        </w:tc>
        <w:tc>
          <w:tcPr>
            <w:tcW w:w="559" w:type="pct"/>
            <w:tcPrChange w:id="6373" w:author="Haiyang Liu" w:date="2026-05-22T16:32:00Z" w16du:dateUtc="2026-05-22T09:32:00Z">
              <w:tcPr>
                <w:tcW w:w="559" w:type="pct"/>
                <w:gridSpan w:val="4"/>
                <w:tcBorders>
                  <w:bottom w:val="single" w:sz="4" w:space="0" w:color="auto"/>
                </w:tcBorders>
              </w:tcPr>
            </w:tcPrChange>
          </w:tcPr>
          <w:p w14:paraId="2B82BA78" w14:textId="23D78F8C" w:rsidR="00C20FFE" w:rsidRPr="00172734" w:rsidRDefault="00C20FFE" w:rsidP="00C20FFE">
            <w:pPr>
              <w:widowControl w:val="0"/>
              <w:autoSpaceDE w:val="0"/>
              <w:autoSpaceDN w:val="0"/>
              <w:adjustRightInd w:val="0"/>
              <w:snapToGrid w:val="0"/>
              <w:ind w:right="60"/>
              <w:jc w:val="center"/>
              <w:rPr>
                <w:ins w:id="6374" w:author="Haiyang Liu" w:date="2026-05-22T16:16:00Z" w16du:dateUtc="2026-05-22T09:16:00Z"/>
                <w:rFonts w:eastAsia="DengXian"/>
                <w:color w:val="000000"/>
              </w:rPr>
            </w:pPr>
            <w:ins w:id="6375" w:author="Haiyang Liu" w:date="2026-05-22T16:22:00Z" w16du:dateUtc="2026-05-22T09:22:00Z">
              <w:r>
                <w:rPr>
                  <w:rFonts w:eastAsia="DengXian"/>
                  <w:color w:val="000000"/>
                </w:rPr>
                <w:t>Estimate</w:t>
              </w:r>
            </w:ins>
          </w:p>
        </w:tc>
        <w:tc>
          <w:tcPr>
            <w:tcW w:w="559" w:type="pct"/>
            <w:tcPrChange w:id="6376" w:author="Haiyang Liu" w:date="2026-05-22T16:32:00Z" w16du:dateUtc="2026-05-22T09:32:00Z">
              <w:tcPr>
                <w:tcW w:w="559" w:type="pct"/>
                <w:gridSpan w:val="4"/>
                <w:tcBorders>
                  <w:bottom w:val="single" w:sz="4" w:space="0" w:color="auto"/>
                </w:tcBorders>
              </w:tcPr>
            </w:tcPrChange>
          </w:tcPr>
          <w:p w14:paraId="51386389" w14:textId="1FAABF02" w:rsidR="00C20FFE" w:rsidRPr="00172734" w:rsidRDefault="00C20FFE" w:rsidP="00C20FFE">
            <w:pPr>
              <w:widowControl w:val="0"/>
              <w:autoSpaceDE w:val="0"/>
              <w:autoSpaceDN w:val="0"/>
              <w:adjustRightInd w:val="0"/>
              <w:snapToGrid w:val="0"/>
              <w:ind w:right="60"/>
              <w:jc w:val="center"/>
              <w:rPr>
                <w:ins w:id="6377" w:author="Haiyang Liu" w:date="2026-05-22T16:16:00Z" w16du:dateUtc="2026-05-22T09:16:00Z"/>
                <w:rFonts w:eastAsia="DengXian"/>
                <w:color w:val="000000"/>
              </w:rPr>
            </w:pPr>
            <w:ins w:id="6378" w:author="Haiyang Liu" w:date="2026-05-22T16:22:00Z" w16du:dateUtc="2026-05-22T09:22:00Z">
              <w:r w:rsidRPr="00172734">
                <w:rPr>
                  <w:rFonts w:eastAsia="DengXian"/>
                  <w:color w:val="000000"/>
                </w:rPr>
                <w:t>SE</w:t>
              </w:r>
            </w:ins>
          </w:p>
        </w:tc>
        <w:tc>
          <w:tcPr>
            <w:tcW w:w="612" w:type="pct"/>
            <w:tcPrChange w:id="6379" w:author="Haiyang Liu" w:date="2026-05-22T16:32:00Z" w16du:dateUtc="2026-05-22T09:32:00Z">
              <w:tcPr>
                <w:tcW w:w="612" w:type="pct"/>
                <w:gridSpan w:val="6"/>
                <w:tcBorders>
                  <w:bottom w:val="single" w:sz="4" w:space="0" w:color="auto"/>
                </w:tcBorders>
              </w:tcPr>
            </w:tcPrChange>
          </w:tcPr>
          <w:p w14:paraId="7B4F65B8" w14:textId="746E7EB3" w:rsidR="00C20FFE" w:rsidRPr="00172734" w:rsidRDefault="00C20FFE" w:rsidP="00C20FFE">
            <w:pPr>
              <w:widowControl w:val="0"/>
              <w:autoSpaceDE w:val="0"/>
              <w:autoSpaceDN w:val="0"/>
              <w:adjustRightInd w:val="0"/>
              <w:snapToGrid w:val="0"/>
              <w:ind w:right="60"/>
              <w:jc w:val="center"/>
              <w:rPr>
                <w:ins w:id="6380" w:author="Haiyang Liu" w:date="2026-05-22T16:16:00Z" w16du:dateUtc="2026-05-22T09:16:00Z"/>
                <w:rFonts w:eastAsia="DengXian"/>
                <w:color w:val="000000"/>
              </w:rPr>
            </w:pPr>
            <w:ins w:id="6381" w:author="Haiyang Liu" w:date="2026-05-22T16:22:00Z" w16du:dateUtc="2026-05-22T09:22:00Z">
              <w:r>
                <w:rPr>
                  <w:rFonts w:eastAsia="DengXian"/>
                  <w:color w:val="000000"/>
                </w:rPr>
                <w:t>Estimate</w:t>
              </w:r>
            </w:ins>
          </w:p>
        </w:tc>
        <w:tc>
          <w:tcPr>
            <w:tcW w:w="559" w:type="pct"/>
            <w:tcPrChange w:id="6382" w:author="Haiyang Liu" w:date="2026-05-22T16:32:00Z" w16du:dateUtc="2026-05-22T09:32:00Z">
              <w:tcPr>
                <w:tcW w:w="559" w:type="pct"/>
                <w:gridSpan w:val="3"/>
              </w:tcPr>
            </w:tcPrChange>
          </w:tcPr>
          <w:p w14:paraId="2FFE33B7" w14:textId="4DFF8419" w:rsidR="00C20FFE" w:rsidRPr="00172734" w:rsidRDefault="00C20FFE" w:rsidP="00C20FFE">
            <w:pPr>
              <w:widowControl w:val="0"/>
              <w:autoSpaceDE w:val="0"/>
              <w:autoSpaceDN w:val="0"/>
              <w:adjustRightInd w:val="0"/>
              <w:snapToGrid w:val="0"/>
              <w:ind w:right="60"/>
              <w:jc w:val="center"/>
              <w:rPr>
                <w:ins w:id="6383" w:author="Haiyang Liu" w:date="2026-05-22T16:16:00Z" w16du:dateUtc="2026-05-22T09:16:00Z"/>
                <w:rFonts w:eastAsia="DengXian"/>
                <w:color w:val="000000"/>
              </w:rPr>
            </w:pPr>
            <w:ins w:id="6384" w:author="Haiyang Liu" w:date="2026-05-22T16:22:00Z" w16du:dateUtc="2026-05-22T09:22:00Z">
              <w:r w:rsidRPr="00172734">
                <w:rPr>
                  <w:rFonts w:eastAsia="DengXian"/>
                  <w:color w:val="000000"/>
                </w:rPr>
                <w:t>SE</w:t>
              </w:r>
            </w:ins>
          </w:p>
        </w:tc>
        <w:tc>
          <w:tcPr>
            <w:tcW w:w="348" w:type="pct"/>
            <w:tcPrChange w:id="6385" w:author="Haiyang Liu" w:date="2026-05-22T16:32:00Z" w16du:dateUtc="2026-05-22T09:32:00Z">
              <w:tcPr>
                <w:tcW w:w="348" w:type="pct"/>
                <w:gridSpan w:val="2"/>
              </w:tcPr>
            </w:tcPrChange>
          </w:tcPr>
          <w:p w14:paraId="4612AE4D" w14:textId="77777777" w:rsidR="00C20FFE" w:rsidRPr="00172734" w:rsidRDefault="00C20FFE" w:rsidP="00C20FFE">
            <w:pPr>
              <w:widowControl w:val="0"/>
              <w:autoSpaceDE w:val="0"/>
              <w:autoSpaceDN w:val="0"/>
              <w:adjustRightInd w:val="0"/>
              <w:snapToGrid w:val="0"/>
              <w:ind w:right="60"/>
              <w:jc w:val="center"/>
              <w:rPr>
                <w:ins w:id="6386" w:author="Haiyang Liu" w:date="2026-05-22T16:16:00Z" w16du:dateUtc="2026-05-22T09:16:00Z"/>
                <w:rFonts w:eastAsia="DengXian"/>
                <w:color w:val="000000"/>
              </w:rPr>
            </w:pPr>
          </w:p>
        </w:tc>
      </w:tr>
      <w:tr w:rsidR="00C20FFE" w:rsidRPr="00172734" w14:paraId="36CAE5A4" w14:textId="77777777" w:rsidTr="0008225C">
        <w:trPr>
          <w:ins w:id="6387" w:author="Haiyang Liu" w:date="2026-05-22T16:16:00Z"/>
        </w:trPr>
        <w:tc>
          <w:tcPr>
            <w:tcW w:w="665" w:type="pct"/>
            <w:vMerge/>
            <w:vAlign w:val="center"/>
            <w:tcPrChange w:id="6388" w:author="Haiyang Liu" w:date="2026-05-22T16:33:00Z" w16du:dateUtc="2026-05-22T09:33:00Z">
              <w:tcPr>
                <w:tcW w:w="665" w:type="pct"/>
                <w:vMerge/>
                <w:vAlign w:val="center"/>
              </w:tcPr>
            </w:tcPrChange>
          </w:tcPr>
          <w:p w14:paraId="194D74DB" w14:textId="77777777" w:rsidR="00C20FFE" w:rsidRPr="00172734" w:rsidRDefault="00C20FFE" w:rsidP="00C20FFE">
            <w:pPr>
              <w:widowControl w:val="0"/>
              <w:autoSpaceDE w:val="0"/>
              <w:autoSpaceDN w:val="0"/>
              <w:adjustRightInd w:val="0"/>
              <w:snapToGrid w:val="0"/>
              <w:ind w:right="60"/>
              <w:rPr>
                <w:ins w:id="6389" w:author="Haiyang Liu" w:date="2026-05-22T16:16:00Z" w16du:dateUtc="2026-05-22T09:16:00Z"/>
                <w:rFonts w:eastAsia="DengXian"/>
                <w:color w:val="000000"/>
              </w:rPr>
            </w:pPr>
          </w:p>
        </w:tc>
        <w:tc>
          <w:tcPr>
            <w:tcW w:w="559" w:type="pct"/>
            <w:vMerge/>
            <w:tcPrChange w:id="6390" w:author="Haiyang Liu" w:date="2026-05-22T16:33:00Z" w16du:dateUtc="2026-05-22T09:33:00Z">
              <w:tcPr>
                <w:tcW w:w="559" w:type="pct"/>
                <w:gridSpan w:val="4"/>
                <w:vMerge/>
                <w:tcBorders>
                  <w:bottom w:val="single" w:sz="4" w:space="0" w:color="auto"/>
                </w:tcBorders>
              </w:tcPr>
            </w:tcPrChange>
          </w:tcPr>
          <w:p w14:paraId="4B88B878" w14:textId="77777777" w:rsidR="00C20FFE" w:rsidRPr="00172734" w:rsidRDefault="00C20FFE" w:rsidP="00C20FFE">
            <w:pPr>
              <w:widowControl w:val="0"/>
              <w:autoSpaceDE w:val="0"/>
              <w:autoSpaceDN w:val="0"/>
              <w:adjustRightInd w:val="0"/>
              <w:snapToGrid w:val="0"/>
              <w:ind w:right="60"/>
              <w:jc w:val="center"/>
              <w:rPr>
                <w:ins w:id="6391" w:author="Haiyang Liu" w:date="2026-05-22T16:16:00Z" w16du:dateUtc="2026-05-22T09:16:00Z"/>
                <w:rFonts w:eastAsia="DengXian"/>
                <w:color w:val="000000"/>
              </w:rPr>
            </w:pPr>
          </w:p>
        </w:tc>
        <w:tc>
          <w:tcPr>
            <w:tcW w:w="582" w:type="pct"/>
            <w:tcPrChange w:id="6392" w:author="Haiyang Liu" w:date="2026-05-22T16:33:00Z" w16du:dateUtc="2026-05-22T09:33:00Z">
              <w:tcPr>
                <w:tcW w:w="582" w:type="pct"/>
                <w:gridSpan w:val="4"/>
                <w:tcBorders>
                  <w:bottom w:val="single" w:sz="4" w:space="0" w:color="auto"/>
                </w:tcBorders>
              </w:tcPr>
            </w:tcPrChange>
          </w:tcPr>
          <w:p w14:paraId="5719B54D" w14:textId="66181444" w:rsidR="00C20FFE" w:rsidRPr="00172734" w:rsidRDefault="00C20FFE" w:rsidP="00C20FFE">
            <w:pPr>
              <w:widowControl w:val="0"/>
              <w:autoSpaceDE w:val="0"/>
              <w:autoSpaceDN w:val="0"/>
              <w:adjustRightInd w:val="0"/>
              <w:snapToGrid w:val="0"/>
              <w:ind w:right="60"/>
              <w:jc w:val="center"/>
              <w:rPr>
                <w:ins w:id="6393" w:author="Haiyang Liu" w:date="2026-05-22T16:16:00Z" w16du:dateUtc="2026-05-22T09:16:00Z"/>
                <w:rFonts w:eastAsia="DengXian"/>
                <w:color w:val="000000"/>
              </w:rPr>
            </w:pPr>
            <w:ins w:id="6394" w:author="Haiyang Liu" w:date="2026-05-22T16:22:00Z" w16du:dateUtc="2026-05-22T09:22:00Z">
              <w:r>
                <w:rPr>
                  <w:rFonts w:eastAsia="DengXian"/>
                  <w:color w:val="000000"/>
                </w:rPr>
                <w:t>-.053</w:t>
              </w:r>
            </w:ins>
          </w:p>
        </w:tc>
        <w:tc>
          <w:tcPr>
            <w:tcW w:w="559" w:type="pct"/>
            <w:tcPrChange w:id="6395" w:author="Haiyang Liu" w:date="2026-05-22T16:33:00Z" w16du:dateUtc="2026-05-22T09:33:00Z">
              <w:tcPr>
                <w:tcW w:w="559" w:type="pct"/>
                <w:gridSpan w:val="4"/>
                <w:tcBorders>
                  <w:bottom w:val="single" w:sz="4" w:space="0" w:color="auto"/>
                </w:tcBorders>
              </w:tcPr>
            </w:tcPrChange>
          </w:tcPr>
          <w:p w14:paraId="104D1F6C" w14:textId="19080869" w:rsidR="00C20FFE" w:rsidRPr="00172734" w:rsidRDefault="00C20FFE" w:rsidP="00C20FFE">
            <w:pPr>
              <w:widowControl w:val="0"/>
              <w:autoSpaceDE w:val="0"/>
              <w:autoSpaceDN w:val="0"/>
              <w:adjustRightInd w:val="0"/>
              <w:snapToGrid w:val="0"/>
              <w:ind w:right="60"/>
              <w:jc w:val="center"/>
              <w:rPr>
                <w:ins w:id="6396" w:author="Haiyang Liu" w:date="2026-05-22T16:16:00Z" w16du:dateUtc="2026-05-22T09:16:00Z"/>
                <w:rFonts w:eastAsia="DengXian"/>
                <w:color w:val="000000"/>
              </w:rPr>
            </w:pPr>
            <w:ins w:id="6397" w:author="Haiyang Liu" w:date="2026-05-22T16:22:00Z" w16du:dateUtc="2026-05-22T09:22:00Z">
              <w:r>
                <w:rPr>
                  <w:rFonts w:eastAsia="DengXian"/>
                  <w:color w:val="000000"/>
                </w:rPr>
                <w:t>.080</w:t>
              </w:r>
            </w:ins>
          </w:p>
        </w:tc>
        <w:tc>
          <w:tcPr>
            <w:tcW w:w="559" w:type="pct"/>
            <w:tcPrChange w:id="6398" w:author="Haiyang Liu" w:date="2026-05-22T16:33:00Z" w16du:dateUtc="2026-05-22T09:33:00Z">
              <w:tcPr>
                <w:tcW w:w="559" w:type="pct"/>
                <w:gridSpan w:val="4"/>
                <w:tcBorders>
                  <w:bottom w:val="single" w:sz="4" w:space="0" w:color="auto"/>
                </w:tcBorders>
              </w:tcPr>
            </w:tcPrChange>
          </w:tcPr>
          <w:p w14:paraId="79BB1A8B" w14:textId="54D688F6" w:rsidR="00C20FFE" w:rsidRPr="00172734" w:rsidRDefault="00C20FFE" w:rsidP="00C20FFE">
            <w:pPr>
              <w:widowControl w:val="0"/>
              <w:autoSpaceDE w:val="0"/>
              <w:autoSpaceDN w:val="0"/>
              <w:adjustRightInd w:val="0"/>
              <w:snapToGrid w:val="0"/>
              <w:ind w:right="60"/>
              <w:jc w:val="center"/>
              <w:rPr>
                <w:ins w:id="6399" w:author="Haiyang Liu" w:date="2026-05-22T16:16:00Z" w16du:dateUtc="2026-05-22T09:16:00Z"/>
                <w:rFonts w:eastAsia="DengXian"/>
                <w:color w:val="000000"/>
              </w:rPr>
            </w:pPr>
            <w:ins w:id="6400" w:author="Haiyang Liu" w:date="2026-05-22T16:23:00Z" w16du:dateUtc="2026-05-22T09:23:00Z">
              <w:r>
                <w:rPr>
                  <w:rFonts w:eastAsia="DengXian"/>
                  <w:color w:val="000000"/>
                </w:rPr>
                <w:t>-.004</w:t>
              </w:r>
            </w:ins>
          </w:p>
        </w:tc>
        <w:tc>
          <w:tcPr>
            <w:tcW w:w="559" w:type="pct"/>
            <w:tcPrChange w:id="6401" w:author="Haiyang Liu" w:date="2026-05-22T16:33:00Z" w16du:dateUtc="2026-05-22T09:33:00Z">
              <w:tcPr>
                <w:tcW w:w="559" w:type="pct"/>
                <w:gridSpan w:val="4"/>
                <w:tcBorders>
                  <w:bottom w:val="single" w:sz="4" w:space="0" w:color="auto"/>
                </w:tcBorders>
              </w:tcPr>
            </w:tcPrChange>
          </w:tcPr>
          <w:p w14:paraId="19F63C10" w14:textId="1BEE35E2" w:rsidR="00C20FFE" w:rsidRPr="00172734" w:rsidRDefault="00C20FFE" w:rsidP="00C20FFE">
            <w:pPr>
              <w:widowControl w:val="0"/>
              <w:autoSpaceDE w:val="0"/>
              <w:autoSpaceDN w:val="0"/>
              <w:adjustRightInd w:val="0"/>
              <w:snapToGrid w:val="0"/>
              <w:ind w:right="60"/>
              <w:jc w:val="center"/>
              <w:rPr>
                <w:ins w:id="6402" w:author="Haiyang Liu" w:date="2026-05-22T16:16:00Z" w16du:dateUtc="2026-05-22T09:16:00Z"/>
                <w:rFonts w:eastAsia="DengXian"/>
                <w:color w:val="000000"/>
              </w:rPr>
            </w:pPr>
            <w:ins w:id="6403" w:author="Haiyang Liu" w:date="2026-05-22T16:23:00Z" w16du:dateUtc="2026-05-22T09:23:00Z">
              <w:r>
                <w:rPr>
                  <w:rFonts w:eastAsia="DengXian"/>
                  <w:color w:val="000000"/>
                </w:rPr>
                <w:t>.020</w:t>
              </w:r>
            </w:ins>
          </w:p>
        </w:tc>
        <w:tc>
          <w:tcPr>
            <w:tcW w:w="612" w:type="pct"/>
            <w:tcPrChange w:id="6404" w:author="Haiyang Liu" w:date="2026-05-22T16:33:00Z" w16du:dateUtc="2026-05-22T09:33:00Z">
              <w:tcPr>
                <w:tcW w:w="612" w:type="pct"/>
                <w:gridSpan w:val="6"/>
                <w:tcBorders>
                  <w:bottom w:val="single" w:sz="4" w:space="0" w:color="auto"/>
                </w:tcBorders>
              </w:tcPr>
            </w:tcPrChange>
          </w:tcPr>
          <w:p w14:paraId="166AE524" w14:textId="6F2B415B" w:rsidR="00C20FFE" w:rsidRPr="00172734" w:rsidRDefault="00C20FFE" w:rsidP="00C20FFE">
            <w:pPr>
              <w:widowControl w:val="0"/>
              <w:autoSpaceDE w:val="0"/>
              <w:autoSpaceDN w:val="0"/>
              <w:adjustRightInd w:val="0"/>
              <w:snapToGrid w:val="0"/>
              <w:ind w:right="60"/>
              <w:jc w:val="center"/>
              <w:rPr>
                <w:ins w:id="6405" w:author="Haiyang Liu" w:date="2026-05-22T16:16:00Z" w16du:dateUtc="2026-05-22T09:16:00Z"/>
                <w:rFonts w:eastAsia="DengXian"/>
                <w:color w:val="000000"/>
              </w:rPr>
            </w:pPr>
            <w:ins w:id="6406" w:author="Haiyang Liu" w:date="2026-05-22T16:23:00Z" w16du:dateUtc="2026-05-22T09:23:00Z">
              <w:r>
                <w:rPr>
                  <w:rFonts w:eastAsia="DengXian"/>
                  <w:color w:val="000000"/>
                </w:rPr>
                <w:t>.081</w:t>
              </w:r>
              <w:r w:rsidRPr="00172734">
                <w:rPr>
                  <w:rFonts w:eastAsia="DengXian"/>
                  <w:color w:val="000000"/>
                  <w:vertAlign w:val="superscript"/>
                </w:rPr>
                <w:t>**</w:t>
              </w:r>
            </w:ins>
          </w:p>
        </w:tc>
        <w:tc>
          <w:tcPr>
            <w:tcW w:w="559" w:type="pct"/>
            <w:tcPrChange w:id="6407" w:author="Haiyang Liu" w:date="2026-05-22T16:33:00Z" w16du:dateUtc="2026-05-22T09:33:00Z">
              <w:tcPr>
                <w:tcW w:w="559" w:type="pct"/>
                <w:gridSpan w:val="3"/>
              </w:tcPr>
            </w:tcPrChange>
          </w:tcPr>
          <w:p w14:paraId="1DE559D1" w14:textId="4D6C1E28" w:rsidR="00C20FFE" w:rsidRPr="00172734" w:rsidRDefault="00C20FFE" w:rsidP="00C20FFE">
            <w:pPr>
              <w:widowControl w:val="0"/>
              <w:autoSpaceDE w:val="0"/>
              <w:autoSpaceDN w:val="0"/>
              <w:adjustRightInd w:val="0"/>
              <w:snapToGrid w:val="0"/>
              <w:ind w:right="60"/>
              <w:jc w:val="center"/>
              <w:rPr>
                <w:ins w:id="6408" w:author="Haiyang Liu" w:date="2026-05-22T16:16:00Z" w16du:dateUtc="2026-05-22T09:16:00Z"/>
                <w:rFonts w:eastAsia="DengXian"/>
                <w:color w:val="000000"/>
              </w:rPr>
            </w:pPr>
            <w:ins w:id="6409" w:author="Haiyang Liu" w:date="2026-05-22T16:23:00Z" w16du:dateUtc="2026-05-22T09:23:00Z">
              <w:r>
                <w:rPr>
                  <w:rFonts w:eastAsia="DengXian"/>
                  <w:color w:val="000000"/>
                </w:rPr>
                <w:t>.028</w:t>
              </w:r>
            </w:ins>
          </w:p>
        </w:tc>
        <w:tc>
          <w:tcPr>
            <w:tcW w:w="348" w:type="pct"/>
            <w:tcPrChange w:id="6410" w:author="Haiyang Liu" w:date="2026-05-22T16:33:00Z" w16du:dateUtc="2026-05-22T09:33:00Z">
              <w:tcPr>
                <w:tcW w:w="348" w:type="pct"/>
                <w:gridSpan w:val="2"/>
              </w:tcPr>
            </w:tcPrChange>
          </w:tcPr>
          <w:p w14:paraId="02B36233" w14:textId="77777777" w:rsidR="00C20FFE" w:rsidRPr="00172734" w:rsidRDefault="00C20FFE" w:rsidP="00C20FFE">
            <w:pPr>
              <w:widowControl w:val="0"/>
              <w:autoSpaceDE w:val="0"/>
              <w:autoSpaceDN w:val="0"/>
              <w:adjustRightInd w:val="0"/>
              <w:snapToGrid w:val="0"/>
              <w:ind w:right="60"/>
              <w:jc w:val="center"/>
              <w:rPr>
                <w:ins w:id="6411" w:author="Haiyang Liu" w:date="2026-05-22T16:16:00Z" w16du:dateUtc="2026-05-22T09:16:00Z"/>
                <w:rFonts w:eastAsia="DengXian"/>
                <w:color w:val="000000"/>
              </w:rPr>
            </w:pPr>
          </w:p>
        </w:tc>
      </w:tr>
      <w:tr w:rsidR="00C20FFE" w:rsidRPr="00172734" w14:paraId="46518B11" w14:textId="77777777" w:rsidTr="0008225C">
        <w:tblPrEx>
          <w:tblPrExChange w:id="6412" w:author="Haiyang Liu" w:date="2026-05-22T16:33:00Z" w16du:dateUtc="2026-05-22T09:33:00Z">
            <w:tblPrEx>
              <w:tblW w:w="5227" w:type="pct"/>
            </w:tblPrEx>
          </w:tblPrExChange>
        </w:tblPrEx>
        <w:trPr>
          <w:ins w:id="6413" w:author="Haiyang Liu" w:date="2026-05-22T16:16:00Z"/>
          <w:trPrChange w:id="6414" w:author="Haiyang Liu" w:date="2026-05-22T16:33:00Z" w16du:dateUtc="2026-05-22T09:33:00Z">
            <w:trPr>
              <w:gridAfter w:val="0"/>
            </w:trPr>
          </w:trPrChange>
        </w:trPr>
        <w:tc>
          <w:tcPr>
            <w:tcW w:w="665" w:type="pct"/>
            <w:vAlign w:val="center"/>
            <w:tcPrChange w:id="6415" w:author="Haiyang Liu" w:date="2026-05-22T16:33:00Z" w16du:dateUtc="2026-05-22T09:33:00Z">
              <w:tcPr>
                <w:tcW w:w="975" w:type="pct"/>
                <w:gridSpan w:val="3"/>
                <w:vAlign w:val="center"/>
              </w:tcPr>
            </w:tcPrChange>
          </w:tcPr>
          <w:p w14:paraId="547EB62A" w14:textId="77777777" w:rsidR="00C20FFE" w:rsidRPr="00172734" w:rsidRDefault="00C20FFE" w:rsidP="00C20FFE">
            <w:pPr>
              <w:widowControl w:val="0"/>
              <w:autoSpaceDE w:val="0"/>
              <w:autoSpaceDN w:val="0"/>
              <w:adjustRightInd w:val="0"/>
              <w:snapToGrid w:val="0"/>
              <w:ind w:right="60"/>
              <w:rPr>
                <w:ins w:id="6416" w:author="Haiyang Liu" w:date="2026-05-22T16:16:00Z" w16du:dateUtc="2026-05-22T09:16:00Z"/>
                <w:rFonts w:eastAsia="DengXian"/>
                <w:color w:val="000000"/>
              </w:rPr>
            </w:pPr>
          </w:p>
        </w:tc>
        <w:tc>
          <w:tcPr>
            <w:tcW w:w="559" w:type="pct"/>
            <w:tcPrChange w:id="6417" w:author="Haiyang Liu" w:date="2026-05-22T16:33:00Z" w16du:dateUtc="2026-05-22T09:33:00Z">
              <w:tcPr>
                <w:tcW w:w="645" w:type="pct"/>
                <w:gridSpan w:val="4"/>
                <w:tcBorders>
                  <w:bottom w:val="single" w:sz="4" w:space="0" w:color="auto"/>
                </w:tcBorders>
              </w:tcPr>
            </w:tcPrChange>
          </w:tcPr>
          <w:p w14:paraId="1C1F5D2D" w14:textId="77777777" w:rsidR="00C20FFE" w:rsidRPr="00172734" w:rsidRDefault="00C20FFE" w:rsidP="00C20FFE">
            <w:pPr>
              <w:widowControl w:val="0"/>
              <w:autoSpaceDE w:val="0"/>
              <w:autoSpaceDN w:val="0"/>
              <w:adjustRightInd w:val="0"/>
              <w:snapToGrid w:val="0"/>
              <w:ind w:right="60"/>
              <w:jc w:val="center"/>
              <w:rPr>
                <w:ins w:id="6418" w:author="Haiyang Liu" w:date="2026-05-22T16:16:00Z" w16du:dateUtc="2026-05-22T09:16:00Z"/>
                <w:rFonts w:eastAsia="DengXian"/>
                <w:color w:val="000000"/>
              </w:rPr>
            </w:pPr>
          </w:p>
        </w:tc>
        <w:tc>
          <w:tcPr>
            <w:tcW w:w="582" w:type="pct"/>
            <w:tcPrChange w:id="6419" w:author="Haiyang Liu" w:date="2026-05-22T16:33:00Z" w16du:dateUtc="2026-05-22T09:33:00Z">
              <w:tcPr>
                <w:tcW w:w="449" w:type="pct"/>
                <w:gridSpan w:val="4"/>
                <w:tcBorders>
                  <w:bottom w:val="single" w:sz="4" w:space="0" w:color="auto"/>
                </w:tcBorders>
              </w:tcPr>
            </w:tcPrChange>
          </w:tcPr>
          <w:p w14:paraId="7A463ABF" w14:textId="77777777" w:rsidR="00C20FFE" w:rsidRPr="00172734" w:rsidRDefault="00C20FFE" w:rsidP="00C20FFE">
            <w:pPr>
              <w:widowControl w:val="0"/>
              <w:autoSpaceDE w:val="0"/>
              <w:autoSpaceDN w:val="0"/>
              <w:adjustRightInd w:val="0"/>
              <w:snapToGrid w:val="0"/>
              <w:ind w:right="60"/>
              <w:jc w:val="center"/>
              <w:rPr>
                <w:ins w:id="6420" w:author="Haiyang Liu" w:date="2026-05-22T16:16:00Z" w16du:dateUtc="2026-05-22T09:16:00Z"/>
                <w:rFonts w:eastAsia="DengXian"/>
                <w:color w:val="000000"/>
              </w:rPr>
            </w:pPr>
          </w:p>
        </w:tc>
        <w:tc>
          <w:tcPr>
            <w:tcW w:w="559" w:type="pct"/>
            <w:tcPrChange w:id="6421" w:author="Haiyang Liu" w:date="2026-05-22T16:33:00Z" w16du:dateUtc="2026-05-22T09:33:00Z">
              <w:tcPr>
                <w:tcW w:w="519" w:type="pct"/>
                <w:gridSpan w:val="3"/>
                <w:tcBorders>
                  <w:bottom w:val="single" w:sz="4" w:space="0" w:color="auto"/>
                </w:tcBorders>
              </w:tcPr>
            </w:tcPrChange>
          </w:tcPr>
          <w:p w14:paraId="7348A273" w14:textId="77777777" w:rsidR="00C20FFE" w:rsidRPr="00172734" w:rsidRDefault="00C20FFE" w:rsidP="00C20FFE">
            <w:pPr>
              <w:widowControl w:val="0"/>
              <w:autoSpaceDE w:val="0"/>
              <w:autoSpaceDN w:val="0"/>
              <w:adjustRightInd w:val="0"/>
              <w:snapToGrid w:val="0"/>
              <w:ind w:right="60"/>
              <w:jc w:val="center"/>
              <w:rPr>
                <w:ins w:id="6422" w:author="Haiyang Liu" w:date="2026-05-22T16:16:00Z" w16du:dateUtc="2026-05-22T09:16:00Z"/>
                <w:rFonts w:eastAsia="DengXian"/>
                <w:color w:val="000000"/>
              </w:rPr>
            </w:pPr>
          </w:p>
        </w:tc>
        <w:tc>
          <w:tcPr>
            <w:tcW w:w="559" w:type="pct"/>
            <w:tcPrChange w:id="6423" w:author="Haiyang Liu" w:date="2026-05-22T16:33:00Z" w16du:dateUtc="2026-05-22T09:33:00Z">
              <w:tcPr>
                <w:tcW w:w="449" w:type="pct"/>
                <w:gridSpan w:val="4"/>
                <w:tcBorders>
                  <w:bottom w:val="single" w:sz="4" w:space="0" w:color="auto"/>
                </w:tcBorders>
              </w:tcPr>
            </w:tcPrChange>
          </w:tcPr>
          <w:p w14:paraId="448D19BA" w14:textId="77777777" w:rsidR="00C20FFE" w:rsidRPr="00172734" w:rsidRDefault="00C20FFE" w:rsidP="00C20FFE">
            <w:pPr>
              <w:widowControl w:val="0"/>
              <w:autoSpaceDE w:val="0"/>
              <w:autoSpaceDN w:val="0"/>
              <w:adjustRightInd w:val="0"/>
              <w:snapToGrid w:val="0"/>
              <w:ind w:right="60"/>
              <w:jc w:val="center"/>
              <w:rPr>
                <w:ins w:id="6424" w:author="Haiyang Liu" w:date="2026-05-22T16:16:00Z" w16du:dateUtc="2026-05-22T09:16:00Z"/>
                <w:rFonts w:eastAsia="DengXian"/>
                <w:color w:val="000000"/>
              </w:rPr>
            </w:pPr>
          </w:p>
        </w:tc>
        <w:tc>
          <w:tcPr>
            <w:tcW w:w="559" w:type="pct"/>
            <w:tcPrChange w:id="6425" w:author="Haiyang Liu" w:date="2026-05-22T16:33:00Z" w16du:dateUtc="2026-05-22T09:33:00Z">
              <w:tcPr>
                <w:tcW w:w="614" w:type="pct"/>
                <w:gridSpan w:val="4"/>
                <w:tcBorders>
                  <w:bottom w:val="single" w:sz="4" w:space="0" w:color="auto"/>
                </w:tcBorders>
              </w:tcPr>
            </w:tcPrChange>
          </w:tcPr>
          <w:p w14:paraId="7420C976" w14:textId="77777777" w:rsidR="00C20FFE" w:rsidRPr="00172734" w:rsidRDefault="00C20FFE" w:rsidP="00C20FFE">
            <w:pPr>
              <w:widowControl w:val="0"/>
              <w:autoSpaceDE w:val="0"/>
              <w:autoSpaceDN w:val="0"/>
              <w:adjustRightInd w:val="0"/>
              <w:snapToGrid w:val="0"/>
              <w:ind w:right="60"/>
              <w:jc w:val="center"/>
              <w:rPr>
                <w:ins w:id="6426" w:author="Haiyang Liu" w:date="2026-05-22T16:16:00Z" w16du:dateUtc="2026-05-22T09:16:00Z"/>
                <w:rFonts w:eastAsia="DengXian"/>
                <w:color w:val="000000"/>
              </w:rPr>
            </w:pPr>
          </w:p>
        </w:tc>
        <w:tc>
          <w:tcPr>
            <w:tcW w:w="612" w:type="pct"/>
            <w:tcPrChange w:id="6427" w:author="Haiyang Liu" w:date="2026-05-22T16:33:00Z" w16du:dateUtc="2026-05-22T09:33:00Z">
              <w:tcPr>
                <w:tcW w:w="356" w:type="pct"/>
                <w:gridSpan w:val="3"/>
                <w:tcBorders>
                  <w:bottom w:val="single" w:sz="4" w:space="0" w:color="auto"/>
                </w:tcBorders>
              </w:tcPr>
            </w:tcPrChange>
          </w:tcPr>
          <w:p w14:paraId="28DDAC5B" w14:textId="77777777" w:rsidR="00C20FFE" w:rsidRPr="00172734" w:rsidRDefault="00C20FFE" w:rsidP="00C20FFE">
            <w:pPr>
              <w:widowControl w:val="0"/>
              <w:autoSpaceDE w:val="0"/>
              <w:autoSpaceDN w:val="0"/>
              <w:adjustRightInd w:val="0"/>
              <w:snapToGrid w:val="0"/>
              <w:ind w:right="60"/>
              <w:jc w:val="center"/>
              <w:rPr>
                <w:ins w:id="6428" w:author="Haiyang Liu" w:date="2026-05-22T16:16:00Z" w16du:dateUtc="2026-05-22T09:16:00Z"/>
                <w:rFonts w:eastAsia="DengXian"/>
                <w:color w:val="000000"/>
              </w:rPr>
            </w:pPr>
          </w:p>
        </w:tc>
        <w:tc>
          <w:tcPr>
            <w:tcW w:w="559" w:type="pct"/>
            <w:tcPrChange w:id="6429" w:author="Haiyang Liu" w:date="2026-05-22T16:33:00Z" w16du:dateUtc="2026-05-22T09:33:00Z">
              <w:tcPr>
                <w:tcW w:w="519" w:type="pct"/>
                <w:gridSpan w:val="3"/>
              </w:tcPr>
            </w:tcPrChange>
          </w:tcPr>
          <w:p w14:paraId="5B29D588" w14:textId="77777777" w:rsidR="00C20FFE" w:rsidRPr="00172734" w:rsidRDefault="00C20FFE" w:rsidP="00C20FFE">
            <w:pPr>
              <w:widowControl w:val="0"/>
              <w:autoSpaceDE w:val="0"/>
              <w:autoSpaceDN w:val="0"/>
              <w:adjustRightInd w:val="0"/>
              <w:snapToGrid w:val="0"/>
              <w:ind w:right="60"/>
              <w:jc w:val="center"/>
              <w:rPr>
                <w:ins w:id="6430" w:author="Haiyang Liu" w:date="2026-05-22T16:16:00Z" w16du:dateUtc="2026-05-22T09:16:00Z"/>
                <w:rFonts w:eastAsia="DengXian"/>
                <w:color w:val="000000"/>
              </w:rPr>
            </w:pPr>
          </w:p>
        </w:tc>
        <w:tc>
          <w:tcPr>
            <w:tcW w:w="348" w:type="pct"/>
            <w:tcPrChange w:id="6431" w:author="Haiyang Liu" w:date="2026-05-22T16:33:00Z" w16du:dateUtc="2026-05-22T09:33:00Z">
              <w:tcPr>
                <w:tcW w:w="472" w:type="pct"/>
                <w:gridSpan w:val="3"/>
              </w:tcPr>
            </w:tcPrChange>
          </w:tcPr>
          <w:p w14:paraId="6EF19E44" w14:textId="77777777" w:rsidR="00C20FFE" w:rsidRPr="00172734" w:rsidRDefault="00C20FFE" w:rsidP="00C20FFE">
            <w:pPr>
              <w:widowControl w:val="0"/>
              <w:autoSpaceDE w:val="0"/>
              <w:autoSpaceDN w:val="0"/>
              <w:adjustRightInd w:val="0"/>
              <w:snapToGrid w:val="0"/>
              <w:ind w:right="60"/>
              <w:jc w:val="center"/>
              <w:rPr>
                <w:ins w:id="6432" w:author="Haiyang Liu" w:date="2026-05-22T16:16:00Z" w16du:dateUtc="2026-05-22T09:16:00Z"/>
                <w:rFonts w:eastAsia="DengXian"/>
                <w:color w:val="000000"/>
              </w:rPr>
            </w:pPr>
          </w:p>
        </w:tc>
      </w:tr>
      <w:tr w:rsidR="00C20FFE" w:rsidRPr="00172734" w14:paraId="12A427AF" w14:textId="77777777" w:rsidTr="0008225C">
        <w:tblPrEx>
          <w:tblPrExChange w:id="6433" w:author="Haiyang Liu" w:date="2026-05-22T16:32:00Z" w16du:dateUtc="2026-05-22T09:32:00Z">
            <w:tblPrEx>
              <w:tblW w:w="5227" w:type="pct"/>
            </w:tblPrEx>
          </w:tblPrExChange>
        </w:tblPrEx>
        <w:trPr>
          <w:ins w:id="6434" w:author="Haiyang Liu" w:date="2026-05-22T16:16:00Z"/>
          <w:trPrChange w:id="6435" w:author="Haiyang Liu" w:date="2026-05-22T16:32:00Z" w16du:dateUtc="2026-05-22T09:32:00Z">
            <w:trPr>
              <w:gridAfter w:val="0"/>
            </w:trPr>
          </w:trPrChange>
        </w:trPr>
        <w:tc>
          <w:tcPr>
            <w:tcW w:w="665" w:type="pct"/>
            <w:vAlign w:val="center"/>
            <w:tcPrChange w:id="6436" w:author="Haiyang Liu" w:date="2026-05-22T16:32:00Z" w16du:dateUtc="2026-05-22T09:32:00Z">
              <w:tcPr>
                <w:tcW w:w="967" w:type="pct"/>
                <w:gridSpan w:val="2"/>
                <w:vAlign w:val="center"/>
              </w:tcPr>
            </w:tcPrChange>
          </w:tcPr>
          <w:p w14:paraId="7889AF63" w14:textId="77777777" w:rsidR="00C20FFE" w:rsidRPr="00172734" w:rsidRDefault="00C20FFE" w:rsidP="00C20FFE">
            <w:pPr>
              <w:widowControl w:val="0"/>
              <w:autoSpaceDE w:val="0"/>
              <w:autoSpaceDN w:val="0"/>
              <w:adjustRightInd w:val="0"/>
              <w:snapToGrid w:val="0"/>
              <w:ind w:right="60"/>
              <w:rPr>
                <w:ins w:id="6437" w:author="Haiyang Liu" w:date="2026-05-22T16:16:00Z" w16du:dateUtc="2026-05-22T09:16:00Z"/>
                <w:rFonts w:eastAsia="DengXian"/>
                <w:color w:val="000000"/>
              </w:rPr>
            </w:pPr>
          </w:p>
        </w:tc>
        <w:tc>
          <w:tcPr>
            <w:tcW w:w="559" w:type="pct"/>
            <w:tcBorders>
              <w:bottom w:val="single" w:sz="4" w:space="0" w:color="auto"/>
            </w:tcBorders>
            <w:tcPrChange w:id="6438" w:author="Haiyang Liu" w:date="2026-05-22T16:32:00Z" w16du:dateUtc="2026-05-22T09:32:00Z">
              <w:tcPr>
                <w:tcW w:w="637" w:type="pct"/>
                <w:gridSpan w:val="4"/>
                <w:tcBorders>
                  <w:bottom w:val="single" w:sz="4" w:space="0" w:color="auto"/>
                </w:tcBorders>
              </w:tcPr>
            </w:tcPrChange>
          </w:tcPr>
          <w:p w14:paraId="551A53F6" w14:textId="77777777" w:rsidR="00C20FFE" w:rsidRPr="00172734" w:rsidRDefault="00C20FFE" w:rsidP="00C20FFE">
            <w:pPr>
              <w:widowControl w:val="0"/>
              <w:autoSpaceDE w:val="0"/>
              <w:autoSpaceDN w:val="0"/>
              <w:adjustRightInd w:val="0"/>
              <w:snapToGrid w:val="0"/>
              <w:ind w:right="60"/>
              <w:jc w:val="center"/>
              <w:rPr>
                <w:ins w:id="6439" w:author="Haiyang Liu" w:date="2026-05-22T16:16:00Z" w16du:dateUtc="2026-05-22T09:16:00Z"/>
                <w:rFonts w:eastAsia="DengXian"/>
                <w:color w:val="000000"/>
              </w:rPr>
            </w:pPr>
          </w:p>
        </w:tc>
        <w:tc>
          <w:tcPr>
            <w:tcW w:w="582" w:type="pct"/>
            <w:tcBorders>
              <w:bottom w:val="single" w:sz="4" w:space="0" w:color="auto"/>
            </w:tcBorders>
            <w:tcPrChange w:id="6440" w:author="Haiyang Liu" w:date="2026-05-22T16:32:00Z" w16du:dateUtc="2026-05-22T09:32:00Z">
              <w:tcPr>
                <w:tcW w:w="443" w:type="pct"/>
                <w:gridSpan w:val="4"/>
                <w:tcBorders>
                  <w:bottom w:val="single" w:sz="4" w:space="0" w:color="auto"/>
                </w:tcBorders>
              </w:tcPr>
            </w:tcPrChange>
          </w:tcPr>
          <w:p w14:paraId="6E13ECE4" w14:textId="77777777" w:rsidR="00C20FFE" w:rsidRPr="00172734" w:rsidRDefault="00C20FFE" w:rsidP="00C20FFE">
            <w:pPr>
              <w:widowControl w:val="0"/>
              <w:autoSpaceDE w:val="0"/>
              <w:autoSpaceDN w:val="0"/>
              <w:adjustRightInd w:val="0"/>
              <w:snapToGrid w:val="0"/>
              <w:ind w:right="60"/>
              <w:jc w:val="center"/>
              <w:rPr>
                <w:ins w:id="6441" w:author="Haiyang Liu" w:date="2026-05-22T16:16:00Z" w16du:dateUtc="2026-05-22T09:16:00Z"/>
                <w:rFonts w:eastAsia="DengXian"/>
                <w:color w:val="000000"/>
              </w:rPr>
            </w:pPr>
          </w:p>
        </w:tc>
        <w:tc>
          <w:tcPr>
            <w:tcW w:w="559" w:type="pct"/>
            <w:tcBorders>
              <w:bottom w:val="single" w:sz="4" w:space="0" w:color="auto"/>
            </w:tcBorders>
            <w:tcPrChange w:id="6442" w:author="Haiyang Liu" w:date="2026-05-22T16:32:00Z" w16du:dateUtc="2026-05-22T09:32:00Z">
              <w:tcPr>
                <w:tcW w:w="570" w:type="pct"/>
                <w:gridSpan w:val="6"/>
                <w:tcBorders>
                  <w:bottom w:val="single" w:sz="4" w:space="0" w:color="auto"/>
                </w:tcBorders>
              </w:tcPr>
            </w:tcPrChange>
          </w:tcPr>
          <w:p w14:paraId="0D73CF95" w14:textId="77777777" w:rsidR="00C20FFE" w:rsidRPr="00172734" w:rsidRDefault="00C20FFE" w:rsidP="00C20FFE">
            <w:pPr>
              <w:widowControl w:val="0"/>
              <w:autoSpaceDE w:val="0"/>
              <w:autoSpaceDN w:val="0"/>
              <w:adjustRightInd w:val="0"/>
              <w:snapToGrid w:val="0"/>
              <w:ind w:right="60"/>
              <w:jc w:val="center"/>
              <w:rPr>
                <w:ins w:id="6443" w:author="Haiyang Liu" w:date="2026-05-22T16:16:00Z" w16du:dateUtc="2026-05-22T09:16:00Z"/>
                <w:rFonts w:eastAsia="DengXian"/>
                <w:color w:val="000000"/>
              </w:rPr>
            </w:pPr>
          </w:p>
        </w:tc>
        <w:tc>
          <w:tcPr>
            <w:tcW w:w="559" w:type="pct"/>
            <w:tcBorders>
              <w:bottom w:val="single" w:sz="4" w:space="0" w:color="auto"/>
            </w:tcBorders>
            <w:tcPrChange w:id="6444" w:author="Haiyang Liu" w:date="2026-05-22T16:32:00Z" w16du:dateUtc="2026-05-22T09:32:00Z">
              <w:tcPr>
                <w:tcW w:w="442" w:type="pct"/>
                <w:gridSpan w:val="4"/>
                <w:tcBorders>
                  <w:bottom w:val="single" w:sz="4" w:space="0" w:color="auto"/>
                </w:tcBorders>
              </w:tcPr>
            </w:tcPrChange>
          </w:tcPr>
          <w:p w14:paraId="2EEF380F" w14:textId="77777777" w:rsidR="00C20FFE" w:rsidRPr="00172734" w:rsidRDefault="00C20FFE" w:rsidP="00C20FFE">
            <w:pPr>
              <w:widowControl w:val="0"/>
              <w:autoSpaceDE w:val="0"/>
              <w:autoSpaceDN w:val="0"/>
              <w:adjustRightInd w:val="0"/>
              <w:snapToGrid w:val="0"/>
              <w:ind w:right="60"/>
              <w:jc w:val="center"/>
              <w:rPr>
                <w:ins w:id="6445" w:author="Haiyang Liu" w:date="2026-05-22T16:16:00Z" w16du:dateUtc="2026-05-22T09:16:00Z"/>
                <w:rFonts w:eastAsia="DengXian"/>
                <w:color w:val="000000"/>
              </w:rPr>
            </w:pPr>
          </w:p>
        </w:tc>
        <w:tc>
          <w:tcPr>
            <w:tcW w:w="559" w:type="pct"/>
            <w:tcBorders>
              <w:bottom w:val="single" w:sz="4" w:space="0" w:color="auto"/>
            </w:tcBorders>
            <w:tcPrChange w:id="6446" w:author="Haiyang Liu" w:date="2026-05-22T16:32:00Z" w16du:dateUtc="2026-05-22T09:32:00Z">
              <w:tcPr>
                <w:tcW w:w="607" w:type="pct"/>
                <w:gridSpan w:val="4"/>
                <w:tcBorders>
                  <w:bottom w:val="single" w:sz="4" w:space="0" w:color="auto"/>
                </w:tcBorders>
              </w:tcPr>
            </w:tcPrChange>
          </w:tcPr>
          <w:p w14:paraId="2A466261" w14:textId="77777777" w:rsidR="00C20FFE" w:rsidRPr="00172734" w:rsidRDefault="00C20FFE" w:rsidP="00C20FFE">
            <w:pPr>
              <w:widowControl w:val="0"/>
              <w:autoSpaceDE w:val="0"/>
              <w:autoSpaceDN w:val="0"/>
              <w:adjustRightInd w:val="0"/>
              <w:snapToGrid w:val="0"/>
              <w:ind w:right="60"/>
              <w:jc w:val="center"/>
              <w:rPr>
                <w:ins w:id="6447" w:author="Haiyang Liu" w:date="2026-05-22T16:16:00Z" w16du:dateUtc="2026-05-22T09:16:00Z"/>
                <w:rFonts w:eastAsia="DengXian"/>
                <w:color w:val="000000"/>
              </w:rPr>
            </w:pPr>
          </w:p>
        </w:tc>
        <w:tc>
          <w:tcPr>
            <w:tcW w:w="612" w:type="pct"/>
            <w:tcBorders>
              <w:bottom w:val="single" w:sz="4" w:space="0" w:color="auto"/>
            </w:tcBorders>
            <w:tcPrChange w:id="6448" w:author="Haiyang Liu" w:date="2026-05-22T16:32:00Z" w16du:dateUtc="2026-05-22T09:32:00Z">
              <w:tcPr>
                <w:tcW w:w="356" w:type="pct"/>
                <w:gridSpan w:val="2"/>
                <w:tcBorders>
                  <w:bottom w:val="single" w:sz="4" w:space="0" w:color="auto"/>
                </w:tcBorders>
              </w:tcPr>
            </w:tcPrChange>
          </w:tcPr>
          <w:p w14:paraId="6938EF4A" w14:textId="77777777" w:rsidR="00C20FFE" w:rsidRPr="00172734" w:rsidRDefault="00C20FFE" w:rsidP="00C20FFE">
            <w:pPr>
              <w:widowControl w:val="0"/>
              <w:autoSpaceDE w:val="0"/>
              <w:autoSpaceDN w:val="0"/>
              <w:adjustRightInd w:val="0"/>
              <w:snapToGrid w:val="0"/>
              <w:ind w:right="60"/>
              <w:jc w:val="center"/>
              <w:rPr>
                <w:ins w:id="6449" w:author="Haiyang Liu" w:date="2026-05-22T16:16:00Z" w16du:dateUtc="2026-05-22T09:16:00Z"/>
                <w:rFonts w:eastAsia="DengXian"/>
                <w:color w:val="000000"/>
              </w:rPr>
            </w:pPr>
          </w:p>
        </w:tc>
        <w:tc>
          <w:tcPr>
            <w:tcW w:w="559" w:type="pct"/>
            <w:tcPrChange w:id="6450" w:author="Haiyang Liu" w:date="2026-05-22T16:32:00Z" w16du:dateUtc="2026-05-22T09:32:00Z">
              <w:tcPr>
                <w:tcW w:w="519" w:type="pct"/>
                <w:gridSpan w:val="3"/>
              </w:tcPr>
            </w:tcPrChange>
          </w:tcPr>
          <w:p w14:paraId="4840D1BC" w14:textId="77777777" w:rsidR="00C20FFE" w:rsidRPr="00172734" w:rsidRDefault="00C20FFE" w:rsidP="00C20FFE">
            <w:pPr>
              <w:widowControl w:val="0"/>
              <w:autoSpaceDE w:val="0"/>
              <w:autoSpaceDN w:val="0"/>
              <w:adjustRightInd w:val="0"/>
              <w:snapToGrid w:val="0"/>
              <w:ind w:right="60"/>
              <w:jc w:val="center"/>
              <w:rPr>
                <w:ins w:id="6451" w:author="Haiyang Liu" w:date="2026-05-22T16:16:00Z" w16du:dateUtc="2026-05-22T09:16:00Z"/>
                <w:rFonts w:eastAsia="DengXian"/>
                <w:color w:val="000000"/>
              </w:rPr>
            </w:pPr>
          </w:p>
        </w:tc>
        <w:tc>
          <w:tcPr>
            <w:tcW w:w="348" w:type="pct"/>
            <w:tcPrChange w:id="6452" w:author="Haiyang Liu" w:date="2026-05-22T16:32:00Z" w16du:dateUtc="2026-05-22T09:32:00Z">
              <w:tcPr>
                <w:tcW w:w="458" w:type="pct"/>
                <w:gridSpan w:val="2"/>
              </w:tcPr>
            </w:tcPrChange>
          </w:tcPr>
          <w:p w14:paraId="79BAE9B1" w14:textId="77777777" w:rsidR="00C20FFE" w:rsidRPr="00172734" w:rsidRDefault="00C20FFE" w:rsidP="00C20FFE">
            <w:pPr>
              <w:widowControl w:val="0"/>
              <w:autoSpaceDE w:val="0"/>
              <w:autoSpaceDN w:val="0"/>
              <w:adjustRightInd w:val="0"/>
              <w:snapToGrid w:val="0"/>
              <w:ind w:right="60"/>
              <w:jc w:val="center"/>
              <w:rPr>
                <w:ins w:id="6453" w:author="Haiyang Liu" w:date="2026-05-22T16:16:00Z" w16du:dateUtc="2026-05-22T09:16:00Z"/>
                <w:rFonts w:eastAsia="DengXian"/>
                <w:color w:val="000000"/>
              </w:rPr>
            </w:pPr>
          </w:p>
        </w:tc>
      </w:tr>
      <w:tr w:rsidR="00C20FFE" w:rsidRPr="00172734" w14:paraId="2E415F28" w14:textId="77777777" w:rsidTr="00C20FFE">
        <w:tblPrEx>
          <w:tblPrExChange w:id="6454" w:author="Haiyang Liu" w:date="2026-05-22T16:18:00Z" w16du:dateUtc="2026-05-22T09:18:00Z">
            <w:tblPrEx>
              <w:tblW w:w="5227" w:type="pct"/>
            </w:tblPrEx>
          </w:tblPrExChange>
        </w:tblPrEx>
        <w:trPr>
          <w:gridAfter w:val="2"/>
          <w:wAfter w:w="907" w:type="pct"/>
          <w:ins w:id="6455" w:author="Haiyang Liu" w:date="2026-05-21T09:55:00Z"/>
          <w:trPrChange w:id="6456" w:author="Haiyang Liu" w:date="2026-05-22T16:18:00Z" w16du:dateUtc="2026-05-22T09:18:00Z">
            <w:trPr>
              <w:gridAfter w:val="2"/>
              <w:wAfter w:w="925" w:type="pct"/>
            </w:trPr>
          </w:trPrChange>
        </w:trPr>
        <w:tc>
          <w:tcPr>
            <w:tcW w:w="665" w:type="pct"/>
            <w:vAlign w:val="center"/>
            <w:tcPrChange w:id="6457" w:author="Haiyang Liu" w:date="2026-05-22T16:18:00Z" w16du:dateUtc="2026-05-22T09:18:00Z">
              <w:tcPr>
                <w:tcW w:w="992" w:type="pct"/>
                <w:gridSpan w:val="4"/>
                <w:vAlign w:val="center"/>
              </w:tcPr>
            </w:tcPrChange>
          </w:tcPr>
          <w:p w14:paraId="4BE2134E" w14:textId="77777777" w:rsidR="00C20FFE" w:rsidRPr="00172734" w:rsidRDefault="00C20FFE" w:rsidP="00C20FFE">
            <w:pPr>
              <w:widowControl w:val="0"/>
              <w:autoSpaceDE w:val="0"/>
              <w:autoSpaceDN w:val="0"/>
              <w:adjustRightInd w:val="0"/>
              <w:snapToGrid w:val="0"/>
              <w:ind w:right="60"/>
              <w:rPr>
                <w:ins w:id="6458" w:author="Haiyang Liu" w:date="2026-05-21T09:55:00Z" w16du:dateUtc="2026-05-21T02:55:00Z"/>
                <w:rFonts w:eastAsia="DengXian"/>
                <w:color w:val="000000"/>
              </w:rPr>
            </w:pPr>
          </w:p>
        </w:tc>
        <w:tc>
          <w:tcPr>
            <w:tcW w:w="1140" w:type="pct"/>
            <w:gridSpan w:val="2"/>
            <w:tcBorders>
              <w:top w:val="single" w:sz="4" w:space="0" w:color="auto"/>
              <w:bottom w:val="single" w:sz="4" w:space="0" w:color="auto"/>
            </w:tcBorders>
            <w:tcPrChange w:id="6459" w:author="Haiyang Liu" w:date="2026-05-22T16:18:00Z" w16du:dateUtc="2026-05-22T09:18:00Z">
              <w:tcPr>
                <w:tcW w:w="1126" w:type="pct"/>
                <w:gridSpan w:val="8"/>
                <w:tcBorders>
                  <w:top w:val="single" w:sz="4" w:space="0" w:color="auto"/>
                  <w:bottom w:val="single" w:sz="4" w:space="0" w:color="auto"/>
                </w:tcBorders>
              </w:tcPr>
            </w:tcPrChange>
          </w:tcPr>
          <w:p w14:paraId="3B0B7346" w14:textId="77777777" w:rsidR="00C20FFE" w:rsidRPr="00172734" w:rsidRDefault="00C20FFE" w:rsidP="00C20FFE">
            <w:pPr>
              <w:widowControl w:val="0"/>
              <w:autoSpaceDE w:val="0"/>
              <w:autoSpaceDN w:val="0"/>
              <w:adjustRightInd w:val="0"/>
              <w:snapToGrid w:val="0"/>
              <w:ind w:right="60"/>
              <w:jc w:val="center"/>
              <w:rPr>
                <w:ins w:id="6460" w:author="Haiyang Liu" w:date="2026-05-21T09:55:00Z" w16du:dateUtc="2026-05-21T02:55:00Z"/>
                <w:rFonts w:eastAsia="DengXian"/>
                <w:color w:val="000000"/>
              </w:rPr>
            </w:pPr>
            <w:ins w:id="6461" w:author="Haiyang Liu" w:date="2026-05-21T09:55:00Z" w16du:dateUtc="2026-05-21T02:55:00Z">
              <w:r w:rsidRPr="00172734">
                <w:rPr>
                  <w:rFonts w:eastAsia="DengXian"/>
                  <w:color w:val="000000"/>
                </w:rPr>
                <w:t>T2 - T1</w:t>
              </w:r>
            </w:ins>
          </w:p>
        </w:tc>
        <w:tc>
          <w:tcPr>
            <w:tcW w:w="1117" w:type="pct"/>
            <w:gridSpan w:val="2"/>
            <w:tcBorders>
              <w:top w:val="single" w:sz="4" w:space="0" w:color="auto"/>
              <w:bottom w:val="single" w:sz="4" w:space="0" w:color="auto"/>
            </w:tcBorders>
            <w:tcPrChange w:id="6462" w:author="Haiyang Liu" w:date="2026-05-22T16:18:00Z" w16du:dateUtc="2026-05-22T09:18:00Z">
              <w:tcPr>
                <w:tcW w:w="962" w:type="pct"/>
                <w:gridSpan w:val="7"/>
                <w:tcBorders>
                  <w:top w:val="single" w:sz="4" w:space="0" w:color="auto"/>
                  <w:bottom w:val="single" w:sz="4" w:space="0" w:color="auto"/>
                </w:tcBorders>
              </w:tcPr>
            </w:tcPrChange>
          </w:tcPr>
          <w:p w14:paraId="41521966" w14:textId="77777777" w:rsidR="00C20FFE" w:rsidRPr="00172734" w:rsidRDefault="00C20FFE" w:rsidP="00C20FFE">
            <w:pPr>
              <w:widowControl w:val="0"/>
              <w:autoSpaceDE w:val="0"/>
              <w:autoSpaceDN w:val="0"/>
              <w:adjustRightInd w:val="0"/>
              <w:snapToGrid w:val="0"/>
              <w:ind w:right="60"/>
              <w:jc w:val="center"/>
              <w:rPr>
                <w:ins w:id="6463" w:author="Haiyang Liu" w:date="2026-05-21T09:55:00Z" w16du:dateUtc="2026-05-21T02:55:00Z"/>
                <w:rFonts w:eastAsia="DengXian"/>
                <w:color w:val="000000"/>
              </w:rPr>
            </w:pPr>
            <w:ins w:id="6464" w:author="Haiyang Liu" w:date="2026-05-21T09:55:00Z" w16du:dateUtc="2026-05-21T02:55:00Z">
              <w:r w:rsidRPr="00172734">
                <w:rPr>
                  <w:rFonts w:eastAsia="DengXian"/>
                  <w:color w:val="000000"/>
                </w:rPr>
                <w:t>T3 - T2</w:t>
              </w:r>
            </w:ins>
          </w:p>
        </w:tc>
        <w:tc>
          <w:tcPr>
            <w:tcW w:w="1171" w:type="pct"/>
            <w:gridSpan w:val="2"/>
            <w:tcBorders>
              <w:top w:val="single" w:sz="4" w:space="0" w:color="auto"/>
              <w:bottom w:val="single" w:sz="4" w:space="0" w:color="auto"/>
            </w:tcBorders>
            <w:tcPrChange w:id="6465" w:author="Haiyang Liu" w:date="2026-05-22T16:18:00Z" w16du:dateUtc="2026-05-22T09:18:00Z">
              <w:tcPr>
                <w:tcW w:w="995" w:type="pct"/>
                <w:gridSpan w:val="6"/>
                <w:tcBorders>
                  <w:top w:val="single" w:sz="4" w:space="0" w:color="auto"/>
                  <w:bottom w:val="single" w:sz="4" w:space="0" w:color="auto"/>
                </w:tcBorders>
              </w:tcPr>
            </w:tcPrChange>
          </w:tcPr>
          <w:p w14:paraId="05A53726" w14:textId="77777777" w:rsidR="00C20FFE" w:rsidRPr="00172734" w:rsidRDefault="00C20FFE" w:rsidP="00C20FFE">
            <w:pPr>
              <w:widowControl w:val="0"/>
              <w:autoSpaceDE w:val="0"/>
              <w:autoSpaceDN w:val="0"/>
              <w:adjustRightInd w:val="0"/>
              <w:snapToGrid w:val="0"/>
              <w:ind w:right="60"/>
              <w:jc w:val="center"/>
              <w:rPr>
                <w:ins w:id="6466" w:author="Haiyang Liu" w:date="2026-05-21T09:55:00Z" w16du:dateUtc="2026-05-21T02:55:00Z"/>
                <w:rFonts w:eastAsia="DengXian"/>
                <w:color w:val="000000"/>
              </w:rPr>
            </w:pPr>
            <w:ins w:id="6467" w:author="Haiyang Liu" w:date="2026-05-21T09:55:00Z" w16du:dateUtc="2026-05-21T02:55:00Z">
              <w:r w:rsidRPr="00172734">
                <w:rPr>
                  <w:rFonts w:eastAsia="DengXian"/>
                  <w:color w:val="000000"/>
                </w:rPr>
                <w:t>T4 – T3</w:t>
              </w:r>
            </w:ins>
          </w:p>
        </w:tc>
      </w:tr>
      <w:tr w:rsidR="00C20FFE" w:rsidRPr="00172734" w14:paraId="71FB9ACF" w14:textId="77777777" w:rsidTr="00C20FFE">
        <w:tblPrEx>
          <w:tblPrExChange w:id="6468" w:author="Haiyang Liu" w:date="2026-05-22T16:18:00Z" w16du:dateUtc="2026-05-22T09:18:00Z">
            <w:tblPrEx>
              <w:tblW w:w="5227" w:type="pct"/>
            </w:tblPrEx>
          </w:tblPrExChange>
        </w:tblPrEx>
        <w:trPr>
          <w:gridAfter w:val="2"/>
          <w:wAfter w:w="907" w:type="pct"/>
          <w:ins w:id="6469" w:author="Haiyang Liu" w:date="2026-05-21T09:55:00Z"/>
          <w:trPrChange w:id="6470" w:author="Haiyang Liu" w:date="2026-05-22T16:18:00Z" w16du:dateUtc="2026-05-22T09:18:00Z">
            <w:trPr>
              <w:gridAfter w:val="2"/>
              <w:wAfter w:w="925" w:type="pct"/>
            </w:trPr>
          </w:trPrChange>
        </w:trPr>
        <w:tc>
          <w:tcPr>
            <w:tcW w:w="665" w:type="pct"/>
            <w:vAlign w:val="center"/>
            <w:tcPrChange w:id="6471" w:author="Haiyang Liu" w:date="2026-05-22T16:18:00Z" w16du:dateUtc="2026-05-22T09:18:00Z">
              <w:tcPr>
                <w:tcW w:w="992" w:type="pct"/>
                <w:gridSpan w:val="4"/>
                <w:vAlign w:val="center"/>
              </w:tcPr>
            </w:tcPrChange>
          </w:tcPr>
          <w:p w14:paraId="1CEC5DC5" w14:textId="77777777" w:rsidR="00C20FFE" w:rsidRPr="00172734" w:rsidRDefault="00C20FFE" w:rsidP="00C20FFE">
            <w:pPr>
              <w:widowControl w:val="0"/>
              <w:autoSpaceDE w:val="0"/>
              <w:autoSpaceDN w:val="0"/>
              <w:adjustRightInd w:val="0"/>
              <w:snapToGrid w:val="0"/>
              <w:ind w:right="60"/>
              <w:rPr>
                <w:ins w:id="6472" w:author="Haiyang Liu" w:date="2026-05-21T09:55:00Z" w16du:dateUtc="2026-05-21T02:55:00Z"/>
                <w:rFonts w:eastAsia="DengXian"/>
                <w:color w:val="000000"/>
              </w:rPr>
            </w:pPr>
          </w:p>
        </w:tc>
        <w:tc>
          <w:tcPr>
            <w:tcW w:w="559" w:type="pct"/>
            <w:tcBorders>
              <w:top w:val="single" w:sz="4" w:space="0" w:color="auto"/>
            </w:tcBorders>
            <w:tcPrChange w:id="6473" w:author="Haiyang Liu" w:date="2026-05-22T16:18:00Z" w16du:dateUtc="2026-05-22T09:18:00Z">
              <w:tcPr>
                <w:tcW w:w="662" w:type="pct"/>
                <w:gridSpan w:val="4"/>
                <w:tcBorders>
                  <w:top w:val="single" w:sz="4" w:space="0" w:color="auto"/>
                </w:tcBorders>
              </w:tcPr>
            </w:tcPrChange>
          </w:tcPr>
          <w:p w14:paraId="32D6190C" w14:textId="08A274B8" w:rsidR="00C20FFE" w:rsidRPr="00172734" w:rsidRDefault="00C20FFE" w:rsidP="00C20FFE">
            <w:pPr>
              <w:widowControl w:val="0"/>
              <w:autoSpaceDE w:val="0"/>
              <w:autoSpaceDN w:val="0"/>
              <w:adjustRightInd w:val="0"/>
              <w:snapToGrid w:val="0"/>
              <w:ind w:right="60"/>
              <w:jc w:val="center"/>
              <w:rPr>
                <w:ins w:id="6474" w:author="Haiyang Liu" w:date="2026-05-21T09:55:00Z" w16du:dateUtc="2026-05-21T02:55:00Z"/>
                <w:rFonts w:eastAsia="DengXian"/>
                <w:color w:val="000000"/>
              </w:rPr>
            </w:pPr>
            <w:ins w:id="6475" w:author="Haiyang Liu" w:date="2026-05-22T16:21:00Z" w16du:dateUtc="2026-05-22T09:21:00Z">
              <w:r>
                <w:rPr>
                  <w:rFonts w:eastAsia="DengXian"/>
                  <w:color w:val="000000"/>
                </w:rPr>
                <w:t>Estimate</w:t>
              </w:r>
            </w:ins>
          </w:p>
        </w:tc>
        <w:tc>
          <w:tcPr>
            <w:tcW w:w="582" w:type="pct"/>
            <w:tcBorders>
              <w:top w:val="single" w:sz="4" w:space="0" w:color="auto"/>
            </w:tcBorders>
            <w:tcPrChange w:id="6476" w:author="Haiyang Liu" w:date="2026-05-22T16:18:00Z" w16du:dateUtc="2026-05-22T09:18:00Z">
              <w:tcPr>
                <w:tcW w:w="464" w:type="pct"/>
                <w:gridSpan w:val="4"/>
                <w:tcBorders>
                  <w:top w:val="single" w:sz="4" w:space="0" w:color="auto"/>
                </w:tcBorders>
              </w:tcPr>
            </w:tcPrChange>
          </w:tcPr>
          <w:p w14:paraId="5A8BA9F7" w14:textId="77777777" w:rsidR="00C20FFE" w:rsidRPr="00172734" w:rsidRDefault="00C20FFE" w:rsidP="00C20FFE">
            <w:pPr>
              <w:widowControl w:val="0"/>
              <w:autoSpaceDE w:val="0"/>
              <w:autoSpaceDN w:val="0"/>
              <w:adjustRightInd w:val="0"/>
              <w:snapToGrid w:val="0"/>
              <w:ind w:right="60"/>
              <w:jc w:val="center"/>
              <w:rPr>
                <w:ins w:id="6477" w:author="Haiyang Liu" w:date="2026-05-21T09:55:00Z" w16du:dateUtc="2026-05-21T02:55:00Z"/>
                <w:rFonts w:eastAsia="DengXian"/>
                <w:color w:val="000000"/>
              </w:rPr>
            </w:pPr>
            <w:ins w:id="6478" w:author="Haiyang Liu" w:date="2026-05-21T09:55:00Z" w16du:dateUtc="2026-05-21T02:55:00Z">
              <w:r w:rsidRPr="00172734">
                <w:rPr>
                  <w:rFonts w:eastAsia="DengXian"/>
                  <w:color w:val="000000"/>
                </w:rPr>
                <w:t>SE</w:t>
              </w:r>
            </w:ins>
          </w:p>
        </w:tc>
        <w:tc>
          <w:tcPr>
            <w:tcW w:w="559" w:type="pct"/>
            <w:tcBorders>
              <w:top w:val="single" w:sz="4" w:space="0" w:color="auto"/>
            </w:tcBorders>
            <w:tcPrChange w:id="6479" w:author="Haiyang Liu" w:date="2026-05-22T16:18:00Z" w16du:dateUtc="2026-05-22T09:18:00Z">
              <w:tcPr>
                <w:tcW w:w="497" w:type="pct"/>
                <w:gridSpan w:val="3"/>
                <w:tcBorders>
                  <w:top w:val="single" w:sz="4" w:space="0" w:color="auto"/>
                </w:tcBorders>
              </w:tcPr>
            </w:tcPrChange>
          </w:tcPr>
          <w:p w14:paraId="3B0442F2" w14:textId="58E3675C" w:rsidR="00C20FFE" w:rsidRPr="00172734" w:rsidRDefault="00C20FFE" w:rsidP="00C20FFE">
            <w:pPr>
              <w:widowControl w:val="0"/>
              <w:autoSpaceDE w:val="0"/>
              <w:autoSpaceDN w:val="0"/>
              <w:adjustRightInd w:val="0"/>
              <w:snapToGrid w:val="0"/>
              <w:ind w:right="60"/>
              <w:jc w:val="center"/>
              <w:rPr>
                <w:ins w:id="6480" w:author="Haiyang Liu" w:date="2026-05-21T09:55:00Z" w16du:dateUtc="2026-05-21T02:55:00Z"/>
                <w:rFonts w:eastAsia="DengXian"/>
                <w:color w:val="000000"/>
              </w:rPr>
            </w:pPr>
            <w:ins w:id="6481" w:author="Haiyang Liu" w:date="2026-05-22T16:21:00Z" w16du:dateUtc="2026-05-22T09:21:00Z">
              <w:r>
                <w:rPr>
                  <w:rFonts w:eastAsia="DengXian"/>
                  <w:color w:val="000000"/>
                </w:rPr>
                <w:t>Estimate</w:t>
              </w:r>
            </w:ins>
          </w:p>
        </w:tc>
        <w:tc>
          <w:tcPr>
            <w:tcW w:w="559" w:type="pct"/>
            <w:tcBorders>
              <w:top w:val="single" w:sz="4" w:space="0" w:color="auto"/>
            </w:tcBorders>
            <w:tcPrChange w:id="6482" w:author="Haiyang Liu" w:date="2026-05-22T16:18:00Z" w16du:dateUtc="2026-05-22T09:18:00Z">
              <w:tcPr>
                <w:tcW w:w="465" w:type="pct"/>
                <w:gridSpan w:val="4"/>
                <w:tcBorders>
                  <w:top w:val="single" w:sz="4" w:space="0" w:color="auto"/>
                </w:tcBorders>
              </w:tcPr>
            </w:tcPrChange>
          </w:tcPr>
          <w:p w14:paraId="2D890C11" w14:textId="77777777" w:rsidR="00C20FFE" w:rsidRPr="00172734" w:rsidRDefault="00C20FFE" w:rsidP="00C20FFE">
            <w:pPr>
              <w:widowControl w:val="0"/>
              <w:autoSpaceDE w:val="0"/>
              <w:autoSpaceDN w:val="0"/>
              <w:adjustRightInd w:val="0"/>
              <w:snapToGrid w:val="0"/>
              <w:ind w:right="60"/>
              <w:jc w:val="center"/>
              <w:rPr>
                <w:ins w:id="6483" w:author="Haiyang Liu" w:date="2026-05-21T09:55:00Z" w16du:dateUtc="2026-05-21T02:55:00Z"/>
                <w:rFonts w:eastAsia="DengXian"/>
                <w:color w:val="000000"/>
              </w:rPr>
            </w:pPr>
            <w:ins w:id="6484" w:author="Haiyang Liu" w:date="2026-05-21T09:55:00Z" w16du:dateUtc="2026-05-21T02:55:00Z">
              <w:r w:rsidRPr="00172734">
                <w:rPr>
                  <w:rFonts w:eastAsia="DengXian"/>
                  <w:color w:val="000000"/>
                </w:rPr>
                <w:t>SE</w:t>
              </w:r>
            </w:ins>
          </w:p>
        </w:tc>
        <w:tc>
          <w:tcPr>
            <w:tcW w:w="559" w:type="pct"/>
            <w:tcBorders>
              <w:top w:val="single" w:sz="4" w:space="0" w:color="auto"/>
            </w:tcBorders>
            <w:tcPrChange w:id="6485" w:author="Haiyang Liu" w:date="2026-05-22T16:18:00Z" w16du:dateUtc="2026-05-22T09:18:00Z">
              <w:tcPr>
                <w:tcW w:w="630" w:type="pct"/>
                <w:gridSpan w:val="4"/>
                <w:tcBorders>
                  <w:top w:val="single" w:sz="4" w:space="0" w:color="auto"/>
                </w:tcBorders>
              </w:tcPr>
            </w:tcPrChange>
          </w:tcPr>
          <w:p w14:paraId="7DA0ACF5" w14:textId="036C4E94" w:rsidR="00C20FFE" w:rsidRPr="00172734" w:rsidRDefault="00C20FFE" w:rsidP="00C20FFE">
            <w:pPr>
              <w:widowControl w:val="0"/>
              <w:autoSpaceDE w:val="0"/>
              <w:autoSpaceDN w:val="0"/>
              <w:adjustRightInd w:val="0"/>
              <w:snapToGrid w:val="0"/>
              <w:ind w:right="60"/>
              <w:jc w:val="center"/>
              <w:rPr>
                <w:ins w:id="6486" w:author="Haiyang Liu" w:date="2026-05-21T09:55:00Z" w16du:dateUtc="2026-05-21T02:55:00Z"/>
                <w:rFonts w:eastAsia="DengXian"/>
                <w:color w:val="000000"/>
              </w:rPr>
            </w:pPr>
            <w:ins w:id="6487" w:author="Haiyang Liu" w:date="2026-05-22T16:21:00Z" w16du:dateUtc="2026-05-22T09:21:00Z">
              <w:r>
                <w:rPr>
                  <w:rFonts w:eastAsia="DengXian"/>
                  <w:color w:val="000000"/>
                </w:rPr>
                <w:t>Estimate</w:t>
              </w:r>
            </w:ins>
          </w:p>
        </w:tc>
        <w:tc>
          <w:tcPr>
            <w:tcW w:w="612" w:type="pct"/>
            <w:tcBorders>
              <w:top w:val="single" w:sz="4" w:space="0" w:color="auto"/>
            </w:tcBorders>
            <w:tcPrChange w:id="6488" w:author="Haiyang Liu" w:date="2026-05-22T16:18:00Z" w16du:dateUtc="2026-05-22T09:18:00Z">
              <w:tcPr>
                <w:tcW w:w="365" w:type="pct"/>
                <w:gridSpan w:val="2"/>
                <w:tcBorders>
                  <w:top w:val="single" w:sz="4" w:space="0" w:color="auto"/>
                </w:tcBorders>
              </w:tcPr>
            </w:tcPrChange>
          </w:tcPr>
          <w:p w14:paraId="18182978" w14:textId="77777777" w:rsidR="00C20FFE" w:rsidRPr="00172734" w:rsidRDefault="00C20FFE" w:rsidP="00C20FFE">
            <w:pPr>
              <w:widowControl w:val="0"/>
              <w:autoSpaceDE w:val="0"/>
              <w:autoSpaceDN w:val="0"/>
              <w:adjustRightInd w:val="0"/>
              <w:snapToGrid w:val="0"/>
              <w:ind w:right="60"/>
              <w:jc w:val="center"/>
              <w:rPr>
                <w:ins w:id="6489" w:author="Haiyang Liu" w:date="2026-05-21T09:55:00Z" w16du:dateUtc="2026-05-21T02:55:00Z"/>
                <w:rFonts w:eastAsia="DengXian"/>
                <w:color w:val="000000"/>
              </w:rPr>
            </w:pPr>
            <w:ins w:id="6490" w:author="Haiyang Liu" w:date="2026-05-21T09:55:00Z" w16du:dateUtc="2026-05-21T02:55:00Z">
              <w:r w:rsidRPr="00172734">
                <w:rPr>
                  <w:rFonts w:eastAsia="DengXian"/>
                  <w:color w:val="000000"/>
                </w:rPr>
                <w:t>SE</w:t>
              </w:r>
            </w:ins>
          </w:p>
        </w:tc>
      </w:tr>
      <w:tr w:rsidR="00C20FFE" w:rsidRPr="00172734" w14:paraId="1B1CDD8D" w14:textId="77777777" w:rsidTr="00C20FFE">
        <w:tblPrEx>
          <w:tblPrExChange w:id="6491" w:author="Haiyang Liu" w:date="2026-05-22T16:18:00Z" w16du:dateUtc="2026-05-22T09:18:00Z">
            <w:tblPrEx>
              <w:tblW w:w="5227" w:type="pct"/>
            </w:tblPrEx>
          </w:tblPrExChange>
        </w:tblPrEx>
        <w:trPr>
          <w:gridAfter w:val="2"/>
          <w:wAfter w:w="907" w:type="pct"/>
          <w:ins w:id="6492" w:author="Haiyang Liu" w:date="2026-05-21T09:55:00Z"/>
          <w:trPrChange w:id="6493" w:author="Haiyang Liu" w:date="2026-05-22T16:18:00Z" w16du:dateUtc="2026-05-22T09:18:00Z">
            <w:trPr>
              <w:gridAfter w:val="2"/>
              <w:wAfter w:w="925" w:type="pct"/>
            </w:trPr>
          </w:trPrChange>
        </w:trPr>
        <w:tc>
          <w:tcPr>
            <w:tcW w:w="665" w:type="pct"/>
            <w:vAlign w:val="center"/>
            <w:tcPrChange w:id="6494" w:author="Haiyang Liu" w:date="2026-05-22T16:18:00Z" w16du:dateUtc="2026-05-22T09:18:00Z">
              <w:tcPr>
                <w:tcW w:w="992" w:type="pct"/>
                <w:gridSpan w:val="4"/>
                <w:vAlign w:val="center"/>
              </w:tcPr>
            </w:tcPrChange>
          </w:tcPr>
          <w:p w14:paraId="5C6EFC92" w14:textId="77777777" w:rsidR="00C20FFE" w:rsidRPr="00172734" w:rsidRDefault="00C20FFE" w:rsidP="00C20FFE">
            <w:pPr>
              <w:widowControl w:val="0"/>
              <w:autoSpaceDE w:val="0"/>
              <w:autoSpaceDN w:val="0"/>
              <w:adjustRightInd w:val="0"/>
              <w:snapToGrid w:val="0"/>
              <w:ind w:right="60"/>
              <w:rPr>
                <w:ins w:id="6495" w:author="Haiyang Liu" w:date="2026-05-21T09:55:00Z" w16du:dateUtc="2026-05-21T02:55:00Z"/>
                <w:rFonts w:eastAsia="DengXian"/>
                <w:color w:val="000000"/>
              </w:rPr>
            </w:pPr>
            <w:ins w:id="6496" w:author="Haiyang Liu" w:date="2026-05-21T09:55:00Z" w16du:dateUtc="2026-05-21T02:55:00Z">
              <w:r w:rsidRPr="00172734">
                <w:rPr>
                  <w:rFonts w:eastAsia="DengXian"/>
                  <w:color w:val="000000"/>
                </w:rPr>
                <w:t>Point difference</w:t>
              </w:r>
            </w:ins>
          </w:p>
        </w:tc>
        <w:tc>
          <w:tcPr>
            <w:tcW w:w="559" w:type="pct"/>
            <w:tcPrChange w:id="6497" w:author="Haiyang Liu" w:date="2026-05-22T16:18:00Z" w16du:dateUtc="2026-05-22T09:18:00Z">
              <w:tcPr>
                <w:tcW w:w="662" w:type="pct"/>
                <w:gridSpan w:val="4"/>
              </w:tcPr>
            </w:tcPrChange>
          </w:tcPr>
          <w:p w14:paraId="28DC532B" w14:textId="77777777" w:rsidR="00C20FFE" w:rsidRPr="00172734" w:rsidRDefault="00C20FFE" w:rsidP="00C20FFE">
            <w:pPr>
              <w:widowControl w:val="0"/>
              <w:autoSpaceDE w:val="0"/>
              <w:autoSpaceDN w:val="0"/>
              <w:adjustRightInd w:val="0"/>
              <w:snapToGrid w:val="0"/>
              <w:ind w:right="60"/>
              <w:jc w:val="center"/>
              <w:rPr>
                <w:ins w:id="6498" w:author="Haiyang Liu" w:date="2026-05-21T09:55:00Z" w16du:dateUtc="2026-05-21T02:55:00Z"/>
                <w:rFonts w:eastAsia="DengXian"/>
                <w:color w:val="000000"/>
              </w:rPr>
            </w:pPr>
            <w:ins w:id="6499" w:author="Haiyang Liu" w:date="2026-05-21T09:55:00Z" w16du:dateUtc="2026-05-21T02:55:00Z">
              <w:r w:rsidRPr="00172734">
                <w:rPr>
                  <w:rFonts w:eastAsia="DengXian"/>
                  <w:color w:val="000000"/>
                </w:rPr>
                <w:t>-.002</w:t>
              </w:r>
            </w:ins>
          </w:p>
        </w:tc>
        <w:tc>
          <w:tcPr>
            <w:tcW w:w="582" w:type="pct"/>
            <w:tcPrChange w:id="6500" w:author="Haiyang Liu" w:date="2026-05-22T16:18:00Z" w16du:dateUtc="2026-05-22T09:18:00Z">
              <w:tcPr>
                <w:tcW w:w="464" w:type="pct"/>
                <w:gridSpan w:val="4"/>
              </w:tcPr>
            </w:tcPrChange>
          </w:tcPr>
          <w:p w14:paraId="276F6234" w14:textId="77777777" w:rsidR="00C20FFE" w:rsidRPr="00172734" w:rsidRDefault="00C20FFE" w:rsidP="00C20FFE">
            <w:pPr>
              <w:widowControl w:val="0"/>
              <w:autoSpaceDE w:val="0"/>
              <w:autoSpaceDN w:val="0"/>
              <w:adjustRightInd w:val="0"/>
              <w:snapToGrid w:val="0"/>
              <w:ind w:right="60"/>
              <w:jc w:val="center"/>
              <w:rPr>
                <w:ins w:id="6501" w:author="Haiyang Liu" w:date="2026-05-21T09:55:00Z" w16du:dateUtc="2026-05-21T02:55:00Z"/>
                <w:rFonts w:eastAsia="DengXian"/>
                <w:color w:val="000000"/>
              </w:rPr>
            </w:pPr>
            <w:ins w:id="6502" w:author="Haiyang Liu" w:date="2026-05-21T09:55:00Z" w16du:dateUtc="2026-05-21T02:55:00Z">
              <w:r w:rsidRPr="00172734">
                <w:rPr>
                  <w:rFonts w:eastAsia="DengXian"/>
                  <w:color w:val="000000"/>
                </w:rPr>
                <w:t>.047</w:t>
              </w:r>
            </w:ins>
          </w:p>
        </w:tc>
        <w:tc>
          <w:tcPr>
            <w:tcW w:w="559" w:type="pct"/>
            <w:tcPrChange w:id="6503" w:author="Haiyang Liu" w:date="2026-05-22T16:18:00Z" w16du:dateUtc="2026-05-22T09:18:00Z">
              <w:tcPr>
                <w:tcW w:w="497" w:type="pct"/>
                <w:gridSpan w:val="3"/>
              </w:tcPr>
            </w:tcPrChange>
          </w:tcPr>
          <w:p w14:paraId="7717269A" w14:textId="77777777" w:rsidR="00C20FFE" w:rsidRPr="00172734" w:rsidRDefault="00C20FFE" w:rsidP="00C20FFE">
            <w:pPr>
              <w:widowControl w:val="0"/>
              <w:autoSpaceDE w:val="0"/>
              <w:autoSpaceDN w:val="0"/>
              <w:adjustRightInd w:val="0"/>
              <w:snapToGrid w:val="0"/>
              <w:ind w:right="60"/>
              <w:jc w:val="center"/>
              <w:rPr>
                <w:ins w:id="6504" w:author="Haiyang Liu" w:date="2026-05-21T09:55:00Z" w16du:dateUtc="2026-05-21T02:55:00Z"/>
                <w:rFonts w:eastAsia="DengXian"/>
                <w:color w:val="000000"/>
              </w:rPr>
            </w:pPr>
            <w:ins w:id="6505" w:author="Haiyang Liu" w:date="2026-05-21T09:55:00Z" w16du:dateUtc="2026-05-21T02:55:00Z">
              <w:r w:rsidRPr="00172734">
                <w:rPr>
                  <w:rFonts w:eastAsia="DengXian"/>
                  <w:color w:val="000000"/>
                </w:rPr>
                <w:t>-.168</w:t>
              </w:r>
              <w:r w:rsidRPr="00172734">
                <w:rPr>
                  <w:rFonts w:eastAsia="DengXian"/>
                  <w:color w:val="000000"/>
                  <w:vertAlign w:val="superscript"/>
                </w:rPr>
                <w:t>***</w:t>
              </w:r>
            </w:ins>
          </w:p>
        </w:tc>
        <w:tc>
          <w:tcPr>
            <w:tcW w:w="559" w:type="pct"/>
            <w:tcPrChange w:id="6506" w:author="Haiyang Liu" w:date="2026-05-22T16:18:00Z" w16du:dateUtc="2026-05-22T09:18:00Z">
              <w:tcPr>
                <w:tcW w:w="465" w:type="pct"/>
                <w:gridSpan w:val="4"/>
              </w:tcPr>
            </w:tcPrChange>
          </w:tcPr>
          <w:p w14:paraId="4E30C73F" w14:textId="77777777" w:rsidR="00C20FFE" w:rsidRPr="00172734" w:rsidRDefault="00C20FFE" w:rsidP="00C20FFE">
            <w:pPr>
              <w:widowControl w:val="0"/>
              <w:autoSpaceDE w:val="0"/>
              <w:autoSpaceDN w:val="0"/>
              <w:adjustRightInd w:val="0"/>
              <w:snapToGrid w:val="0"/>
              <w:ind w:right="60"/>
              <w:jc w:val="center"/>
              <w:rPr>
                <w:ins w:id="6507" w:author="Haiyang Liu" w:date="2026-05-21T09:55:00Z" w16du:dateUtc="2026-05-21T02:55:00Z"/>
                <w:rFonts w:eastAsia="DengXian"/>
                <w:color w:val="000000"/>
              </w:rPr>
            </w:pPr>
            <w:ins w:id="6508" w:author="Haiyang Liu" w:date="2026-05-21T09:55:00Z" w16du:dateUtc="2026-05-21T02:55:00Z">
              <w:r w:rsidRPr="00172734">
                <w:rPr>
                  <w:rFonts w:eastAsia="DengXian"/>
                  <w:color w:val="000000"/>
                </w:rPr>
                <w:t>.021</w:t>
              </w:r>
            </w:ins>
          </w:p>
        </w:tc>
        <w:tc>
          <w:tcPr>
            <w:tcW w:w="559" w:type="pct"/>
            <w:tcPrChange w:id="6509" w:author="Haiyang Liu" w:date="2026-05-22T16:18:00Z" w16du:dateUtc="2026-05-22T09:18:00Z">
              <w:tcPr>
                <w:tcW w:w="630" w:type="pct"/>
                <w:gridSpan w:val="4"/>
              </w:tcPr>
            </w:tcPrChange>
          </w:tcPr>
          <w:p w14:paraId="4058ABE8" w14:textId="77777777" w:rsidR="00C20FFE" w:rsidRPr="00172734" w:rsidRDefault="00C20FFE" w:rsidP="00C20FFE">
            <w:pPr>
              <w:widowControl w:val="0"/>
              <w:autoSpaceDE w:val="0"/>
              <w:autoSpaceDN w:val="0"/>
              <w:adjustRightInd w:val="0"/>
              <w:snapToGrid w:val="0"/>
              <w:ind w:right="60"/>
              <w:jc w:val="center"/>
              <w:rPr>
                <w:ins w:id="6510" w:author="Haiyang Liu" w:date="2026-05-21T09:55:00Z" w16du:dateUtc="2026-05-21T02:55:00Z"/>
                <w:rFonts w:eastAsia="DengXian"/>
                <w:color w:val="000000"/>
              </w:rPr>
            </w:pPr>
            <w:ins w:id="6511" w:author="Haiyang Liu" w:date="2026-05-21T09:55:00Z" w16du:dateUtc="2026-05-21T02:55:00Z">
              <w:r w:rsidRPr="00172734">
                <w:rPr>
                  <w:rFonts w:eastAsia="DengXian"/>
                  <w:color w:val="000000"/>
                </w:rPr>
                <w:t>-.334</w:t>
              </w:r>
              <w:r w:rsidRPr="00172734">
                <w:rPr>
                  <w:rFonts w:eastAsia="DengXian"/>
                  <w:color w:val="000000"/>
                  <w:vertAlign w:val="superscript"/>
                </w:rPr>
                <w:t>***</w:t>
              </w:r>
            </w:ins>
          </w:p>
        </w:tc>
        <w:tc>
          <w:tcPr>
            <w:tcW w:w="612" w:type="pct"/>
            <w:tcPrChange w:id="6512" w:author="Haiyang Liu" w:date="2026-05-22T16:18:00Z" w16du:dateUtc="2026-05-22T09:18:00Z">
              <w:tcPr>
                <w:tcW w:w="365" w:type="pct"/>
                <w:gridSpan w:val="2"/>
              </w:tcPr>
            </w:tcPrChange>
          </w:tcPr>
          <w:p w14:paraId="24C7ABF7" w14:textId="77777777" w:rsidR="00C20FFE" w:rsidRPr="00172734" w:rsidRDefault="00C20FFE" w:rsidP="00C20FFE">
            <w:pPr>
              <w:widowControl w:val="0"/>
              <w:autoSpaceDE w:val="0"/>
              <w:autoSpaceDN w:val="0"/>
              <w:adjustRightInd w:val="0"/>
              <w:snapToGrid w:val="0"/>
              <w:ind w:right="60"/>
              <w:jc w:val="center"/>
              <w:rPr>
                <w:ins w:id="6513" w:author="Haiyang Liu" w:date="2026-05-21T09:55:00Z" w16du:dateUtc="2026-05-21T02:55:00Z"/>
                <w:rFonts w:eastAsia="DengXian"/>
                <w:color w:val="000000"/>
              </w:rPr>
            </w:pPr>
            <w:ins w:id="6514" w:author="Haiyang Liu" w:date="2026-05-21T09:55:00Z" w16du:dateUtc="2026-05-21T02:55:00Z">
              <w:r w:rsidRPr="00172734">
                <w:rPr>
                  <w:rFonts w:eastAsia="DengXian"/>
                  <w:color w:val="000000"/>
                </w:rPr>
                <w:t>.032</w:t>
              </w:r>
            </w:ins>
          </w:p>
        </w:tc>
      </w:tr>
      <w:tr w:rsidR="00C20FFE" w:rsidRPr="00172734" w14:paraId="06E72BF3" w14:textId="77777777" w:rsidTr="00C20FFE">
        <w:tblPrEx>
          <w:tblPrExChange w:id="6515" w:author="Haiyang Liu" w:date="2026-05-22T16:18:00Z" w16du:dateUtc="2026-05-22T09:18:00Z">
            <w:tblPrEx>
              <w:tblW w:w="5227" w:type="pct"/>
            </w:tblPrEx>
          </w:tblPrExChange>
        </w:tblPrEx>
        <w:trPr>
          <w:gridAfter w:val="2"/>
          <w:wAfter w:w="907" w:type="pct"/>
          <w:ins w:id="6516" w:author="Haiyang Liu" w:date="2026-05-21T09:55:00Z"/>
          <w:trPrChange w:id="6517" w:author="Haiyang Liu" w:date="2026-05-22T16:18:00Z" w16du:dateUtc="2026-05-22T09:18:00Z">
            <w:trPr>
              <w:gridAfter w:val="2"/>
              <w:wAfter w:w="925" w:type="pct"/>
            </w:trPr>
          </w:trPrChange>
        </w:trPr>
        <w:tc>
          <w:tcPr>
            <w:tcW w:w="665" w:type="pct"/>
            <w:vAlign w:val="center"/>
            <w:tcPrChange w:id="6518" w:author="Haiyang Liu" w:date="2026-05-22T16:18:00Z" w16du:dateUtc="2026-05-22T09:18:00Z">
              <w:tcPr>
                <w:tcW w:w="992" w:type="pct"/>
                <w:gridSpan w:val="4"/>
                <w:vAlign w:val="center"/>
              </w:tcPr>
            </w:tcPrChange>
          </w:tcPr>
          <w:p w14:paraId="3D6C3441" w14:textId="77777777" w:rsidR="00C20FFE" w:rsidRPr="00172734" w:rsidRDefault="00C20FFE" w:rsidP="00C20FFE">
            <w:pPr>
              <w:widowControl w:val="0"/>
              <w:autoSpaceDE w:val="0"/>
              <w:autoSpaceDN w:val="0"/>
              <w:adjustRightInd w:val="0"/>
              <w:snapToGrid w:val="0"/>
              <w:ind w:right="60"/>
              <w:rPr>
                <w:ins w:id="6519" w:author="Haiyang Liu" w:date="2026-05-21T09:55:00Z" w16du:dateUtc="2026-05-21T02:55:00Z"/>
                <w:rFonts w:eastAsia="DengXian"/>
                <w:color w:val="000000"/>
              </w:rPr>
            </w:pPr>
          </w:p>
        </w:tc>
        <w:tc>
          <w:tcPr>
            <w:tcW w:w="559" w:type="pct"/>
            <w:tcPrChange w:id="6520" w:author="Haiyang Liu" w:date="2026-05-22T16:18:00Z" w16du:dateUtc="2026-05-22T09:18:00Z">
              <w:tcPr>
                <w:tcW w:w="662" w:type="pct"/>
                <w:gridSpan w:val="4"/>
              </w:tcPr>
            </w:tcPrChange>
          </w:tcPr>
          <w:p w14:paraId="7B1D66C5" w14:textId="77777777" w:rsidR="00C20FFE" w:rsidRPr="00172734" w:rsidRDefault="00C20FFE" w:rsidP="00C20FFE">
            <w:pPr>
              <w:widowControl w:val="0"/>
              <w:autoSpaceDE w:val="0"/>
              <w:autoSpaceDN w:val="0"/>
              <w:adjustRightInd w:val="0"/>
              <w:snapToGrid w:val="0"/>
              <w:ind w:right="60"/>
              <w:jc w:val="center"/>
              <w:rPr>
                <w:ins w:id="6521" w:author="Haiyang Liu" w:date="2026-05-21T09:55:00Z" w16du:dateUtc="2026-05-21T02:55:00Z"/>
                <w:rFonts w:eastAsia="DengXian"/>
                <w:color w:val="000000"/>
              </w:rPr>
            </w:pPr>
          </w:p>
        </w:tc>
        <w:tc>
          <w:tcPr>
            <w:tcW w:w="582" w:type="pct"/>
            <w:tcPrChange w:id="6522" w:author="Haiyang Liu" w:date="2026-05-22T16:18:00Z" w16du:dateUtc="2026-05-22T09:18:00Z">
              <w:tcPr>
                <w:tcW w:w="464" w:type="pct"/>
                <w:gridSpan w:val="4"/>
              </w:tcPr>
            </w:tcPrChange>
          </w:tcPr>
          <w:p w14:paraId="31FC8682" w14:textId="77777777" w:rsidR="00C20FFE" w:rsidRPr="00172734" w:rsidRDefault="00C20FFE" w:rsidP="00C20FFE">
            <w:pPr>
              <w:widowControl w:val="0"/>
              <w:autoSpaceDE w:val="0"/>
              <w:autoSpaceDN w:val="0"/>
              <w:adjustRightInd w:val="0"/>
              <w:snapToGrid w:val="0"/>
              <w:ind w:right="60"/>
              <w:jc w:val="center"/>
              <w:rPr>
                <w:ins w:id="6523" w:author="Haiyang Liu" w:date="2026-05-21T09:55:00Z" w16du:dateUtc="2026-05-21T02:55:00Z"/>
                <w:rFonts w:eastAsia="DengXian"/>
                <w:color w:val="000000"/>
              </w:rPr>
            </w:pPr>
          </w:p>
        </w:tc>
        <w:tc>
          <w:tcPr>
            <w:tcW w:w="559" w:type="pct"/>
            <w:tcPrChange w:id="6524" w:author="Haiyang Liu" w:date="2026-05-22T16:18:00Z" w16du:dateUtc="2026-05-22T09:18:00Z">
              <w:tcPr>
                <w:tcW w:w="497" w:type="pct"/>
                <w:gridSpan w:val="3"/>
              </w:tcPr>
            </w:tcPrChange>
          </w:tcPr>
          <w:p w14:paraId="3FC0F521" w14:textId="77777777" w:rsidR="00C20FFE" w:rsidRPr="00172734" w:rsidRDefault="00C20FFE" w:rsidP="00C20FFE">
            <w:pPr>
              <w:widowControl w:val="0"/>
              <w:autoSpaceDE w:val="0"/>
              <w:autoSpaceDN w:val="0"/>
              <w:adjustRightInd w:val="0"/>
              <w:snapToGrid w:val="0"/>
              <w:ind w:right="60"/>
              <w:jc w:val="center"/>
              <w:rPr>
                <w:ins w:id="6525" w:author="Haiyang Liu" w:date="2026-05-21T09:55:00Z" w16du:dateUtc="2026-05-21T02:55:00Z"/>
                <w:rFonts w:eastAsia="DengXian"/>
                <w:color w:val="000000"/>
              </w:rPr>
            </w:pPr>
          </w:p>
        </w:tc>
        <w:tc>
          <w:tcPr>
            <w:tcW w:w="559" w:type="pct"/>
            <w:tcPrChange w:id="6526" w:author="Haiyang Liu" w:date="2026-05-22T16:18:00Z" w16du:dateUtc="2026-05-22T09:18:00Z">
              <w:tcPr>
                <w:tcW w:w="465" w:type="pct"/>
                <w:gridSpan w:val="4"/>
              </w:tcPr>
            </w:tcPrChange>
          </w:tcPr>
          <w:p w14:paraId="6888CCE6" w14:textId="77777777" w:rsidR="00C20FFE" w:rsidRPr="00172734" w:rsidRDefault="00C20FFE" w:rsidP="00C20FFE">
            <w:pPr>
              <w:widowControl w:val="0"/>
              <w:autoSpaceDE w:val="0"/>
              <w:autoSpaceDN w:val="0"/>
              <w:adjustRightInd w:val="0"/>
              <w:snapToGrid w:val="0"/>
              <w:ind w:right="60"/>
              <w:jc w:val="center"/>
              <w:rPr>
                <w:ins w:id="6527" w:author="Haiyang Liu" w:date="2026-05-21T09:55:00Z" w16du:dateUtc="2026-05-21T02:55:00Z"/>
                <w:rFonts w:eastAsia="DengXian"/>
                <w:color w:val="000000"/>
              </w:rPr>
            </w:pPr>
          </w:p>
        </w:tc>
        <w:tc>
          <w:tcPr>
            <w:tcW w:w="559" w:type="pct"/>
            <w:tcPrChange w:id="6528" w:author="Haiyang Liu" w:date="2026-05-22T16:18:00Z" w16du:dateUtc="2026-05-22T09:18:00Z">
              <w:tcPr>
                <w:tcW w:w="630" w:type="pct"/>
                <w:gridSpan w:val="4"/>
              </w:tcPr>
            </w:tcPrChange>
          </w:tcPr>
          <w:p w14:paraId="6329928E" w14:textId="77777777" w:rsidR="00C20FFE" w:rsidRPr="00172734" w:rsidRDefault="00C20FFE" w:rsidP="00C20FFE">
            <w:pPr>
              <w:widowControl w:val="0"/>
              <w:autoSpaceDE w:val="0"/>
              <w:autoSpaceDN w:val="0"/>
              <w:adjustRightInd w:val="0"/>
              <w:snapToGrid w:val="0"/>
              <w:ind w:right="60"/>
              <w:jc w:val="center"/>
              <w:rPr>
                <w:ins w:id="6529" w:author="Haiyang Liu" w:date="2026-05-21T09:55:00Z" w16du:dateUtc="2026-05-21T02:55:00Z"/>
                <w:rFonts w:eastAsia="DengXian"/>
                <w:color w:val="000000"/>
              </w:rPr>
            </w:pPr>
          </w:p>
        </w:tc>
        <w:tc>
          <w:tcPr>
            <w:tcW w:w="612" w:type="pct"/>
            <w:tcPrChange w:id="6530" w:author="Haiyang Liu" w:date="2026-05-22T16:18:00Z" w16du:dateUtc="2026-05-22T09:18:00Z">
              <w:tcPr>
                <w:tcW w:w="365" w:type="pct"/>
                <w:gridSpan w:val="2"/>
              </w:tcPr>
            </w:tcPrChange>
          </w:tcPr>
          <w:p w14:paraId="4CE84D38" w14:textId="77777777" w:rsidR="00C20FFE" w:rsidRPr="00172734" w:rsidRDefault="00C20FFE" w:rsidP="00C20FFE">
            <w:pPr>
              <w:widowControl w:val="0"/>
              <w:autoSpaceDE w:val="0"/>
              <w:autoSpaceDN w:val="0"/>
              <w:adjustRightInd w:val="0"/>
              <w:snapToGrid w:val="0"/>
              <w:ind w:right="60"/>
              <w:jc w:val="center"/>
              <w:rPr>
                <w:ins w:id="6531" w:author="Haiyang Liu" w:date="2026-05-21T09:55:00Z" w16du:dateUtc="2026-05-21T02:55:00Z"/>
                <w:rFonts w:eastAsia="DengXian"/>
                <w:color w:val="000000"/>
              </w:rPr>
            </w:pPr>
          </w:p>
        </w:tc>
      </w:tr>
      <w:tr w:rsidR="00C20FFE" w:rsidRPr="00172734" w14:paraId="2812BEC3" w14:textId="77777777" w:rsidTr="00C20FFE">
        <w:tblPrEx>
          <w:tblPrExChange w:id="6532" w:author="Haiyang Liu" w:date="2026-05-22T16:18:00Z" w16du:dateUtc="2026-05-22T09:18:00Z">
            <w:tblPrEx>
              <w:tblW w:w="5227" w:type="pct"/>
            </w:tblPrEx>
          </w:tblPrExChange>
        </w:tblPrEx>
        <w:trPr>
          <w:ins w:id="6533" w:author="Haiyang Liu" w:date="2026-05-21T09:55:00Z"/>
          <w:trPrChange w:id="6534" w:author="Haiyang Liu" w:date="2026-05-22T16:18:00Z" w16du:dateUtc="2026-05-22T09:18:00Z">
            <w:trPr>
              <w:gridAfter w:val="0"/>
            </w:trPr>
          </w:trPrChange>
        </w:trPr>
        <w:tc>
          <w:tcPr>
            <w:tcW w:w="665" w:type="pct"/>
            <w:vAlign w:val="center"/>
            <w:tcPrChange w:id="6535" w:author="Haiyang Liu" w:date="2026-05-22T16:18:00Z" w16du:dateUtc="2026-05-22T09:18:00Z">
              <w:tcPr>
                <w:tcW w:w="992" w:type="pct"/>
                <w:gridSpan w:val="4"/>
                <w:vAlign w:val="center"/>
              </w:tcPr>
            </w:tcPrChange>
          </w:tcPr>
          <w:p w14:paraId="6D8DAB24" w14:textId="77777777" w:rsidR="00C20FFE" w:rsidRPr="00172734" w:rsidRDefault="00C20FFE" w:rsidP="00C20FFE">
            <w:pPr>
              <w:widowControl w:val="0"/>
              <w:autoSpaceDE w:val="0"/>
              <w:autoSpaceDN w:val="0"/>
              <w:adjustRightInd w:val="0"/>
              <w:snapToGrid w:val="0"/>
              <w:ind w:right="60"/>
              <w:rPr>
                <w:ins w:id="6536" w:author="Haiyang Liu" w:date="2026-05-21T09:55:00Z" w16du:dateUtc="2026-05-21T02:55:00Z"/>
                <w:rFonts w:eastAsia="DengXian"/>
                <w:color w:val="000000"/>
              </w:rPr>
            </w:pPr>
          </w:p>
        </w:tc>
        <w:tc>
          <w:tcPr>
            <w:tcW w:w="1140" w:type="pct"/>
            <w:gridSpan w:val="2"/>
            <w:tcBorders>
              <w:bottom w:val="single" w:sz="4" w:space="0" w:color="auto"/>
            </w:tcBorders>
            <w:tcPrChange w:id="6537" w:author="Haiyang Liu" w:date="2026-05-22T16:18:00Z" w16du:dateUtc="2026-05-22T09:18:00Z">
              <w:tcPr>
                <w:tcW w:w="1126" w:type="pct"/>
                <w:gridSpan w:val="8"/>
                <w:tcBorders>
                  <w:bottom w:val="single" w:sz="4" w:space="0" w:color="auto"/>
                </w:tcBorders>
              </w:tcPr>
            </w:tcPrChange>
          </w:tcPr>
          <w:p w14:paraId="6EEB882D" w14:textId="77777777" w:rsidR="00C20FFE" w:rsidRPr="00172734" w:rsidRDefault="00C20FFE" w:rsidP="00C20FFE">
            <w:pPr>
              <w:widowControl w:val="0"/>
              <w:autoSpaceDE w:val="0"/>
              <w:autoSpaceDN w:val="0"/>
              <w:adjustRightInd w:val="0"/>
              <w:snapToGrid w:val="0"/>
              <w:ind w:right="60"/>
              <w:jc w:val="center"/>
              <w:rPr>
                <w:ins w:id="6538" w:author="Haiyang Liu" w:date="2026-05-21T09:55:00Z" w16du:dateUtc="2026-05-21T02:55:00Z"/>
                <w:rFonts w:eastAsia="DengXian"/>
                <w:color w:val="000000"/>
              </w:rPr>
            </w:pPr>
          </w:p>
        </w:tc>
        <w:tc>
          <w:tcPr>
            <w:tcW w:w="1117" w:type="pct"/>
            <w:gridSpan w:val="2"/>
            <w:tcBorders>
              <w:bottom w:val="single" w:sz="4" w:space="0" w:color="auto"/>
            </w:tcBorders>
            <w:tcPrChange w:id="6539" w:author="Haiyang Liu" w:date="2026-05-22T16:18:00Z" w16du:dateUtc="2026-05-22T09:18:00Z">
              <w:tcPr>
                <w:tcW w:w="962" w:type="pct"/>
                <w:gridSpan w:val="7"/>
                <w:tcBorders>
                  <w:bottom w:val="single" w:sz="4" w:space="0" w:color="auto"/>
                </w:tcBorders>
              </w:tcPr>
            </w:tcPrChange>
          </w:tcPr>
          <w:p w14:paraId="5CD4092D" w14:textId="77777777" w:rsidR="00C20FFE" w:rsidRPr="00172734" w:rsidRDefault="00C20FFE" w:rsidP="00C20FFE">
            <w:pPr>
              <w:widowControl w:val="0"/>
              <w:autoSpaceDE w:val="0"/>
              <w:autoSpaceDN w:val="0"/>
              <w:adjustRightInd w:val="0"/>
              <w:snapToGrid w:val="0"/>
              <w:ind w:right="60"/>
              <w:jc w:val="center"/>
              <w:rPr>
                <w:ins w:id="6540" w:author="Haiyang Liu" w:date="2026-05-21T09:55:00Z" w16du:dateUtc="2026-05-21T02:55:00Z"/>
                <w:rFonts w:eastAsia="DengXian"/>
                <w:color w:val="000000"/>
              </w:rPr>
            </w:pPr>
          </w:p>
        </w:tc>
        <w:tc>
          <w:tcPr>
            <w:tcW w:w="1171" w:type="pct"/>
            <w:gridSpan w:val="2"/>
            <w:tcBorders>
              <w:bottom w:val="single" w:sz="4" w:space="0" w:color="auto"/>
            </w:tcBorders>
            <w:tcPrChange w:id="6541" w:author="Haiyang Liu" w:date="2026-05-22T16:18:00Z" w16du:dateUtc="2026-05-22T09:18:00Z">
              <w:tcPr>
                <w:tcW w:w="995" w:type="pct"/>
                <w:gridSpan w:val="6"/>
                <w:tcBorders>
                  <w:bottom w:val="single" w:sz="4" w:space="0" w:color="auto"/>
                </w:tcBorders>
              </w:tcPr>
            </w:tcPrChange>
          </w:tcPr>
          <w:p w14:paraId="4D70F3AA" w14:textId="77777777" w:rsidR="00C20FFE" w:rsidRPr="00172734" w:rsidRDefault="00C20FFE" w:rsidP="00C20FFE">
            <w:pPr>
              <w:widowControl w:val="0"/>
              <w:autoSpaceDE w:val="0"/>
              <w:autoSpaceDN w:val="0"/>
              <w:adjustRightInd w:val="0"/>
              <w:snapToGrid w:val="0"/>
              <w:ind w:right="60"/>
              <w:jc w:val="center"/>
              <w:rPr>
                <w:ins w:id="6542" w:author="Haiyang Liu" w:date="2026-05-21T09:55:00Z" w16du:dateUtc="2026-05-21T02:55:00Z"/>
                <w:rFonts w:eastAsia="DengXian"/>
                <w:color w:val="000000"/>
              </w:rPr>
            </w:pPr>
          </w:p>
        </w:tc>
        <w:tc>
          <w:tcPr>
            <w:tcW w:w="907" w:type="pct"/>
            <w:gridSpan w:val="2"/>
            <w:tcBorders>
              <w:bottom w:val="single" w:sz="4" w:space="0" w:color="auto"/>
            </w:tcBorders>
            <w:tcPrChange w:id="6543" w:author="Haiyang Liu" w:date="2026-05-22T16:18:00Z" w16du:dateUtc="2026-05-22T09:18:00Z">
              <w:tcPr>
                <w:tcW w:w="925" w:type="pct"/>
                <w:gridSpan w:val="6"/>
                <w:tcBorders>
                  <w:bottom w:val="single" w:sz="4" w:space="0" w:color="auto"/>
                </w:tcBorders>
              </w:tcPr>
            </w:tcPrChange>
          </w:tcPr>
          <w:p w14:paraId="0140A551" w14:textId="77777777" w:rsidR="00C20FFE" w:rsidRPr="00172734" w:rsidRDefault="00C20FFE" w:rsidP="00C20FFE">
            <w:pPr>
              <w:widowControl w:val="0"/>
              <w:autoSpaceDE w:val="0"/>
              <w:autoSpaceDN w:val="0"/>
              <w:adjustRightInd w:val="0"/>
              <w:snapToGrid w:val="0"/>
              <w:ind w:right="60"/>
              <w:jc w:val="center"/>
              <w:rPr>
                <w:ins w:id="6544" w:author="Haiyang Liu" w:date="2026-05-21T09:55:00Z" w16du:dateUtc="2026-05-21T02:55:00Z"/>
                <w:rFonts w:eastAsia="DengXian"/>
                <w:color w:val="000000"/>
              </w:rPr>
            </w:pPr>
          </w:p>
        </w:tc>
      </w:tr>
      <w:tr w:rsidR="00C20FFE" w:rsidRPr="00172734" w14:paraId="56FEA613" w14:textId="77777777" w:rsidTr="00C20FFE">
        <w:tblPrEx>
          <w:tblPrExChange w:id="6545" w:author="Haiyang Liu" w:date="2026-05-22T16:18:00Z" w16du:dateUtc="2026-05-22T09:18:00Z">
            <w:tblPrEx>
              <w:tblW w:w="5227" w:type="pct"/>
            </w:tblPrEx>
          </w:tblPrExChange>
        </w:tblPrEx>
        <w:trPr>
          <w:ins w:id="6546" w:author="Haiyang Liu" w:date="2026-05-21T09:55:00Z"/>
          <w:trPrChange w:id="6547" w:author="Haiyang Liu" w:date="2026-05-22T16:18:00Z" w16du:dateUtc="2026-05-22T09:18:00Z">
            <w:trPr>
              <w:gridAfter w:val="0"/>
            </w:trPr>
          </w:trPrChange>
        </w:trPr>
        <w:tc>
          <w:tcPr>
            <w:tcW w:w="665" w:type="pct"/>
            <w:vAlign w:val="center"/>
            <w:tcPrChange w:id="6548" w:author="Haiyang Liu" w:date="2026-05-22T16:18:00Z" w16du:dateUtc="2026-05-22T09:18:00Z">
              <w:tcPr>
                <w:tcW w:w="992" w:type="pct"/>
                <w:gridSpan w:val="4"/>
                <w:vAlign w:val="center"/>
              </w:tcPr>
            </w:tcPrChange>
          </w:tcPr>
          <w:p w14:paraId="722D0A5E" w14:textId="77777777" w:rsidR="00C20FFE" w:rsidRPr="00172734" w:rsidRDefault="00C20FFE" w:rsidP="00C20FFE">
            <w:pPr>
              <w:widowControl w:val="0"/>
              <w:autoSpaceDE w:val="0"/>
              <w:autoSpaceDN w:val="0"/>
              <w:adjustRightInd w:val="0"/>
              <w:snapToGrid w:val="0"/>
              <w:ind w:right="60"/>
              <w:rPr>
                <w:ins w:id="6549" w:author="Haiyang Liu" w:date="2026-05-21T09:55:00Z" w16du:dateUtc="2026-05-21T02:55:00Z"/>
                <w:rFonts w:eastAsia="DengXian"/>
                <w:color w:val="000000"/>
              </w:rPr>
            </w:pPr>
          </w:p>
        </w:tc>
        <w:tc>
          <w:tcPr>
            <w:tcW w:w="1140" w:type="pct"/>
            <w:gridSpan w:val="2"/>
            <w:tcBorders>
              <w:top w:val="single" w:sz="4" w:space="0" w:color="auto"/>
              <w:bottom w:val="single" w:sz="4" w:space="0" w:color="auto"/>
            </w:tcBorders>
            <w:tcPrChange w:id="6550" w:author="Haiyang Liu" w:date="2026-05-22T16:18:00Z" w16du:dateUtc="2026-05-22T09:18:00Z">
              <w:tcPr>
                <w:tcW w:w="1126" w:type="pct"/>
                <w:gridSpan w:val="8"/>
                <w:tcBorders>
                  <w:top w:val="single" w:sz="4" w:space="0" w:color="auto"/>
                  <w:bottom w:val="single" w:sz="4" w:space="0" w:color="auto"/>
                </w:tcBorders>
              </w:tcPr>
            </w:tcPrChange>
          </w:tcPr>
          <w:p w14:paraId="44F3A116" w14:textId="77777777" w:rsidR="00C20FFE" w:rsidRPr="00172734" w:rsidRDefault="00C20FFE" w:rsidP="00C20FFE">
            <w:pPr>
              <w:widowControl w:val="0"/>
              <w:autoSpaceDE w:val="0"/>
              <w:autoSpaceDN w:val="0"/>
              <w:adjustRightInd w:val="0"/>
              <w:snapToGrid w:val="0"/>
              <w:ind w:right="60"/>
              <w:jc w:val="center"/>
              <w:rPr>
                <w:ins w:id="6551" w:author="Haiyang Liu" w:date="2026-05-21T09:55:00Z" w16du:dateUtc="2026-05-21T02:55:00Z"/>
                <w:rFonts w:eastAsia="DengXian"/>
                <w:color w:val="000000"/>
              </w:rPr>
            </w:pPr>
            <w:ins w:id="6552" w:author="Haiyang Liu" w:date="2026-05-21T09:55:00Z" w16du:dateUtc="2026-05-21T02:55:00Z">
              <w:r w:rsidRPr="00172734">
                <w:rPr>
                  <w:rFonts w:eastAsia="DengXian"/>
                  <w:color w:val="000000"/>
                </w:rPr>
                <w:t>T1</w:t>
              </w:r>
            </w:ins>
          </w:p>
        </w:tc>
        <w:tc>
          <w:tcPr>
            <w:tcW w:w="1117" w:type="pct"/>
            <w:gridSpan w:val="2"/>
            <w:tcBorders>
              <w:top w:val="single" w:sz="4" w:space="0" w:color="auto"/>
              <w:bottom w:val="single" w:sz="4" w:space="0" w:color="auto"/>
            </w:tcBorders>
            <w:tcPrChange w:id="6553" w:author="Haiyang Liu" w:date="2026-05-22T16:18:00Z" w16du:dateUtc="2026-05-22T09:18:00Z">
              <w:tcPr>
                <w:tcW w:w="962" w:type="pct"/>
                <w:gridSpan w:val="7"/>
                <w:tcBorders>
                  <w:top w:val="single" w:sz="4" w:space="0" w:color="auto"/>
                  <w:bottom w:val="single" w:sz="4" w:space="0" w:color="auto"/>
                </w:tcBorders>
              </w:tcPr>
            </w:tcPrChange>
          </w:tcPr>
          <w:p w14:paraId="51779E7C" w14:textId="77777777" w:rsidR="00C20FFE" w:rsidRPr="00172734" w:rsidRDefault="00C20FFE" w:rsidP="00C20FFE">
            <w:pPr>
              <w:widowControl w:val="0"/>
              <w:autoSpaceDE w:val="0"/>
              <w:autoSpaceDN w:val="0"/>
              <w:adjustRightInd w:val="0"/>
              <w:snapToGrid w:val="0"/>
              <w:ind w:right="60"/>
              <w:jc w:val="center"/>
              <w:rPr>
                <w:ins w:id="6554" w:author="Haiyang Liu" w:date="2026-05-21T09:55:00Z" w16du:dateUtc="2026-05-21T02:55:00Z"/>
                <w:rFonts w:eastAsia="DengXian"/>
                <w:color w:val="000000"/>
              </w:rPr>
            </w:pPr>
            <w:ins w:id="6555" w:author="Haiyang Liu" w:date="2026-05-21T09:55:00Z" w16du:dateUtc="2026-05-21T02:55:00Z">
              <w:r w:rsidRPr="00172734">
                <w:rPr>
                  <w:rFonts w:eastAsia="DengXian"/>
                  <w:color w:val="000000"/>
                </w:rPr>
                <w:t>T2</w:t>
              </w:r>
            </w:ins>
          </w:p>
        </w:tc>
        <w:tc>
          <w:tcPr>
            <w:tcW w:w="1171" w:type="pct"/>
            <w:gridSpan w:val="2"/>
            <w:tcBorders>
              <w:top w:val="single" w:sz="4" w:space="0" w:color="auto"/>
              <w:bottom w:val="single" w:sz="4" w:space="0" w:color="auto"/>
            </w:tcBorders>
            <w:tcPrChange w:id="6556" w:author="Haiyang Liu" w:date="2026-05-22T16:18:00Z" w16du:dateUtc="2026-05-22T09:18:00Z">
              <w:tcPr>
                <w:tcW w:w="995" w:type="pct"/>
                <w:gridSpan w:val="6"/>
                <w:tcBorders>
                  <w:top w:val="single" w:sz="4" w:space="0" w:color="auto"/>
                  <w:bottom w:val="single" w:sz="4" w:space="0" w:color="auto"/>
                </w:tcBorders>
              </w:tcPr>
            </w:tcPrChange>
          </w:tcPr>
          <w:p w14:paraId="7507DE8C" w14:textId="77777777" w:rsidR="00C20FFE" w:rsidRPr="00172734" w:rsidRDefault="00C20FFE" w:rsidP="00C20FFE">
            <w:pPr>
              <w:widowControl w:val="0"/>
              <w:autoSpaceDE w:val="0"/>
              <w:autoSpaceDN w:val="0"/>
              <w:adjustRightInd w:val="0"/>
              <w:snapToGrid w:val="0"/>
              <w:ind w:right="60"/>
              <w:jc w:val="center"/>
              <w:rPr>
                <w:ins w:id="6557" w:author="Haiyang Liu" w:date="2026-05-21T09:55:00Z" w16du:dateUtc="2026-05-21T02:55:00Z"/>
                <w:rFonts w:eastAsia="DengXian"/>
                <w:color w:val="000000"/>
              </w:rPr>
            </w:pPr>
            <w:ins w:id="6558" w:author="Haiyang Liu" w:date="2026-05-21T09:55:00Z" w16du:dateUtc="2026-05-21T02:55:00Z">
              <w:r w:rsidRPr="00172734">
                <w:rPr>
                  <w:rFonts w:eastAsia="DengXian"/>
                  <w:color w:val="000000"/>
                </w:rPr>
                <w:t>T3</w:t>
              </w:r>
            </w:ins>
          </w:p>
        </w:tc>
        <w:tc>
          <w:tcPr>
            <w:tcW w:w="907" w:type="pct"/>
            <w:gridSpan w:val="2"/>
            <w:tcBorders>
              <w:top w:val="single" w:sz="4" w:space="0" w:color="auto"/>
              <w:bottom w:val="single" w:sz="4" w:space="0" w:color="auto"/>
            </w:tcBorders>
            <w:tcPrChange w:id="6559" w:author="Haiyang Liu" w:date="2026-05-22T16:18:00Z" w16du:dateUtc="2026-05-22T09:18:00Z">
              <w:tcPr>
                <w:tcW w:w="925" w:type="pct"/>
                <w:gridSpan w:val="6"/>
                <w:tcBorders>
                  <w:top w:val="single" w:sz="4" w:space="0" w:color="auto"/>
                  <w:bottom w:val="single" w:sz="4" w:space="0" w:color="auto"/>
                </w:tcBorders>
              </w:tcPr>
            </w:tcPrChange>
          </w:tcPr>
          <w:p w14:paraId="49F1A974" w14:textId="77777777" w:rsidR="00C20FFE" w:rsidRPr="00172734" w:rsidRDefault="00C20FFE" w:rsidP="00C20FFE">
            <w:pPr>
              <w:widowControl w:val="0"/>
              <w:autoSpaceDE w:val="0"/>
              <w:autoSpaceDN w:val="0"/>
              <w:adjustRightInd w:val="0"/>
              <w:snapToGrid w:val="0"/>
              <w:ind w:right="60"/>
              <w:jc w:val="center"/>
              <w:rPr>
                <w:ins w:id="6560" w:author="Haiyang Liu" w:date="2026-05-21T09:55:00Z" w16du:dateUtc="2026-05-21T02:55:00Z"/>
                <w:rFonts w:eastAsia="DengXian"/>
                <w:color w:val="000000"/>
              </w:rPr>
            </w:pPr>
            <w:ins w:id="6561" w:author="Haiyang Liu" w:date="2026-05-21T09:55:00Z" w16du:dateUtc="2026-05-21T02:55:00Z">
              <w:r w:rsidRPr="00172734">
                <w:rPr>
                  <w:rFonts w:eastAsia="DengXian"/>
                  <w:color w:val="000000"/>
                </w:rPr>
                <w:t>T4</w:t>
              </w:r>
            </w:ins>
          </w:p>
        </w:tc>
      </w:tr>
      <w:tr w:rsidR="00C20FFE" w:rsidRPr="00172734" w14:paraId="40F6D57E" w14:textId="77777777" w:rsidTr="00C20FFE">
        <w:tblPrEx>
          <w:tblPrExChange w:id="6562" w:author="Haiyang Liu" w:date="2026-05-22T16:18:00Z" w16du:dateUtc="2026-05-22T09:18:00Z">
            <w:tblPrEx>
              <w:tblW w:w="5227" w:type="pct"/>
            </w:tblPrEx>
          </w:tblPrExChange>
        </w:tblPrEx>
        <w:trPr>
          <w:ins w:id="6563" w:author="Haiyang Liu" w:date="2026-05-21T09:55:00Z"/>
          <w:trPrChange w:id="6564" w:author="Haiyang Liu" w:date="2026-05-22T16:18:00Z" w16du:dateUtc="2026-05-22T09:18:00Z">
            <w:trPr>
              <w:gridAfter w:val="0"/>
            </w:trPr>
          </w:trPrChange>
        </w:trPr>
        <w:tc>
          <w:tcPr>
            <w:tcW w:w="665" w:type="pct"/>
            <w:vMerge w:val="restart"/>
            <w:vAlign w:val="center"/>
            <w:tcPrChange w:id="6565" w:author="Haiyang Liu" w:date="2026-05-22T16:18:00Z" w16du:dateUtc="2026-05-22T09:18:00Z">
              <w:tcPr>
                <w:tcW w:w="992" w:type="pct"/>
                <w:gridSpan w:val="4"/>
                <w:vMerge w:val="restart"/>
                <w:vAlign w:val="center"/>
              </w:tcPr>
            </w:tcPrChange>
          </w:tcPr>
          <w:p w14:paraId="02360611" w14:textId="77777777" w:rsidR="00C20FFE" w:rsidRPr="00172734" w:rsidRDefault="00C20FFE" w:rsidP="00C20FFE">
            <w:pPr>
              <w:widowControl w:val="0"/>
              <w:autoSpaceDE w:val="0"/>
              <w:autoSpaceDN w:val="0"/>
              <w:adjustRightInd w:val="0"/>
              <w:snapToGrid w:val="0"/>
              <w:ind w:right="60"/>
              <w:rPr>
                <w:ins w:id="6566" w:author="Haiyang Liu" w:date="2026-05-21T09:55:00Z" w16du:dateUtc="2026-05-21T02:55:00Z"/>
                <w:rFonts w:eastAsia="DengXian"/>
                <w:color w:val="000000"/>
              </w:rPr>
            </w:pPr>
            <w:ins w:id="6567" w:author="Haiyang Liu" w:date="2026-05-21T09:55:00Z" w16du:dateUtc="2026-05-21T02:55:00Z">
              <w:r w:rsidRPr="00172734">
                <w:rPr>
                  <w:rFonts w:eastAsia="DengXian"/>
                  <w:color w:val="000000"/>
                </w:rPr>
                <w:t>Simple slope</w:t>
              </w:r>
            </w:ins>
          </w:p>
        </w:tc>
        <w:tc>
          <w:tcPr>
            <w:tcW w:w="559" w:type="pct"/>
            <w:tcBorders>
              <w:top w:val="single" w:sz="4" w:space="0" w:color="auto"/>
            </w:tcBorders>
            <w:tcPrChange w:id="6568" w:author="Haiyang Liu" w:date="2026-05-22T16:18:00Z" w16du:dateUtc="2026-05-22T09:18:00Z">
              <w:tcPr>
                <w:tcW w:w="662" w:type="pct"/>
                <w:gridSpan w:val="4"/>
                <w:tcBorders>
                  <w:top w:val="single" w:sz="4" w:space="0" w:color="auto"/>
                </w:tcBorders>
              </w:tcPr>
            </w:tcPrChange>
          </w:tcPr>
          <w:p w14:paraId="6D936183" w14:textId="5B88ECD6" w:rsidR="00C20FFE" w:rsidRPr="00172734" w:rsidRDefault="00C20FFE" w:rsidP="00C20FFE">
            <w:pPr>
              <w:widowControl w:val="0"/>
              <w:autoSpaceDE w:val="0"/>
              <w:autoSpaceDN w:val="0"/>
              <w:adjustRightInd w:val="0"/>
              <w:snapToGrid w:val="0"/>
              <w:ind w:right="60"/>
              <w:jc w:val="center"/>
              <w:rPr>
                <w:ins w:id="6569" w:author="Haiyang Liu" w:date="2026-05-21T09:55:00Z" w16du:dateUtc="2026-05-21T02:55:00Z"/>
                <w:rFonts w:eastAsia="DengXian"/>
                <w:color w:val="000000"/>
              </w:rPr>
            </w:pPr>
            <w:ins w:id="6570" w:author="Haiyang Liu" w:date="2026-05-22T16:21:00Z" w16du:dateUtc="2026-05-22T09:21:00Z">
              <w:r>
                <w:rPr>
                  <w:rFonts w:eastAsia="DengXian"/>
                  <w:color w:val="000000"/>
                </w:rPr>
                <w:t>Estimate</w:t>
              </w:r>
            </w:ins>
          </w:p>
        </w:tc>
        <w:tc>
          <w:tcPr>
            <w:tcW w:w="582" w:type="pct"/>
            <w:tcBorders>
              <w:top w:val="single" w:sz="4" w:space="0" w:color="auto"/>
            </w:tcBorders>
            <w:tcPrChange w:id="6571" w:author="Haiyang Liu" w:date="2026-05-22T16:18:00Z" w16du:dateUtc="2026-05-22T09:18:00Z">
              <w:tcPr>
                <w:tcW w:w="464" w:type="pct"/>
                <w:gridSpan w:val="4"/>
                <w:tcBorders>
                  <w:top w:val="single" w:sz="4" w:space="0" w:color="auto"/>
                </w:tcBorders>
              </w:tcPr>
            </w:tcPrChange>
          </w:tcPr>
          <w:p w14:paraId="4A10C64B" w14:textId="77777777" w:rsidR="00C20FFE" w:rsidRPr="00172734" w:rsidRDefault="00C20FFE" w:rsidP="00C20FFE">
            <w:pPr>
              <w:widowControl w:val="0"/>
              <w:autoSpaceDE w:val="0"/>
              <w:autoSpaceDN w:val="0"/>
              <w:adjustRightInd w:val="0"/>
              <w:snapToGrid w:val="0"/>
              <w:ind w:right="60"/>
              <w:jc w:val="center"/>
              <w:rPr>
                <w:ins w:id="6572" w:author="Haiyang Liu" w:date="2026-05-21T09:55:00Z" w16du:dateUtc="2026-05-21T02:55:00Z"/>
                <w:rFonts w:eastAsia="DengXian"/>
                <w:color w:val="000000"/>
              </w:rPr>
            </w:pPr>
            <w:ins w:id="6573" w:author="Haiyang Liu" w:date="2026-05-21T09:55:00Z" w16du:dateUtc="2026-05-21T02:55:00Z">
              <w:r w:rsidRPr="00172734">
                <w:rPr>
                  <w:rFonts w:eastAsia="DengXian"/>
                  <w:color w:val="000000"/>
                </w:rPr>
                <w:t>SE</w:t>
              </w:r>
            </w:ins>
          </w:p>
        </w:tc>
        <w:tc>
          <w:tcPr>
            <w:tcW w:w="559" w:type="pct"/>
            <w:tcBorders>
              <w:top w:val="single" w:sz="4" w:space="0" w:color="auto"/>
            </w:tcBorders>
            <w:tcPrChange w:id="6574" w:author="Haiyang Liu" w:date="2026-05-22T16:18:00Z" w16du:dateUtc="2026-05-22T09:18:00Z">
              <w:tcPr>
                <w:tcW w:w="497" w:type="pct"/>
                <w:gridSpan w:val="3"/>
                <w:tcBorders>
                  <w:top w:val="single" w:sz="4" w:space="0" w:color="auto"/>
                </w:tcBorders>
              </w:tcPr>
            </w:tcPrChange>
          </w:tcPr>
          <w:p w14:paraId="009404A4" w14:textId="067B84DD" w:rsidR="00C20FFE" w:rsidRPr="00172734" w:rsidRDefault="00C20FFE" w:rsidP="00C20FFE">
            <w:pPr>
              <w:widowControl w:val="0"/>
              <w:autoSpaceDE w:val="0"/>
              <w:autoSpaceDN w:val="0"/>
              <w:adjustRightInd w:val="0"/>
              <w:snapToGrid w:val="0"/>
              <w:ind w:right="60"/>
              <w:jc w:val="center"/>
              <w:rPr>
                <w:ins w:id="6575" w:author="Haiyang Liu" w:date="2026-05-21T09:55:00Z" w16du:dateUtc="2026-05-21T02:55:00Z"/>
                <w:rFonts w:eastAsia="DengXian"/>
                <w:color w:val="000000"/>
              </w:rPr>
            </w:pPr>
            <w:ins w:id="6576" w:author="Haiyang Liu" w:date="2026-05-22T16:21:00Z" w16du:dateUtc="2026-05-22T09:21:00Z">
              <w:r>
                <w:rPr>
                  <w:rFonts w:eastAsia="DengXian"/>
                  <w:color w:val="000000"/>
                </w:rPr>
                <w:t>Estimate</w:t>
              </w:r>
            </w:ins>
          </w:p>
        </w:tc>
        <w:tc>
          <w:tcPr>
            <w:tcW w:w="559" w:type="pct"/>
            <w:tcBorders>
              <w:top w:val="single" w:sz="4" w:space="0" w:color="auto"/>
            </w:tcBorders>
            <w:tcPrChange w:id="6577" w:author="Haiyang Liu" w:date="2026-05-22T16:18:00Z" w16du:dateUtc="2026-05-22T09:18:00Z">
              <w:tcPr>
                <w:tcW w:w="465" w:type="pct"/>
                <w:gridSpan w:val="4"/>
                <w:tcBorders>
                  <w:top w:val="single" w:sz="4" w:space="0" w:color="auto"/>
                </w:tcBorders>
              </w:tcPr>
            </w:tcPrChange>
          </w:tcPr>
          <w:p w14:paraId="4982AF71" w14:textId="77777777" w:rsidR="00C20FFE" w:rsidRPr="00172734" w:rsidRDefault="00C20FFE" w:rsidP="00C20FFE">
            <w:pPr>
              <w:widowControl w:val="0"/>
              <w:autoSpaceDE w:val="0"/>
              <w:autoSpaceDN w:val="0"/>
              <w:adjustRightInd w:val="0"/>
              <w:snapToGrid w:val="0"/>
              <w:ind w:right="60"/>
              <w:jc w:val="center"/>
              <w:rPr>
                <w:ins w:id="6578" w:author="Haiyang Liu" w:date="2026-05-21T09:55:00Z" w16du:dateUtc="2026-05-21T02:55:00Z"/>
                <w:rFonts w:eastAsia="DengXian"/>
                <w:color w:val="000000"/>
              </w:rPr>
            </w:pPr>
            <w:ins w:id="6579" w:author="Haiyang Liu" w:date="2026-05-21T09:55:00Z" w16du:dateUtc="2026-05-21T02:55:00Z">
              <w:r w:rsidRPr="00172734">
                <w:rPr>
                  <w:rFonts w:eastAsia="DengXian"/>
                  <w:color w:val="000000"/>
                </w:rPr>
                <w:t>SE</w:t>
              </w:r>
            </w:ins>
          </w:p>
        </w:tc>
        <w:tc>
          <w:tcPr>
            <w:tcW w:w="559" w:type="pct"/>
            <w:tcBorders>
              <w:top w:val="single" w:sz="4" w:space="0" w:color="auto"/>
            </w:tcBorders>
            <w:tcPrChange w:id="6580" w:author="Haiyang Liu" w:date="2026-05-22T16:18:00Z" w16du:dateUtc="2026-05-22T09:18:00Z">
              <w:tcPr>
                <w:tcW w:w="630" w:type="pct"/>
                <w:gridSpan w:val="4"/>
                <w:tcBorders>
                  <w:top w:val="single" w:sz="4" w:space="0" w:color="auto"/>
                </w:tcBorders>
              </w:tcPr>
            </w:tcPrChange>
          </w:tcPr>
          <w:p w14:paraId="35914DCE" w14:textId="14BDADD1" w:rsidR="00C20FFE" w:rsidRPr="00172734" w:rsidRDefault="00C20FFE" w:rsidP="00C20FFE">
            <w:pPr>
              <w:widowControl w:val="0"/>
              <w:autoSpaceDE w:val="0"/>
              <w:autoSpaceDN w:val="0"/>
              <w:adjustRightInd w:val="0"/>
              <w:snapToGrid w:val="0"/>
              <w:ind w:right="60"/>
              <w:jc w:val="center"/>
              <w:rPr>
                <w:ins w:id="6581" w:author="Haiyang Liu" w:date="2026-05-21T09:55:00Z" w16du:dateUtc="2026-05-21T02:55:00Z"/>
                <w:rFonts w:eastAsia="DengXian"/>
                <w:color w:val="000000"/>
              </w:rPr>
            </w:pPr>
            <w:ins w:id="6582" w:author="Haiyang Liu" w:date="2026-05-22T16:22:00Z" w16du:dateUtc="2026-05-22T09:22:00Z">
              <w:r>
                <w:rPr>
                  <w:rFonts w:eastAsia="DengXian"/>
                  <w:color w:val="000000"/>
                </w:rPr>
                <w:t>Estimate</w:t>
              </w:r>
            </w:ins>
          </w:p>
        </w:tc>
        <w:tc>
          <w:tcPr>
            <w:tcW w:w="612" w:type="pct"/>
            <w:tcBorders>
              <w:top w:val="single" w:sz="4" w:space="0" w:color="auto"/>
            </w:tcBorders>
            <w:tcPrChange w:id="6583" w:author="Haiyang Liu" w:date="2026-05-22T16:18:00Z" w16du:dateUtc="2026-05-22T09:18:00Z">
              <w:tcPr>
                <w:tcW w:w="365" w:type="pct"/>
                <w:gridSpan w:val="2"/>
                <w:tcBorders>
                  <w:top w:val="single" w:sz="4" w:space="0" w:color="auto"/>
                </w:tcBorders>
              </w:tcPr>
            </w:tcPrChange>
          </w:tcPr>
          <w:p w14:paraId="2262AF48" w14:textId="77777777" w:rsidR="00C20FFE" w:rsidRPr="00172734" w:rsidRDefault="00C20FFE" w:rsidP="00C20FFE">
            <w:pPr>
              <w:widowControl w:val="0"/>
              <w:autoSpaceDE w:val="0"/>
              <w:autoSpaceDN w:val="0"/>
              <w:adjustRightInd w:val="0"/>
              <w:snapToGrid w:val="0"/>
              <w:ind w:right="60"/>
              <w:jc w:val="center"/>
              <w:rPr>
                <w:ins w:id="6584" w:author="Haiyang Liu" w:date="2026-05-21T09:55:00Z" w16du:dateUtc="2026-05-21T02:55:00Z"/>
                <w:rFonts w:eastAsia="DengXian"/>
                <w:color w:val="000000"/>
              </w:rPr>
            </w:pPr>
            <w:ins w:id="6585" w:author="Haiyang Liu" w:date="2026-05-21T09:55:00Z" w16du:dateUtc="2026-05-21T02:55:00Z">
              <w:r w:rsidRPr="00172734">
                <w:rPr>
                  <w:rFonts w:eastAsia="DengXian"/>
                  <w:color w:val="000000"/>
                </w:rPr>
                <w:t>SE</w:t>
              </w:r>
            </w:ins>
          </w:p>
        </w:tc>
        <w:tc>
          <w:tcPr>
            <w:tcW w:w="559" w:type="pct"/>
            <w:tcBorders>
              <w:top w:val="single" w:sz="4" w:space="0" w:color="auto"/>
            </w:tcBorders>
            <w:tcPrChange w:id="6586" w:author="Haiyang Liu" w:date="2026-05-22T16:18:00Z" w16du:dateUtc="2026-05-22T09:18:00Z">
              <w:tcPr>
                <w:tcW w:w="431" w:type="pct"/>
                <w:gridSpan w:val="3"/>
                <w:tcBorders>
                  <w:top w:val="single" w:sz="4" w:space="0" w:color="auto"/>
                </w:tcBorders>
              </w:tcPr>
            </w:tcPrChange>
          </w:tcPr>
          <w:p w14:paraId="3EEB0FA9" w14:textId="45117C90" w:rsidR="00C20FFE" w:rsidRPr="00172734" w:rsidRDefault="00C20FFE" w:rsidP="00C20FFE">
            <w:pPr>
              <w:widowControl w:val="0"/>
              <w:autoSpaceDE w:val="0"/>
              <w:autoSpaceDN w:val="0"/>
              <w:adjustRightInd w:val="0"/>
              <w:snapToGrid w:val="0"/>
              <w:ind w:right="60"/>
              <w:jc w:val="center"/>
              <w:rPr>
                <w:ins w:id="6587" w:author="Haiyang Liu" w:date="2026-05-21T09:55:00Z" w16du:dateUtc="2026-05-21T02:55:00Z"/>
                <w:rFonts w:eastAsia="DengXian"/>
                <w:color w:val="000000"/>
              </w:rPr>
            </w:pPr>
            <w:ins w:id="6588" w:author="Haiyang Liu" w:date="2026-05-22T16:22:00Z" w16du:dateUtc="2026-05-22T09:22:00Z">
              <w:r>
                <w:rPr>
                  <w:rFonts w:eastAsia="DengXian"/>
                  <w:color w:val="000000"/>
                </w:rPr>
                <w:t>Estimate</w:t>
              </w:r>
            </w:ins>
          </w:p>
        </w:tc>
        <w:tc>
          <w:tcPr>
            <w:tcW w:w="348" w:type="pct"/>
            <w:tcBorders>
              <w:top w:val="single" w:sz="4" w:space="0" w:color="auto"/>
            </w:tcBorders>
            <w:tcPrChange w:id="6589" w:author="Haiyang Liu" w:date="2026-05-22T16:18:00Z" w16du:dateUtc="2026-05-22T09:18:00Z">
              <w:tcPr>
                <w:tcW w:w="494" w:type="pct"/>
                <w:gridSpan w:val="3"/>
                <w:tcBorders>
                  <w:top w:val="single" w:sz="4" w:space="0" w:color="auto"/>
                </w:tcBorders>
              </w:tcPr>
            </w:tcPrChange>
          </w:tcPr>
          <w:p w14:paraId="5AC48A34" w14:textId="77777777" w:rsidR="00C20FFE" w:rsidRPr="00172734" w:rsidRDefault="00C20FFE" w:rsidP="00C20FFE">
            <w:pPr>
              <w:widowControl w:val="0"/>
              <w:autoSpaceDE w:val="0"/>
              <w:autoSpaceDN w:val="0"/>
              <w:adjustRightInd w:val="0"/>
              <w:snapToGrid w:val="0"/>
              <w:ind w:right="60"/>
              <w:jc w:val="center"/>
              <w:rPr>
                <w:ins w:id="6590" w:author="Haiyang Liu" w:date="2026-05-21T09:55:00Z" w16du:dateUtc="2026-05-21T02:55:00Z"/>
                <w:rFonts w:eastAsia="DengXian"/>
                <w:color w:val="000000"/>
              </w:rPr>
            </w:pPr>
            <w:ins w:id="6591" w:author="Haiyang Liu" w:date="2026-05-21T09:55:00Z" w16du:dateUtc="2026-05-21T02:55:00Z">
              <w:r w:rsidRPr="00172734">
                <w:rPr>
                  <w:rFonts w:eastAsia="DengXian"/>
                  <w:color w:val="000000"/>
                </w:rPr>
                <w:t>SE</w:t>
              </w:r>
            </w:ins>
          </w:p>
        </w:tc>
      </w:tr>
      <w:tr w:rsidR="00C20FFE" w:rsidRPr="00172734" w14:paraId="77C37CBB" w14:textId="77777777" w:rsidTr="00C20FFE">
        <w:tblPrEx>
          <w:tblPrExChange w:id="6592" w:author="Haiyang Liu" w:date="2026-05-22T16:18:00Z" w16du:dateUtc="2026-05-22T09:18:00Z">
            <w:tblPrEx>
              <w:tblW w:w="5227" w:type="pct"/>
            </w:tblPrEx>
          </w:tblPrExChange>
        </w:tblPrEx>
        <w:trPr>
          <w:ins w:id="6593" w:author="Haiyang Liu" w:date="2026-05-21T09:55:00Z"/>
          <w:trPrChange w:id="6594" w:author="Haiyang Liu" w:date="2026-05-22T16:18:00Z" w16du:dateUtc="2026-05-22T09:18:00Z">
            <w:trPr>
              <w:gridAfter w:val="0"/>
            </w:trPr>
          </w:trPrChange>
        </w:trPr>
        <w:tc>
          <w:tcPr>
            <w:tcW w:w="665" w:type="pct"/>
            <w:vMerge/>
            <w:tcBorders>
              <w:bottom w:val="single" w:sz="4" w:space="0" w:color="auto"/>
            </w:tcBorders>
            <w:vAlign w:val="center"/>
            <w:tcPrChange w:id="6595" w:author="Haiyang Liu" w:date="2026-05-22T16:18:00Z" w16du:dateUtc="2026-05-22T09:18:00Z">
              <w:tcPr>
                <w:tcW w:w="992" w:type="pct"/>
                <w:gridSpan w:val="4"/>
                <w:vMerge/>
                <w:tcBorders>
                  <w:bottom w:val="single" w:sz="4" w:space="0" w:color="auto"/>
                </w:tcBorders>
                <w:vAlign w:val="center"/>
              </w:tcPr>
            </w:tcPrChange>
          </w:tcPr>
          <w:p w14:paraId="58690C21" w14:textId="77777777" w:rsidR="00C20FFE" w:rsidRPr="00172734" w:rsidRDefault="00C20FFE" w:rsidP="00C20FFE">
            <w:pPr>
              <w:widowControl w:val="0"/>
              <w:autoSpaceDE w:val="0"/>
              <w:autoSpaceDN w:val="0"/>
              <w:adjustRightInd w:val="0"/>
              <w:snapToGrid w:val="0"/>
              <w:ind w:right="60"/>
              <w:rPr>
                <w:ins w:id="6596" w:author="Haiyang Liu" w:date="2026-05-21T09:55:00Z" w16du:dateUtc="2026-05-21T02:55:00Z"/>
                <w:rFonts w:eastAsia="DengXian"/>
                <w:color w:val="000000"/>
              </w:rPr>
            </w:pPr>
          </w:p>
        </w:tc>
        <w:tc>
          <w:tcPr>
            <w:tcW w:w="559" w:type="pct"/>
            <w:tcBorders>
              <w:bottom w:val="single" w:sz="4" w:space="0" w:color="auto"/>
            </w:tcBorders>
            <w:tcPrChange w:id="6597" w:author="Haiyang Liu" w:date="2026-05-22T16:18:00Z" w16du:dateUtc="2026-05-22T09:18:00Z">
              <w:tcPr>
                <w:tcW w:w="662" w:type="pct"/>
                <w:gridSpan w:val="4"/>
                <w:tcBorders>
                  <w:bottom w:val="single" w:sz="4" w:space="0" w:color="auto"/>
                </w:tcBorders>
              </w:tcPr>
            </w:tcPrChange>
          </w:tcPr>
          <w:p w14:paraId="51032128" w14:textId="77777777" w:rsidR="00C20FFE" w:rsidRPr="00172734" w:rsidRDefault="00C20FFE" w:rsidP="00C20FFE">
            <w:pPr>
              <w:widowControl w:val="0"/>
              <w:autoSpaceDE w:val="0"/>
              <w:autoSpaceDN w:val="0"/>
              <w:adjustRightInd w:val="0"/>
              <w:snapToGrid w:val="0"/>
              <w:ind w:right="60"/>
              <w:jc w:val="center"/>
              <w:rPr>
                <w:ins w:id="6598" w:author="Haiyang Liu" w:date="2026-05-21T09:55:00Z" w16du:dateUtc="2026-05-21T02:55:00Z"/>
                <w:rFonts w:eastAsia="DengXian"/>
                <w:color w:val="000000"/>
              </w:rPr>
            </w:pPr>
            <w:ins w:id="6599" w:author="Haiyang Liu" w:date="2026-05-21T09:55:00Z" w16du:dateUtc="2026-05-21T02:55:00Z">
              <w:r w:rsidRPr="00172734">
                <w:rPr>
                  <w:rFonts w:eastAsia="DengXian"/>
                  <w:color w:val="000000"/>
                </w:rPr>
                <w:t>.082</w:t>
              </w:r>
            </w:ins>
          </w:p>
        </w:tc>
        <w:tc>
          <w:tcPr>
            <w:tcW w:w="582" w:type="pct"/>
            <w:tcBorders>
              <w:bottom w:val="single" w:sz="4" w:space="0" w:color="auto"/>
            </w:tcBorders>
            <w:tcPrChange w:id="6600" w:author="Haiyang Liu" w:date="2026-05-22T16:18:00Z" w16du:dateUtc="2026-05-22T09:18:00Z">
              <w:tcPr>
                <w:tcW w:w="464" w:type="pct"/>
                <w:gridSpan w:val="4"/>
                <w:tcBorders>
                  <w:bottom w:val="single" w:sz="4" w:space="0" w:color="auto"/>
                </w:tcBorders>
              </w:tcPr>
            </w:tcPrChange>
          </w:tcPr>
          <w:p w14:paraId="001BED34" w14:textId="77777777" w:rsidR="00C20FFE" w:rsidRPr="00172734" w:rsidRDefault="00C20FFE" w:rsidP="00C20FFE">
            <w:pPr>
              <w:widowControl w:val="0"/>
              <w:autoSpaceDE w:val="0"/>
              <w:autoSpaceDN w:val="0"/>
              <w:adjustRightInd w:val="0"/>
              <w:snapToGrid w:val="0"/>
              <w:ind w:right="60"/>
              <w:jc w:val="center"/>
              <w:rPr>
                <w:ins w:id="6601" w:author="Haiyang Liu" w:date="2026-05-21T09:55:00Z" w16du:dateUtc="2026-05-21T02:55:00Z"/>
                <w:rFonts w:eastAsia="DengXian"/>
                <w:color w:val="000000"/>
              </w:rPr>
            </w:pPr>
            <w:ins w:id="6602" w:author="Haiyang Liu" w:date="2026-05-21T09:55:00Z" w16du:dateUtc="2026-05-21T02:55:00Z">
              <w:r w:rsidRPr="00172734">
                <w:rPr>
                  <w:rFonts w:eastAsia="DengXian"/>
                  <w:color w:val="000000"/>
                </w:rPr>
                <w:t>.063</w:t>
              </w:r>
            </w:ins>
          </w:p>
        </w:tc>
        <w:tc>
          <w:tcPr>
            <w:tcW w:w="559" w:type="pct"/>
            <w:tcBorders>
              <w:bottom w:val="single" w:sz="4" w:space="0" w:color="auto"/>
            </w:tcBorders>
            <w:tcPrChange w:id="6603" w:author="Haiyang Liu" w:date="2026-05-22T16:18:00Z" w16du:dateUtc="2026-05-22T09:18:00Z">
              <w:tcPr>
                <w:tcW w:w="497" w:type="pct"/>
                <w:gridSpan w:val="3"/>
                <w:tcBorders>
                  <w:bottom w:val="single" w:sz="4" w:space="0" w:color="auto"/>
                </w:tcBorders>
              </w:tcPr>
            </w:tcPrChange>
          </w:tcPr>
          <w:p w14:paraId="4A67860F" w14:textId="77777777" w:rsidR="00C20FFE" w:rsidRPr="00172734" w:rsidRDefault="00C20FFE" w:rsidP="00C20FFE">
            <w:pPr>
              <w:widowControl w:val="0"/>
              <w:autoSpaceDE w:val="0"/>
              <w:autoSpaceDN w:val="0"/>
              <w:adjustRightInd w:val="0"/>
              <w:snapToGrid w:val="0"/>
              <w:ind w:right="60"/>
              <w:jc w:val="center"/>
              <w:rPr>
                <w:ins w:id="6604" w:author="Haiyang Liu" w:date="2026-05-21T09:55:00Z" w16du:dateUtc="2026-05-21T02:55:00Z"/>
                <w:rFonts w:eastAsia="DengXian"/>
                <w:color w:val="000000"/>
              </w:rPr>
            </w:pPr>
            <w:ins w:id="6605" w:author="Haiyang Liu" w:date="2026-05-21T09:55:00Z" w16du:dateUtc="2026-05-21T02:55:00Z">
              <w:r w:rsidRPr="00172734">
                <w:rPr>
                  <w:rFonts w:eastAsia="DengXian"/>
                  <w:color w:val="000000"/>
                </w:rPr>
                <w:t>-.085</w:t>
              </w:r>
              <w:r w:rsidRPr="00172734">
                <w:rPr>
                  <w:rFonts w:eastAsia="DengXian"/>
                  <w:color w:val="000000"/>
                  <w:vertAlign w:val="superscript"/>
                </w:rPr>
                <w:t>**</w:t>
              </w:r>
            </w:ins>
          </w:p>
        </w:tc>
        <w:tc>
          <w:tcPr>
            <w:tcW w:w="559" w:type="pct"/>
            <w:tcBorders>
              <w:bottom w:val="single" w:sz="4" w:space="0" w:color="auto"/>
            </w:tcBorders>
            <w:tcPrChange w:id="6606" w:author="Haiyang Liu" w:date="2026-05-22T16:18:00Z" w16du:dateUtc="2026-05-22T09:18:00Z">
              <w:tcPr>
                <w:tcW w:w="465" w:type="pct"/>
                <w:gridSpan w:val="4"/>
                <w:tcBorders>
                  <w:bottom w:val="single" w:sz="4" w:space="0" w:color="auto"/>
                </w:tcBorders>
              </w:tcPr>
            </w:tcPrChange>
          </w:tcPr>
          <w:p w14:paraId="008EC0B3" w14:textId="77777777" w:rsidR="00C20FFE" w:rsidRPr="00172734" w:rsidRDefault="00C20FFE" w:rsidP="00C20FFE">
            <w:pPr>
              <w:widowControl w:val="0"/>
              <w:autoSpaceDE w:val="0"/>
              <w:autoSpaceDN w:val="0"/>
              <w:adjustRightInd w:val="0"/>
              <w:snapToGrid w:val="0"/>
              <w:ind w:right="60"/>
              <w:jc w:val="center"/>
              <w:rPr>
                <w:ins w:id="6607" w:author="Haiyang Liu" w:date="2026-05-21T09:55:00Z" w16du:dateUtc="2026-05-21T02:55:00Z"/>
                <w:rFonts w:eastAsia="DengXian"/>
                <w:color w:val="000000"/>
              </w:rPr>
            </w:pPr>
            <w:ins w:id="6608" w:author="Haiyang Liu" w:date="2026-05-21T09:55:00Z" w16du:dateUtc="2026-05-21T02:55:00Z">
              <w:r w:rsidRPr="00172734">
                <w:rPr>
                  <w:rFonts w:eastAsia="DengXian"/>
                  <w:color w:val="000000"/>
                </w:rPr>
                <w:t>.032</w:t>
              </w:r>
            </w:ins>
          </w:p>
        </w:tc>
        <w:tc>
          <w:tcPr>
            <w:tcW w:w="559" w:type="pct"/>
            <w:tcBorders>
              <w:bottom w:val="single" w:sz="4" w:space="0" w:color="auto"/>
            </w:tcBorders>
            <w:tcPrChange w:id="6609" w:author="Haiyang Liu" w:date="2026-05-22T16:18:00Z" w16du:dateUtc="2026-05-22T09:18:00Z">
              <w:tcPr>
                <w:tcW w:w="630" w:type="pct"/>
                <w:gridSpan w:val="4"/>
                <w:tcBorders>
                  <w:bottom w:val="single" w:sz="4" w:space="0" w:color="auto"/>
                </w:tcBorders>
              </w:tcPr>
            </w:tcPrChange>
          </w:tcPr>
          <w:p w14:paraId="7F834D51" w14:textId="77777777" w:rsidR="00C20FFE" w:rsidRPr="00172734" w:rsidRDefault="00C20FFE" w:rsidP="00C20FFE">
            <w:pPr>
              <w:widowControl w:val="0"/>
              <w:autoSpaceDE w:val="0"/>
              <w:autoSpaceDN w:val="0"/>
              <w:adjustRightInd w:val="0"/>
              <w:snapToGrid w:val="0"/>
              <w:ind w:right="60"/>
              <w:jc w:val="center"/>
              <w:rPr>
                <w:ins w:id="6610" w:author="Haiyang Liu" w:date="2026-05-21T09:55:00Z" w16du:dateUtc="2026-05-21T02:55:00Z"/>
                <w:rFonts w:eastAsia="DengXian"/>
                <w:color w:val="000000"/>
              </w:rPr>
            </w:pPr>
            <w:ins w:id="6611" w:author="Haiyang Liu" w:date="2026-05-21T09:55:00Z" w16du:dateUtc="2026-05-21T02:55:00Z">
              <w:r w:rsidRPr="00172734">
                <w:rPr>
                  <w:rFonts w:eastAsia="DengXian"/>
                  <w:color w:val="000000"/>
                </w:rPr>
                <w:t>-.251</w:t>
              </w:r>
              <w:r w:rsidRPr="00172734">
                <w:rPr>
                  <w:rFonts w:eastAsia="DengXian"/>
                  <w:color w:val="000000"/>
                  <w:vertAlign w:val="superscript"/>
                </w:rPr>
                <w:t>***</w:t>
              </w:r>
            </w:ins>
          </w:p>
        </w:tc>
        <w:tc>
          <w:tcPr>
            <w:tcW w:w="612" w:type="pct"/>
            <w:tcBorders>
              <w:bottom w:val="single" w:sz="4" w:space="0" w:color="auto"/>
            </w:tcBorders>
            <w:tcPrChange w:id="6612" w:author="Haiyang Liu" w:date="2026-05-22T16:18:00Z" w16du:dateUtc="2026-05-22T09:18:00Z">
              <w:tcPr>
                <w:tcW w:w="365" w:type="pct"/>
                <w:gridSpan w:val="2"/>
                <w:tcBorders>
                  <w:bottom w:val="single" w:sz="4" w:space="0" w:color="auto"/>
                </w:tcBorders>
              </w:tcPr>
            </w:tcPrChange>
          </w:tcPr>
          <w:p w14:paraId="6B3A28C4" w14:textId="77777777" w:rsidR="00C20FFE" w:rsidRPr="00172734" w:rsidRDefault="00C20FFE" w:rsidP="00C20FFE">
            <w:pPr>
              <w:widowControl w:val="0"/>
              <w:autoSpaceDE w:val="0"/>
              <w:autoSpaceDN w:val="0"/>
              <w:adjustRightInd w:val="0"/>
              <w:snapToGrid w:val="0"/>
              <w:ind w:right="60"/>
              <w:jc w:val="center"/>
              <w:rPr>
                <w:ins w:id="6613" w:author="Haiyang Liu" w:date="2026-05-21T09:55:00Z" w16du:dateUtc="2026-05-21T02:55:00Z"/>
                <w:rFonts w:eastAsia="DengXian"/>
                <w:color w:val="000000"/>
              </w:rPr>
            </w:pPr>
            <w:ins w:id="6614" w:author="Haiyang Liu" w:date="2026-05-21T09:55:00Z" w16du:dateUtc="2026-05-21T02:55:00Z">
              <w:r w:rsidRPr="00172734">
                <w:rPr>
                  <w:rFonts w:eastAsia="DengXian"/>
                  <w:color w:val="000000"/>
                </w:rPr>
                <w:t>.021</w:t>
              </w:r>
            </w:ins>
          </w:p>
        </w:tc>
        <w:tc>
          <w:tcPr>
            <w:tcW w:w="559" w:type="pct"/>
            <w:tcBorders>
              <w:bottom w:val="single" w:sz="4" w:space="0" w:color="auto"/>
            </w:tcBorders>
            <w:tcPrChange w:id="6615" w:author="Haiyang Liu" w:date="2026-05-22T16:18:00Z" w16du:dateUtc="2026-05-22T09:18:00Z">
              <w:tcPr>
                <w:tcW w:w="431" w:type="pct"/>
                <w:gridSpan w:val="3"/>
                <w:tcBorders>
                  <w:bottom w:val="single" w:sz="4" w:space="0" w:color="auto"/>
                </w:tcBorders>
              </w:tcPr>
            </w:tcPrChange>
          </w:tcPr>
          <w:p w14:paraId="313AD4AD" w14:textId="77777777" w:rsidR="00C20FFE" w:rsidRPr="00172734" w:rsidRDefault="00C20FFE" w:rsidP="00C20FFE">
            <w:pPr>
              <w:widowControl w:val="0"/>
              <w:autoSpaceDE w:val="0"/>
              <w:autoSpaceDN w:val="0"/>
              <w:adjustRightInd w:val="0"/>
              <w:snapToGrid w:val="0"/>
              <w:ind w:right="60"/>
              <w:jc w:val="center"/>
              <w:rPr>
                <w:ins w:id="6616" w:author="Haiyang Liu" w:date="2026-05-21T09:55:00Z" w16du:dateUtc="2026-05-21T02:55:00Z"/>
                <w:rFonts w:eastAsia="DengXian"/>
                <w:color w:val="000000"/>
              </w:rPr>
            </w:pPr>
            <w:ins w:id="6617" w:author="Haiyang Liu" w:date="2026-05-21T09:55:00Z" w16du:dateUtc="2026-05-21T02:55:00Z">
              <w:r w:rsidRPr="00172734">
                <w:rPr>
                  <w:rFonts w:eastAsia="DengXian"/>
                  <w:color w:val="000000"/>
                </w:rPr>
                <w:t>-.417</w:t>
              </w:r>
              <w:r w:rsidRPr="00172734">
                <w:rPr>
                  <w:rFonts w:eastAsia="DengXian"/>
                  <w:color w:val="000000"/>
                  <w:vertAlign w:val="superscript"/>
                </w:rPr>
                <w:t>***</w:t>
              </w:r>
            </w:ins>
          </w:p>
        </w:tc>
        <w:tc>
          <w:tcPr>
            <w:tcW w:w="348" w:type="pct"/>
            <w:tcBorders>
              <w:bottom w:val="single" w:sz="4" w:space="0" w:color="auto"/>
            </w:tcBorders>
            <w:tcPrChange w:id="6618" w:author="Haiyang Liu" w:date="2026-05-22T16:18:00Z" w16du:dateUtc="2026-05-22T09:18:00Z">
              <w:tcPr>
                <w:tcW w:w="494" w:type="pct"/>
                <w:gridSpan w:val="3"/>
                <w:tcBorders>
                  <w:bottom w:val="single" w:sz="4" w:space="0" w:color="auto"/>
                </w:tcBorders>
              </w:tcPr>
            </w:tcPrChange>
          </w:tcPr>
          <w:p w14:paraId="38FDB2DC" w14:textId="77777777" w:rsidR="00C20FFE" w:rsidRPr="00172734" w:rsidRDefault="00C20FFE" w:rsidP="00C20FFE">
            <w:pPr>
              <w:widowControl w:val="0"/>
              <w:autoSpaceDE w:val="0"/>
              <w:autoSpaceDN w:val="0"/>
              <w:adjustRightInd w:val="0"/>
              <w:snapToGrid w:val="0"/>
              <w:ind w:right="60"/>
              <w:jc w:val="center"/>
              <w:rPr>
                <w:ins w:id="6619" w:author="Haiyang Liu" w:date="2026-05-21T09:55:00Z" w16du:dateUtc="2026-05-21T02:55:00Z"/>
                <w:rFonts w:eastAsia="DengXian"/>
                <w:color w:val="000000"/>
              </w:rPr>
            </w:pPr>
            <w:ins w:id="6620" w:author="Haiyang Liu" w:date="2026-05-21T09:55:00Z" w16du:dateUtc="2026-05-21T02:55:00Z">
              <w:r w:rsidRPr="00172734">
                <w:rPr>
                  <w:rFonts w:eastAsia="DengXian"/>
                  <w:color w:val="000000"/>
                </w:rPr>
                <w:t>.047</w:t>
              </w:r>
            </w:ins>
          </w:p>
        </w:tc>
      </w:tr>
    </w:tbl>
    <w:p w14:paraId="219517D5" w14:textId="641BFC40" w:rsidR="002E33E9" w:rsidRPr="006335AA" w:rsidRDefault="002E33E9" w:rsidP="002E33E9">
      <w:pPr>
        <w:widowControl w:val="0"/>
        <w:autoSpaceDE w:val="0"/>
        <w:autoSpaceDN w:val="0"/>
        <w:adjustRightInd w:val="0"/>
        <w:snapToGrid w:val="0"/>
        <w:ind w:right="60"/>
        <w:rPr>
          <w:ins w:id="6621" w:author="Haiyang Liu" w:date="2026-05-21T09:55:00Z" w16du:dateUtc="2026-05-21T02:55:00Z"/>
          <w:rFonts w:eastAsia="DengXian"/>
          <w:color w:val="000000"/>
          <w:kern w:val="2"/>
          <w:sz w:val="21"/>
          <w:szCs w:val="21"/>
          <w:rPrChange w:id="6622" w:author="Haiyang Liu" w:date="2026-05-22T16:57:00Z" w16du:dateUtc="2026-05-22T09:57:00Z">
            <w:rPr>
              <w:ins w:id="6623" w:author="Haiyang Liu" w:date="2026-05-21T09:55:00Z" w16du:dateUtc="2026-05-21T02:55:00Z"/>
              <w:rFonts w:eastAsia="DengXian"/>
              <w:color w:val="000000"/>
              <w:kern w:val="2"/>
            </w:rPr>
          </w:rPrChange>
        </w:rPr>
      </w:pPr>
      <w:ins w:id="6624" w:author="Haiyang Liu" w:date="2026-05-21T09:55:00Z" w16du:dateUtc="2026-05-21T02:55:00Z">
        <w:r w:rsidRPr="006335AA">
          <w:rPr>
            <w:rFonts w:eastAsia="DengXian"/>
            <w:bCs/>
            <w:i/>
            <w:color w:val="000000"/>
            <w:kern w:val="2"/>
            <w:sz w:val="21"/>
            <w:szCs w:val="21"/>
            <w:rPrChange w:id="6625" w:author="Haiyang Liu" w:date="2026-05-22T16:57:00Z" w16du:dateUtc="2026-05-22T09:57:00Z">
              <w:rPr>
                <w:rFonts w:eastAsia="DengXian"/>
                <w:bCs/>
                <w:i/>
                <w:color w:val="000000"/>
                <w:kern w:val="2"/>
              </w:rPr>
            </w:rPrChange>
          </w:rPr>
          <w:t>Note</w:t>
        </w:r>
        <w:r w:rsidRPr="006335AA">
          <w:rPr>
            <w:rFonts w:eastAsia="DengXian"/>
            <w:bCs/>
            <w:color w:val="000000"/>
            <w:kern w:val="2"/>
            <w:sz w:val="21"/>
            <w:szCs w:val="21"/>
            <w:rPrChange w:id="6626" w:author="Haiyang Liu" w:date="2026-05-22T16:57:00Z" w16du:dateUtc="2026-05-22T09:57:00Z">
              <w:rPr>
                <w:rFonts w:eastAsia="DengXian"/>
                <w:bCs/>
                <w:color w:val="000000"/>
                <w:kern w:val="2"/>
              </w:rPr>
            </w:rPrChange>
          </w:rPr>
          <w:t xml:space="preserve">. </w:t>
        </w:r>
        <w:r w:rsidRPr="006335AA">
          <w:rPr>
            <w:rFonts w:eastAsia="DengXian"/>
            <w:bCs/>
            <w:i/>
            <w:iCs/>
            <w:color w:val="000000"/>
            <w:kern w:val="2"/>
            <w:sz w:val="21"/>
            <w:szCs w:val="21"/>
            <w:rPrChange w:id="6627" w:author="Haiyang Liu" w:date="2026-05-22T16:57:00Z" w16du:dateUtc="2026-05-22T09:57:00Z">
              <w:rPr>
                <w:rFonts w:eastAsia="DengXian"/>
                <w:bCs/>
                <w:i/>
                <w:iCs/>
                <w:color w:val="000000"/>
                <w:kern w:val="2"/>
              </w:rPr>
            </w:rPrChange>
          </w:rPr>
          <w:t>N</w:t>
        </w:r>
        <w:r w:rsidRPr="006335AA">
          <w:rPr>
            <w:rFonts w:eastAsia="DengXian"/>
            <w:bCs/>
            <w:color w:val="000000"/>
            <w:kern w:val="2"/>
            <w:sz w:val="21"/>
            <w:szCs w:val="21"/>
            <w:rPrChange w:id="6628" w:author="Haiyang Liu" w:date="2026-05-22T16:57:00Z" w16du:dateUtc="2026-05-22T09:57:00Z">
              <w:rPr>
                <w:rFonts w:eastAsia="DengXian"/>
                <w:bCs/>
                <w:color w:val="000000"/>
                <w:kern w:val="2"/>
              </w:rPr>
            </w:rPrChange>
          </w:rPr>
          <w:t xml:space="preserve"> = 294. </w:t>
        </w:r>
        <w:r w:rsidRPr="006335AA">
          <w:rPr>
            <w:rFonts w:eastAsia="DengXian"/>
            <w:sz w:val="21"/>
            <w:szCs w:val="21"/>
            <w:vertAlign w:val="superscript"/>
            <w:rPrChange w:id="6629" w:author="Haiyang Liu" w:date="2026-05-22T16:57:00Z" w16du:dateUtc="2026-05-22T09:57:00Z">
              <w:rPr>
                <w:rFonts w:eastAsia="DengXian"/>
                <w:vertAlign w:val="superscript"/>
              </w:rPr>
            </w:rPrChange>
          </w:rPr>
          <w:t>*</w:t>
        </w:r>
        <w:r w:rsidRPr="006335AA">
          <w:rPr>
            <w:rFonts w:eastAsia="DengXian"/>
            <w:bCs/>
            <w:color w:val="000000"/>
            <w:kern w:val="2"/>
            <w:sz w:val="21"/>
            <w:szCs w:val="21"/>
            <w:rPrChange w:id="6630" w:author="Haiyang Liu" w:date="2026-05-22T16:57:00Z" w16du:dateUtc="2026-05-22T09:57:00Z">
              <w:rPr>
                <w:rFonts w:eastAsia="DengXian"/>
                <w:bCs/>
                <w:color w:val="000000"/>
                <w:kern w:val="2"/>
              </w:rPr>
            </w:rPrChange>
          </w:rPr>
          <w:t xml:space="preserve"> </w:t>
        </w:r>
        <w:r w:rsidRPr="006335AA">
          <w:rPr>
            <w:rFonts w:eastAsia="DengXian"/>
            <w:bCs/>
            <w:i/>
            <w:iCs/>
            <w:color w:val="000000"/>
            <w:kern w:val="2"/>
            <w:sz w:val="21"/>
            <w:szCs w:val="21"/>
            <w:rPrChange w:id="6631" w:author="Haiyang Liu" w:date="2026-05-22T16:57:00Z" w16du:dateUtc="2026-05-22T09:57:00Z">
              <w:rPr>
                <w:rFonts w:eastAsia="DengXian"/>
                <w:bCs/>
                <w:i/>
                <w:iCs/>
                <w:color w:val="000000"/>
                <w:kern w:val="2"/>
              </w:rPr>
            </w:rPrChange>
          </w:rPr>
          <w:t xml:space="preserve">p </w:t>
        </w:r>
        <w:r w:rsidRPr="006335AA">
          <w:rPr>
            <w:rFonts w:eastAsia="DengXian"/>
            <w:bCs/>
            <w:color w:val="000000"/>
            <w:kern w:val="2"/>
            <w:sz w:val="21"/>
            <w:szCs w:val="21"/>
            <w:rPrChange w:id="6632" w:author="Haiyang Liu" w:date="2026-05-22T16:57:00Z" w16du:dateUtc="2026-05-22T09:57:00Z">
              <w:rPr>
                <w:rFonts w:eastAsia="DengXian"/>
                <w:bCs/>
                <w:color w:val="000000"/>
                <w:kern w:val="2"/>
              </w:rPr>
            </w:rPrChange>
          </w:rPr>
          <w:t xml:space="preserve">&lt; .05, </w:t>
        </w:r>
        <w:r w:rsidRPr="006335AA">
          <w:rPr>
            <w:rFonts w:eastAsia="DengXian"/>
            <w:sz w:val="21"/>
            <w:szCs w:val="21"/>
            <w:vertAlign w:val="superscript"/>
            <w:rPrChange w:id="6633" w:author="Haiyang Liu" w:date="2026-05-22T16:57:00Z" w16du:dateUtc="2026-05-22T09:57:00Z">
              <w:rPr>
                <w:rFonts w:eastAsia="DengXian"/>
                <w:vertAlign w:val="superscript"/>
              </w:rPr>
            </w:rPrChange>
          </w:rPr>
          <w:t>**</w:t>
        </w:r>
        <w:r w:rsidRPr="006335AA">
          <w:rPr>
            <w:rFonts w:eastAsia="DengXian"/>
            <w:bCs/>
            <w:color w:val="000000"/>
            <w:kern w:val="2"/>
            <w:sz w:val="21"/>
            <w:szCs w:val="21"/>
            <w:rPrChange w:id="6634" w:author="Haiyang Liu" w:date="2026-05-22T16:57:00Z" w16du:dateUtc="2026-05-22T09:57:00Z">
              <w:rPr>
                <w:rFonts w:eastAsia="DengXian"/>
                <w:bCs/>
                <w:color w:val="000000"/>
                <w:kern w:val="2"/>
              </w:rPr>
            </w:rPrChange>
          </w:rPr>
          <w:t xml:space="preserve"> </w:t>
        </w:r>
        <w:r w:rsidRPr="006335AA">
          <w:rPr>
            <w:rFonts w:eastAsia="DengXian"/>
            <w:bCs/>
            <w:i/>
            <w:iCs/>
            <w:color w:val="000000"/>
            <w:kern w:val="2"/>
            <w:sz w:val="21"/>
            <w:szCs w:val="21"/>
            <w:rPrChange w:id="6635" w:author="Haiyang Liu" w:date="2026-05-22T16:57:00Z" w16du:dateUtc="2026-05-22T09:57:00Z">
              <w:rPr>
                <w:rFonts w:eastAsia="DengXian"/>
                <w:bCs/>
                <w:i/>
                <w:iCs/>
                <w:color w:val="000000"/>
                <w:kern w:val="2"/>
              </w:rPr>
            </w:rPrChange>
          </w:rPr>
          <w:t xml:space="preserve">p </w:t>
        </w:r>
        <w:r w:rsidRPr="006335AA">
          <w:rPr>
            <w:rFonts w:eastAsia="DengXian"/>
            <w:bCs/>
            <w:color w:val="000000"/>
            <w:kern w:val="2"/>
            <w:sz w:val="21"/>
            <w:szCs w:val="21"/>
            <w:rPrChange w:id="6636" w:author="Haiyang Liu" w:date="2026-05-22T16:57:00Z" w16du:dateUtc="2026-05-22T09:57:00Z">
              <w:rPr>
                <w:rFonts w:eastAsia="DengXian"/>
                <w:bCs/>
                <w:color w:val="000000"/>
                <w:kern w:val="2"/>
              </w:rPr>
            </w:rPrChange>
          </w:rPr>
          <w:t xml:space="preserve">&lt; .01, </w:t>
        </w:r>
        <w:r w:rsidRPr="006335AA">
          <w:rPr>
            <w:rFonts w:eastAsia="DengXian"/>
            <w:sz w:val="21"/>
            <w:szCs w:val="21"/>
            <w:vertAlign w:val="superscript"/>
            <w:rPrChange w:id="6637" w:author="Haiyang Liu" w:date="2026-05-22T16:57:00Z" w16du:dateUtc="2026-05-22T09:57:00Z">
              <w:rPr>
                <w:rFonts w:eastAsia="DengXian"/>
                <w:vertAlign w:val="superscript"/>
              </w:rPr>
            </w:rPrChange>
          </w:rPr>
          <w:t>***</w:t>
        </w:r>
        <w:r w:rsidRPr="006335AA">
          <w:rPr>
            <w:rFonts w:eastAsia="DengXian"/>
            <w:bCs/>
            <w:color w:val="000000"/>
            <w:kern w:val="2"/>
            <w:sz w:val="21"/>
            <w:szCs w:val="21"/>
            <w:rPrChange w:id="6638" w:author="Haiyang Liu" w:date="2026-05-22T16:57:00Z" w16du:dateUtc="2026-05-22T09:57:00Z">
              <w:rPr>
                <w:rFonts w:eastAsia="DengXian"/>
                <w:bCs/>
                <w:color w:val="000000"/>
                <w:kern w:val="2"/>
              </w:rPr>
            </w:rPrChange>
          </w:rPr>
          <w:t xml:space="preserve"> </w:t>
        </w:r>
        <w:r w:rsidRPr="006335AA">
          <w:rPr>
            <w:rFonts w:eastAsia="DengXian"/>
            <w:bCs/>
            <w:i/>
            <w:iCs/>
            <w:color w:val="000000"/>
            <w:kern w:val="2"/>
            <w:sz w:val="21"/>
            <w:szCs w:val="21"/>
            <w:rPrChange w:id="6639" w:author="Haiyang Liu" w:date="2026-05-22T16:57:00Z" w16du:dateUtc="2026-05-22T09:57:00Z">
              <w:rPr>
                <w:rFonts w:eastAsia="DengXian"/>
                <w:bCs/>
                <w:i/>
                <w:iCs/>
                <w:color w:val="000000"/>
                <w:kern w:val="2"/>
              </w:rPr>
            </w:rPrChange>
          </w:rPr>
          <w:t xml:space="preserve">p </w:t>
        </w:r>
        <w:r w:rsidRPr="006335AA">
          <w:rPr>
            <w:rFonts w:eastAsia="DengXian"/>
            <w:bCs/>
            <w:color w:val="000000"/>
            <w:kern w:val="2"/>
            <w:sz w:val="21"/>
            <w:szCs w:val="21"/>
            <w:rPrChange w:id="6640" w:author="Haiyang Liu" w:date="2026-05-22T16:57:00Z" w16du:dateUtc="2026-05-22T09:57:00Z">
              <w:rPr>
                <w:rFonts w:eastAsia="DengXian"/>
                <w:bCs/>
                <w:color w:val="000000"/>
                <w:kern w:val="2"/>
              </w:rPr>
            </w:rPrChange>
          </w:rPr>
          <w:t xml:space="preserve">&lt; .001. </w:t>
        </w:r>
      </w:ins>
      <w:ins w:id="6641" w:author="Haiyang Liu" w:date="2026-05-22T16:41:00Z" w16du:dateUtc="2026-05-22T09:41:00Z">
        <w:r w:rsidR="001E3C52" w:rsidRPr="006335AA">
          <w:rPr>
            <w:rFonts w:eastAsia="DengXian"/>
            <w:bCs/>
            <w:color w:val="000000"/>
            <w:kern w:val="2"/>
            <w:sz w:val="21"/>
            <w:szCs w:val="21"/>
            <w:rPrChange w:id="6642" w:author="Haiyang Liu" w:date="2026-05-22T16:57:00Z" w16du:dateUtc="2026-05-22T09:57:00Z">
              <w:rPr>
                <w:rFonts w:eastAsia="DengXian"/>
                <w:bCs/>
                <w:color w:val="000000"/>
                <w:kern w:val="2"/>
              </w:rPr>
            </w:rPrChange>
          </w:rPr>
          <w:t xml:space="preserve">Estimates are unstandardized. </w:t>
        </w:r>
      </w:ins>
      <w:ins w:id="6643" w:author="Haiyang Liu" w:date="2026-05-21T09:55:00Z" w16du:dateUtc="2026-05-21T02:55:00Z">
        <w:r w:rsidRPr="006335AA">
          <w:rPr>
            <w:rFonts w:eastAsia="DengXian"/>
            <w:bCs/>
            <w:color w:val="000000"/>
            <w:kern w:val="2"/>
            <w:sz w:val="21"/>
            <w:szCs w:val="21"/>
            <w:rPrChange w:id="6644" w:author="Haiyang Liu" w:date="2026-05-22T16:57:00Z" w16du:dateUtc="2026-05-22T09:57:00Z">
              <w:rPr>
                <w:rFonts w:eastAsia="DengXian"/>
                <w:bCs/>
                <w:color w:val="000000"/>
                <w:kern w:val="2"/>
              </w:rPr>
            </w:rPrChange>
          </w:rPr>
          <w:t xml:space="preserve">Time was coded backward from </w:t>
        </w:r>
      </w:ins>
      <w:ins w:id="6645" w:author="Haiyang Liu" w:date="2026-05-21T10:29:00Z" w16du:dateUtc="2026-05-21T03:29:00Z">
        <w:r w:rsidR="00D95879" w:rsidRPr="006335AA">
          <w:rPr>
            <w:rFonts w:eastAsia="DengXian"/>
            <w:bCs/>
            <w:color w:val="000000"/>
            <w:kern w:val="2"/>
            <w:sz w:val="21"/>
            <w:szCs w:val="21"/>
            <w:rPrChange w:id="6646" w:author="Haiyang Liu" w:date="2026-05-22T16:57:00Z" w16du:dateUtc="2026-05-22T09:57:00Z">
              <w:rPr>
                <w:rFonts w:eastAsia="DengXian"/>
                <w:bCs/>
                <w:color w:val="000000"/>
                <w:kern w:val="2"/>
              </w:rPr>
            </w:rPrChange>
          </w:rPr>
          <w:t xml:space="preserve">Month </w:t>
        </w:r>
      </w:ins>
      <w:ins w:id="6647" w:author="Haiyang Liu" w:date="2026-05-21T09:55:00Z" w16du:dateUtc="2026-05-21T02:55:00Z">
        <w:r w:rsidRPr="006335AA">
          <w:rPr>
            <w:rFonts w:eastAsia="DengXian"/>
            <w:bCs/>
            <w:color w:val="000000"/>
            <w:kern w:val="2"/>
            <w:sz w:val="21"/>
            <w:szCs w:val="21"/>
            <w:rPrChange w:id="6648" w:author="Haiyang Liu" w:date="2026-05-22T16:57:00Z" w16du:dateUtc="2026-05-22T09:57:00Z">
              <w:rPr>
                <w:rFonts w:eastAsia="DengXian"/>
                <w:bCs/>
                <w:color w:val="000000"/>
                <w:kern w:val="2"/>
              </w:rPr>
            </w:rPrChange>
          </w:rPr>
          <w:t xml:space="preserve">4, as -3, -2, -1, 0. The turning point is at -2.509 relative to </w:t>
        </w:r>
      </w:ins>
      <w:ins w:id="6649" w:author="Haiyang Liu" w:date="2026-05-21T10:29:00Z" w16du:dateUtc="2026-05-21T03:29:00Z">
        <w:r w:rsidR="00D95879" w:rsidRPr="006335AA">
          <w:rPr>
            <w:rFonts w:eastAsia="DengXian"/>
            <w:bCs/>
            <w:color w:val="000000"/>
            <w:kern w:val="2"/>
            <w:sz w:val="21"/>
            <w:szCs w:val="21"/>
            <w:rPrChange w:id="6650" w:author="Haiyang Liu" w:date="2026-05-22T16:57:00Z" w16du:dateUtc="2026-05-22T09:57:00Z">
              <w:rPr>
                <w:rFonts w:eastAsia="DengXian"/>
                <w:bCs/>
                <w:color w:val="000000"/>
                <w:kern w:val="2"/>
              </w:rPr>
            </w:rPrChange>
          </w:rPr>
          <w:t>Month</w:t>
        </w:r>
      </w:ins>
      <w:ins w:id="6651" w:author="Haiyang Liu" w:date="2026-05-21T09:55:00Z" w16du:dateUtc="2026-05-21T02:55:00Z">
        <w:r w:rsidRPr="006335AA">
          <w:rPr>
            <w:rFonts w:eastAsia="DengXian"/>
            <w:bCs/>
            <w:color w:val="000000"/>
            <w:kern w:val="2"/>
            <w:sz w:val="21"/>
            <w:szCs w:val="21"/>
            <w:rPrChange w:id="6652" w:author="Haiyang Liu" w:date="2026-05-22T16:57:00Z" w16du:dateUtc="2026-05-22T09:57:00Z">
              <w:rPr>
                <w:rFonts w:eastAsia="DengXian"/>
                <w:bCs/>
                <w:color w:val="000000"/>
                <w:kern w:val="2"/>
              </w:rPr>
            </w:rPrChange>
          </w:rPr>
          <w:t xml:space="preserve"> 4</w:t>
        </w:r>
      </w:ins>
      <w:ins w:id="6653" w:author="Haiyang Liu" w:date="2026-05-21T10:29:00Z" w16du:dateUtc="2026-05-21T03:29:00Z">
        <w:r w:rsidR="001A31B5" w:rsidRPr="006335AA">
          <w:rPr>
            <w:rFonts w:eastAsia="DengXian"/>
            <w:bCs/>
            <w:color w:val="000000"/>
            <w:kern w:val="2"/>
            <w:sz w:val="21"/>
            <w:szCs w:val="21"/>
            <w:rPrChange w:id="6654" w:author="Haiyang Liu" w:date="2026-05-22T16:57:00Z" w16du:dateUtc="2026-05-22T09:57:00Z">
              <w:rPr>
                <w:rFonts w:eastAsia="DengXian"/>
                <w:bCs/>
                <w:color w:val="000000"/>
                <w:kern w:val="2"/>
              </w:rPr>
            </w:rPrChange>
          </w:rPr>
          <w:t xml:space="preserve"> (</w:t>
        </w:r>
        <w:r w:rsidR="001A31B5" w:rsidRPr="006335AA">
          <w:rPr>
            <w:rFonts w:eastAsia="DengXian"/>
            <w:bCs/>
            <w:i/>
            <w:iCs/>
            <w:color w:val="000000"/>
            <w:kern w:val="2"/>
            <w:sz w:val="21"/>
            <w:szCs w:val="21"/>
            <w:rPrChange w:id="6655" w:author="Haiyang Liu" w:date="2026-05-22T16:57:00Z" w16du:dateUtc="2026-05-22T09:57:00Z">
              <w:rPr>
                <w:rFonts w:eastAsia="DengXian"/>
                <w:bCs/>
                <w:color w:val="000000"/>
                <w:kern w:val="2"/>
              </w:rPr>
            </w:rPrChange>
          </w:rPr>
          <w:t>time</w:t>
        </w:r>
        <w:r w:rsidR="001A31B5" w:rsidRPr="006335AA">
          <w:rPr>
            <w:rFonts w:eastAsia="DengXian"/>
            <w:bCs/>
            <w:color w:val="000000"/>
            <w:kern w:val="2"/>
            <w:sz w:val="21"/>
            <w:szCs w:val="21"/>
            <w:rPrChange w:id="6656" w:author="Haiyang Liu" w:date="2026-05-22T16:57:00Z" w16du:dateUtc="2026-05-22T09:57:00Z">
              <w:rPr>
                <w:rFonts w:eastAsia="DengXian"/>
                <w:bCs/>
                <w:color w:val="000000"/>
                <w:kern w:val="2"/>
              </w:rPr>
            </w:rPrChange>
          </w:rPr>
          <w:t xml:space="preserve"> = 0)</w:t>
        </w:r>
      </w:ins>
      <w:ins w:id="6657" w:author="Haiyang Liu" w:date="2026-05-21T09:55:00Z" w16du:dateUtc="2026-05-21T02:55:00Z">
        <w:r w:rsidRPr="006335AA">
          <w:rPr>
            <w:rFonts w:eastAsia="DengXian"/>
            <w:bCs/>
            <w:color w:val="000000"/>
            <w:kern w:val="2"/>
            <w:sz w:val="21"/>
            <w:szCs w:val="21"/>
            <w:rPrChange w:id="6658" w:author="Haiyang Liu" w:date="2026-05-22T16:57:00Z" w16du:dateUtc="2026-05-22T09:57:00Z">
              <w:rPr>
                <w:rFonts w:eastAsia="DengXian"/>
                <w:bCs/>
                <w:color w:val="000000"/>
                <w:kern w:val="2"/>
              </w:rPr>
            </w:rPrChange>
          </w:rPr>
          <w:t xml:space="preserve">.  </w:t>
        </w:r>
      </w:ins>
    </w:p>
    <w:p w14:paraId="777D4094" w14:textId="77777777" w:rsidR="009458CE" w:rsidRDefault="009458CE">
      <w:pPr>
        <w:widowControl w:val="0"/>
        <w:autoSpaceDE w:val="0"/>
        <w:autoSpaceDN w:val="0"/>
        <w:adjustRightInd w:val="0"/>
        <w:snapToGrid w:val="0"/>
        <w:ind w:right="60"/>
        <w:rPr>
          <w:rFonts w:eastAsia="DengXian"/>
          <w:bCs/>
          <w:color w:val="000000"/>
          <w:kern w:val="2"/>
        </w:rPr>
      </w:pPr>
    </w:p>
    <w:p w14:paraId="777D4095" w14:textId="77777777" w:rsidR="009458CE" w:rsidRDefault="009458CE">
      <w:pPr>
        <w:widowControl w:val="0"/>
        <w:autoSpaceDE w:val="0"/>
        <w:autoSpaceDN w:val="0"/>
        <w:adjustRightInd w:val="0"/>
        <w:snapToGrid w:val="0"/>
        <w:ind w:right="60"/>
        <w:rPr>
          <w:rFonts w:eastAsia="DengXian"/>
          <w:bCs/>
          <w:color w:val="000000"/>
          <w:kern w:val="2"/>
        </w:rPr>
      </w:pPr>
    </w:p>
    <w:p w14:paraId="777D4096" w14:textId="77777777" w:rsidR="009458CE" w:rsidRDefault="009C0C59">
      <w:pPr>
        <w:widowControl w:val="0"/>
        <w:autoSpaceDE w:val="0"/>
        <w:autoSpaceDN w:val="0"/>
        <w:adjustRightInd w:val="0"/>
        <w:snapToGrid w:val="0"/>
        <w:ind w:right="60"/>
        <w:rPr>
          <w:rFonts w:eastAsia="DengXian"/>
          <w:bCs/>
          <w:color w:val="000000"/>
          <w:kern w:val="2"/>
        </w:rPr>
      </w:pPr>
      <w:r>
        <w:rPr>
          <w:rFonts w:eastAsia="DengXian"/>
          <w:bCs/>
          <w:color w:val="000000"/>
          <w:kern w:val="2"/>
        </w:rPr>
        <w:br w:type="page"/>
      </w:r>
    </w:p>
    <w:p w14:paraId="777D4097" w14:textId="77777777" w:rsidR="009458CE" w:rsidRDefault="009458CE">
      <w:pPr>
        <w:widowControl w:val="0"/>
        <w:autoSpaceDE w:val="0"/>
        <w:autoSpaceDN w:val="0"/>
        <w:adjustRightInd w:val="0"/>
        <w:snapToGrid w:val="0"/>
        <w:ind w:right="60"/>
        <w:rPr>
          <w:rFonts w:eastAsia="DengXian"/>
          <w:bCs/>
          <w:color w:val="000000"/>
          <w:kern w:val="2"/>
        </w:rPr>
      </w:pPr>
    </w:p>
    <w:p w14:paraId="777D4098" w14:textId="05D5F074" w:rsidR="009458CE" w:rsidRDefault="009C0C59">
      <w:pPr>
        <w:widowControl w:val="0"/>
        <w:autoSpaceDE w:val="0"/>
        <w:autoSpaceDN w:val="0"/>
        <w:adjustRightInd w:val="0"/>
        <w:snapToGrid w:val="0"/>
        <w:spacing w:line="480" w:lineRule="auto"/>
        <w:ind w:right="60"/>
        <w:rPr>
          <w:rFonts w:eastAsia="DengXian"/>
          <w:b/>
          <w:bCs/>
          <w:color w:val="000000"/>
          <w:kern w:val="2"/>
        </w:rPr>
      </w:pPr>
      <w:r>
        <w:rPr>
          <w:rFonts w:eastAsia="DengXian"/>
          <w:b/>
          <w:bCs/>
          <w:color w:val="000000"/>
          <w:kern w:val="2"/>
        </w:rPr>
        <w:t xml:space="preserve">Table </w:t>
      </w:r>
      <w:del w:id="6659" w:author="Haiyang Liu" w:date="2026-05-21T09:55:00Z" w16du:dateUtc="2026-05-21T02:55:00Z">
        <w:r w:rsidDel="002E33E9">
          <w:rPr>
            <w:rFonts w:eastAsia="DengXian"/>
            <w:b/>
            <w:bCs/>
            <w:color w:val="000000"/>
            <w:kern w:val="2"/>
          </w:rPr>
          <w:delText>3</w:delText>
        </w:r>
      </w:del>
      <w:ins w:id="6660" w:author="Haiyang Liu" w:date="2026-05-21T09:55:00Z" w16du:dateUtc="2026-05-21T02:55:00Z">
        <w:r w:rsidR="002E33E9">
          <w:rPr>
            <w:rFonts w:eastAsia="DengXian"/>
            <w:b/>
            <w:bCs/>
            <w:color w:val="000000"/>
            <w:kern w:val="2"/>
          </w:rPr>
          <w:t>4</w:t>
        </w:r>
      </w:ins>
      <w:r>
        <w:rPr>
          <w:rFonts w:eastAsia="DengXian"/>
          <w:b/>
          <w:bCs/>
          <w:color w:val="000000"/>
          <w:kern w:val="2"/>
        </w:rPr>
        <w:t xml:space="preserve">. </w:t>
      </w:r>
      <w:ins w:id="6661" w:author="Haiyang Liu" w:date="2026-05-21T09:56:00Z" w16du:dateUtc="2026-05-21T02:56:00Z">
        <w:r w:rsidR="002E33E9" w:rsidRPr="002E33E9">
          <w:rPr>
            <w:rFonts w:eastAsia="DengXian"/>
            <w:color w:val="000000"/>
            <w:kern w:val="2"/>
            <w:rPrChange w:id="6662" w:author="Haiyang Liu" w:date="2026-05-21T09:56:00Z" w16du:dateUtc="2026-05-21T02:56:00Z">
              <w:rPr>
                <w:rFonts w:eastAsia="DengXian"/>
                <w:b/>
                <w:bCs/>
                <w:color w:val="000000"/>
                <w:kern w:val="2"/>
              </w:rPr>
            </w:rPrChange>
          </w:rPr>
          <w:t>Latent Growth Modeling Results for the Main Effects of Studied Variables</w:t>
        </w:r>
      </w:ins>
      <w:del w:id="6663" w:author="Haiyang Liu" w:date="2026-05-21T09:56:00Z" w16du:dateUtc="2026-05-21T02:56:00Z">
        <w:r w:rsidDel="002E33E9">
          <w:rPr>
            <w:rFonts w:eastAsia="DengXian"/>
            <w:bCs/>
            <w:color w:val="000000"/>
            <w:kern w:val="2"/>
          </w:rPr>
          <w:delText>Regression Analysis for the Moderated-Mediation Effects of Studied Variables</w:delText>
        </w:r>
      </w:del>
    </w:p>
    <w:tbl>
      <w:tblPr>
        <w:tblStyle w:val="1"/>
        <w:tblW w:w="102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90"/>
        <w:gridCol w:w="1620"/>
        <w:gridCol w:w="1620"/>
        <w:gridCol w:w="1620"/>
        <w:gridCol w:w="1710"/>
      </w:tblGrid>
      <w:tr w:rsidR="002E33E9" w:rsidRPr="00172734" w14:paraId="1E2D819F" w14:textId="77777777" w:rsidTr="005E69E8">
        <w:trPr>
          <w:trHeight w:val="308"/>
          <w:jc w:val="center"/>
          <w:ins w:id="6664" w:author="Haiyang Liu" w:date="2026-05-21T09:57:00Z"/>
        </w:trPr>
        <w:tc>
          <w:tcPr>
            <w:tcW w:w="3690" w:type="dxa"/>
            <w:vMerge w:val="restart"/>
            <w:tcBorders>
              <w:top w:val="single" w:sz="4" w:space="0" w:color="000000"/>
              <w:bottom w:val="single" w:sz="4" w:space="0" w:color="auto"/>
            </w:tcBorders>
            <w:noWrap/>
            <w:vAlign w:val="bottom"/>
          </w:tcPr>
          <w:p w14:paraId="7DD55184" w14:textId="77777777" w:rsidR="002E33E9" w:rsidRPr="00172734" w:rsidRDefault="002E33E9" w:rsidP="005E69E8">
            <w:pPr>
              <w:widowControl w:val="0"/>
              <w:snapToGrid w:val="0"/>
              <w:jc w:val="both"/>
              <w:rPr>
                <w:ins w:id="6665" w:author="Haiyang Liu" w:date="2026-05-21T09:57:00Z" w16du:dateUtc="2026-05-21T02:57:00Z"/>
                <w:i/>
                <w:color w:val="000000"/>
              </w:rPr>
            </w:pPr>
            <w:ins w:id="6666" w:author="Haiyang Liu" w:date="2026-05-21T09:57:00Z" w16du:dateUtc="2026-05-21T02:57:00Z">
              <w:r w:rsidRPr="00172734">
                <w:rPr>
                  <w:rFonts w:eastAsia="DengXian"/>
                  <w:b/>
                  <w:bCs/>
                  <w:i/>
                </w:rPr>
                <w:t>Variables</w:t>
              </w:r>
            </w:ins>
          </w:p>
        </w:tc>
        <w:tc>
          <w:tcPr>
            <w:tcW w:w="1620" w:type="dxa"/>
            <w:tcBorders>
              <w:top w:val="single" w:sz="4" w:space="0" w:color="000000"/>
              <w:bottom w:val="single" w:sz="4" w:space="0" w:color="000000"/>
            </w:tcBorders>
            <w:noWrap/>
            <w:vAlign w:val="center"/>
          </w:tcPr>
          <w:p w14:paraId="7BA52066" w14:textId="77777777" w:rsidR="002E33E9" w:rsidRPr="00172734" w:rsidRDefault="002E33E9" w:rsidP="005E69E8">
            <w:pPr>
              <w:widowControl w:val="0"/>
              <w:snapToGrid w:val="0"/>
              <w:jc w:val="center"/>
              <w:rPr>
                <w:ins w:id="6667" w:author="Haiyang Liu" w:date="2026-05-21T09:57:00Z" w16du:dateUtc="2026-05-21T02:57:00Z"/>
                <w:rFonts w:eastAsia="DengXian"/>
                <w:b/>
                <w:i/>
              </w:rPr>
            </w:pPr>
            <w:ins w:id="6668" w:author="Haiyang Liu" w:date="2026-05-21T09:57:00Z" w16du:dateUtc="2026-05-21T02:57:00Z">
              <w:r w:rsidRPr="00172734">
                <w:rPr>
                  <w:rFonts w:eastAsia="DengXian"/>
                  <w:b/>
                  <w:i/>
                </w:rPr>
                <w:t xml:space="preserve">Intercept </w:t>
              </w:r>
            </w:ins>
          </w:p>
          <w:p w14:paraId="08D8D508" w14:textId="77777777" w:rsidR="002E33E9" w:rsidRPr="00172734" w:rsidRDefault="002E33E9" w:rsidP="005E69E8">
            <w:pPr>
              <w:widowControl w:val="0"/>
              <w:snapToGrid w:val="0"/>
              <w:jc w:val="center"/>
              <w:rPr>
                <w:ins w:id="6669" w:author="Haiyang Liu" w:date="2026-05-21T09:57:00Z" w16du:dateUtc="2026-05-21T02:57:00Z"/>
                <w:rFonts w:eastAsia="DengXian"/>
                <w:b/>
                <w:i/>
              </w:rPr>
            </w:pPr>
            <w:ins w:id="6670" w:author="Haiyang Liu" w:date="2026-05-21T09:57:00Z" w16du:dateUtc="2026-05-21T02:57:00Z">
              <w:r w:rsidRPr="00172734">
                <w:rPr>
                  <w:rFonts w:eastAsia="DengXian"/>
                  <w:b/>
                  <w:i/>
                </w:rPr>
                <w:t>(i)</w:t>
              </w:r>
            </w:ins>
          </w:p>
        </w:tc>
        <w:tc>
          <w:tcPr>
            <w:tcW w:w="1620" w:type="dxa"/>
            <w:tcBorders>
              <w:top w:val="single" w:sz="4" w:space="0" w:color="000000"/>
              <w:bottom w:val="single" w:sz="4" w:space="0" w:color="000000"/>
            </w:tcBorders>
            <w:vAlign w:val="center"/>
          </w:tcPr>
          <w:p w14:paraId="01713DA5" w14:textId="77777777" w:rsidR="002E33E9" w:rsidRPr="00172734" w:rsidRDefault="002E33E9" w:rsidP="005E69E8">
            <w:pPr>
              <w:widowControl w:val="0"/>
              <w:snapToGrid w:val="0"/>
              <w:jc w:val="center"/>
              <w:rPr>
                <w:ins w:id="6671" w:author="Haiyang Liu" w:date="2026-05-21T09:57:00Z" w16du:dateUtc="2026-05-21T02:57:00Z"/>
                <w:rFonts w:eastAsia="DengXian"/>
                <w:b/>
                <w:i/>
              </w:rPr>
            </w:pPr>
            <w:ins w:id="6672" w:author="Haiyang Liu" w:date="2026-05-21T09:57:00Z" w16du:dateUtc="2026-05-21T02:57:00Z">
              <w:r w:rsidRPr="00172734">
                <w:rPr>
                  <w:rFonts w:eastAsia="DengXian"/>
                  <w:b/>
                  <w:i/>
                </w:rPr>
                <w:t>Linear term (s)</w:t>
              </w:r>
            </w:ins>
          </w:p>
        </w:tc>
        <w:tc>
          <w:tcPr>
            <w:tcW w:w="1620" w:type="dxa"/>
            <w:tcBorders>
              <w:top w:val="single" w:sz="4" w:space="0" w:color="000000"/>
              <w:bottom w:val="single" w:sz="4" w:space="0" w:color="000000"/>
            </w:tcBorders>
            <w:noWrap/>
            <w:vAlign w:val="center"/>
          </w:tcPr>
          <w:p w14:paraId="70569D15" w14:textId="77777777" w:rsidR="002E33E9" w:rsidRPr="00172734" w:rsidRDefault="002E33E9" w:rsidP="005E69E8">
            <w:pPr>
              <w:widowControl w:val="0"/>
              <w:snapToGrid w:val="0"/>
              <w:jc w:val="center"/>
              <w:rPr>
                <w:ins w:id="6673" w:author="Haiyang Liu" w:date="2026-05-21T09:57:00Z" w16du:dateUtc="2026-05-21T02:57:00Z"/>
                <w:rFonts w:eastAsia="DengXian"/>
                <w:b/>
                <w:i/>
              </w:rPr>
            </w:pPr>
            <w:ins w:id="6674" w:author="Haiyang Liu" w:date="2026-05-21T09:57:00Z" w16du:dateUtc="2026-05-21T02:57:00Z">
              <w:r w:rsidRPr="00172734">
                <w:rPr>
                  <w:rFonts w:eastAsia="DengXian"/>
                  <w:b/>
                  <w:i/>
                </w:rPr>
                <w:t>Quadratic term (q)</w:t>
              </w:r>
            </w:ins>
          </w:p>
        </w:tc>
        <w:tc>
          <w:tcPr>
            <w:tcW w:w="1710" w:type="dxa"/>
            <w:tcBorders>
              <w:top w:val="single" w:sz="4" w:space="0" w:color="000000"/>
              <w:bottom w:val="single" w:sz="4" w:space="0" w:color="000000"/>
            </w:tcBorders>
            <w:noWrap/>
            <w:vAlign w:val="center"/>
          </w:tcPr>
          <w:p w14:paraId="45D52D09" w14:textId="77777777" w:rsidR="002E33E9" w:rsidRPr="00172734" w:rsidRDefault="002E33E9" w:rsidP="005E69E8">
            <w:pPr>
              <w:widowControl w:val="0"/>
              <w:snapToGrid w:val="0"/>
              <w:jc w:val="center"/>
              <w:rPr>
                <w:ins w:id="6675" w:author="Haiyang Liu" w:date="2026-05-21T09:57:00Z" w16du:dateUtc="2026-05-21T02:57:00Z"/>
                <w:rFonts w:eastAsia="DengXian"/>
                <w:b/>
                <w:i/>
              </w:rPr>
            </w:pPr>
            <w:ins w:id="6676" w:author="Haiyang Liu" w:date="2026-05-21T09:57:00Z" w16du:dateUtc="2026-05-21T02:57:00Z">
              <w:r w:rsidRPr="00172734">
                <w:rPr>
                  <w:rFonts w:eastAsia="DengXian"/>
                  <w:b/>
                  <w:i/>
                </w:rPr>
                <w:t>Newcomer overall performance</w:t>
              </w:r>
            </w:ins>
          </w:p>
        </w:tc>
      </w:tr>
      <w:tr w:rsidR="002E33E9" w:rsidRPr="00172734" w14:paraId="6B524139" w14:textId="77777777" w:rsidTr="005E69E8">
        <w:trPr>
          <w:trHeight w:val="308"/>
          <w:jc w:val="center"/>
          <w:ins w:id="6677" w:author="Haiyang Liu" w:date="2026-05-21T09:57:00Z"/>
        </w:trPr>
        <w:tc>
          <w:tcPr>
            <w:tcW w:w="3690" w:type="dxa"/>
            <w:vMerge/>
            <w:tcBorders>
              <w:bottom w:val="single" w:sz="4" w:space="0" w:color="auto"/>
            </w:tcBorders>
            <w:noWrap/>
            <w:vAlign w:val="center"/>
          </w:tcPr>
          <w:p w14:paraId="52D271F3" w14:textId="77777777" w:rsidR="002E33E9" w:rsidRPr="00172734" w:rsidRDefault="002E33E9" w:rsidP="005E69E8">
            <w:pPr>
              <w:widowControl w:val="0"/>
              <w:snapToGrid w:val="0"/>
              <w:jc w:val="both"/>
              <w:rPr>
                <w:ins w:id="6678" w:author="Haiyang Liu" w:date="2026-05-21T09:57:00Z" w16du:dateUtc="2026-05-21T02:57:00Z"/>
                <w:rFonts w:eastAsia="DengXian"/>
                <w:b/>
                <w:bCs/>
              </w:rPr>
            </w:pPr>
          </w:p>
        </w:tc>
        <w:tc>
          <w:tcPr>
            <w:tcW w:w="1620" w:type="dxa"/>
            <w:tcBorders>
              <w:top w:val="single" w:sz="4" w:space="0" w:color="000000"/>
              <w:bottom w:val="single" w:sz="4" w:space="0" w:color="auto"/>
            </w:tcBorders>
            <w:noWrap/>
            <w:vAlign w:val="center"/>
          </w:tcPr>
          <w:p w14:paraId="6E6A522A" w14:textId="77777777" w:rsidR="002E33E9" w:rsidRPr="00172734" w:rsidRDefault="002E33E9" w:rsidP="005E69E8">
            <w:pPr>
              <w:widowControl w:val="0"/>
              <w:snapToGrid w:val="0"/>
              <w:jc w:val="center"/>
              <w:rPr>
                <w:ins w:id="6679" w:author="Haiyang Liu" w:date="2026-05-21T09:57:00Z" w16du:dateUtc="2026-05-21T02:57:00Z"/>
                <w:rFonts w:eastAsia="DengXian"/>
              </w:rPr>
            </w:pPr>
            <w:ins w:id="6680" w:author="Haiyang Liu" w:date="2026-05-21T09:57:00Z" w16du:dateUtc="2026-05-21T02:57:00Z">
              <w:r w:rsidRPr="00172734">
                <w:rPr>
                  <w:rFonts w:eastAsia="DengXian"/>
                  <w:i/>
                </w:rPr>
                <w:t xml:space="preserve">b </w:t>
              </w:r>
              <w:r w:rsidRPr="00172734">
                <w:rPr>
                  <w:rFonts w:eastAsia="DengXian"/>
                </w:rPr>
                <w:t>(</w:t>
              </w:r>
              <w:r w:rsidRPr="00172734">
                <w:rPr>
                  <w:rFonts w:eastAsia="DengXian"/>
                  <w:i/>
                </w:rPr>
                <w:t>SE</w:t>
              </w:r>
              <w:r w:rsidRPr="00172734">
                <w:rPr>
                  <w:rFonts w:eastAsia="DengXian"/>
                </w:rPr>
                <w:t>)</w:t>
              </w:r>
            </w:ins>
          </w:p>
        </w:tc>
        <w:tc>
          <w:tcPr>
            <w:tcW w:w="1620" w:type="dxa"/>
            <w:tcBorders>
              <w:top w:val="single" w:sz="4" w:space="0" w:color="000000"/>
              <w:bottom w:val="single" w:sz="4" w:space="0" w:color="auto"/>
            </w:tcBorders>
            <w:vAlign w:val="center"/>
          </w:tcPr>
          <w:p w14:paraId="7FDEFBC2" w14:textId="77777777" w:rsidR="002E33E9" w:rsidRPr="00172734" w:rsidRDefault="002E33E9" w:rsidP="005E69E8">
            <w:pPr>
              <w:widowControl w:val="0"/>
              <w:snapToGrid w:val="0"/>
              <w:jc w:val="center"/>
              <w:rPr>
                <w:ins w:id="6681" w:author="Haiyang Liu" w:date="2026-05-21T09:57:00Z" w16du:dateUtc="2026-05-21T02:57:00Z"/>
                <w:rFonts w:eastAsia="DengXian"/>
              </w:rPr>
            </w:pPr>
            <w:ins w:id="6682" w:author="Haiyang Liu" w:date="2026-05-21T09:57:00Z" w16du:dateUtc="2026-05-21T02:57:00Z">
              <w:r w:rsidRPr="00172734">
                <w:rPr>
                  <w:rFonts w:eastAsia="DengXian"/>
                  <w:i/>
                </w:rPr>
                <w:t xml:space="preserve">b </w:t>
              </w:r>
              <w:r w:rsidRPr="00172734">
                <w:rPr>
                  <w:rFonts w:eastAsia="DengXian"/>
                </w:rPr>
                <w:t>(</w:t>
              </w:r>
              <w:r w:rsidRPr="00172734">
                <w:rPr>
                  <w:rFonts w:eastAsia="DengXian"/>
                  <w:i/>
                </w:rPr>
                <w:t>SE</w:t>
              </w:r>
              <w:r w:rsidRPr="00172734">
                <w:rPr>
                  <w:rFonts w:eastAsia="DengXian"/>
                </w:rPr>
                <w:t>)</w:t>
              </w:r>
            </w:ins>
          </w:p>
        </w:tc>
        <w:tc>
          <w:tcPr>
            <w:tcW w:w="1620" w:type="dxa"/>
            <w:tcBorders>
              <w:top w:val="single" w:sz="4" w:space="0" w:color="000000"/>
              <w:bottom w:val="single" w:sz="4" w:space="0" w:color="auto"/>
            </w:tcBorders>
            <w:noWrap/>
            <w:vAlign w:val="center"/>
          </w:tcPr>
          <w:p w14:paraId="286D2DE6" w14:textId="77777777" w:rsidR="002E33E9" w:rsidRPr="00172734" w:rsidRDefault="002E33E9" w:rsidP="005E69E8">
            <w:pPr>
              <w:widowControl w:val="0"/>
              <w:snapToGrid w:val="0"/>
              <w:jc w:val="center"/>
              <w:rPr>
                <w:ins w:id="6683" w:author="Haiyang Liu" w:date="2026-05-21T09:57:00Z" w16du:dateUtc="2026-05-21T02:57:00Z"/>
                <w:rFonts w:eastAsia="DengXian"/>
              </w:rPr>
            </w:pPr>
            <w:ins w:id="6684" w:author="Haiyang Liu" w:date="2026-05-21T09:57:00Z" w16du:dateUtc="2026-05-21T02:57:00Z">
              <w:r w:rsidRPr="00172734">
                <w:rPr>
                  <w:rFonts w:eastAsia="DengXian"/>
                  <w:i/>
                </w:rPr>
                <w:t xml:space="preserve">b </w:t>
              </w:r>
              <w:r w:rsidRPr="00172734">
                <w:rPr>
                  <w:rFonts w:eastAsia="DengXian"/>
                </w:rPr>
                <w:t>(</w:t>
              </w:r>
              <w:r w:rsidRPr="00172734">
                <w:rPr>
                  <w:rFonts w:eastAsia="DengXian"/>
                  <w:i/>
                </w:rPr>
                <w:t>SE</w:t>
              </w:r>
              <w:r w:rsidRPr="00172734">
                <w:rPr>
                  <w:rFonts w:eastAsia="DengXian"/>
                </w:rPr>
                <w:t>)</w:t>
              </w:r>
            </w:ins>
          </w:p>
        </w:tc>
        <w:tc>
          <w:tcPr>
            <w:tcW w:w="1710" w:type="dxa"/>
            <w:tcBorders>
              <w:top w:val="single" w:sz="4" w:space="0" w:color="000000"/>
              <w:bottom w:val="single" w:sz="4" w:space="0" w:color="auto"/>
            </w:tcBorders>
            <w:noWrap/>
            <w:vAlign w:val="center"/>
          </w:tcPr>
          <w:p w14:paraId="7F86A419" w14:textId="77777777" w:rsidR="002E33E9" w:rsidRPr="00172734" w:rsidRDefault="002E33E9" w:rsidP="005E69E8">
            <w:pPr>
              <w:widowControl w:val="0"/>
              <w:snapToGrid w:val="0"/>
              <w:jc w:val="center"/>
              <w:rPr>
                <w:ins w:id="6685" w:author="Haiyang Liu" w:date="2026-05-21T09:57:00Z" w16du:dateUtc="2026-05-21T02:57:00Z"/>
                <w:rFonts w:eastAsia="DengXian"/>
              </w:rPr>
            </w:pPr>
            <w:ins w:id="6686" w:author="Haiyang Liu" w:date="2026-05-21T09:57:00Z" w16du:dateUtc="2026-05-21T02:57:00Z">
              <w:r w:rsidRPr="00172734">
                <w:rPr>
                  <w:rFonts w:eastAsia="DengXian"/>
                  <w:i/>
                </w:rPr>
                <w:t>b</w:t>
              </w:r>
              <w:r w:rsidRPr="00172734">
                <w:rPr>
                  <w:rFonts w:eastAsia="DengXian"/>
                </w:rPr>
                <w:t xml:space="preserve"> (</w:t>
              </w:r>
              <w:r w:rsidRPr="00172734">
                <w:rPr>
                  <w:rFonts w:eastAsia="DengXian"/>
                  <w:i/>
                </w:rPr>
                <w:t>SE</w:t>
              </w:r>
              <w:r w:rsidRPr="00172734">
                <w:rPr>
                  <w:rFonts w:eastAsia="DengXian"/>
                </w:rPr>
                <w:t>)</w:t>
              </w:r>
            </w:ins>
          </w:p>
        </w:tc>
      </w:tr>
      <w:tr w:rsidR="002E33E9" w:rsidRPr="00172734" w14:paraId="238D6C85" w14:textId="77777777" w:rsidTr="005E69E8">
        <w:trPr>
          <w:trHeight w:val="323"/>
          <w:jc w:val="center"/>
          <w:ins w:id="6687" w:author="Haiyang Liu" w:date="2026-05-21T09:57:00Z"/>
        </w:trPr>
        <w:tc>
          <w:tcPr>
            <w:tcW w:w="3690" w:type="dxa"/>
            <w:noWrap/>
            <w:vAlign w:val="center"/>
          </w:tcPr>
          <w:p w14:paraId="4D9D285C" w14:textId="77777777" w:rsidR="002E33E9" w:rsidRPr="00172734" w:rsidRDefault="002E33E9" w:rsidP="005E69E8">
            <w:pPr>
              <w:widowControl w:val="0"/>
              <w:snapToGrid w:val="0"/>
              <w:rPr>
                <w:ins w:id="6688" w:author="Haiyang Liu" w:date="2026-05-21T09:57:00Z" w16du:dateUtc="2026-05-21T02:57:00Z"/>
                <w:color w:val="000000"/>
              </w:rPr>
            </w:pPr>
            <w:ins w:id="6689" w:author="Haiyang Liu" w:date="2026-05-21T09:57:00Z" w16du:dateUtc="2026-05-21T02:57:00Z">
              <w:r w:rsidRPr="00172734">
                <w:rPr>
                  <w:color w:val="000000"/>
                </w:rPr>
                <w:t>Constant</w:t>
              </w:r>
            </w:ins>
          </w:p>
        </w:tc>
        <w:tc>
          <w:tcPr>
            <w:tcW w:w="1620" w:type="dxa"/>
            <w:noWrap/>
            <w:vAlign w:val="center"/>
          </w:tcPr>
          <w:p w14:paraId="2122269E" w14:textId="77777777" w:rsidR="002E33E9" w:rsidRPr="00172734" w:rsidRDefault="002E33E9" w:rsidP="005E69E8">
            <w:pPr>
              <w:widowControl w:val="0"/>
              <w:snapToGrid w:val="0"/>
              <w:jc w:val="right"/>
              <w:rPr>
                <w:ins w:id="6690" w:author="Haiyang Liu" w:date="2026-05-21T09:57:00Z" w16du:dateUtc="2026-05-21T02:57:00Z"/>
                <w:rFonts w:eastAsia="DengXian"/>
              </w:rPr>
            </w:pPr>
            <w:ins w:id="6691" w:author="Haiyang Liu" w:date="2026-05-21T09:57:00Z" w16du:dateUtc="2026-05-21T02:57:00Z">
              <w:r w:rsidRPr="00172734">
                <w:rPr>
                  <w:rFonts w:eastAsia="DengXian"/>
                </w:rPr>
                <w:t>1.754</w:t>
              </w:r>
              <w:r w:rsidRPr="00172734">
                <w:rPr>
                  <w:rFonts w:eastAsia="DengXian"/>
                  <w:vertAlign w:val="superscript"/>
                </w:rPr>
                <w:t>***</w:t>
              </w:r>
              <w:r w:rsidRPr="00172734">
                <w:rPr>
                  <w:rFonts w:eastAsia="DengXian"/>
                </w:rPr>
                <w:t>(.032)</w:t>
              </w:r>
            </w:ins>
          </w:p>
        </w:tc>
        <w:tc>
          <w:tcPr>
            <w:tcW w:w="1620" w:type="dxa"/>
            <w:vAlign w:val="center"/>
          </w:tcPr>
          <w:p w14:paraId="36304308" w14:textId="77777777" w:rsidR="002E33E9" w:rsidRPr="00172734" w:rsidRDefault="002E33E9" w:rsidP="005E69E8">
            <w:pPr>
              <w:widowControl w:val="0"/>
              <w:snapToGrid w:val="0"/>
              <w:jc w:val="right"/>
              <w:rPr>
                <w:ins w:id="6692" w:author="Haiyang Liu" w:date="2026-05-21T09:57:00Z" w16du:dateUtc="2026-05-21T02:57:00Z"/>
                <w:rFonts w:eastAsia="DengXian"/>
              </w:rPr>
            </w:pPr>
            <w:ins w:id="6693" w:author="Haiyang Liu" w:date="2026-05-21T09:57:00Z" w16du:dateUtc="2026-05-21T02:57:00Z">
              <w:r w:rsidRPr="00172734">
                <w:rPr>
                  <w:rFonts w:eastAsia="DengXian"/>
                </w:rPr>
                <w:t>-.420</w:t>
              </w:r>
              <w:r w:rsidRPr="00172734">
                <w:rPr>
                  <w:rFonts w:eastAsia="DengXian"/>
                  <w:vertAlign w:val="superscript"/>
                </w:rPr>
                <w:t>***</w:t>
              </w:r>
              <w:r w:rsidRPr="00172734">
                <w:rPr>
                  <w:rFonts w:eastAsia="DengXian"/>
                </w:rPr>
                <w:t>(.042)</w:t>
              </w:r>
            </w:ins>
          </w:p>
        </w:tc>
        <w:tc>
          <w:tcPr>
            <w:tcW w:w="1620" w:type="dxa"/>
            <w:noWrap/>
            <w:vAlign w:val="center"/>
          </w:tcPr>
          <w:p w14:paraId="74885641" w14:textId="77777777" w:rsidR="002E33E9" w:rsidRPr="00172734" w:rsidRDefault="002E33E9" w:rsidP="005E69E8">
            <w:pPr>
              <w:widowControl w:val="0"/>
              <w:snapToGrid w:val="0"/>
              <w:jc w:val="right"/>
              <w:rPr>
                <w:ins w:id="6694" w:author="Haiyang Liu" w:date="2026-05-21T09:57:00Z" w16du:dateUtc="2026-05-21T02:57:00Z"/>
                <w:rFonts w:eastAsia="DengXian"/>
              </w:rPr>
            </w:pPr>
            <w:ins w:id="6695" w:author="Haiyang Liu" w:date="2026-05-21T09:57:00Z" w16du:dateUtc="2026-05-21T02:57:00Z">
              <w:r w:rsidRPr="00172734">
                <w:rPr>
                  <w:rFonts w:eastAsia="DengXian"/>
                </w:rPr>
                <w:t>-.085</w:t>
              </w:r>
              <w:r w:rsidRPr="00172734">
                <w:rPr>
                  <w:rFonts w:eastAsia="DengXian"/>
                  <w:vertAlign w:val="superscript"/>
                </w:rPr>
                <w:t>***</w:t>
              </w:r>
              <w:r w:rsidRPr="00172734">
                <w:rPr>
                  <w:rFonts w:eastAsia="DengXian"/>
                </w:rPr>
                <w:t>(.016)</w:t>
              </w:r>
            </w:ins>
          </w:p>
        </w:tc>
        <w:tc>
          <w:tcPr>
            <w:tcW w:w="1710" w:type="dxa"/>
            <w:noWrap/>
            <w:vAlign w:val="center"/>
          </w:tcPr>
          <w:p w14:paraId="2D61FF57" w14:textId="77777777" w:rsidR="002E33E9" w:rsidRPr="00172734" w:rsidRDefault="002E33E9" w:rsidP="005E69E8">
            <w:pPr>
              <w:widowControl w:val="0"/>
              <w:snapToGrid w:val="0"/>
              <w:jc w:val="right"/>
              <w:rPr>
                <w:ins w:id="6696" w:author="Haiyang Liu" w:date="2026-05-21T09:57:00Z" w16du:dateUtc="2026-05-21T02:57:00Z"/>
                <w:rFonts w:eastAsia="DengXian"/>
                <w:color w:val="000000"/>
              </w:rPr>
            </w:pPr>
            <w:ins w:id="6697" w:author="Haiyang Liu" w:date="2026-05-21T09:57:00Z" w16du:dateUtc="2026-05-21T02:57:00Z">
              <w:r w:rsidRPr="00172734">
                <w:rPr>
                  <w:rFonts w:eastAsia="DengXian"/>
                  <w:color w:val="000000"/>
                </w:rPr>
                <w:t>6.716</w:t>
              </w:r>
              <w:r w:rsidRPr="00172734">
                <w:rPr>
                  <w:rFonts w:eastAsia="DengXian"/>
                  <w:vertAlign w:val="superscript"/>
                </w:rPr>
                <w:t>***</w:t>
              </w:r>
              <w:r w:rsidRPr="00172734">
                <w:rPr>
                  <w:rFonts w:eastAsia="DengXian"/>
                  <w:color w:val="000000"/>
                </w:rPr>
                <w:t>(.227)</w:t>
              </w:r>
            </w:ins>
          </w:p>
        </w:tc>
      </w:tr>
      <w:tr w:rsidR="002E33E9" w:rsidRPr="00172734" w14:paraId="791013EF" w14:textId="77777777" w:rsidTr="005E69E8">
        <w:trPr>
          <w:trHeight w:val="323"/>
          <w:jc w:val="center"/>
          <w:ins w:id="6698" w:author="Haiyang Liu" w:date="2026-05-21T09:57:00Z"/>
        </w:trPr>
        <w:tc>
          <w:tcPr>
            <w:tcW w:w="3690" w:type="dxa"/>
            <w:noWrap/>
            <w:vAlign w:val="center"/>
          </w:tcPr>
          <w:p w14:paraId="038901D6" w14:textId="77777777" w:rsidR="002E33E9" w:rsidRPr="00172734" w:rsidRDefault="002E33E9" w:rsidP="005E69E8">
            <w:pPr>
              <w:widowControl w:val="0"/>
              <w:snapToGrid w:val="0"/>
              <w:rPr>
                <w:ins w:id="6699" w:author="Haiyang Liu" w:date="2026-05-21T09:57:00Z" w16du:dateUtc="2026-05-21T02:57:00Z"/>
                <w:color w:val="000000"/>
              </w:rPr>
            </w:pPr>
          </w:p>
        </w:tc>
        <w:tc>
          <w:tcPr>
            <w:tcW w:w="1620" w:type="dxa"/>
            <w:noWrap/>
            <w:vAlign w:val="center"/>
          </w:tcPr>
          <w:p w14:paraId="3A182836" w14:textId="77777777" w:rsidR="002E33E9" w:rsidRPr="00172734" w:rsidRDefault="002E33E9" w:rsidP="005E69E8">
            <w:pPr>
              <w:widowControl w:val="0"/>
              <w:snapToGrid w:val="0"/>
              <w:jc w:val="right"/>
              <w:rPr>
                <w:ins w:id="6700" w:author="Haiyang Liu" w:date="2026-05-21T09:57:00Z" w16du:dateUtc="2026-05-21T02:57:00Z"/>
                <w:rFonts w:eastAsia="DengXian"/>
              </w:rPr>
            </w:pPr>
          </w:p>
        </w:tc>
        <w:tc>
          <w:tcPr>
            <w:tcW w:w="1620" w:type="dxa"/>
            <w:vAlign w:val="center"/>
          </w:tcPr>
          <w:p w14:paraId="4BCB85AB" w14:textId="77777777" w:rsidR="002E33E9" w:rsidRPr="00172734" w:rsidRDefault="002E33E9" w:rsidP="005E69E8">
            <w:pPr>
              <w:widowControl w:val="0"/>
              <w:snapToGrid w:val="0"/>
              <w:jc w:val="right"/>
              <w:rPr>
                <w:ins w:id="6701" w:author="Haiyang Liu" w:date="2026-05-21T09:57:00Z" w16du:dateUtc="2026-05-21T02:57:00Z"/>
                <w:rFonts w:eastAsia="DengXian"/>
              </w:rPr>
            </w:pPr>
          </w:p>
        </w:tc>
        <w:tc>
          <w:tcPr>
            <w:tcW w:w="1620" w:type="dxa"/>
            <w:noWrap/>
            <w:vAlign w:val="center"/>
          </w:tcPr>
          <w:p w14:paraId="59D3DA18" w14:textId="77777777" w:rsidR="002E33E9" w:rsidRPr="00172734" w:rsidRDefault="002E33E9" w:rsidP="005E69E8">
            <w:pPr>
              <w:widowControl w:val="0"/>
              <w:snapToGrid w:val="0"/>
              <w:jc w:val="right"/>
              <w:rPr>
                <w:ins w:id="6702" w:author="Haiyang Liu" w:date="2026-05-21T09:57:00Z" w16du:dateUtc="2026-05-21T02:57:00Z"/>
                <w:rFonts w:eastAsia="DengXian"/>
              </w:rPr>
            </w:pPr>
          </w:p>
        </w:tc>
        <w:tc>
          <w:tcPr>
            <w:tcW w:w="1710" w:type="dxa"/>
            <w:noWrap/>
            <w:vAlign w:val="center"/>
          </w:tcPr>
          <w:p w14:paraId="2F62B6EB" w14:textId="77777777" w:rsidR="002E33E9" w:rsidRPr="00172734" w:rsidRDefault="002E33E9" w:rsidP="005E69E8">
            <w:pPr>
              <w:widowControl w:val="0"/>
              <w:snapToGrid w:val="0"/>
              <w:jc w:val="right"/>
              <w:rPr>
                <w:ins w:id="6703" w:author="Haiyang Liu" w:date="2026-05-21T09:57:00Z" w16du:dateUtc="2026-05-21T02:57:00Z"/>
                <w:rFonts w:eastAsia="DengXian"/>
                <w:color w:val="000000"/>
              </w:rPr>
            </w:pPr>
          </w:p>
        </w:tc>
      </w:tr>
      <w:tr w:rsidR="002E33E9" w:rsidRPr="00172734" w14:paraId="359C9C80" w14:textId="77777777" w:rsidTr="005E69E8">
        <w:trPr>
          <w:trHeight w:val="323"/>
          <w:jc w:val="center"/>
          <w:ins w:id="6704" w:author="Haiyang Liu" w:date="2026-05-21T09:57:00Z"/>
        </w:trPr>
        <w:tc>
          <w:tcPr>
            <w:tcW w:w="3690" w:type="dxa"/>
            <w:noWrap/>
            <w:vAlign w:val="center"/>
          </w:tcPr>
          <w:p w14:paraId="78D9AB5C" w14:textId="77777777" w:rsidR="002E33E9" w:rsidRPr="00172734" w:rsidRDefault="002E33E9" w:rsidP="005E69E8">
            <w:pPr>
              <w:widowControl w:val="0"/>
              <w:snapToGrid w:val="0"/>
              <w:rPr>
                <w:ins w:id="6705" w:author="Haiyang Liu" w:date="2026-05-21T09:57:00Z" w16du:dateUtc="2026-05-21T02:57:00Z"/>
                <w:b/>
                <w:bCs/>
                <w:color w:val="000000"/>
              </w:rPr>
            </w:pPr>
            <w:ins w:id="6706" w:author="Haiyang Liu" w:date="2026-05-21T09:57:00Z" w16du:dateUtc="2026-05-21T02:57:00Z">
              <w:r w:rsidRPr="00172734">
                <w:rPr>
                  <w:b/>
                  <w:bCs/>
                  <w:color w:val="000000"/>
                </w:rPr>
                <w:t>Controls</w:t>
              </w:r>
            </w:ins>
          </w:p>
        </w:tc>
        <w:tc>
          <w:tcPr>
            <w:tcW w:w="1620" w:type="dxa"/>
            <w:noWrap/>
            <w:vAlign w:val="center"/>
          </w:tcPr>
          <w:p w14:paraId="518FEC12" w14:textId="77777777" w:rsidR="002E33E9" w:rsidRPr="00172734" w:rsidRDefault="002E33E9" w:rsidP="005E69E8">
            <w:pPr>
              <w:widowControl w:val="0"/>
              <w:snapToGrid w:val="0"/>
              <w:jc w:val="right"/>
              <w:rPr>
                <w:ins w:id="6707" w:author="Haiyang Liu" w:date="2026-05-21T09:57:00Z" w16du:dateUtc="2026-05-21T02:57:00Z"/>
                <w:rFonts w:eastAsia="DengXian"/>
              </w:rPr>
            </w:pPr>
          </w:p>
        </w:tc>
        <w:tc>
          <w:tcPr>
            <w:tcW w:w="1620" w:type="dxa"/>
            <w:vAlign w:val="center"/>
          </w:tcPr>
          <w:p w14:paraId="19604DED" w14:textId="77777777" w:rsidR="002E33E9" w:rsidRPr="00172734" w:rsidRDefault="002E33E9" w:rsidP="005E69E8">
            <w:pPr>
              <w:widowControl w:val="0"/>
              <w:snapToGrid w:val="0"/>
              <w:jc w:val="right"/>
              <w:rPr>
                <w:ins w:id="6708" w:author="Haiyang Liu" w:date="2026-05-21T09:57:00Z" w16du:dateUtc="2026-05-21T02:57:00Z"/>
                <w:rFonts w:eastAsia="DengXian"/>
              </w:rPr>
            </w:pPr>
          </w:p>
        </w:tc>
        <w:tc>
          <w:tcPr>
            <w:tcW w:w="1620" w:type="dxa"/>
            <w:noWrap/>
            <w:vAlign w:val="center"/>
          </w:tcPr>
          <w:p w14:paraId="1E9A3958" w14:textId="77777777" w:rsidR="002E33E9" w:rsidRPr="00172734" w:rsidRDefault="002E33E9" w:rsidP="005E69E8">
            <w:pPr>
              <w:widowControl w:val="0"/>
              <w:snapToGrid w:val="0"/>
              <w:jc w:val="right"/>
              <w:rPr>
                <w:ins w:id="6709" w:author="Haiyang Liu" w:date="2026-05-21T09:57:00Z" w16du:dateUtc="2026-05-21T02:57:00Z"/>
                <w:rFonts w:eastAsia="DengXian"/>
              </w:rPr>
            </w:pPr>
          </w:p>
        </w:tc>
        <w:tc>
          <w:tcPr>
            <w:tcW w:w="1710" w:type="dxa"/>
            <w:noWrap/>
            <w:vAlign w:val="center"/>
          </w:tcPr>
          <w:p w14:paraId="1D9699F2" w14:textId="77777777" w:rsidR="002E33E9" w:rsidRPr="00172734" w:rsidRDefault="002E33E9" w:rsidP="005E69E8">
            <w:pPr>
              <w:widowControl w:val="0"/>
              <w:snapToGrid w:val="0"/>
              <w:jc w:val="right"/>
              <w:rPr>
                <w:ins w:id="6710" w:author="Haiyang Liu" w:date="2026-05-21T09:57:00Z" w16du:dateUtc="2026-05-21T02:57:00Z"/>
                <w:rFonts w:eastAsia="DengXian"/>
                <w:color w:val="000000"/>
              </w:rPr>
            </w:pPr>
          </w:p>
        </w:tc>
      </w:tr>
      <w:tr w:rsidR="002E33E9" w:rsidRPr="00172734" w14:paraId="188F5F39" w14:textId="77777777" w:rsidTr="005E69E8">
        <w:trPr>
          <w:trHeight w:val="323"/>
          <w:jc w:val="center"/>
          <w:ins w:id="6711" w:author="Haiyang Liu" w:date="2026-05-21T09:57:00Z"/>
        </w:trPr>
        <w:tc>
          <w:tcPr>
            <w:tcW w:w="3690" w:type="dxa"/>
            <w:noWrap/>
            <w:vAlign w:val="center"/>
          </w:tcPr>
          <w:p w14:paraId="542CAE32" w14:textId="77777777" w:rsidR="002E33E9" w:rsidRPr="00172734" w:rsidRDefault="002E33E9" w:rsidP="005E69E8">
            <w:pPr>
              <w:widowControl w:val="0"/>
              <w:snapToGrid w:val="0"/>
              <w:rPr>
                <w:ins w:id="6712" w:author="Haiyang Liu" w:date="2026-05-21T09:57:00Z" w16du:dateUtc="2026-05-21T02:57:00Z"/>
                <w:color w:val="000000"/>
              </w:rPr>
            </w:pPr>
            <w:ins w:id="6713" w:author="Haiyang Liu" w:date="2026-05-21T09:57:00Z" w16du:dateUtc="2026-05-21T02:57:00Z">
              <w:r w:rsidRPr="00172734">
                <w:rPr>
                  <w:color w:val="000000"/>
                </w:rPr>
                <w:t>Newcomer learning goal orientation</w:t>
              </w:r>
            </w:ins>
          </w:p>
        </w:tc>
        <w:tc>
          <w:tcPr>
            <w:tcW w:w="1620" w:type="dxa"/>
            <w:noWrap/>
            <w:vAlign w:val="center"/>
          </w:tcPr>
          <w:p w14:paraId="512389E2" w14:textId="77777777" w:rsidR="002E33E9" w:rsidRPr="00172734" w:rsidRDefault="002E33E9" w:rsidP="005E69E8">
            <w:pPr>
              <w:widowControl w:val="0"/>
              <w:snapToGrid w:val="0"/>
              <w:jc w:val="right"/>
              <w:rPr>
                <w:ins w:id="6714" w:author="Haiyang Liu" w:date="2026-05-21T09:57:00Z" w16du:dateUtc="2026-05-21T02:57:00Z"/>
                <w:rFonts w:eastAsia="DengXian"/>
              </w:rPr>
            </w:pPr>
            <w:ins w:id="6715" w:author="Haiyang Liu" w:date="2026-05-21T09:57:00Z" w16du:dateUtc="2026-05-21T02:57:00Z">
              <w:r w:rsidRPr="00172734">
                <w:rPr>
                  <w:rFonts w:eastAsia="DengXian"/>
                </w:rPr>
                <w:t>-.142</w:t>
              </w:r>
              <w:r w:rsidRPr="00172734">
                <w:rPr>
                  <w:rFonts w:eastAsia="DengXian"/>
                  <w:vertAlign w:val="superscript"/>
                </w:rPr>
                <w:t>*</w:t>
              </w:r>
              <w:r w:rsidRPr="00172734">
                <w:rPr>
                  <w:rFonts w:eastAsia="DengXian"/>
                </w:rPr>
                <w:t>(.070)</w:t>
              </w:r>
            </w:ins>
          </w:p>
        </w:tc>
        <w:tc>
          <w:tcPr>
            <w:tcW w:w="1620" w:type="dxa"/>
            <w:vAlign w:val="center"/>
          </w:tcPr>
          <w:p w14:paraId="5B6D7526" w14:textId="77777777" w:rsidR="002E33E9" w:rsidRPr="00172734" w:rsidRDefault="002E33E9" w:rsidP="005E69E8">
            <w:pPr>
              <w:widowControl w:val="0"/>
              <w:snapToGrid w:val="0"/>
              <w:jc w:val="right"/>
              <w:rPr>
                <w:ins w:id="6716" w:author="Haiyang Liu" w:date="2026-05-21T09:57:00Z" w16du:dateUtc="2026-05-21T02:57:00Z"/>
                <w:rFonts w:eastAsia="DengXian"/>
              </w:rPr>
            </w:pPr>
            <w:ins w:id="6717" w:author="Haiyang Liu" w:date="2026-05-21T09:57:00Z" w16du:dateUtc="2026-05-21T02:57:00Z">
              <w:r w:rsidRPr="00172734">
                <w:rPr>
                  <w:rFonts w:eastAsia="DengXian"/>
                </w:rPr>
                <w:t>.020(.094)</w:t>
              </w:r>
            </w:ins>
          </w:p>
        </w:tc>
        <w:tc>
          <w:tcPr>
            <w:tcW w:w="1620" w:type="dxa"/>
            <w:noWrap/>
            <w:vAlign w:val="center"/>
          </w:tcPr>
          <w:p w14:paraId="113408AD" w14:textId="77777777" w:rsidR="002E33E9" w:rsidRPr="00172734" w:rsidRDefault="002E33E9" w:rsidP="005E69E8">
            <w:pPr>
              <w:widowControl w:val="0"/>
              <w:snapToGrid w:val="0"/>
              <w:jc w:val="right"/>
              <w:rPr>
                <w:ins w:id="6718" w:author="Haiyang Liu" w:date="2026-05-21T09:57:00Z" w16du:dateUtc="2026-05-21T02:57:00Z"/>
                <w:rFonts w:eastAsia="DengXian"/>
              </w:rPr>
            </w:pPr>
            <w:ins w:id="6719" w:author="Haiyang Liu" w:date="2026-05-21T09:57:00Z" w16du:dateUtc="2026-05-21T02:57:00Z">
              <w:r w:rsidRPr="00172734">
                <w:rPr>
                  <w:rFonts w:eastAsia="DengXian"/>
                </w:rPr>
                <w:t>-.015(.035)</w:t>
              </w:r>
            </w:ins>
          </w:p>
        </w:tc>
        <w:tc>
          <w:tcPr>
            <w:tcW w:w="1710" w:type="dxa"/>
            <w:noWrap/>
            <w:vAlign w:val="center"/>
          </w:tcPr>
          <w:p w14:paraId="143D8E78" w14:textId="77777777" w:rsidR="002E33E9" w:rsidRPr="00172734" w:rsidRDefault="002E33E9" w:rsidP="005E69E8">
            <w:pPr>
              <w:widowControl w:val="0"/>
              <w:snapToGrid w:val="0"/>
              <w:jc w:val="right"/>
              <w:rPr>
                <w:ins w:id="6720" w:author="Haiyang Liu" w:date="2026-05-21T09:57:00Z" w16du:dateUtc="2026-05-21T02:57:00Z"/>
                <w:rFonts w:eastAsia="DengXian"/>
              </w:rPr>
            </w:pPr>
            <w:ins w:id="6721" w:author="Haiyang Liu" w:date="2026-05-21T09:57:00Z" w16du:dateUtc="2026-05-21T02:57:00Z">
              <w:r w:rsidRPr="00172734">
                <w:rPr>
                  <w:rFonts w:eastAsia="DengXian"/>
                </w:rPr>
                <w:t>.106(.082)</w:t>
              </w:r>
            </w:ins>
          </w:p>
        </w:tc>
      </w:tr>
      <w:tr w:rsidR="002E33E9" w:rsidRPr="00172734" w14:paraId="7F935CE8" w14:textId="77777777" w:rsidTr="005E69E8">
        <w:trPr>
          <w:trHeight w:val="323"/>
          <w:jc w:val="center"/>
          <w:ins w:id="6722" w:author="Haiyang Liu" w:date="2026-05-21T09:57:00Z"/>
        </w:trPr>
        <w:tc>
          <w:tcPr>
            <w:tcW w:w="3690" w:type="dxa"/>
            <w:noWrap/>
            <w:vAlign w:val="center"/>
          </w:tcPr>
          <w:p w14:paraId="4F44C813" w14:textId="77777777" w:rsidR="002E33E9" w:rsidRPr="00172734" w:rsidRDefault="002E33E9" w:rsidP="005E69E8">
            <w:pPr>
              <w:widowControl w:val="0"/>
              <w:snapToGrid w:val="0"/>
              <w:rPr>
                <w:ins w:id="6723" w:author="Haiyang Liu" w:date="2026-05-21T09:57:00Z" w16du:dateUtc="2026-05-21T02:57:00Z"/>
                <w:color w:val="000000"/>
              </w:rPr>
            </w:pPr>
            <w:ins w:id="6724" w:author="Haiyang Liu" w:date="2026-05-21T09:57:00Z" w16du:dateUtc="2026-05-21T02:57:00Z">
              <w:r w:rsidRPr="00172734">
                <w:rPr>
                  <w:color w:val="000000"/>
                </w:rPr>
                <w:t>Newcomer performance goal orientation</w:t>
              </w:r>
            </w:ins>
          </w:p>
        </w:tc>
        <w:tc>
          <w:tcPr>
            <w:tcW w:w="1620" w:type="dxa"/>
            <w:noWrap/>
            <w:vAlign w:val="center"/>
          </w:tcPr>
          <w:p w14:paraId="1CBC6DDA" w14:textId="77777777" w:rsidR="002E33E9" w:rsidRPr="00172734" w:rsidRDefault="002E33E9" w:rsidP="005E69E8">
            <w:pPr>
              <w:widowControl w:val="0"/>
              <w:snapToGrid w:val="0"/>
              <w:jc w:val="right"/>
              <w:rPr>
                <w:ins w:id="6725" w:author="Haiyang Liu" w:date="2026-05-21T09:57:00Z" w16du:dateUtc="2026-05-21T02:57:00Z"/>
                <w:rFonts w:eastAsia="DengXian"/>
              </w:rPr>
            </w:pPr>
            <w:ins w:id="6726" w:author="Haiyang Liu" w:date="2026-05-21T09:57:00Z" w16du:dateUtc="2026-05-21T02:57:00Z">
              <w:r w:rsidRPr="00172734">
                <w:rPr>
                  <w:rFonts w:eastAsia="DengXian"/>
                </w:rPr>
                <w:t>.058(.049)</w:t>
              </w:r>
            </w:ins>
          </w:p>
        </w:tc>
        <w:tc>
          <w:tcPr>
            <w:tcW w:w="1620" w:type="dxa"/>
            <w:vAlign w:val="center"/>
          </w:tcPr>
          <w:p w14:paraId="03CEFBB9" w14:textId="77777777" w:rsidR="002E33E9" w:rsidRPr="00172734" w:rsidRDefault="002E33E9" w:rsidP="005E69E8">
            <w:pPr>
              <w:widowControl w:val="0"/>
              <w:snapToGrid w:val="0"/>
              <w:jc w:val="right"/>
              <w:rPr>
                <w:ins w:id="6727" w:author="Haiyang Liu" w:date="2026-05-21T09:57:00Z" w16du:dateUtc="2026-05-21T02:57:00Z"/>
                <w:rFonts w:eastAsia="DengXian"/>
              </w:rPr>
            </w:pPr>
            <w:ins w:id="6728" w:author="Haiyang Liu" w:date="2026-05-21T09:57:00Z" w16du:dateUtc="2026-05-21T02:57:00Z">
              <w:r w:rsidRPr="00172734">
                <w:rPr>
                  <w:rFonts w:eastAsia="DengXian"/>
                </w:rPr>
                <w:t>-.011(.065)</w:t>
              </w:r>
            </w:ins>
          </w:p>
        </w:tc>
        <w:tc>
          <w:tcPr>
            <w:tcW w:w="1620" w:type="dxa"/>
            <w:noWrap/>
            <w:vAlign w:val="center"/>
          </w:tcPr>
          <w:p w14:paraId="369B8C2C" w14:textId="77777777" w:rsidR="002E33E9" w:rsidRPr="00172734" w:rsidRDefault="002E33E9" w:rsidP="005E69E8">
            <w:pPr>
              <w:widowControl w:val="0"/>
              <w:snapToGrid w:val="0"/>
              <w:jc w:val="right"/>
              <w:rPr>
                <w:ins w:id="6729" w:author="Haiyang Liu" w:date="2026-05-21T09:57:00Z" w16du:dateUtc="2026-05-21T02:57:00Z"/>
                <w:rFonts w:eastAsia="DengXian"/>
              </w:rPr>
            </w:pPr>
            <w:ins w:id="6730" w:author="Haiyang Liu" w:date="2026-05-21T09:57:00Z" w16du:dateUtc="2026-05-21T02:57:00Z">
              <w:r w:rsidRPr="00172734">
                <w:rPr>
                  <w:rFonts w:eastAsia="DengXian"/>
                </w:rPr>
                <w:t>-.001(.024)</w:t>
              </w:r>
            </w:ins>
          </w:p>
        </w:tc>
        <w:tc>
          <w:tcPr>
            <w:tcW w:w="1710" w:type="dxa"/>
            <w:noWrap/>
            <w:vAlign w:val="center"/>
          </w:tcPr>
          <w:p w14:paraId="085D5505" w14:textId="77777777" w:rsidR="002E33E9" w:rsidRPr="00172734" w:rsidRDefault="002E33E9" w:rsidP="005E69E8">
            <w:pPr>
              <w:widowControl w:val="0"/>
              <w:snapToGrid w:val="0"/>
              <w:jc w:val="right"/>
              <w:rPr>
                <w:ins w:id="6731" w:author="Haiyang Liu" w:date="2026-05-21T09:57:00Z" w16du:dateUtc="2026-05-21T02:57:00Z"/>
                <w:rFonts w:eastAsia="DengXian"/>
              </w:rPr>
            </w:pPr>
            <w:ins w:id="6732" w:author="Haiyang Liu" w:date="2026-05-21T09:57:00Z" w16du:dateUtc="2026-05-21T02:57:00Z">
              <w:r w:rsidRPr="00172734">
                <w:rPr>
                  <w:rFonts w:eastAsia="DengXian"/>
                </w:rPr>
                <w:t>.050(.056)</w:t>
              </w:r>
            </w:ins>
          </w:p>
        </w:tc>
      </w:tr>
      <w:tr w:rsidR="002E33E9" w:rsidRPr="00172734" w14:paraId="359D5CB4" w14:textId="77777777" w:rsidTr="005E69E8">
        <w:trPr>
          <w:trHeight w:val="323"/>
          <w:jc w:val="center"/>
          <w:ins w:id="6733" w:author="Haiyang Liu" w:date="2026-05-21T09:57:00Z"/>
        </w:trPr>
        <w:tc>
          <w:tcPr>
            <w:tcW w:w="3690" w:type="dxa"/>
            <w:noWrap/>
            <w:vAlign w:val="center"/>
          </w:tcPr>
          <w:p w14:paraId="5360240B" w14:textId="77777777" w:rsidR="002E33E9" w:rsidRPr="00172734" w:rsidRDefault="002E33E9" w:rsidP="005E69E8">
            <w:pPr>
              <w:widowControl w:val="0"/>
              <w:snapToGrid w:val="0"/>
              <w:rPr>
                <w:ins w:id="6734" w:author="Haiyang Liu" w:date="2026-05-21T09:57:00Z" w16du:dateUtc="2026-05-21T02:57:00Z"/>
                <w:color w:val="000000"/>
              </w:rPr>
            </w:pPr>
            <w:ins w:id="6735" w:author="Haiyang Liu" w:date="2026-05-21T09:57:00Z" w16du:dateUtc="2026-05-21T02:57:00Z">
              <w:r w:rsidRPr="00172734">
                <w:rPr>
                  <w:color w:val="000000"/>
                </w:rPr>
                <w:t>Newcomer proactivity</w:t>
              </w:r>
            </w:ins>
          </w:p>
        </w:tc>
        <w:tc>
          <w:tcPr>
            <w:tcW w:w="1620" w:type="dxa"/>
            <w:noWrap/>
            <w:vAlign w:val="center"/>
          </w:tcPr>
          <w:p w14:paraId="2A53AC43" w14:textId="77777777" w:rsidR="002E33E9" w:rsidRPr="00172734" w:rsidRDefault="002E33E9" w:rsidP="005E69E8">
            <w:pPr>
              <w:widowControl w:val="0"/>
              <w:snapToGrid w:val="0"/>
              <w:jc w:val="right"/>
              <w:rPr>
                <w:ins w:id="6736" w:author="Haiyang Liu" w:date="2026-05-21T09:57:00Z" w16du:dateUtc="2026-05-21T02:57:00Z"/>
                <w:rFonts w:eastAsia="DengXian"/>
              </w:rPr>
            </w:pPr>
            <w:ins w:id="6737" w:author="Haiyang Liu" w:date="2026-05-21T09:57:00Z" w16du:dateUtc="2026-05-21T02:57:00Z">
              <w:r w:rsidRPr="00172734">
                <w:rPr>
                  <w:rFonts w:eastAsia="DengXian"/>
                </w:rPr>
                <w:t>.028(.076)</w:t>
              </w:r>
            </w:ins>
          </w:p>
        </w:tc>
        <w:tc>
          <w:tcPr>
            <w:tcW w:w="1620" w:type="dxa"/>
            <w:vAlign w:val="center"/>
          </w:tcPr>
          <w:p w14:paraId="67046040" w14:textId="77777777" w:rsidR="002E33E9" w:rsidRPr="00172734" w:rsidRDefault="002E33E9" w:rsidP="005E69E8">
            <w:pPr>
              <w:widowControl w:val="0"/>
              <w:snapToGrid w:val="0"/>
              <w:jc w:val="right"/>
              <w:rPr>
                <w:ins w:id="6738" w:author="Haiyang Liu" w:date="2026-05-21T09:57:00Z" w16du:dateUtc="2026-05-21T02:57:00Z"/>
                <w:rFonts w:eastAsia="DengXian"/>
              </w:rPr>
            </w:pPr>
            <w:ins w:id="6739" w:author="Haiyang Liu" w:date="2026-05-21T09:57:00Z" w16du:dateUtc="2026-05-21T02:57:00Z">
              <w:r w:rsidRPr="00172734">
                <w:rPr>
                  <w:rFonts w:eastAsia="DengXian"/>
                </w:rPr>
                <w:t>-.077(.101)</w:t>
              </w:r>
            </w:ins>
          </w:p>
        </w:tc>
        <w:tc>
          <w:tcPr>
            <w:tcW w:w="1620" w:type="dxa"/>
            <w:noWrap/>
            <w:vAlign w:val="center"/>
          </w:tcPr>
          <w:p w14:paraId="2DED7641" w14:textId="77777777" w:rsidR="002E33E9" w:rsidRPr="00172734" w:rsidRDefault="002E33E9" w:rsidP="005E69E8">
            <w:pPr>
              <w:widowControl w:val="0"/>
              <w:snapToGrid w:val="0"/>
              <w:jc w:val="right"/>
              <w:rPr>
                <w:ins w:id="6740" w:author="Haiyang Liu" w:date="2026-05-21T09:57:00Z" w16du:dateUtc="2026-05-21T02:57:00Z"/>
                <w:rFonts w:eastAsia="DengXian"/>
              </w:rPr>
            </w:pPr>
            <w:ins w:id="6741" w:author="Haiyang Liu" w:date="2026-05-21T09:57:00Z" w16du:dateUtc="2026-05-21T02:57:00Z">
              <w:r w:rsidRPr="00172734">
                <w:rPr>
                  <w:rFonts w:eastAsia="DengXian"/>
                </w:rPr>
                <w:t>-.028(.038)</w:t>
              </w:r>
            </w:ins>
          </w:p>
        </w:tc>
        <w:tc>
          <w:tcPr>
            <w:tcW w:w="1710" w:type="dxa"/>
            <w:noWrap/>
            <w:vAlign w:val="center"/>
          </w:tcPr>
          <w:p w14:paraId="09DE70E3" w14:textId="77777777" w:rsidR="002E33E9" w:rsidRPr="00172734" w:rsidRDefault="002E33E9" w:rsidP="005E69E8">
            <w:pPr>
              <w:widowControl w:val="0"/>
              <w:snapToGrid w:val="0"/>
              <w:jc w:val="right"/>
              <w:rPr>
                <w:ins w:id="6742" w:author="Haiyang Liu" w:date="2026-05-21T09:57:00Z" w16du:dateUtc="2026-05-21T02:57:00Z"/>
                <w:rFonts w:eastAsia="DengXian"/>
              </w:rPr>
            </w:pPr>
            <w:ins w:id="6743" w:author="Haiyang Liu" w:date="2026-05-21T09:57:00Z" w16du:dateUtc="2026-05-21T02:57:00Z">
              <w:r w:rsidRPr="00172734">
                <w:rPr>
                  <w:rFonts w:eastAsia="DengXian"/>
                </w:rPr>
                <w:t>.019(.090)</w:t>
              </w:r>
            </w:ins>
          </w:p>
        </w:tc>
      </w:tr>
      <w:tr w:rsidR="002E33E9" w:rsidRPr="00172734" w14:paraId="3DFEB7D1" w14:textId="77777777" w:rsidTr="005E69E8">
        <w:trPr>
          <w:trHeight w:val="323"/>
          <w:jc w:val="center"/>
          <w:ins w:id="6744" w:author="Haiyang Liu" w:date="2026-05-21T09:57:00Z"/>
        </w:trPr>
        <w:tc>
          <w:tcPr>
            <w:tcW w:w="3690" w:type="dxa"/>
            <w:noWrap/>
            <w:vAlign w:val="center"/>
          </w:tcPr>
          <w:p w14:paraId="70FA2D9E" w14:textId="77777777" w:rsidR="002E33E9" w:rsidRPr="00172734" w:rsidRDefault="002E33E9" w:rsidP="005E69E8">
            <w:pPr>
              <w:widowControl w:val="0"/>
              <w:snapToGrid w:val="0"/>
              <w:rPr>
                <w:ins w:id="6745" w:author="Haiyang Liu" w:date="2026-05-21T09:57:00Z" w16du:dateUtc="2026-05-21T02:57:00Z"/>
                <w:color w:val="000000"/>
              </w:rPr>
            </w:pPr>
            <w:ins w:id="6746" w:author="Haiyang Liu" w:date="2026-05-21T09:57:00Z" w16du:dateUtc="2026-05-21T02:57:00Z">
              <w:r w:rsidRPr="00172734">
                <w:rPr>
                  <w:color w:val="000000"/>
                </w:rPr>
                <w:t>Team psychological safety</w:t>
              </w:r>
            </w:ins>
          </w:p>
        </w:tc>
        <w:tc>
          <w:tcPr>
            <w:tcW w:w="1620" w:type="dxa"/>
            <w:noWrap/>
            <w:vAlign w:val="center"/>
          </w:tcPr>
          <w:p w14:paraId="48B50A7F" w14:textId="77777777" w:rsidR="002E33E9" w:rsidRPr="00172734" w:rsidRDefault="002E33E9" w:rsidP="005E69E8">
            <w:pPr>
              <w:widowControl w:val="0"/>
              <w:snapToGrid w:val="0"/>
              <w:jc w:val="right"/>
              <w:rPr>
                <w:ins w:id="6747" w:author="Haiyang Liu" w:date="2026-05-21T09:57:00Z" w16du:dateUtc="2026-05-21T02:57:00Z"/>
                <w:rFonts w:eastAsia="DengXian"/>
              </w:rPr>
            </w:pPr>
            <w:ins w:id="6748" w:author="Haiyang Liu" w:date="2026-05-21T09:57:00Z" w16du:dateUtc="2026-05-21T02:57:00Z">
              <w:r w:rsidRPr="00172734">
                <w:rPr>
                  <w:rFonts w:eastAsia="DengXian"/>
                </w:rPr>
                <w:t>-.156</w:t>
              </w:r>
              <w:r w:rsidRPr="00172734">
                <w:rPr>
                  <w:rFonts w:eastAsia="DengXian"/>
                  <w:vertAlign w:val="superscript"/>
                </w:rPr>
                <w:t>**</w:t>
              </w:r>
              <w:r w:rsidRPr="00172734">
                <w:rPr>
                  <w:rFonts w:eastAsia="DengXian"/>
                </w:rPr>
                <w:t>(.054)</w:t>
              </w:r>
            </w:ins>
          </w:p>
        </w:tc>
        <w:tc>
          <w:tcPr>
            <w:tcW w:w="1620" w:type="dxa"/>
            <w:vAlign w:val="center"/>
          </w:tcPr>
          <w:p w14:paraId="64608CF7" w14:textId="77777777" w:rsidR="002E33E9" w:rsidRPr="00172734" w:rsidRDefault="002E33E9" w:rsidP="005E69E8">
            <w:pPr>
              <w:widowControl w:val="0"/>
              <w:snapToGrid w:val="0"/>
              <w:jc w:val="right"/>
              <w:rPr>
                <w:ins w:id="6749" w:author="Haiyang Liu" w:date="2026-05-21T09:57:00Z" w16du:dateUtc="2026-05-21T02:57:00Z"/>
                <w:rFonts w:eastAsia="DengXian"/>
              </w:rPr>
            </w:pPr>
            <w:ins w:id="6750" w:author="Haiyang Liu" w:date="2026-05-21T09:57:00Z" w16du:dateUtc="2026-05-21T02:57:00Z">
              <w:r w:rsidRPr="00172734">
                <w:rPr>
                  <w:rFonts w:eastAsia="DengXian"/>
                </w:rPr>
                <w:t>.284</w:t>
              </w:r>
              <w:r w:rsidRPr="00172734">
                <w:rPr>
                  <w:rFonts w:eastAsia="DengXian"/>
                  <w:vertAlign w:val="superscript"/>
                </w:rPr>
                <w:t>***</w:t>
              </w:r>
              <w:r w:rsidRPr="00172734">
                <w:rPr>
                  <w:rFonts w:eastAsia="DengXian"/>
                </w:rPr>
                <w:t>(.072)</w:t>
              </w:r>
            </w:ins>
          </w:p>
        </w:tc>
        <w:tc>
          <w:tcPr>
            <w:tcW w:w="1620" w:type="dxa"/>
            <w:noWrap/>
            <w:vAlign w:val="center"/>
          </w:tcPr>
          <w:p w14:paraId="670CCFF9" w14:textId="77777777" w:rsidR="002E33E9" w:rsidRPr="00172734" w:rsidRDefault="002E33E9" w:rsidP="005E69E8">
            <w:pPr>
              <w:widowControl w:val="0"/>
              <w:snapToGrid w:val="0"/>
              <w:jc w:val="right"/>
              <w:rPr>
                <w:ins w:id="6751" w:author="Haiyang Liu" w:date="2026-05-21T09:57:00Z" w16du:dateUtc="2026-05-21T02:57:00Z"/>
                <w:rFonts w:eastAsia="DengXian"/>
              </w:rPr>
            </w:pPr>
            <w:ins w:id="6752" w:author="Haiyang Liu" w:date="2026-05-21T09:57:00Z" w16du:dateUtc="2026-05-21T02:57:00Z">
              <w:r w:rsidRPr="00172734">
                <w:rPr>
                  <w:rFonts w:eastAsia="DengXian"/>
                </w:rPr>
                <w:t>.097</w:t>
              </w:r>
              <w:r w:rsidRPr="00172734">
                <w:rPr>
                  <w:rFonts w:eastAsia="DengXian"/>
                  <w:vertAlign w:val="superscript"/>
                </w:rPr>
                <w:t>***</w:t>
              </w:r>
              <w:r w:rsidRPr="00172734">
                <w:rPr>
                  <w:rFonts w:eastAsia="DengXian"/>
                </w:rPr>
                <w:t>(.027)</w:t>
              </w:r>
            </w:ins>
          </w:p>
        </w:tc>
        <w:tc>
          <w:tcPr>
            <w:tcW w:w="1710" w:type="dxa"/>
            <w:noWrap/>
            <w:vAlign w:val="center"/>
          </w:tcPr>
          <w:p w14:paraId="7193610A" w14:textId="77777777" w:rsidR="002E33E9" w:rsidRPr="00172734" w:rsidRDefault="002E33E9" w:rsidP="005E69E8">
            <w:pPr>
              <w:widowControl w:val="0"/>
              <w:snapToGrid w:val="0"/>
              <w:jc w:val="right"/>
              <w:rPr>
                <w:ins w:id="6753" w:author="Haiyang Liu" w:date="2026-05-21T09:57:00Z" w16du:dateUtc="2026-05-21T02:57:00Z"/>
                <w:rFonts w:eastAsia="DengXian"/>
              </w:rPr>
            </w:pPr>
            <w:ins w:id="6754" w:author="Haiyang Liu" w:date="2026-05-21T09:57:00Z" w16du:dateUtc="2026-05-21T02:57:00Z">
              <w:r w:rsidRPr="00172734">
                <w:rPr>
                  <w:rFonts w:eastAsia="DengXian"/>
                </w:rPr>
                <w:t>-.045(.116)</w:t>
              </w:r>
            </w:ins>
          </w:p>
        </w:tc>
      </w:tr>
      <w:tr w:rsidR="002E33E9" w:rsidRPr="00172734" w14:paraId="1FE10ECC" w14:textId="77777777" w:rsidTr="005E69E8">
        <w:trPr>
          <w:trHeight w:val="323"/>
          <w:jc w:val="center"/>
          <w:ins w:id="6755" w:author="Haiyang Liu" w:date="2026-05-21T09:57:00Z"/>
        </w:trPr>
        <w:tc>
          <w:tcPr>
            <w:tcW w:w="3690" w:type="dxa"/>
            <w:noWrap/>
            <w:vAlign w:val="center"/>
          </w:tcPr>
          <w:p w14:paraId="6FDE9814" w14:textId="77777777" w:rsidR="002E33E9" w:rsidRPr="00172734" w:rsidRDefault="002E33E9" w:rsidP="005E69E8">
            <w:pPr>
              <w:widowControl w:val="0"/>
              <w:snapToGrid w:val="0"/>
              <w:rPr>
                <w:ins w:id="6756" w:author="Haiyang Liu" w:date="2026-05-21T09:57:00Z" w16du:dateUtc="2026-05-21T02:57:00Z"/>
                <w:color w:val="000000"/>
              </w:rPr>
            </w:pPr>
          </w:p>
        </w:tc>
        <w:tc>
          <w:tcPr>
            <w:tcW w:w="1620" w:type="dxa"/>
            <w:noWrap/>
            <w:vAlign w:val="center"/>
          </w:tcPr>
          <w:p w14:paraId="497D1839" w14:textId="77777777" w:rsidR="002E33E9" w:rsidRPr="00172734" w:rsidRDefault="002E33E9" w:rsidP="005E69E8">
            <w:pPr>
              <w:widowControl w:val="0"/>
              <w:snapToGrid w:val="0"/>
              <w:jc w:val="right"/>
              <w:rPr>
                <w:ins w:id="6757" w:author="Haiyang Liu" w:date="2026-05-21T09:57:00Z" w16du:dateUtc="2026-05-21T02:57:00Z"/>
                <w:rFonts w:eastAsia="DengXian"/>
              </w:rPr>
            </w:pPr>
          </w:p>
        </w:tc>
        <w:tc>
          <w:tcPr>
            <w:tcW w:w="1620" w:type="dxa"/>
            <w:vAlign w:val="center"/>
          </w:tcPr>
          <w:p w14:paraId="5F171E31" w14:textId="77777777" w:rsidR="002E33E9" w:rsidRPr="00172734" w:rsidRDefault="002E33E9" w:rsidP="005E69E8">
            <w:pPr>
              <w:widowControl w:val="0"/>
              <w:snapToGrid w:val="0"/>
              <w:jc w:val="right"/>
              <w:rPr>
                <w:ins w:id="6758" w:author="Haiyang Liu" w:date="2026-05-21T09:57:00Z" w16du:dateUtc="2026-05-21T02:57:00Z"/>
                <w:rFonts w:eastAsia="DengXian"/>
              </w:rPr>
            </w:pPr>
          </w:p>
        </w:tc>
        <w:tc>
          <w:tcPr>
            <w:tcW w:w="1620" w:type="dxa"/>
            <w:noWrap/>
            <w:vAlign w:val="center"/>
          </w:tcPr>
          <w:p w14:paraId="14EE35B0" w14:textId="77777777" w:rsidR="002E33E9" w:rsidRPr="00172734" w:rsidRDefault="002E33E9" w:rsidP="005E69E8">
            <w:pPr>
              <w:widowControl w:val="0"/>
              <w:snapToGrid w:val="0"/>
              <w:jc w:val="right"/>
              <w:rPr>
                <w:ins w:id="6759" w:author="Haiyang Liu" w:date="2026-05-21T09:57:00Z" w16du:dateUtc="2026-05-21T02:57:00Z"/>
                <w:rFonts w:eastAsia="DengXian"/>
              </w:rPr>
            </w:pPr>
          </w:p>
        </w:tc>
        <w:tc>
          <w:tcPr>
            <w:tcW w:w="1710" w:type="dxa"/>
            <w:noWrap/>
            <w:vAlign w:val="center"/>
          </w:tcPr>
          <w:p w14:paraId="118E6C65" w14:textId="77777777" w:rsidR="002E33E9" w:rsidRPr="00172734" w:rsidRDefault="002E33E9" w:rsidP="005E69E8">
            <w:pPr>
              <w:widowControl w:val="0"/>
              <w:snapToGrid w:val="0"/>
              <w:jc w:val="right"/>
              <w:rPr>
                <w:ins w:id="6760" w:author="Haiyang Liu" w:date="2026-05-21T09:57:00Z" w16du:dateUtc="2026-05-21T02:57:00Z"/>
                <w:rFonts w:eastAsia="DengXian"/>
              </w:rPr>
            </w:pPr>
          </w:p>
        </w:tc>
      </w:tr>
      <w:tr w:rsidR="002E33E9" w:rsidRPr="00172734" w14:paraId="3941F792" w14:textId="77777777" w:rsidTr="005E69E8">
        <w:trPr>
          <w:trHeight w:val="323"/>
          <w:jc w:val="center"/>
          <w:ins w:id="6761" w:author="Haiyang Liu" w:date="2026-05-21T09:57:00Z"/>
        </w:trPr>
        <w:tc>
          <w:tcPr>
            <w:tcW w:w="3690" w:type="dxa"/>
            <w:noWrap/>
            <w:vAlign w:val="center"/>
          </w:tcPr>
          <w:p w14:paraId="1801731E" w14:textId="77777777" w:rsidR="002E33E9" w:rsidRPr="00172734" w:rsidRDefault="002E33E9" w:rsidP="005E69E8">
            <w:pPr>
              <w:widowControl w:val="0"/>
              <w:snapToGrid w:val="0"/>
              <w:rPr>
                <w:ins w:id="6762" w:author="Haiyang Liu" w:date="2026-05-21T09:57:00Z" w16du:dateUtc="2026-05-21T02:57:00Z"/>
                <w:b/>
                <w:bCs/>
                <w:color w:val="000000"/>
              </w:rPr>
            </w:pPr>
            <w:ins w:id="6763" w:author="Haiyang Liu" w:date="2026-05-21T09:57:00Z" w16du:dateUtc="2026-05-21T02:57:00Z">
              <w:r w:rsidRPr="00172734">
                <w:rPr>
                  <w:b/>
                  <w:bCs/>
                  <w:color w:val="000000"/>
                </w:rPr>
                <w:t>Main predictors</w:t>
              </w:r>
            </w:ins>
          </w:p>
        </w:tc>
        <w:tc>
          <w:tcPr>
            <w:tcW w:w="1620" w:type="dxa"/>
            <w:noWrap/>
            <w:vAlign w:val="center"/>
          </w:tcPr>
          <w:p w14:paraId="0AA9F28F" w14:textId="77777777" w:rsidR="002E33E9" w:rsidRPr="00172734" w:rsidRDefault="002E33E9" w:rsidP="005E69E8">
            <w:pPr>
              <w:widowControl w:val="0"/>
              <w:snapToGrid w:val="0"/>
              <w:jc w:val="right"/>
              <w:rPr>
                <w:ins w:id="6764" w:author="Haiyang Liu" w:date="2026-05-21T09:57:00Z" w16du:dateUtc="2026-05-21T02:57:00Z"/>
                <w:rFonts w:eastAsia="DengXian"/>
              </w:rPr>
            </w:pPr>
          </w:p>
        </w:tc>
        <w:tc>
          <w:tcPr>
            <w:tcW w:w="1620" w:type="dxa"/>
            <w:vAlign w:val="center"/>
          </w:tcPr>
          <w:p w14:paraId="34CB1551" w14:textId="77777777" w:rsidR="002E33E9" w:rsidRPr="00172734" w:rsidRDefault="002E33E9" w:rsidP="005E69E8">
            <w:pPr>
              <w:widowControl w:val="0"/>
              <w:snapToGrid w:val="0"/>
              <w:jc w:val="right"/>
              <w:rPr>
                <w:ins w:id="6765" w:author="Haiyang Liu" w:date="2026-05-21T09:57:00Z" w16du:dateUtc="2026-05-21T02:57:00Z"/>
                <w:rFonts w:eastAsia="DengXian"/>
              </w:rPr>
            </w:pPr>
          </w:p>
        </w:tc>
        <w:tc>
          <w:tcPr>
            <w:tcW w:w="1620" w:type="dxa"/>
            <w:noWrap/>
            <w:vAlign w:val="center"/>
          </w:tcPr>
          <w:p w14:paraId="6DFD9532" w14:textId="77777777" w:rsidR="002E33E9" w:rsidRPr="00172734" w:rsidRDefault="002E33E9" w:rsidP="005E69E8">
            <w:pPr>
              <w:widowControl w:val="0"/>
              <w:snapToGrid w:val="0"/>
              <w:jc w:val="right"/>
              <w:rPr>
                <w:ins w:id="6766" w:author="Haiyang Liu" w:date="2026-05-21T09:57:00Z" w16du:dateUtc="2026-05-21T02:57:00Z"/>
                <w:rFonts w:eastAsia="DengXian"/>
              </w:rPr>
            </w:pPr>
          </w:p>
        </w:tc>
        <w:tc>
          <w:tcPr>
            <w:tcW w:w="1710" w:type="dxa"/>
            <w:noWrap/>
            <w:vAlign w:val="center"/>
          </w:tcPr>
          <w:p w14:paraId="34519806" w14:textId="77777777" w:rsidR="002E33E9" w:rsidRPr="00172734" w:rsidRDefault="002E33E9" w:rsidP="005E69E8">
            <w:pPr>
              <w:widowControl w:val="0"/>
              <w:snapToGrid w:val="0"/>
              <w:jc w:val="right"/>
              <w:rPr>
                <w:ins w:id="6767" w:author="Haiyang Liu" w:date="2026-05-21T09:57:00Z" w16du:dateUtc="2026-05-21T02:57:00Z"/>
                <w:rFonts w:eastAsia="DengXian"/>
              </w:rPr>
            </w:pPr>
          </w:p>
        </w:tc>
      </w:tr>
      <w:tr w:rsidR="002E33E9" w:rsidRPr="00172734" w14:paraId="50E4CFCE" w14:textId="77777777" w:rsidTr="005E69E8">
        <w:trPr>
          <w:trHeight w:val="323"/>
          <w:jc w:val="center"/>
          <w:ins w:id="6768" w:author="Haiyang Liu" w:date="2026-05-21T09:57:00Z"/>
        </w:trPr>
        <w:tc>
          <w:tcPr>
            <w:tcW w:w="3690" w:type="dxa"/>
            <w:noWrap/>
            <w:vAlign w:val="center"/>
          </w:tcPr>
          <w:p w14:paraId="32C36A44" w14:textId="77777777" w:rsidR="002E33E9" w:rsidRPr="00172734" w:rsidRDefault="002E33E9" w:rsidP="005E69E8">
            <w:pPr>
              <w:widowControl w:val="0"/>
              <w:snapToGrid w:val="0"/>
              <w:rPr>
                <w:ins w:id="6769" w:author="Haiyang Liu" w:date="2026-05-21T09:57:00Z" w16du:dateUtc="2026-05-21T02:57:00Z"/>
                <w:rFonts w:eastAsia="DengXian"/>
                <w:color w:val="000000"/>
              </w:rPr>
            </w:pPr>
            <w:ins w:id="6770" w:author="Haiyang Liu" w:date="2026-05-21T09:57:00Z" w16du:dateUtc="2026-05-21T02:57:00Z">
              <w:r w:rsidRPr="00172734">
                <w:rPr>
                  <w:color w:val="000000"/>
                </w:rPr>
                <w:t xml:space="preserve">Team error management culture </w:t>
              </w:r>
            </w:ins>
          </w:p>
        </w:tc>
        <w:tc>
          <w:tcPr>
            <w:tcW w:w="1620" w:type="dxa"/>
            <w:noWrap/>
            <w:vAlign w:val="center"/>
          </w:tcPr>
          <w:p w14:paraId="0DD07E76" w14:textId="77777777" w:rsidR="002E33E9" w:rsidRPr="00172734" w:rsidRDefault="002E33E9" w:rsidP="005E69E8">
            <w:pPr>
              <w:widowControl w:val="0"/>
              <w:snapToGrid w:val="0"/>
              <w:jc w:val="right"/>
              <w:rPr>
                <w:ins w:id="6771" w:author="Haiyang Liu" w:date="2026-05-21T09:57:00Z" w16du:dateUtc="2026-05-21T02:57:00Z"/>
                <w:rFonts w:eastAsia="DengXian"/>
              </w:rPr>
            </w:pPr>
            <w:ins w:id="6772" w:author="Haiyang Liu" w:date="2026-05-21T09:57:00Z" w16du:dateUtc="2026-05-21T02:57:00Z">
              <w:r w:rsidRPr="00172734">
                <w:rPr>
                  <w:rFonts w:eastAsia="DengXian"/>
                </w:rPr>
                <w:t>-.085(.056)</w:t>
              </w:r>
            </w:ins>
          </w:p>
        </w:tc>
        <w:tc>
          <w:tcPr>
            <w:tcW w:w="1620" w:type="dxa"/>
            <w:vAlign w:val="center"/>
          </w:tcPr>
          <w:p w14:paraId="12901A7C" w14:textId="77777777" w:rsidR="002E33E9" w:rsidRPr="00172734" w:rsidRDefault="002E33E9" w:rsidP="005E69E8">
            <w:pPr>
              <w:widowControl w:val="0"/>
              <w:snapToGrid w:val="0"/>
              <w:jc w:val="right"/>
              <w:rPr>
                <w:ins w:id="6773" w:author="Haiyang Liu" w:date="2026-05-21T09:57:00Z" w16du:dateUtc="2026-05-21T02:57:00Z"/>
                <w:rFonts w:eastAsia="DengXian"/>
              </w:rPr>
            </w:pPr>
            <w:ins w:id="6774" w:author="Haiyang Liu" w:date="2026-05-21T09:57:00Z" w16du:dateUtc="2026-05-21T02:57:00Z">
              <w:r w:rsidRPr="00172734">
                <w:rPr>
                  <w:rFonts w:eastAsia="DengXian"/>
                </w:rPr>
                <w:t>-.226</w:t>
              </w:r>
              <w:r w:rsidRPr="00172734">
                <w:rPr>
                  <w:rFonts w:eastAsia="DengXian"/>
                  <w:vertAlign w:val="superscript"/>
                </w:rPr>
                <w:t>**</w:t>
              </w:r>
              <w:r w:rsidRPr="00172734">
                <w:rPr>
                  <w:rFonts w:eastAsia="DengXian"/>
                </w:rPr>
                <w:t>(.075)</w:t>
              </w:r>
            </w:ins>
          </w:p>
        </w:tc>
        <w:tc>
          <w:tcPr>
            <w:tcW w:w="1620" w:type="dxa"/>
            <w:noWrap/>
            <w:vAlign w:val="center"/>
          </w:tcPr>
          <w:p w14:paraId="3D54C191" w14:textId="77777777" w:rsidR="002E33E9" w:rsidRPr="00172734" w:rsidRDefault="002E33E9" w:rsidP="005E69E8">
            <w:pPr>
              <w:widowControl w:val="0"/>
              <w:snapToGrid w:val="0"/>
              <w:jc w:val="right"/>
              <w:rPr>
                <w:ins w:id="6775" w:author="Haiyang Liu" w:date="2026-05-21T09:57:00Z" w16du:dateUtc="2026-05-21T02:57:00Z"/>
                <w:rFonts w:eastAsia="DengXian"/>
              </w:rPr>
            </w:pPr>
            <w:ins w:id="6776" w:author="Haiyang Liu" w:date="2026-05-21T09:57:00Z" w16du:dateUtc="2026-05-21T02:57:00Z">
              <w:r w:rsidRPr="00172734">
                <w:rPr>
                  <w:rFonts w:eastAsia="DengXian"/>
                </w:rPr>
                <w:t>-.090</w:t>
              </w:r>
              <w:r w:rsidRPr="00172734">
                <w:rPr>
                  <w:rFonts w:eastAsia="DengXian"/>
                  <w:vertAlign w:val="superscript"/>
                </w:rPr>
                <w:t>**</w:t>
              </w:r>
              <w:r w:rsidRPr="00172734">
                <w:rPr>
                  <w:rFonts w:eastAsia="DengXian"/>
                </w:rPr>
                <w:t>(.028)</w:t>
              </w:r>
            </w:ins>
          </w:p>
        </w:tc>
        <w:tc>
          <w:tcPr>
            <w:tcW w:w="1710" w:type="dxa"/>
            <w:noWrap/>
            <w:vAlign w:val="center"/>
          </w:tcPr>
          <w:p w14:paraId="7792AC31" w14:textId="77777777" w:rsidR="002E33E9" w:rsidRPr="00172734" w:rsidRDefault="002E33E9" w:rsidP="005E69E8">
            <w:pPr>
              <w:widowControl w:val="0"/>
              <w:snapToGrid w:val="0"/>
              <w:jc w:val="right"/>
              <w:rPr>
                <w:ins w:id="6777" w:author="Haiyang Liu" w:date="2026-05-21T09:57:00Z" w16du:dateUtc="2026-05-21T02:57:00Z"/>
                <w:rFonts w:eastAsia="DengXian"/>
              </w:rPr>
            </w:pPr>
            <w:ins w:id="6778" w:author="Haiyang Liu" w:date="2026-05-21T09:57:00Z" w16du:dateUtc="2026-05-21T02:57:00Z">
              <w:r w:rsidRPr="00172734">
                <w:rPr>
                  <w:rFonts w:eastAsia="DengXian"/>
                </w:rPr>
                <w:t>.236</w:t>
              </w:r>
              <w:r w:rsidRPr="00172734">
                <w:rPr>
                  <w:rFonts w:eastAsia="DengXian"/>
                  <w:vertAlign w:val="superscript"/>
                </w:rPr>
                <w:t>*</w:t>
              </w:r>
              <w:r w:rsidRPr="00172734">
                <w:rPr>
                  <w:rFonts w:eastAsia="DengXian"/>
                </w:rPr>
                <w:t>(.103)</w:t>
              </w:r>
            </w:ins>
          </w:p>
        </w:tc>
      </w:tr>
      <w:tr w:rsidR="002E33E9" w:rsidRPr="00172734" w14:paraId="4ACDC69A" w14:textId="77777777" w:rsidTr="005E69E8">
        <w:trPr>
          <w:trHeight w:val="308"/>
          <w:jc w:val="center"/>
          <w:ins w:id="6779" w:author="Haiyang Liu" w:date="2026-05-21T09:57:00Z"/>
        </w:trPr>
        <w:tc>
          <w:tcPr>
            <w:tcW w:w="3690" w:type="dxa"/>
            <w:vAlign w:val="center"/>
          </w:tcPr>
          <w:p w14:paraId="75050359" w14:textId="77777777" w:rsidR="002E33E9" w:rsidRPr="00172734" w:rsidRDefault="002E33E9" w:rsidP="005E69E8">
            <w:pPr>
              <w:widowControl w:val="0"/>
              <w:snapToGrid w:val="0"/>
              <w:rPr>
                <w:ins w:id="6780" w:author="Haiyang Liu" w:date="2026-05-21T09:57:00Z" w16du:dateUtc="2026-05-21T02:57:00Z"/>
                <w:rFonts w:eastAsia="DengXian"/>
              </w:rPr>
            </w:pPr>
            <w:ins w:id="6781" w:author="Haiyang Liu" w:date="2026-05-21T09:57:00Z" w16du:dateUtc="2026-05-21T02:57:00Z">
              <w:r w:rsidRPr="00172734">
                <w:rPr>
                  <w:color w:val="000000"/>
                </w:rPr>
                <w:t>Team error aversion culture</w:t>
              </w:r>
            </w:ins>
          </w:p>
        </w:tc>
        <w:tc>
          <w:tcPr>
            <w:tcW w:w="1620" w:type="dxa"/>
            <w:noWrap/>
            <w:vAlign w:val="center"/>
            <w:hideMark/>
          </w:tcPr>
          <w:p w14:paraId="5C5E74A7" w14:textId="77777777" w:rsidR="002E33E9" w:rsidRPr="00172734" w:rsidRDefault="002E33E9" w:rsidP="005E69E8">
            <w:pPr>
              <w:widowControl w:val="0"/>
              <w:snapToGrid w:val="0"/>
              <w:jc w:val="right"/>
              <w:rPr>
                <w:ins w:id="6782" w:author="Haiyang Liu" w:date="2026-05-21T09:57:00Z" w16du:dateUtc="2026-05-21T02:57:00Z"/>
                <w:rFonts w:eastAsia="DengXian"/>
              </w:rPr>
            </w:pPr>
            <w:ins w:id="6783" w:author="Haiyang Liu" w:date="2026-05-21T09:57:00Z" w16du:dateUtc="2026-05-21T02:57:00Z">
              <w:r w:rsidRPr="00172734">
                <w:rPr>
                  <w:rFonts w:eastAsia="DengXian"/>
                </w:rPr>
                <w:t>-.098(.054)</w:t>
              </w:r>
            </w:ins>
          </w:p>
        </w:tc>
        <w:tc>
          <w:tcPr>
            <w:tcW w:w="1620" w:type="dxa"/>
            <w:vAlign w:val="center"/>
          </w:tcPr>
          <w:p w14:paraId="2EAE0628" w14:textId="77777777" w:rsidR="002E33E9" w:rsidRPr="00172734" w:rsidRDefault="002E33E9" w:rsidP="005E69E8">
            <w:pPr>
              <w:widowControl w:val="0"/>
              <w:snapToGrid w:val="0"/>
              <w:jc w:val="right"/>
              <w:rPr>
                <w:ins w:id="6784" w:author="Haiyang Liu" w:date="2026-05-21T09:57:00Z" w16du:dateUtc="2026-05-21T02:57:00Z"/>
                <w:rFonts w:eastAsia="DengXian"/>
              </w:rPr>
            </w:pPr>
            <w:ins w:id="6785" w:author="Haiyang Liu" w:date="2026-05-21T09:57:00Z" w16du:dateUtc="2026-05-21T02:57:00Z">
              <w:r w:rsidRPr="00172734">
                <w:rPr>
                  <w:rFonts w:eastAsia="DengXian"/>
                </w:rPr>
                <w:t>.319</w:t>
              </w:r>
              <w:r w:rsidRPr="00172734">
                <w:rPr>
                  <w:rFonts w:eastAsia="DengXian"/>
                  <w:vertAlign w:val="superscript"/>
                </w:rPr>
                <w:t>***</w:t>
              </w:r>
              <w:r w:rsidRPr="00172734">
                <w:rPr>
                  <w:rFonts w:eastAsia="DengXian"/>
                </w:rPr>
                <w:t>(.072)</w:t>
              </w:r>
            </w:ins>
          </w:p>
        </w:tc>
        <w:tc>
          <w:tcPr>
            <w:tcW w:w="1620" w:type="dxa"/>
            <w:noWrap/>
            <w:vAlign w:val="center"/>
            <w:hideMark/>
          </w:tcPr>
          <w:p w14:paraId="652EFE0D" w14:textId="77777777" w:rsidR="002E33E9" w:rsidRPr="00172734" w:rsidRDefault="002E33E9" w:rsidP="005E69E8">
            <w:pPr>
              <w:widowControl w:val="0"/>
              <w:snapToGrid w:val="0"/>
              <w:jc w:val="right"/>
              <w:rPr>
                <w:ins w:id="6786" w:author="Haiyang Liu" w:date="2026-05-21T09:57:00Z" w16du:dateUtc="2026-05-21T02:57:00Z"/>
                <w:rFonts w:eastAsia="DengXian"/>
              </w:rPr>
            </w:pPr>
            <w:ins w:id="6787" w:author="Haiyang Liu" w:date="2026-05-21T09:57:00Z" w16du:dateUtc="2026-05-21T02:57:00Z">
              <w:r w:rsidRPr="00172734">
                <w:rPr>
                  <w:rFonts w:eastAsia="DengXian"/>
                </w:rPr>
                <w:t>.087</w:t>
              </w:r>
              <w:r w:rsidRPr="00172734">
                <w:rPr>
                  <w:rFonts w:eastAsia="DengXian"/>
                  <w:vertAlign w:val="superscript"/>
                </w:rPr>
                <w:t>**</w:t>
              </w:r>
              <w:r w:rsidRPr="00172734">
                <w:rPr>
                  <w:rFonts w:eastAsia="DengXian"/>
                </w:rPr>
                <w:t>(.027)</w:t>
              </w:r>
            </w:ins>
          </w:p>
        </w:tc>
        <w:tc>
          <w:tcPr>
            <w:tcW w:w="1710" w:type="dxa"/>
            <w:noWrap/>
            <w:vAlign w:val="center"/>
          </w:tcPr>
          <w:p w14:paraId="56D52A8A" w14:textId="77777777" w:rsidR="002E33E9" w:rsidRPr="00172734" w:rsidRDefault="002E33E9" w:rsidP="005E69E8">
            <w:pPr>
              <w:widowControl w:val="0"/>
              <w:snapToGrid w:val="0"/>
              <w:jc w:val="right"/>
              <w:rPr>
                <w:ins w:id="6788" w:author="Haiyang Liu" w:date="2026-05-21T09:57:00Z" w16du:dateUtc="2026-05-21T02:57:00Z"/>
                <w:rFonts w:eastAsia="DengXian"/>
              </w:rPr>
            </w:pPr>
            <w:ins w:id="6789" w:author="Haiyang Liu" w:date="2026-05-21T09:57:00Z" w16du:dateUtc="2026-05-21T02:57:00Z">
              <w:r w:rsidRPr="00172734">
                <w:rPr>
                  <w:rFonts w:eastAsia="DengXian"/>
                </w:rPr>
                <w:t>-.141(.119)</w:t>
              </w:r>
            </w:ins>
          </w:p>
        </w:tc>
      </w:tr>
      <w:tr w:rsidR="002E33E9" w:rsidRPr="00172734" w14:paraId="65BD4A9C" w14:textId="77777777" w:rsidTr="005E69E8">
        <w:trPr>
          <w:trHeight w:val="308"/>
          <w:jc w:val="center"/>
          <w:ins w:id="6790" w:author="Haiyang Liu" w:date="2026-05-21T09:57:00Z"/>
        </w:trPr>
        <w:tc>
          <w:tcPr>
            <w:tcW w:w="3690" w:type="dxa"/>
            <w:vAlign w:val="center"/>
          </w:tcPr>
          <w:p w14:paraId="5348CCF3" w14:textId="77777777" w:rsidR="002E33E9" w:rsidRPr="00172734" w:rsidRDefault="002E33E9" w:rsidP="005E69E8">
            <w:pPr>
              <w:widowControl w:val="0"/>
              <w:snapToGrid w:val="0"/>
              <w:rPr>
                <w:ins w:id="6791" w:author="Haiyang Liu" w:date="2026-05-21T09:57:00Z" w16du:dateUtc="2026-05-21T02:57:00Z"/>
                <w:color w:val="000000"/>
              </w:rPr>
            </w:pPr>
          </w:p>
        </w:tc>
        <w:tc>
          <w:tcPr>
            <w:tcW w:w="1620" w:type="dxa"/>
            <w:noWrap/>
            <w:vAlign w:val="center"/>
          </w:tcPr>
          <w:p w14:paraId="2AEB594D" w14:textId="77777777" w:rsidR="002E33E9" w:rsidRPr="00172734" w:rsidRDefault="002E33E9" w:rsidP="005E69E8">
            <w:pPr>
              <w:widowControl w:val="0"/>
              <w:snapToGrid w:val="0"/>
              <w:jc w:val="right"/>
              <w:rPr>
                <w:ins w:id="6792" w:author="Haiyang Liu" w:date="2026-05-21T09:57:00Z" w16du:dateUtc="2026-05-21T02:57:00Z"/>
                <w:rFonts w:eastAsia="DengXian"/>
              </w:rPr>
            </w:pPr>
          </w:p>
        </w:tc>
        <w:tc>
          <w:tcPr>
            <w:tcW w:w="1620" w:type="dxa"/>
            <w:vAlign w:val="center"/>
          </w:tcPr>
          <w:p w14:paraId="21CD9C57" w14:textId="77777777" w:rsidR="002E33E9" w:rsidRPr="00172734" w:rsidRDefault="002E33E9" w:rsidP="005E69E8">
            <w:pPr>
              <w:widowControl w:val="0"/>
              <w:snapToGrid w:val="0"/>
              <w:jc w:val="right"/>
              <w:rPr>
                <w:ins w:id="6793" w:author="Haiyang Liu" w:date="2026-05-21T09:57:00Z" w16du:dateUtc="2026-05-21T02:57:00Z"/>
                <w:rFonts w:eastAsia="DengXian"/>
              </w:rPr>
            </w:pPr>
          </w:p>
        </w:tc>
        <w:tc>
          <w:tcPr>
            <w:tcW w:w="1620" w:type="dxa"/>
            <w:noWrap/>
            <w:vAlign w:val="center"/>
          </w:tcPr>
          <w:p w14:paraId="67F38660" w14:textId="77777777" w:rsidR="002E33E9" w:rsidRPr="00172734" w:rsidRDefault="002E33E9" w:rsidP="005E69E8">
            <w:pPr>
              <w:widowControl w:val="0"/>
              <w:snapToGrid w:val="0"/>
              <w:jc w:val="right"/>
              <w:rPr>
                <w:ins w:id="6794" w:author="Haiyang Liu" w:date="2026-05-21T09:57:00Z" w16du:dateUtc="2026-05-21T02:57:00Z"/>
                <w:rFonts w:eastAsia="DengXian"/>
              </w:rPr>
            </w:pPr>
          </w:p>
        </w:tc>
        <w:tc>
          <w:tcPr>
            <w:tcW w:w="1710" w:type="dxa"/>
            <w:noWrap/>
            <w:vAlign w:val="center"/>
          </w:tcPr>
          <w:p w14:paraId="047709BD" w14:textId="77777777" w:rsidR="002E33E9" w:rsidRPr="00172734" w:rsidRDefault="002E33E9" w:rsidP="005E69E8">
            <w:pPr>
              <w:widowControl w:val="0"/>
              <w:snapToGrid w:val="0"/>
              <w:jc w:val="right"/>
              <w:rPr>
                <w:ins w:id="6795" w:author="Haiyang Liu" w:date="2026-05-21T09:57:00Z" w16du:dateUtc="2026-05-21T02:57:00Z"/>
                <w:rFonts w:eastAsia="DengXian"/>
              </w:rPr>
            </w:pPr>
          </w:p>
        </w:tc>
      </w:tr>
      <w:tr w:rsidR="002E33E9" w:rsidRPr="00172734" w14:paraId="77F98D94" w14:textId="77777777" w:rsidTr="005E69E8">
        <w:trPr>
          <w:trHeight w:val="308"/>
          <w:jc w:val="center"/>
          <w:ins w:id="6796" w:author="Haiyang Liu" w:date="2026-05-21T09:57:00Z"/>
        </w:trPr>
        <w:tc>
          <w:tcPr>
            <w:tcW w:w="3690" w:type="dxa"/>
            <w:vAlign w:val="center"/>
          </w:tcPr>
          <w:p w14:paraId="29E4304B" w14:textId="77777777" w:rsidR="002E33E9" w:rsidRPr="00172734" w:rsidRDefault="002E33E9" w:rsidP="005E69E8">
            <w:pPr>
              <w:widowControl w:val="0"/>
              <w:snapToGrid w:val="0"/>
              <w:rPr>
                <w:ins w:id="6797" w:author="Haiyang Liu" w:date="2026-05-21T09:57:00Z" w16du:dateUtc="2026-05-21T02:57:00Z"/>
                <w:b/>
                <w:bCs/>
                <w:color w:val="000000"/>
              </w:rPr>
            </w:pPr>
            <w:ins w:id="6798" w:author="Haiyang Liu" w:date="2026-05-21T09:57:00Z" w16du:dateUtc="2026-05-21T02:57:00Z">
              <w:r w:rsidRPr="00172734">
                <w:rPr>
                  <w:b/>
                  <w:bCs/>
                  <w:color w:val="000000"/>
                </w:rPr>
                <w:t>Dynamic mediators</w:t>
              </w:r>
            </w:ins>
          </w:p>
        </w:tc>
        <w:tc>
          <w:tcPr>
            <w:tcW w:w="1620" w:type="dxa"/>
            <w:noWrap/>
            <w:vAlign w:val="center"/>
          </w:tcPr>
          <w:p w14:paraId="321D7D1F" w14:textId="77777777" w:rsidR="002E33E9" w:rsidRPr="00172734" w:rsidRDefault="002E33E9" w:rsidP="005E69E8">
            <w:pPr>
              <w:widowControl w:val="0"/>
              <w:snapToGrid w:val="0"/>
              <w:jc w:val="right"/>
              <w:rPr>
                <w:ins w:id="6799" w:author="Haiyang Liu" w:date="2026-05-21T09:57:00Z" w16du:dateUtc="2026-05-21T02:57:00Z"/>
                <w:rFonts w:eastAsia="DengXian"/>
              </w:rPr>
            </w:pPr>
          </w:p>
        </w:tc>
        <w:tc>
          <w:tcPr>
            <w:tcW w:w="1620" w:type="dxa"/>
            <w:vAlign w:val="center"/>
          </w:tcPr>
          <w:p w14:paraId="3055D9DE" w14:textId="77777777" w:rsidR="002E33E9" w:rsidRPr="00172734" w:rsidRDefault="002E33E9" w:rsidP="005E69E8">
            <w:pPr>
              <w:widowControl w:val="0"/>
              <w:snapToGrid w:val="0"/>
              <w:jc w:val="right"/>
              <w:rPr>
                <w:ins w:id="6800" w:author="Haiyang Liu" w:date="2026-05-21T09:57:00Z" w16du:dateUtc="2026-05-21T02:57:00Z"/>
                <w:rFonts w:eastAsia="DengXian"/>
              </w:rPr>
            </w:pPr>
          </w:p>
        </w:tc>
        <w:tc>
          <w:tcPr>
            <w:tcW w:w="1620" w:type="dxa"/>
            <w:noWrap/>
            <w:vAlign w:val="center"/>
          </w:tcPr>
          <w:p w14:paraId="6893D7B0" w14:textId="77777777" w:rsidR="002E33E9" w:rsidRPr="00172734" w:rsidRDefault="002E33E9" w:rsidP="005E69E8">
            <w:pPr>
              <w:widowControl w:val="0"/>
              <w:snapToGrid w:val="0"/>
              <w:jc w:val="right"/>
              <w:rPr>
                <w:ins w:id="6801" w:author="Haiyang Liu" w:date="2026-05-21T09:57:00Z" w16du:dateUtc="2026-05-21T02:57:00Z"/>
                <w:rFonts w:eastAsia="DengXian"/>
              </w:rPr>
            </w:pPr>
          </w:p>
        </w:tc>
        <w:tc>
          <w:tcPr>
            <w:tcW w:w="1710" w:type="dxa"/>
            <w:noWrap/>
            <w:vAlign w:val="center"/>
          </w:tcPr>
          <w:p w14:paraId="0AC66411" w14:textId="77777777" w:rsidR="002E33E9" w:rsidRPr="00172734" w:rsidRDefault="002E33E9" w:rsidP="005E69E8">
            <w:pPr>
              <w:widowControl w:val="0"/>
              <w:snapToGrid w:val="0"/>
              <w:jc w:val="right"/>
              <w:rPr>
                <w:ins w:id="6802" w:author="Haiyang Liu" w:date="2026-05-21T09:57:00Z" w16du:dateUtc="2026-05-21T02:57:00Z"/>
                <w:rFonts w:eastAsia="DengXian"/>
              </w:rPr>
            </w:pPr>
          </w:p>
        </w:tc>
      </w:tr>
      <w:tr w:rsidR="002E33E9" w:rsidRPr="00172734" w14:paraId="09FD2E6A" w14:textId="77777777" w:rsidTr="005E69E8">
        <w:trPr>
          <w:trHeight w:val="308"/>
          <w:jc w:val="center"/>
          <w:ins w:id="6803" w:author="Haiyang Liu" w:date="2026-05-21T09:57:00Z"/>
        </w:trPr>
        <w:tc>
          <w:tcPr>
            <w:tcW w:w="3690" w:type="dxa"/>
            <w:vAlign w:val="center"/>
          </w:tcPr>
          <w:p w14:paraId="3BB969D1" w14:textId="77777777" w:rsidR="002E33E9" w:rsidRPr="00172734" w:rsidRDefault="002E33E9" w:rsidP="005E69E8">
            <w:pPr>
              <w:widowControl w:val="0"/>
              <w:snapToGrid w:val="0"/>
              <w:rPr>
                <w:ins w:id="6804" w:author="Haiyang Liu" w:date="2026-05-21T09:57:00Z" w16du:dateUtc="2026-05-21T02:57:00Z"/>
                <w:color w:val="000000"/>
              </w:rPr>
            </w:pPr>
            <w:ins w:id="6805" w:author="Haiyang Liu" w:date="2026-05-21T09:57:00Z" w16du:dateUtc="2026-05-21T02:57:00Z">
              <w:r w:rsidRPr="00172734">
                <w:rPr>
                  <w:rFonts w:eastAsia="DengXian"/>
                </w:rPr>
                <w:t>Intercept (</w:t>
              </w:r>
              <w:r w:rsidRPr="00172734">
                <w:rPr>
                  <w:rFonts w:eastAsia="DengXian"/>
                  <w:i/>
                  <w:iCs/>
                </w:rPr>
                <w:t>i</w:t>
              </w:r>
              <w:r w:rsidRPr="00172734">
                <w:rPr>
                  <w:rFonts w:eastAsia="DengXian"/>
                </w:rPr>
                <w:t>)</w:t>
              </w:r>
            </w:ins>
          </w:p>
        </w:tc>
        <w:tc>
          <w:tcPr>
            <w:tcW w:w="1620" w:type="dxa"/>
            <w:noWrap/>
            <w:vAlign w:val="center"/>
          </w:tcPr>
          <w:p w14:paraId="531D44ED" w14:textId="77777777" w:rsidR="002E33E9" w:rsidRPr="00172734" w:rsidRDefault="002E33E9" w:rsidP="005E69E8">
            <w:pPr>
              <w:widowControl w:val="0"/>
              <w:snapToGrid w:val="0"/>
              <w:jc w:val="right"/>
              <w:rPr>
                <w:ins w:id="6806" w:author="Haiyang Liu" w:date="2026-05-21T09:57:00Z" w16du:dateUtc="2026-05-21T02:57:00Z"/>
                <w:rFonts w:eastAsia="DengXian"/>
              </w:rPr>
            </w:pPr>
          </w:p>
        </w:tc>
        <w:tc>
          <w:tcPr>
            <w:tcW w:w="1620" w:type="dxa"/>
            <w:vAlign w:val="center"/>
          </w:tcPr>
          <w:p w14:paraId="24EA154F" w14:textId="77777777" w:rsidR="002E33E9" w:rsidRPr="00172734" w:rsidRDefault="002E33E9" w:rsidP="005E69E8">
            <w:pPr>
              <w:widowControl w:val="0"/>
              <w:snapToGrid w:val="0"/>
              <w:jc w:val="right"/>
              <w:rPr>
                <w:ins w:id="6807" w:author="Haiyang Liu" w:date="2026-05-21T09:57:00Z" w16du:dateUtc="2026-05-21T02:57:00Z"/>
                <w:rFonts w:eastAsia="DengXian"/>
              </w:rPr>
            </w:pPr>
          </w:p>
        </w:tc>
        <w:tc>
          <w:tcPr>
            <w:tcW w:w="1620" w:type="dxa"/>
            <w:noWrap/>
            <w:vAlign w:val="center"/>
          </w:tcPr>
          <w:p w14:paraId="4340500A" w14:textId="77777777" w:rsidR="002E33E9" w:rsidRPr="00172734" w:rsidRDefault="002E33E9" w:rsidP="005E69E8">
            <w:pPr>
              <w:widowControl w:val="0"/>
              <w:snapToGrid w:val="0"/>
              <w:jc w:val="right"/>
              <w:rPr>
                <w:ins w:id="6808" w:author="Haiyang Liu" w:date="2026-05-21T09:57:00Z" w16du:dateUtc="2026-05-21T02:57:00Z"/>
                <w:rFonts w:eastAsia="DengXian"/>
              </w:rPr>
            </w:pPr>
          </w:p>
        </w:tc>
        <w:tc>
          <w:tcPr>
            <w:tcW w:w="1710" w:type="dxa"/>
            <w:noWrap/>
            <w:vAlign w:val="center"/>
          </w:tcPr>
          <w:p w14:paraId="154B6F65" w14:textId="77777777" w:rsidR="002E33E9" w:rsidRPr="00172734" w:rsidRDefault="002E33E9" w:rsidP="005E69E8">
            <w:pPr>
              <w:widowControl w:val="0"/>
              <w:snapToGrid w:val="0"/>
              <w:jc w:val="right"/>
              <w:rPr>
                <w:ins w:id="6809" w:author="Haiyang Liu" w:date="2026-05-21T09:57:00Z" w16du:dateUtc="2026-05-21T02:57:00Z"/>
                <w:rFonts w:eastAsia="DengXian"/>
              </w:rPr>
            </w:pPr>
            <w:ins w:id="6810" w:author="Haiyang Liu" w:date="2026-05-21T09:57:00Z" w16du:dateUtc="2026-05-21T02:57:00Z">
              <w:r w:rsidRPr="00172734">
                <w:rPr>
                  <w:rFonts w:eastAsia="DengXian"/>
                </w:rPr>
                <w:t>-.564</w:t>
              </w:r>
              <w:r w:rsidRPr="00172734">
                <w:rPr>
                  <w:rFonts w:eastAsia="DengXian"/>
                  <w:vertAlign w:val="superscript"/>
                </w:rPr>
                <w:t>***</w:t>
              </w:r>
              <w:r w:rsidRPr="00172734">
                <w:rPr>
                  <w:rFonts w:eastAsia="DengXian"/>
                </w:rPr>
                <w:t>(.102)</w:t>
              </w:r>
            </w:ins>
          </w:p>
        </w:tc>
      </w:tr>
      <w:tr w:rsidR="002E33E9" w:rsidRPr="00172734" w14:paraId="26028842" w14:textId="77777777" w:rsidTr="005E69E8">
        <w:trPr>
          <w:trHeight w:val="308"/>
          <w:jc w:val="center"/>
          <w:ins w:id="6811" w:author="Haiyang Liu" w:date="2026-05-21T09:57:00Z"/>
        </w:trPr>
        <w:tc>
          <w:tcPr>
            <w:tcW w:w="3690" w:type="dxa"/>
            <w:vAlign w:val="center"/>
          </w:tcPr>
          <w:p w14:paraId="50EA5F3D" w14:textId="77777777" w:rsidR="002E33E9" w:rsidRPr="00172734" w:rsidDel="00123298" w:rsidRDefault="002E33E9" w:rsidP="005E69E8">
            <w:pPr>
              <w:widowControl w:val="0"/>
              <w:snapToGrid w:val="0"/>
              <w:rPr>
                <w:ins w:id="6812" w:author="Haiyang Liu" w:date="2026-05-21T09:57:00Z" w16du:dateUtc="2026-05-21T02:57:00Z"/>
                <w:rFonts w:eastAsia="DengXian"/>
              </w:rPr>
            </w:pPr>
            <w:ins w:id="6813" w:author="Haiyang Liu" w:date="2026-05-21T09:57:00Z" w16du:dateUtc="2026-05-21T02:57:00Z">
              <w:r w:rsidRPr="00172734">
                <w:rPr>
                  <w:rFonts w:eastAsia="DengXian"/>
                </w:rPr>
                <w:t>Linear term (</w:t>
              </w:r>
              <w:r w:rsidRPr="00172734">
                <w:rPr>
                  <w:rFonts w:eastAsia="DengXian"/>
                  <w:i/>
                  <w:iCs/>
                </w:rPr>
                <w:t>s</w:t>
              </w:r>
              <w:r w:rsidRPr="00172734">
                <w:rPr>
                  <w:rFonts w:eastAsia="DengXian"/>
                </w:rPr>
                <w:t>)</w:t>
              </w:r>
            </w:ins>
          </w:p>
        </w:tc>
        <w:tc>
          <w:tcPr>
            <w:tcW w:w="1620" w:type="dxa"/>
            <w:noWrap/>
            <w:vAlign w:val="center"/>
          </w:tcPr>
          <w:p w14:paraId="4A5492FB" w14:textId="77777777" w:rsidR="002E33E9" w:rsidRPr="00172734" w:rsidRDefault="002E33E9" w:rsidP="005E69E8">
            <w:pPr>
              <w:widowControl w:val="0"/>
              <w:snapToGrid w:val="0"/>
              <w:jc w:val="right"/>
              <w:rPr>
                <w:ins w:id="6814" w:author="Haiyang Liu" w:date="2026-05-21T09:57:00Z" w16du:dateUtc="2026-05-21T02:57:00Z"/>
                <w:rFonts w:eastAsia="DengXian"/>
              </w:rPr>
            </w:pPr>
          </w:p>
        </w:tc>
        <w:tc>
          <w:tcPr>
            <w:tcW w:w="1620" w:type="dxa"/>
            <w:vAlign w:val="center"/>
          </w:tcPr>
          <w:p w14:paraId="29978FA3" w14:textId="77777777" w:rsidR="002E33E9" w:rsidRPr="00172734" w:rsidRDefault="002E33E9" w:rsidP="005E69E8">
            <w:pPr>
              <w:widowControl w:val="0"/>
              <w:snapToGrid w:val="0"/>
              <w:jc w:val="right"/>
              <w:rPr>
                <w:ins w:id="6815" w:author="Haiyang Liu" w:date="2026-05-21T09:57:00Z" w16du:dateUtc="2026-05-21T02:57:00Z"/>
                <w:rFonts w:eastAsia="DengXian"/>
              </w:rPr>
            </w:pPr>
          </w:p>
        </w:tc>
        <w:tc>
          <w:tcPr>
            <w:tcW w:w="1620" w:type="dxa"/>
            <w:noWrap/>
            <w:vAlign w:val="center"/>
          </w:tcPr>
          <w:p w14:paraId="366E1BA2" w14:textId="77777777" w:rsidR="002E33E9" w:rsidRPr="00172734" w:rsidRDefault="002E33E9" w:rsidP="005E69E8">
            <w:pPr>
              <w:widowControl w:val="0"/>
              <w:snapToGrid w:val="0"/>
              <w:jc w:val="right"/>
              <w:rPr>
                <w:ins w:id="6816" w:author="Haiyang Liu" w:date="2026-05-21T09:57:00Z" w16du:dateUtc="2026-05-21T02:57:00Z"/>
                <w:rFonts w:eastAsia="DengXian"/>
              </w:rPr>
            </w:pPr>
          </w:p>
        </w:tc>
        <w:tc>
          <w:tcPr>
            <w:tcW w:w="1710" w:type="dxa"/>
            <w:noWrap/>
            <w:vAlign w:val="center"/>
          </w:tcPr>
          <w:p w14:paraId="3926F144" w14:textId="77777777" w:rsidR="002E33E9" w:rsidRPr="00172734" w:rsidRDefault="002E33E9" w:rsidP="005E69E8">
            <w:pPr>
              <w:widowControl w:val="0"/>
              <w:snapToGrid w:val="0"/>
              <w:jc w:val="right"/>
              <w:rPr>
                <w:ins w:id="6817" w:author="Haiyang Liu" w:date="2026-05-21T09:57:00Z" w16du:dateUtc="2026-05-21T02:57:00Z"/>
                <w:rFonts w:eastAsia="DengXian"/>
              </w:rPr>
            </w:pPr>
            <w:ins w:id="6818" w:author="Haiyang Liu" w:date="2026-05-21T09:57:00Z" w16du:dateUtc="2026-05-21T02:57:00Z">
              <w:r w:rsidRPr="00172734">
                <w:rPr>
                  <w:rFonts w:eastAsia="DengXian"/>
                </w:rPr>
                <w:t>1.517</w:t>
              </w:r>
              <w:r w:rsidRPr="00172734">
                <w:rPr>
                  <w:rFonts w:eastAsia="DengXian"/>
                  <w:vertAlign w:val="superscript"/>
                </w:rPr>
                <w:t>***</w:t>
              </w:r>
              <w:r w:rsidRPr="00172734">
                <w:rPr>
                  <w:rFonts w:eastAsia="DengXian"/>
                </w:rPr>
                <w:t>(.289)</w:t>
              </w:r>
            </w:ins>
          </w:p>
        </w:tc>
      </w:tr>
      <w:tr w:rsidR="002E33E9" w:rsidRPr="00172734" w14:paraId="67E2A54F" w14:textId="77777777" w:rsidTr="005E69E8">
        <w:trPr>
          <w:trHeight w:val="308"/>
          <w:jc w:val="center"/>
          <w:ins w:id="6819" w:author="Haiyang Liu" w:date="2026-05-21T09:57:00Z"/>
        </w:trPr>
        <w:tc>
          <w:tcPr>
            <w:tcW w:w="3690" w:type="dxa"/>
            <w:vAlign w:val="center"/>
          </w:tcPr>
          <w:p w14:paraId="4A321B8D" w14:textId="77777777" w:rsidR="002E33E9" w:rsidRPr="00172734" w:rsidRDefault="002E33E9" w:rsidP="005E69E8">
            <w:pPr>
              <w:widowControl w:val="0"/>
              <w:snapToGrid w:val="0"/>
              <w:rPr>
                <w:ins w:id="6820" w:author="Haiyang Liu" w:date="2026-05-21T09:57:00Z" w16du:dateUtc="2026-05-21T02:57:00Z"/>
                <w:rFonts w:eastAsia="DengXian"/>
              </w:rPr>
            </w:pPr>
            <w:ins w:id="6821" w:author="Haiyang Liu" w:date="2026-05-21T09:57:00Z" w16du:dateUtc="2026-05-21T02:57:00Z">
              <w:r w:rsidRPr="00172734">
                <w:rPr>
                  <w:rFonts w:eastAsia="DengXian"/>
                </w:rPr>
                <w:t>Quadratic term (</w:t>
              </w:r>
              <w:r w:rsidRPr="00172734">
                <w:rPr>
                  <w:rFonts w:eastAsia="DengXian"/>
                  <w:i/>
                  <w:iCs/>
                </w:rPr>
                <w:t>q</w:t>
              </w:r>
              <w:r w:rsidRPr="00172734">
                <w:rPr>
                  <w:rFonts w:eastAsia="DengXian"/>
                </w:rPr>
                <w:t>)</w:t>
              </w:r>
            </w:ins>
          </w:p>
        </w:tc>
        <w:tc>
          <w:tcPr>
            <w:tcW w:w="1620" w:type="dxa"/>
            <w:noWrap/>
            <w:vAlign w:val="center"/>
          </w:tcPr>
          <w:p w14:paraId="7F57C650" w14:textId="77777777" w:rsidR="002E33E9" w:rsidRPr="00172734" w:rsidRDefault="002E33E9" w:rsidP="005E69E8">
            <w:pPr>
              <w:widowControl w:val="0"/>
              <w:snapToGrid w:val="0"/>
              <w:jc w:val="right"/>
              <w:rPr>
                <w:ins w:id="6822" w:author="Haiyang Liu" w:date="2026-05-21T09:57:00Z" w16du:dateUtc="2026-05-21T02:57:00Z"/>
                <w:rFonts w:eastAsia="DengXian"/>
              </w:rPr>
            </w:pPr>
          </w:p>
        </w:tc>
        <w:tc>
          <w:tcPr>
            <w:tcW w:w="1620" w:type="dxa"/>
            <w:vAlign w:val="center"/>
          </w:tcPr>
          <w:p w14:paraId="655FDFF3" w14:textId="77777777" w:rsidR="002E33E9" w:rsidRPr="00172734" w:rsidRDefault="002E33E9" w:rsidP="005E69E8">
            <w:pPr>
              <w:widowControl w:val="0"/>
              <w:snapToGrid w:val="0"/>
              <w:jc w:val="right"/>
              <w:rPr>
                <w:ins w:id="6823" w:author="Haiyang Liu" w:date="2026-05-21T09:57:00Z" w16du:dateUtc="2026-05-21T02:57:00Z"/>
                <w:rFonts w:eastAsia="DengXian"/>
              </w:rPr>
            </w:pPr>
          </w:p>
        </w:tc>
        <w:tc>
          <w:tcPr>
            <w:tcW w:w="1620" w:type="dxa"/>
            <w:noWrap/>
            <w:vAlign w:val="center"/>
          </w:tcPr>
          <w:p w14:paraId="2A1F54E8" w14:textId="77777777" w:rsidR="002E33E9" w:rsidRPr="00172734" w:rsidRDefault="002E33E9" w:rsidP="005E69E8">
            <w:pPr>
              <w:widowControl w:val="0"/>
              <w:snapToGrid w:val="0"/>
              <w:jc w:val="right"/>
              <w:rPr>
                <w:ins w:id="6824" w:author="Haiyang Liu" w:date="2026-05-21T09:57:00Z" w16du:dateUtc="2026-05-21T02:57:00Z"/>
                <w:rFonts w:eastAsia="DengXian"/>
              </w:rPr>
            </w:pPr>
          </w:p>
        </w:tc>
        <w:tc>
          <w:tcPr>
            <w:tcW w:w="1710" w:type="dxa"/>
            <w:noWrap/>
            <w:vAlign w:val="center"/>
          </w:tcPr>
          <w:p w14:paraId="0F0903C7" w14:textId="77777777" w:rsidR="002E33E9" w:rsidRPr="00172734" w:rsidRDefault="002E33E9" w:rsidP="005E69E8">
            <w:pPr>
              <w:widowControl w:val="0"/>
              <w:snapToGrid w:val="0"/>
              <w:jc w:val="right"/>
              <w:rPr>
                <w:ins w:id="6825" w:author="Haiyang Liu" w:date="2026-05-21T09:57:00Z" w16du:dateUtc="2026-05-21T02:57:00Z"/>
                <w:rFonts w:eastAsia="DengXian"/>
              </w:rPr>
            </w:pPr>
            <w:ins w:id="6826" w:author="Haiyang Liu" w:date="2026-05-21T09:57:00Z" w16du:dateUtc="2026-05-21T02:57:00Z">
              <w:r w:rsidRPr="00172734">
                <w:rPr>
                  <w:rFonts w:eastAsia="DengXian"/>
                </w:rPr>
                <w:t>-4.669</w:t>
              </w:r>
              <w:r w:rsidRPr="00172734">
                <w:rPr>
                  <w:rFonts w:eastAsia="DengXian"/>
                  <w:vertAlign w:val="superscript"/>
                </w:rPr>
                <w:t>***</w:t>
              </w:r>
              <w:r w:rsidRPr="00172734">
                <w:rPr>
                  <w:rFonts w:eastAsia="DengXian"/>
                </w:rPr>
                <w:t>(.727)</w:t>
              </w:r>
            </w:ins>
          </w:p>
        </w:tc>
      </w:tr>
      <w:tr w:rsidR="005402FE" w:rsidRPr="00172734" w14:paraId="2719AB21" w14:textId="77777777" w:rsidTr="005E69E8">
        <w:trPr>
          <w:trHeight w:val="308"/>
          <w:jc w:val="center"/>
          <w:ins w:id="6827" w:author="Haiyang Liu" w:date="2026-05-22T16:01:00Z"/>
        </w:trPr>
        <w:tc>
          <w:tcPr>
            <w:tcW w:w="3690" w:type="dxa"/>
            <w:vAlign w:val="center"/>
          </w:tcPr>
          <w:p w14:paraId="08E7CD0A" w14:textId="77777777" w:rsidR="005402FE" w:rsidRPr="00172734" w:rsidRDefault="005402FE" w:rsidP="005E69E8">
            <w:pPr>
              <w:widowControl w:val="0"/>
              <w:snapToGrid w:val="0"/>
              <w:rPr>
                <w:ins w:id="6828" w:author="Haiyang Liu" w:date="2026-05-22T16:01:00Z" w16du:dateUtc="2026-05-22T09:01:00Z"/>
                <w:rFonts w:eastAsia="DengXian"/>
              </w:rPr>
            </w:pPr>
          </w:p>
        </w:tc>
        <w:tc>
          <w:tcPr>
            <w:tcW w:w="1620" w:type="dxa"/>
            <w:noWrap/>
            <w:vAlign w:val="center"/>
          </w:tcPr>
          <w:p w14:paraId="3FB19D33" w14:textId="77777777" w:rsidR="005402FE" w:rsidRPr="00172734" w:rsidRDefault="005402FE" w:rsidP="005E69E8">
            <w:pPr>
              <w:widowControl w:val="0"/>
              <w:snapToGrid w:val="0"/>
              <w:jc w:val="right"/>
              <w:rPr>
                <w:ins w:id="6829" w:author="Haiyang Liu" w:date="2026-05-22T16:01:00Z" w16du:dateUtc="2026-05-22T09:01:00Z"/>
                <w:rFonts w:eastAsia="DengXian"/>
              </w:rPr>
            </w:pPr>
          </w:p>
        </w:tc>
        <w:tc>
          <w:tcPr>
            <w:tcW w:w="1620" w:type="dxa"/>
            <w:vAlign w:val="center"/>
          </w:tcPr>
          <w:p w14:paraId="1BE87995" w14:textId="77777777" w:rsidR="005402FE" w:rsidRPr="00172734" w:rsidRDefault="005402FE" w:rsidP="005E69E8">
            <w:pPr>
              <w:widowControl w:val="0"/>
              <w:snapToGrid w:val="0"/>
              <w:jc w:val="right"/>
              <w:rPr>
                <w:ins w:id="6830" w:author="Haiyang Liu" w:date="2026-05-22T16:01:00Z" w16du:dateUtc="2026-05-22T09:01:00Z"/>
                <w:rFonts w:eastAsia="DengXian"/>
              </w:rPr>
            </w:pPr>
          </w:p>
        </w:tc>
        <w:tc>
          <w:tcPr>
            <w:tcW w:w="1620" w:type="dxa"/>
            <w:noWrap/>
            <w:vAlign w:val="center"/>
          </w:tcPr>
          <w:p w14:paraId="408D0A9E" w14:textId="77777777" w:rsidR="005402FE" w:rsidRPr="00172734" w:rsidRDefault="005402FE" w:rsidP="005E69E8">
            <w:pPr>
              <w:widowControl w:val="0"/>
              <w:snapToGrid w:val="0"/>
              <w:jc w:val="right"/>
              <w:rPr>
                <w:ins w:id="6831" w:author="Haiyang Liu" w:date="2026-05-22T16:01:00Z" w16du:dateUtc="2026-05-22T09:01:00Z"/>
                <w:rFonts w:eastAsia="DengXian"/>
              </w:rPr>
            </w:pPr>
          </w:p>
        </w:tc>
        <w:tc>
          <w:tcPr>
            <w:tcW w:w="1710" w:type="dxa"/>
            <w:noWrap/>
            <w:vAlign w:val="center"/>
          </w:tcPr>
          <w:p w14:paraId="7DDD1FCB" w14:textId="77777777" w:rsidR="005402FE" w:rsidRPr="00172734" w:rsidRDefault="005402FE" w:rsidP="005E69E8">
            <w:pPr>
              <w:widowControl w:val="0"/>
              <w:snapToGrid w:val="0"/>
              <w:jc w:val="right"/>
              <w:rPr>
                <w:ins w:id="6832" w:author="Haiyang Liu" w:date="2026-05-22T16:01:00Z" w16du:dateUtc="2026-05-22T09:01:00Z"/>
                <w:rFonts w:eastAsia="DengXian"/>
              </w:rPr>
            </w:pPr>
          </w:p>
        </w:tc>
      </w:tr>
      <w:tr w:rsidR="005402FE" w:rsidRPr="00172734" w14:paraId="6A10024A" w14:textId="77777777" w:rsidTr="005E69E8">
        <w:trPr>
          <w:trHeight w:val="308"/>
          <w:jc w:val="center"/>
          <w:ins w:id="6833" w:author="Haiyang Liu" w:date="2026-05-22T16:01:00Z"/>
        </w:trPr>
        <w:tc>
          <w:tcPr>
            <w:tcW w:w="3690" w:type="dxa"/>
            <w:vAlign w:val="center"/>
          </w:tcPr>
          <w:p w14:paraId="5E974619" w14:textId="10FCB0D3" w:rsidR="005402FE" w:rsidRPr="005402FE" w:rsidRDefault="005402FE" w:rsidP="005E69E8">
            <w:pPr>
              <w:widowControl w:val="0"/>
              <w:snapToGrid w:val="0"/>
              <w:rPr>
                <w:ins w:id="6834" w:author="Haiyang Liu" w:date="2026-05-22T16:01:00Z" w16du:dateUtc="2026-05-22T09:01:00Z"/>
                <w:rFonts w:eastAsia="DengXian"/>
                <w:b/>
                <w:bCs/>
                <w:rPrChange w:id="6835" w:author="Haiyang Liu" w:date="2026-05-22T16:01:00Z" w16du:dateUtc="2026-05-22T09:01:00Z">
                  <w:rPr>
                    <w:ins w:id="6836" w:author="Haiyang Liu" w:date="2026-05-22T16:01:00Z" w16du:dateUtc="2026-05-22T09:01:00Z"/>
                    <w:rFonts w:eastAsia="DengXian"/>
                  </w:rPr>
                </w:rPrChange>
              </w:rPr>
            </w:pPr>
            <w:ins w:id="6837" w:author="Haiyang Liu" w:date="2026-05-22T16:01:00Z" w16du:dateUtc="2026-05-22T09:01:00Z">
              <w:r w:rsidRPr="005402FE">
                <w:rPr>
                  <w:rFonts w:eastAsia="DengXian"/>
                  <w:b/>
                  <w:bCs/>
                  <w:rPrChange w:id="6838" w:author="Haiyang Liu" w:date="2026-05-22T16:01:00Z" w16du:dateUtc="2026-05-22T09:01:00Z">
                    <w:rPr>
                      <w:rFonts w:eastAsia="DengXian"/>
                    </w:rPr>
                  </w:rPrChange>
                </w:rPr>
                <w:t xml:space="preserve">Random effects </w:t>
              </w:r>
            </w:ins>
          </w:p>
        </w:tc>
        <w:tc>
          <w:tcPr>
            <w:tcW w:w="1620" w:type="dxa"/>
            <w:noWrap/>
            <w:vAlign w:val="center"/>
          </w:tcPr>
          <w:p w14:paraId="6C691142" w14:textId="77777777" w:rsidR="005402FE" w:rsidRPr="00172734" w:rsidRDefault="005402FE" w:rsidP="005E69E8">
            <w:pPr>
              <w:widowControl w:val="0"/>
              <w:snapToGrid w:val="0"/>
              <w:jc w:val="right"/>
              <w:rPr>
                <w:ins w:id="6839" w:author="Haiyang Liu" w:date="2026-05-22T16:01:00Z" w16du:dateUtc="2026-05-22T09:01:00Z"/>
                <w:rFonts w:eastAsia="DengXian"/>
              </w:rPr>
            </w:pPr>
          </w:p>
        </w:tc>
        <w:tc>
          <w:tcPr>
            <w:tcW w:w="1620" w:type="dxa"/>
            <w:vAlign w:val="center"/>
          </w:tcPr>
          <w:p w14:paraId="15C80B90" w14:textId="77777777" w:rsidR="005402FE" w:rsidRPr="00172734" w:rsidRDefault="005402FE" w:rsidP="005E69E8">
            <w:pPr>
              <w:widowControl w:val="0"/>
              <w:snapToGrid w:val="0"/>
              <w:jc w:val="right"/>
              <w:rPr>
                <w:ins w:id="6840" w:author="Haiyang Liu" w:date="2026-05-22T16:01:00Z" w16du:dateUtc="2026-05-22T09:01:00Z"/>
                <w:rFonts w:eastAsia="DengXian"/>
              </w:rPr>
            </w:pPr>
          </w:p>
        </w:tc>
        <w:tc>
          <w:tcPr>
            <w:tcW w:w="1620" w:type="dxa"/>
            <w:noWrap/>
            <w:vAlign w:val="center"/>
          </w:tcPr>
          <w:p w14:paraId="36704D15" w14:textId="77777777" w:rsidR="005402FE" w:rsidRPr="00172734" w:rsidRDefault="005402FE" w:rsidP="005E69E8">
            <w:pPr>
              <w:widowControl w:val="0"/>
              <w:snapToGrid w:val="0"/>
              <w:jc w:val="right"/>
              <w:rPr>
                <w:ins w:id="6841" w:author="Haiyang Liu" w:date="2026-05-22T16:01:00Z" w16du:dateUtc="2026-05-22T09:01:00Z"/>
                <w:rFonts w:eastAsia="DengXian"/>
              </w:rPr>
            </w:pPr>
          </w:p>
        </w:tc>
        <w:tc>
          <w:tcPr>
            <w:tcW w:w="1710" w:type="dxa"/>
            <w:noWrap/>
            <w:vAlign w:val="center"/>
          </w:tcPr>
          <w:p w14:paraId="0D49FA32" w14:textId="77777777" w:rsidR="005402FE" w:rsidRPr="00172734" w:rsidRDefault="005402FE" w:rsidP="005E69E8">
            <w:pPr>
              <w:widowControl w:val="0"/>
              <w:snapToGrid w:val="0"/>
              <w:jc w:val="right"/>
              <w:rPr>
                <w:ins w:id="6842" w:author="Haiyang Liu" w:date="2026-05-22T16:01:00Z" w16du:dateUtc="2026-05-22T09:01:00Z"/>
                <w:rFonts w:eastAsia="DengXian"/>
              </w:rPr>
            </w:pPr>
          </w:p>
        </w:tc>
      </w:tr>
      <w:tr w:rsidR="005402FE" w:rsidRPr="00172734" w14:paraId="6016793C" w14:textId="77777777" w:rsidTr="005E69E8">
        <w:trPr>
          <w:trHeight w:val="308"/>
          <w:jc w:val="center"/>
          <w:ins w:id="6843" w:author="Haiyang Liu" w:date="2026-05-22T16:01:00Z"/>
        </w:trPr>
        <w:tc>
          <w:tcPr>
            <w:tcW w:w="3690" w:type="dxa"/>
            <w:vAlign w:val="center"/>
          </w:tcPr>
          <w:p w14:paraId="35881CEA" w14:textId="443EE3C4" w:rsidR="005402FE" w:rsidRPr="005402FE" w:rsidRDefault="005402FE" w:rsidP="005402FE">
            <w:pPr>
              <w:widowControl w:val="0"/>
              <w:snapToGrid w:val="0"/>
              <w:rPr>
                <w:ins w:id="6844" w:author="Haiyang Liu" w:date="2026-05-22T16:01:00Z" w16du:dateUtc="2026-05-22T09:01:00Z"/>
                <w:rFonts w:eastAsia="DengXian"/>
              </w:rPr>
            </w:pPr>
            <w:ins w:id="6845" w:author="Haiyang Liu" w:date="2026-05-22T16:02:00Z" w16du:dateUtc="2026-05-22T09:02:00Z">
              <w:r>
                <w:rPr>
                  <w:rFonts w:eastAsia="DengXian"/>
                </w:rPr>
                <w:t>R</w:t>
              </w:r>
            </w:ins>
            <w:ins w:id="6846" w:author="Haiyang Liu" w:date="2026-05-22T16:01:00Z" w16du:dateUtc="2026-05-22T09:01:00Z">
              <w:r w:rsidRPr="005402FE">
                <w:rPr>
                  <w:rFonts w:eastAsia="DengXian"/>
                  <w:rPrChange w:id="6847" w:author="Haiyang Liu" w:date="2026-05-22T16:02:00Z" w16du:dateUtc="2026-05-22T09:02:00Z">
                    <w:rPr>
                      <w:rFonts w:eastAsia="DengXian"/>
                      <w:b/>
                      <w:bCs/>
                    </w:rPr>
                  </w:rPrChange>
                </w:rPr>
                <w:t>esidual variances</w:t>
              </w:r>
            </w:ins>
          </w:p>
        </w:tc>
        <w:tc>
          <w:tcPr>
            <w:tcW w:w="1620" w:type="dxa"/>
            <w:noWrap/>
            <w:vAlign w:val="center"/>
          </w:tcPr>
          <w:p w14:paraId="41CA1B7E" w14:textId="71610C38" w:rsidR="005402FE" w:rsidRPr="00172734" w:rsidRDefault="005402FE" w:rsidP="005402FE">
            <w:pPr>
              <w:widowControl w:val="0"/>
              <w:snapToGrid w:val="0"/>
              <w:jc w:val="right"/>
              <w:rPr>
                <w:ins w:id="6848" w:author="Haiyang Liu" w:date="2026-05-22T16:01:00Z" w16du:dateUtc="2026-05-22T09:01:00Z"/>
                <w:rFonts w:eastAsia="DengXian"/>
              </w:rPr>
            </w:pPr>
            <w:ins w:id="6849" w:author="Haiyang Liu" w:date="2026-05-22T16:02:00Z" w16du:dateUtc="2026-05-22T09:02:00Z">
              <w:r w:rsidRPr="005402FE">
                <w:rPr>
                  <w:rFonts w:eastAsia="DengXian"/>
                  <w:rPrChange w:id="6850" w:author="Haiyang Liu" w:date="2026-05-22T16:03:00Z" w16du:dateUtc="2026-05-22T09:03:00Z">
                    <w:rPr>
                      <w:rFonts w:eastAsia="Times New Roman"/>
                      <w:sz w:val="20"/>
                      <w:szCs w:val="20"/>
                    </w:rPr>
                  </w:rPrChange>
                </w:rPr>
                <w:t>.219</w:t>
              </w:r>
              <w:r w:rsidRPr="005402FE">
                <w:rPr>
                  <w:rFonts w:eastAsia="DengXian"/>
                  <w:vertAlign w:val="superscript"/>
                  <w:rPrChange w:id="6851" w:author="Haiyang Liu" w:date="2026-05-22T16:03:00Z" w16du:dateUtc="2026-05-22T09:03:00Z">
                    <w:rPr>
                      <w:rFonts w:eastAsia="Times New Roman"/>
                      <w:sz w:val="20"/>
                      <w:szCs w:val="20"/>
                    </w:rPr>
                  </w:rPrChange>
                </w:rPr>
                <w:t>**</w:t>
              </w:r>
              <w:r w:rsidRPr="005402FE">
                <w:rPr>
                  <w:rFonts w:eastAsia="DengXian"/>
                  <w:rPrChange w:id="6852" w:author="Haiyang Liu" w:date="2026-05-22T16:03:00Z" w16du:dateUtc="2026-05-22T09:03:00Z">
                    <w:rPr>
                      <w:rFonts w:eastAsia="Times New Roman"/>
                      <w:sz w:val="20"/>
                      <w:szCs w:val="20"/>
                    </w:rPr>
                  </w:rPrChange>
                </w:rPr>
                <w:t>(.071)</w:t>
              </w:r>
            </w:ins>
          </w:p>
        </w:tc>
        <w:tc>
          <w:tcPr>
            <w:tcW w:w="1620" w:type="dxa"/>
            <w:vAlign w:val="center"/>
          </w:tcPr>
          <w:p w14:paraId="018D8C7D" w14:textId="4442680C" w:rsidR="005402FE" w:rsidRPr="00172734" w:rsidRDefault="005402FE" w:rsidP="005402FE">
            <w:pPr>
              <w:widowControl w:val="0"/>
              <w:snapToGrid w:val="0"/>
              <w:jc w:val="right"/>
              <w:rPr>
                <w:ins w:id="6853" w:author="Haiyang Liu" w:date="2026-05-22T16:01:00Z" w16du:dateUtc="2026-05-22T09:01:00Z"/>
                <w:rFonts w:eastAsia="DengXian"/>
              </w:rPr>
            </w:pPr>
            <w:ins w:id="6854" w:author="Haiyang Liu" w:date="2026-05-22T16:02:00Z" w16du:dateUtc="2026-05-22T09:02:00Z">
              <w:r w:rsidRPr="005402FE">
                <w:rPr>
                  <w:rFonts w:eastAsia="DengXian"/>
                  <w:rPrChange w:id="6855" w:author="Haiyang Liu" w:date="2026-05-22T16:03:00Z" w16du:dateUtc="2026-05-22T09:03:00Z">
                    <w:rPr>
                      <w:rFonts w:eastAsia="Times New Roman"/>
                      <w:sz w:val="20"/>
                      <w:szCs w:val="20"/>
                    </w:rPr>
                  </w:rPrChange>
                </w:rPr>
                <w:t>.11</w:t>
              </w:r>
            </w:ins>
            <w:ins w:id="6856" w:author="Haiyang Liu" w:date="2026-05-22T16:03:00Z" w16du:dateUtc="2026-05-22T09:03:00Z">
              <w:r>
                <w:rPr>
                  <w:rFonts w:eastAsia="DengXian"/>
                </w:rPr>
                <w:t>5</w:t>
              </w:r>
            </w:ins>
            <w:ins w:id="6857" w:author="Haiyang Liu" w:date="2026-05-22T16:02:00Z" w16du:dateUtc="2026-05-22T09:02:00Z">
              <w:r w:rsidRPr="005402FE">
                <w:rPr>
                  <w:rFonts w:eastAsia="DengXian"/>
                  <w:rPrChange w:id="6858" w:author="Haiyang Liu" w:date="2026-05-22T16:03:00Z" w16du:dateUtc="2026-05-22T09:03:00Z">
                    <w:rPr>
                      <w:rFonts w:eastAsia="Times New Roman"/>
                      <w:sz w:val="20"/>
                      <w:szCs w:val="20"/>
                    </w:rPr>
                  </w:rPrChange>
                </w:rPr>
                <w:t>(.089)</w:t>
              </w:r>
            </w:ins>
          </w:p>
        </w:tc>
        <w:tc>
          <w:tcPr>
            <w:tcW w:w="1620" w:type="dxa"/>
            <w:noWrap/>
            <w:vAlign w:val="center"/>
          </w:tcPr>
          <w:p w14:paraId="2E53577A" w14:textId="5D2CA00A" w:rsidR="005402FE" w:rsidRPr="00172734" w:rsidRDefault="005402FE" w:rsidP="005402FE">
            <w:pPr>
              <w:widowControl w:val="0"/>
              <w:snapToGrid w:val="0"/>
              <w:jc w:val="right"/>
              <w:rPr>
                <w:ins w:id="6859" w:author="Haiyang Liu" w:date="2026-05-22T16:01:00Z" w16du:dateUtc="2026-05-22T09:01:00Z"/>
                <w:rFonts w:eastAsia="DengXian"/>
              </w:rPr>
            </w:pPr>
            <w:ins w:id="6860" w:author="Haiyang Liu" w:date="2026-05-22T16:02:00Z" w16du:dateUtc="2026-05-22T09:02:00Z">
              <w:r w:rsidRPr="005402FE">
                <w:rPr>
                  <w:rFonts w:eastAsia="DengXian"/>
                  <w:rPrChange w:id="6861" w:author="Haiyang Liu" w:date="2026-05-22T16:03:00Z" w16du:dateUtc="2026-05-22T09:03:00Z">
                    <w:rPr>
                      <w:rFonts w:eastAsia="Times New Roman"/>
                      <w:sz w:val="20"/>
                      <w:szCs w:val="20"/>
                    </w:rPr>
                  </w:rPrChange>
                </w:rPr>
                <w:t>.025</w:t>
              </w:r>
              <w:r w:rsidRPr="005402FE">
                <w:rPr>
                  <w:rFonts w:eastAsia="DengXian"/>
                  <w:vertAlign w:val="superscript"/>
                  <w:rPrChange w:id="6862" w:author="Haiyang Liu" w:date="2026-05-22T16:03:00Z" w16du:dateUtc="2026-05-22T09:03:00Z">
                    <w:rPr>
                      <w:rFonts w:eastAsia="Times New Roman"/>
                      <w:sz w:val="20"/>
                      <w:szCs w:val="20"/>
                    </w:rPr>
                  </w:rPrChange>
                </w:rPr>
                <w:t>*</w:t>
              </w:r>
              <w:r w:rsidRPr="005402FE">
                <w:rPr>
                  <w:rFonts w:eastAsia="DengXian"/>
                  <w:rPrChange w:id="6863" w:author="Haiyang Liu" w:date="2026-05-22T16:03:00Z" w16du:dateUtc="2026-05-22T09:03:00Z">
                    <w:rPr>
                      <w:rFonts w:eastAsia="Times New Roman"/>
                      <w:sz w:val="20"/>
                      <w:szCs w:val="20"/>
                    </w:rPr>
                  </w:rPrChange>
                </w:rPr>
                <w:t>(.010)</w:t>
              </w:r>
            </w:ins>
          </w:p>
        </w:tc>
        <w:tc>
          <w:tcPr>
            <w:tcW w:w="1710" w:type="dxa"/>
            <w:noWrap/>
            <w:vAlign w:val="center"/>
          </w:tcPr>
          <w:p w14:paraId="4E4FA269" w14:textId="08551A7A" w:rsidR="005402FE" w:rsidRPr="00172734" w:rsidRDefault="005402FE" w:rsidP="005402FE">
            <w:pPr>
              <w:widowControl w:val="0"/>
              <w:snapToGrid w:val="0"/>
              <w:jc w:val="right"/>
              <w:rPr>
                <w:ins w:id="6864" w:author="Haiyang Liu" w:date="2026-05-22T16:01:00Z" w16du:dateUtc="2026-05-22T09:01:00Z"/>
                <w:rFonts w:eastAsia="DengXian"/>
              </w:rPr>
            </w:pPr>
            <w:ins w:id="6865" w:author="Haiyang Liu" w:date="2026-05-22T16:02:00Z" w16du:dateUtc="2026-05-22T09:02:00Z">
              <w:r w:rsidRPr="005402FE">
                <w:rPr>
                  <w:rFonts w:eastAsia="DengXian"/>
                  <w:rPrChange w:id="6866" w:author="Haiyang Liu" w:date="2026-05-22T16:03:00Z" w16du:dateUtc="2026-05-22T09:03:00Z">
                    <w:rPr>
                      <w:rFonts w:eastAsia="Times New Roman"/>
                      <w:sz w:val="20"/>
                      <w:szCs w:val="20"/>
                    </w:rPr>
                  </w:rPrChange>
                </w:rPr>
                <w:t>.334</w:t>
              </w:r>
              <w:r w:rsidRPr="005402FE">
                <w:rPr>
                  <w:rFonts w:eastAsia="DengXian"/>
                  <w:vertAlign w:val="superscript"/>
                  <w:rPrChange w:id="6867" w:author="Haiyang Liu" w:date="2026-05-22T16:03:00Z" w16du:dateUtc="2026-05-22T09:03:00Z">
                    <w:rPr>
                      <w:rFonts w:eastAsia="Times New Roman"/>
                      <w:sz w:val="20"/>
                      <w:szCs w:val="20"/>
                    </w:rPr>
                  </w:rPrChange>
                </w:rPr>
                <w:t>***</w:t>
              </w:r>
              <w:r w:rsidRPr="005402FE">
                <w:rPr>
                  <w:rFonts w:eastAsia="DengXian"/>
                  <w:rPrChange w:id="6868" w:author="Haiyang Liu" w:date="2026-05-22T16:03:00Z" w16du:dateUtc="2026-05-22T09:03:00Z">
                    <w:rPr>
                      <w:rFonts w:eastAsia="Times New Roman"/>
                      <w:sz w:val="20"/>
                      <w:szCs w:val="20"/>
                    </w:rPr>
                  </w:rPrChange>
                </w:rPr>
                <w:t>(.046)</w:t>
              </w:r>
            </w:ins>
          </w:p>
        </w:tc>
      </w:tr>
      <w:tr w:rsidR="00895A83" w:rsidRPr="00172734" w14:paraId="05363250" w14:textId="77777777" w:rsidTr="005E69E8">
        <w:trPr>
          <w:trHeight w:val="308"/>
          <w:jc w:val="center"/>
          <w:ins w:id="6869" w:author="Haiyang Liu" w:date="2026-05-22T16:37:00Z"/>
        </w:trPr>
        <w:tc>
          <w:tcPr>
            <w:tcW w:w="3690" w:type="dxa"/>
            <w:vAlign w:val="center"/>
          </w:tcPr>
          <w:p w14:paraId="2E5384BD" w14:textId="3B9A016E" w:rsidR="00895A83" w:rsidRDefault="00895A83" w:rsidP="00895A83">
            <w:pPr>
              <w:widowControl w:val="0"/>
              <w:snapToGrid w:val="0"/>
              <w:rPr>
                <w:ins w:id="6870" w:author="Haiyang Liu" w:date="2026-05-22T16:37:00Z" w16du:dateUtc="2026-05-22T09:37:00Z"/>
                <w:rFonts w:eastAsia="DengXian"/>
              </w:rPr>
            </w:pPr>
            <w:ins w:id="6871" w:author="Haiyang Liu" w:date="2026-05-22T16:37:00Z" w16du:dateUtc="2026-05-22T09:37:00Z">
              <w:r w:rsidRPr="00895A83">
                <w:rPr>
                  <w:rFonts w:eastAsia="DengXian"/>
                  <w:rPrChange w:id="6872" w:author="Haiyang Liu" w:date="2026-05-22T16:38:00Z" w16du:dateUtc="2026-05-22T09:38:00Z">
                    <w:rPr>
                      <w:rFonts w:eastAsia="Times New Roman"/>
                      <w:b/>
                      <w:sz w:val="16"/>
                    </w:rPr>
                  </w:rPrChange>
                </w:rPr>
                <w:t>Cov(</w:t>
              </w:r>
              <w:r w:rsidRPr="00895A83">
                <w:rPr>
                  <w:rFonts w:eastAsia="DengXian"/>
                  <w:i/>
                  <w:iCs/>
                  <w:rPrChange w:id="6873" w:author="Haiyang Liu" w:date="2026-05-22T16:38:00Z" w16du:dateUtc="2026-05-22T09:38:00Z">
                    <w:rPr>
                      <w:rFonts w:eastAsia="Times New Roman"/>
                      <w:b/>
                      <w:sz w:val="16"/>
                    </w:rPr>
                  </w:rPrChange>
                </w:rPr>
                <w:t>i</w:t>
              </w:r>
              <w:r w:rsidRPr="00895A83">
                <w:rPr>
                  <w:rFonts w:eastAsia="DengXian"/>
                  <w:rPrChange w:id="6874" w:author="Haiyang Liu" w:date="2026-05-22T16:38:00Z" w16du:dateUtc="2026-05-22T09:38:00Z">
                    <w:rPr>
                      <w:rFonts w:eastAsia="Times New Roman"/>
                      <w:b/>
                      <w:sz w:val="16"/>
                    </w:rPr>
                  </w:rPrChange>
                </w:rPr>
                <w:t xml:space="preserve">, </w:t>
              </w:r>
              <w:r w:rsidRPr="00895A83">
                <w:rPr>
                  <w:rFonts w:eastAsia="DengXian"/>
                  <w:i/>
                  <w:iCs/>
                  <w:rPrChange w:id="6875" w:author="Haiyang Liu" w:date="2026-05-22T16:38:00Z" w16du:dateUtc="2026-05-22T09:38:00Z">
                    <w:rPr>
                      <w:rFonts w:eastAsia="Times New Roman"/>
                      <w:b/>
                      <w:sz w:val="16"/>
                    </w:rPr>
                  </w:rPrChange>
                </w:rPr>
                <w:t>s</w:t>
              </w:r>
              <w:r w:rsidRPr="00895A83">
                <w:rPr>
                  <w:rFonts w:eastAsia="DengXian"/>
                  <w:rPrChange w:id="6876" w:author="Haiyang Liu" w:date="2026-05-22T16:38:00Z" w16du:dateUtc="2026-05-22T09:38:00Z">
                    <w:rPr>
                      <w:rFonts w:eastAsia="Times New Roman"/>
                      <w:b/>
                      <w:sz w:val="16"/>
                    </w:rPr>
                  </w:rPrChange>
                </w:rPr>
                <w:t>)</w:t>
              </w:r>
            </w:ins>
          </w:p>
        </w:tc>
        <w:tc>
          <w:tcPr>
            <w:tcW w:w="1620" w:type="dxa"/>
            <w:noWrap/>
            <w:vAlign w:val="center"/>
          </w:tcPr>
          <w:p w14:paraId="55181A6E" w14:textId="32B01530" w:rsidR="00895A83" w:rsidRPr="00895A83" w:rsidRDefault="00895A83" w:rsidP="00895A83">
            <w:pPr>
              <w:widowControl w:val="0"/>
              <w:snapToGrid w:val="0"/>
              <w:jc w:val="right"/>
              <w:rPr>
                <w:ins w:id="6877" w:author="Haiyang Liu" w:date="2026-05-22T16:37:00Z" w16du:dateUtc="2026-05-22T09:37:00Z"/>
                <w:rFonts w:eastAsia="DengXian"/>
              </w:rPr>
            </w:pPr>
            <w:ins w:id="6878" w:author="Haiyang Liu" w:date="2026-05-22T16:37:00Z" w16du:dateUtc="2026-05-22T09:37:00Z">
              <w:r w:rsidRPr="00895A83">
                <w:rPr>
                  <w:rFonts w:eastAsia="DengXian"/>
                  <w:rPrChange w:id="6879" w:author="Haiyang Liu" w:date="2026-05-22T16:38:00Z" w16du:dateUtc="2026-05-22T09:38:00Z">
                    <w:rPr>
                      <w:rFonts w:eastAsia="Times New Roman"/>
                      <w:sz w:val="16"/>
                    </w:rPr>
                  </w:rPrChange>
                </w:rPr>
                <w:t>.019(.075)</w:t>
              </w:r>
            </w:ins>
          </w:p>
        </w:tc>
        <w:tc>
          <w:tcPr>
            <w:tcW w:w="1620" w:type="dxa"/>
            <w:vAlign w:val="center"/>
          </w:tcPr>
          <w:p w14:paraId="18BACAA6" w14:textId="77777777" w:rsidR="00895A83" w:rsidRPr="00895A83" w:rsidRDefault="00895A83" w:rsidP="00895A83">
            <w:pPr>
              <w:widowControl w:val="0"/>
              <w:snapToGrid w:val="0"/>
              <w:jc w:val="right"/>
              <w:rPr>
                <w:ins w:id="6880" w:author="Haiyang Liu" w:date="2026-05-22T16:37:00Z" w16du:dateUtc="2026-05-22T09:37:00Z"/>
                <w:rFonts w:eastAsia="DengXian"/>
              </w:rPr>
            </w:pPr>
          </w:p>
        </w:tc>
        <w:tc>
          <w:tcPr>
            <w:tcW w:w="1620" w:type="dxa"/>
            <w:noWrap/>
            <w:vAlign w:val="center"/>
          </w:tcPr>
          <w:p w14:paraId="50FD103B" w14:textId="77777777" w:rsidR="00895A83" w:rsidRPr="00895A83" w:rsidRDefault="00895A83" w:rsidP="00895A83">
            <w:pPr>
              <w:widowControl w:val="0"/>
              <w:snapToGrid w:val="0"/>
              <w:jc w:val="right"/>
              <w:rPr>
                <w:ins w:id="6881" w:author="Haiyang Liu" w:date="2026-05-22T16:37:00Z" w16du:dateUtc="2026-05-22T09:37:00Z"/>
                <w:rFonts w:eastAsia="DengXian"/>
              </w:rPr>
            </w:pPr>
          </w:p>
        </w:tc>
        <w:tc>
          <w:tcPr>
            <w:tcW w:w="1710" w:type="dxa"/>
            <w:noWrap/>
            <w:vAlign w:val="center"/>
          </w:tcPr>
          <w:p w14:paraId="17647DAE" w14:textId="77777777" w:rsidR="00895A83" w:rsidRPr="00895A83" w:rsidRDefault="00895A83" w:rsidP="00895A83">
            <w:pPr>
              <w:widowControl w:val="0"/>
              <w:snapToGrid w:val="0"/>
              <w:jc w:val="right"/>
              <w:rPr>
                <w:ins w:id="6882" w:author="Haiyang Liu" w:date="2026-05-22T16:37:00Z" w16du:dateUtc="2026-05-22T09:37:00Z"/>
                <w:rFonts w:eastAsia="DengXian"/>
              </w:rPr>
            </w:pPr>
          </w:p>
        </w:tc>
      </w:tr>
      <w:tr w:rsidR="00895A83" w:rsidRPr="00172734" w14:paraId="4AF39533" w14:textId="77777777" w:rsidTr="005E69E8">
        <w:trPr>
          <w:trHeight w:val="308"/>
          <w:jc w:val="center"/>
          <w:ins w:id="6883" w:author="Haiyang Liu" w:date="2026-05-22T16:37:00Z"/>
        </w:trPr>
        <w:tc>
          <w:tcPr>
            <w:tcW w:w="3690" w:type="dxa"/>
            <w:vAlign w:val="center"/>
          </w:tcPr>
          <w:p w14:paraId="5CE2C87D" w14:textId="099B3C5E" w:rsidR="00895A83" w:rsidRDefault="00895A83" w:rsidP="00895A83">
            <w:pPr>
              <w:widowControl w:val="0"/>
              <w:snapToGrid w:val="0"/>
              <w:rPr>
                <w:ins w:id="6884" w:author="Haiyang Liu" w:date="2026-05-22T16:37:00Z" w16du:dateUtc="2026-05-22T09:37:00Z"/>
                <w:rFonts w:eastAsia="DengXian"/>
              </w:rPr>
            </w:pPr>
            <w:ins w:id="6885" w:author="Haiyang Liu" w:date="2026-05-22T16:37:00Z" w16du:dateUtc="2026-05-22T09:37:00Z">
              <w:r w:rsidRPr="00895A83">
                <w:rPr>
                  <w:rFonts w:eastAsia="DengXian"/>
                  <w:rPrChange w:id="6886" w:author="Haiyang Liu" w:date="2026-05-22T16:38:00Z" w16du:dateUtc="2026-05-22T09:38:00Z">
                    <w:rPr>
                      <w:rFonts w:eastAsia="Times New Roman"/>
                      <w:b/>
                      <w:sz w:val="16"/>
                    </w:rPr>
                  </w:rPrChange>
                </w:rPr>
                <w:t>Cov(</w:t>
              </w:r>
              <w:r w:rsidRPr="00895A83">
                <w:rPr>
                  <w:rFonts w:eastAsia="DengXian"/>
                  <w:i/>
                  <w:iCs/>
                  <w:rPrChange w:id="6887" w:author="Haiyang Liu" w:date="2026-05-22T16:38:00Z" w16du:dateUtc="2026-05-22T09:38:00Z">
                    <w:rPr>
                      <w:rFonts w:eastAsia="Times New Roman"/>
                      <w:b/>
                      <w:sz w:val="16"/>
                    </w:rPr>
                  </w:rPrChange>
                </w:rPr>
                <w:t>i</w:t>
              </w:r>
              <w:r w:rsidRPr="00895A83">
                <w:rPr>
                  <w:rFonts w:eastAsia="DengXian"/>
                  <w:rPrChange w:id="6888" w:author="Haiyang Liu" w:date="2026-05-22T16:38:00Z" w16du:dateUtc="2026-05-22T09:38:00Z">
                    <w:rPr>
                      <w:rFonts w:eastAsia="Times New Roman"/>
                      <w:b/>
                      <w:sz w:val="16"/>
                    </w:rPr>
                  </w:rPrChange>
                </w:rPr>
                <w:t xml:space="preserve">, </w:t>
              </w:r>
              <w:r w:rsidRPr="00895A83">
                <w:rPr>
                  <w:rFonts w:eastAsia="DengXian"/>
                  <w:i/>
                  <w:iCs/>
                  <w:rPrChange w:id="6889" w:author="Haiyang Liu" w:date="2026-05-22T16:38:00Z" w16du:dateUtc="2026-05-22T09:38:00Z">
                    <w:rPr>
                      <w:rFonts w:eastAsia="Times New Roman"/>
                      <w:b/>
                      <w:sz w:val="16"/>
                    </w:rPr>
                  </w:rPrChange>
                </w:rPr>
                <w:t>q</w:t>
              </w:r>
              <w:r w:rsidRPr="00895A83">
                <w:rPr>
                  <w:rFonts w:eastAsia="DengXian"/>
                  <w:rPrChange w:id="6890" w:author="Haiyang Liu" w:date="2026-05-22T16:38:00Z" w16du:dateUtc="2026-05-22T09:38:00Z">
                    <w:rPr>
                      <w:rFonts w:eastAsia="Times New Roman"/>
                      <w:b/>
                      <w:sz w:val="16"/>
                    </w:rPr>
                  </w:rPrChange>
                </w:rPr>
                <w:t>)</w:t>
              </w:r>
            </w:ins>
          </w:p>
        </w:tc>
        <w:tc>
          <w:tcPr>
            <w:tcW w:w="1620" w:type="dxa"/>
            <w:noWrap/>
            <w:vAlign w:val="center"/>
          </w:tcPr>
          <w:p w14:paraId="03324BDD" w14:textId="297FF4E4" w:rsidR="00895A83" w:rsidRPr="00895A83" w:rsidRDefault="00895A83" w:rsidP="00895A83">
            <w:pPr>
              <w:widowControl w:val="0"/>
              <w:snapToGrid w:val="0"/>
              <w:jc w:val="right"/>
              <w:rPr>
                <w:ins w:id="6891" w:author="Haiyang Liu" w:date="2026-05-22T16:37:00Z" w16du:dateUtc="2026-05-22T09:37:00Z"/>
                <w:rFonts w:eastAsia="DengXian"/>
              </w:rPr>
            </w:pPr>
            <w:ins w:id="6892" w:author="Haiyang Liu" w:date="2026-05-22T16:37:00Z" w16du:dateUtc="2026-05-22T09:37:00Z">
              <w:r w:rsidRPr="00895A83">
                <w:rPr>
                  <w:rFonts w:eastAsia="DengXian"/>
                  <w:rPrChange w:id="6893" w:author="Haiyang Liu" w:date="2026-05-22T16:38:00Z" w16du:dateUtc="2026-05-22T09:38:00Z">
                    <w:rPr>
                      <w:rFonts w:eastAsia="Times New Roman"/>
                      <w:sz w:val="16"/>
                    </w:rPr>
                  </w:rPrChange>
                </w:rPr>
                <w:t>.012(.019)</w:t>
              </w:r>
            </w:ins>
          </w:p>
        </w:tc>
        <w:tc>
          <w:tcPr>
            <w:tcW w:w="1620" w:type="dxa"/>
            <w:vAlign w:val="center"/>
          </w:tcPr>
          <w:p w14:paraId="3B9518B4" w14:textId="77777777" w:rsidR="00895A83" w:rsidRPr="00895A83" w:rsidRDefault="00895A83" w:rsidP="00895A83">
            <w:pPr>
              <w:widowControl w:val="0"/>
              <w:snapToGrid w:val="0"/>
              <w:jc w:val="right"/>
              <w:rPr>
                <w:ins w:id="6894" w:author="Haiyang Liu" w:date="2026-05-22T16:37:00Z" w16du:dateUtc="2026-05-22T09:37:00Z"/>
                <w:rFonts w:eastAsia="DengXian"/>
              </w:rPr>
            </w:pPr>
          </w:p>
        </w:tc>
        <w:tc>
          <w:tcPr>
            <w:tcW w:w="1620" w:type="dxa"/>
            <w:noWrap/>
            <w:vAlign w:val="center"/>
          </w:tcPr>
          <w:p w14:paraId="61E18CCE" w14:textId="77777777" w:rsidR="00895A83" w:rsidRPr="00895A83" w:rsidRDefault="00895A83" w:rsidP="00895A83">
            <w:pPr>
              <w:widowControl w:val="0"/>
              <w:snapToGrid w:val="0"/>
              <w:jc w:val="right"/>
              <w:rPr>
                <w:ins w:id="6895" w:author="Haiyang Liu" w:date="2026-05-22T16:37:00Z" w16du:dateUtc="2026-05-22T09:37:00Z"/>
                <w:rFonts w:eastAsia="DengXian"/>
              </w:rPr>
            </w:pPr>
          </w:p>
        </w:tc>
        <w:tc>
          <w:tcPr>
            <w:tcW w:w="1710" w:type="dxa"/>
            <w:noWrap/>
            <w:vAlign w:val="center"/>
          </w:tcPr>
          <w:p w14:paraId="24E39C65" w14:textId="77777777" w:rsidR="00895A83" w:rsidRPr="00895A83" w:rsidRDefault="00895A83" w:rsidP="00895A83">
            <w:pPr>
              <w:widowControl w:val="0"/>
              <w:snapToGrid w:val="0"/>
              <w:jc w:val="right"/>
              <w:rPr>
                <w:ins w:id="6896" w:author="Haiyang Liu" w:date="2026-05-22T16:37:00Z" w16du:dateUtc="2026-05-22T09:37:00Z"/>
                <w:rFonts w:eastAsia="DengXian"/>
              </w:rPr>
            </w:pPr>
          </w:p>
        </w:tc>
      </w:tr>
      <w:tr w:rsidR="00895A83" w:rsidRPr="00172734" w14:paraId="124D9DE9" w14:textId="77777777" w:rsidTr="005E69E8">
        <w:trPr>
          <w:trHeight w:val="308"/>
          <w:jc w:val="center"/>
          <w:ins w:id="6897" w:author="Haiyang Liu" w:date="2026-05-22T16:37:00Z"/>
        </w:trPr>
        <w:tc>
          <w:tcPr>
            <w:tcW w:w="3690" w:type="dxa"/>
            <w:vAlign w:val="center"/>
          </w:tcPr>
          <w:p w14:paraId="56FEF9FC" w14:textId="5A2B728B" w:rsidR="00895A83" w:rsidRDefault="00895A83" w:rsidP="00895A83">
            <w:pPr>
              <w:widowControl w:val="0"/>
              <w:snapToGrid w:val="0"/>
              <w:rPr>
                <w:ins w:id="6898" w:author="Haiyang Liu" w:date="2026-05-22T16:37:00Z" w16du:dateUtc="2026-05-22T09:37:00Z"/>
                <w:rFonts w:eastAsia="DengXian"/>
              </w:rPr>
            </w:pPr>
            <w:ins w:id="6899" w:author="Haiyang Liu" w:date="2026-05-22T16:37:00Z" w16du:dateUtc="2026-05-22T09:37:00Z">
              <w:r w:rsidRPr="00895A83">
                <w:rPr>
                  <w:rFonts w:eastAsia="DengXian"/>
                  <w:rPrChange w:id="6900" w:author="Haiyang Liu" w:date="2026-05-22T16:38:00Z" w16du:dateUtc="2026-05-22T09:38:00Z">
                    <w:rPr>
                      <w:rFonts w:eastAsia="Times New Roman"/>
                      <w:b/>
                      <w:sz w:val="16"/>
                    </w:rPr>
                  </w:rPrChange>
                </w:rPr>
                <w:t>Cov(</w:t>
              </w:r>
              <w:r w:rsidRPr="00895A83">
                <w:rPr>
                  <w:rFonts w:eastAsia="DengXian"/>
                  <w:i/>
                  <w:iCs/>
                  <w:rPrChange w:id="6901" w:author="Haiyang Liu" w:date="2026-05-22T16:38:00Z" w16du:dateUtc="2026-05-22T09:38:00Z">
                    <w:rPr>
                      <w:rFonts w:eastAsia="Times New Roman"/>
                      <w:b/>
                      <w:sz w:val="16"/>
                    </w:rPr>
                  </w:rPrChange>
                </w:rPr>
                <w:t>s</w:t>
              </w:r>
              <w:r w:rsidRPr="00895A83">
                <w:rPr>
                  <w:rFonts w:eastAsia="DengXian"/>
                  <w:rPrChange w:id="6902" w:author="Haiyang Liu" w:date="2026-05-22T16:38:00Z" w16du:dateUtc="2026-05-22T09:38:00Z">
                    <w:rPr>
                      <w:rFonts w:eastAsia="Times New Roman"/>
                      <w:b/>
                      <w:sz w:val="16"/>
                    </w:rPr>
                  </w:rPrChange>
                </w:rPr>
                <w:t xml:space="preserve">, </w:t>
              </w:r>
              <w:r w:rsidRPr="00895A83">
                <w:rPr>
                  <w:rFonts w:eastAsia="DengXian"/>
                  <w:i/>
                  <w:iCs/>
                  <w:rPrChange w:id="6903" w:author="Haiyang Liu" w:date="2026-05-22T16:38:00Z" w16du:dateUtc="2026-05-22T09:38:00Z">
                    <w:rPr>
                      <w:rFonts w:eastAsia="Times New Roman"/>
                      <w:b/>
                      <w:sz w:val="16"/>
                    </w:rPr>
                  </w:rPrChange>
                </w:rPr>
                <w:t>q</w:t>
              </w:r>
              <w:r w:rsidRPr="00895A83">
                <w:rPr>
                  <w:rFonts w:eastAsia="DengXian"/>
                  <w:rPrChange w:id="6904" w:author="Haiyang Liu" w:date="2026-05-22T16:38:00Z" w16du:dateUtc="2026-05-22T09:38:00Z">
                    <w:rPr>
                      <w:rFonts w:eastAsia="Times New Roman"/>
                      <w:b/>
                      <w:sz w:val="16"/>
                    </w:rPr>
                  </w:rPrChange>
                </w:rPr>
                <w:t>)</w:t>
              </w:r>
            </w:ins>
          </w:p>
        </w:tc>
        <w:tc>
          <w:tcPr>
            <w:tcW w:w="1620" w:type="dxa"/>
            <w:noWrap/>
            <w:vAlign w:val="center"/>
          </w:tcPr>
          <w:p w14:paraId="0EC92FE9" w14:textId="4640DD03" w:rsidR="00895A83" w:rsidRPr="00895A83" w:rsidRDefault="00895A83" w:rsidP="00895A83">
            <w:pPr>
              <w:widowControl w:val="0"/>
              <w:snapToGrid w:val="0"/>
              <w:jc w:val="right"/>
              <w:rPr>
                <w:ins w:id="6905" w:author="Haiyang Liu" w:date="2026-05-22T16:37:00Z" w16du:dateUtc="2026-05-22T09:37:00Z"/>
                <w:rFonts w:eastAsia="DengXian"/>
              </w:rPr>
            </w:pPr>
            <w:ins w:id="6906" w:author="Haiyang Liu" w:date="2026-05-22T16:37:00Z" w16du:dateUtc="2026-05-22T09:37:00Z">
              <w:r w:rsidRPr="00895A83">
                <w:rPr>
                  <w:rFonts w:eastAsia="DengXian"/>
                  <w:rPrChange w:id="6907" w:author="Haiyang Liu" w:date="2026-05-22T16:38:00Z" w16du:dateUtc="2026-05-22T09:38:00Z">
                    <w:rPr>
                      <w:rFonts w:eastAsia="Times New Roman"/>
                      <w:sz w:val="16"/>
                    </w:rPr>
                  </w:rPrChange>
                </w:rPr>
                <w:t>.040(.025)</w:t>
              </w:r>
            </w:ins>
          </w:p>
        </w:tc>
        <w:tc>
          <w:tcPr>
            <w:tcW w:w="1620" w:type="dxa"/>
            <w:vAlign w:val="center"/>
          </w:tcPr>
          <w:p w14:paraId="573FBEAE" w14:textId="77777777" w:rsidR="00895A83" w:rsidRPr="00895A83" w:rsidRDefault="00895A83" w:rsidP="00895A83">
            <w:pPr>
              <w:widowControl w:val="0"/>
              <w:snapToGrid w:val="0"/>
              <w:jc w:val="right"/>
              <w:rPr>
                <w:ins w:id="6908" w:author="Haiyang Liu" w:date="2026-05-22T16:37:00Z" w16du:dateUtc="2026-05-22T09:37:00Z"/>
                <w:rFonts w:eastAsia="DengXian"/>
              </w:rPr>
            </w:pPr>
          </w:p>
        </w:tc>
        <w:tc>
          <w:tcPr>
            <w:tcW w:w="1620" w:type="dxa"/>
            <w:noWrap/>
            <w:vAlign w:val="center"/>
          </w:tcPr>
          <w:p w14:paraId="43830C87" w14:textId="77777777" w:rsidR="00895A83" w:rsidRPr="00895A83" w:rsidRDefault="00895A83" w:rsidP="00895A83">
            <w:pPr>
              <w:widowControl w:val="0"/>
              <w:snapToGrid w:val="0"/>
              <w:jc w:val="right"/>
              <w:rPr>
                <w:ins w:id="6909" w:author="Haiyang Liu" w:date="2026-05-22T16:37:00Z" w16du:dateUtc="2026-05-22T09:37:00Z"/>
                <w:rFonts w:eastAsia="DengXian"/>
              </w:rPr>
            </w:pPr>
          </w:p>
        </w:tc>
        <w:tc>
          <w:tcPr>
            <w:tcW w:w="1710" w:type="dxa"/>
            <w:noWrap/>
            <w:vAlign w:val="center"/>
          </w:tcPr>
          <w:p w14:paraId="15845F6D" w14:textId="77777777" w:rsidR="00895A83" w:rsidRPr="00895A83" w:rsidRDefault="00895A83" w:rsidP="00895A83">
            <w:pPr>
              <w:widowControl w:val="0"/>
              <w:snapToGrid w:val="0"/>
              <w:jc w:val="right"/>
              <w:rPr>
                <w:ins w:id="6910" w:author="Haiyang Liu" w:date="2026-05-22T16:37:00Z" w16du:dateUtc="2026-05-22T09:37:00Z"/>
                <w:rFonts w:eastAsia="DengXian"/>
              </w:rPr>
            </w:pPr>
          </w:p>
        </w:tc>
      </w:tr>
      <w:tr w:rsidR="00895A83" w:rsidRPr="00172734" w14:paraId="1F8EF2E3" w14:textId="77777777" w:rsidTr="005E69E8">
        <w:trPr>
          <w:trHeight w:val="308"/>
          <w:jc w:val="center"/>
          <w:ins w:id="6911" w:author="Haiyang Liu" w:date="2026-05-22T16:06:00Z"/>
        </w:trPr>
        <w:tc>
          <w:tcPr>
            <w:tcW w:w="3690" w:type="dxa"/>
            <w:vAlign w:val="center"/>
          </w:tcPr>
          <w:p w14:paraId="70143009" w14:textId="77777777" w:rsidR="00895A83" w:rsidRDefault="00895A83" w:rsidP="00895A83">
            <w:pPr>
              <w:widowControl w:val="0"/>
              <w:snapToGrid w:val="0"/>
              <w:rPr>
                <w:ins w:id="6912" w:author="Haiyang Liu" w:date="2026-05-22T16:06:00Z" w16du:dateUtc="2026-05-22T09:06:00Z"/>
                <w:rFonts w:eastAsia="DengXian"/>
              </w:rPr>
            </w:pPr>
          </w:p>
        </w:tc>
        <w:tc>
          <w:tcPr>
            <w:tcW w:w="1620" w:type="dxa"/>
            <w:noWrap/>
            <w:vAlign w:val="center"/>
          </w:tcPr>
          <w:p w14:paraId="5183BFCE" w14:textId="77777777" w:rsidR="00895A83" w:rsidRPr="007C4229" w:rsidRDefault="00895A83" w:rsidP="00895A83">
            <w:pPr>
              <w:widowControl w:val="0"/>
              <w:snapToGrid w:val="0"/>
              <w:jc w:val="right"/>
              <w:rPr>
                <w:ins w:id="6913" w:author="Haiyang Liu" w:date="2026-05-22T16:06:00Z" w16du:dateUtc="2026-05-22T09:06:00Z"/>
                <w:rFonts w:eastAsia="DengXian"/>
              </w:rPr>
            </w:pPr>
          </w:p>
        </w:tc>
        <w:tc>
          <w:tcPr>
            <w:tcW w:w="1620" w:type="dxa"/>
            <w:vAlign w:val="center"/>
          </w:tcPr>
          <w:p w14:paraId="46622950" w14:textId="77777777" w:rsidR="00895A83" w:rsidRPr="007C4229" w:rsidRDefault="00895A83" w:rsidP="00895A83">
            <w:pPr>
              <w:widowControl w:val="0"/>
              <w:snapToGrid w:val="0"/>
              <w:jc w:val="right"/>
              <w:rPr>
                <w:ins w:id="6914" w:author="Haiyang Liu" w:date="2026-05-22T16:06:00Z" w16du:dateUtc="2026-05-22T09:06:00Z"/>
                <w:rFonts w:eastAsia="DengXian"/>
              </w:rPr>
            </w:pPr>
          </w:p>
        </w:tc>
        <w:tc>
          <w:tcPr>
            <w:tcW w:w="1620" w:type="dxa"/>
            <w:noWrap/>
            <w:vAlign w:val="center"/>
          </w:tcPr>
          <w:p w14:paraId="3ED7B5FC" w14:textId="77777777" w:rsidR="00895A83" w:rsidRPr="007C4229" w:rsidRDefault="00895A83" w:rsidP="00895A83">
            <w:pPr>
              <w:widowControl w:val="0"/>
              <w:snapToGrid w:val="0"/>
              <w:jc w:val="right"/>
              <w:rPr>
                <w:ins w:id="6915" w:author="Haiyang Liu" w:date="2026-05-22T16:06:00Z" w16du:dateUtc="2026-05-22T09:06:00Z"/>
                <w:rFonts w:eastAsia="DengXian"/>
              </w:rPr>
            </w:pPr>
          </w:p>
        </w:tc>
        <w:tc>
          <w:tcPr>
            <w:tcW w:w="1710" w:type="dxa"/>
            <w:noWrap/>
            <w:vAlign w:val="center"/>
          </w:tcPr>
          <w:p w14:paraId="746D48CE" w14:textId="77777777" w:rsidR="00895A83" w:rsidRPr="007C4229" w:rsidRDefault="00895A83" w:rsidP="00895A83">
            <w:pPr>
              <w:widowControl w:val="0"/>
              <w:snapToGrid w:val="0"/>
              <w:jc w:val="right"/>
              <w:rPr>
                <w:ins w:id="6916" w:author="Haiyang Liu" w:date="2026-05-22T16:06:00Z" w16du:dateUtc="2026-05-22T09:06:00Z"/>
                <w:rFonts w:eastAsia="DengXian"/>
              </w:rPr>
            </w:pPr>
          </w:p>
        </w:tc>
      </w:tr>
      <w:tr w:rsidR="00895A83" w:rsidRPr="00172734" w14:paraId="7AA19DED" w14:textId="77777777" w:rsidTr="005E69E8">
        <w:trPr>
          <w:trHeight w:val="308"/>
          <w:jc w:val="center"/>
          <w:ins w:id="6917" w:author="Haiyang Liu" w:date="2026-05-21T09:57:00Z"/>
        </w:trPr>
        <w:tc>
          <w:tcPr>
            <w:tcW w:w="3690" w:type="dxa"/>
            <w:tcBorders>
              <w:bottom w:val="single" w:sz="4" w:space="0" w:color="auto"/>
            </w:tcBorders>
            <w:vAlign w:val="center"/>
          </w:tcPr>
          <w:p w14:paraId="3103AD2C" w14:textId="77777777" w:rsidR="00895A83" w:rsidRPr="00172734" w:rsidRDefault="00895A83" w:rsidP="00895A83">
            <w:pPr>
              <w:widowControl w:val="0"/>
              <w:snapToGrid w:val="0"/>
              <w:rPr>
                <w:ins w:id="6918" w:author="Haiyang Liu" w:date="2026-05-21T09:57:00Z" w16du:dateUtc="2026-05-21T02:57:00Z"/>
                <w:rFonts w:eastAsia="DengXian"/>
              </w:rPr>
            </w:pPr>
            <w:ins w:id="6919" w:author="Haiyang Liu" w:date="2026-05-21T09:57:00Z" w16du:dateUtc="2026-05-21T02:57:00Z">
              <w:r w:rsidRPr="00172734">
                <w:rPr>
                  <w:rFonts w:eastAsia="DengXian"/>
                  <w:i/>
                </w:rPr>
                <w:t>pseudo-R</w:t>
              </w:r>
              <w:r w:rsidRPr="00172734">
                <w:rPr>
                  <w:rFonts w:eastAsia="DengXian"/>
                  <w:i/>
                  <w:vertAlign w:val="superscript"/>
                </w:rPr>
                <w:t>2</w:t>
              </w:r>
            </w:ins>
          </w:p>
        </w:tc>
        <w:tc>
          <w:tcPr>
            <w:tcW w:w="1620" w:type="dxa"/>
            <w:tcBorders>
              <w:bottom w:val="single" w:sz="4" w:space="0" w:color="auto"/>
            </w:tcBorders>
            <w:noWrap/>
            <w:vAlign w:val="center"/>
          </w:tcPr>
          <w:p w14:paraId="75172C2D" w14:textId="77777777" w:rsidR="00895A83" w:rsidRPr="00172734" w:rsidRDefault="00895A83" w:rsidP="00895A83">
            <w:pPr>
              <w:widowControl w:val="0"/>
              <w:snapToGrid w:val="0"/>
              <w:jc w:val="right"/>
              <w:rPr>
                <w:ins w:id="6920" w:author="Haiyang Liu" w:date="2026-05-21T09:57:00Z" w16du:dateUtc="2026-05-21T02:57:00Z"/>
                <w:rFonts w:eastAsia="DengXian"/>
              </w:rPr>
            </w:pPr>
            <w:ins w:id="6921" w:author="Haiyang Liu" w:date="2026-05-21T09:57:00Z" w16du:dateUtc="2026-05-21T02:57:00Z">
              <w:r w:rsidRPr="00172734">
                <w:rPr>
                  <w:rFonts w:eastAsia="DengXian"/>
                </w:rPr>
                <w:t>.08</w:t>
              </w:r>
              <w:r>
                <w:rPr>
                  <w:rFonts w:eastAsia="DengXian"/>
                </w:rPr>
                <w:t>3</w:t>
              </w:r>
              <w:r w:rsidRPr="00172734">
                <w:rPr>
                  <w:rFonts w:eastAsia="DengXian"/>
                  <w:vertAlign w:val="superscript"/>
                </w:rPr>
                <w:t>*</w:t>
              </w:r>
            </w:ins>
          </w:p>
        </w:tc>
        <w:tc>
          <w:tcPr>
            <w:tcW w:w="1620" w:type="dxa"/>
            <w:tcBorders>
              <w:bottom w:val="single" w:sz="4" w:space="0" w:color="auto"/>
            </w:tcBorders>
            <w:vAlign w:val="center"/>
          </w:tcPr>
          <w:p w14:paraId="1506A739" w14:textId="77777777" w:rsidR="00895A83" w:rsidRPr="00172734" w:rsidRDefault="00895A83" w:rsidP="00895A83">
            <w:pPr>
              <w:widowControl w:val="0"/>
              <w:snapToGrid w:val="0"/>
              <w:jc w:val="right"/>
              <w:rPr>
                <w:ins w:id="6922" w:author="Haiyang Liu" w:date="2026-05-21T09:57:00Z" w16du:dateUtc="2026-05-21T02:57:00Z"/>
                <w:rFonts w:eastAsia="DengXian"/>
              </w:rPr>
            </w:pPr>
            <w:ins w:id="6923" w:author="Haiyang Liu" w:date="2026-05-21T09:57:00Z" w16du:dateUtc="2026-05-21T02:57:00Z">
              <w:r w:rsidRPr="00172734">
                <w:rPr>
                  <w:rFonts w:eastAsia="DengXian"/>
                </w:rPr>
                <w:t>.5</w:t>
              </w:r>
              <w:r>
                <w:rPr>
                  <w:rFonts w:eastAsia="DengXian"/>
                </w:rPr>
                <w:t>05</w:t>
              </w:r>
              <w:r w:rsidRPr="00172734">
                <w:rPr>
                  <w:rFonts w:eastAsia="DengXian"/>
                  <w:vertAlign w:val="superscript"/>
                </w:rPr>
                <w:t>*</w:t>
              </w:r>
            </w:ins>
          </w:p>
        </w:tc>
        <w:tc>
          <w:tcPr>
            <w:tcW w:w="1620" w:type="dxa"/>
            <w:tcBorders>
              <w:bottom w:val="single" w:sz="4" w:space="0" w:color="auto"/>
            </w:tcBorders>
            <w:noWrap/>
            <w:vAlign w:val="center"/>
          </w:tcPr>
          <w:p w14:paraId="3B49E656" w14:textId="77777777" w:rsidR="00895A83" w:rsidRPr="00172734" w:rsidRDefault="00895A83" w:rsidP="00895A83">
            <w:pPr>
              <w:widowControl w:val="0"/>
              <w:snapToGrid w:val="0"/>
              <w:jc w:val="right"/>
              <w:rPr>
                <w:ins w:id="6924" w:author="Haiyang Liu" w:date="2026-05-21T09:57:00Z" w16du:dateUtc="2026-05-21T02:57:00Z"/>
                <w:rFonts w:eastAsia="DengXian"/>
              </w:rPr>
            </w:pPr>
            <w:ins w:id="6925" w:author="Haiyang Liu" w:date="2026-05-21T09:57:00Z" w16du:dateUtc="2026-05-21T02:57:00Z">
              <w:r w:rsidRPr="00172734">
                <w:rPr>
                  <w:rFonts w:eastAsia="DengXian"/>
                </w:rPr>
                <w:t>.3</w:t>
              </w:r>
              <w:r>
                <w:rPr>
                  <w:rFonts w:eastAsia="DengXian"/>
                </w:rPr>
                <w:t>3</w:t>
              </w:r>
              <w:r w:rsidRPr="00172734">
                <w:rPr>
                  <w:rFonts w:eastAsia="DengXian"/>
                </w:rPr>
                <w:t>9</w:t>
              </w:r>
              <w:r w:rsidRPr="00172734">
                <w:rPr>
                  <w:rFonts w:eastAsia="DengXian"/>
                  <w:vertAlign w:val="superscript"/>
                </w:rPr>
                <w:t>**</w:t>
              </w:r>
            </w:ins>
          </w:p>
        </w:tc>
        <w:tc>
          <w:tcPr>
            <w:tcW w:w="1710" w:type="dxa"/>
            <w:tcBorders>
              <w:bottom w:val="single" w:sz="4" w:space="0" w:color="auto"/>
            </w:tcBorders>
            <w:noWrap/>
            <w:vAlign w:val="center"/>
          </w:tcPr>
          <w:p w14:paraId="1D1646AA" w14:textId="77777777" w:rsidR="00895A83" w:rsidRPr="00172734" w:rsidRDefault="00895A83" w:rsidP="00895A83">
            <w:pPr>
              <w:widowControl w:val="0"/>
              <w:snapToGrid w:val="0"/>
              <w:jc w:val="right"/>
              <w:rPr>
                <w:ins w:id="6926" w:author="Haiyang Liu" w:date="2026-05-21T09:57:00Z" w16du:dateUtc="2026-05-21T02:57:00Z"/>
                <w:rFonts w:eastAsia="DengXian"/>
                <w:color w:val="000000"/>
              </w:rPr>
            </w:pPr>
            <w:ins w:id="6927" w:author="Haiyang Liu" w:date="2026-05-21T09:57:00Z" w16du:dateUtc="2026-05-21T02:57:00Z">
              <w:r w:rsidRPr="00172734">
                <w:rPr>
                  <w:rFonts w:eastAsia="DengXian"/>
                  <w:color w:val="000000"/>
                </w:rPr>
                <w:t>.5</w:t>
              </w:r>
              <w:r>
                <w:rPr>
                  <w:rFonts w:eastAsia="DengXian"/>
                  <w:color w:val="000000"/>
                </w:rPr>
                <w:t>72</w:t>
              </w:r>
              <w:r w:rsidRPr="00172734">
                <w:rPr>
                  <w:rFonts w:eastAsia="DengXian"/>
                  <w:vertAlign w:val="superscript"/>
                </w:rPr>
                <w:t>***</w:t>
              </w:r>
            </w:ins>
          </w:p>
        </w:tc>
      </w:tr>
    </w:tbl>
    <w:p w14:paraId="253499D1" w14:textId="2FB50CF4" w:rsidR="002E33E9" w:rsidRPr="006335AA" w:rsidRDefault="002E33E9" w:rsidP="002E33E9">
      <w:pPr>
        <w:widowControl w:val="0"/>
        <w:autoSpaceDE w:val="0"/>
        <w:autoSpaceDN w:val="0"/>
        <w:adjustRightInd w:val="0"/>
        <w:snapToGrid w:val="0"/>
        <w:ind w:right="60"/>
        <w:rPr>
          <w:ins w:id="6928" w:author="Haiyang Liu" w:date="2026-05-21T09:57:00Z" w16du:dateUtc="2026-05-21T02:57:00Z"/>
          <w:rFonts w:eastAsia="DengXian"/>
          <w:color w:val="000000"/>
          <w:kern w:val="2"/>
          <w:sz w:val="21"/>
          <w:szCs w:val="21"/>
          <w:rPrChange w:id="6929" w:author="Haiyang Liu" w:date="2026-05-22T16:57:00Z" w16du:dateUtc="2026-05-22T09:57:00Z">
            <w:rPr>
              <w:ins w:id="6930" w:author="Haiyang Liu" w:date="2026-05-21T09:57:00Z" w16du:dateUtc="2026-05-21T02:57:00Z"/>
              <w:rFonts w:eastAsia="DengXian"/>
              <w:color w:val="000000"/>
              <w:kern w:val="2"/>
            </w:rPr>
          </w:rPrChange>
        </w:rPr>
      </w:pPr>
      <w:ins w:id="6931" w:author="Haiyang Liu" w:date="2026-05-21T09:57:00Z" w16du:dateUtc="2026-05-21T02:57:00Z">
        <w:r w:rsidRPr="006335AA">
          <w:rPr>
            <w:rFonts w:eastAsia="DengXian"/>
            <w:bCs/>
            <w:i/>
            <w:color w:val="000000"/>
            <w:kern w:val="2"/>
            <w:sz w:val="21"/>
            <w:szCs w:val="21"/>
            <w:rPrChange w:id="6932" w:author="Haiyang Liu" w:date="2026-05-22T16:57:00Z" w16du:dateUtc="2026-05-22T09:57:00Z">
              <w:rPr>
                <w:rFonts w:eastAsia="DengXian"/>
                <w:bCs/>
                <w:i/>
                <w:color w:val="000000"/>
                <w:kern w:val="2"/>
              </w:rPr>
            </w:rPrChange>
          </w:rPr>
          <w:t>Note</w:t>
        </w:r>
        <w:r w:rsidRPr="006335AA">
          <w:rPr>
            <w:rFonts w:eastAsia="DengXian"/>
            <w:bCs/>
            <w:color w:val="000000"/>
            <w:kern w:val="2"/>
            <w:sz w:val="21"/>
            <w:szCs w:val="21"/>
            <w:rPrChange w:id="6933" w:author="Haiyang Liu" w:date="2026-05-22T16:57:00Z" w16du:dateUtc="2026-05-22T09:57:00Z">
              <w:rPr>
                <w:rFonts w:eastAsia="DengXian"/>
                <w:bCs/>
                <w:color w:val="000000"/>
                <w:kern w:val="2"/>
              </w:rPr>
            </w:rPrChange>
          </w:rPr>
          <w:t xml:space="preserve">. </w:t>
        </w:r>
        <w:r w:rsidRPr="006335AA">
          <w:rPr>
            <w:rFonts w:eastAsia="DengXian"/>
            <w:bCs/>
            <w:i/>
            <w:iCs/>
            <w:color w:val="000000"/>
            <w:kern w:val="2"/>
            <w:sz w:val="21"/>
            <w:szCs w:val="21"/>
            <w:rPrChange w:id="6934" w:author="Haiyang Liu" w:date="2026-05-22T16:57:00Z" w16du:dateUtc="2026-05-22T09:57:00Z">
              <w:rPr>
                <w:rFonts w:eastAsia="DengXian"/>
                <w:bCs/>
                <w:i/>
                <w:iCs/>
                <w:color w:val="000000"/>
                <w:kern w:val="2"/>
              </w:rPr>
            </w:rPrChange>
          </w:rPr>
          <w:t>N</w:t>
        </w:r>
        <w:r w:rsidRPr="006335AA">
          <w:rPr>
            <w:rFonts w:eastAsia="DengXian"/>
            <w:bCs/>
            <w:color w:val="000000"/>
            <w:kern w:val="2"/>
            <w:sz w:val="21"/>
            <w:szCs w:val="21"/>
            <w:rPrChange w:id="6935" w:author="Haiyang Liu" w:date="2026-05-22T16:57:00Z" w16du:dateUtc="2026-05-22T09:57:00Z">
              <w:rPr>
                <w:rFonts w:eastAsia="DengXian"/>
                <w:bCs/>
                <w:color w:val="000000"/>
                <w:kern w:val="2"/>
              </w:rPr>
            </w:rPrChange>
          </w:rPr>
          <w:t xml:space="preserve"> = 294. </w:t>
        </w:r>
        <w:r w:rsidRPr="006335AA">
          <w:rPr>
            <w:rFonts w:eastAsia="DengXian"/>
            <w:sz w:val="21"/>
            <w:szCs w:val="21"/>
            <w:vertAlign w:val="superscript"/>
            <w:rPrChange w:id="6936" w:author="Haiyang Liu" w:date="2026-05-22T16:57:00Z" w16du:dateUtc="2026-05-22T09:57:00Z">
              <w:rPr>
                <w:rFonts w:eastAsia="DengXian"/>
                <w:vertAlign w:val="superscript"/>
              </w:rPr>
            </w:rPrChange>
          </w:rPr>
          <w:t>*</w:t>
        </w:r>
        <w:r w:rsidRPr="006335AA">
          <w:rPr>
            <w:rFonts w:eastAsia="DengXian"/>
            <w:bCs/>
            <w:color w:val="000000"/>
            <w:kern w:val="2"/>
            <w:sz w:val="21"/>
            <w:szCs w:val="21"/>
            <w:rPrChange w:id="6937" w:author="Haiyang Liu" w:date="2026-05-22T16:57:00Z" w16du:dateUtc="2026-05-22T09:57:00Z">
              <w:rPr>
                <w:rFonts w:eastAsia="DengXian"/>
                <w:bCs/>
                <w:color w:val="000000"/>
                <w:kern w:val="2"/>
              </w:rPr>
            </w:rPrChange>
          </w:rPr>
          <w:t xml:space="preserve"> </w:t>
        </w:r>
        <w:r w:rsidRPr="006335AA">
          <w:rPr>
            <w:rFonts w:eastAsia="DengXian"/>
            <w:bCs/>
            <w:i/>
            <w:iCs/>
            <w:color w:val="000000"/>
            <w:kern w:val="2"/>
            <w:sz w:val="21"/>
            <w:szCs w:val="21"/>
            <w:rPrChange w:id="6938" w:author="Haiyang Liu" w:date="2026-05-22T16:57:00Z" w16du:dateUtc="2026-05-22T09:57:00Z">
              <w:rPr>
                <w:rFonts w:eastAsia="DengXian"/>
                <w:bCs/>
                <w:i/>
                <w:iCs/>
                <w:color w:val="000000"/>
                <w:kern w:val="2"/>
              </w:rPr>
            </w:rPrChange>
          </w:rPr>
          <w:t xml:space="preserve">p </w:t>
        </w:r>
        <w:r w:rsidRPr="006335AA">
          <w:rPr>
            <w:rFonts w:eastAsia="DengXian"/>
            <w:bCs/>
            <w:color w:val="000000"/>
            <w:kern w:val="2"/>
            <w:sz w:val="21"/>
            <w:szCs w:val="21"/>
            <w:rPrChange w:id="6939" w:author="Haiyang Liu" w:date="2026-05-22T16:57:00Z" w16du:dateUtc="2026-05-22T09:57:00Z">
              <w:rPr>
                <w:rFonts w:eastAsia="DengXian"/>
                <w:bCs/>
                <w:color w:val="000000"/>
                <w:kern w:val="2"/>
              </w:rPr>
            </w:rPrChange>
          </w:rPr>
          <w:t xml:space="preserve">&lt; .05, </w:t>
        </w:r>
        <w:r w:rsidRPr="006335AA">
          <w:rPr>
            <w:rFonts w:eastAsia="DengXian"/>
            <w:sz w:val="21"/>
            <w:szCs w:val="21"/>
            <w:vertAlign w:val="superscript"/>
            <w:rPrChange w:id="6940" w:author="Haiyang Liu" w:date="2026-05-22T16:57:00Z" w16du:dateUtc="2026-05-22T09:57:00Z">
              <w:rPr>
                <w:rFonts w:eastAsia="DengXian"/>
                <w:vertAlign w:val="superscript"/>
              </w:rPr>
            </w:rPrChange>
          </w:rPr>
          <w:t>**</w:t>
        </w:r>
        <w:r w:rsidRPr="006335AA">
          <w:rPr>
            <w:rFonts w:eastAsia="DengXian"/>
            <w:bCs/>
            <w:color w:val="000000"/>
            <w:kern w:val="2"/>
            <w:sz w:val="21"/>
            <w:szCs w:val="21"/>
            <w:rPrChange w:id="6941" w:author="Haiyang Liu" w:date="2026-05-22T16:57:00Z" w16du:dateUtc="2026-05-22T09:57:00Z">
              <w:rPr>
                <w:rFonts w:eastAsia="DengXian"/>
                <w:bCs/>
                <w:color w:val="000000"/>
                <w:kern w:val="2"/>
              </w:rPr>
            </w:rPrChange>
          </w:rPr>
          <w:t xml:space="preserve"> </w:t>
        </w:r>
        <w:r w:rsidRPr="006335AA">
          <w:rPr>
            <w:rFonts w:eastAsia="DengXian"/>
            <w:bCs/>
            <w:i/>
            <w:iCs/>
            <w:color w:val="000000"/>
            <w:kern w:val="2"/>
            <w:sz w:val="21"/>
            <w:szCs w:val="21"/>
            <w:rPrChange w:id="6942" w:author="Haiyang Liu" w:date="2026-05-22T16:57:00Z" w16du:dateUtc="2026-05-22T09:57:00Z">
              <w:rPr>
                <w:rFonts w:eastAsia="DengXian"/>
                <w:bCs/>
                <w:i/>
                <w:iCs/>
                <w:color w:val="000000"/>
                <w:kern w:val="2"/>
              </w:rPr>
            </w:rPrChange>
          </w:rPr>
          <w:t xml:space="preserve">p </w:t>
        </w:r>
        <w:r w:rsidRPr="006335AA">
          <w:rPr>
            <w:rFonts w:eastAsia="DengXian"/>
            <w:bCs/>
            <w:color w:val="000000"/>
            <w:kern w:val="2"/>
            <w:sz w:val="21"/>
            <w:szCs w:val="21"/>
            <w:rPrChange w:id="6943" w:author="Haiyang Liu" w:date="2026-05-22T16:57:00Z" w16du:dateUtc="2026-05-22T09:57:00Z">
              <w:rPr>
                <w:rFonts w:eastAsia="DengXian"/>
                <w:bCs/>
                <w:color w:val="000000"/>
                <w:kern w:val="2"/>
              </w:rPr>
            </w:rPrChange>
          </w:rPr>
          <w:t xml:space="preserve">&lt; .01, </w:t>
        </w:r>
        <w:r w:rsidRPr="006335AA">
          <w:rPr>
            <w:rFonts w:eastAsia="DengXian"/>
            <w:sz w:val="21"/>
            <w:szCs w:val="21"/>
            <w:vertAlign w:val="superscript"/>
            <w:rPrChange w:id="6944" w:author="Haiyang Liu" w:date="2026-05-22T16:57:00Z" w16du:dateUtc="2026-05-22T09:57:00Z">
              <w:rPr>
                <w:rFonts w:eastAsia="DengXian"/>
                <w:vertAlign w:val="superscript"/>
              </w:rPr>
            </w:rPrChange>
          </w:rPr>
          <w:t>***</w:t>
        </w:r>
        <w:r w:rsidRPr="006335AA">
          <w:rPr>
            <w:rFonts w:eastAsia="DengXian"/>
            <w:bCs/>
            <w:color w:val="000000"/>
            <w:kern w:val="2"/>
            <w:sz w:val="21"/>
            <w:szCs w:val="21"/>
            <w:rPrChange w:id="6945" w:author="Haiyang Liu" w:date="2026-05-22T16:57:00Z" w16du:dateUtc="2026-05-22T09:57:00Z">
              <w:rPr>
                <w:rFonts w:eastAsia="DengXian"/>
                <w:bCs/>
                <w:color w:val="000000"/>
                <w:kern w:val="2"/>
              </w:rPr>
            </w:rPrChange>
          </w:rPr>
          <w:t xml:space="preserve"> </w:t>
        </w:r>
        <w:r w:rsidRPr="006335AA">
          <w:rPr>
            <w:rFonts w:eastAsia="DengXian"/>
            <w:bCs/>
            <w:i/>
            <w:iCs/>
            <w:color w:val="000000"/>
            <w:kern w:val="2"/>
            <w:sz w:val="21"/>
            <w:szCs w:val="21"/>
            <w:rPrChange w:id="6946" w:author="Haiyang Liu" w:date="2026-05-22T16:57:00Z" w16du:dateUtc="2026-05-22T09:57:00Z">
              <w:rPr>
                <w:rFonts w:eastAsia="DengXian"/>
                <w:bCs/>
                <w:i/>
                <w:iCs/>
                <w:color w:val="000000"/>
                <w:kern w:val="2"/>
              </w:rPr>
            </w:rPrChange>
          </w:rPr>
          <w:t xml:space="preserve">p </w:t>
        </w:r>
        <w:r w:rsidRPr="006335AA">
          <w:rPr>
            <w:rFonts w:eastAsia="DengXian"/>
            <w:bCs/>
            <w:color w:val="000000"/>
            <w:kern w:val="2"/>
            <w:sz w:val="21"/>
            <w:szCs w:val="21"/>
            <w:rPrChange w:id="6947" w:author="Haiyang Liu" w:date="2026-05-22T16:57:00Z" w16du:dateUtc="2026-05-22T09:57:00Z">
              <w:rPr>
                <w:rFonts w:eastAsia="DengXian"/>
                <w:bCs/>
                <w:color w:val="000000"/>
                <w:kern w:val="2"/>
              </w:rPr>
            </w:rPrChange>
          </w:rPr>
          <w:t>&lt; .001.</w:t>
        </w:r>
      </w:ins>
      <w:ins w:id="6948" w:author="Haiyang Liu" w:date="2026-05-22T16:11:00Z" w16du:dateUtc="2026-05-22T09:11:00Z">
        <w:r w:rsidR="00043E66" w:rsidRPr="006335AA">
          <w:rPr>
            <w:sz w:val="21"/>
            <w:szCs w:val="21"/>
            <w:rPrChange w:id="6949" w:author="Haiyang Liu" w:date="2026-05-22T16:57:00Z" w16du:dateUtc="2026-05-22T09:57:00Z">
              <w:rPr/>
            </w:rPrChange>
          </w:rPr>
          <w:t xml:space="preserve"> </w:t>
        </w:r>
        <w:r w:rsidR="00043E66" w:rsidRPr="006335AA">
          <w:rPr>
            <w:rFonts w:eastAsia="DengXian"/>
            <w:bCs/>
            <w:color w:val="000000"/>
            <w:kern w:val="2"/>
            <w:sz w:val="21"/>
            <w:szCs w:val="21"/>
            <w:rPrChange w:id="6950" w:author="Haiyang Liu" w:date="2026-05-22T16:57:00Z" w16du:dateUtc="2026-05-22T09:57:00Z">
              <w:rPr>
                <w:rFonts w:eastAsia="DengXian"/>
                <w:bCs/>
                <w:color w:val="000000"/>
                <w:kern w:val="2"/>
              </w:rPr>
            </w:rPrChange>
          </w:rPr>
          <w:t xml:space="preserve">Estimates are unstandardized. </w:t>
        </w:r>
      </w:ins>
      <w:ins w:id="6951" w:author="Haiyang Liu" w:date="2026-05-22T16:41:00Z" w16du:dateUtc="2026-05-22T09:41:00Z">
        <w:r w:rsidR="001E3C52" w:rsidRPr="006335AA">
          <w:rPr>
            <w:rFonts w:eastAsia="DengXian"/>
            <w:bCs/>
            <w:color w:val="000000"/>
            <w:kern w:val="2"/>
            <w:sz w:val="21"/>
            <w:szCs w:val="21"/>
            <w:rPrChange w:id="6952" w:author="Haiyang Liu" w:date="2026-05-22T16:57:00Z" w16du:dateUtc="2026-05-22T09:57:00Z">
              <w:rPr>
                <w:rFonts w:eastAsia="DengXian"/>
                <w:bCs/>
                <w:color w:val="000000"/>
                <w:kern w:val="2"/>
              </w:rPr>
            </w:rPrChange>
          </w:rPr>
          <w:t>Time was coded backward from Month 4, as -3, -2, -1, 0.</w:t>
        </w:r>
      </w:ins>
      <w:ins w:id="6953" w:author="Haiyang Liu" w:date="2026-05-22T16:57:00Z" w16du:dateUtc="2026-05-22T09:57:00Z">
        <w:r w:rsidR="006335AA">
          <w:rPr>
            <w:rFonts w:eastAsia="DengXian"/>
            <w:bCs/>
            <w:color w:val="000000"/>
            <w:kern w:val="2"/>
            <w:sz w:val="21"/>
            <w:szCs w:val="21"/>
          </w:rPr>
          <w:t xml:space="preserve"> </w:t>
        </w:r>
        <w:r w:rsidR="006335AA" w:rsidRPr="006335AA">
          <w:rPr>
            <w:rFonts w:eastAsia="DengXian"/>
            <w:bCs/>
            <w:color w:val="000000"/>
            <w:kern w:val="2"/>
            <w:sz w:val="21"/>
            <w:szCs w:val="21"/>
          </w:rPr>
          <w:t xml:space="preserve">Full fixed effects, random effects, residual variances, and growth-factor variance-covariance/correlation matrices are reported in Online Appendix Tables </w:t>
        </w:r>
      </w:ins>
      <w:ins w:id="6954" w:author="Haiyang Liu" w:date="2026-05-22T16:58:00Z" w16du:dateUtc="2026-05-22T09:58:00Z">
        <w:r w:rsidR="006335AA">
          <w:rPr>
            <w:rFonts w:eastAsia="DengXian"/>
            <w:bCs/>
            <w:color w:val="000000"/>
            <w:kern w:val="2"/>
            <w:sz w:val="21"/>
            <w:szCs w:val="21"/>
          </w:rPr>
          <w:t>XX</w:t>
        </w:r>
      </w:ins>
      <w:ins w:id="6955" w:author="Haiyang Liu" w:date="2026-05-22T16:57:00Z" w16du:dateUtc="2026-05-22T09:57:00Z">
        <w:r w:rsidR="006335AA" w:rsidRPr="006335AA">
          <w:rPr>
            <w:rFonts w:eastAsia="DengXian"/>
            <w:bCs/>
            <w:color w:val="000000"/>
            <w:kern w:val="2"/>
            <w:sz w:val="21"/>
            <w:szCs w:val="21"/>
          </w:rPr>
          <w:t>-</w:t>
        </w:r>
      </w:ins>
      <w:ins w:id="6956" w:author="Haiyang Liu" w:date="2026-05-22T16:58:00Z" w16du:dateUtc="2026-05-22T09:58:00Z">
        <w:r w:rsidR="006335AA">
          <w:rPr>
            <w:rFonts w:eastAsia="DengXian"/>
            <w:bCs/>
            <w:color w:val="000000"/>
            <w:kern w:val="2"/>
            <w:sz w:val="21"/>
            <w:szCs w:val="21"/>
          </w:rPr>
          <w:t>XXX</w:t>
        </w:r>
      </w:ins>
      <w:ins w:id="6957" w:author="Haiyang Liu" w:date="2026-05-22T16:57:00Z" w16du:dateUtc="2026-05-22T09:57:00Z">
        <w:r w:rsidR="006335AA" w:rsidRPr="006335AA">
          <w:rPr>
            <w:rFonts w:eastAsia="DengXian"/>
            <w:bCs/>
            <w:color w:val="000000"/>
            <w:kern w:val="2"/>
            <w:sz w:val="21"/>
            <w:szCs w:val="21"/>
          </w:rPr>
          <w:t>.</w:t>
        </w:r>
      </w:ins>
    </w:p>
    <w:p w14:paraId="777D411E" w14:textId="6E332293" w:rsidR="009458CE" w:rsidDel="002E33E9" w:rsidRDefault="009C0C59">
      <w:pPr>
        <w:widowControl w:val="0"/>
        <w:autoSpaceDE w:val="0"/>
        <w:autoSpaceDN w:val="0"/>
        <w:adjustRightInd w:val="0"/>
        <w:snapToGrid w:val="0"/>
        <w:ind w:right="60"/>
        <w:rPr>
          <w:del w:id="6958" w:author="Haiyang Liu" w:date="2026-05-21T09:57:00Z" w16du:dateUtc="2026-05-21T02:57:00Z"/>
          <w:rFonts w:eastAsia="DengXian"/>
          <w:color w:val="000000"/>
          <w:kern w:val="2"/>
          <w:sz w:val="20"/>
          <w:szCs w:val="20"/>
        </w:rPr>
      </w:pPr>
      <w:del w:id="6959" w:author="Haiyang Liu" w:date="2026-05-21T09:57:00Z" w16du:dateUtc="2026-05-21T02:57:00Z">
        <w:r w:rsidDel="002E33E9">
          <w:rPr>
            <w:rFonts w:eastAsia="DengXian"/>
            <w:bCs/>
            <w:i/>
            <w:color w:val="000000"/>
            <w:kern w:val="2"/>
            <w:sz w:val="20"/>
            <w:szCs w:val="20"/>
          </w:rPr>
          <w:delText>Note</w:delText>
        </w:r>
        <w:r w:rsidDel="002E33E9">
          <w:rPr>
            <w:rFonts w:eastAsia="DengXian"/>
            <w:bCs/>
            <w:color w:val="000000"/>
            <w:kern w:val="2"/>
            <w:sz w:val="20"/>
            <w:szCs w:val="20"/>
          </w:rPr>
          <w:delText xml:space="preserve">. </w:delText>
        </w:r>
        <w:r w:rsidDel="002E33E9">
          <w:rPr>
            <w:rFonts w:eastAsia="DengXian"/>
            <w:sz w:val="20"/>
            <w:szCs w:val="20"/>
            <w:vertAlign w:val="superscript"/>
          </w:rPr>
          <w:delText>*</w:delText>
        </w:r>
        <w:r w:rsidDel="002E33E9">
          <w:rPr>
            <w:rFonts w:eastAsia="DengXian"/>
            <w:bCs/>
            <w:color w:val="000000"/>
            <w:kern w:val="2"/>
            <w:sz w:val="20"/>
            <w:szCs w:val="20"/>
          </w:rPr>
          <w:delText xml:space="preserve"> </w:delText>
        </w:r>
        <w:r w:rsidDel="002E33E9">
          <w:rPr>
            <w:rFonts w:eastAsia="DengXian"/>
            <w:bCs/>
            <w:i/>
            <w:iCs/>
            <w:color w:val="000000"/>
            <w:kern w:val="2"/>
            <w:sz w:val="20"/>
            <w:szCs w:val="20"/>
          </w:rPr>
          <w:delText xml:space="preserve">p </w:delText>
        </w:r>
        <w:r w:rsidDel="002E33E9">
          <w:rPr>
            <w:rFonts w:eastAsia="DengXian"/>
            <w:bCs/>
            <w:color w:val="000000"/>
            <w:kern w:val="2"/>
            <w:sz w:val="20"/>
            <w:szCs w:val="20"/>
          </w:rPr>
          <w:delText xml:space="preserve">&lt; .05, </w:delText>
        </w:r>
        <w:r w:rsidDel="002E33E9">
          <w:rPr>
            <w:rFonts w:eastAsia="DengXian"/>
            <w:sz w:val="20"/>
            <w:szCs w:val="20"/>
            <w:vertAlign w:val="superscript"/>
          </w:rPr>
          <w:delText>**</w:delText>
        </w:r>
        <w:r w:rsidDel="002E33E9">
          <w:rPr>
            <w:rFonts w:eastAsia="DengXian"/>
            <w:bCs/>
            <w:color w:val="000000"/>
            <w:kern w:val="2"/>
            <w:sz w:val="20"/>
            <w:szCs w:val="20"/>
          </w:rPr>
          <w:delText xml:space="preserve"> </w:delText>
        </w:r>
        <w:r w:rsidDel="002E33E9">
          <w:rPr>
            <w:rFonts w:eastAsia="DengXian"/>
            <w:bCs/>
            <w:i/>
            <w:iCs/>
            <w:color w:val="000000"/>
            <w:kern w:val="2"/>
            <w:sz w:val="20"/>
            <w:szCs w:val="20"/>
          </w:rPr>
          <w:delText xml:space="preserve">p </w:delText>
        </w:r>
        <w:r w:rsidDel="002E33E9">
          <w:rPr>
            <w:rFonts w:eastAsia="DengXian"/>
            <w:bCs/>
            <w:color w:val="000000"/>
            <w:kern w:val="2"/>
            <w:sz w:val="20"/>
            <w:szCs w:val="20"/>
          </w:rPr>
          <w:delText>&lt; .01.</w:delText>
        </w:r>
      </w:del>
    </w:p>
    <w:p w14:paraId="777D411F" w14:textId="77777777" w:rsidR="009458CE" w:rsidRDefault="009458CE">
      <w:pPr>
        <w:widowControl w:val="0"/>
        <w:snapToGrid w:val="0"/>
        <w:spacing w:line="480" w:lineRule="auto"/>
        <w:jc w:val="center"/>
        <w:rPr>
          <w:rFonts w:eastAsia="DengXian"/>
          <w:b/>
          <w:kern w:val="2"/>
        </w:rPr>
      </w:pPr>
    </w:p>
    <w:p w14:paraId="777D4120" w14:textId="77777777" w:rsidR="009458CE" w:rsidRDefault="009458CE">
      <w:pPr>
        <w:widowControl w:val="0"/>
        <w:snapToGrid w:val="0"/>
        <w:spacing w:line="480" w:lineRule="auto"/>
        <w:jc w:val="center"/>
        <w:rPr>
          <w:rFonts w:eastAsia="DengXian"/>
          <w:b/>
          <w:kern w:val="2"/>
        </w:rPr>
      </w:pPr>
    </w:p>
    <w:p w14:paraId="777D4121" w14:textId="77777777" w:rsidR="009458CE" w:rsidRDefault="009458CE">
      <w:pPr>
        <w:widowControl w:val="0"/>
        <w:snapToGrid w:val="0"/>
        <w:spacing w:line="480" w:lineRule="auto"/>
        <w:jc w:val="center"/>
        <w:rPr>
          <w:rFonts w:eastAsia="DengXian"/>
          <w:b/>
          <w:kern w:val="2"/>
        </w:rPr>
      </w:pPr>
    </w:p>
    <w:p w14:paraId="777D4122" w14:textId="77777777" w:rsidR="009458CE" w:rsidRDefault="009458CE">
      <w:pPr>
        <w:widowControl w:val="0"/>
        <w:snapToGrid w:val="0"/>
        <w:spacing w:line="480" w:lineRule="auto"/>
        <w:jc w:val="center"/>
        <w:rPr>
          <w:rFonts w:eastAsia="DengXian"/>
          <w:b/>
          <w:kern w:val="2"/>
        </w:rPr>
      </w:pPr>
    </w:p>
    <w:p w14:paraId="1AD844B1" w14:textId="77777777" w:rsidR="002E33E9" w:rsidRDefault="002E33E9">
      <w:pPr>
        <w:widowControl w:val="0"/>
        <w:snapToGrid w:val="0"/>
        <w:spacing w:line="480" w:lineRule="auto"/>
        <w:rPr>
          <w:ins w:id="6960" w:author="Haiyang Liu" w:date="2026-05-21T09:56:00Z" w16du:dateUtc="2026-05-21T02:56:00Z"/>
          <w:rFonts w:eastAsia="DengXian"/>
          <w:b/>
          <w:kern w:val="2"/>
        </w:rPr>
        <w:sectPr w:rsidR="002E33E9">
          <w:pgSz w:w="12240" w:h="15840"/>
          <w:pgMar w:top="1440" w:right="1440" w:bottom="1440" w:left="1440" w:header="851" w:footer="992" w:gutter="0"/>
          <w:cols w:space="425"/>
          <w:docGrid w:linePitch="326"/>
        </w:sectPr>
      </w:pPr>
    </w:p>
    <w:p w14:paraId="777D4123" w14:textId="4E855FA8" w:rsidR="009458CE" w:rsidRDefault="009C0C59">
      <w:pPr>
        <w:widowControl w:val="0"/>
        <w:snapToGrid w:val="0"/>
        <w:rPr>
          <w:rFonts w:eastAsia="DengXian"/>
          <w:kern w:val="2"/>
        </w:rPr>
        <w:pPrChange w:id="6961" w:author="Haiyang Liu" w:date="2026-05-21T10:42:00Z" w16du:dateUtc="2026-05-21T03:42:00Z">
          <w:pPr>
            <w:widowControl w:val="0"/>
            <w:snapToGrid w:val="0"/>
            <w:spacing w:line="480" w:lineRule="auto"/>
          </w:pPr>
        </w:pPrChange>
      </w:pPr>
      <w:r>
        <w:rPr>
          <w:rFonts w:eastAsia="DengXian"/>
          <w:b/>
          <w:kern w:val="2"/>
        </w:rPr>
        <w:lastRenderedPageBreak/>
        <w:t xml:space="preserve">Table </w:t>
      </w:r>
      <w:del w:id="6962" w:author="Haiyang Liu" w:date="2026-05-21T09:57:00Z" w16du:dateUtc="2026-05-21T02:57:00Z">
        <w:r w:rsidDel="002E33E9">
          <w:rPr>
            <w:rFonts w:eastAsia="DengXian"/>
            <w:b/>
            <w:kern w:val="2"/>
          </w:rPr>
          <w:delText>4</w:delText>
        </w:r>
      </w:del>
      <w:ins w:id="6963" w:author="Haiyang Liu" w:date="2026-05-21T09:57:00Z" w16du:dateUtc="2026-05-21T02:57:00Z">
        <w:r w:rsidR="002E33E9">
          <w:rPr>
            <w:rFonts w:eastAsia="DengXian"/>
            <w:b/>
            <w:kern w:val="2"/>
          </w:rPr>
          <w:t>5</w:t>
        </w:r>
      </w:ins>
      <w:r>
        <w:rPr>
          <w:rFonts w:eastAsia="DengXian"/>
          <w:b/>
          <w:kern w:val="2"/>
        </w:rPr>
        <w:t xml:space="preserve">. </w:t>
      </w:r>
      <w:ins w:id="6964" w:author="Haiyang Liu" w:date="2026-05-21T09:58:00Z" w16du:dateUtc="2026-05-21T02:58:00Z">
        <w:r w:rsidR="008E1125" w:rsidRPr="008E1125">
          <w:rPr>
            <w:rFonts w:eastAsia="DengXian"/>
            <w:bCs/>
            <w:kern w:val="2"/>
            <w:rPrChange w:id="6965" w:author="Haiyang Liu" w:date="2026-05-21T09:58:00Z" w16du:dateUtc="2026-05-21T02:58:00Z">
              <w:rPr>
                <w:rFonts w:eastAsia="DengXian"/>
                <w:b/>
                <w:kern w:val="2"/>
              </w:rPr>
            </w:rPrChange>
          </w:rPr>
          <w:t>Latent Growth Modeling Results for the Moderated-Mediation Effects of Studied Variables</w:t>
        </w:r>
      </w:ins>
      <w:del w:id="6966" w:author="Haiyang Liu" w:date="2026-05-21T09:58:00Z" w16du:dateUtc="2026-05-21T02:58:00Z">
        <w:r w:rsidDel="008E1125">
          <w:rPr>
            <w:rFonts w:eastAsia="DengXian"/>
            <w:kern w:val="2"/>
          </w:rPr>
          <w:delText>Bootstrapped Results for Conditional Indirect Effects (IV: Error Management Approach)</w:delText>
        </w:r>
      </w:del>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48"/>
        <w:gridCol w:w="2072"/>
        <w:gridCol w:w="863"/>
        <w:gridCol w:w="804"/>
        <w:gridCol w:w="849"/>
        <w:gridCol w:w="908"/>
        <w:gridCol w:w="835"/>
        <w:gridCol w:w="881"/>
      </w:tblGrid>
      <w:tr w:rsidR="009458CE" w:rsidDel="008E1125" w14:paraId="777D4128" w14:textId="3F5CD2A8">
        <w:trPr>
          <w:trHeight w:val="284"/>
          <w:jc w:val="center"/>
          <w:del w:id="6967" w:author="Haiyang Liu" w:date="2026-05-21T09:58:00Z"/>
        </w:trPr>
        <w:tc>
          <w:tcPr>
            <w:tcW w:w="2148" w:type="dxa"/>
            <w:tcBorders>
              <w:top w:val="single" w:sz="4" w:space="0" w:color="auto"/>
              <w:bottom w:val="single" w:sz="4" w:space="0" w:color="auto"/>
            </w:tcBorders>
            <w:vAlign w:val="center"/>
          </w:tcPr>
          <w:p w14:paraId="777D4124" w14:textId="4208D638" w:rsidR="009458CE" w:rsidDel="008E1125" w:rsidRDefault="009C0C59">
            <w:pPr>
              <w:widowControl w:val="0"/>
              <w:snapToGrid w:val="0"/>
              <w:jc w:val="center"/>
              <w:rPr>
                <w:del w:id="6968" w:author="Haiyang Liu" w:date="2026-05-21T09:58:00Z" w16du:dateUtc="2026-05-21T02:58:00Z"/>
                <w:rFonts w:eastAsia="DengXian"/>
                <w:b/>
                <w:i/>
              </w:rPr>
            </w:pPr>
            <w:del w:id="6969" w:author="Haiyang Liu" w:date="2026-05-21T09:58:00Z" w16du:dateUtc="2026-05-21T02:58:00Z">
              <w:r w:rsidDel="008E1125">
                <w:rPr>
                  <w:rFonts w:eastAsia="DengXian"/>
                  <w:b/>
                  <w:i/>
                </w:rPr>
                <w:delText>DV</w:delText>
              </w:r>
            </w:del>
          </w:p>
        </w:tc>
        <w:tc>
          <w:tcPr>
            <w:tcW w:w="0" w:type="auto"/>
            <w:tcBorders>
              <w:top w:val="single" w:sz="4" w:space="0" w:color="auto"/>
              <w:bottom w:val="single" w:sz="4" w:space="0" w:color="auto"/>
            </w:tcBorders>
            <w:vAlign w:val="center"/>
          </w:tcPr>
          <w:p w14:paraId="777D4125" w14:textId="217A6DEC" w:rsidR="009458CE" w:rsidDel="008E1125" w:rsidRDefault="009C0C59">
            <w:pPr>
              <w:widowControl w:val="0"/>
              <w:snapToGrid w:val="0"/>
              <w:jc w:val="center"/>
              <w:rPr>
                <w:del w:id="6970" w:author="Haiyang Liu" w:date="2026-05-21T09:58:00Z" w16du:dateUtc="2026-05-21T02:58:00Z"/>
                <w:rFonts w:eastAsia="DengXian"/>
                <w:b/>
                <w:i/>
              </w:rPr>
            </w:pPr>
            <w:del w:id="6971" w:author="Haiyang Liu" w:date="2026-05-21T09:58:00Z" w16du:dateUtc="2026-05-21T02:58:00Z">
              <w:r w:rsidDel="008E1125">
                <w:rPr>
                  <w:rFonts w:eastAsia="DengXian"/>
                  <w:b/>
                  <w:i/>
                </w:rPr>
                <w:delText>Level of newcomer global error attribution (moderator)</w:delText>
              </w:r>
            </w:del>
          </w:p>
        </w:tc>
        <w:tc>
          <w:tcPr>
            <w:tcW w:w="0" w:type="auto"/>
            <w:gridSpan w:val="3"/>
            <w:tcBorders>
              <w:top w:val="single" w:sz="4" w:space="0" w:color="auto"/>
              <w:bottom w:val="single" w:sz="4" w:space="0" w:color="auto"/>
            </w:tcBorders>
            <w:vAlign w:val="center"/>
          </w:tcPr>
          <w:p w14:paraId="777D4126" w14:textId="1E4D5869" w:rsidR="009458CE" w:rsidDel="008E1125" w:rsidRDefault="009C0C59">
            <w:pPr>
              <w:widowControl w:val="0"/>
              <w:snapToGrid w:val="0"/>
              <w:jc w:val="center"/>
              <w:rPr>
                <w:del w:id="6972" w:author="Haiyang Liu" w:date="2026-05-21T09:58:00Z" w16du:dateUtc="2026-05-21T02:58:00Z"/>
                <w:rFonts w:eastAsia="DengXian"/>
                <w:b/>
                <w:i/>
              </w:rPr>
            </w:pPr>
            <w:del w:id="6973" w:author="Haiyang Liu" w:date="2026-05-21T09:58:00Z" w16du:dateUtc="2026-05-21T02:58:00Z">
              <w:r w:rsidDel="008E1125">
                <w:rPr>
                  <w:rFonts w:eastAsia="DengXian"/>
                  <w:b/>
                  <w:i/>
                </w:rPr>
                <w:delText xml:space="preserve">Through initial level of error making </w:delText>
              </w:r>
            </w:del>
          </w:p>
        </w:tc>
        <w:tc>
          <w:tcPr>
            <w:tcW w:w="0" w:type="auto"/>
            <w:gridSpan w:val="3"/>
            <w:tcBorders>
              <w:top w:val="single" w:sz="4" w:space="0" w:color="auto"/>
              <w:bottom w:val="single" w:sz="4" w:space="0" w:color="auto"/>
            </w:tcBorders>
            <w:vAlign w:val="center"/>
          </w:tcPr>
          <w:p w14:paraId="777D4127" w14:textId="3B657C42" w:rsidR="009458CE" w:rsidDel="008E1125" w:rsidRDefault="009C0C59">
            <w:pPr>
              <w:widowControl w:val="0"/>
              <w:snapToGrid w:val="0"/>
              <w:jc w:val="center"/>
              <w:rPr>
                <w:del w:id="6974" w:author="Haiyang Liu" w:date="2026-05-21T09:58:00Z" w16du:dateUtc="2026-05-21T02:58:00Z"/>
                <w:rFonts w:eastAsia="DengXian"/>
                <w:b/>
                <w:i/>
              </w:rPr>
            </w:pPr>
            <w:del w:id="6975" w:author="Haiyang Liu" w:date="2026-05-21T09:58:00Z" w16du:dateUtc="2026-05-21T02:58:00Z">
              <w:r w:rsidDel="008E1125">
                <w:rPr>
                  <w:rFonts w:eastAsia="DengXian"/>
                  <w:b/>
                  <w:i/>
                </w:rPr>
                <w:delText>Through change trajectory of error making</w:delText>
              </w:r>
            </w:del>
          </w:p>
        </w:tc>
      </w:tr>
      <w:tr w:rsidR="009458CE" w:rsidDel="008E1125" w14:paraId="777D4131" w14:textId="39549700">
        <w:trPr>
          <w:trHeight w:val="284"/>
          <w:jc w:val="center"/>
          <w:del w:id="6976" w:author="Haiyang Liu" w:date="2026-05-21T09:58:00Z"/>
        </w:trPr>
        <w:tc>
          <w:tcPr>
            <w:tcW w:w="2148" w:type="dxa"/>
            <w:tcBorders>
              <w:top w:val="single" w:sz="4" w:space="0" w:color="auto"/>
            </w:tcBorders>
          </w:tcPr>
          <w:p w14:paraId="777D4129" w14:textId="670A5956" w:rsidR="009458CE" w:rsidDel="008E1125" w:rsidRDefault="009458CE">
            <w:pPr>
              <w:widowControl w:val="0"/>
              <w:snapToGrid w:val="0"/>
              <w:rPr>
                <w:del w:id="6977" w:author="Haiyang Liu" w:date="2026-05-21T09:58:00Z" w16du:dateUtc="2026-05-21T02:58:00Z"/>
                <w:rFonts w:eastAsia="DengXian"/>
                <w:i/>
              </w:rPr>
            </w:pPr>
          </w:p>
        </w:tc>
        <w:tc>
          <w:tcPr>
            <w:tcW w:w="0" w:type="auto"/>
            <w:tcBorders>
              <w:top w:val="single" w:sz="4" w:space="0" w:color="auto"/>
            </w:tcBorders>
          </w:tcPr>
          <w:p w14:paraId="777D412A" w14:textId="13121E13" w:rsidR="009458CE" w:rsidDel="008E1125" w:rsidRDefault="009458CE">
            <w:pPr>
              <w:widowControl w:val="0"/>
              <w:snapToGrid w:val="0"/>
              <w:rPr>
                <w:del w:id="6978" w:author="Haiyang Liu" w:date="2026-05-21T09:58:00Z" w16du:dateUtc="2026-05-21T02:58:00Z"/>
                <w:rFonts w:eastAsia="DengXian"/>
                <w:i/>
              </w:rPr>
            </w:pPr>
          </w:p>
        </w:tc>
        <w:tc>
          <w:tcPr>
            <w:tcW w:w="0" w:type="auto"/>
            <w:tcBorders>
              <w:top w:val="single" w:sz="4" w:space="0" w:color="auto"/>
            </w:tcBorders>
          </w:tcPr>
          <w:p w14:paraId="777D412B" w14:textId="790B6EDD" w:rsidR="009458CE" w:rsidDel="008E1125" w:rsidRDefault="009C0C59">
            <w:pPr>
              <w:widowControl w:val="0"/>
              <w:snapToGrid w:val="0"/>
              <w:jc w:val="center"/>
              <w:rPr>
                <w:del w:id="6979" w:author="Haiyang Liu" w:date="2026-05-21T09:58:00Z" w16du:dateUtc="2026-05-21T02:58:00Z"/>
                <w:rFonts w:eastAsia="DengXian"/>
                <w:i/>
              </w:rPr>
            </w:pPr>
            <w:del w:id="6980" w:author="Haiyang Liu" w:date="2026-05-21T09:58:00Z" w16du:dateUtc="2026-05-21T02:58:00Z">
              <w:r w:rsidDel="008E1125">
                <w:rPr>
                  <w:rFonts w:eastAsia="DengXian"/>
                  <w:i/>
                </w:rPr>
                <w:delText>Effect</w:delText>
              </w:r>
            </w:del>
          </w:p>
        </w:tc>
        <w:tc>
          <w:tcPr>
            <w:tcW w:w="0" w:type="auto"/>
            <w:tcBorders>
              <w:top w:val="single" w:sz="4" w:space="0" w:color="auto"/>
            </w:tcBorders>
          </w:tcPr>
          <w:p w14:paraId="777D412C" w14:textId="61021FE1" w:rsidR="009458CE" w:rsidDel="008E1125" w:rsidRDefault="009C0C59">
            <w:pPr>
              <w:widowControl w:val="0"/>
              <w:snapToGrid w:val="0"/>
              <w:jc w:val="center"/>
              <w:rPr>
                <w:del w:id="6981" w:author="Haiyang Liu" w:date="2026-05-21T09:58:00Z" w16du:dateUtc="2026-05-21T02:58:00Z"/>
                <w:rFonts w:eastAsia="DengXian"/>
                <w:i/>
              </w:rPr>
            </w:pPr>
            <w:del w:id="6982" w:author="Haiyang Liu" w:date="2026-05-21T09:58:00Z" w16du:dateUtc="2026-05-21T02:58:00Z">
              <w:r w:rsidDel="008E1125">
                <w:rPr>
                  <w:rFonts w:eastAsia="DengXian"/>
                  <w:i/>
                </w:rPr>
                <w:delText>LLCI</w:delText>
              </w:r>
            </w:del>
          </w:p>
        </w:tc>
        <w:tc>
          <w:tcPr>
            <w:tcW w:w="0" w:type="auto"/>
            <w:tcBorders>
              <w:top w:val="single" w:sz="4" w:space="0" w:color="auto"/>
            </w:tcBorders>
          </w:tcPr>
          <w:p w14:paraId="777D412D" w14:textId="4528F502" w:rsidR="009458CE" w:rsidDel="008E1125" w:rsidRDefault="009C0C59">
            <w:pPr>
              <w:widowControl w:val="0"/>
              <w:snapToGrid w:val="0"/>
              <w:jc w:val="center"/>
              <w:rPr>
                <w:del w:id="6983" w:author="Haiyang Liu" w:date="2026-05-21T09:58:00Z" w16du:dateUtc="2026-05-21T02:58:00Z"/>
                <w:rFonts w:eastAsia="DengXian"/>
                <w:i/>
              </w:rPr>
            </w:pPr>
            <w:del w:id="6984" w:author="Haiyang Liu" w:date="2026-05-21T09:58:00Z" w16du:dateUtc="2026-05-21T02:58:00Z">
              <w:r w:rsidDel="008E1125">
                <w:rPr>
                  <w:rFonts w:eastAsia="DengXian"/>
                  <w:i/>
                </w:rPr>
                <w:delText>ULCI</w:delText>
              </w:r>
            </w:del>
          </w:p>
        </w:tc>
        <w:tc>
          <w:tcPr>
            <w:tcW w:w="0" w:type="auto"/>
            <w:tcBorders>
              <w:top w:val="single" w:sz="4" w:space="0" w:color="auto"/>
            </w:tcBorders>
          </w:tcPr>
          <w:p w14:paraId="777D412E" w14:textId="3A067B49" w:rsidR="009458CE" w:rsidDel="008E1125" w:rsidRDefault="009C0C59">
            <w:pPr>
              <w:widowControl w:val="0"/>
              <w:snapToGrid w:val="0"/>
              <w:jc w:val="center"/>
              <w:rPr>
                <w:del w:id="6985" w:author="Haiyang Liu" w:date="2026-05-21T09:58:00Z" w16du:dateUtc="2026-05-21T02:58:00Z"/>
                <w:rFonts w:eastAsia="DengXian"/>
                <w:i/>
              </w:rPr>
            </w:pPr>
            <w:del w:id="6986" w:author="Haiyang Liu" w:date="2026-05-21T09:58:00Z" w16du:dateUtc="2026-05-21T02:58:00Z">
              <w:r w:rsidDel="008E1125">
                <w:rPr>
                  <w:rFonts w:eastAsia="DengXian"/>
                  <w:i/>
                </w:rPr>
                <w:delText>Effect</w:delText>
              </w:r>
            </w:del>
          </w:p>
        </w:tc>
        <w:tc>
          <w:tcPr>
            <w:tcW w:w="0" w:type="auto"/>
            <w:tcBorders>
              <w:top w:val="single" w:sz="4" w:space="0" w:color="auto"/>
            </w:tcBorders>
          </w:tcPr>
          <w:p w14:paraId="777D412F" w14:textId="15C6456F" w:rsidR="009458CE" w:rsidDel="008E1125" w:rsidRDefault="009C0C59">
            <w:pPr>
              <w:widowControl w:val="0"/>
              <w:snapToGrid w:val="0"/>
              <w:jc w:val="center"/>
              <w:rPr>
                <w:del w:id="6987" w:author="Haiyang Liu" w:date="2026-05-21T09:58:00Z" w16du:dateUtc="2026-05-21T02:58:00Z"/>
                <w:rFonts w:eastAsia="DengXian"/>
                <w:i/>
              </w:rPr>
            </w:pPr>
            <w:del w:id="6988" w:author="Haiyang Liu" w:date="2026-05-21T09:58:00Z" w16du:dateUtc="2026-05-21T02:58:00Z">
              <w:r w:rsidDel="008E1125">
                <w:rPr>
                  <w:rFonts w:eastAsia="DengXian"/>
                  <w:i/>
                </w:rPr>
                <w:delText>LLCI</w:delText>
              </w:r>
            </w:del>
          </w:p>
        </w:tc>
        <w:tc>
          <w:tcPr>
            <w:tcW w:w="0" w:type="auto"/>
            <w:tcBorders>
              <w:top w:val="single" w:sz="4" w:space="0" w:color="auto"/>
            </w:tcBorders>
          </w:tcPr>
          <w:p w14:paraId="777D4130" w14:textId="4827C8F1" w:rsidR="009458CE" w:rsidDel="008E1125" w:rsidRDefault="009C0C59">
            <w:pPr>
              <w:widowControl w:val="0"/>
              <w:snapToGrid w:val="0"/>
              <w:jc w:val="center"/>
              <w:rPr>
                <w:del w:id="6989" w:author="Haiyang Liu" w:date="2026-05-21T09:58:00Z" w16du:dateUtc="2026-05-21T02:58:00Z"/>
                <w:rFonts w:eastAsia="DengXian"/>
                <w:i/>
              </w:rPr>
            </w:pPr>
            <w:del w:id="6990" w:author="Haiyang Liu" w:date="2026-05-21T09:58:00Z" w16du:dateUtc="2026-05-21T02:58:00Z">
              <w:r w:rsidDel="008E1125">
                <w:rPr>
                  <w:rFonts w:eastAsia="DengXian"/>
                  <w:i/>
                </w:rPr>
                <w:delText>ULCI</w:delText>
              </w:r>
            </w:del>
          </w:p>
        </w:tc>
      </w:tr>
      <w:tr w:rsidR="009458CE" w:rsidDel="008E1125" w14:paraId="777D4134" w14:textId="12B051F6">
        <w:trPr>
          <w:trHeight w:val="284"/>
          <w:jc w:val="center"/>
          <w:del w:id="6991" w:author="Haiyang Liu" w:date="2026-05-21T09:58:00Z"/>
        </w:trPr>
        <w:tc>
          <w:tcPr>
            <w:tcW w:w="2148" w:type="dxa"/>
            <w:vAlign w:val="center"/>
          </w:tcPr>
          <w:p w14:paraId="777D4132" w14:textId="7D319F7B" w:rsidR="009458CE" w:rsidDel="008E1125" w:rsidRDefault="009458CE">
            <w:pPr>
              <w:widowControl w:val="0"/>
              <w:snapToGrid w:val="0"/>
              <w:jc w:val="center"/>
              <w:rPr>
                <w:del w:id="6992" w:author="Haiyang Liu" w:date="2026-05-21T09:58:00Z" w16du:dateUtc="2026-05-21T02:58:00Z"/>
                <w:rFonts w:eastAsia="DengXian"/>
                <w:bCs/>
              </w:rPr>
            </w:pPr>
          </w:p>
        </w:tc>
        <w:tc>
          <w:tcPr>
            <w:tcW w:w="0" w:type="auto"/>
            <w:gridSpan w:val="7"/>
            <w:vAlign w:val="center"/>
          </w:tcPr>
          <w:p w14:paraId="777D4133" w14:textId="2F6361EB" w:rsidR="009458CE" w:rsidDel="008E1125" w:rsidRDefault="009C0C59">
            <w:pPr>
              <w:widowControl w:val="0"/>
              <w:snapToGrid w:val="0"/>
              <w:jc w:val="center"/>
              <w:rPr>
                <w:del w:id="6993" w:author="Haiyang Liu" w:date="2026-05-21T09:58:00Z" w16du:dateUtc="2026-05-21T02:58:00Z"/>
                <w:rFonts w:eastAsia="DengXian"/>
                <w:b/>
                <w:bCs/>
              </w:rPr>
            </w:pPr>
            <w:del w:id="6994" w:author="Haiyang Liu" w:date="2026-05-21T09:58:00Z" w16du:dateUtc="2026-05-21T02:58:00Z">
              <w:r w:rsidDel="008E1125">
                <w:rPr>
                  <w:rFonts w:eastAsia="DengXian"/>
                  <w:b/>
                  <w:bCs/>
                </w:rPr>
                <w:delText>Mediation Indexes</w:delText>
              </w:r>
            </w:del>
          </w:p>
        </w:tc>
      </w:tr>
      <w:tr w:rsidR="009458CE" w:rsidDel="008E1125" w14:paraId="777D413D" w14:textId="06730385">
        <w:trPr>
          <w:trHeight w:val="284"/>
          <w:jc w:val="center"/>
          <w:del w:id="6995" w:author="Haiyang Liu" w:date="2026-05-21T09:58:00Z"/>
        </w:trPr>
        <w:tc>
          <w:tcPr>
            <w:tcW w:w="2148" w:type="dxa"/>
            <w:vAlign w:val="center"/>
          </w:tcPr>
          <w:p w14:paraId="777D4135" w14:textId="1E0A81CF" w:rsidR="009458CE" w:rsidDel="008E1125" w:rsidRDefault="009C0C59">
            <w:pPr>
              <w:widowControl w:val="0"/>
              <w:snapToGrid w:val="0"/>
              <w:jc w:val="center"/>
              <w:rPr>
                <w:del w:id="6996" w:author="Haiyang Liu" w:date="2026-05-21T09:58:00Z" w16du:dateUtc="2026-05-21T02:58:00Z"/>
                <w:rFonts w:eastAsia="DengXian"/>
                <w:bCs/>
              </w:rPr>
            </w:pPr>
            <w:del w:id="6997" w:author="Haiyang Liu" w:date="2026-05-21T09:58:00Z" w16du:dateUtc="2026-05-21T02:58:00Z">
              <w:r w:rsidDel="008E1125">
                <w:rPr>
                  <w:rFonts w:eastAsia="DengXian"/>
                  <w:bCs/>
                </w:rPr>
                <w:delText>Newcomer task performance</w:delText>
              </w:r>
            </w:del>
          </w:p>
        </w:tc>
        <w:tc>
          <w:tcPr>
            <w:tcW w:w="0" w:type="auto"/>
            <w:vAlign w:val="center"/>
          </w:tcPr>
          <w:p w14:paraId="777D4136" w14:textId="0EE5F33D" w:rsidR="009458CE" w:rsidDel="008E1125" w:rsidRDefault="009C0C59">
            <w:pPr>
              <w:widowControl w:val="0"/>
              <w:snapToGrid w:val="0"/>
              <w:jc w:val="center"/>
              <w:rPr>
                <w:del w:id="6998" w:author="Haiyang Liu" w:date="2026-05-21T09:58:00Z" w16du:dateUtc="2026-05-21T02:58:00Z"/>
                <w:rFonts w:eastAsia="DengXian"/>
              </w:rPr>
            </w:pPr>
            <w:del w:id="6999" w:author="Haiyang Liu" w:date="2026-05-21T09:58:00Z" w16du:dateUtc="2026-05-21T02:58:00Z">
              <w:r w:rsidDel="008E1125">
                <w:rPr>
                  <w:rFonts w:eastAsia="DengXian"/>
                </w:rPr>
                <w:delText>——</w:delText>
              </w:r>
            </w:del>
          </w:p>
        </w:tc>
        <w:tc>
          <w:tcPr>
            <w:tcW w:w="0" w:type="auto"/>
            <w:vAlign w:val="center"/>
          </w:tcPr>
          <w:p w14:paraId="777D4137" w14:textId="72B2133D" w:rsidR="009458CE" w:rsidDel="008E1125" w:rsidRDefault="009C0C59">
            <w:pPr>
              <w:widowControl w:val="0"/>
              <w:snapToGrid w:val="0"/>
              <w:jc w:val="center"/>
              <w:rPr>
                <w:del w:id="7000" w:author="Haiyang Liu" w:date="2026-05-21T09:58:00Z" w16du:dateUtc="2026-05-21T02:58:00Z"/>
                <w:rFonts w:eastAsia="DengXian"/>
              </w:rPr>
            </w:pPr>
            <w:del w:id="7001" w:author="Haiyang Liu" w:date="2026-05-21T09:58:00Z" w16du:dateUtc="2026-05-21T02:58:00Z">
              <w:r w:rsidDel="008E1125">
                <w:rPr>
                  <w:rFonts w:eastAsia="DengXian"/>
                </w:rPr>
                <w:delText>-.021</w:delText>
              </w:r>
            </w:del>
          </w:p>
        </w:tc>
        <w:tc>
          <w:tcPr>
            <w:tcW w:w="0" w:type="auto"/>
            <w:vAlign w:val="center"/>
          </w:tcPr>
          <w:p w14:paraId="777D4138" w14:textId="6DD46646" w:rsidR="009458CE" w:rsidDel="008E1125" w:rsidRDefault="009C0C59">
            <w:pPr>
              <w:widowControl w:val="0"/>
              <w:snapToGrid w:val="0"/>
              <w:jc w:val="center"/>
              <w:rPr>
                <w:del w:id="7002" w:author="Haiyang Liu" w:date="2026-05-21T09:58:00Z" w16du:dateUtc="2026-05-21T02:58:00Z"/>
                <w:rFonts w:eastAsia="DengXian"/>
              </w:rPr>
            </w:pPr>
            <w:del w:id="7003" w:author="Haiyang Liu" w:date="2026-05-21T09:58:00Z" w16du:dateUtc="2026-05-21T02:58:00Z">
              <w:r w:rsidDel="008E1125">
                <w:rPr>
                  <w:rFonts w:eastAsia="DengXian"/>
                </w:rPr>
                <w:delText>-.070</w:delText>
              </w:r>
            </w:del>
          </w:p>
        </w:tc>
        <w:tc>
          <w:tcPr>
            <w:tcW w:w="0" w:type="auto"/>
            <w:vAlign w:val="center"/>
          </w:tcPr>
          <w:p w14:paraId="777D4139" w14:textId="1348034C" w:rsidR="009458CE" w:rsidDel="008E1125" w:rsidRDefault="009C0C59">
            <w:pPr>
              <w:widowControl w:val="0"/>
              <w:snapToGrid w:val="0"/>
              <w:jc w:val="center"/>
              <w:rPr>
                <w:del w:id="7004" w:author="Haiyang Liu" w:date="2026-05-21T09:58:00Z" w16du:dateUtc="2026-05-21T02:58:00Z"/>
                <w:rFonts w:eastAsia="DengXian"/>
              </w:rPr>
            </w:pPr>
            <w:del w:id="7005" w:author="Haiyang Liu" w:date="2026-05-21T09:58:00Z" w16du:dateUtc="2026-05-21T02:58:00Z">
              <w:r w:rsidDel="008E1125">
                <w:rPr>
                  <w:rFonts w:eastAsia="DengXian"/>
                </w:rPr>
                <w:delText>.017</w:delText>
              </w:r>
            </w:del>
          </w:p>
        </w:tc>
        <w:tc>
          <w:tcPr>
            <w:tcW w:w="0" w:type="auto"/>
            <w:vAlign w:val="center"/>
          </w:tcPr>
          <w:p w14:paraId="777D413A" w14:textId="08ABED61" w:rsidR="009458CE" w:rsidDel="008E1125" w:rsidRDefault="009C0C59">
            <w:pPr>
              <w:widowControl w:val="0"/>
              <w:snapToGrid w:val="0"/>
              <w:jc w:val="center"/>
              <w:rPr>
                <w:del w:id="7006" w:author="Haiyang Liu" w:date="2026-05-21T09:58:00Z" w16du:dateUtc="2026-05-21T02:58:00Z"/>
                <w:rFonts w:eastAsia="DengXian"/>
              </w:rPr>
            </w:pPr>
            <w:del w:id="7007" w:author="Haiyang Liu" w:date="2026-05-21T09:58:00Z" w16du:dateUtc="2026-05-21T02:58:00Z">
              <w:r w:rsidDel="008E1125">
                <w:rPr>
                  <w:rFonts w:eastAsia="DengXian"/>
                </w:rPr>
                <w:delText>.053</w:delText>
              </w:r>
              <w:r w:rsidDel="008E1125">
                <w:rPr>
                  <w:rFonts w:eastAsia="DengXian"/>
                  <w:vertAlign w:val="superscript"/>
                </w:rPr>
                <w:delText>a</w:delText>
              </w:r>
            </w:del>
          </w:p>
        </w:tc>
        <w:tc>
          <w:tcPr>
            <w:tcW w:w="0" w:type="auto"/>
            <w:vAlign w:val="center"/>
          </w:tcPr>
          <w:p w14:paraId="777D413B" w14:textId="11E1FD03" w:rsidR="009458CE" w:rsidDel="008E1125" w:rsidRDefault="009C0C59">
            <w:pPr>
              <w:widowControl w:val="0"/>
              <w:snapToGrid w:val="0"/>
              <w:jc w:val="center"/>
              <w:rPr>
                <w:del w:id="7008" w:author="Haiyang Liu" w:date="2026-05-21T09:58:00Z" w16du:dateUtc="2026-05-21T02:58:00Z"/>
                <w:rFonts w:eastAsia="DengXian"/>
              </w:rPr>
            </w:pPr>
            <w:del w:id="7009" w:author="Haiyang Liu" w:date="2026-05-21T09:58:00Z" w16du:dateUtc="2026-05-21T02:58:00Z">
              <w:r w:rsidDel="008E1125">
                <w:rPr>
                  <w:rFonts w:eastAsia="DengXian"/>
                </w:rPr>
                <w:delText>.006</w:delText>
              </w:r>
            </w:del>
          </w:p>
        </w:tc>
        <w:tc>
          <w:tcPr>
            <w:tcW w:w="0" w:type="auto"/>
            <w:vAlign w:val="center"/>
          </w:tcPr>
          <w:p w14:paraId="777D413C" w14:textId="0B6395B5" w:rsidR="009458CE" w:rsidDel="008E1125" w:rsidRDefault="009C0C59">
            <w:pPr>
              <w:widowControl w:val="0"/>
              <w:snapToGrid w:val="0"/>
              <w:jc w:val="center"/>
              <w:rPr>
                <w:del w:id="7010" w:author="Haiyang Liu" w:date="2026-05-21T09:58:00Z" w16du:dateUtc="2026-05-21T02:58:00Z"/>
                <w:rFonts w:eastAsia="DengXian"/>
              </w:rPr>
            </w:pPr>
            <w:del w:id="7011" w:author="Haiyang Liu" w:date="2026-05-21T09:58:00Z" w16du:dateUtc="2026-05-21T02:58:00Z">
              <w:r w:rsidDel="008E1125">
                <w:rPr>
                  <w:rFonts w:eastAsia="DengXian"/>
                </w:rPr>
                <w:delText>.121</w:delText>
              </w:r>
            </w:del>
          </w:p>
        </w:tc>
      </w:tr>
      <w:tr w:rsidR="009458CE" w:rsidDel="008E1125" w14:paraId="777D4146" w14:textId="0FB9AB85">
        <w:trPr>
          <w:trHeight w:val="284"/>
          <w:jc w:val="center"/>
          <w:del w:id="7012" w:author="Haiyang Liu" w:date="2026-05-21T09:58:00Z"/>
        </w:trPr>
        <w:tc>
          <w:tcPr>
            <w:tcW w:w="2148" w:type="dxa"/>
            <w:vAlign w:val="center"/>
          </w:tcPr>
          <w:p w14:paraId="777D413E" w14:textId="03873FE6" w:rsidR="009458CE" w:rsidDel="008E1125" w:rsidRDefault="009C0C59">
            <w:pPr>
              <w:widowControl w:val="0"/>
              <w:snapToGrid w:val="0"/>
              <w:jc w:val="center"/>
              <w:rPr>
                <w:del w:id="7013" w:author="Haiyang Liu" w:date="2026-05-21T09:58:00Z" w16du:dateUtc="2026-05-21T02:58:00Z"/>
                <w:rFonts w:eastAsia="DengXian"/>
                <w:bCs/>
              </w:rPr>
            </w:pPr>
            <w:del w:id="7014" w:author="Haiyang Liu" w:date="2026-05-21T09:58:00Z" w16du:dateUtc="2026-05-21T02:58:00Z">
              <w:r w:rsidDel="008E1125">
                <w:rPr>
                  <w:rFonts w:eastAsia="DengXian"/>
                  <w:bCs/>
                </w:rPr>
                <w:delText>Newcomer annual merit pay (Log)</w:delText>
              </w:r>
            </w:del>
          </w:p>
        </w:tc>
        <w:tc>
          <w:tcPr>
            <w:tcW w:w="0" w:type="auto"/>
            <w:vAlign w:val="center"/>
          </w:tcPr>
          <w:p w14:paraId="777D413F" w14:textId="197D0F25" w:rsidR="009458CE" w:rsidDel="008E1125" w:rsidRDefault="009C0C59">
            <w:pPr>
              <w:widowControl w:val="0"/>
              <w:snapToGrid w:val="0"/>
              <w:jc w:val="center"/>
              <w:rPr>
                <w:del w:id="7015" w:author="Haiyang Liu" w:date="2026-05-21T09:58:00Z" w16du:dateUtc="2026-05-21T02:58:00Z"/>
                <w:rFonts w:eastAsia="DengXian"/>
              </w:rPr>
            </w:pPr>
            <w:del w:id="7016" w:author="Haiyang Liu" w:date="2026-05-21T09:58:00Z" w16du:dateUtc="2026-05-21T02:58:00Z">
              <w:r w:rsidDel="008E1125">
                <w:rPr>
                  <w:rFonts w:eastAsia="DengXian"/>
                </w:rPr>
                <w:delText>——</w:delText>
              </w:r>
            </w:del>
          </w:p>
        </w:tc>
        <w:tc>
          <w:tcPr>
            <w:tcW w:w="0" w:type="auto"/>
            <w:vAlign w:val="center"/>
          </w:tcPr>
          <w:p w14:paraId="777D4140" w14:textId="2EAFD163" w:rsidR="009458CE" w:rsidDel="008E1125" w:rsidRDefault="009C0C59">
            <w:pPr>
              <w:widowControl w:val="0"/>
              <w:snapToGrid w:val="0"/>
              <w:jc w:val="center"/>
              <w:rPr>
                <w:del w:id="7017" w:author="Haiyang Liu" w:date="2026-05-21T09:58:00Z" w16du:dateUtc="2026-05-21T02:58:00Z"/>
                <w:rFonts w:eastAsia="DengXian"/>
              </w:rPr>
            </w:pPr>
            <w:del w:id="7018" w:author="Haiyang Liu" w:date="2026-05-21T09:58:00Z" w16du:dateUtc="2026-05-21T02:58:00Z">
              <w:r w:rsidDel="008E1125">
                <w:rPr>
                  <w:rFonts w:eastAsia="DengXian"/>
                </w:rPr>
                <w:delText>.001</w:delText>
              </w:r>
            </w:del>
          </w:p>
        </w:tc>
        <w:tc>
          <w:tcPr>
            <w:tcW w:w="0" w:type="auto"/>
            <w:vAlign w:val="center"/>
          </w:tcPr>
          <w:p w14:paraId="777D4141" w14:textId="753E947D" w:rsidR="009458CE" w:rsidDel="008E1125" w:rsidRDefault="009C0C59">
            <w:pPr>
              <w:widowControl w:val="0"/>
              <w:snapToGrid w:val="0"/>
              <w:jc w:val="center"/>
              <w:rPr>
                <w:del w:id="7019" w:author="Haiyang Liu" w:date="2026-05-21T09:58:00Z" w16du:dateUtc="2026-05-21T02:58:00Z"/>
                <w:rFonts w:eastAsia="DengXian"/>
              </w:rPr>
            </w:pPr>
            <w:del w:id="7020" w:author="Haiyang Liu" w:date="2026-05-21T09:58:00Z" w16du:dateUtc="2026-05-21T02:58:00Z">
              <w:r w:rsidDel="008E1125">
                <w:rPr>
                  <w:rFonts w:eastAsia="DengXian"/>
                </w:rPr>
                <w:delText>-.001</w:delText>
              </w:r>
            </w:del>
          </w:p>
        </w:tc>
        <w:tc>
          <w:tcPr>
            <w:tcW w:w="0" w:type="auto"/>
            <w:vAlign w:val="center"/>
          </w:tcPr>
          <w:p w14:paraId="777D4142" w14:textId="54F6A845" w:rsidR="009458CE" w:rsidDel="008E1125" w:rsidRDefault="009C0C59">
            <w:pPr>
              <w:widowControl w:val="0"/>
              <w:snapToGrid w:val="0"/>
              <w:jc w:val="center"/>
              <w:rPr>
                <w:del w:id="7021" w:author="Haiyang Liu" w:date="2026-05-21T09:58:00Z" w16du:dateUtc="2026-05-21T02:58:00Z"/>
                <w:rFonts w:eastAsia="DengXian"/>
              </w:rPr>
            </w:pPr>
            <w:del w:id="7022" w:author="Haiyang Liu" w:date="2026-05-21T09:58:00Z" w16du:dateUtc="2026-05-21T02:58:00Z">
              <w:r w:rsidDel="008E1125">
                <w:rPr>
                  <w:rFonts w:eastAsia="DengXian"/>
                </w:rPr>
                <w:delText>.002</w:delText>
              </w:r>
            </w:del>
          </w:p>
        </w:tc>
        <w:tc>
          <w:tcPr>
            <w:tcW w:w="0" w:type="auto"/>
            <w:vAlign w:val="center"/>
          </w:tcPr>
          <w:p w14:paraId="777D4143" w14:textId="24E8FC09" w:rsidR="009458CE" w:rsidDel="008E1125" w:rsidRDefault="009C0C59">
            <w:pPr>
              <w:widowControl w:val="0"/>
              <w:snapToGrid w:val="0"/>
              <w:jc w:val="center"/>
              <w:rPr>
                <w:del w:id="7023" w:author="Haiyang Liu" w:date="2026-05-21T09:58:00Z" w16du:dateUtc="2026-05-21T02:58:00Z"/>
                <w:rFonts w:eastAsia="DengXian"/>
              </w:rPr>
            </w:pPr>
            <w:del w:id="7024" w:author="Haiyang Liu" w:date="2026-05-21T09:58:00Z" w16du:dateUtc="2026-05-21T02:58:00Z">
              <w:r w:rsidDel="008E1125">
                <w:rPr>
                  <w:rFonts w:eastAsia="DengXian"/>
                </w:rPr>
                <w:delText>.002</w:delText>
              </w:r>
              <w:r w:rsidDel="008E1125">
                <w:rPr>
                  <w:rFonts w:eastAsia="DengXian"/>
                  <w:vertAlign w:val="superscript"/>
                </w:rPr>
                <w:delText>a</w:delText>
              </w:r>
            </w:del>
          </w:p>
        </w:tc>
        <w:tc>
          <w:tcPr>
            <w:tcW w:w="0" w:type="auto"/>
            <w:vAlign w:val="center"/>
          </w:tcPr>
          <w:p w14:paraId="777D4144" w14:textId="07DFF3B9" w:rsidR="009458CE" w:rsidDel="008E1125" w:rsidRDefault="009C0C59">
            <w:pPr>
              <w:widowControl w:val="0"/>
              <w:snapToGrid w:val="0"/>
              <w:jc w:val="center"/>
              <w:rPr>
                <w:del w:id="7025" w:author="Haiyang Liu" w:date="2026-05-21T09:58:00Z" w16du:dateUtc="2026-05-21T02:58:00Z"/>
                <w:rFonts w:eastAsia="DengXian"/>
              </w:rPr>
            </w:pPr>
            <w:del w:id="7026" w:author="Haiyang Liu" w:date="2026-05-21T09:58:00Z" w16du:dateUtc="2026-05-21T02:58:00Z">
              <w:r w:rsidDel="008E1125">
                <w:rPr>
                  <w:rFonts w:eastAsia="DengXian"/>
                </w:rPr>
                <w:delText>.001</w:delText>
              </w:r>
            </w:del>
          </w:p>
        </w:tc>
        <w:tc>
          <w:tcPr>
            <w:tcW w:w="0" w:type="auto"/>
            <w:vAlign w:val="center"/>
          </w:tcPr>
          <w:p w14:paraId="777D4145" w14:textId="4C9F20C9" w:rsidR="009458CE" w:rsidDel="008E1125" w:rsidRDefault="009C0C59">
            <w:pPr>
              <w:widowControl w:val="0"/>
              <w:snapToGrid w:val="0"/>
              <w:jc w:val="center"/>
              <w:rPr>
                <w:del w:id="7027" w:author="Haiyang Liu" w:date="2026-05-21T09:58:00Z" w16du:dateUtc="2026-05-21T02:58:00Z"/>
                <w:rFonts w:eastAsia="DengXian"/>
              </w:rPr>
            </w:pPr>
            <w:del w:id="7028" w:author="Haiyang Liu" w:date="2026-05-21T09:58:00Z" w16du:dateUtc="2026-05-21T02:58:00Z">
              <w:r w:rsidDel="008E1125">
                <w:rPr>
                  <w:rFonts w:eastAsia="DengXian"/>
                </w:rPr>
                <w:delText>.005</w:delText>
              </w:r>
            </w:del>
          </w:p>
        </w:tc>
      </w:tr>
      <w:tr w:rsidR="009458CE" w:rsidDel="008E1125" w14:paraId="777D4149" w14:textId="3F4C1930">
        <w:trPr>
          <w:trHeight w:val="284"/>
          <w:jc w:val="center"/>
          <w:del w:id="7029" w:author="Haiyang Liu" w:date="2026-05-21T09:58:00Z"/>
        </w:trPr>
        <w:tc>
          <w:tcPr>
            <w:tcW w:w="2148" w:type="dxa"/>
            <w:vAlign w:val="center"/>
          </w:tcPr>
          <w:p w14:paraId="777D4147" w14:textId="60F5C164" w:rsidR="009458CE" w:rsidDel="008E1125" w:rsidRDefault="009458CE">
            <w:pPr>
              <w:widowControl w:val="0"/>
              <w:snapToGrid w:val="0"/>
              <w:jc w:val="center"/>
              <w:rPr>
                <w:del w:id="7030" w:author="Haiyang Liu" w:date="2026-05-21T09:58:00Z" w16du:dateUtc="2026-05-21T02:58:00Z"/>
                <w:rFonts w:eastAsia="DengXian"/>
                <w:bCs/>
              </w:rPr>
            </w:pPr>
          </w:p>
        </w:tc>
        <w:tc>
          <w:tcPr>
            <w:tcW w:w="0" w:type="auto"/>
            <w:gridSpan w:val="7"/>
            <w:vAlign w:val="center"/>
          </w:tcPr>
          <w:p w14:paraId="777D4148" w14:textId="26C71A63" w:rsidR="009458CE" w:rsidDel="008E1125" w:rsidRDefault="009C0C59">
            <w:pPr>
              <w:widowControl w:val="0"/>
              <w:snapToGrid w:val="0"/>
              <w:jc w:val="center"/>
              <w:rPr>
                <w:del w:id="7031" w:author="Haiyang Liu" w:date="2026-05-21T09:58:00Z" w16du:dateUtc="2026-05-21T02:58:00Z"/>
                <w:rFonts w:eastAsia="DengXian"/>
                <w:b/>
                <w:bCs/>
              </w:rPr>
            </w:pPr>
            <w:del w:id="7032" w:author="Haiyang Liu" w:date="2026-05-21T09:58:00Z" w16du:dateUtc="2026-05-21T02:58:00Z">
              <w:r w:rsidDel="008E1125">
                <w:rPr>
                  <w:rFonts w:eastAsia="DengXian"/>
                  <w:b/>
                  <w:bCs/>
                </w:rPr>
                <w:delText>Moderated Mediation Indexes</w:delText>
              </w:r>
            </w:del>
          </w:p>
        </w:tc>
      </w:tr>
      <w:tr w:rsidR="009458CE" w:rsidDel="008E1125" w14:paraId="777D4152" w14:textId="2A103E47">
        <w:trPr>
          <w:trHeight w:val="284"/>
          <w:jc w:val="center"/>
          <w:del w:id="7033" w:author="Haiyang Liu" w:date="2026-05-21T09:58:00Z"/>
        </w:trPr>
        <w:tc>
          <w:tcPr>
            <w:tcW w:w="2148" w:type="dxa"/>
            <w:vMerge w:val="restart"/>
            <w:vAlign w:val="center"/>
          </w:tcPr>
          <w:p w14:paraId="777D414A" w14:textId="72A09C30" w:rsidR="009458CE" w:rsidDel="008E1125" w:rsidRDefault="009C0C59">
            <w:pPr>
              <w:widowControl w:val="0"/>
              <w:snapToGrid w:val="0"/>
              <w:jc w:val="center"/>
              <w:rPr>
                <w:del w:id="7034" w:author="Haiyang Liu" w:date="2026-05-21T09:58:00Z" w16du:dateUtc="2026-05-21T02:58:00Z"/>
                <w:rFonts w:eastAsia="DengXian"/>
              </w:rPr>
            </w:pPr>
            <w:del w:id="7035" w:author="Haiyang Liu" w:date="2026-05-21T09:58:00Z" w16du:dateUtc="2026-05-21T02:58:00Z">
              <w:r w:rsidDel="008E1125">
                <w:rPr>
                  <w:rFonts w:eastAsia="DengXian"/>
                  <w:bCs/>
                </w:rPr>
                <w:delText>Newcomer task performance</w:delText>
              </w:r>
            </w:del>
          </w:p>
        </w:tc>
        <w:tc>
          <w:tcPr>
            <w:tcW w:w="0" w:type="auto"/>
            <w:vAlign w:val="center"/>
          </w:tcPr>
          <w:p w14:paraId="777D414B" w14:textId="39DF275A" w:rsidR="009458CE" w:rsidDel="008E1125" w:rsidRDefault="009C0C59">
            <w:pPr>
              <w:widowControl w:val="0"/>
              <w:snapToGrid w:val="0"/>
              <w:jc w:val="center"/>
              <w:rPr>
                <w:del w:id="7036" w:author="Haiyang Liu" w:date="2026-05-21T09:58:00Z" w16du:dateUtc="2026-05-21T02:58:00Z"/>
                <w:rFonts w:eastAsia="DengXian"/>
              </w:rPr>
            </w:pPr>
            <w:del w:id="7037" w:author="Haiyang Liu" w:date="2026-05-21T09:58:00Z" w16du:dateUtc="2026-05-21T02:58:00Z">
              <w:r w:rsidDel="008E1125">
                <w:rPr>
                  <w:rFonts w:eastAsia="DengXian"/>
                </w:rPr>
                <w:delText>High</w:delText>
              </w:r>
              <w:r w:rsidDel="008E1125">
                <w:rPr>
                  <w:rFonts w:eastAsia="DengXian"/>
                  <w:i/>
                </w:rPr>
                <w:delText xml:space="preserve"> (M</w:delText>
              </w:r>
              <w:r w:rsidDel="008E1125">
                <w:rPr>
                  <w:rFonts w:eastAsia="DengXian"/>
                </w:rPr>
                <w:delText xml:space="preserve"> +1</w:delText>
              </w:r>
              <w:r w:rsidDel="008E1125">
                <w:rPr>
                  <w:rFonts w:eastAsia="DengXian"/>
                  <w:i/>
                </w:rPr>
                <w:delText>SD)</w:delText>
              </w:r>
            </w:del>
          </w:p>
        </w:tc>
        <w:tc>
          <w:tcPr>
            <w:tcW w:w="0" w:type="auto"/>
            <w:vAlign w:val="center"/>
          </w:tcPr>
          <w:p w14:paraId="777D414C" w14:textId="23608E80" w:rsidR="009458CE" w:rsidDel="008E1125" w:rsidRDefault="009C0C59">
            <w:pPr>
              <w:widowControl w:val="0"/>
              <w:snapToGrid w:val="0"/>
              <w:jc w:val="center"/>
              <w:rPr>
                <w:del w:id="7038" w:author="Haiyang Liu" w:date="2026-05-21T09:58:00Z" w16du:dateUtc="2026-05-21T02:58:00Z"/>
                <w:rFonts w:eastAsia="DengXian"/>
              </w:rPr>
            </w:pPr>
            <w:del w:id="7039" w:author="Haiyang Liu" w:date="2026-05-21T09:58:00Z" w16du:dateUtc="2026-05-21T02:58:00Z">
              <w:r w:rsidDel="008E1125">
                <w:rPr>
                  <w:rFonts w:eastAsia="DengXian"/>
                </w:rPr>
                <w:delText>.000</w:delText>
              </w:r>
            </w:del>
          </w:p>
        </w:tc>
        <w:tc>
          <w:tcPr>
            <w:tcW w:w="0" w:type="auto"/>
            <w:vAlign w:val="center"/>
          </w:tcPr>
          <w:p w14:paraId="777D414D" w14:textId="32A48590" w:rsidR="009458CE" w:rsidDel="008E1125" w:rsidRDefault="009C0C59">
            <w:pPr>
              <w:widowControl w:val="0"/>
              <w:snapToGrid w:val="0"/>
              <w:jc w:val="center"/>
              <w:rPr>
                <w:del w:id="7040" w:author="Haiyang Liu" w:date="2026-05-21T09:58:00Z" w16du:dateUtc="2026-05-21T02:58:00Z"/>
                <w:rFonts w:eastAsia="DengXian"/>
              </w:rPr>
            </w:pPr>
            <w:del w:id="7041" w:author="Haiyang Liu" w:date="2026-05-21T09:58:00Z" w16du:dateUtc="2026-05-21T02:58:00Z">
              <w:r w:rsidDel="008E1125">
                <w:rPr>
                  <w:rFonts w:eastAsia="DengXian"/>
                </w:rPr>
                <w:delText>-.025</w:delText>
              </w:r>
            </w:del>
          </w:p>
        </w:tc>
        <w:tc>
          <w:tcPr>
            <w:tcW w:w="0" w:type="auto"/>
            <w:vAlign w:val="center"/>
          </w:tcPr>
          <w:p w14:paraId="777D414E" w14:textId="0596E03E" w:rsidR="009458CE" w:rsidDel="008E1125" w:rsidRDefault="009C0C59">
            <w:pPr>
              <w:widowControl w:val="0"/>
              <w:snapToGrid w:val="0"/>
              <w:jc w:val="center"/>
              <w:rPr>
                <w:del w:id="7042" w:author="Haiyang Liu" w:date="2026-05-21T09:58:00Z" w16du:dateUtc="2026-05-21T02:58:00Z"/>
                <w:rFonts w:eastAsia="DengXian"/>
              </w:rPr>
            </w:pPr>
            <w:del w:id="7043" w:author="Haiyang Liu" w:date="2026-05-21T09:58:00Z" w16du:dateUtc="2026-05-21T02:58:00Z">
              <w:r w:rsidDel="008E1125">
                <w:rPr>
                  <w:rFonts w:eastAsia="DengXian"/>
                </w:rPr>
                <w:delText>.027</w:delText>
              </w:r>
            </w:del>
          </w:p>
        </w:tc>
        <w:tc>
          <w:tcPr>
            <w:tcW w:w="0" w:type="auto"/>
            <w:vAlign w:val="center"/>
          </w:tcPr>
          <w:p w14:paraId="777D414F" w14:textId="1D2970F3" w:rsidR="009458CE" w:rsidDel="008E1125" w:rsidRDefault="009C0C59">
            <w:pPr>
              <w:widowControl w:val="0"/>
              <w:snapToGrid w:val="0"/>
              <w:jc w:val="center"/>
              <w:rPr>
                <w:del w:id="7044" w:author="Haiyang Liu" w:date="2026-05-21T09:58:00Z" w16du:dateUtc="2026-05-21T02:58:00Z"/>
                <w:rFonts w:eastAsia="DengXian"/>
              </w:rPr>
            </w:pPr>
            <w:del w:id="7045" w:author="Haiyang Liu" w:date="2026-05-21T09:58:00Z" w16du:dateUtc="2026-05-21T02:58:00Z">
              <w:r w:rsidDel="008E1125">
                <w:rPr>
                  <w:rFonts w:eastAsia="DengXian"/>
                </w:rPr>
                <w:delText>-.005</w:delText>
              </w:r>
            </w:del>
          </w:p>
        </w:tc>
        <w:tc>
          <w:tcPr>
            <w:tcW w:w="0" w:type="auto"/>
            <w:vAlign w:val="center"/>
          </w:tcPr>
          <w:p w14:paraId="777D4150" w14:textId="55D85C25" w:rsidR="009458CE" w:rsidDel="008E1125" w:rsidRDefault="009C0C59">
            <w:pPr>
              <w:widowControl w:val="0"/>
              <w:snapToGrid w:val="0"/>
              <w:jc w:val="center"/>
              <w:rPr>
                <w:del w:id="7046" w:author="Haiyang Liu" w:date="2026-05-21T09:58:00Z" w16du:dateUtc="2026-05-21T02:58:00Z"/>
                <w:rFonts w:eastAsia="DengXian"/>
              </w:rPr>
            </w:pPr>
            <w:del w:id="7047" w:author="Haiyang Liu" w:date="2026-05-21T09:58:00Z" w16du:dateUtc="2026-05-21T02:58:00Z">
              <w:r w:rsidDel="008E1125">
                <w:rPr>
                  <w:rFonts w:eastAsia="DengXian"/>
                </w:rPr>
                <w:delText>-.059</w:delText>
              </w:r>
            </w:del>
          </w:p>
        </w:tc>
        <w:tc>
          <w:tcPr>
            <w:tcW w:w="0" w:type="auto"/>
            <w:vAlign w:val="center"/>
          </w:tcPr>
          <w:p w14:paraId="777D4151" w14:textId="71C19223" w:rsidR="009458CE" w:rsidDel="008E1125" w:rsidRDefault="009C0C59">
            <w:pPr>
              <w:widowControl w:val="0"/>
              <w:snapToGrid w:val="0"/>
              <w:jc w:val="center"/>
              <w:rPr>
                <w:del w:id="7048" w:author="Haiyang Liu" w:date="2026-05-21T09:58:00Z" w16du:dateUtc="2026-05-21T02:58:00Z"/>
                <w:rFonts w:eastAsia="DengXian"/>
              </w:rPr>
            </w:pPr>
            <w:del w:id="7049" w:author="Haiyang Liu" w:date="2026-05-21T09:58:00Z" w16du:dateUtc="2026-05-21T02:58:00Z">
              <w:r w:rsidDel="008E1125">
                <w:rPr>
                  <w:rFonts w:eastAsia="DengXian"/>
                </w:rPr>
                <w:delText>.043</w:delText>
              </w:r>
            </w:del>
          </w:p>
        </w:tc>
      </w:tr>
      <w:tr w:rsidR="009458CE" w:rsidDel="008E1125" w14:paraId="777D415B" w14:textId="33AD5C46">
        <w:trPr>
          <w:trHeight w:val="284"/>
          <w:jc w:val="center"/>
          <w:del w:id="7050" w:author="Haiyang Liu" w:date="2026-05-21T09:58:00Z"/>
        </w:trPr>
        <w:tc>
          <w:tcPr>
            <w:tcW w:w="2148" w:type="dxa"/>
            <w:vMerge/>
            <w:vAlign w:val="center"/>
          </w:tcPr>
          <w:p w14:paraId="777D4153" w14:textId="4C32037B" w:rsidR="009458CE" w:rsidDel="008E1125" w:rsidRDefault="009458CE">
            <w:pPr>
              <w:widowControl w:val="0"/>
              <w:snapToGrid w:val="0"/>
              <w:jc w:val="center"/>
              <w:rPr>
                <w:del w:id="7051" w:author="Haiyang Liu" w:date="2026-05-21T09:58:00Z" w16du:dateUtc="2026-05-21T02:58:00Z"/>
                <w:rFonts w:eastAsia="DengXian"/>
              </w:rPr>
            </w:pPr>
          </w:p>
        </w:tc>
        <w:tc>
          <w:tcPr>
            <w:tcW w:w="0" w:type="auto"/>
            <w:vAlign w:val="center"/>
          </w:tcPr>
          <w:p w14:paraId="777D4154" w14:textId="2BA3C43F" w:rsidR="009458CE" w:rsidDel="008E1125" w:rsidRDefault="009C0C59">
            <w:pPr>
              <w:widowControl w:val="0"/>
              <w:snapToGrid w:val="0"/>
              <w:jc w:val="center"/>
              <w:rPr>
                <w:del w:id="7052" w:author="Haiyang Liu" w:date="2026-05-21T09:58:00Z" w16du:dateUtc="2026-05-21T02:58:00Z"/>
                <w:rFonts w:eastAsia="DengXian"/>
              </w:rPr>
            </w:pPr>
            <w:del w:id="7053" w:author="Haiyang Liu" w:date="2026-05-21T09:58:00Z" w16du:dateUtc="2026-05-21T02:58:00Z">
              <w:r w:rsidDel="008E1125">
                <w:rPr>
                  <w:rFonts w:eastAsia="DengXian"/>
                </w:rPr>
                <w:delText>Low</w:delText>
              </w:r>
              <w:r w:rsidDel="008E1125">
                <w:rPr>
                  <w:rFonts w:eastAsia="DengXian"/>
                  <w:i/>
                </w:rPr>
                <w:delText xml:space="preserve"> (M</w:delText>
              </w:r>
              <w:r w:rsidDel="008E1125">
                <w:rPr>
                  <w:rFonts w:eastAsia="DengXian"/>
                </w:rPr>
                <w:delText xml:space="preserve"> -1</w:delText>
              </w:r>
              <w:r w:rsidDel="008E1125">
                <w:rPr>
                  <w:rFonts w:eastAsia="DengXian"/>
                  <w:i/>
                </w:rPr>
                <w:delText>SD)</w:delText>
              </w:r>
            </w:del>
          </w:p>
        </w:tc>
        <w:tc>
          <w:tcPr>
            <w:tcW w:w="0" w:type="auto"/>
            <w:vAlign w:val="center"/>
          </w:tcPr>
          <w:p w14:paraId="777D4155" w14:textId="245087BE" w:rsidR="009458CE" w:rsidDel="008E1125" w:rsidRDefault="009C0C59">
            <w:pPr>
              <w:widowControl w:val="0"/>
              <w:snapToGrid w:val="0"/>
              <w:jc w:val="center"/>
              <w:rPr>
                <w:del w:id="7054" w:author="Haiyang Liu" w:date="2026-05-21T09:58:00Z" w16du:dateUtc="2026-05-21T02:58:00Z"/>
                <w:rFonts w:eastAsia="DengXian"/>
              </w:rPr>
            </w:pPr>
            <w:del w:id="7055" w:author="Haiyang Liu" w:date="2026-05-21T09:58:00Z" w16du:dateUtc="2026-05-21T02:58:00Z">
              <w:r w:rsidDel="008E1125">
                <w:rPr>
                  <w:rFonts w:eastAsia="DengXian"/>
                </w:rPr>
                <w:delText>-.028</w:delText>
              </w:r>
            </w:del>
          </w:p>
        </w:tc>
        <w:tc>
          <w:tcPr>
            <w:tcW w:w="0" w:type="auto"/>
            <w:vAlign w:val="center"/>
          </w:tcPr>
          <w:p w14:paraId="777D4156" w14:textId="47118932" w:rsidR="009458CE" w:rsidDel="008E1125" w:rsidRDefault="009C0C59">
            <w:pPr>
              <w:widowControl w:val="0"/>
              <w:snapToGrid w:val="0"/>
              <w:jc w:val="center"/>
              <w:rPr>
                <w:del w:id="7056" w:author="Haiyang Liu" w:date="2026-05-21T09:58:00Z" w16du:dateUtc="2026-05-21T02:58:00Z"/>
                <w:rFonts w:eastAsia="DengXian"/>
              </w:rPr>
            </w:pPr>
            <w:del w:id="7057" w:author="Haiyang Liu" w:date="2026-05-21T09:58:00Z" w16du:dateUtc="2026-05-21T02:58:00Z">
              <w:r w:rsidDel="008E1125">
                <w:rPr>
                  <w:rFonts w:eastAsia="DengXian"/>
                </w:rPr>
                <w:delText>-.086</w:delText>
              </w:r>
            </w:del>
          </w:p>
        </w:tc>
        <w:tc>
          <w:tcPr>
            <w:tcW w:w="0" w:type="auto"/>
            <w:vAlign w:val="center"/>
          </w:tcPr>
          <w:p w14:paraId="777D4157" w14:textId="6CBDDD48" w:rsidR="009458CE" w:rsidDel="008E1125" w:rsidRDefault="009C0C59">
            <w:pPr>
              <w:widowControl w:val="0"/>
              <w:snapToGrid w:val="0"/>
              <w:jc w:val="center"/>
              <w:rPr>
                <w:del w:id="7058" w:author="Haiyang Liu" w:date="2026-05-21T09:58:00Z" w16du:dateUtc="2026-05-21T02:58:00Z"/>
                <w:rFonts w:eastAsia="DengXian"/>
              </w:rPr>
            </w:pPr>
            <w:del w:id="7059" w:author="Haiyang Liu" w:date="2026-05-21T09:58:00Z" w16du:dateUtc="2026-05-21T02:58:00Z">
              <w:r w:rsidDel="008E1125">
                <w:rPr>
                  <w:rFonts w:eastAsia="DengXian"/>
                </w:rPr>
                <w:delText>.022</w:delText>
              </w:r>
            </w:del>
          </w:p>
        </w:tc>
        <w:tc>
          <w:tcPr>
            <w:tcW w:w="0" w:type="auto"/>
            <w:vAlign w:val="center"/>
          </w:tcPr>
          <w:p w14:paraId="777D4158" w14:textId="0E08C938" w:rsidR="009458CE" w:rsidDel="008E1125" w:rsidRDefault="009C0C59">
            <w:pPr>
              <w:widowControl w:val="0"/>
              <w:snapToGrid w:val="0"/>
              <w:jc w:val="center"/>
              <w:rPr>
                <w:del w:id="7060" w:author="Haiyang Liu" w:date="2026-05-21T09:58:00Z" w16du:dateUtc="2026-05-21T02:58:00Z"/>
                <w:rFonts w:eastAsia="DengXian"/>
              </w:rPr>
            </w:pPr>
            <w:del w:id="7061" w:author="Haiyang Liu" w:date="2026-05-21T09:58:00Z" w16du:dateUtc="2026-05-21T02:58:00Z">
              <w:r w:rsidDel="008E1125">
                <w:rPr>
                  <w:rFonts w:eastAsia="DengXian"/>
                </w:rPr>
                <w:delText>.061</w:delText>
              </w:r>
              <w:r w:rsidDel="008E1125">
                <w:rPr>
                  <w:rFonts w:eastAsia="DengXian"/>
                  <w:vertAlign w:val="superscript"/>
                </w:rPr>
                <w:delText>a</w:delText>
              </w:r>
            </w:del>
          </w:p>
        </w:tc>
        <w:tc>
          <w:tcPr>
            <w:tcW w:w="0" w:type="auto"/>
            <w:vAlign w:val="center"/>
          </w:tcPr>
          <w:p w14:paraId="777D4159" w14:textId="0BE671D3" w:rsidR="009458CE" w:rsidDel="008E1125" w:rsidRDefault="009C0C59">
            <w:pPr>
              <w:widowControl w:val="0"/>
              <w:snapToGrid w:val="0"/>
              <w:jc w:val="center"/>
              <w:rPr>
                <w:del w:id="7062" w:author="Haiyang Liu" w:date="2026-05-21T09:58:00Z" w16du:dateUtc="2026-05-21T02:58:00Z"/>
                <w:rFonts w:eastAsia="DengXian"/>
              </w:rPr>
            </w:pPr>
            <w:del w:id="7063" w:author="Haiyang Liu" w:date="2026-05-21T09:58:00Z" w16du:dateUtc="2026-05-21T02:58:00Z">
              <w:r w:rsidDel="008E1125">
                <w:rPr>
                  <w:rFonts w:eastAsia="DengXian"/>
                </w:rPr>
                <w:delText>.007</w:delText>
              </w:r>
            </w:del>
          </w:p>
        </w:tc>
        <w:tc>
          <w:tcPr>
            <w:tcW w:w="0" w:type="auto"/>
            <w:vAlign w:val="center"/>
          </w:tcPr>
          <w:p w14:paraId="777D415A" w14:textId="59DDF92F" w:rsidR="009458CE" w:rsidDel="008E1125" w:rsidRDefault="009C0C59">
            <w:pPr>
              <w:widowControl w:val="0"/>
              <w:snapToGrid w:val="0"/>
              <w:jc w:val="center"/>
              <w:rPr>
                <w:del w:id="7064" w:author="Haiyang Liu" w:date="2026-05-21T09:58:00Z" w16du:dateUtc="2026-05-21T02:58:00Z"/>
                <w:rFonts w:eastAsia="DengXian"/>
              </w:rPr>
            </w:pPr>
            <w:del w:id="7065" w:author="Haiyang Liu" w:date="2026-05-21T09:58:00Z" w16du:dateUtc="2026-05-21T02:58:00Z">
              <w:r w:rsidDel="008E1125">
                <w:rPr>
                  <w:rFonts w:eastAsia="DengXian"/>
                </w:rPr>
                <w:delText>.135</w:delText>
              </w:r>
            </w:del>
          </w:p>
        </w:tc>
      </w:tr>
      <w:tr w:rsidR="009458CE" w:rsidDel="008E1125" w14:paraId="777D4164" w14:textId="5F1514AC">
        <w:trPr>
          <w:trHeight w:val="284"/>
          <w:jc w:val="center"/>
          <w:del w:id="7066" w:author="Haiyang Liu" w:date="2026-05-21T09:58:00Z"/>
        </w:trPr>
        <w:tc>
          <w:tcPr>
            <w:tcW w:w="2148" w:type="dxa"/>
            <w:vMerge/>
            <w:vAlign w:val="center"/>
          </w:tcPr>
          <w:p w14:paraId="777D415C" w14:textId="1CB9C3A5" w:rsidR="009458CE" w:rsidDel="008E1125" w:rsidRDefault="009458CE">
            <w:pPr>
              <w:widowControl w:val="0"/>
              <w:snapToGrid w:val="0"/>
              <w:jc w:val="center"/>
              <w:rPr>
                <w:del w:id="7067" w:author="Haiyang Liu" w:date="2026-05-21T09:58:00Z" w16du:dateUtc="2026-05-21T02:58:00Z"/>
                <w:rFonts w:eastAsia="DengXian"/>
              </w:rPr>
            </w:pPr>
          </w:p>
        </w:tc>
        <w:tc>
          <w:tcPr>
            <w:tcW w:w="0" w:type="auto"/>
            <w:vAlign w:val="center"/>
          </w:tcPr>
          <w:p w14:paraId="777D415D" w14:textId="39B3E081" w:rsidR="009458CE" w:rsidDel="008E1125" w:rsidRDefault="009C0C59">
            <w:pPr>
              <w:widowControl w:val="0"/>
              <w:snapToGrid w:val="0"/>
              <w:jc w:val="center"/>
              <w:rPr>
                <w:del w:id="7068" w:author="Haiyang Liu" w:date="2026-05-21T09:58:00Z" w16du:dateUtc="2026-05-21T02:58:00Z"/>
                <w:rFonts w:eastAsia="DengXian"/>
              </w:rPr>
            </w:pPr>
            <w:del w:id="7069" w:author="Haiyang Liu" w:date="2026-05-21T09:58:00Z" w16du:dateUtc="2026-05-21T02:58:00Z">
              <w:r w:rsidDel="008E1125">
                <w:rPr>
                  <w:rFonts w:eastAsia="DengXian"/>
                </w:rPr>
                <w:delText>Difference index</w:delText>
              </w:r>
            </w:del>
          </w:p>
        </w:tc>
        <w:tc>
          <w:tcPr>
            <w:tcW w:w="0" w:type="auto"/>
            <w:vAlign w:val="center"/>
          </w:tcPr>
          <w:p w14:paraId="777D415E" w14:textId="75D1B1DF" w:rsidR="009458CE" w:rsidDel="008E1125" w:rsidRDefault="009C0C59">
            <w:pPr>
              <w:widowControl w:val="0"/>
              <w:snapToGrid w:val="0"/>
              <w:jc w:val="center"/>
              <w:rPr>
                <w:del w:id="7070" w:author="Haiyang Liu" w:date="2026-05-21T09:58:00Z" w16du:dateUtc="2026-05-21T02:58:00Z"/>
                <w:rFonts w:eastAsia="DengXian"/>
              </w:rPr>
            </w:pPr>
            <w:del w:id="7071" w:author="Haiyang Liu" w:date="2026-05-21T09:58:00Z" w16du:dateUtc="2026-05-21T02:58:00Z">
              <w:r w:rsidDel="008E1125">
                <w:rPr>
                  <w:rFonts w:eastAsia="DengXian"/>
                </w:rPr>
                <w:delText>.010</w:delText>
              </w:r>
            </w:del>
          </w:p>
        </w:tc>
        <w:tc>
          <w:tcPr>
            <w:tcW w:w="0" w:type="auto"/>
            <w:vAlign w:val="center"/>
          </w:tcPr>
          <w:p w14:paraId="777D415F" w14:textId="3EDFEAD5" w:rsidR="009458CE" w:rsidDel="008E1125" w:rsidRDefault="009C0C59">
            <w:pPr>
              <w:widowControl w:val="0"/>
              <w:snapToGrid w:val="0"/>
              <w:jc w:val="center"/>
              <w:rPr>
                <w:del w:id="7072" w:author="Haiyang Liu" w:date="2026-05-21T09:58:00Z" w16du:dateUtc="2026-05-21T02:58:00Z"/>
                <w:rFonts w:eastAsia="DengXian"/>
              </w:rPr>
            </w:pPr>
            <w:del w:id="7073" w:author="Haiyang Liu" w:date="2026-05-21T09:58:00Z" w16du:dateUtc="2026-05-21T02:58:00Z">
              <w:r w:rsidDel="008E1125">
                <w:rPr>
                  <w:rFonts w:eastAsia="DengXian"/>
                </w:rPr>
                <w:delText>-.007</w:delText>
              </w:r>
            </w:del>
          </w:p>
        </w:tc>
        <w:tc>
          <w:tcPr>
            <w:tcW w:w="0" w:type="auto"/>
            <w:vAlign w:val="center"/>
          </w:tcPr>
          <w:p w14:paraId="777D4160" w14:textId="61B4B1B2" w:rsidR="009458CE" w:rsidDel="008E1125" w:rsidRDefault="009C0C59">
            <w:pPr>
              <w:widowControl w:val="0"/>
              <w:snapToGrid w:val="0"/>
              <w:jc w:val="center"/>
              <w:rPr>
                <w:del w:id="7074" w:author="Haiyang Liu" w:date="2026-05-21T09:58:00Z" w16du:dateUtc="2026-05-21T02:58:00Z"/>
                <w:rFonts w:eastAsia="DengXian"/>
              </w:rPr>
            </w:pPr>
            <w:del w:id="7075" w:author="Haiyang Liu" w:date="2026-05-21T09:58:00Z" w16du:dateUtc="2026-05-21T02:58:00Z">
              <w:r w:rsidDel="008E1125">
                <w:rPr>
                  <w:rFonts w:eastAsia="DengXian"/>
                </w:rPr>
                <w:delText>.034</w:delText>
              </w:r>
            </w:del>
          </w:p>
        </w:tc>
        <w:tc>
          <w:tcPr>
            <w:tcW w:w="0" w:type="auto"/>
            <w:vAlign w:val="center"/>
          </w:tcPr>
          <w:p w14:paraId="777D4161" w14:textId="3051F4E4" w:rsidR="009458CE" w:rsidDel="008E1125" w:rsidRDefault="009C0C59">
            <w:pPr>
              <w:widowControl w:val="0"/>
              <w:snapToGrid w:val="0"/>
              <w:jc w:val="center"/>
              <w:rPr>
                <w:del w:id="7076" w:author="Haiyang Liu" w:date="2026-05-21T09:58:00Z" w16du:dateUtc="2026-05-21T02:58:00Z"/>
                <w:rFonts w:eastAsia="DengXian"/>
              </w:rPr>
            </w:pPr>
            <w:del w:id="7077" w:author="Haiyang Liu" w:date="2026-05-21T09:58:00Z" w16du:dateUtc="2026-05-21T02:58:00Z">
              <w:r w:rsidDel="008E1125">
                <w:rPr>
                  <w:rFonts w:eastAsia="DengXian"/>
                </w:rPr>
                <w:delText>-.023</w:delText>
              </w:r>
              <w:r w:rsidDel="008E1125">
                <w:rPr>
                  <w:rFonts w:eastAsia="DengXian"/>
                  <w:vertAlign w:val="superscript"/>
                </w:rPr>
                <w:delText>a</w:delText>
              </w:r>
            </w:del>
          </w:p>
        </w:tc>
        <w:tc>
          <w:tcPr>
            <w:tcW w:w="0" w:type="auto"/>
            <w:vAlign w:val="center"/>
          </w:tcPr>
          <w:p w14:paraId="777D4162" w14:textId="73ED92AD" w:rsidR="009458CE" w:rsidDel="008E1125" w:rsidRDefault="009C0C59">
            <w:pPr>
              <w:widowControl w:val="0"/>
              <w:snapToGrid w:val="0"/>
              <w:jc w:val="center"/>
              <w:rPr>
                <w:del w:id="7078" w:author="Haiyang Liu" w:date="2026-05-21T09:58:00Z" w16du:dateUtc="2026-05-21T02:58:00Z"/>
                <w:rFonts w:eastAsia="DengXian"/>
              </w:rPr>
            </w:pPr>
            <w:del w:id="7079" w:author="Haiyang Liu" w:date="2026-05-21T09:58:00Z" w16du:dateUtc="2026-05-21T02:58:00Z">
              <w:r w:rsidDel="008E1125">
                <w:rPr>
                  <w:rFonts w:eastAsia="DengXian"/>
                </w:rPr>
                <w:delText>-.059</w:delText>
              </w:r>
            </w:del>
          </w:p>
        </w:tc>
        <w:tc>
          <w:tcPr>
            <w:tcW w:w="0" w:type="auto"/>
            <w:vAlign w:val="center"/>
          </w:tcPr>
          <w:p w14:paraId="777D4163" w14:textId="18285A18" w:rsidR="009458CE" w:rsidDel="008E1125" w:rsidRDefault="009C0C59">
            <w:pPr>
              <w:widowControl w:val="0"/>
              <w:snapToGrid w:val="0"/>
              <w:jc w:val="center"/>
              <w:rPr>
                <w:del w:id="7080" w:author="Haiyang Liu" w:date="2026-05-21T09:58:00Z" w16du:dateUtc="2026-05-21T02:58:00Z"/>
                <w:rFonts w:eastAsia="DengXian"/>
              </w:rPr>
            </w:pPr>
            <w:del w:id="7081" w:author="Haiyang Liu" w:date="2026-05-21T09:58:00Z" w16du:dateUtc="2026-05-21T02:58:00Z">
              <w:r w:rsidDel="008E1125">
                <w:rPr>
                  <w:rFonts w:eastAsia="DengXian"/>
                </w:rPr>
                <w:delText>-.001</w:delText>
              </w:r>
            </w:del>
          </w:p>
        </w:tc>
      </w:tr>
      <w:tr w:rsidR="009458CE" w:rsidDel="008E1125" w14:paraId="777D416D" w14:textId="4B85C1B6">
        <w:trPr>
          <w:trHeight w:val="284"/>
          <w:jc w:val="center"/>
          <w:del w:id="7082" w:author="Haiyang Liu" w:date="2026-05-21T09:58:00Z"/>
        </w:trPr>
        <w:tc>
          <w:tcPr>
            <w:tcW w:w="2148" w:type="dxa"/>
            <w:vAlign w:val="center"/>
          </w:tcPr>
          <w:p w14:paraId="777D4165" w14:textId="46C6EF0A" w:rsidR="009458CE" w:rsidDel="008E1125" w:rsidRDefault="009458CE">
            <w:pPr>
              <w:widowControl w:val="0"/>
              <w:snapToGrid w:val="0"/>
              <w:jc w:val="center"/>
              <w:rPr>
                <w:del w:id="7083" w:author="Haiyang Liu" w:date="2026-05-21T09:58:00Z" w16du:dateUtc="2026-05-21T02:58:00Z"/>
                <w:rFonts w:eastAsia="DengXian"/>
              </w:rPr>
            </w:pPr>
          </w:p>
        </w:tc>
        <w:tc>
          <w:tcPr>
            <w:tcW w:w="0" w:type="auto"/>
            <w:vAlign w:val="center"/>
          </w:tcPr>
          <w:p w14:paraId="777D4166" w14:textId="58CD2354" w:rsidR="009458CE" w:rsidDel="008E1125" w:rsidRDefault="009458CE">
            <w:pPr>
              <w:widowControl w:val="0"/>
              <w:snapToGrid w:val="0"/>
              <w:jc w:val="center"/>
              <w:rPr>
                <w:del w:id="7084" w:author="Haiyang Liu" w:date="2026-05-21T09:58:00Z" w16du:dateUtc="2026-05-21T02:58:00Z"/>
                <w:rFonts w:eastAsia="DengXian"/>
              </w:rPr>
            </w:pPr>
          </w:p>
        </w:tc>
        <w:tc>
          <w:tcPr>
            <w:tcW w:w="0" w:type="auto"/>
            <w:vAlign w:val="center"/>
          </w:tcPr>
          <w:p w14:paraId="777D4167" w14:textId="50D13F68" w:rsidR="009458CE" w:rsidDel="008E1125" w:rsidRDefault="009458CE">
            <w:pPr>
              <w:widowControl w:val="0"/>
              <w:snapToGrid w:val="0"/>
              <w:jc w:val="center"/>
              <w:rPr>
                <w:del w:id="7085" w:author="Haiyang Liu" w:date="2026-05-21T09:58:00Z" w16du:dateUtc="2026-05-21T02:58:00Z"/>
                <w:rFonts w:eastAsia="DengXian"/>
              </w:rPr>
            </w:pPr>
          </w:p>
        </w:tc>
        <w:tc>
          <w:tcPr>
            <w:tcW w:w="0" w:type="auto"/>
            <w:vAlign w:val="center"/>
          </w:tcPr>
          <w:p w14:paraId="777D4168" w14:textId="067A5638" w:rsidR="009458CE" w:rsidDel="008E1125" w:rsidRDefault="009458CE">
            <w:pPr>
              <w:widowControl w:val="0"/>
              <w:snapToGrid w:val="0"/>
              <w:jc w:val="center"/>
              <w:rPr>
                <w:del w:id="7086" w:author="Haiyang Liu" w:date="2026-05-21T09:58:00Z" w16du:dateUtc="2026-05-21T02:58:00Z"/>
                <w:rFonts w:eastAsia="DengXian"/>
              </w:rPr>
            </w:pPr>
          </w:p>
        </w:tc>
        <w:tc>
          <w:tcPr>
            <w:tcW w:w="0" w:type="auto"/>
            <w:vAlign w:val="center"/>
          </w:tcPr>
          <w:p w14:paraId="777D4169" w14:textId="1E4A693A" w:rsidR="009458CE" w:rsidDel="008E1125" w:rsidRDefault="009458CE">
            <w:pPr>
              <w:widowControl w:val="0"/>
              <w:snapToGrid w:val="0"/>
              <w:jc w:val="center"/>
              <w:rPr>
                <w:del w:id="7087" w:author="Haiyang Liu" w:date="2026-05-21T09:58:00Z" w16du:dateUtc="2026-05-21T02:58:00Z"/>
                <w:rFonts w:eastAsia="DengXian"/>
              </w:rPr>
            </w:pPr>
          </w:p>
        </w:tc>
        <w:tc>
          <w:tcPr>
            <w:tcW w:w="0" w:type="auto"/>
            <w:vAlign w:val="center"/>
          </w:tcPr>
          <w:p w14:paraId="777D416A" w14:textId="27B3A978" w:rsidR="009458CE" w:rsidDel="008E1125" w:rsidRDefault="009458CE">
            <w:pPr>
              <w:widowControl w:val="0"/>
              <w:snapToGrid w:val="0"/>
              <w:jc w:val="center"/>
              <w:rPr>
                <w:del w:id="7088" w:author="Haiyang Liu" w:date="2026-05-21T09:58:00Z" w16du:dateUtc="2026-05-21T02:58:00Z"/>
                <w:rFonts w:eastAsia="DengXian"/>
              </w:rPr>
            </w:pPr>
          </w:p>
        </w:tc>
        <w:tc>
          <w:tcPr>
            <w:tcW w:w="0" w:type="auto"/>
            <w:vAlign w:val="center"/>
          </w:tcPr>
          <w:p w14:paraId="777D416B" w14:textId="32791A71" w:rsidR="009458CE" w:rsidDel="008E1125" w:rsidRDefault="009458CE">
            <w:pPr>
              <w:widowControl w:val="0"/>
              <w:snapToGrid w:val="0"/>
              <w:jc w:val="center"/>
              <w:rPr>
                <w:del w:id="7089" w:author="Haiyang Liu" w:date="2026-05-21T09:58:00Z" w16du:dateUtc="2026-05-21T02:58:00Z"/>
                <w:rFonts w:eastAsia="DengXian"/>
              </w:rPr>
            </w:pPr>
          </w:p>
        </w:tc>
        <w:tc>
          <w:tcPr>
            <w:tcW w:w="0" w:type="auto"/>
            <w:vAlign w:val="center"/>
          </w:tcPr>
          <w:p w14:paraId="777D416C" w14:textId="6AF81D37" w:rsidR="009458CE" w:rsidDel="008E1125" w:rsidRDefault="009458CE">
            <w:pPr>
              <w:widowControl w:val="0"/>
              <w:snapToGrid w:val="0"/>
              <w:jc w:val="center"/>
              <w:rPr>
                <w:del w:id="7090" w:author="Haiyang Liu" w:date="2026-05-21T09:58:00Z" w16du:dateUtc="2026-05-21T02:58:00Z"/>
                <w:rFonts w:eastAsia="DengXian"/>
              </w:rPr>
            </w:pPr>
          </w:p>
        </w:tc>
      </w:tr>
      <w:tr w:rsidR="009458CE" w:rsidDel="008E1125" w14:paraId="777D4176" w14:textId="600E335A">
        <w:trPr>
          <w:trHeight w:val="284"/>
          <w:jc w:val="center"/>
          <w:del w:id="7091" w:author="Haiyang Liu" w:date="2026-05-21T09:58:00Z"/>
        </w:trPr>
        <w:tc>
          <w:tcPr>
            <w:tcW w:w="2148" w:type="dxa"/>
            <w:vMerge w:val="restart"/>
            <w:tcBorders>
              <w:bottom w:val="single" w:sz="4" w:space="0" w:color="auto"/>
            </w:tcBorders>
            <w:vAlign w:val="center"/>
          </w:tcPr>
          <w:p w14:paraId="777D416E" w14:textId="7AE871C1" w:rsidR="009458CE" w:rsidDel="008E1125" w:rsidRDefault="009C0C59">
            <w:pPr>
              <w:widowControl w:val="0"/>
              <w:snapToGrid w:val="0"/>
              <w:jc w:val="center"/>
              <w:rPr>
                <w:del w:id="7092" w:author="Haiyang Liu" w:date="2026-05-21T09:58:00Z" w16du:dateUtc="2026-05-21T02:58:00Z"/>
                <w:rFonts w:eastAsia="DengXian"/>
              </w:rPr>
            </w:pPr>
            <w:del w:id="7093" w:author="Haiyang Liu" w:date="2026-05-21T09:58:00Z" w16du:dateUtc="2026-05-21T02:58:00Z">
              <w:r w:rsidDel="008E1125">
                <w:rPr>
                  <w:rFonts w:eastAsia="DengXian"/>
                  <w:bCs/>
                </w:rPr>
                <w:delText>Newcomer annual merit pay (Log)</w:delText>
              </w:r>
            </w:del>
          </w:p>
        </w:tc>
        <w:tc>
          <w:tcPr>
            <w:tcW w:w="0" w:type="auto"/>
            <w:vAlign w:val="center"/>
          </w:tcPr>
          <w:p w14:paraId="777D416F" w14:textId="0EB50615" w:rsidR="009458CE" w:rsidDel="008E1125" w:rsidRDefault="009C0C59">
            <w:pPr>
              <w:widowControl w:val="0"/>
              <w:snapToGrid w:val="0"/>
              <w:jc w:val="center"/>
              <w:rPr>
                <w:del w:id="7094" w:author="Haiyang Liu" w:date="2026-05-21T09:58:00Z" w16du:dateUtc="2026-05-21T02:58:00Z"/>
                <w:rFonts w:eastAsia="DengXian"/>
              </w:rPr>
            </w:pPr>
            <w:del w:id="7095" w:author="Haiyang Liu" w:date="2026-05-21T09:58:00Z" w16du:dateUtc="2026-05-21T02:58:00Z">
              <w:r w:rsidDel="008E1125">
                <w:rPr>
                  <w:rFonts w:eastAsia="DengXian"/>
                </w:rPr>
                <w:delText>High</w:delText>
              </w:r>
              <w:r w:rsidDel="008E1125">
                <w:rPr>
                  <w:rFonts w:eastAsia="DengXian"/>
                  <w:i/>
                </w:rPr>
                <w:delText xml:space="preserve"> (M</w:delText>
              </w:r>
              <w:r w:rsidDel="008E1125">
                <w:rPr>
                  <w:rFonts w:eastAsia="DengXian"/>
                </w:rPr>
                <w:delText xml:space="preserve"> +1</w:delText>
              </w:r>
              <w:r w:rsidDel="008E1125">
                <w:rPr>
                  <w:rFonts w:eastAsia="DengXian"/>
                  <w:i/>
                </w:rPr>
                <w:delText>SD)</w:delText>
              </w:r>
            </w:del>
          </w:p>
        </w:tc>
        <w:tc>
          <w:tcPr>
            <w:tcW w:w="0" w:type="auto"/>
            <w:vAlign w:val="center"/>
          </w:tcPr>
          <w:p w14:paraId="777D4170" w14:textId="74B289D4" w:rsidR="009458CE" w:rsidDel="008E1125" w:rsidRDefault="009C0C59">
            <w:pPr>
              <w:widowControl w:val="0"/>
              <w:snapToGrid w:val="0"/>
              <w:jc w:val="center"/>
              <w:rPr>
                <w:del w:id="7096" w:author="Haiyang Liu" w:date="2026-05-21T09:58:00Z" w16du:dateUtc="2026-05-21T02:58:00Z"/>
                <w:rFonts w:eastAsia="DengXian"/>
              </w:rPr>
            </w:pPr>
            <w:del w:id="7097" w:author="Haiyang Liu" w:date="2026-05-21T09:58:00Z" w16du:dateUtc="2026-05-21T02:58:00Z">
              <w:r w:rsidDel="008E1125">
                <w:rPr>
                  <w:rFonts w:eastAsia="DengXian"/>
                </w:rPr>
                <w:delText>.000</w:delText>
              </w:r>
            </w:del>
          </w:p>
        </w:tc>
        <w:tc>
          <w:tcPr>
            <w:tcW w:w="0" w:type="auto"/>
            <w:vAlign w:val="center"/>
          </w:tcPr>
          <w:p w14:paraId="777D4171" w14:textId="42266357" w:rsidR="009458CE" w:rsidDel="008E1125" w:rsidRDefault="009C0C59">
            <w:pPr>
              <w:widowControl w:val="0"/>
              <w:snapToGrid w:val="0"/>
              <w:jc w:val="center"/>
              <w:rPr>
                <w:del w:id="7098" w:author="Haiyang Liu" w:date="2026-05-21T09:58:00Z" w16du:dateUtc="2026-05-21T02:58:00Z"/>
                <w:rFonts w:eastAsia="DengXian"/>
              </w:rPr>
            </w:pPr>
            <w:del w:id="7099" w:author="Haiyang Liu" w:date="2026-05-21T09:58:00Z" w16du:dateUtc="2026-05-21T02:58:00Z">
              <w:r w:rsidDel="008E1125">
                <w:rPr>
                  <w:rFonts w:eastAsia="DengXian"/>
                </w:rPr>
                <w:delText>-.001</w:delText>
              </w:r>
            </w:del>
          </w:p>
        </w:tc>
        <w:tc>
          <w:tcPr>
            <w:tcW w:w="0" w:type="auto"/>
            <w:vAlign w:val="center"/>
          </w:tcPr>
          <w:p w14:paraId="777D4172" w14:textId="6F4CC927" w:rsidR="009458CE" w:rsidDel="008E1125" w:rsidRDefault="009C0C59">
            <w:pPr>
              <w:widowControl w:val="0"/>
              <w:snapToGrid w:val="0"/>
              <w:jc w:val="center"/>
              <w:rPr>
                <w:del w:id="7100" w:author="Haiyang Liu" w:date="2026-05-21T09:58:00Z" w16du:dateUtc="2026-05-21T02:58:00Z"/>
                <w:rFonts w:eastAsia="DengXian"/>
              </w:rPr>
            </w:pPr>
            <w:del w:id="7101" w:author="Haiyang Liu" w:date="2026-05-21T09:58:00Z" w16du:dateUtc="2026-05-21T02:58:00Z">
              <w:r w:rsidDel="008E1125">
                <w:rPr>
                  <w:rFonts w:eastAsia="DengXian"/>
                </w:rPr>
                <w:delText>.001</w:delText>
              </w:r>
            </w:del>
          </w:p>
        </w:tc>
        <w:tc>
          <w:tcPr>
            <w:tcW w:w="0" w:type="auto"/>
            <w:vAlign w:val="center"/>
          </w:tcPr>
          <w:p w14:paraId="777D4173" w14:textId="4370E833" w:rsidR="009458CE" w:rsidDel="008E1125" w:rsidRDefault="009C0C59">
            <w:pPr>
              <w:widowControl w:val="0"/>
              <w:snapToGrid w:val="0"/>
              <w:jc w:val="center"/>
              <w:rPr>
                <w:del w:id="7102" w:author="Haiyang Liu" w:date="2026-05-21T09:58:00Z" w16du:dateUtc="2026-05-21T02:58:00Z"/>
                <w:rFonts w:eastAsia="DengXian"/>
              </w:rPr>
            </w:pPr>
            <w:del w:id="7103" w:author="Haiyang Liu" w:date="2026-05-21T09:58:00Z" w16du:dateUtc="2026-05-21T02:58:00Z">
              <w:r w:rsidDel="008E1125">
                <w:rPr>
                  <w:rFonts w:eastAsia="DengXian"/>
                </w:rPr>
                <w:delText>-.001</w:delText>
              </w:r>
            </w:del>
          </w:p>
        </w:tc>
        <w:tc>
          <w:tcPr>
            <w:tcW w:w="0" w:type="auto"/>
            <w:vAlign w:val="center"/>
          </w:tcPr>
          <w:p w14:paraId="777D4174" w14:textId="6179E97A" w:rsidR="009458CE" w:rsidDel="008E1125" w:rsidRDefault="009C0C59">
            <w:pPr>
              <w:widowControl w:val="0"/>
              <w:snapToGrid w:val="0"/>
              <w:jc w:val="center"/>
              <w:rPr>
                <w:del w:id="7104" w:author="Haiyang Liu" w:date="2026-05-21T09:58:00Z" w16du:dateUtc="2026-05-21T02:58:00Z"/>
                <w:rFonts w:eastAsia="DengXian"/>
              </w:rPr>
            </w:pPr>
            <w:del w:id="7105" w:author="Haiyang Liu" w:date="2026-05-21T09:58:00Z" w16du:dateUtc="2026-05-21T02:58:00Z">
              <w:r w:rsidDel="008E1125">
                <w:rPr>
                  <w:rFonts w:eastAsia="DengXian"/>
                </w:rPr>
                <w:delText>-.003</w:delText>
              </w:r>
            </w:del>
          </w:p>
        </w:tc>
        <w:tc>
          <w:tcPr>
            <w:tcW w:w="0" w:type="auto"/>
            <w:vAlign w:val="center"/>
          </w:tcPr>
          <w:p w14:paraId="777D4175" w14:textId="76FCEC9D" w:rsidR="009458CE" w:rsidDel="008E1125" w:rsidRDefault="009C0C59">
            <w:pPr>
              <w:widowControl w:val="0"/>
              <w:snapToGrid w:val="0"/>
              <w:jc w:val="center"/>
              <w:rPr>
                <w:del w:id="7106" w:author="Haiyang Liu" w:date="2026-05-21T09:58:00Z" w16du:dateUtc="2026-05-21T02:58:00Z"/>
                <w:rFonts w:eastAsia="DengXian"/>
              </w:rPr>
            </w:pPr>
            <w:del w:id="7107" w:author="Haiyang Liu" w:date="2026-05-21T09:58:00Z" w16du:dateUtc="2026-05-21T02:58:00Z">
              <w:r w:rsidDel="008E1125">
                <w:rPr>
                  <w:rFonts w:eastAsia="DengXian"/>
                </w:rPr>
                <w:delText>.001</w:delText>
              </w:r>
            </w:del>
          </w:p>
        </w:tc>
      </w:tr>
      <w:tr w:rsidR="009458CE" w:rsidDel="008E1125" w14:paraId="777D417F" w14:textId="131A2B4E">
        <w:trPr>
          <w:trHeight w:val="284"/>
          <w:jc w:val="center"/>
          <w:del w:id="7108" w:author="Haiyang Liu" w:date="2026-05-21T09:58:00Z"/>
        </w:trPr>
        <w:tc>
          <w:tcPr>
            <w:tcW w:w="2148" w:type="dxa"/>
            <w:vMerge/>
            <w:tcBorders>
              <w:bottom w:val="single" w:sz="4" w:space="0" w:color="auto"/>
            </w:tcBorders>
            <w:vAlign w:val="center"/>
          </w:tcPr>
          <w:p w14:paraId="777D4177" w14:textId="1BD4E854" w:rsidR="009458CE" w:rsidDel="008E1125" w:rsidRDefault="009458CE">
            <w:pPr>
              <w:widowControl w:val="0"/>
              <w:snapToGrid w:val="0"/>
              <w:jc w:val="center"/>
              <w:rPr>
                <w:del w:id="7109" w:author="Haiyang Liu" w:date="2026-05-21T09:58:00Z" w16du:dateUtc="2026-05-21T02:58:00Z"/>
                <w:rFonts w:eastAsia="DengXian"/>
              </w:rPr>
            </w:pPr>
          </w:p>
        </w:tc>
        <w:tc>
          <w:tcPr>
            <w:tcW w:w="0" w:type="auto"/>
            <w:vAlign w:val="center"/>
          </w:tcPr>
          <w:p w14:paraId="777D4178" w14:textId="09C14B5E" w:rsidR="009458CE" w:rsidDel="008E1125" w:rsidRDefault="009C0C59">
            <w:pPr>
              <w:widowControl w:val="0"/>
              <w:snapToGrid w:val="0"/>
              <w:jc w:val="center"/>
              <w:rPr>
                <w:del w:id="7110" w:author="Haiyang Liu" w:date="2026-05-21T09:58:00Z" w16du:dateUtc="2026-05-21T02:58:00Z"/>
                <w:rFonts w:eastAsia="DengXian"/>
              </w:rPr>
            </w:pPr>
            <w:del w:id="7111" w:author="Haiyang Liu" w:date="2026-05-21T09:58:00Z" w16du:dateUtc="2026-05-21T02:58:00Z">
              <w:r w:rsidDel="008E1125">
                <w:rPr>
                  <w:rFonts w:eastAsia="DengXian"/>
                </w:rPr>
                <w:delText>Low</w:delText>
              </w:r>
              <w:r w:rsidDel="008E1125">
                <w:rPr>
                  <w:rFonts w:eastAsia="DengXian"/>
                  <w:i/>
                </w:rPr>
                <w:delText xml:space="preserve"> (M</w:delText>
              </w:r>
              <w:r w:rsidDel="008E1125">
                <w:rPr>
                  <w:rFonts w:eastAsia="DengXian"/>
                </w:rPr>
                <w:delText xml:space="preserve"> -1</w:delText>
              </w:r>
              <w:r w:rsidDel="008E1125">
                <w:rPr>
                  <w:rFonts w:eastAsia="DengXian"/>
                  <w:i/>
                </w:rPr>
                <w:delText>SD)</w:delText>
              </w:r>
            </w:del>
          </w:p>
        </w:tc>
        <w:tc>
          <w:tcPr>
            <w:tcW w:w="0" w:type="auto"/>
            <w:vAlign w:val="center"/>
          </w:tcPr>
          <w:p w14:paraId="777D4179" w14:textId="4114E592" w:rsidR="009458CE" w:rsidDel="008E1125" w:rsidRDefault="009C0C59">
            <w:pPr>
              <w:widowControl w:val="0"/>
              <w:snapToGrid w:val="0"/>
              <w:jc w:val="center"/>
              <w:rPr>
                <w:del w:id="7112" w:author="Haiyang Liu" w:date="2026-05-21T09:58:00Z" w16du:dateUtc="2026-05-21T02:58:00Z"/>
                <w:rFonts w:eastAsia="DengXian"/>
              </w:rPr>
            </w:pPr>
            <w:del w:id="7113" w:author="Haiyang Liu" w:date="2026-05-21T09:58:00Z" w16du:dateUtc="2026-05-21T02:58:00Z">
              <w:r w:rsidDel="008E1125">
                <w:rPr>
                  <w:rFonts w:eastAsia="DengXian"/>
                </w:rPr>
                <w:delText>-.001</w:delText>
              </w:r>
            </w:del>
          </w:p>
        </w:tc>
        <w:tc>
          <w:tcPr>
            <w:tcW w:w="0" w:type="auto"/>
            <w:vAlign w:val="center"/>
          </w:tcPr>
          <w:p w14:paraId="777D417A" w14:textId="00DDDD09" w:rsidR="009458CE" w:rsidDel="008E1125" w:rsidRDefault="009C0C59">
            <w:pPr>
              <w:widowControl w:val="0"/>
              <w:snapToGrid w:val="0"/>
              <w:jc w:val="center"/>
              <w:rPr>
                <w:del w:id="7114" w:author="Haiyang Liu" w:date="2026-05-21T09:58:00Z" w16du:dateUtc="2026-05-21T02:58:00Z"/>
                <w:rFonts w:eastAsia="DengXian"/>
              </w:rPr>
            </w:pPr>
            <w:del w:id="7115" w:author="Haiyang Liu" w:date="2026-05-21T09:58:00Z" w16du:dateUtc="2026-05-21T02:58:00Z">
              <w:r w:rsidDel="008E1125">
                <w:rPr>
                  <w:rFonts w:eastAsia="DengXian"/>
                </w:rPr>
                <w:delText>-.001</w:delText>
              </w:r>
            </w:del>
          </w:p>
        </w:tc>
        <w:tc>
          <w:tcPr>
            <w:tcW w:w="0" w:type="auto"/>
            <w:vAlign w:val="center"/>
          </w:tcPr>
          <w:p w14:paraId="777D417B" w14:textId="5FBB30D6" w:rsidR="009458CE" w:rsidDel="008E1125" w:rsidRDefault="009C0C59">
            <w:pPr>
              <w:widowControl w:val="0"/>
              <w:snapToGrid w:val="0"/>
              <w:jc w:val="center"/>
              <w:rPr>
                <w:del w:id="7116" w:author="Haiyang Liu" w:date="2026-05-21T09:58:00Z" w16du:dateUtc="2026-05-21T02:58:00Z"/>
                <w:rFonts w:eastAsia="DengXian"/>
              </w:rPr>
            </w:pPr>
            <w:del w:id="7117" w:author="Haiyang Liu" w:date="2026-05-21T09:58:00Z" w16du:dateUtc="2026-05-21T02:58:00Z">
              <w:r w:rsidDel="008E1125">
                <w:rPr>
                  <w:rFonts w:eastAsia="DengXian"/>
                </w:rPr>
                <w:delText>.002</w:delText>
              </w:r>
            </w:del>
          </w:p>
        </w:tc>
        <w:tc>
          <w:tcPr>
            <w:tcW w:w="0" w:type="auto"/>
            <w:vAlign w:val="center"/>
          </w:tcPr>
          <w:p w14:paraId="777D417C" w14:textId="6D8C3814" w:rsidR="009458CE" w:rsidDel="008E1125" w:rsidRDefault="009C0C59">
            <w:pPr>
              <w:widowControl w:val="0"/>
              <w:snapToGrid w:val="0"/>
              <w:jc w:val="center"/>
              <w:rPr>
                <w:del w:id="7118" w:author="Haiyang Liu" w:date="2026-05-21T09:58:00Z" w16du:dateUtc="2026-05-21T02:58:00Z"/>
                <w:rFonts w:eastAsia="DengXian"/>
              </w:rPr>
            </w:pPr>
            <w:del w:id="7119" w:author="Haiyang Liu" w:date="2026-05-21T09:58:00Z" w16du:dateUtc="2026-05-21T02:58:00Z">
              <w:r w:rsidDel="008E1125">
                <w:rPr>
                  <w:rFonts w:eastAsia="DengXian"/>
                </w:rPr>
                <w:delText>.002</w:delText>
              </w:r>
              <w:r w:rsidDel="008E1125">
                <w:rPr>
                  <w:rFonts w:eastAsia="DengXian"/>
                  <w:vertAlign w:val="superscript"/>
                </w:rPr>
                <w:delText>a</w:delText>
              </w:r>
            </w:del>
          </w:p>
        </w:tc>
        <w:tc>
          <w:tcPr>
            <w:tcW w:w="0" w:type="auto"/>
            <w:vAlign w:val="center"/>
          </w:tcPr>
          <w:p w14:paraId="777D417D" w14:textId="2004AAAC" w:rsidR="009458CE" w:rsidDel="008E1125" w:rsidRDefault="009C0C59">
            <w:pPr>
              <w:widowControl w:val="0"/>
              <w:snapToGrid w:val="0"/>
              <w:jc w:val="center"/>
              <w:rPr>
                <w:del w:id="7120" w:author="Haiyang Liu" w:date="2026-05-21T09:58:00Z" w16du:dateUtc="2026-05-21T02:58:00Z"/>
                <w:rFonts w:eastAsia="DengXian"/>
              </w:rPr>
            </w:pPr>
            <w:del w:id="7121" w:author="Haiyang Liu" w:date="2026-05-21T09:58:00Z" w16du:dateUtc="2026-05-21T02:58:00Z">
              <w:r w:rsidDel="008E1125">
                <w:rPr>
                  <w:rFonts w:eastAsia="DengXian"/>
                </w:rPr>
                <w:delText>.001</w:delText>
              </w:r>
            </w:del>
          </w:p>
        </w:tc>
        <w:tc>
          <w:tcPr>
            <w:tcW w:w="0" w:type="auto"/>
            <w:vAlign w:val="center"/>
          </w:tcPr>
          <w:p w14:paraId="777D417E" w14:textId="19E57730" w:rsidR="009458CE" w:rsidDel="008E1125" w:rsidRDefault="009C0C59">
            <w:pPr>
              <w:widowControl w:val="0"/>
              <w:snapToGrid w:val="0"/>
              <w:jc w:val="center"/>
              <w:rPr>
                <w:del w:id="7122" w:author="Haiyang Liu" w:date="2026-05-21T09:58:00Z" w16du:dateUtc="2026-05-21T02:58:00Z"/>
                <w:rFonts w:eastAsia="DengXian"/>
              </w:rPr>
            </w:pPr>
            <w:del w:id="7123" w:author="Haiyang Liu" w:date="2026-05-21T09:58:00Z" w16du:dateUtc="2026-05-21T02:58:00Z">
              <w:r w:rsidDel="008E1125">
                <w:rPr>
                  <w:rFonts w:eastAsia="DengXian"/>
                </w:rPr>
                <w:delText>.005</w:delText>
              </w:r>
            </w:del>
          </w:p>
        </w:tc>
      </w:tr>
      <w:tr w:rsidR="009458CE" w:rsidDel="008E1125" w14:paraId="777D4188" w14:textId="097D54F0">
        <w:trPr>
          <w:trHeight w:val="284"/>
          <w:jc w:val="center"/>
          <w:del w:id="7124" w:author="Haiyang Liu" w:date="2026-05-21T09:58:00Z"/>
        </w:trPr>
        <w:tc>
          <w:tcPr>
            <w:tcW w:w="2148" w:type="dxa"/>
            <w:vMerge/>
            <w:tcBorders>
              <w:bottom w:val="single" w:sz="4" w:space="0" w:color="auto"/>
            </w:tcBorders>
            <w:vAlign w:val="center"/>
          </w:tcPr>
          <w:p w14:paraId="777D4180" w14:textId="6DFC1205" w:rsidR="009458CE" w:rsidDel="008E1125" w:rsidRDefault="009458CE">
            <w:pPr>
              <w:widowControl w:val="0"/>
              <w:snapToGrid w:val="0"/>
              <w:jc w:val="center"/>
              <w:rPr>
                <w:del w:id="7125" w:author="Haiyang Liu" w:date="2026-05-21T09:58:00Z" w16du:dateUtc="2026-05-21T02:58:00Z"/>
                <w:rFonts w:eastAsia="DengXian"/>
              </w:rPr>
            </w:pPr>
          </w:p>
        </w:tc>
        <w:tc>
          <w:tcPr>
            <w:tcW w:w="0" w:type="auto"/>
            <w:tcBorders>
              <w:bottom w:val="single" w:sz="4" w:space="0" w:color="auto"/>
            </w:tcBorders>
            <w:vAlign w:val="center"/>
          </w:tcPr>
          <w:p w14:paraId="777D4181" w14:textId="59CC4A11" w:rsidR="009458CE" w:rsidDel="008E1125" w:rsidRDefault="009C0C59">
            <w:pPr>
              <w:widowControl w:val="0"/>
              <w:snapToGrid w:val="0"/>
              <w:jc w:val="center"/>
              <w:rPr>
                <w:del w:id="7126" w:author="Haiyang Liu" w:date="2026-05-21T09:58:00Z" w16du:dateUtc="2026-05-21T02:58:00Z"/>
                <w:rFonts w:eastAsia="DengXian"/>
              </w:rPr>
            </w:pPr>
            <w:del w:id="7127" w:author="Haiyang Liu" w:date="2026-05-21T09:58:00Z" w16du:dateUtc="2026-05-21T02:58:00Z">
              <w:r w:rsidDel="008E1125">
                <w:rPr>
                  <w:rFonts w:eastAsia="DengXian"/>
                </w:rPr>
                <w:delText>Difference index</w:delText>
              </w:r>
            </w:del>
          </w:p>
        </w:tc>
        <w:tc>
          <w:tcPr>
            <w:tcW w:w="0" w:type="auto"/>
            <w:tcBorders>
              <w:bottom w:val="single" w:sz="4" w:space="0" w:color="auto"/>
            </w:tcBorders>
            <w:vAlign w:val="center"/>
          </w:tcPr>
          <w:p w14:paraId="777D4182" w14:textId="42085C2E" w:rsidR="009458CE" w:rsidDel="008E1125" w:rsidRDefault="009C0C59">
            <w:pPr>
              <w:widowControl w:val="0"/>
              <w:snapToGrid w:val="0"/>
              <w:jc w:val="center"/>
              <w:rPr>
                <w:del w:id="7128" w:author="Haiyang Liu" w:date="2026-05-21T09:58:00Z" w16du:dateUtc="2026-05-21T02:58:00Z"/>
                <w:rFonts w:eastAsia="DengXian"/>
              </w:rPr>
            </w:pPr>
            <w:del w:id="7129" w:author="Haiyang Liu" w:date="2026-05-21T09:58:00Z" w16du:dateUtc="2026-05-21T02:58:00Z">
              <w:r w:rsidDel="008E1125">
                <w:rPr>
                  <w:rFonts w:eastAsia="DengXian"/>
                </w:rPr>
                <w:delText>-.000</w:delText>
              </w:r>
            </w:del>
          </w:p>
        </w:tc>
        <w:tc>
          <w:tcPr>
            <w:tcW w:w="0" w:type="auto"/>
            <w:tcBorders>
              <w:bottom w:val="single" w:sz="4" w:space="0" w:color="auto"/>
            </w:tcBorders>
            <w:vAlign w:val="center"/>
          </w:tcPr>
          <w:p w14:paraId="777D4183" w14:textId="0529D57D" w:rsidR="009458CE" w:rsidDel="008E1125" w:rsidRDefault="009C0C59">
            <w:pPr>
              <w:widowControl w:val="0"/>
              <w:snapToGrid w:val="0"/>
              <w:jc w:val="center"/>
              <w:rPr>
                <w:del w:id="7130" w:author="Haiyang Liu" w:date="2026-05-21T09:58:00Z" w16du:dateUtc="2026-05-21T02:58:00Z"/>
                <w:rFonts w:eastAsia="DengXian"/>
              </w:rPr>
            </w:pPr>
            <w:del w:id="7131" w:author="Haiyang Liu" w:date="2026-05-21T09:58:00Z" w16du:dateUtc="2026-05-21T02:58:00Z">
              <w:r w:rsidDel="008E1125">
                <w:rPr>
                  <w:rFonts w:eastAsia="DengXian"/>
                </w:rPr>
                <w:delText>-.001</w:delText>
              </w:r>
            </w:del>
          </w:p>
        </w:tc>
        <w:tc>
          <w:tcPr>
            <w:tcW w:w="0" w:type="auto"/>
            <w:tcBorders>
              <w:bottom w:val="single" w:sz="4" w:space="0" w:color="auto"/>
            </w:tcBorders>
            <w:vAlign w:val="center"/>
          </w:tcPr>
          <w:p w14:paraId="777D4184" w14:textId="7B5D4541" w:rsidR="009458CE" w:rsidDel="008E1125" w:rsidRDefault="009C0C59">
            <w:pPr>
              <w:widowControl w:val="0"/>
              <w:snapToGrid w:val="0"/>
              <w:jc w:val="center"/>
              <w:rPr>
                <w:del w:id="7132" w:author="Haiyang Liu" w:date="2026-05-21T09:58:00Z" w16du:dateUtc="2026-05-21T02:58:00Z"/>
                <w:rFonts w:eastAsia="DengXian"/>
              </w:rPr>
            </w:pPr>
            <w:del w:id="7133" w:author="Haiyang Liu" w:date="2026-05-21T09:58:00Z" w16du:dateUtc="2026-05-21T02:58:00Z">
              <w:r w:rsidDel="008E1125">
                <w:rPr>
                  <w:rFonts w:eastAsia="DengXian"/>
                </w:rPr>
                <w:delText>.001</w:delText>
              </w:r>
            </w:del>
          </w:p>
        </w:tc>
        <w:tc>
          <w:tcPr>
            <w:tcW w:w="0" w:type="auto"/>
            <w:tcBorders>
              <w:bottom w:val="single" w:sz="4" w:space="0" w:color="auto"/>
            </w:tcBorders>
            <w:vAlign w:val="center"/>
          </w:tcPr>
          <w:p w14:paraId="777D4185" w14:textId="0D7D78F7" w:rsidR="009458CE" w:rsidDel="008E1125" w:rsidRDefault="009C0C59">
            <w:pPr>
              <w:widowControl w:val="0"/>
              <w:snapToGrid w:val="0"/>
              <w:jc w:val="center"/>
              <w:rPr>
                <w:del w:id="7134" w:author="Haiyang Liu" w:date="2026-05-21T09:58:00Z" w16du:dateUtc="2026-05-21T02:58:00Z"/>
                <w:rFonts w:eastAsia="DengXian"/>
              </w:rPr>
            </w:pPr>
            <w:del w:id="7135" w:author="Haiyang Liu" w:date="2026-05-21T09:58:00Z" w16du:dateUtc="2026-05-21T02:58:00Z">
              <w:r w:rsidDel="008E1125">
                <w:rPr>
                  <w:rFonts w:eastAsia="DengXian"/>
                </w:rPr>
                <w:delText>-.001</w:delText>
              </w:r>
              <w:r w:rsidDel="008E1125">
                <w:rPr>
                  <w:rFonts w:eastAsia="DengXian"/>
                  <w:vertAlign w:val="superscript"/>
                </w:rPr>
                <w:delText>a</w:delText>
              </w:r>
            </w:del>
          </w:p>
        </w:tc>
        <w:tc>
          <w:tcPr>
            <w:tcW w:w="0" w:type="auto"/>
            <w:tcBorders>
              <w:bottom w:val="single" w:sz="4" w:space="0" w:color="auto"/>
            </w:tcBorders>
            <w:vAlign w:val="center"/>
          </w:tcPr>
          <w:p w14:paraId="777D4186" w14:textId="20D09A41" w:rsidR="009458CE" w:rsidDel="008E1125" w:rsidRDefault="009C0C59">
            <w:pPr>
              <w:widowControl w:val="0"/>
              <w:snapToGrid w:val="0"/>
              <w:jc w:val="center"/>
              <w:rPr>
                <w:del w:id="7136" w:author="Haiyang Liu" w:date="2026-05-21T09:58:00Z" w16du:dateUtc="2026-05-21T02:58:00Z"/>
                <w:rFonts w:eastAsia="DengXian"/>
              </w:rPr>
            </w:pPr>
            <w:del w:id="7137" w:author="Haiyang Liu" w:date="2026-05-21T09:58:00Z" w16du:dateUtc="2026-05-21T02:58:00Z">
              <w:r w:rsidDel="008E1125">
                <w:rPr>
                  <w:rFonts w:eastAsia="DengXian"/>
                </w:rPr>
                <w:delText>-.002</w:delText>
              </w:r>
            </w:del>
          </w:p>
        </w:tc>
        <w:tc>
          <w:tcPr>
            <w:tcW w:w="0" w:type="auto"/>
            <w:tcBorders>
              <w:bottom w:val="single" w:sz="4" w:space="0" w:color="auto"/>
            </w:tcBorders>
            <w:vAlign w:val="center"/>
          </w:tcPr>
          <w:p w14:paraId="777D4187" w14:textId="72783B06" w:rsidR="009458CE" w:rsidDel="008E1125" w:rsidRDefault="009C0C59">
            <w:pPr>
              <w:widowControl w:val="0"/>
              <w:snapToGrid w:val="0"/>
              <w:jc w:val="center"/>
              <w:rPr>
                <w:del w:id="7138" w:author="Haiyang Liu" w:date="2026-05-21T09:58:00Z" w16du:dateUtc="2026-05-21T02:58:00Z"/>
                <w:rFonts w:eastAsia="DengXian"/>
              </w:rPr>
            </w:pPr>
            <w:del w:id="7139" w:author="Haiyang Liu" w:date="2026-05-21T09:58:00Z" w16du:dateUtc="2026-05-21T02:58:00Z">
              <w:r w:rsidDel="008E1125">
                <w:rPr>
                  <w:rFonts w:eastAsia="DengXian"/>
                </w:rPr>
                <w:delText>-.001</w:delText>
              </w:r>
            </w:del>
          </w:p>
        </w:tc>
      </w:tr>
    </w:tbl>
    <w:p w14:paraId="4C344D96" w14:textId="77777777" w:rsidR="008E1125" w:rsidRDefault="009C0C59">
      <w:pPr>
        <w:widowControl w:val="0"/>
        <w:adjustRightInd w:val="0"/>
        <w:snapToGrid w:val="0"/>
        <w:rPr>
          <w:ins w:id="7140" w:author="Haiyang Liu" w:date="2026-05-21T09:58:00Z" w16du:dateUtc="2026-05-21T02:58:00Z"/>
          <w:rFonts w:eastAsia="DengXian"/>
          <w:sz w:val="20"/>
          <w:szCs w:val="20"/>
        </w:rPr>
      </w:pPr>
      <w:del w:id="7141" w:author="Haiyang Liu" w:date="2026-05-21T09:58:00Z" w16du:dateUtc="2026-05-21T02:58:00Z">
        <w:r w:rsidDel="008E1125">
          <w:rPr>
            <w:rFonts w:eastAsia="DengXian"/>
            <w:i/>
            <w:color w:val="000000"/>
            <w:kern w:val="2"/>
            <w:sz w:val="20"/>
            <w:szCs w:val="20"/>
          </w:rPr>
          <w:delText>Note.</w:delText>
        </w:r>
        <w:r w:rsidDel="008E1125">
          <w:rPr>
            <w:rFonts w:eastAsia="DengXian"/>
            <w:color w:val="000000"/>
            <w:kern w:val="2"/>
            <w:sz w:val="20"/>
            <w:szCs w:val="20"/>
          </w:rPr>
          <w:delText xml:space="preserve"> </w:delText>
        </w:r>
        <w:r w:rsidDel="008E1125">
          <w:rPr>
            <w:rFonts w:eastAsia="DengXian"/>
            <w:sz w:val="20"/>
            <w:szCs w:val="20"/>
            <w:vertAlign w:val="superscript"/>
          </w:rPr>
          <w:delText>a</w:delText>
        </w:r>
        <w:r w:rsidDel="008E1125">
          <w:rPr>
            <w:rFonts w:eastAsia="DengXian"/>
            <w:sz w:val="20"/>
            <w:szCs w:val="20"/>
          </w:rPr>
          <w:delText xml:space="preserve">The 95% bootstrapped confidence interval excludes zero (20,000 replications).  </w:delText>
        </w:r>
        <w:r w:rsidDel="008E1125">
          <w:rPr>
            <w:sz w:val="20"/>
            <w:szCs w:val="20"/>
          </w:rPr>
          <w:delText>LLCI = lower level of the 95% bootstrap confidence interval; ULCI = upper level of the 95% bootstrap confidence interval.</w:delText>
        </w:r>
        <w:r w:rsidDel="008E1125">
          <w:rPr>
            <w:rFonts w:eastAsia="DengXian"/>
            <w:sz w:val="20"/>
            <w:szCs w:val="20"/>
            <w:highlight w:val="yellow"/>
          </w:rPr>
          <w:delText xml:space="preserve"> </w:delText>
        </w:r>
        <w:r w:rsidDel="008E1125">
          <w:rPr>
            <w:rFonts w:eastAsia="DengXian"/>
            <w:sz w:val="20"/>
            <w:szCs w:val="20"/>
          </w:rPr>
          <w:delText xml:space="preserve"> </w:delText>
        </w:r>
      </w:del>
    </w:p>
    <w:tbl>
      <w:tblPr>
        <w:tblStyle w:val="1"/>
        <w:tblW w:w="1071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40"/>
        <w:gridCol w:w="1620"/>
        <w:gridCol w:w="1620"/>
        <w:gridCol w:w="1620"/>
        <w:gridCol w:w="1710"/>
        <w:tblGridChange w:id="7142">
          <w:tblGrid>
            <w:gridCol w:w="4140"/>
            <w:gridCol w:w="1620"/>
            <w:gridCol w:w="1620"/>
            <w:gridCol w:w="1620"/>
            <w:gridCol w:w="1710"/>
          </w:tblGrid>
        </w:tblGridChange>
      </w:tblGrid>
      <w:tr w:rsidR="008E1125" w:rsidRPr="00CA538B" w14:paraId="55A60EC9" w14:textId="77777777" w:rsidTr="005E69E8">
        <w:trPr>
          <w:trHeight w:val="308"/>
          <w:jc w:val="center"/>
          <w:ins w:id="7143" w:author="Haiyang Liu" w:date="2026-05-21T09:58:00Z"/>
        </w:trPr>
        <w:tc>
          <w:tcPr>
            <w:tcW w:w="4140" w:type="dxa"/>
            <w:vMerge w:val="restart"/>
            <w:tcBorders>
              <w:top w:val="single" w:sz="4" w:space="0" w:color="000000"/>
              <w:bottom w:val="single" w:sz="4" w:space="0" w:color="auto"/>
            </w:tcBorders>
            <w:noWrap/>
            <w:vAlign w:val="bottom"/>
          </w:tcPr>
          <w:p w14:paraId="0D916157" w14:textId="77777777" w:rsidR="008E1125" w:rsidRPr="00CA538B" w:rsidRDefault="008E1125" w:rsidP="005E69E8">
            <w:pPr>
              <w:widowControl w:val="0"/>
              <w:snapToGrid w:val="0"/>
              <w:jc w:val="both"/>
              <w:rPr>
                <w:ins w:id="7144" w:author="Haiyang Liu" w:date="2026-05-21T09:58:00Z" w16du:dateUtc="2026-05-21T02:58:00Z"/>
                <w:i/>
                <w:color w:val="000000"/>
              </w:rPr>
            </w:pPr>
            <w:ins w:id="7145" w:author="Haiyang Liu" w:date="2026-05-21T09:58:00Z" w16du:dateUtc="2026-05-21T02:58:00Z">
              <w:r w:rsidRPr="00CA538B">
                <w:rPr>
                  <w:rFonts w:eastAsia="DengXian"/>
                  <w:b/>
                  <w:bCs/>
                  <w:i/>
                </w:rPr>
                <w:t>Variables</w:t>
              </w:r>
            </w:ins>
          </w:p>
        </w:tc>
        <w:tc>
          <w:tcPr>
            <w:tcW w:w="1620" w:type="dxa"/>
            <w:tcBorders>
              <w:top w:val="single" w:sz="4" w:space="0" w:color="000000"/>
              <w:bottom w:val="single" w:sz="4" w:space="0" w:color="000000"/>
            </w:tcBorders>
            <w:noWrap/>
            <w:vAlign w:val="center"/>
          </w:tcPr>
          <w:p w14:paraId="1D500506" w14:textId="77777777" w:rsidR="008E1125" w:rsidRPr="00CA538B" w:rsidRDefault="008E1125" w:rsidP="005E69E8">
            <w:pPr>
              <w:widowControl w:val="0"/>
              <w:snapToGrid w:val="0"/>
              <w:jc w:val="center"/>
              <w:rPr>
                <w:ins w:id="7146" w:author="Haiyang Liu" w:date="2026-05-21T09:58:00Z" w16du:dateUtc="2026-05-21T02:58:00Z"/>
                <w:rFonts w:eastAsia="DengXian"/>
                <w:b/>
                <w:i/>
              </w:rPr>
            </w:pPr>
            <w:ins w:id="7147" w:author="Haiyang Liu" w:date="2026-05-21T09:58:00Z" w16du:dateUtc="2026-05-21T02:58:00Z">
              <w:r w:rsidRPr="00CA538B">
                <w:rPr>
                  <w:rFonts w:eastAsia="DengXian"/>
                  <w:b/>
                  <w:i/>
                </w:rPr>
                <w:t xml:space="preserve">Intercept </w:t>
              </w:r>
            </w:ins>
          </w:p>
          <w:p w14:paraId="21DD766C" w14:textId="77777777" w:rsidR="008E1125" w:rsidRPr="00CA538B" w:rsidRDefault="008E1125" w:rsidP="005E69E8">
            <w:pPr>
              <w:widowControl w:val="0"/>
              <w:snapToGrid w:val="0"/>
              <w:jc w:val="center"/>
              <w:rPr>
                <w:ins w:id="7148" w:author="Haiyang Liu" w:date="2026-05-21T09:58:00Z" w16du:dateUtc="2026-05-21T02:58:00Z"/>
                <w:rFonts w:eastAsia="DengXian"/>
                <w:b/>
                <w:i/>
              </w:rPr>
            </w:pPr>
            <w:ins w:id="7149" w:author="Haiyang Liu" w:date="2026-05-21T09:58:00Z" w16du:dateUtc="2026-05-21T02:58:00Z">
              <w:r w:rsidRPr="00CA538B">
                <w:rPr>
                  <w:rFonts w:eastAsia="DengXian"/>
                  <w:b/>
                  <w:i/>
                </w:rPr>
                <w:t>(i)</w:t>
              </w:r>
            </w:ins>
          </w:p>
        </w:tc>
        <w:tc>
          <w:tcPr>
            <w:tcW w:w="1620" w:type="dxa"/>
            <w:tcBorders>
              <w:top w:val="single" w:sz="4" w:space="0" w:color="000000"/>
              <w:bottom w:val="single" w:sz="4" w:space="0" w:color="000000"/>
            </w:tcBorders>
            <w:vAlign w:val="center"/>
          </w:tcPr>
          <w:p w14:paraId="4814CC66" w14:textId="77777777" w:rsidR="008E1125" w:rsidRPr="00CA538B" w:rsidRDefault="008E1125" w:rsidP="005E69E8">
            <w:pPr>
              <w:widowControl w:val="0"/>
              <w:snapToGrid w:val="0"/>
              <w:jc w:val="center"/>
              <w:rPr>
                <w:ins w:id="7150" w:author="Haiyang Liu" w:date="2026-05-21T09:58:00Z" w16du:dateUtc="2026-05-21T02:58:00Z"/>
                <w:rFonts w:eastAsia="DengXian"/>
                <w:b/>
                <w:i/>
              </w:rPr>
            </w:pPr>
            <w:ins w:id="7151" w:author="Haiyang Liu" w:date="2026-05-21T09:58:00Z" w16du:dateUtc="2026-05-21T02:58:00Z">
              <w:r w:rsidRPr="00CA538B">
                <w:rPr>
                  <w:rFonts w:eastAsia="DengXian"/>
                  <w:b/>
                  <w:i/>
                </w:rPr>
                <w:t>Linear term (s)</w:t>
              </w:r>
            </w:ins>
          </w:p>
        </w:tc>
        <w:tc>
          <w:tcPr>
            <w:tcW w:w="1620" w:type="dxa"/>
            <w:tcBorders>
              <w:top w:val="single" w:sz="4" w:space="0" w:color="000000"/>
              <w:bottom w:val="single" w:sz="4" w:space="0" w:color="000000"/>
            </w:tcBorders>
            <w:noWrap/>
            <w:vAlign w:val="center"/>
          </w:tcPr>
          <w:p w14:paraId="60F2439D" w14:textId="77777777" w:rsidR="008E1125" w:rsidRPr="00CA538B" w:rsidRDefault="008E1125" w:rsidP="005E69E8">
            <w:pPr>
              <w:widowControl w:val="0"/>
              <w:snapToGrid w:val="0"/>
              <w:jc w:val="center"/>
              <w:rPr>
                <w:ins w:id="7152" w:author="Haiyang Liu" w:date="2026-05-21T09:58:00Z" w16du:dateUtc="2026-05-21T02:58:00Z"/>
                <w:rFonts w:eastAsia="DengXian"/>
                <w:b/>
                <w:i/>
              </w:rPr>
            </w:pPr>
            <w:ins w:id="7153" w:author="Haiyang Liu" w:date="2026-05-21T09:58:00Z" w16du:dateUtc="2026-05-21T02:58:00Z">
              <w:r w:rsidRPr="00CA538B">
                <w:rPr>
                  <w:rFonts w:eastAsia="DengXian"/>
                  <w:b/>
                  <w:i/>
                </w:rPr>
                <w:t>Quadratic term (q)</w:t>
              </w:r>
            </w:ins>
          </w:p>
        </w:tc>
        <w:tc>
          <w:tcPr>
            <w:tcW w:w="1710" w:type="dxa"/>
            <w:tcBorders>
              <w:top w:val="single" w:sz="4" w:space="0" w:color="000000"/>
              <w:bottom w:val="single" w:sz="4" w:space="0" w:color="000000"/>
            </w:tcBorders>
            <w:noWrap/>
            <w:vAlign w:val="center"/>
          </w:tcPr>
          <w:p w14:paraId="4918C0B7" w14:textId="77777777" w:rsidR="008E1125" w:rsidRPr="00CA538B" w:rsidRDefault="008E1125" w:rsidP="005E69E8">
            <w:pPr>
              <w:widowControl w:val="0"/>
              <w:snapToGrid w:val="0"/>
              <w:jc w:val="center"/>
              <w:rPr>
                <w:ins w:id="7154" w:author="Haiyang Liu" w:date="2026-05-21T09:58:00Z" w16du:dateUtc="2026-05-21T02:58:00Z"/>
                <w:rFonts w:eastAsia="DengXian"/>
                <w:b/>
                <w:i/>
              </w:rPr>
            </w:pPr>
            <w:ins w:id="7155" w:author="Haiyang Liu" w:date="2026-05-21T09:58:00Z" w16du:dateUtc="2026-05-21T02:58:00Z">
              <w:r w:rsidRPr="00CA538B">
                <w:rPr>
                  <w:rFonts w:eastAsia="DengXian"/>
                  <w:b/>
                  <w:i/>
                </w:rPr>
                <w:t>Newcomer overall performance</w:t>
              </w:r>
            </w:ins>
          </w:p>
        </w:tc>
      </w:tr>
      <w:tr w:rsidR="008E1125" w:rsidRPr="00CA538B" w14:paraId="62EF17B5" w14:textId="77777777" w:rsidTr="005E69E8">
        <w:trPr>
          <w:trHeight w:val="308"/>
          <w:jc w:val="center"/>
          <w:ins w:id="7156" w:author="Haiyang Liu" w:date="2026-05-21T09:58:00Z"/>
        </w:trPr>
        <w:tc>
          <w:tcPr>
            <w:tcW w:w="4140" w:type="dxa"/>
            <w:vMerge/>
            <w:tcBorders>
              <w:bottom w:val="single" w:sz="4" w:space="0" w:color="auto"/>
            </w:tcBorders>
            <w:noWrap/>
            <w:vAlign w:val="center"/>
          </w:tcPr>
          <w:p w14:paraId="5E921AD8" w14:textId="77777777" w:rsidR="008E1125" w:rsidRPr="00CA538B" w:rsidRDefault="008E1125" w:rsidP="005E69E8">
            <w:pPr>
              <w:widowControl w:val="0"/>
              <w:snapToGrid w:val="0"/>
              <w:jc w:val="both"/>
              <w:rPr>
                <w:ins w:id="7157" w:author="Haiyang Liu" w:date="2026-05-21T09:58:00Z" w16du:dateUtc="2026-05-21T02:58:00Z"/>
                <w:rFonts w:eastAsia="DengXian"/>
                <w:b/>
                <w:bCs/>
              </w:rPr>
            </w:pPr>
          </w:p>
        </w:tc>
        <w:tc>
          <w:tcPr>
            <w:tcW w:w="1620" w:type="dxa"/>
            <w:tcBorders>
              <w:top w:val="single" w:sz="4" w:space="0" w:color="000000"/>
              <w:bottom w:val="single" w:sz="4" w:space="0" w:color="auto"/>
            </w:tcBorders>
            <w:noWrap/>
            <w:vAlign w:val="center"/>
          </w:tcPr>
          <w:p w14:paraId="261CCAE7" w14:textId="77777777" w:rsidR="008E1125" w:rsidRPr="00CA538B" w:rsidRDefault="008E1125" w:rsidP="005E69E8">
            <w:pPr>
              <w:widowControl w:val="0"/>
              <w:snapToGrid w:val="0"/>
              <w:jc w:val="center"/>
              <w:rPr>
                <w:ins w:id="7158" w:author="Haiyang Liu" w:date="2026-05-21T09:58:00Z" w16du:dateUtc="2026-05-21T02:58:00Z"/>
                <w:rFonts w:eastAsia="DengXian"/>
              </w:rPr>
            </w:pPr>
            <w:ins w:id="7159" w:author="Haiyang Liu" w:date="2026-05-21T09:58:00Z" w16du:dateUtc="2026-05-21T02:58:00Z">
              <w:r w:rsidRPr="00CA538B">
                <w:rPr>
                  <w:rFonts w:eastAsia="DengXian"/>
                  <w:i/>
                </w:rPr>
                <w:t>b</w:t>
              </w:r>
              <w:r w:rsidRPr="00CA538B">
                <w:rPr>
                  <w:rFonts w:eastAsia="DengXian"/>
                </w:rPr>
                <w:t xml:space="preserve"> (</w:t>
              </w:r>
              <w:r w:rsidRPr="00CA538B">
                <w:rPr>
                  <w:rFonts w:eastAsia="DengXian"/>
                  <w:i/>
                </w:rPr>
                <w:t>SE</w:t>
              </w:r>
              <w:r w:rsidRPr="00CA538B">
                <w:rPr>
                  <w:rFonts w:eastAsia="DengXian"/>
                </w:rPr>
                <w:t>)</w:t>
              </w:r>
            </w:ins>
          </w:p>
        </w:tc>
        <w:tc>
          <w:tcPr>
            <w:tcW w:w="1620" w:type="dxa"/>
            <w:tcBorders>
              <w:top w:val="single" w:sz="4" w:space="0" w:color="000000"/>
              <w:bottom w:val="single" w:sz="4" w:space="0" w:color="auto"/>
            </w:tcBorders>
            <w:vAlign w:val="center"/>
          </w:tcPr>
          <w:p w14:paraId="39A0D21D" w14:textId="77777777" w:rsidR="008E1125" w:rsidRPr="00CA538B" w:rsidRDefault="008E1125" w:rsidP="005E69E8">
            <w:pPr>
              <w:widowControl w:val="0"/>
              <w:snapToGrid w:val="0"/>
              <w:jc w:val="center"/>
              <w:rPr>
                <w:ins w:id="7160" w:author="Haiyang Liu" w:date="2026-05-21T09:58:00Z" w16du:dateUtc="2026-05-21T02:58:00Z"/>
                <w:rFonts w:eastAsia="DengXian"/>
              </w:rPr>
            </w:pPr>
            <w:ins w:id="7161" w:author="Haiyang Liu" w:date="2026-05-21T09:58:00Z" w16du:dateUtc="2026-05-21T02:58:00Z">
              <w:r w:rsidRPr="00CA538B">
                <w:rPr>
                  <w:rFonts w:eastAsia="DengXian"/>
                  <w:i/>
                </w:rPr>
                <w:t xml:space="preserve">b </w:t>
              </w:r>
              <w:r w:rsidRPr="00CA538B">
                <w:rPr>
                  <w:rFonts w:eastAsia="DengXian"/>
                </w:rPr>
                <w:t>(</w:t>
              </w:r>
              <w:r w:rsidRPr="00CA538B">
                <w:rPr>
                  <w:rFonts w:eastAsia="DengXian"/>
                  <w:i/>
                </w:rPr>
                <w:t>SE</w:t>
              </w:r>
              <w:r w:rsidRPr="00CA538B">
                <w:rPr>
                  <w:rFonts w:eastAsia="DengXian"/>
                </w:rPr>
                <w:t>)</w:t>
              </w:r>
            </w:ins>
          </w:p>
        </w:tc>
        <w:tc>
          <w:tcPr>
            <w:tcW w:w="1620" w:type="dxa"/>
            <w:tcBorders>
              <w:top w:val="single" w:sz="4" w:space="0" w:color="000000"/>
              <w:bottom w:val="single" w:sz="4" w:space="0" w:color="auto"/>
            </w:tcBorders>
            <w:noWrap/>
            <w:vAlign w:val="center"/>
          </w:tcPr>
          <w:p w14:paraId="69A98656" w14:textId="77777777" w:rsidR="008E1125" w:rsidRPr="00CA538B" w:rsidRDefault="008E1125" w:rsidP="005E69E8">
            <w:pPr>
              <w:widowControl w:val="0"/>
              <w:snapToGrid w:val="0"/>
              <w:jc w:val="center"/>
              <w:rPr>
                <w:ins w:id="7162" w:author="Haiyang Liu" w:date="2026-05-21T09:58:00Z" w16du:dateUtc="2026-05-21T02:58:00Z"/>
                <w:rFonts w:eastAsia="DengXian"/>
              </w:rPr>
            </w:pPr>
            <w:ins w:id="7163" w:author="Haiyang Liu" w:date="2026-05-21T09:58:00Z" w16du:dateUtc="2026-05-21T02:58:00Z">
              <w:r w:rsidRPr="00CA538B">
                <w:rPr>
                  <w:rFonts w:eastAsia="DengXian"/>
                  <w:i/>
                </w:rPr>
                <w:t xml:space="preserve">b </w:t>
              </w:r>
              <w:r w:rsidRPr="00CA538B">
                <w:rPr>
                  <w:rFonts w:eastAsia="DengXian"/>
                </w:rPr>
                <w:t>(</w:t>
              </w:r>
              <w:r w:rsidRPr="00CA538B">
                <w:rPr>
                  <w:rFonts w:eastAsia="DengXian"/>
                  <w:i/>
                </w:rPr>
                <w:t>SE</w:t>
              </w:r>
              <w:r w:rsidRPr="00CA538B">
                <w:rPr>
                  <w:rFonts w:eastAsia="DengXian"/>
                </w:rPr>
                <w:t>)</w:t>
              </w:r>
            </w:ins>
          </w:p>
        </w:tc>
        <w:tc>
          <w:tcPr>
            <w:tcW w:w="1710" w:type="dxa"/>
            <w:tcBorders>
              <w:top w:val="single" w:sz="4" w:space="0" w:color="000000"/>
              <w:bottom w:val="single" w:sz="4" w:space="0" w:color="auto"/>
            </w:tcBorders>
            <w:noWrap/>
            <w:vAlign w:val="center"/>
          </w:tcPr>
          <w:p w14:paraId="27938F59" w14:textId="77777777" w:rsidR="008E1125" w:rsidRPr="00CA538B" w:rsidRDefault="008E1125" w:rsidP="005E69E8">
            <w:pPr>
              <w:widowControl w:val="0"/>
              <w:snapToGrid w:val="0"/>
              <w:jc w:val="center"/>
              <w:rPr>
                <w:ins w:id="7164" w:author="Haiyang Liu" w:date="2026-05-21T09:58:00Z" w16du:dateUtc="2026-05-21T02:58:00Z"/>
                <w:rFonts w:eastAsia="DengXian"/>
              </w:rPr>
            </w:pPr>
            <w:ins w:id="7165" w:author="Haiyang Liu" w:date="2026-05-21T09:58:00Z" w16du:dateUtc="2026-05-21T02:58:00Z">
              <w:r w:rsidRPr="00CA538B">
                <w:rPr>
                  <w:rFonts w:eastAsia="DengXian"/>
                  <w:i/>
                </w:rPr>
                <w:t>b</w:t>
              </w:r>
              <w:r w:rsidRPr="00CA538B">
                <w:rPr>
                  <w:rFonts w:eastAsia="DengXian"/>
                </w:rPr>
                <w:t xml:space="preserve"> (</w:t>
              </w:r>
              <w:r w:rsidRPr="00CA538B">
                <w:rPr>
                  <w:rFonts w:eastAsia="DengXian"/>
                  <w:i/>
                </w:rPr>
                <w:t>SE</w:t>
              </w:r>
              <w:r w:rsidRPr="00CA538B">
                <w:rPr>
                  <w:rFonts w:eastAsia="DengXian"/>
                </w:rPr>
                <w:t>)</w:t>
              </w:r>
            </w:ins>
          </w:p>
        </w:tc>
      </w:tr>
      <w:tr w:rsidR="008E1125" w:rsidRPr="00CA538B" w14:paraId="68365FE9" w14:textId="77777777" w:rsidTr="005E69E8">
        <w:trPr>
          <w:trHeight w:val="323"/>
          <w:jc w:val="center"/>
          <w:ins w:id="7166" w:author="Haiyang Liu" w:date="2026-05-21T09:58:00Z"/>
        </w:trPr>
        <w:tc>
          <w:tcPr>
            <w:tcW w:w="4140" w:type="dxa"/>
            <w:noWrap/>
            <w:vAlign w:val="center"/>
          </w:tcPr>
          <w:p w14:paraId="096D5472" w14:textId="77777777" w:rsidR="008E1125" w:rsidRPr="00CA538B" w:rsidRDefault="008E1125" w:rsidP="005E69E8">
            <w:pPr>
              <w:widowControl w:val="0"/>
              <w:snapToGrid w:val="0"/>
              <w:rPr>
                <w:ins w:id="7167" w:author="Haiyang Liu" w:date="2026-05-21T09:58:00Z" w16du:dateUtc="2026-05-21T02:58:00Z"/>
                <w:color w:val="000000"/>
              </w:rPr>
            </w:pPr>
            <w:ins w:id="7168" w:author="Haiyang Liu" w:date="2026-05-21T09:58:00Z" w16du:dateUtc="2026-05-21T02:58:00Z">
              <w:r w:rsidRPr="00CA538B">
                <w:rPr>
                  <w:color w:val="000000"/>
                </w:rPr>
                <w:t>Constant</w:t>
              </w:r>
            </w:ins>
          </w:p>
        </w:tc>
        <w:tc>
          <w:tcPr>
            <w:tcW w:w="1620" w:type="dxa"/>
            <w:noWrap/>
            <w:vAlign w:val="center"/>
          </w:tcPr>
          <w:p w14:paraId="424D5D26" w14:textId="77777777" w:rsidR="008E1125" w:rsidRPr="00CA538B" w:rsidRDefault="008E1125" w:rsidP="005E69E8">
            <w:pPr>
              <w:widowControl w:val="0"/>
              <w:snapToGrid w:val="0"/>
              <w:jc w:val="right"/>
              <w:rPr>
                <w:ins w:id="7169" w:author="Haiyang Liu" w:date="2026-05-21T09:58:00Z" w16du:dateUtc="2026-05-21T02:58:00Z"/>
                <w:rFonts w:eastAsia="DengXian"/>
              </w:rPr>
            </w:pPr>
            <w:ins w:id="7170" w:author="Haiyang Liu" w:date="2026-05-21T09:58:00Z" w16du:dateUtc="2026-05-21T02:58:00Z">
              <w:r w:rsidRPr="00CA538B">
                <w:rPr>
                  <w:rFonts w:eastAsia="DengXian"/>
                </w:rPr>
                <w:t>1.778</w:t>
              </w:r>
              <w:r w:rsidRPr="00CA538B">
                <w:rPr>
                  <w:rFonts w:eastAsia="DengXian"/>
                  <w:vertAlign w:val="superscript"/>
                </w:rPr>
                <w:t>***</w:t>
              </w:r>
              <w:r w:rsidRPr="00CA538B">
                <w:rPr>
                  <w:rFonts w:eastAsia="DengXian"/>
                </w:rPr>
                <w:t>(.040)</w:t>
              </w:r>
            </w:ins>
          </w:p>
        </w:tc>
        <w:tc>
          <w:tcPr>
            <w:tcW w:w="1620" w:type="dxa"/>
            <w:vAlign w:val="center"/>
          </w:tcPr>
          <w:p w14:paraId="2CFB5C70" w14:textId="77777777" w:rsidR="008E1125" w:rsidRPr="00CA538B" w:rsidRDefault="008E1125" w:rsidP="005E69E8">
            <w:pPr>
              <w:widowControl w:val="0"/>
              <w:snapToGrid w:val="0"/>
              <w:jc w:val="right"/>
              <w:rPr>
                <w:ins w:id="7171" w:author="Haiyang Liu" w:date="2026-05-21T09:58:00Z" w16du:dateUtc="2026-05-21T02:58:00Z"/>
                <w:rFonts w:eastAsia="DengXian"/>
              </w:rPr>
            </w:pPr>
            <w:ins w:id="7172" w:author="Haiyang Liu" w:date="2026-05-21T09:58:00Z" w16du:dateUtc="2026-05-21T02:58:00Z">
              <w:r w:rsidRPr="00CA538B">
                <w:rPr>
                  <w:rFonts w:eastAsia="DengXian"/>
                </w:rPr>
                <w:t>-.322</w:t>
              </w:r>
              <w:r w:rsidRPr="00CA538B">
                <w:rPr>
                  <w:rFonts w:eastAsia="DengXian"/>
                  <w:vertAlign w:val="superscript"/>
                </w:rPr>
                <w:t>***</w:t>
              </w:r>
              <w:r w:rsidRPr="00CA538B">
                <w:rPr>
                  <w:rFonts w:eastAsia="DengXian"/>
                </w:rPr>
                <w:t>(.052)</w:t>
              </w:r>
            </w:ins>
          </w:p>
        </w:tc>
        <w:tc>
          <w:tcPr>
            <w:tcW w:w="1620" w:type="dxa"/>
            <w:noWrap/>
            <w:vAlign w:val="center"/>
          </w:tcPr>
          <w:p w14:paraId="4216022A" w14:textId="77777777" w:rsidR="008E1125" w:rsidRPr="00CA538B" w:rsidRDefault="008E1125" w:rsidP="005E69E8">
            <w:pPr>
              <w:widowControl w:val="0"/>
              <w:snapToGrid w:val="0"/>
              <w:jc w:val="right"/>
              <w:rPr>
                <w:ins w:id="7173" w:author="Haiyang Liu" w:date="2026-05-21T09:58:00Z" w16du:dateUtc="2026-05-21T02:58:00Z"/>
                <w:rFonts w:eastAsia="DengXian"/>
              </w:rPr>
            </w:pPr>
            <w:ins w:id="7174" w:author="Haiyang Liu" w:date="2026-05-21T09:58:00Z" w16du:dateUtc="2026-05-21T02:58:00Z">
              <w:r w:rsidRPr="00CA538B">
                <w:rPr>
                  <w:rFonts w:eastAsia="DengXian"/>
                </w:rPr>
                <w:t>-.046</w:t>
              </w:r>
              <w:r w:rsidRPr="00CA538B">
                <w:rPr>
                  <w:rFonts w:eastAsia="DengXian"/>
                  <w:vertAlign w:val="superscript"/>
                </w:rPr>
                <w:t>***</w:t>
              </w:r>
              <w:r w:rsidRPr="00CA538B">
                <w:rPr>
                  <w:rFonts w:eastAsia="DengXian"/>
                </w:rPr>
                <w:t>(.020)</w:t>
              </w:r>
            </w:ins>
          </w:p>
        </w:tc>
        <w:tc>
          <w:tcPr>
            <w:tcW w:w="1710" w:type="dxa"/>
            <w:noWrap/>
            <w:vAlign w:val="center"/>
          </w:tcPr>
          <w:p w14:paraId="615DD80D" w14:textId="77777777" w:rsidR="008E1125" w:rsidRPr="00CA538B" w:rsidRDefault="008E1125" w:rsidP="005E69E8">
            <w:pPr>
              <w:widowControl w:val="0"/>
              <w:snapToGrid w:val="0"/>
              <w:jc w:val="right"/>
              <w:rPr>
                <w:ins w:id="7175" w:author="Haiyang Liu" w:date="2026-05-21T09:58:00Z" w16du:dateUtc="2026-05-21T02:58:00Z"/>
                <w:rFonts w:eastAsia="DengXian"/>
                <w:color w:val="000000"/>
              </w:rPr>
            </w:pPr>
            <w:ins w:id="7176" w:author="Haiyang Liu" w:date="2026-05-21T09:58:00Z" w16du:dateUtc="2026-05-21T02:58:00Z">
              <w:r w:rsidRPr="00CA538B">
                <w:rPr>
                  <w:rFonts w:eastAsia="DengXian"/>
                  <w:color w:val="000000"/>
                </w:rPr>
                <w:t>6.709</w:t>
              </w:r>
              <w:r w:rsidRPr="00CA538B">
                <w:rPr>
                  <w:rFonts w:eastAsia="DengXian"/>
                  <w:vertAlign w:val="superscript"/>
                </w:rPr>
                <w:t>***</w:t>
              </w:r>
              <w:r w:rsidRPr="00CA538B">
                <w:rPr>
                  <w:rFonts w:eastAsia="DengXian"/>
                  <w:color w:val="000000"/>
                </w:rPr>
                <w:t>(.249)</w:t>
              </w:r>
            </w:ins>
          </w:p>
        </w:tc>
      </w:tr>
      <w:tr w:rsidR="008E1125" w:rsidRPr="00CA538B" w14:paraId="3A811C94" w14:textId="77777777" w:rsidTr="005E69E8">
        <w:trPr>
          <w:trHeight w:val="323"/>
          <w:jc w:val="center"/>
          <w:ins w:id="7177" w:author="Haiyang Liu" w:date="2026-05-21T09:58:00Z"/>
        </w:trPr>
        <w:tc>
          <w:tcPr>
            <w:tcW w:w="4140" w:type="dxa"/>
            <w:noWrap/>
            <w:vAlign w:val="center"/>
          </w:tcPr>
          <w:p w14:paraId="090A4AC9" w14:textId="77777777" w:rsidR="008E1125" w:rsidRPr="00CA538B" w:rsidRDefault="008E1125" w:rsidP="005E69E8">
            <w:pPr>
              <w:widowControl w:val="0"/>
              <w:snapToGrid w:val="0"/>
              <w:rPr>
                <w:ins w:id="7178" w:author="Haiyang Liu" w:date="2026-05-21T09:58:00Z" w16du:dateUtc="2026-05-21T02:58:00Z"/>
                <w:color w:val="000000"/>
              </w:rPr>
            </w:pPr>
          </w:p>
        </w:tc>
        <w:tc>
          <w:tcPr>
            <w:tcW w:w="1620" w:type="dxa"/>
            <w:noWrap/>
            <w:vAlign w:val="center"/>
          </w:tcPr>
          <w:p w14:paraId="6AE3AC07" w14:textId="77777777" w:rsidR="008E1125" w:rsidRPr="00CA538B" w:rsidRDefault="008E1125" w:rsidP="005E69E8">
            <w:pPr>
              <w:widowControl w:val="0"/>
              <w:snapToGrid w:val="0"/>
              <w:jc w:val="right"/>
              <w:rPr>
                <w:ins w:id="7179" w:author="Haiyang Liu" w:date="2026-05-21T09:58:00Z" w16du:dateUtc="2026-05-21T02:58:00Z"/>
                <w:rFonts w:eastAsia="DengXian"/>
              </w:rPr>
            </w:pPr>
          </w:p>
        </w:tc>
        <w:tc>
          <w:tcPr>
            <w:tcW w:w="1620" w:type="dxa"/>
            <w:vAlign w:val="center"/>
          </w:tcPr>
          <w:p w14:paraId="3B4B6C6C" w14:textId="77777777" w:rsidR="008E1125" w:rsidRPr="00CA538B" w:rsidRDefault="008E1125" w:rsidP="005E69E8">
            <w:pPr>
              <w:widowControl w:val="0"/>
              <w:snapToGrid w:val="0"/>
              <w:jc w:val="right"/>
              <w:rPr>
                <w:ins w:id="7180" w:author="Haiyang Liu" w:date="2026-05-21T09:58:00Z" w16du:dateUtc="2026-05-21T02:58:00Z"/>
                <w:rFonts w:eastAsia="DengXian"/>
              </w:rPr>
            </w:pPr>
          </w:p>
        </w:tc>
        <w:tc>
          <w:tcPr>
            <w:tcW w:w="1620" w:type="dxa"/>
            <w:noWrap/>
            <w:vAlign w:val="center"/>
          </w:tcPr>
          <w:p w14:paraId="578B4A04" w14:textId="77777777" w:rsidR="008E1125" w:rsidRPr="00CA538B" w:rsidRDefault="008E1125" w:rsidP="005E69E8">
            <w:pPr>
              <w:widowControl w:val="0"/>
              <w:snapToGrid w:val="0"/>
              <w:jc w:val="right"/>
              <w:rPr>
                <w:ins w:id="7181" w:author="Haiyang Liu" w:date="2026-05-21T09:58:00Z" w16du:dateUtc="2026-05-21T02:58:00Z"/>
                <w:rFonts w:eastAsia="DengXian"/>
              </w:rPr>
            </w:pPr>
          </w:p>
        </w:tc>
        <w:tc>
          <w:tcPr>
            <w:tcW w:w="1710" w:type="dxa"/>
            <w:noWrap/>
            <w:vAlign w:val="center"/>
          </w:tcPr>
          <w:p w14:paraId="15A3730B" w14:textId="77777777" w:rsidR="008E1125" w:rsidRPr="00CA538B" w:rsidRDefault="008E1125" w:rsidP="005E69E8">
            <w:pPr>
              <w:widowControl w:val="0"/>
              <w:snapToGrid w:val="0"/>
              <w:jc w:val="right"/>
              <w:rPr>
                <w:ins w:id="7182" w:author="Haiyang Liu" w:date="2026-05-21T09:58:00Z" w16du:dateUtc="2026-05-21T02:58:00Z"/>
                <w:rFonts w:eastAsia="DengXian"/>
                <w:color w:val="000000"/>
              </w:rPr>
            </w:pPr>
          </w:p>
        </w:tc>
      </w:tr>
      <w:tr w:rsidR="008E1125" w:rsidRPr="00CA538B" w14:paraId="17777C08" w14:textId="77777777" w:rsidTr="005E69E8">
        <w:trPr>
          <w:trHeight w:val="323"/>
          <w:jc w:val="center"/>
          <w:ins w:id="7183" w:author="Haiyang Liu" w:date="2026-05-21T09:58:00Z"/>
        </w:trPr>
        <w:tc>
          <w:tcPr>
            <w:tcW w:w="4140" w:type="dxa"/>
            <w:noWrap/>
            <w:vAlign w:val="center"/>
          </w:tcPr>
          <w:p w14:paraId="06321A5C" w14:textId="77777777" w:rsidR="008E1125" w:rsidRPr="00CA538B" w:rsidRDefault="008E1125" w:rsidP="005E69E8">
            <w:pPr>
              <w:widowControl w:val="0"/>
              <w:snapToGrid w:val="0"/>
              <w:rPr>
                <w:ins w:id="7184" w:author="Haiyang Liu" w:date="2026-05-21T09:58:00Z" w16du:dateUtc="2026-05-21T02:58:00Z"/>
                <w:color w:val="000000"/>
              </w:rPr>
            </w:pPr>
            <w:ins w:id="7185" w:author="Haiyang Liu" w:date="2026-05-21T09:58:00Z" w16du:dateUtc="2026-05-21T02:58:00Z">
              <w:r w:rsidRPr="00CA538B">
                <w:rPr>
                  <w:b/>
                  <w:bCs/>
                  <w:color w:val="000000"/>
                </w:rPr>
                <w:t>Controls</w:t>
              </w:r>
            </w:ins>
          </w:p>
        </w:tc>
        <w:tc>
          <w:tcPr>
            <w:tcW w:w="1620" w:type="dxa"/>
            <w:noWrap/>
            <w:vAlign w:val="center"/>
          </w:tcPr>
          <w:p w14:paraId="4B29DE90" w14:textId="77777777" w:rsidR="008E1125" w:rsidRPr="00CA538B" w:rsidRDefault="008E1125" w:rsidP="005E69E8">
            <w:pPr>
              <w:widowControl w:val="0"/>
              <w:snapToGrid w:val="0"/>
              <w:jc w:val="right"/>
              <w:rPr>
                <w:ins w:id="7186" w:author="Haiyang Liu" w:date="2026-05-21T09:58:00Z" w16du:dateUtc="2026-05-21T02:58:00Z"/>
                <w:rFonts w:eastAsia="DengXian"/>
              </w:rPr>
            </w:pPr>
          </w:p>
        </w:tc>
        <w:tc>
          <w:tcPr>
            <w:tcW w:w="1620" w:type="dxa"/>
            <w:vAlign w:val="center"/>
          </w:tcPr>
          <w:p w14:paraId="204C1B6C" w14:textId="77777777" w:rsidR="008E1125" w:rsidRPr="00CA538B" w:rsidRDefault="008E1125" w:rsidP="005E69E8">
            <w:pPr>
              <w:widowControl w:val="0"/>
              <w:snapToGrid w:val="0"/>
              <w:jc w:val="right"/>
              <w:rPr>
                <w:ins w:id="7187" w:author="Haiyang Liu" w:date="2026-05-21T09:58:00Z" w16du:dateUtc="2026-05-21T02:58:00Z"/>
                <w:rFonts w:eastAsia="DengXian"/>
              </w:rPr>
            </w:pPr>
          </w:p>
        </w:tc>
        <w:tc>
          <w:tcPr>
            <w:tcW w:w="1620" w:type="dxa"/>
            <w:noWrap/>
            <w:vAlign w:val="center"/>
          </w:tcPr>
          <w:p w14:paraId="22C4C14C" w14:textId="77777777" w:rsidR="008E1125" w:rsidRPr="00CA538B" w:rsidRDefault="008E1125" w:rsidP="005E69E8">
            <w:pPr>
              <w:widowControl w:val="0"/>
              <w:snapToGrid w:val="0"/>
              <w:jc w:val="right"/>
              <w:rPr>
                <w:ins w:id="7188" w:author="Haiyang Liu" w:date="2026-05-21T09:58:00Z" w16du:dateUtc="2026-05-21T02:58:00Z"/>
                <w:rFonts w:eastAsia="DengXian"/>
              </w:rPr>
            </w:pPr>
          </w:p>
        </w:tc>
        <w:tc>
          <w:tcPr>
            <w:tcW w:w="1710" w:type="dxa"/>
            <w:noWrap/>
            <w:vAlign w:val="center"/>
          </w:tcPr>
          <w:p w14:paraId="713849E3" w14:textId="77777777" w:rsidR="008E1125" w:rsidRPr="00CA538B" w:rsidRDefault="008E1125" w:rsidP="005E69E8">
            <w:pPr>
              <w:widowControl w:val="0"/>
              <w:snapToGrid w:val="0"/>
              <w:jc w:val="right"/>
              <w:rPr>
                <w:ins w:id="7189" w:author="Haiyang Liu" w:date="2026-05-21T09:58:00Z" w16du:dateUtc="2026-05-21T02:58:00Z"/>
                <w:rFonts w:eastAsia="DengXian"/>
                <w:color w:val="000000"/>
              </w:rPr>
            </w:pPr>
          </w:p>
        </w:tc>
      </w:tr>
      <w:tr w:rsidR="008E1125" w:rsidRPr="00CA538B" w14:paraId="27D710BE" w14:textId="77777777" w:rsidTr="005E69E8">
        <w:trPr>
          <w:trHeight w:val="323"/>
          <w:jc w:val="center"/>
          <w:ins w:id="7190" w:author="Haiyang Liu" w:date="2026-05-21T09:58:00Z"/>
        </w:trPr>
        <w:tc>
          <w:tcPr>
            <w:tcW w:w="4140" w:type="dxa"/>
            <w:noWrap/>
            <w:vAlign w:val="center"/>
          </w:tcPr>
          <w:p w14:paraId="5DDE0E67" w14:textId="77777777" w:rsidR="008E1125" w:rsidRPr="00CA538B" w:rsidRDefault="008E1125" w:rsidP="005E69E8">
            <w:pPr>
              <w:widowControl w:val="0"/>
              <w:snapToGrid w:val="0"/>
              <w:rPr>
                <w:ins w:id="7191" w:author="Haiyang Liu" w:date="2026-05-21T09:58:00Z" w16du:dateUtc="2026-05-21T02:58:00Z"/>
                <w:color w:val="000000"/>
              </w:rPr>
            </w:pPr>
            <w:ins w:id="7192" w:author="Haiyang Liu" w:date="2026-05-21T09:58:00Z" w16du:dateUtc="2026-05-21T02:58:00Z">
              <w:r w:rsidRPr="00CA538B">
                <w:rPr>
                  <w:color w:val="000000"/>
                </w:rPr>
                <w:t>Newcomer learning goal orientation</w:t>
              </w:r>
            </w:ins>
          </w:p>
        </w:tc>
        <w:tc>
          <w:tcPr>
            <w:tcW w:w="1620" w:type="dxa"/>
            <w:noWrap/>
            <w:vAlign w:val="center"/>
          </w:tcPr>
          <w:p w14:paraId="2ADB7AE8" w14:textId="77777777" w:rsidR="008E1125" w:rsidRPr="00CA538B" w:rsidRDefault="008E1125" w:rsidP="005E69E8">
            <w:pPr>
              <w:widowControl w:val="0"/>
              <w:snapToGrid w:val="0"/>
              <w:jc w:val="right"/>
              <w:rPr>
                <w:ins w:id="7193" w:author="Haiyang Liu" w:date="2026-05-21T09:58:00Z" w16du:dateUtc="2026-05-21T02:58:00Z"/>
                <w:rFonts w:eastAsia="DengXian"/>
              </w:rPr>
            </w:pPr>
            <w:ins w:id="7194" w:author="Haiyang Liu" w:date="2026-05-21T09:58:00Z" w16du:dateUtc="2026-05-21T02:58:00Z">
              <w:r w:rsidRPr="00CA538B">
                <w:rPr>
                  <w:color w:val="000000"/>
                </w:rPr>
                <w:t>-.148</w:t>
              </w:r>
              <w:r w:rsidRPr="00CA538B">
                <w:rPr>
                  <w:rFonts w:eastAsia="DengXian"/>
                  <w:vertAlign w:val="superscript"/>
                </w:rPr>
                <w:t>*</w:t>
              </w:r>
              <w:r w:rsidRPr="00CA538B">
                <w:rPr>
                  <w:color w:val="000000"/>
                </w:rPr>
                <w:t>(.072)</w:t>
              </w:r>
            </w:ins>
          </w:p>
        </w:tc>
        <w:tc>
          <w:tcPr>
            <w:tcW w:w="1620" w:type="dxa"/>
            <w:vAlign w:val="center"/>
          </w:tcPr>
          <w:p w14:paraId="4106E8ED" w14:textId="77777777" w:rsidR="008E1125" w:rsidRPr="00CA538B" w:rsidRDefault="008E1125" w:rsidP="005E69E8">
            <w:pPr>
              <w:widowControl w:val="0"/>
              <w:snapToGrid w:val="0"/>
              <w:jc w:val="right"/>
              <w:rPr>
                <w:ins w:id="7195" w:author="Haiyang Liu" w:date="2026-05-21T09:58:00Z" w16du:dateUtc="2026-05-21T02:58:00Z"/>
                <w:rFonts w:eastAsia="DengXian"/>
              </w:rPr>
            </w:pPr>
            <w:ins w:id="7196" w:author="Haiyang Liu" w:date="2026-05-21T09:58:00Z" w16du:dateUtc="2026-05-21T02:58:00Z">
              <w:r w:rsidRPr="00CA538B">
                <w:rPr>
                  <w:color w:val="000000"/>
                </w:rPr>
                <w:t>-.007(.094)</w:t>
              </w:r>
            </w:ins>
          </w:p>
        </w:tc>
        <w:tc>
          <w:tcPr>
            <w:tcW w:w="1620" w:type="dxa"/>
            <w:noWrap/>
            <w:vAlign w:val="center"/>
          </w:tcPr>
          <w:p w14:paraId="4122B359" w14:textId="77777777" w:rsidR="008E1125" w:rsidRPr="00CA538B" w:rsidRDefault="008E1125" w:rsidP="005E69E8">
            <w:pPr>
              <w:widowControl w:val="0"/>
              <w:snapToGrid w:val="0"/>
              <w:jc w:val="right"/>
              <w:rPr>
                <w:ins w:id="7197" w:author="Haiyang Liu" w:date="2026-05-21T09:58:00Z" w16du:dateUtc="2026-05-21T02:58:00Z"/>
                <w:rFonts w:eastAsia="DengXian"/>
              </w:rPr>
            </w:pPr>
            <w:ins w:id="7198" w:author="Haiyang Liu" w:date="2026-05-21T09:58:00Z" w16du:dateUtc="2026-05-21T02:58:00Z">
              <w:r w:rsidRPr="00CA538B">
                <w:rPr>
                  <w:color w:val="000000"/>
                </w:rPr>
                <w:t>-.028(.035)</w:t>
              </w:r>
            </w:ins>
          </w:p>
        </w:tc>
        <w:tc>
          <w:tcPr>
            <w:tcW w:w="1710" w:type="dxa"/>
            <w:noWrap/>
            <w:vAlign w:val="center"/>
          </w:tcPr>
          <w:p w14:paraId="6B4742B5" w14:textId="77777777" w:rsidR="008E1125" w:rsidRPr="00CA538B" w:rsidRDefault="008E1125" w:rsidP="005E69E8">
            <w:pPr>
              <w:widowControl w:val="0"/>
              <w:snapToGrid w:val="0"/>
              <w:jc w:val="right"/>
              <w:rPr>
                <w:ins w:id="7199" w:author="Haiyang Liu" w:date="2026-05-21T09:58:00Z" w16du:dateUtc="2026-05-21T02:58:00Z"/>
                <w:rFonts w:eastAsia="DengXian"/>
              </w:rPr>
            </w:pPr>
            <w:ins w:id="7200" w:author="Haiyang Liu" w:date="2026-05-21T09:58:00Z" w16du:dateUtc="2026-05-21T02:58:00Z">
              <w:r w:rsidRPr="00CA538B">
                <w:rPr>
                  <w:color w:val="000000"/>
                </w:rPr>
                <w:t>.1</w:t>
              </w:r>
              <w:r>
                <w:rPr>
                  <w:color w:val="000000"/>
                </w:rPr>
                <w:t>00</w:t>
              </w:r>
              <w:r w:rsidRPr="00CA538B">
                <w:rPr>
                  <w:color w:val="000000"/>
                </w:rPr>
                <w:t>(.087)</w:t>
              </w:r>
            </w:ins>
          </w:p>
        </w:tc>
      </w:tr>
      <w:tr w:rsidR="008E1125" w:rsidRPr="00CA538B" w14:paraId="09763C54" w14:textId="77777777" w:rsidTr="005E69E8">
        <w:trPr>
          <w:trHeight w:val="323"/>
          <w:jc w:val="center"/>
          <w:ins w:id="7201" w:author="Haiyang Liu" w:date="2026-05-21T09:58:00Z"/>
        </w:trPr>
        <w:tc>
          <w:tcPr>
            <w:tcW w:w="4140" w:type="dxa"/>
            <w:noWrap/>
            <w:vAlign w:val="center"/>
          </w:tcPr>
          <w:p w14:paraId="00AA0D96" w14:textId="77777777" w:rsidR="008E1125" w:rsidRPr="00CA538B" w:rsidRDefault="008E1125" w:rsidP="005E69E8">
            <w:pPr>
              <w:widowControl w:val="0"/>
              <w:snapToGrid w:val="0"/>
              <w:rPr>
                <w:ins w:id="7202" w:author="Haiyang Liu" w:date="2026-05-21T09:58:00Z" w16du:dateUtc="2026-05-21T02:58:00Z"/>
                <w:color w:val="000000"/>
              </w:rPr>
            </w:pPr>
            <w:ins w:id="7203" w:author="Haiyang Liu" w:date="2026-05-21T09:58:00Z" w16du:dateUtc="2026-05-21T02:58:00Z">
              <w:r w:rsidRPr="00CA538B">
                <w:rPr>
                  <w:color w:val="000000"/>
                </w:rPr>
                <w:t>Newcomer performance goal orientation</w:t>
              </w:r>
            </w:ins>
          </w:p>
        </w:tc>
        <w:tc>
          <w:tcPr>
            <w:tcW w:w="1620" w:type="dxa"/>
            <w:noWrap/>
            <w:vAlign w:val="center"/>
          </w:tcPr>
          <w:p w14:paraId="16D7EEB0" w14:textId="77777777" w:rsidR="008E1125" w:rsidRPr="00CA538B" w:rsidRDefault="008E1125" w:rsidP="005E69E8">
            <w:pPr>
              <w:widowControl w:val="0"/>
              <w:snapToGrid w:val="0"/>
              <w:jc w:val="right"/>
              <w:rPr>
                <w:ins w:id="7204" w:author="Haiyang Liu" w:date="2026-05-21T09:58:00Z" w16du:dateUtc="2026-05-21T02:58:00Z"/>
                <w:rFonts w:eastAsia="DengXian"/>
              </w:rPr>
            </w:pPr>
            <w:ins w:id="7205" w:author="Haiyang Liu" w:date="2026-05-21T09:58:00Z" w16du:dateUtc="2026-05-21T02:58:00Z">
              <w:r w:rsidRPr="00CA538B">
                <w:rPr>
                  <w:color w:val="000000"/>
                </w:rPr>
                <w:t>.060(.05</w:t>
              </w:r>
              <w:r>
                <w:rPr>
                  <w:color w:val="000000"/>
                </w:rPr>
                <w:t>0</w:t>
              </w:r>
              <w:r w:rsidRPr="00CA538B">
                <w:rPr>
                  <w:color w:val="000000"/>
                </w:rPr>
                <w:t>)</w:t>
              </w:r>
            </w:ins>
          </w:p>
        </w:tc>
        <w:tc>
          <w:tcPr>
            <w:tcW w:w="1620" w:type="dxa"/>
            <w:vAlign w:val="center"/>
          </w:tcPr>
          <w:p w14:paraId="74EC9C71" w14:textId="77777777" w:rsidR="008E1125" w:rsidRPr="00CA538B" w:rsidRDefault="008E1125" w:rsidP="005E69E8">
            <w:pPr>
              <w:widowControl w:val="0"/>
              <w:snapToGrid w:val="0"/>
              <w:jc w:val="right"/>
              <w:rPr>
                <w:ins w:id="7206" w:author="Haiyang Liu" w:date="2026-05-21T09:58:00Z" w16du:dateUtc="2026-05-21T02:58:00Z"/>
                <w:rFonts w:eastAsia="DengXian"/>
              </w:rPr>
            </w:pPr>
            <w:ins w:id="7207" w:author="Haiyang Liu" w:date="2026-05-21T09:58:00Z" w16du:dateUtc="2026-05-21T02:58:00Z">
              <w:r w:rsidRPr="00CA538B">
                <w:rPr>
                  <w:color w:val="000000"/>
                </w:rPr>
                <w:t>.024(.066)</w:t>
              </w:r>
            </w:ins>
          </w:p>
        </w:tc>
        <w:tc>
          <w:tcPr>
            <w:tcW w:w="1620" w:type="dxa"/>
            <w:noWrap/>
            <w:vAlign w:val="center"/>
          </w:tcPr>
          <w:p w14:paraId="343AA3D5" w14:textId="77777777" w:rsidR="008E1125" w:rsidRPr="00CA538B" w:rsidRDefault="008E1125" w:rsidP="005E69E8">
            <w:pPr>
              <w:widowControl w:val="0"/>
              <w:snapToGrid w:val="0"/>
              <w:jc w:val="right"/>
              <w:rPr>
                <w:ins w:id="7208" w:author="Haiyang Liu" w:date="2026-05-21T09:58:00Z" w16du:dateUtc="2026-05-21T02:58:00Z"/>
                <w:rFonts w:eastAsia="DengXian"/>
              </w:rPr>
            </w:pPr>
            <w:ins w:id="7209" w:author="Haiyang Liu" w:date="2026-05-21T09:58:00Z" w16du:dateUtc="2026-05-21T02:58:00Z">
              <w:r w:rsidRPr="00CA538B">
                <w:rPr>
                  <w:color w:val="000000"/>
                </w:rPr>
                <w:t>.012(.025)</w:t>
              </w:r>
            </w:ins>
          </w:p>
        </w:tc>
        <w:tc>
          <w:tcPr>
            <w:tcW w:w="1710" w:type="dxa"/>
            <w:noWrap/>
            <w:vAlign w:val="center"/>
          </w:tcPr>
          <w:p w14:paraId="48ABFF84" w14:textId="77777777" w:rsidR="008E1125" w:rsidRPr="00CA538B" w:rsidRDefault="008E1125" w:rsidP="005E69E8">
            <w:pPr>
              <w:widowControl w:val="0"/>
              <w:snapToGrid w:val="0"/>
              <w:jc w:val="right"/>
              <w:rPr>
                <w:ins w:id="7210" w:author="Haiyang Liu" w:date="2026-05-21T09:58:00Z" w16du:dateUtc="2026-05-21T02:58:00Z"/>
                <w:rFonts w:eastAsia="DengXian"/>
              </w:rPr>
            </w:pPr>
            <w:ins w:id="7211" w:author="Haiyang Liu" w:date="2026-05-21T09:58:00Z" w16du:dateUtc="2026-05-21T02:58:00Z">
              <w:r w:rsidRPr="00CA538B">
                <w:rPr>
                  <w:color w:val="000000"/>
                </w:rPr>
                <w:t>.067(.06</w:t>
              </w:r>
              <w:r>
                <w:rPr>
                  <w:color w:val="000000"/>
                </w:rPr>
                <w:t>0</w:t>
              </w:r>
              <w:r w:rsidRPr="00CA538B">
                <w:rPr>
                  <w:color w:val="000000"/>
                </w:rPr>
                <w:t>)</w:t>
              </w:r>
            </w:ins>
          </w:p>
        </w:tc>
      </w:tr>
      <w:tr w:rsidR="008E1125" w:rsidRPr="00CA538B" w14:paraId="5D92DE9D" w14:textId="77777777" w:rsidTr="005E69E8">
        <w:trPr>
          <w:trHeight w:val="323"/>
          <w:jc w:val="center"/>
          <w:ins w:id="7212" w:author="Haiyang Liu" w:date="2026-05-21T09:58:00Z"/>
        </w:trPr>
        <w:tc>
          <w:tcPr>
            <w:tcW w:w="4140" w:type="dxa"/>
            <w:noWrap/>
            <w:vAlign w:val="center"/>
          </w:tcPr>
          <w:p w14:paraId="17F52009" w14:textId="77777777" w:rsidR="008E1125" w:rsidRPr="00CA538B" w:rsidRDefault="008E1125" w:rsidP="005E69E8">
            <w:pPr>
              <w:widowControl w:val="0"/>
              <w:snapToGrid w:val="0"/>
              <w:rPr>
                <w:ins w:id="7213" w:author="Haiyang Liu" w:date="2026-05-21T09:58:00Z" w16du:dateUtc="2026-05-21T02:58:00Z"/>
                <w:color w:val="000000"/>
              </w:rPr>
            </w:pPr>
            <w:ins w:id="7214" w:author="Haiyang Liu" w:date="2026-05-21T09:58:00Z" w16du:dateUtc="2026-05-21T02:58:00Z">
              <w:r w:rsidRPr="00CA538B">
                <w:rPr>
                  <w:color w:val="000000"/>
                </w:rPr>
                <w:t>Newcomer proactivity</w:t>
              </w:r>
            </w:ins>
          </w:p>
        </w:tc>
        <w:tc>
          <w:tcPr>
            <w:tcW w:w="1620" w:type="dxa"/>
            <w:noWrap/>
            <w:vAlign w:val="center"/>
          </w:tcPr>
          <w:p w14:paraId="31DAB19E" w14:textId="77777777" w:rsidR="008E1125" w:rsidRPr="00CA538B" w:rsidRDefault="008E1125" w:rsidP="005E69E8">
            <w:pPr>
              <w:widowControl w:val="0"/>
              <w:snapToGrid w:val="0"/>
              <w:jc w:val="right"/>
              <w:rPr>
                <w:ins w:id="7215" w:author="Haiyang Liu" w:date="2026-05-21T09:58:00Z" w16du:dateUtc="2026-05-21T02:58:00Z"/>
                <w:rFonts w:eastAsia="DengXian"/>
              </w:rPr>
            </w:pPr>
            <w:ins w:id="7216" w:author="Haiyang Liu" w:date="2026-05-21T09:58:00Z" w16du:dateUtc="2026-05-21T02:58:00Z">
              <w:r w:rsidRPr="00CA538B">
                <w:rPr>
                  <w:color w:val="000000"/>
                </w:rPr>
                <w:t>.044(.078)</w:t>
              </w:r>
            </w:ins>
          </w:p>
        </w:tc>
        <w:tc>
          <w:tcPr>
            <w:tcW w:w="1620" w:type="dxa"/>
            <w:vAlign w:val="center"/>
          </w:tcPr>
          <w:p w14:paraId="2DDCC4A7" w14:textId="77777777" w:rsidR="008E1125" w:rsidRPr="00CA538B" w:rsidRDefault="008E1125" w:rsidP="005E69E8">
            <w:pPr>
              <w:widowControl w:val="0"/>
              <w:snapToGrid w:val="0"/>
              <w:jc w:val="right"/>
              <w:rPr>
                <w:ins w:id="7217" w:author="Haiyang Liu" w:date="2026-05-21T09:58:00Z" w16du:dateUtc="2026-05-21T02:58:00Z"/>
                <w:rFonts w:eastAsia="DengXian"/>
              </w:rPr>
            </w:pPr>
            <w:ins w:id="7218" w:author="Haiyang Liu" w:date="2026-05-21T09:58:00Z" w16du:dateUtc="2026-05-21T02:58:00Z">
              <w:r w:rsidRPr="00CA538B">
                <w:rPr>
                  <w:color w:val="000000"/>
                </w:rPr>
                <w:t>-.003(.102)</w:t>
              </w:r>
            </w:ins>
          </w:p>
        </w:tc>
        <w:tc>
          <w:tcPr>
            <w:tcW w:w="1620" w:type="dxa"/>
            <w:noWrap/>
            <w:vAlign w:val="center"/>
          </w:tcPr>
          <w:p w14:paraId="097114BC" w14:textId="77777777" w:rsidR="008E1125" w:rsidRPr="00CA538B" w:rsidRDefault="008E1125" w:rsidP="005E69E8">
            <w:pPr>
              <w:widowControl w:val="0"/>
              <w:snapToGrid w:val="0"/>
              <w:jc w:val="right"/>
              <w:rPr>
                <w:ins w:id="7219" w:author="Haiyang Liu" w:date="2026-05-21T09:58:00Z" w16du:dateUtc="2026-05-21T02:58:00Z"/>
                <w:rFonts w:eastAsia="DengXian"/>
              </w:rPr>
            </w:pPr>
            <w:ins w:id="7220" w:author="Haiyang Liu" w:date="2026-05-21T09:58:00Z" w16du:dateUtc="2026-05-21T02:58:00Z">
              <w:r w:rsidRPr="00CA538B">
                <w:rPr>
                  <w:color w:val="000000"/>
                </w:rPr>
                <w:t>-.001(.038)</w:t>
              </w:r>
            </w:ins>
          </w:p>
        </w:tc>
        <w:tc>
          <w:tcPr>
            <w:tcW w:w="1710" w:type="dxa"/>
            <w:noWrap/>
            <w:vAlign w:val="center"/>
          </w:tcPr>
          <w:p w14:paraId="52353082" w14:textId="77777777" w:rsidR="008E1125" w:rsidRPr="00CA538B" w:rsidRDefault="008E1125" w:rsidP="005E69E8">
            <w:pPr>
              <w:widowControl w:val="0"/>
              <w:snapToGrid w:val="0"/>
              <w:jc w:val="right"/>
              <w:rPr>
                <w:ins w:id="7221" w:author="Haiyang Liu" w:date="2026-05-21T09:58:00Z" w16du:dateUtc="2026-05-21T02:58:00Z"/>
                <w:rFonts w:eastAsia="DengXian"/>
              </w:rPr>
            </w:pPr>
            <w:ins w:id="7222" w:author="Haiyang Liu" w:date="2026-05-21T09:58:00Z" w16du:dateUtc="2026-05-21T02:58:00Z">
              <w:r w:rsidRPr="00CA538B">
                <w:rPr>
                  <w:color w:val="000000"/>
                </w:rPr>
                <w:t>.054(.091)</w:t>
              </w:r>
            </w:ins>
          </w:p>
        </w:tc>
      </w:tr>
      <w:tr w:rsidR="008E1125" w:rsidRPr="00CA538B" w14:paraId="6FBF0B93" w14:textId="77777777" w:rsidTr="005E69E8">
        <w:trPr>
          <w:trHeight w:val="323"/>
          <w:jc w:val="center"/>
          <w:ins w:id="7223" w:author="Haiyang Liu" w:date="2026-05-21T09:58:00Z"/>
        </w:trPr>
        <w:tc>
          <w:tcPr>
            <w:tcW w:w="4140" w:type="dxa"/>
            <w:noWrap/>
            <w:vAlign w:val="center"/>
          </w:tcPr>
          <w:p w14:paraId="667322BF" w14:textId="77777777" w:rsidR="008E1125" w:rsidRPr="00CA538B" w:rsidRDefault="008E1125" w:rsidP="005E69E8">
            <w:pPr>
              <w:widowControl w:val="0"/>
              <w:snapToGrid w:val="0"/>
              <w:rPr>
                <w:ins w:id="7224" w:author="Haiyang Liu" w:date="2026-05-21T09:58:00Z" w16du:dateUtc="2026-05-21T02:58:00Z"/>
                <w:color w:val="000000"/>
              </w:rPr>
            </w:pPr>
            <w:ins w:id="7225" w:author="Haiyang Liu" w:date="2026-05-21T09:58:00Z" w16du:dateUtc="2026-05-21T02:58:00Z">
              <w:r w:rsidRPr="00CA538B">
                <w:rPr>
                  <w:color w:val="000000"/>
                </w:rPr>
                <w:t>Team psychological safety</w:t>
              </w:r>
            </w:ins>
          </w:p>
        </w:tc>
        <w:tc>
          <w:tcPr>
            <w:tcW w:w="1620" w:type="dxa"/>
            <w:noWrap/>
            <w:vAlign w:val="center"/>
          </w:tcPr>
          <w:p w14:paraId="6A08E0EF" w14:textId="77777777" w:rsidR="008E1125" w:rsidRPr="00CA538B" w:rsidRDefault="008E1125" w:rsidP="005E69E8">
            <w:pPr>
              <w:widowControl w:val="0"/>
              <w:snapToGrid w:val="0"/>
              <w:jc w:val="right"/>
              <w:rPr>
                <w:ins w:id="7226" w:author="Haiyang Liu" w:date="2026-05-21T09:58:00Z" w16du:dateUtc="2026-05-21T02:58:00Z"/>
                <w:rFonts w:eastAsia="DengXian"/>
              </w:rPr>
            </w:pPr>
            <w:ins w:id="7227" w:author="Haiyang Liu" w:date="2026-05-21T09:58:00Z" w16du:dateUtc="2026-05-21T02:58:00Z">
              <w:r w:rsidRPr="00CA538B">
                <w:rPr>
                  <w:color w:val="000000"/>
                </w:rPr>
                <w:t>-.171</w:t>
              </w:r>
              <w:r w:rsidRPr="00CA538B">
                <w:rPr>
                  <w:rFonts w:eastAsia="DengXian"/>
                  <w:vertAlign w:val="superscript"/>
                </w:rPr>
                <w:t>**</w:t>
              </w:r>
              <w:r w:rsidRPr="00CA538B">
                <w:rPr>
                  <w:color w:val="000000"/>
                </w:rPr>
                <w:t>(.058)</w:t>
              </w:r>
            </w:ins>
          </w:p>
        </w:tc>
        <w:tc>
          <w:tcPr>
            <w:tcW w:w="1620" w:type="dxa"/>
            <w:vAlign w:val="center"/>
          </w:tcPr>
          <w:p w14:paraId="71AA3213" w14:textId="77777777" w:rsidR="008E1125" w:rsidRPr="00CA538B" w:rsidRDefault="008E1125" w:rsidP="005E69E8">
            <w:pPr>
              <w:widowControl w:val="0"/>
              <w:snapToGrid w:val="0"/>
              <w:jc w:val="right"/>
              <w:rPr>
                <w:ins w:id="7228" w:author="Haiyang Liu" w:date="2026-05-21T09:58:00Z" w16du:dateUtc="2026-05-21T02:58:00Z"/>
                <w:rFonts w:eastAsia="DengXian"/>
              </w:rPr>
            </w:pPr>
            <w:ins w:id="7229" w:author="Haiyang Liu" w:date="2026-05-21T09:58:00Z" w16du:dateUtc="2026-05-21T02:58:00Z">
              <w:r w:rsidRPr="00CA538B">
                <w:rPr>
                  <w:color w:val="000000"/>
                </w:rPr>
                <w:t>.205</w:t>
              </w:r>
              <w:r w:rsidRPr="00CA538B">
                <w:rPr>
                  <w:rFonts w:eastAsia="DengXian"/>
                  <w:vertAlign w:val="superscript"/>
                </w:rPr>
                <w:t>**</w:t>
              </w:r>
              <w:r w:rsidRPr="00CA538B">
                <w:rPr>
                  <w:color w:val="000000"/>
                </w:rPr>
                <w:t>(.076)</w:t>
              </w:r>
            </w:ins>
          </w:p>
        </w:tc>
        <w:tc>
          <w:tcPr>
            <w:tcW w:w="1620" w:type="dxa"/>
            <w:noWrap/>
            <w:vAlign w:val="center"/>
          </w:tcPr>
          <w:p w14:paraId="294FE968" w14:textId="77777777" w:rsidR="008E1125" w:rsidRPr="00CA538B" w:rsidRDefault="008E1125" w:rsidP="005E69E8">
            <w:pPr>
              <w:widowControl w:val="0"/>
              <w:snapToGrid w:val="0"/>
              <w:jc w:val="right"/>
              <w:rPr>
                <w:ins w:id="7230" w:author="Haiyang Liu" w:date="2026-05-21T09:58:00Z" w16du:dateUtc="2026-05-21T02:58:00Z"/>
                <w:rFonts w:eastAsia="DengXian"/>
              </w:rPr>
            </w:pPr>
            <w:ins w:id="7231" w:author="Haiyang Liu" w:date="2026-05-21T09:58:00Z" w16du:dateUtc="2026-05-21T02:58:00Z">
              <w:r w:rsidRPr="00CA538B">
                <w:rPr>
                  <w:color w:val="000000"/>
                </w:rPr>
                <w:t>.07</w:t>
              </w:r>
              <w:r>
                <w:rPr>
                  <w:color w:val="000000"/>
                </w:rPr>
                <w:t>0</w:t>
              </w:r>
              <w:r w:rsidRPr="00CA538B">
                <w:rPr>
                  <w:rFonts w:eastAsia="DengXian"/>
                  <w:vertAlign w:val="superscript"/>
                </w:rPr>
                <w:t>*</w:t>
              </w:r>
              <w:r w:rsidRPr="00CA538B">
                <w:rPr>
                  <w:color w:val="000000"/>
                </w:rPr>
                <w:t>(.029)</w:t>
              </w:r>
            </w:ins>
          </w:p>
        </w:tc>
        <w:tc>
          <w:tcPr>
            <w:tcW w:w="1710" w:type="dxa"/>
            <w:noWrap/>
            <w:vAlign w:val="center"/>
          </w:tcPr>
          <w:p w14:paraId="79BA00D6" w14:textId="77777777" w:rsidR="008E1125" w:rsidRPr="00CA538B" w:rsidRDefault="008E1125" w:rsidP="005E69E8">
            <w:pPr>
              <w:widowControl w:val="0"/>
              <w:snapToGrid w:val="0"/>
              <w:jc w:val="right"/>
              <w:rPr>
                <w:ins w:id="7232" w:author="Haiyang Liu" w:date="2026-05-21T09:58:00Z" w16du:dateUtc="2026-05-21T02:58:00Z"/>
                <w:rFonts w:eastAsia="DengXian"/>
              </w:rPr>
            </w:pPr>
            <w:ins w:id="7233" w:author="Haiyang Liu" w:date="2026-05-21T09:58:00Z" w16du:dateUtc="2026-05-21T02:58:00Z">
              <w:r w:rsidRPr="00CA538B">
                <w:rPr>
                  <w:color w:val="000000"/>
                </w:rPr>
                <w:t>-.062(.115)</w:t>
              </w:r>
            </w:ins>
          </w:p>
        </w:tc>
      </w:tr>
      <w:tr w:rsidR="008E1125" w:rsidRPr="00CA538B" w14:paraId="2787731F" w14:textId="77777777" w:rsidTr="005E69E8">
        <w:trPr>
          <w:trHeight w:val="323"/>
          <w:jc w:val="center"/>
          <w:ins w:id="7234" w:author="Haiyang Liu" w:date="2026-05-21T09:58:00Z"/>
        </w:trPr>
        <w:tc>
          <w:tcPr>
            <w:tcW w:w="4140" w:type="dxa"/>
            <w:noWrap/>
            <w:vAlign w:val="center"/>
          </w:tcPr>
          <w:p w14:paraId="0F2BED95" w14:textId="77777777" w:rsidR="008E1125" w:rsidRPr="00CA538B" w:rsidRDefault="008E1125" w:rsidP="005E69E8">
            <w:pPr>
              <w:widowControl w:val="0"/>
              <w:snapToGrid w:val="0"/>
              <w:rPr>
                <w:ins w:id="7235" w:author="Haiyang Liu" w:date="2026-05-21T09:58:00Z" w16du:dateUtc="2026-05-21T02:58:00Z"/>
                <w:color w:val="000000"/>
              </w:rPr>
            </w:pPr>
          </w:p>
        </w:tc>
        <w:tc>
          <w:tcPr>
            <w:tcW w:w="1620" w:type="dxa"/>
            <w:noWrap/>
            <w:vAlign w:val="center"/>
          </w:tcPr>
          <w:p w14:paraId="23462541" w14:textId="77777777" w:rsidR="008E1125" w:rsidRPr="00CA538B" w:rsidRDefault="008E1125" w:rsidP="005E69E8">
            <w:pPr>
              <w:widowControl w:val="0"/>
              <w:snapToGrid w:val="0"/>
              <w:jc w:val="right"/>
              <w:rPr>
                <w:ins w:id="7236" w:author="Haiyang Liu" w:date="2026-05-21T09:58:00Z" w16du:dateUtc="2026-05-21T02:58:00Z"/>
                <w:rFonts w:eastAsia="DengXian"/>
              </w:rPr>
            </w:pPr>
          </w:p>
        </w:tc>
        <w:tc>
          <w:tcPr>
            <w:tcW w:w="1620" w:type="dxa"/>
            <w:vAlign w:val="center"/>
          </w:tcPr>
          <w:p w14:paraId="550FE3F6" w14:textId="77777777" w:rsidR="008E1125" w:rsidRPr="00CA538B" w:rsidRDefault="008E1125" w:rsidP="005E69E8">
            <w:pPr>
              <w:widowControl w:val="0"/>
              <w:snapToGrid w:val="0"/>
              <w:jc w:val="right"/>
              <w:rPr>
                <w:ins w:id="7237" w:author="Haiyang Liu" w:date="2026-05-21T09:58:00Z" w16du:dateUtc="2026-05-21T02:58:00Z"/>
                <w:rFonts w:eastAsia="DengXian"/>
              </w:rPr>
            </w:pPr>
          </w:p>
        </w:tc>
        <w:tc>
          <w:tcPr>
            <w:tcW w:w="1620" w:type="dxa"/>
            <w:noWrap/>
            <w:vAlign w:val="center"/>
          </w:tcPr>
          <w:p w14:paraId="5DA93ACB" w14:textId="77777777" w:rsidR="008E1125" w:rsidRPr="00CA538B" w:rsidRDefault="008E1125" w:rsidP="005E69E8">
            <w:pPr>
              <w:widowControl w:val="0"/>
              <w:snapToGrid w:val="0"/>
              <w:jc w:val="right"/>
              <w:rPr>
                <w:ins w:id="7238" w:author="Haiyang Liu" w:date="2026-05-21T09:58:00Z" w16du:dateUtc="2026-05-21T02:58:00Z"/>
                <w:rFonts w:eastAsia="DengXian"/>
              </w:rPr>
            </w:pPr>
          </w:p>
        </w:tc>
        <w:tc>
          <w:tcPr>
            <w:tcW w:w="1710" w:type="dxa"/>
            <w:noWrap/>
            <w:vAlign w:val="center"/>
          </w:tcPr>
          <w:p w14:paraId="40416333" w14:textId="77777777" w:rsidR="008E1125" w:rsidRPr="00CA538B" w:rsidRDefault="008E1125" w:rsidP="005E69E8">
            <w:pPr>
              <w:widowControl w:val="0"/>
              <w:snapToGrid w:val="0"/>
              <w:jc w:val="right"/>
              <w:rPr>
                <w:ins w:id="7239" w:author="Haiyang Liu" w:date="2026-05-21T09:58:00Z" w16du:dateUtc="2026-05-21T02:58:00Z"/>
                <w:rFonts w:eastAsia="DengXian"/>
              </w:rPr>
            </w:pPr>
          </w:p>
        </w:tc>
      </w:tr>
      <w:tr w:rsidR="008E1125" w:rsidRPr="00CA538B" w14:paraId="0CD159CC" w14:textId="77777777" w:rsidTr="005E69E8">
        <w:trPr>
          <w:trHeight w:val="323"/>
          <w:jc w:val="center"/>
          <w:ins w:id="7240" w:author="Haiyang Liu" w:date="2026-05-21T09:58:00Z"/>
        </w:trPr>
        <w:tc>
          <w:tcPr>
            <w:tcW w:w="4140" w:type="dxa"/>
            <w:noWrap/>
            <w:vAlign w:val="center"/>
          </w:tcPr>
          <w:p w14:paraId="12582CB4" w14:textId="77777777" w:rsidR="008E1125" w:rsidRPr="00CA538B" w:rsidRDefault="008E1125" w:rsidP="005E69E8">
            <w:pPr>
              <w:widowControl w:val="0"/>
              <w:snapToGrid w:val="0"/>
              <w:rPr>
                <w:ins w:id="7241" w:author="Haiyang Liu" w:date="2026-05-21T09:58:00Z" w16du:dateUtc="2026-05-21T02:58:00Z"/>
                <w:color w:val="000000"/>
              </w:rPr>
            </w:pPr>
            <w:ins w:id="7242" w:author="Haiyang Liu" w:date="2026-05-21T09:58:00Z" w16du:dateUtc="2026-05-21T02:58:00Z">
              <w:r w:rsidRPr="00CA538B">
                <w:rPr>
                  <w:b/>
                  <w:bCs/>
                  <w:color w:val="000000"/>
                </w:rPr>
                <w:t>Main predictors</w:t>
              </w:r>
            </w:ins>
          </w:p>
        </w:tc>
        <w:tc>
          <w:tcPr>
            <w:tcW w:w="1620" w:type="dxa"/>
            <w:noWrap/>
            <w:vAlign w:val="center"/>
          </w:tcPr>
          <w:p w14:paraId="5BB7B0F5" w14:textId="77777777" w:rsidR="008E1125" w:rsidRPr="00CA538B" w:rsidRDefault="008E1125" w:rsidP="005E69E8">
            <w:pPr>
              <w:widowControl w:val="0"/>
              <w:snapToGrid w:val="0"/>
              <w:jc w:val="right"/>
              <w:rPr>
                <w:ins w:id="7243" w:author="Haiyang Liu" w:date="2026-05-21T09:58:00Z" w16du:dateUtc="2026-05-21T02:58:00Z"/>
                <w:rFonts w:eastAsia="DengXian"/>
              </w:rPr>
            </w:pPr>
          </w:p>
        </w:tc>
        <w:tc>
          <w:tcPr>
            <w:tcW w:w="1620" w:type="dxa"/>
            <w:vAlign w:val="center"/>
          </w:tcPr>
          <w:p w14:paraId="310C905B" w14:textId="77777777" w:rsidR="008E1125" w:rsidRPr="00CA538B" w:rsidRDefault="008E1125" w:rsidP="005E69E8">
            <w:pPr>
              <w:widowControl w:val="0"/>
              <w:snapToGrid w:val="0"/>
              <w:jc w:val="right"/>
              <w:rPr>
                <w:ins w:id="7244" w:author="Haiyang Liu" w:date="2026-05-21T09:58:00Z" w16du:dateUtc="2026-05-21T02:58:00Z"/>
                <w:rFonts w:eastAsia="DengXian"/>
              </w:rPr>
            </w:pPr>
          </w:p>
        </w:tc>
        <w:tc>
          <w:tcPr>
            <w:tcW w:w="1620" w:type="dxa"/>
            <w:noWrap/>
            <w:vAlign w:val="center"/>
          </w:tcPr>
          <w:p w14:paraId="4A0AB55F" w14:textId="77777777" w:rsidR="008E1125" w:rsidRPr="00CA538B" w:rsidRDefault="008E1125" w:rsidP="005E69E8">
            <w:pPr>
              <w:widowControl w:val="0"/>
              <w:snapToGrid w:val="0"/>
              <w:jc w:val="right"/>
              <w:rPr>
                <w:ins w:id="7245" w:author="Haiyang Liu" w:date="2026-05-21T09:58:00Z" w16du:dateUtc="2026-05-21T02:58:00Z"/>
                <w:rFonts w:eastAsia="DengXian"/>
              </w:rPr>
            </w:pPr>
          </w:p>
        </w:tc>
        <w:tc>
          <w:tcPr>
            <w:tcW w:w="1710" w:type="dxa"/>
            <w:noWrap/>
            <w:vAlign w:val="center"/>
          </w:tcPr>
          <w:p w14:paraId="17DCCDD6" w14:textId="77777777" w:rsidR="008E1125" w:rsidRPr="00CA538B" w:rsidRDefault="008E1125" w:rsidP="005E69E8">
            <w:pPr>
              <w:widowControl w:val="0"/>
              <w:snapToGrid w:val="0"/>
              <w:jc w:val="right"/>
              <w:rPr>
                <w:ins w:id="7246" w:author="Haiyang Liu" w:date="2026-05-21T09:58:00Z" w16du:dateUtc="2026-05-21T02:58:00Z"/>
                <w:rFonts w:eastAsia="DengXian"/>
              </w:rPr>
            </w:pPr>
          </w:p>
        </w:tc>
      </w:tr>
      <w:tr w:rsidR="008E1125" w:rsidRPr="00CA538B" w14:paraId="4FBBD48E" w14:textId="77777777" w:rsidTr="005E69E8">
        <w:trPr>
          <w:trHeight w:val="323"/>
          <w:jc w:val="center"/>
          <w:ins w:id="7247" w:author="Haiyang Liu" w:date="2026-05-21T09:58:00Z"/>
        </w:trPr>
        <w:tc>
          <w:tcPr>
            <w:tcW w:w="4140" w:type="dxa"/>
            <w:noWrap/>
            <w:vAlign w:val="center"/>
          </w:tcPr>
          <w:p w14:paraId="566E8C6C" w14:textId="77777777" w:rsidR="008E1125" w:rsidRPr="00CA538B" w:rsidRDefault="008E1125" w:rsidP="005E69E8">
            <w:pPr>
              <w:widowControl w:val="0"/>
              <w:snapToGrid w:val="0"/>
              <w:rPr>
                <w:ins w:id="7248" w:author="Haiyang Liu" w:date="2026-05-21T09:58:00Z" w16du:dateUtc="2026-05-21T02:58:00Z"/>
                <w:rFonts w:eastAsia="DengXian"/>
                <w:color w:val="000000"/>
              </w:rPr>
            </w:pPr>
            <w:ins w:id="7249" w:author="Haiyang Liu" w:date="2026-05-21T09:58:00Z" w16du:dateUtc="2026-05-21T02:58:00Z">
              <w:r w:rsidRPr="00CA538B">
                <w:rPr>
                  <w:color w:val="000000"/>
                </w:rPr>
                <w:t xml:space="preserve">Team error management culture </w:t>
              </w:r>
            </w:ins>
          </w:p>
        </w:tc>
        <w:tc>
          <w:tcPr>
            <w:tcW w:w="1620" w:type="dxa"/>
            <w:noWrap/>
            <w:vAlign w:val="center"/>
          </w:tcPr>
          <w:p w14:paraId="6A0DF69B" w14:textId="77777777" w:rsidR="008E1125" w:rsidRPr="00CA538B" w:rsidRDefault="008E1125" w:rsidP="005E69E8">
            <w:pPr>
              <w:widowControl w:val="0"/>
              <w:snapToGrid w:val="0"/>
              <w:jc w:val="right"/>
              <w:rPr>
                <w:ins w:id="7250" w:author="Haiyang Liu" w:date="2026-05-21T09:58:00Z" w16du:dateUtc="2026-05-21T02:58:00Z"/>
                <w:rFonts w:eastAsia="DengXian"/>
              </w:rPr>
            </w:pPr>
            <w:ins w:id="7251" w:author="Haiyang Liu" w:date="2026-05-21T09:58:00Z" w16du:dateUtc="2026-05-21T02:58:00Z">
              <w:r w:rsidRPr="00CA538B">
                <w:rPr>
                  <w:color w:val="000000"/>
                </w:rPr>
                <w:t>-.076(.065)</w:t>
              </w:r>
            </w:ins>
          </w:p>
        </w:tc>
        <w:tc>
          <w:tcPr>
            <w:tcW w:w="1620" w:type="dxa"/>
            <w:vAlign w:val="center"/>
          </w:tcPr>
          <w:p w14:paraId="34BA7D50" w14:textId="77777777" w:rsidR="008E1125" w:rsidRPr="00CA538B" w:rsidRDefault="008E1125" w:rsidP="005E69E8">
            <w:pPr>
              <w:widowControl w:val="0"/>
              <w:snapToGrid w:val="0"/>
              <w:jc w:val="right"/>
              <w:rPr>
                <w:ins w:id="7252" w:author="Haiyang Liu" w:date="2026-05-21T09:58:00Z" w16du:dateUtc="2026-05-21T02:58:00Z"/>
                <w:rFonts w:eastAsia="DengXian"/>
              </w:rPr>
            </w:pPr>
            <w:ins w:id="7253" w:author="Haiyang Liu" w:date="2026-05-21T09:58:00Z" w16du:dateUtc="2026-05-21T02:58:00Z">
              <w:r w:rsidRPr="00CA538B">
                <w:rPr>
                  <w:color w:val="000000"/>
                </w:rPr>
                <w:t>-.215</w:t>
              </w:r>
              <w:r w:rsidRPr="00CA538B">
                <w:rPr>
                  <w:rFonts w:eastAsia="DengXian"/>
                  <w:vertAlign w:val="superscript"/>
                </w:rPr>
                <w:t>*</w:t>
              </w:r>
              <w:r w:rsidRPr="00CA538B">
                <w:rPr>
                  <w:color w:val="000000"/>
                </w:rPr>
                <w:t>(.086)</w:t>
              </w:r>
            </w:ins>
          </w:p>
        </w:tc>
        <w:tc>
          <w:tcPr>
            <w:tcW w:w="1620" w:type="dxa"/>
            <w:noWrap/>
            <w:vAlign w:val="center"/>
          </w:tcPr>
          <w:p w14:paraId="71663A34" w14:textId="77777777" w:rsidR="008E1125" w:rsidRPr="00CA538B" w:rsidRDefault="008E1125" w:rsidP="005E69E8">
            <w:pPr>
              <w:widowControl w:val="0"/>
              <w:snapToGrid w:val="0"/>
              <w:jc w:val="right"/>
              <w:rPr>
                <w:ins w:id="7254" w:author="Haiyang Liu" w:date="2026-05-21T09:58:00Z" w16du:dateUtc="2026-05-21T02:58:00Z"/>
                <w:rFonts w:eastAsia="DengXian"/>
              </w:rPr>
            </w:pPr>
            <w:ins w:id="7255" w:author="Haiyang Liu" w:date="2026-05-21T09:58:00Z" w16du:dateUtc="2026-05-21T02:58:00Z">
              <w:r w:rsidRPr="00CA538B">
                <w:rPr>
                  <w:color w:val="000000"/>
                </w:rPr>
                <w:t>-.094</w:t>
              </w:r>
              <w:r w:rsidRPr="00CA538B">
                <w:rPr>
                  <w:rFonts w:eastAsia="DengXian"/>
                  <w:vertAlign w:val="superscript"/>
                </w:rPr>
                <w:t>**</w:t>
              </w:r>
              <w:r w:rsidRPr="00CA538B">
                <w:rPr>
                  <w:color w:val="000000"/>
                </w:rPr>
                <w:t>(.032)</w:t>
              </w:r>
            </w:ins>
          </w:p>
        </w:tc>
        <w:tc>
          <w:tcPr>
            <w:tcW w:w="1710" w:type="dxa"/>
            <w:noWrap/>
            <w:vAlign w:val="center"/>
          </w:tcPr>
          <w:p w14:paraId="79D3DC6A" w14:textId="77777777" w:rsidR="008E1125" w:rsidRPr="00CA538B" w:rsidRDefault="008E1125" w:rsidP="005E69E8">
            <w:pPr>
              <w:widowControl w:val="0"/>
              <w:snapToGrid w:val="0"/>
              <w:jc w:val="right"/>
              <w:rPr>
                <w:ins w:id="7256" w:author="Haiyang Liu" w:date="2026-05-21T09:58:00Z" w16du:dateUtc="2026-05-21T02:58:00Z"/>
                <w:rFonts w:eastAsia="DengXian"/>
              </w:rPr>
            </w:pPr>
            <w:ins w:id="7257" w:author="Haiyang Liu" w:date="2026-05-21T09:58:00Z" w16du:dateUtc="2026-05-21T02:58:00Z">
              <w:r w:rsidRPr="00CA538B">
                <w:rPr>
                  <w:color w:val="000000"/>
                </w:rPr>
                <w:t>.237(.129)</w:t>
              </w:r>
            </w:ins>
          </w:p>
        </w:tc>
      </w:tr>
      <w:tr w:rsidR="008E1125" w:rsidRPr="00CA538B" w14:paraId="30AE30BC" w14:textId="77777777" w:rsidTr="005E69E8">
        <w:trPr>
          <w:trHeight w:val="308"/>
          <w:jc w:val="center"/>
          <w:ins w:id="7258" w:author="Haiyang Liu" w:date="2026-05-21T09:58:00Z"/>
        </w:trPr>
        <w:tc>
          <w:tcPr>
            <w:tcW w:w="4140" w:type="dxa"/>
            <w:vAlign w:val="center"/>
          </w:tcPr>
          <w:p w14:paraId="73D623C6" w14:textId="77777777" w:rsidR="008E1125" w:rsidRPr="00CA538B" w:rsidRDefault="008E1125" w:rsidP="005E69E8">
            <w:pPr>
              <w:widowControl w:val="0"/>
              <w:snapToGrid w:val="0"/>
              <w:rPr>
                <w:ins w:id="7259" w:author="Haiyang Liu" w:date="2026-05-21T09:58:00Z" w16du:dateUtc="2026-05-21T02:58:00Z"/>
                <w:rFonts w:eastAsia="DengXian"/>
              </w:rPr>
            </w:pPr>
            <w:ins w:id="7260" w:author="Haiyang Liu" w:date="2026-05-21T09:58:00Z" w16du:dateUtc="2026-05-21T02:58:00Z">
              <w:r w:rsidRPr="00CA538B">
                <w:rPr>
                  <w:color w:val="000000"/>
                </w:rPr>
                <w:t>Team error aversion culture</w:t>
              </w:r>
            </w:ins>
          </w:p>
        </w:tc>
        <w:tc>
          <w:tcPr>
            <w:tcW w:w="1620" w:type="dxa"/>
            <w:noWrap/>
            <w:vAlign w:val="center"/>
            <w:hideMark/>
          </w:tcPr>
          <w:p w14:paraId="79275B1D" w14:textId="77777777" w:rsidR="008E1125" w:rsidRPr="00CA538B" w:rsidRDefault="008E1125" w:rsidP="005E69E8">
            <w:pPr>
              <w:widowControl w:val="0"/>
              <w:snapToGrid w:val="0"/>
              <w:jc w:val="right"/>
              <w:rPr>
                <w:ins w:id="7261" w:author="Haiyang Liu" w:date="2026-05-21T09:58:00Z" w16du:dateUtc="2026-05-21T02:58:00Z"/>
                <w:rFonts w:eastAsia="DengXian"/>
              </w:rPr>
            </w:pPr>
            <w:ins w:id="7262" w:author="Haiyang Liu" w:date="2026-05-21T09:58:00Z" w16du:dateUtc="2026-05-21T02:58:00Z">
              <w:r w:rsidRPr="00CA538B">
                <w:rPr>
                  <w:color w:val="000000"/>
                </w:rPr>
                <w:t>-.079(.063)</w:t>
              </w:r>
            </w:ins>
          </w:p>
        </w:tc>
        <w:tc>
          <w:tcPr>
            <w:tcW w:w="1620" w:type="dxa"/>
            <w:vAlign w:val="center"/>
          </w:tcPr>
          <w:p w14:paraId="75DF4EDC" w14:textId="77777777" w:rsidR="008E1125" w:rsidRPr="00CA538B" w:rsidRDefault="008E1125" w:rsidP="005E69E8">
            <w:pPr>
              <w:widowControl w:val="0"/>
              <w:snapToGrid w:val="0"/>
              <w:jc w:val="right"/>
              <w:rPr>
                <w:ins w:id="7263" w:author="Haiyang Liu" w:date="2026-05-21T09:58:00Z" w16du:dateUtc="2026-05-21T02:58:00Z"/>
                <w:rFonts w:eastAsia="DengXian"/>
              </w:rPr>
            </w:pPr>
            <w:ins w:id="7264" w:author="Haiyang Liu" w:date="2026-05-21T09:58:00Z" w16du:dateUtc="2026-05-21T02:58:00Z">
              <w:r w:rsidRPr="00CA538B">
                <w:rPr>
                  <w:color w:val="000000"/>
                </w:rPr>
                <w:t>.312</w:t>
              </w:r>
              <w:r w:rsidRPr="00CA538B">
                <w:rPr>
                  <w:rFonts w:eastAsia="DengXian"/>
                  <w:vertAlign w:val="superscript"/>
                </w:rPr>
                <w:t>***</w:t>
              </w:r>
              <w:r w:rsidRPr="00CA538B">
                <w:rPr>
                  <w:color w:val="000000"/>
                </w:rPr>
                <w:t>(.083)</w:t>
              </w:r>
            </w:ins>
          </w:p>
        </w:tc>
        <w:tc>
          <w:tcPr>
            <w:tcW w:w="1620" w:type="dxa"/>
            <w:noWrap/>
            <w:vAlign w:val="center"/>
            <w:hideMark/>
          </w:tcPr>
          <w:p w14:paraId="12E13A59" w14:textId="77777777" w:rsidR="008E1125" w:rsidRPr="00CA538B" w:rsidRDefault="008E1125" w:rsidP="005E69E8">
            <w:pPr>
              <w:widowControl w:val="0"/>
              <w:snapToGrid w:val="0"/>
              <w:jc w:val="right"/>
              <w:rPr>
                <w:ins w:id="7265" w:author="Haiyang Liu" w:date="2026-05-21T09:58:00Z" w16du:dateUtc="2026-05-21T02:58:00Z"/>
                <w:rFonts w:eastAsia="DengXian"/>
              </w:rPr>
            </w:pPr>
            <w:ins w:id="7266" w:author="Haiyang Liu" w:date="2026-05-21T09:58:00Z" w16du:dateUtc="2026-05-21T02:58:00Z">
              <w:r w:rsidRPr="00CA538B">
                <w:rPr>
                  <w:color w:val="000000"/>
                </w:rPr>
                <w:t>.087</w:t>
              </w:r>
              <w:r w:rsidRPr="00CA538B">
                <w:rPr>
                  <w:rFonts w:eastAsia="DengXian"/>
                  <w:vertAlign w:val="superscript"/>
                </w:rPr>
                <w:t>**</w:t>
              </w:r>
              <w:r w:rsidRPr="00CA538B">
                <w:rPr>
                  <w:color w:val="000000"/>
                </w:rPr>
                <w:t>(.031)</w:t>
              </w:r>
            </w:ins>
          </w:p>
        </w:tc>
        <w:tc>
          <w:tcPr>
            <w:tcW w:w="1710" w:type="dxa"/>
            <w:noWrap/>
            <w:vAlign w:val="center"/>
          </w:tcPr>
          <w:p w14:paraId="65881583" w14:textId="77777777" w:rsidR="008E1125" w:rsidRPr="00CA538B" w:rsidRDefault="008E1125" w:rsidP="005E69E8">
            <w:pPr>
              <w:widowControl w:val="0"/>
              <w:snapToGrid w:val="0"/>
              <w:jc w:val="right"/>
              <w:rPr>
                <w:ins w:id="7267" w:author="Haiyang Liu" w:date="2026-05-21T09:58:00Z" w16du:dateUtc="2026-05-21T02:58:00Z"/>
                <w:rFonts w:eastAsia="DengXian"/>
              </w:rPr>
            </w:pPr>
            <w:ins w:id="7268" w:author="Haiyang Liu" w:date="2026-05-21T09:58:00Z" w16du:dateUtc="2026-05-21T02:58:00Z">
              <w:r w:rsidRPr="00CA538B">
                <w:rPr>
                  <w:color w:val="000000"/>
                </w:rPr>
                <w:t>-.115(.148)</w:t>
              </w:r>
            </w:ins>
          </w:p>
        </w:tc>
      </w:tr>
      <w:tr w:rsidR="008E1125" w:rsidRPr="00CA538B" w14:paraId="1C0A98D9" w14:textId="77777777" w:rsidTr="005E69E8">
        <w:trPr>
          <w:trHeight w:val="308"/>
          <w:jc w:val="center"/>
          <w:ins w:id="7269" w:author="Haiyang Liu" w:date="2026-05-21T09:58:00Z"/>
        </w:trPr>
        <w:tc>
          <w:tcPr>
            <w:tcW w:w="4140" w:type="dxa"/>
            <w:vAlign w:val="center"/>
          </w:tcPr>
          <w:p w14:paraId="25907696" w14:textId="77777777" w:rsidR="008E1125" w:rsidRPr="00CA538B" w:rsidRDefault="008E1125" w:rsidP="005E69E8">
            <w:pPr>
              <w:widowControl w:val="0"/>
              <w:snapToGrid w:val="0"/>
              <w:rPr>
                <w:ins w:id="7270" w:author="Haiyang Liu" w:date="2026-05-21T09:58:00Z" w16du:dateUtc="2026-05-21T02:58:00Z"/>
                <w:color w:val="000000"/>
              </w:rPr>
            </w:pPr>
            <w:ins w:id="7271" w:author="Haiyang Liu" w:date="2026-05-21T09:58:00Z" w16du:dateUtc="2026-05-21T02:58:00Z">
              <w:r w:rsidRPr="00CA538B">
                <w:rPr>
                  <w:color w:val="000000"/>
                </w:rPr>
                <w:t>Newcomer external locus of control</w:t>
              </w:r>
            </w:ins>
          </w:p>
        </w:tc>
        <w:tc>
          <w:tcPr>
            <w:tcW w:w="1620" w:type="dxa"/>
            <w:noWrap/>
            <w:vAlign w:val="center"/>
          </w:tcPr>
          <w:p w14:paraId="32222D9D" w14:textId="77777777" w:rsidR="008E1125" w:rsidRPr="00CA538B" w:rsidRDefault="008E1125" w:rsidP="005E69E8">
            <w:pPr>
              <w:widowControl w:val="0"/>
              <w:snapToGrid w:val="0"/>
              <w:jc w:val="right"/>
              <w:rPr>
                <w:ins w:id="7272" w:author="Haiyang Liu" w:date="2026-05-21T09:58:00Z" w16du:dateUtc="2026-05-21T02:58:00Z"/>
                <w:rFonts w:eastAsia="DengXian"/>
              </w:rPr>
            </w:pPr>
            <w:ins w:id="7273" w:author="Haiyang Liu" w:date="2026-05-21T09:58:00Z" w16du:dateUtc="2026-05-21T02:58:00Z">
              <w:r w:rsidRPr="00CA538B">
                <w:rPr>
                  <w:color w:val="000000"/>
                </w:rPr>
                <w:t>.015(.039)</w:t>
              </w:r>
            </w:ins>
          </w:p>
        </w:tc>
        <w:tc>
          <w:tcPr>
            <w:tcW w:w="1620" w:type="dxa"/>
            <w:vAlign w:val="center"/>
          </w:tcPr>
          <w:p w14:paraId="643CA0B2" w14:textId="77777777" w:rsidR="008E1125" w:rsidRPr="00CA538B" w:rsidRDefault="008E1125" w:rsidP="005E69E8">
            <w:pPr>
              <w:widowControl w:val="0"/>
              <w:snapToGrid w:val="0"/>
              <w:jc w:val="right"/>
              <w:rPr>
                <w:ins w:id="7274" w:author="Haiyang Liu" w:date="2026-05-21T09:58:00Z" w16du:dateUtc="2026-05-21T02:58:00Z"/>
                <w:rFonts w:eastAsia="DengXian"/>
              </w:rPr>
            </w:pPr>
            <w:ins w:id="7275" w:author="Haiyang Liu" w:date="2026-05-21T09:58:00Z" w16du:dateUtc="2026-05-21T02:58:00Z">
              <w:r w:rsidRPr="00CA538B">
                <w:rPr>
                  <w:color w:val="000000"/>
                </w:rPr>
                <w:t>.086(.051)</w:t>
              </w:r>
            </w:ins>
          </w:p>
        </w:tc>
        <w:tc>
          <w:tcPr>
            <w:tcW w:w="1620" w:type="dxa"/>
            <w:noWrap/>
            <w:vAlign w:val="center"/>
          </w:tcPr>
          <w:p w14:paraId="04EDC381" w14:textId="77777777" w:rsidR="008E1125" w:rsidRPr="00CA538B" w:rsidRDefault="008E1125" w:rsidP="005E69E8">
            <w:pPr>
              <w:widowControl w:val="0"/>
              <w:snapToGrid w:val="0"/>
              <w:jc w:val="right"/>
              <w:rPr>
                <w:ins w:id="7276" w:author="Haiyang Liu" w:date="2026-05-21T09:58:00Z" w16du:dateUtc="2026-05-21T02:58:00Z"/>
                <w:rFonts w:eastAsia="DengXian"/>
              </w:rPr>
            </w:pPr>
            <w:ins w:id="7277" w:author="Haiyang Liu" w:date="2026-05-21T09:58:00Z" w16du:dateUtc="2026-05-21T02:58:00Z">
              <w:r w:rsidRPr="00CA538B">
                <w:rPr>
                  <w:color w:val="000000"/>
                </w:rPr>
                <w:t>.024(.019)</w:t>
              </w:r>
            </w:ins>
          </w:p>
        </w:tc>
        <w:tc>
          <w:tcPr>
            <w:tcW w:w="1710" w:type="dxa"/>
            <w:noWrap/>
            <w:vAlign w:val="center"/>
          </w:tcPr>
          <w:p w14:paraId="3071E27D" w14:textId="77777777" w:rsidR="008E1125" w:rsidRPr="00CA538B" w:rsidRDefault="008E1125" w:rsidP="005E69E8">
            <w:pPr>
              <w:widowControl w:val="0"/>
              <w:snapToGrid w:val="0"/>
              <w:jc w:val="right"/>
              <w:rPr>
                <w:ins w:id="7278" w:author="Haiyang Liu" w:date="2026-05-21T09:58:00Z" w16du:dateUtc="2026-05-21T02:58:00Z"/>
                <w:rFonts w:eastAsia="DengXian"/>
              </w:rPr>
            </w:pPr>
            <w:ins w:id="7279" w:author="Haiyang Liu" w:date="2026-05-21T09:58:00Z" w16du:dateUtc="2026-05-21T02:58:00Z">
              <w:r w:rsidRPr="00CA538B">
                <w:rPr>
                  <w:color w:val="000000"/>
                </w:rPr>
                <w:t>.072(.057)</w:t>
              </w:r>
            </w:ins>
          </w:p>
        </w:tc>
      </w:tr>
      <w:tr w:rsidR="008E1125" w:rsidRPr="00CA538B" w14:paraId="508C2134" w14:textId="77777777" w:rsidTr="005E69E8">
        <w:trPr>
          <w:trHeight w:val="308"/>
          <w:jc w:val="center"/>
          <w:ins w:id="7280" w:author="Haiyang Liu" w:date="2026-05-21T09:58:00Z"/>
        </w:trPr>
        <w:tc>
          <w:tcPr>
            <w:tcW w:w="4140" w:type="dxa"/>
            <w:vAlign w:val="center"/>
          </w:tcPr>
          <w:p w14:paraId="5D968297" w14:textId="77777777" w:rsidR="008E1125" w:rsidRPr="00CA538B" w:rsidRDefault="008E1125" w:rsidP="005E69E8">
            <w:pPr>
              <w:widowControl w:val="0"/>
              <w:snapToGrid w:val="0"/>
              <w:rPr>
                <w:ins w:id="7281" w:author="Haiyang Liu" w:date="2026-05-21T09:58:00Z" w16du:dateUtc="2026-05-21T02:58:00Z"/>
                <w:color w:val="000000"/>
              </w:rPr>
            </w:pPr>
            <w:ins w:id="7282" w:author="Haiyang Liu" w:date="2026-05-21T09:58:00Z" w16du:dateUtc="2026-05-21T02:58:00Z">
              <w:r w:rsidRPr="00CA538B">
                <w:rPr>
                  <w:color w:val="000000"/>
                </w:rPr>
                <w:t>Team error management culture × newcomer external locus of control</w:t>
              </w:r>
            </w:ins>
          </w:p>
        </w:tc>
        <w:tc>
          <w:tcPr>
            <w:tcW w:w="1620" w:type="dxa"/>
            <w:noWrap/>
            <w:vAlign w:val="center"/>
          </w:tcPr>
          <w:p w14:paraId="721CB8D0" w14:textId="77777777" w:rsidR="008E1125" w:rsidRPr="00CA538B" w:rsidRDefault="008E1125" w:rsidP="005E69E8">
            <w:pPr>
              <w:widowControl w:val="0"/>
              <w:snapToGrid w:val="0"/>
              <w:jc w:val="right"/>
              <w:rPr>
                <w:ins w:id="7283" w:author="Haiyang Liu" w:date="2026-05-21T09:58:00Z" w16du:dateUtc="2026-05-21T02:58:00Z"/>
                <w:rFonts w:eastAsia="DengXian"/>
              </w:rPr>
            </w:pPr>
            <w:ins w:id="7284" w:author="Haiyang Liu" w:date="2026-05-21T09:58:00Z" w16du:dateUtc="2026-05-21T02:58:00Z">
              <w:r w:rsidRPr="00CA538B">
                <w:rPr>
                  <w:color w:val="000000"/>
                </w:rPr>
                <w:t>.018(.05</w:t>
              </w:r>
              <w:r>
                <w:rPr>
                  <w:color w:val="000000"/>
                </w:rPr>
                <w:t>0</w:t>
              </w:r>
              <w:r w:rsidRPr="00CA538B">
                <w:rPr>
                  <w:color w:val="000000"/>
                </w:rPr>
                <w:t>)</w:t>
              </w:r>
            </w:ins>
          </w:p>
        </w:tc>
        <w:tc>
          <w:tcPr>
            <w:tcW w:w="1620" w:type="dxa"/>
            <w:vAlign w:val="center"/>
          </w:tcPr>
          <w:p w14:paraId="52EAFB39" w14:textId="77777777" w:rsidR="008E1125" w:rsidRPr="00CA538B" w:rsidRDefault="008E1125" w:rsidP="005E69E8">
            <w:pPr>
              <w:widowControl w:val="0"/>
              <w:snapToGrid w:val="0"/>
              <w:jc w:val="right"/>
              <w:rPr>
                <w:ins w:id="7285" w:author="Haiyang Liu" w:date="2026-05-21T09:58:00Z" w16du:dateUtc="2026-05-21T02:58:00Z"/>
                <w:rFonts w:eastAsia="DengXian"/>
              </w:rPr>
            </w:pPr>
            <w:ins w:id="7286" w:author="Haiyang Liu" w:date="2026-05-21T09:58:00Z" w16du:dateUtc="2026-05-21T02:58:00Z">
              <w:r w:rsidRPr="00CA538B">
                <w:rPr>
                  <w:color w:val="000000"/>
                </w:rPr>
                <w:t>.175</w:t>
              </w:r>
              <w:r w:rsidRPr="00CA538B">
                <w:rPr>
                  <w:rFonts w:eastAsia="DengXian"/>
                  <w:vertAlign w:val="superscript"/>
                </w:rPr>
                <w:t>**</w:t>
              </w:r>
              <w:r w:rsidRPr="00CA538B">
                <w:rPr>
                  <w:color w:val="000000"/>
                </w:rPr>
                <w:t>(.066)</w:t>
              </w:r>
            </w:ins>
          </w:p>
        </w:tc>
        <w:tc>
          <w:tcPr>
            <w:tcW w:w="1620" w:type="dxa"/>
            <w:noWrap/>
            <w:vAlign w:val="center"/>
          </w:tcPr>
          <w:p w14:paraId="1BB496B2" w14:textId="77777777" w:rsidR="008E1125" w:rsidRPr="00CA538B" w:rsidRDefault="008E1125" w:rsidP="005E69E8">
            <w:pPr>
              <w:widowControl w:val="0"/>
              <w:snapToGrid w:val="0"/>
              <w:jc w:val="right"/>
              <w:rPr>
                <w:ins w:id="7287" w:author="Haiyang Liu" w:date="2026-05-21T09:58:00Z" w16du:dateUtc="2026-05-21T02:58:00Z"/>
                <w:rFonts w:eastAsia="DengXian"/>
              </w:rPr>
            </w:pPr>
            <w:ins w:id="7288" w:author="Haiyang Liu" w:date="2026-05-21T09:58:00Z" w16du:dateUtc="2026-05-21T02:58:00Z">
              <w:r w:rsidRPr="00CA538B">
                <w:rPr>
                  <w:color w:val="000000"/>
                </w:rPr>
                <w:t>.07</w:t>
              </w:r>
              <w:r>
                <w:rPr>
                  <w:color w:val="000000"/>
                </w:rPr>
                <w:t>0</w:t>
              </w:r>
              <w:r w:rsidRPr="00CA538B">
                <w:rPr>
                  <w:rFonts w:eastAsia="DengXian"/>
                  <w:vertAlign w:val="superscript"/>
                </w:rPr>
                <w:t>**</w:t>
              </w:r>
              <w:r w:rsidRPr="00CA538B">
                <w:rPr>
                  <w:color w:val="000000"/>
                </w:rPr>
                <w:t>(.025)</w:t>
              </w:r>
            </w:ins>
          </w:p>
        </w:tc>
        <w:tc>
          <w:tcPr>
            <w:tcW w:w="1710" w:type="dxa"/>
            <w:noWrap/>
            <w:vAlign w:val="center"/>
          </w:tcPr>
          <w:p w14:paraId="7A05EE19" w14:textId="77777777" w:rsidR="008E1125" w:rsidRPr="00CA538B" w:rsidRDefault="008E1125" w:rsidP="005E69E8">
            <w:pPr>
              <w:widowControl w:val="0"/>
              <w:snapToGrid w:val="0"/>
              <w:jc w:val="right"/>
              <w:rPr>
                <w:ins w:id="7289" w:author="Haiyang Liu" w:date="2026-05-21T09:58:00Z" w16du:dateUtc="2026-05-21T02:58:00Z"/>
                <w:rFonts w:eastAsia="DengXian"/>
              </w:rPr>
            </w:pPr>
            <w:ins w:id="7290" w:author="Haiyang Liu" w:date="2026-05-21T09:58:00Z" w16du:dateUtc="2026-05-21T02:58:00Z">
              <w:r w:rsidRPr="00CA538B">
                <w:rPr>
                  <w:color w:val="000000"/>
                </w:rPr>
                <w:t>.088(.101)</w:t>
              </w:r>
            </w:ins>
          </w:p>
        </w:tc>
      </w:tr>
      <w:tr w:rsidR="008E1125" w:rsidRPr="00CA538B" w14:paraId="3E69A5E3" w14:textId="77777777" w:rsidTr="005E69E8">
        <w:trPr>
          <w:trHeight w:val="308"/>
          <w:jc w:val="center"/>
          <w:ins w:id="7291" w:author="Haiyang Liu" w:date="2026-05-21T09:58:00Z"/>
        </w:trPr>
        <w:tc>
          <w:tcPr>
            <w:tcW w:w="4140" w:type="dxa"/>
            <w:vAlign w:val="center"/>
          </w:tcPr>
          <w:p w14:paraId="2AE2A5ED" w14:textId="77777777" w:rsidR="008E1125" w:rsidRPr="00CA538B" w:rsidRDefault="008E1125" w:rsidP="005E69E8">
            <w:pPr>
              <w:widowControl w:val="0"/>
              <w:snapToGrid w:val="0"/>
              <w:rPr>
                <w:ins w:id="7292" w:author="Haiyang Liu" w:date="2026-05-21T09:58:00Z" w16du:dateUtc="2026-05-21T02:58:00Z"/>
                <w:color w:val="000000"/>
              </w:rPr>
            </w:pPr>
            <w:ins w:id="7293" w:author="Haiyang Liu" w:date="2026-05-21T09:58:00Z" w16du:dateUtc="2026-05-21T02:58:00Z">
              <w:r w:rsidRPr="00CA538B">
                <w:rPr>
                  <w:color w:val="000000"/>
                </w:rPr>
                <w:t>Team error aversion culture × newcomer external locus of control</w:t>
              </w:r>
            </w:ins>
          </w:p>
        </w:tc>
        <w:tc>
          <w:tcPr>
            <w:tcW w:w="1620" w:type="dxa"/>
            <w:noWrap/>
            <w:vAlign w:val="center"/>
          </w:tcPr>
          <w:p w14:paraId="54044D5D" w14:textId="77777777" w:rsidR="008E1125" w:rsidRPr="00CA538B" w:rsidRDefault="008E1125" w:rsidP="005E69E8">
            <w:pPr>
              <w:widowControl w:val="0"/>
              <w:snapToGrid w:val="0"/>
              <w:jc w:val="right"/>
              <w:rPr>
                <w:ins w:id="7294" w:author="Haiyang Liu" w:date="2026-05-21T09:58:00Z" w16du:dateUtc="2026-05-21T02:58:00Z"/>
                <w:rFonts w:eastAsia="DengXian"/>
              </w:rPr>
            </w:pPr>
            <w:ins w:id="7295" w:author="Haiyang Liu" w:date="2026-05-21T09:58:00Z" w16du:dateUtc="2026-05-21T02:58:00Z">
              <w:r w:rsidRPr="00CA538B">
                <w:rPr>
                  <w:color w:val="000000"/>
                </w:rPr>
                <w:t>-.041(.04</w:t>
              </w:r>
              <w:r>
                <w:rPr>
                  <w:color w:val="000000"/>
                </w:rPr>
                <w:t>0</w:t>
              </w:r>
              <w:r w:rsidRPr="00CA538B">
                <w:rPr>
                  <w:color w:val="000000"/>
                </w:rPr>
                <w:t>)</w:t>
              </w:r>
            </w:ins>
          </w:p>
        </w:tc>
        <w:tc>
          <w:tcPr>
            <w:tcW w:w="1620" w:type="dxa"/>
            <w:vAlign w:val="center"/>
          </w:tcPr>
          <w:p w14:paraId="4418C193" w14:textId="77777777" w:rsidR="008E1125" w:rsidRPr="00CA538B" w:rsidRDefault="008E1125" w:rsidP="005E69E8">
            <w:pPr>
              <w:widowControl w:val="0"/>
              <w:snapToGrid w:val="0"/>
              <w:jc w:val="right"/>
              <w:rPr>
                <w:ins w:id="7296" w:author="Haiyang Liu" w:date="2026-05-21T09:58:00Z" w16du:dateUtc="2026-05-21T02:58:00Z"/>
                <w:rFonts w:eastAsia="DengXian"/>
              </w:rPr>
            </w:pPr>
            <w:ins w:id="7297" w:author="Haiyang Liu" w:date="2026-05-21T09:58:00Z" w16du:dateUtc="2026-05-21T02:58:00Z">
              <w:r w:rsidRPr="00CA538B">
                <w:rPr>
                  <w:color w:val="000000"/>
                </w:rPr>
                <w:t>-.06</w:t>
              </w:r>
              <w:r>
                <w:rPr>
                  <w:color w:val="000000"/>
                </w:rPr>
                <w:t>0</w:t>
              </w:r>
              <w:r w:rsidRPr="00CA538B">
                <w:rPr>
                  <w:color w:val="000000"/>
                </w:rPr>
                <w:t>(.053)</w:t>
              </w:r>
            </w:ins>
          </w:p>
        </w:tc>
        <w:tc>
          <w:tcPr>
            <w:tcW w:w="1620" w:type="dxa"/>
            <w:noWrap/>
            <w:vAlign w:val="center"/>
          </w:tcPr>
          <w:p w14:paraId="04C7079D" w14:textId="77777777" w:rsidR="008E1125" w:rsidRPr="00CA538B" w:rsidRDefault="008E1125" w:rsidP="005E69E8">
            <w:pPr>
              <w:widowControl w:val="0"/>
              <w:snapToGrid w:val="0"/>
              <w:jc w:val="right"/>
              <w:rPr>
                <w:ins w:id="7298" w:author="Haiyang Liu" w:date="2026-05-21T09:58:00Z" w16du:dateUtc="2026-05-21T02:58:00Z"/>
                <w:rFonts w:eastAsia="DengXian"/>
              </w:rPr>
            </w:pPr>
            <w:ins w:id="7299" w:author="Haiyang Liu" w:date="2026-05-21T09:58:00Z" w16du:dateUtc="2026-05-21T02:58:00Z">
              <w:r w:rsidRPr="00CA538B">
                <w:rPr>
                  <w:color w:val="000000"/>
                </w:rPr>
                <w:t>-.021(.02</w:t>
              </w:r>
              <w:r>
                <w:rPr>
                  <w:color w:val="000000"/>
                </w:rPr>
                <w:t>0</w:t>
              </w:r>
              <w:r w:rsidRPr="00CA538B">
                <w:rPr>
                  <w:color w:val="000000"/>
                </w:rPr>
                <w:t>)</w:t>
              </w:r>
            </w:ins>
          </w:p>
        </w:tc>
        <w:tc>
          <w:tcPr>
            <w:tcW w:w="1710" w:type="dxa"/>
            <w:noWrap/>
            <w:vAlign w:val="center"/>
          </w:tcPr>
          <w:p w14:paraId="627BB207" w14:textId="77777777" w:rsidR="008E1125" w:rsidRPr="00CA538B" w:rsidRDefault="008E1125" w:rsidP="005E69E8">
            <w:pPr>
              <w:widowControl w:val="0"/>
              <w:snapToGrid w:val="0"/>
              <w:jc w:val="right"/>
              <w:rPr>
                <w:ins w:id="7300" w:author="Haiyang Liu" w:date="2026-05-21T09:58:00Z" w16du:dateUtc="2026-05-21T02:58:00Z"/>
                <w:rFonts w:eastAsia="DengXian"/>
              </w:rPr>
            </w:pPr>
            <w:ins w:id="7301" w:author="Haiyang Liu" w:date="2026-05-21T09:58:00Z" w16du:dateUtc="2026-05-21T02:58:00Z">
              <w:r w:rsidRPr="00CA538B">
                <w:rPr>
                  <w:color w:val="000000"/>
                </w:rPr>
                <w:t>-.04</w:t>
              </w:r>
              <w:r>
                <w:rPr>
                  <w:color w:val="000000"/>
                </w:rPr>
                <w:t>0</w:t>
              </w:r>
              <w:r w:rsidRPr="00CA538B">
                <w:rPr>
                  <w:color w:val="000000"/>
                </w:rPr>
                <w:t>(.054)</w:t>
              </w:r>
            </w:ins>
          </w:p>
        </w:tc>
      </w:tr>
      <w:tr w:rsidR="008E1125" w:rsidRPr="00CA538B" w14:paraId="209F2E26" w14:textId="77777777" w:rsidTr="005E69E8">
        <w:trPr>
          <w:trHeight w:val="308"/>
          <w:jc w:val="center"/>
          <w:ins w:id="7302" w:author="Haiyang Liu" w:date="2026-05-21T09:58:00Z"/>
        </w:trPr>
        <w:tc>
          <w:tcPr>
            <w:tcW w:w="4140" w:type="dxa"/>
            <w:vAlign w:val="center"/>
          </w:tcPr>
          <w:p w14:paraId="760DCC27" w14:textId="77777777" w:rsidR="008E1125" w:rsidRPr="00CA538B" w:rsidRDefault="008E1125" w:rsidP="005E69E8">
            <w:pPr>
              <w:widowControl w:val="0"/>
              <w:snapToGrid w:val="0"/>
              <w:rPr>
                <w:ins w:id="7303" w:author="Haiyang Liu" w:date="2026-05-21T09:58:00Z" w16du:dateUtc="2026-05-21T02:58:00Z"/>
                <w:color w:val="000000"/>
              </w:rPr>
            </w:pPr>
          </w:p>
        </w:tc>
        <w:tc>
          <w:tcPr>
            <w:tcW w:w="1620" w:type="dxa"/>
            <w:noWrap/>
            <w:vAlign w:val="center"/>
          </w:tcPr>
          <w:p w14:paraId="0A5DFA71" w14:textId="77777777" w:rsidR="008E1125" w:rsidRPr="00CA538B" w:rsidRDefault="008E1125" w:rsidP="005E69E8">
            <w:pPr>
              <w:widowControl w:val="0"/>
              <w:snapToGrid w:val="0"/>
              <w:jc w:val="right"/>
              <w:rPr>
                <w:ins w:id="7304" w:author="Haiyang Liu" w:date="2026-05-21T09:58:00Z" w16du:dateUtc="2026-05-21T02:58:00Z"/>
                <w:rFonts w:eastAsia="DengXian"/>
              </w:rPr>
            </w:pPr>
          </w:p>
        </w:tc>
        <w:tc>
          <w:tcPr>
            <w:tcW w:w="1620" w:type="dxa"/>
            <w:vAlign w:val="center"/>
          </w:tcPr>
          <w:p w14:paraId="525D87B5" w14:textId="77777777" w:rsidR="008E1125" w:rsidRPr="00CA538B" w:rsidRDefault="008E1125" w:rsidP="005E69E8">
            <w:pPr>
              <w:widowControl w:val="0"/>
              <w:snapToGrid w:val="0"/>
              <w:jc w:val="right"/>
              <w:rPr>
                <w:ins w:id="7305" w:author="Haiyang Liu" w:date="2026-05-21T09:58:00Z" w16du:dateUtc="2026-05-21T02:58:00Z"/>
                <w:rFonts w:eastAsia="DengXian"/>
              </w:rPr>
            </w:pPr>
          </w:p>
        </w:tc>
        <w:tc>
          <w:tcPr>
            <w:tcW w:w="1620" w:type="dxa"/>
            <w:noWrap/>
            <w:vAlign w:val="center"/>
          </w:tcPr>
          <w:p w14:paraId="692C0F9B" w14:textId="77777777" w:rsidR="008E1125" w:rsidRPr="00CA538B" w:rsidRDefault="008E1125" w:rsidP="005E69E8">
            <w:pPr>
              <w:widowControl w:val="0"/>
              <w:snapToGrid w:val="0"/>
              <w:jc w:val="right"/>
              <w:rPr>
                <w:ins w:id="7306" w:author="Haiyang Liu" w:date="2026-05-21T09:58:00Z" w16du:dateUtc="2026-05-21T02:58:00Z"/>
                <w:rFonts w:eastAsia="DengXian"/>
              </w:rPr>
            </w:pPr>
          </w:p>
        </w:tc>
        <w:tc>
          <w:tcPr>
            <w:tcW w:w="1710" w:type="dxa"/>
            <w:noWrap/>
            <w:vAlign w:val="center"/>
          </w:tcPr>
          <w:p w14:paraId="5A5F99E1" w14:textId="77777777" w:rsidR="008E1125" w:rsidRPr="00CA538B" w:rsidRDefault="008E1125" w:rsidP="005E69E8">
            <w:pPr>
              <w:widowControl w:val="0"/>
              <w:snapToGrid w:val="0"/>
              <w:jc w:val="right"/>
              <w:rPr>
                <w:ins w:id="7307" w:author="Haiyang Liu" w:date="2026-05-21T09:58:00Z" w16du:dateUtc="2026-05-21T02:58:00Z"/>
                <w:rFonts w:eastAsia="DengXian"/>
              </w:rPr>
            </w:pPr>
          </w:p>
        </w:tc>
      </w:tr>
      <w:tr w:rsidR="008E1125" w:rsidRPr="00CA538B" w14:paraId="34C9DC4D" w14:textId="77777777" w:rsidTr="005E69E8">
        <w:trPr>
          <w:trHeight w:val="308"/>
          <w:jc w:val="center"/>
          <w:ins w:id="7308" w:author="Haiyang Liu" w:date="2026-05-21T09:58:00Z"/>
        </w:trPr>
        <w:tc>
          <w:tcPr>
            <w:tcW w:w="4140" w:type="dxa"/>
            <w:vAlign w:val="center"/>
          </w:tcPr>
          <w:p w14:paraId="15BA2061" w14:textId="77777777" w:rsidR="008E1125" w:rsidRPr="00CA538B" w:rsidRDefault="008E1125" w:rsidP="005E69E8">
            <w:pPr>
              <w:widowControl w:val="0"/>
              <w:snapToGrid w:val="0"/>
              <w:rPr>
                <w:ins w:id="7309" w:author="Haiyang Liu" w:date="2026-05-21T09:58:00Z" w16du:dateUtc="2026-05-21T02:58:00Z"/>
                <w:color w:val="000000"/>
              </w:rPr>
            </w:pPr>
            <w:ins w:id="7310" w:author="Haiyang Liu" w:date="2026-05-21T09:58:00Z" w16du:dateUtc="2026-05-21T02:58:00Z">
              <w:r w:rsidRPr="00CA538B">
                <w:rPr>
                  <w:b/>
                  <w:bCs/>
                  <w:color w:val="000000"/>
                </w:rPr>
                <w:t>Dynamic mediators</w:t>
              </w:r>
            </w:ins>
          </w:p>
        </w:tc>
        <w:tc>
          <w:tcPr>
            <w:tcW w:w="1620" w:type="dxa"/>
            <w:noWrap/>
            <w:vAlign w:val="center"/>
          </w:tcPr>
          <w:p w14:paraId="2078E209" w14:textId="77777777" w:rsidR="008E1125" w:rsidRPr="00CA538B" w:rsidRDefault="008E1125" w:rsidP="005E69E8">
            <w:pPr>
              <w:widowControl w:val="0"/>
              <w:snapToGrid w:val="0"/>
              <w:jc w:val="right"/>
              <w:rPr>
                <w:ins w:id="7311" w:author="Haiyang Liu" w:date="2026-05-21T09:58:00Z" w16du:dateUtc="2026-05-21T02:58:00Z"/>
                <w:rFonts w:eastAsia="DengXian"/>
              </w:rPr>
            </w:pPr>
          </w:p>
        </w:tc>
        <w:tc>
          <w:tcPr>
            <w:tcW w:w="1620" w:type="dxa"/>
            <w:vAlign w:val="center"/>
          </w:tcPr>
          <w:p w14:paraId="588440F8" w14:textId="77777777" w:rsidR="008E1125" w:rsidRPr="00CA538B" w:rsidRDefault="008E1125" w:rsidP="005E69E8">
            <w:pPr>
              <w:widowControl w:val="0"/>
              <w:snapToGrid w:val="0"/>
              <w:jc w:val="right"/>
              <w:rPr>
                <w:ins w:id="7312" w:author="Haiyang Liu" w:date="2026-05-21T09:58:00Z" w16du:dateUtc="2026-05-21T02:58:00Z"/>
                <w:rFonts w:eastAsia="DengXian"/>
              </w:rPr>
            </w:pPr>
          </w:p>
        </w:tc>
        <w:tc>
          <w:tcPr>
            <w:tcW w:w="1620" w:type="dxa"/>
            <w:noWrap/>
            <w:vAlign w:val="center"/>
          </w:tcPr>
          <w:p w14:paraId="64BD51CB" w14:textId="77777777" w:rsidR="008E1125" w:rsidRPr="00CA538B" w:rsidRDefault="008E1125" w:rsidP="005E69E8">
            <w:pPr>
              <w:widowControl w:val="0"/>
              <w:snapToGrid w:val="0"/>
              <w:jc w:val="right"/>
              <w:rPr>
                <w:ins w:id="7313" w:author="Haiyang Liu" w:date="2026-05-21T09:58:00Z" w16du:dateUtc="2026-05-21T02:58:00Z"/>
                <w:rFonts w:eastAsia="DengXian"/>
              </w:rPr>
            </w:pPr>
          </w:p>
        </w:tc>
        <w:tc>
          <w:tcPr>
            <w:tcW w:w="1710" w:type="dxa"/>
            <w:noWrap/>
            <w:vAlign w:val="center"/>
          </w:tcPr>
          <w:p w14:paraId="4DF7C192" w14:textId="77777777" w:rsidR="008E1125" w:rsidRPr="00CA538B" w:rsidRDefault="008E1125" w:rsidP="005E69E8">
            <w:pPr>
              <w:widowControl w:val="0"/>
              <w:snapToGrid w:val="0"/>
              <w:jc w:val="right"/>
              <w:rPr>
                <w:ins w:id="7314" w:author="Haiyang Liu" w:date="2026-05-21T09:58:00Z" w16du:dateUtc="2026-05-21T02:58:00Z"/>
                <w:rFonts w:eastAsia="DengXian"/>
              </w:rPr>
            </w:pPr>
          </w:p>
        </w:tc>
      </w:tr>
      <w:tr w:rsidR="008E1125" w:rsidRPr="00CA538B" w14:paraId="249D3668" w14:textId="77777777" w:rsidTr="005E69E8">
        <w:trPr>
          <w:trHeight w:val="308"/>
          <w:jc w:val="center"/>
          <w:ins w:id="7315" w:author="Haiyang Liu" w:date="2026-05-21T09:58:00Z"/>
        </w:trPr>
        <w:tc>
          <w:tcPr>
            <w:tcW w:w="4140" w:type="dxa"/>
            <w:vAlign w:val="center"/>
          </w:tcPr>
          <w:p w14:paraId="3F153CC8" w14:textId="77777777" w:rsidR="008E1125" w:rsidRPr="00CA538B" w:rsidRDefault="008E1125" w:rsidP="005E69E8">
            <w:pPr>
              <w:widowControl w:val="0"/>
              <w:snapToGrid w:val="0"/>
              <w:rPr>
                <w:ins w:id="7316" w:author="Haiyang Liu" w:date="2026-05-21T09:58:00Z" w16du:dateUtc="2026-05-21T02:58:00Z"/>
                <w:color w:val="000000"/>
              </w:rPr>
            </w:pPr>
            <w:ins w:id="7317" w:author="Haiyang Liu" w:date="2026-05-21T09:58:00Z" w16du:dateUtc="2026-05-21T02:58:00Z">
              <w:r w:rsidRPr="00CA538B">
                <w:rPr>
                  <w:rFonts w:eastAsia="DengXian"/>
                </w:rPr>
                <w:t>Intercept (</w:t>
              </w:r>
              <w:r w:rsidRPr="00CA538B">
                <w:rPr>
                  <w:rFonts w:eastAsia="DengXian"/>
                  <w:i/>
                  <w:iCs/>
                </w:rPr>
                <w:t>i</w:t>
              </w:r>
              <w:r w:rsidRPr="00CA538B">
                <w:rPr>
                  <w:rFonts w:eastAsia="DengXian"/>
                </w:rPr>
                <w:t>)</w:t>
              </w:r>
            </w:ins>
          </w:p>
        </w:tc>
        <w:tc>
          <w:tcPr>
            <w:tcW w:w="1620" w:type="dxa"/>
            <w:noWrap/>
            <w:vAlign w:val="center"/>
          </w:tcPr>
          <w:p w14:paraId="2CC99116" w14:textId="77777777" w:rsidR="008E1125" w:rsidRPr="00CA538B" w:rsidRDefault="008E1125" w:rsidP="005E69E8">
            <w:pPr>
              <w:widowControl w:val="0"/>
              <w:snapToGrid w:val="0"/>
              <w:jc w:val="right"/>
              <w:rPr>
                <w:ins w:id="7318" w:author="Haiyang Liu" w:date="2026-05-21T09:58:00Z" w16du:dateUtc="2026-05-21T02:58:00Z"/>
                <w:rFonts w:eastAsia="DengXian"/>
              </w:rPr>
            </w:pPr>
          </w:p>
        </w:tc>
        <w:tc>
          <w:tcPr>
            <w:tcW w:w="1620" w:type="dxa"/>
            <w:vAlign w:val="center"/>
          </w:tcPr>
          <w:p w14:paraId="4BCFB6F5" w14:textId="77777777" w:rsidR="008E1125" w:rsidRPr="00CA538B" w:rsidRDefault="008E1125" w:rsidP="005E69E8">
            <w:pPr>
              <w:widowControl w:val="0"/>
              <w:snapToGrid w:val="0"/>
              <w:jc w:val="right"/>
              <w:rPr>
                <w:ins w:id="7319" w:author="Haiyang Liu" w:date="2026-05-21T09:58:00Z" w16du:dateUtc="2026-05-21T02:58:00Z"/>
                <w:rFonts w:eastAsia="DengXian"/>
              </w:rPr>
            </w:pPr>
          </w:p>
        </w:tc>
        <w:tc>
          <w:tcPr>
            <w:tcW w:w="1620" w:type="dxa"/>
            <w:noWrap/>
            <w:vAlign w:val="center"/>
          </w:tcPr>
          <w:p w14:paraId="7AAAB728" w14:textId="77777777" w:rsidR="008E1125" w:rsidRPr="00CA538B" w:rsidRDefault="008E1125" w:rsidP="005E69E8">
            <w:pPr>
              <w:widowControl w:val="0"/>
              <w:snapToGrid w:val="0"/>
              <w:jc w:val="right"/>
              <w:rPr>
                <w:ins w:id="7320" w:author="Haiyang Liu" w:date="2026-05-21T09:58:00Z" w16du:dateUtc="2026-05-21T02:58:00Z"/>
                <w:rFonts w:eastAsia="DengXian"/>
              </w:rPr>
            </w:pPr>
          </w:p>
        </w:tc>
        <w:tc>
          <w:tcPr>
            <w:tcW w:w="1710" w:type="dxa"/>
            <w:noWrap/>
            <w:vAlign w:val="center"/>
          </w:tcPr>
          <w:p w14:paraId="024177CA" w14:textId="77777777" w:rsidR="008E1125" w:rsidRPr="00CA538B" w:rsidRDefault="008E1125" w:rsidP="005E69E8">
            <w:pPr>
              <w:widowControl w:val="0"/>
              <w:snapToGrid w:val="0"/>
              <w:jc w:val="right"/>
              <w:rPr>
                <w:ins w:id="7321" w:author="Haiyang Liu" w:date="2026-05-21T09:58:00Z" w16du:dateUtc="2026-05-21T02:58:00Z"/>
                <w:rFonts w:eastAsia="DengXian"/>
              </w:rPr>
            </w:pPr>
            <w:ins w:id="7322" w:author="Haiyang Liu" w:date="2026-05-21T09:58:00Z" w16du:dateUtc="2026-05-21T02:58:00Z">
              <w:r w:rsidRPr="00CA538B">
                <w:rPr>
                  <w:color w:val="000000"/>
                </w:rPr>
                <w:t>-.556</w:t>
              </w:r>
              <w:r w:rsidRPr="00CA538B">
                <w:rPr>
                  <w:rFonts w:eastAsia="DengXian"/>
                  <w:vertAlign w:val="superscript"/>
                </w:rPr>
                <w:t>***</w:t>
              </w:r>
              <w:r w:rsidRPr="00CA538B">
                <w:rPr>
                  <w:color w:val="000000"/>
                </w:rPr>
                <w:t>(.12</w:t>
              </w:r>
              <w:r>
                <w:rPr>
                  <w:color w:val="000000"/>
                </w:rPr>
                <w:t>0</w:t>
              </w:r>
              <w:r w:rsidRPr="00CA538B">
                <w:rPr>
                  <w:color w:val="000000"/>
                </w:rPr>
                <w:t>)</w:t>
              </w:r>
            </w:ins>
          </w:p>
        </w:tc>
      </w:tr>
      <w:tr w:rsidR="008E1125" w:rsidRPr="00CA538B" w14:paraId="063FA458" w14:textId="77777777" w:rsidTr="005E69E8">
        <w:trPr>
          <w:trHeight w:val="308"/>
          <w:jc w:val="center"/>
          <w:ins w:id="7323" w:author="Haiyang Liu" w:date="2026-05-21T09:58:00Z"/>
        </w:trPr>
        <w:tc>
          <w:tcPr>
            <w:tcW w:w="4140" w:type="dxa"/>
            <w:vAlign w:val="center"/>
          </w:tcPr>
          <w:p w14:paraId="3E3D0C33" w14:textId="77777777" w:rsidR="008E1125" w:rsidRPr="00CA538B" w:rsidDel="00123298" w:rsidRDefault="008E1125" w:rsidP="005E69E8">
            <w:pPr>
              <w:widowControl w:val="0"/>
              <w:snapToGrid w:val="0"/>
              <w:rPr>
                <w:ins w:id="7324" w:author="Haiyang Liu" w:date="2026-05-21T09:58:00Z" w16du:dateUtc="2026-05-21T02:58:00Z"/>
                <w:rFonts w:eastAsia="DengXian"/>
              </w:rPr>
            </w:pPr>
            <w:ins w:id="7325" w:author="Haiyang Liu" w:date="2026-05-21T09:58:00Z" w16du:dateUtc="2026-05-21T02:58:00Z">
              <w:r w:rsidRPr="00CA538B">
                <w:rPr>
                  <w:rFonts w:eastAsia="DengXian"/>
                </w:rPr>
                <w:t>Linear term (</w:t>
              </w:r>
              <w:r w:rsidRPr="00CA538B">
                <w:rPr>
                  <w:rFonts w:eastAsia="DengXian"/>
                  <w:i/>
                  <w:iCs/>
                </w:rPr>
                <w:t>s</w:t>
              </w:r>
              <w:r w:rsidRPr="00CA538B">
                <w:rPr>
                  <w:rFonts w:eastAsia="DengXian"/>
                </w:rPr>
                <w:t>)</w:t>
              </w:r>
            </w:ins>
          </w:p>
        </w:tc>
        <w:tc>
          <w:tcPr>
            <w:tcW w:w="1620" w:type="dxa"/>
            <w:noWrap/>
            <w:vAlign w:val="center"/>
          </w:tcPr>
          <w:p w14:paraId="4709D7E5" w14:textId="77777777" w:rsidR="008E1125" w:rsidRPr="00CA538B" w:rsidRDefault="008E1125" w:rsidP="005E69E8">
            <w:pPr>
              <w:widowControl w:val="0"/>
              <w:snapToGrid w:val="0"/>
              <w:jc w:val="right"/>
              <w:rPr>
                <w:ins w:id="7326" w:author="Haiyang Liu" w:date="2026-05-21T09:58:00Z" w16du:dateUtc="2026-05-21T02:58:00Z"/>
                <w:rFonts w:eastAsia="DengXian"/>
              </w:rPr>
            </w:pPr>
          </w:p>
        </w:tc>
        <w:tc>
          <w:tcPr>
            <w:tcW w:w="1620" w:type="dxa"/>
            <w:vAlign w:val="center"/>
          </w:tcPr>
          <w:p w14:paraId="5FAC3E16" w14:textId="77777777" w:rsidR="008E1125" w:rsidRPr="00CA538B" w:rsidRDefault="008E1125" w:rsidP="005E69E8">
            <w:pPr>
              <w:widowControl w:val="0"/>
              <w:snapToGrid w:val="0"/>
              <w:jc w:val="right"/>
              <w:rPr>
                <w:ins w:id="7327" w:author="Haiyang Liu" w:date="2026-05-21T09:58:00Z" w16du:dateUtc="2026-05-21T02:58:00Z"/>
                <w:rFonts w:eastAsia="DengXian"/>
              </w:rPr>
            </w:pPr>
          </w:p>
        </w:tc>
        <w:tc>
          <w:tcPr>
            <w:tcW w:w="1620" w:type="dxa"/>
            <w:noWrap/>
            <w:vAlign w:val="center"/>
          </w:tcPr>
          <w:p w14:paraId="6DD6C049" w14:textId="77777777" w:rsidR="008E1125" w:rsidRPr="00CA538B" w:rsidRDefault="008E1125" w:rsidP="005E69E8">
            <w:pPr>
              <w:widowControl w:val="0"/>
              <w:snapToGrid w:val="0"/>
              <w:jc w:val="right"/>
              <w:rPr>
                <w:ins w:id="7328" w:author="Haiyang Liu" w:date="2026-05-21T09:58:00Z" w16du:dateUtc="2026-05-21T02:58:00Z"/>
                <w:rFonts w:eastAsia="DengXian"/>
              </w:rPr>
            </w:pPr>
          </w:p>
        </w:tc>
        <w:tc>
          <w:tcPr>
            <w:tcW w:w="1710" w:type="dxa"/>
            <w:noWrap/>
            <w:vAlign w:val="center"/>
          </w:tcPr>
          <w:p w14:paraId="629B98BE" w14:textId="77777777" w:rsidR="008E1125" w:rsidRPr="00CA538B" w:rsidRDefault="008E1125" w:rsidP="005E69E8">
            <w:pPr>
              <w:widowControl w:val="0"/>
              <w:snapToGrid w:val="0"/>
              <w:jc w:val="right"/>
              <w:rPr>
                <w:ins w:id="7329" w:author="Haiyang Liu" w:date="2026-05-21T09:58:00Z" w16du:dateUtc="2026-05-21T02:58:00Z"/>
                <w:rFonts w:eastAsia="DengXian"/>
              </w:rPr>
            </w:pPr>
            <w:ins w:id="7330" w:author="Haiyang Liu" w:date="2026-05-21T09:58:00Z" w16du:dateUtc="2026-05-21T02:58:00Z">
              <w:r w:rsidRPr="00CA538B">
                <w:rPr>
                  <w:color w:val="000000"/>
                </w:rPr>
                <w:t>1.434</w:t>
              </w:r>
              <w:r w:rsidRPr="00CA538B">
                <w:rPr>
                  <w:rFonts w:eastAsia="DengXian"/>
                  <w:vertAlign w:val="superscript"/>
                </w:rPr>
                <w:t>***</w:t>
              </w:r>
              <w:r w:rsidRPr="00CA538B">
                <w:rPr>
                  <w:color w:val="000000"/>
                </w:rPr>
                <w:t>(.357)</w:t>
              </w:r>
            </w:ins>
          </w:p>
        </w:tc>
      </w:tr>
      <w:tr w:rsidR="008E1125" w:rsidRPr="00CA538B" w14:paraId="213B5C58" w14:textId="77777777" w:rsidTr="005E69E8">
        <w:trPr>
          <w:trHeight w:val="308"/>
          <w:jc w:val="center"/>
          <w:ins w:id="7331" w:author="Haiyang Liu" w:date="2026-05-21T09:58:00Z"/>
        </w:trPr>
        <w:tc>
          <w:tcPr>
            <w:tcW w:w="4140" w:type="dxa"/>
            <w:vAlign w:val="center"/>
          </w:tcPr>
          <w:p w14:paraId="529065FC" w14:textId="77777777" w:rsidR="008E1125" w:rsidRPr="00CA538B" w:rsidRDefault="008E1125" w:rsidP="005E69E8">
            <w:pPr>
              <w:widowControl w:val="0"/>
              <w:snapToGrid w:val="0"/>
              <w:rPr>
                <w:ins w:id="7332" w:author="Haiyang Liu" w:date="2026-05-21T09:58:00Z" w16du:dateUtc="2026-05-21T02:58:00Z"/>
                <w:rFonts w:eastAsia="DengXian"/>
              </w:rPr>
            </w:pPr>
            <w:ins w:id="7333" w:author="Haiyang Liu" w:date="2026-05-21T09:58:00Z" w16du:dateUtc="2026-05-21T02:58:00Z">
              <w:r w:rsidRPr="00CA538B">
                <w:rPr>
                  <w:rFonts w:eastAsia="DengXian"/>
                </w:rPr>
                <w:t>Quadratic term (</w:t>
              </w:r>
              <w:r w:rsidRPr="00CA538B">
                <w:rPr>
                  <w:rFonts w:eastAsia="DengXian"/>
                  <w:i/>
                  <w:iCs/>
                </w:rPr>
                <w:t>q</w:t>
              </w:r>
              <w:r w:rsidRPr="00CA538B">
                <w:rPr>
                  <w:rFonts w:eastAsia="DengXian"/>
                </w:rPr>
                <w:t>)</w:t>
              </w:r>
            </w:ins>
          </w:p>
        </w:tc>
        <w:tc>
          <w:tcPr>
            <w:tcW w:w="1620" w:type="dxa"/>
            <w:noWrap/>
            <w:vAlign w:val="center"/>
          </w:tcPr>
          <w:p w14:paraId="08A56039" w14:textId="77777777" w:rsidR="008E1125" w:rsidRPr="00CA538B" w:rsidRDefault="008E1125" w:rsidP="005E69E8">
            <w:pPr>
              <w:widowControl w:val="0"/>
              <w:snapToGrid w:val="0"/>
              <w:jc w:val="right"/>
              <w:rPr>
                <w:ins w:id="7334" w:author="Haiyang Liu" w:date="2026-05-21T09:58:00Z" w16du:dateUtc="2026-05-21T02:58:00Z"/>
                <w:rFonts w:eastAsia="DengXian"/>
              </w:rPr>
            </w:pPr>
          </w:p>
        </w:tc>
        <w:tc>
          <w:tcPr>
            <w:tcW w:w="1620" w:type="dxa"/>
            <w:vAlign w:val="center"/>
          </w:tcPr>
          <w:p w14:paraId="4B691EDB" w14:textId="77777777" w:rsidR="008E1125" w:rsidRPr="00CA538B" w:rsidRDefault="008E1125" w:rsidP="005E69E8">
            <w:pPr>
              <w:widowControl w:val="0"/>
              <w:snapToGrid w:val="0"/>
              <w:jc w:val="right"/>
              <w:rPr>
                <w:ins w:id="7335" w:author="Haiyang Liu" w:date="2026-05-21T09:58:00Z" w16du:dateUtc="2026-05-21T02:58:00Z"/>
                <w:rFonts w:eastAsia="DengXian"/>
              </w:rPr>
            </w:pPr>
          </w:p>
        </w:tc>
        <w:tc>
          <w:tcPr>
            <w:tcW w:w="1620" w:type="dxa"/>
            <w:noWrap/>
            <w:vAlign w:val="center"/>
          </w:tcPr>
          <w:p w14:paraId="1AD1A196" w14:textId="77777777" w:rsidR="008E1125" w:rsidRPr="00CA538B" w:rsidRDefault="008E1125" w:rsidP="005E69E8">
            <w:pPr>
              <w:widowControl w:val="0"/>
              <w:snapToGrid w:val="0"/>
              <w:jc w:val="right"/>
              <w:rPr>
                <w:ins w:id="7336" w:author="Haiyang Liu" w:date="2026-05-21T09:58:00Z" w16du:dateUtc="2026-05-21T02:58:00Z"/>
                <w:rFonts w:eastAsia="DengXian"/>
              </w:rPr>
            </w:pPr>
          </w:p>
        </w:tc>
        <w:tc>
          <w:tcPr>
            <w:tcW w:w="1710" w:type="dxa"/>
            <w:noWrap/>
            <w:vAlign w:val="center"/>
          </w:tcPr>
          <w:p w14:paraId="7730ABCA" w14:textId="77777777" w:rsidR="008E1125" w:rsidRPr="00CA538B" w:rsidRDefault="008E1125" w:rsidP="005E69E8">
            <w:pPr>
              <w:widowControl w:val="0"/>
              <w:snapToGrid w:val="0"/>
              <w:jc w:val="right"/>
              <w:rPr>
                <w:ins w:id="7337" w:author="Haiyang Liu" w:date="2026-05-21T09:58:00Z" w16du:dateUtc="2026-05-21T02:58:00Z"/>
                <w:rFonts w:eastAsia="DengXian"/>
              </w:rPr>
            </w:pPr>
            <w:ins w:id="7338" w:author="Haiyang Liu" w:date="2026-05-21T09:58:00Z" w16du:dateUtc="2026-05-21T02:58:00Z">
              <w:r w:rsidRPr="00CA538B">
                <w:rPr>
                  <w:color w:val="000000"/>
                </w:rPr>
                <w:t>-4.795</w:t>
              </w:r>
              <w:r w:rsidRPr="00CA538B">
                <w:rPr>
                  <w:rFonts w:eastAsia="DengXian"/>
                  <w:vertAlign w:val="superscript"/>
                </w:rPr>
                <w:t>***</w:t>
              </w:r>
              <w:r w:rsidRPr="00CA538B">
                <w:rPr>
                  <w:color w:val="000000"/>
                </w:rPr>
                <w:t>(.889)</w:t>
              </w:r>
            </w:ins>
          </w:p>
        </w:tc>
      </w:tr>
      <w:tr w:rsidR="007C4229" w:rsidRPr="00CA538B" w14:paraId="7E464F09" w14:textId="77777777" w:rsidTr="005E69E8">
        <w:trPr>
          <w:trHeight w:val="308"/>
          <w:jc w:val="center"/>
          <w:ins w:id="7339" w:author="Haiyang Liu" w:date="2026-05-22T16:06:00Z"/>
        </w:trPr>
        <w:tc>
          <w:tcPr>
            <w:tcW w:w="4140" w:type="dxa"/>
            <w:vAlign w:val="center"/>
          </w:tcPr>
          <w:p w14:paraId="39BC3019" w14:textId="77777777" w:rsidR="007C4229" w:rsidRPr="00CA538B" w:rsidRDefault="007C4229" w:rsidP="005E69E8">
            <w:pPr>
              <w:widowControl w:val="0"/>
              <w:snapToGrid w:val="0"/>
              <w:rPr>
                <w:ins w:id="7340" w:author="Haiyang Liu" w:date="2026-05-22T16:06:00Z" w16du:dateUtc="2026-05-22T09:06:00Z"/>
                <w:rFonts w:eastAsia="DengXian"/>
              </w:rPr>
            </w:pPr>
          </w:p>
        </w:tc>
        <w:tc>
          <w:tcPr>
            <w:tcW w:w="1620" w:type="dxa"/>
            <w:noWrap/>
            <w:vAlign w:val="center"/>
          </w:tcPr>
          <w:p w14:paraId="038E14D7" w14:textId="77777777" w:rsidR="007C4229" w:rsidRPr="00CA538B" w:rsidRDefault="007C4229" w:rsidP="005E69E8">
            <w:pPr>
              <w:widowControl w:val="0"/>
              <w:snapToGrid w:val="0"/>
              <w:jc w:val="right"/>
              <w:rPr>
                <w:ins w:id="7341" w:author="Haiyang Liu" w:date="2026-05-22T16:06:00Z" w16du:dateUtc="2026-05-22T09:06:00Z"/>
                <w:rFonts w:eastAsia="DengXian"/>
              </w:rPr>
            </w:pPr>
          </w:p>
        </w:tc>
        <w:tc>
          <w:tcPr>
            <w:tcW w:w="1620" w:type="dxa"/>
            <w:vAlign w:val="center"/>
          </w:tcPr>
          <w:p w14:paraId="7CC222D7" w14:textId="77777777" w:rsidR="007C4229" w:rsidRPr="00CA538B" w:rsidRDefault="007C4229" w:rsidP="005E69E8">
            <w:pPr>
              <w:widowControl w:val="0"/>
              <w:snapToGrid w:val="0"/>
              <w:jc w:val="right"/>
              <w:rPr>
                <w:ins w:id="7342" w:author="Haiyang Liu" w:date="2026-05-22T16:06:00Z" w16du:dateUtc="2026-05-22T09:06:00Z"/>
                <w:rFonts w:eastAsia="DengXian"/>
              </w:rPr>
            </w:pPr>
          </w:p>
        </w:tc>
        <w:tc>
          <w:tcPr>
            <w:tcW w:w="1620" w:type="dxa"/>
            <w:noWrap/>
            <w:vAlign w:val="center"/>
          </w:tcPr>
          <w:p w14:paraId="3EBF8EC9" w14:textId="77777777" w:rsidR="007C4229" w:rsidRPr="00CA538B" w:rsidRDefault="007C4229" w:rsidP="005E69E8">
            <w:pPr>
              <w:widowControl w:val="0"/>
              <w:snapToGrid w:val="0"/>
              <w:jc w:val="right"/>
              <w:rPr>
                <w:ins w:id="7343" w:author="Haiyang Liu" w:date="2026-05-22T16:06:00Z" w16du:dateUtc="2026-05-22T09:06:00Z"/>
                <w:rFonts w:eastAsia="DengXian"/>
              </w:rPr>
            </w:pPr>
          </w:p>
        </w:tc>
        <w:tc>
          <w:tcPr>
            <w:tcW w:w="1710" w:type="dxa"/>
            <w:noWrap/>
            <w:vAlign w:val="center"/>
          </w:tcPr>
          <w:p w14:paraId="55D59873" w14:textId="77777777" w:rsidR="007C4229" w:rsidRPr="00CA538B" w:rsidRDefault="007C4229" w:rsidP="005E69E8">
            <w:pPr>
              <w:widowControl w:val="0"/>
              <w:snapToGrid w:val="0"/>
              <w:jc w:val="right"/>
              <w:rPr>
                <w:ins w:id="7344" w:author="Haiyang Liu" w:date="2026-05-22T16:06:00Z" w16du:dateUtc="2026-05-22T09:06:00Z"/>
                <w:color w:val="000000"/>
              </w:rPr>
            </w:pPr>
          </w:p>
        </w:tc>
      </w:tr>
      <w:tr w:rsidR="007C4229" w:rsidRPr="00CA538B" w14:paraId="06B67AB2" w14:textId="77777777" w:rsidTr="005E69E8">
        <w:trPr>
          <w:trHeight w:val="308"/>
          <w:jc w:val="center"/>
          <w:ins w:id="7345" w:author="Haiyang Liu" w:date="2026-05-22T16:06:00Z"/>
        </w:trPr>
        <w:tc>
          <w:tcPr>
            <w:tcW w:w="4140" w:type="dxa"/>
            <w:vAlign w:val="center"/>
          </w:tcPr>
          <w:p w14:paraId="040216FC" w14:textId="403BC937" w:rsidR="007C4229" w:rsidRPr="00CA538B" w:rsidRDefault="007C4229" w:rsidP="007C4229">
            <w:pPr>
              <w:widowControl w:val="0"/>
              <w:snapToGrid w:val="0"/>
              <w:rPr>
                <w:ins w:id="7346" w:author="Haiyang Liu" w:date="2026-05-22T16:06:00Z" w16du:dateUtc="2026-05-22T09:06:00Z"/>
                <w:rFonts w:eastAsia="DengXian"/>
              </w:rPr>
            </w:pPr>
            <w:ins w:id="7347" w:author="Haiyang Liu" w:date="2026-05-22T16:06:00Z" w16du:dateUtc="2026-05-22T09:06:00Z">
              <w:r w:rsidRPr="00D96649">
                <w:rPr>
                  <w:rFonts w:eastAsia="DengXian"/>
                  <w:b/>
                  <w:bCs/>
                </w:rPr>
                <w:t xml:space="preserve">Random effects </w:t>
              </w:r>
            </w:ins>
          </w:p>
        </w:tc>
        <w:tc>
          <w:tcPr>
            <w:tcW w:w="1620" w:type="dxa"/>
            <w:noWrap/>
            <w:vAlign w:val="center"/>
          </w:tcPr>
          <w:p w14:paraId="5F3865D0" w14:textId="77777777" w:rsidR="007C4229" w:rsidRPr="00CA538B" w:rsidRDefault="007C4229" w:rsidP="007C4229">
            <w:pPr>
              <w:widowControl w:val="0"/>
              <w:snapToGrid w:val="0"/>
              <w:jc w:val="right"/>
              <w:rPr>
                <w:ins w:id="7348" w:author="Haiyang Liu" w:date="2026-05-22T16:06:00Z" w16du:dateUtc="2026-05-22T09:06:00Z"/>
                <w:rFonts w:eastAsia="DengXian"/>
              </w:rPr>
            </w:pPr>
          </w:p>
        </w:tc>
        <w:tc>
          <w:tcPr>
            <w:tcW w:w="1620" w:type="dxa"/>
            <w:vAlign w:val="center"/>
          </w:tcPr>
          <w:p w14:paraId="11A6B31C" w14:textId="77777777" w:rsidR="007C4229" w:rsidRPr="00CA538B" w:rsidRDefault="007C4229" w:rsidP="007C4229">
            <w:pPr>
              <w:widowControl w:val="0"/>
              <w:snapToGrid w:val="0"/>
              <w:jc w:val="right"/>
              <w:rPr>
                <w:ins w:id="7349" w:author="Haiyang Liu" w:date="2026-05-22T16:06:00Z" w16du:dateUtc="2026-05-22T09:06:00Z"/>
                <w:rFonts w:eastAsia="DengXian"/>
              </w:rPr>
            </w:pPr>
          </w:p>
        </w:tc>
        <w:tc>
          <w:tcPr>
            <w:tcW w:w="1620" w:type="dxa"/>
            <w:noWrap/>
            <w:vAlign w:val="center"/>
          </w:tcPr>
          <w:p w14:paraId="4331E4C8" w14:textId="77777777" w:rsidR="007C4229" w:rsidRPr="00CA538B" w:rsidRDefault="007C4229" w:rsidP="007C4229">
            <w:pPr>
              <w:widowControl w:val="0"/>
              <w:snapToGrid w:val="0"/>
              <w:jc w:val="right"/>
              <w:rPr>
                <w:ins w:id="7350" w:author="Haiyang Liu" w:date="2026-05-22T16:06:00Z" w16du:dateUtc="2026-05-22T09:06:00Z"/>
                <w:rFonts w:eastAsia="DengXian"/>
              </w:rPr>
            </w:pPr>
          </w:p>
        </w:tc>
        <w:tc>
          <w:tcPr>
            <w:tcW w:w="1710" w:type="dxa"/>
            <w:noWrap/>
            <w:vAlign w:val="center"/>
          </w:tcPr>
          <w:p w14:paraId="6C229B8E" w14:textId="77777777" w:rsidR="007C4229" w:rsidRPr="00CA538B" w:rsidRDefault="007C4229" w:rsidP="007C4229">
            <w:pPr>
              <w:widowControl w:val="0"/>
              <w:snapToGrid w:val="0"/>
              <w:jc w:val="right"/>
              <w:rPr>
                <w:ins w:id="7351" w:author="Haiyang Liu" w:date="2026-05-22T16:06:00Z" w16du:dateUtc="2026-05-22T09:06:00Z"/>
                <w:color w:val="000000"/>
              </w:rPr>
            </w:pPr>
          </w:p>
        </w:tc>
      </w:tr>
      <w:tr w:rsidR="007C4229" w:rsidRPr="00CA538B" w14:paraId="5BC36CCF" w14:textId="77777777" w:rsidTr="005E69E8">
        <w:trPr>
          <w:trHeight w:val="308"/>
          <w:jc w:val="center"/>
          <w:ins w:id="7352" w:author="Haiyang Liu" w:date="2026-05-21T09:58:00Z"/>
        </w:trPr>
        <w:tc>
          <w:tcPr>
            <w:tcW w:w="4140" w:type="dxa"/>
            <w:vAlign w:val="center"/>
          </w:tcPr>
          <w:p w14:paraId="7D526E76" w14:textId="50A30CEF" w:rsidR="007C4229" w:rsidRPr="00CA538B" w:rsidRDefault="007C4229" w:rsidP="007C4229">
            <w:pPr>
              <w:widowControl w:val="0"/>
              <w:snapToGrid w:val="0"/>
              <w:rPr>
                <w:ins w:id="7353" w:author="Haiyang Liu" w:date="2026-05-21T09:58:00Z" w16du:dateUtc="2026-05-21T02:58:00Z"/>
                <w:rFonts w:eastAsia="DengXian"/>
              </w:rPr>
            </w:pPr>
            <w:ins w:id="7354" w:author="Haiyang Liu" w:date="2026-05-22T16:06:00Z" w16du:dateUtc="2026-05-22T09:06:00Z">
              <w:r>
                <w:rPr>
                  <w:rFonts w:eastAsia="DengXian"/>
                </w:rPr>
                <w:t>R</w:t>
              </w:r>
              <w:r w:rsidRPr="00D96649">
                <w:rPr>
                  <w:rFonts w:eastAsia="DengXian"/>
                </w:rPr>
                <w:t>esidual variances</w:t>
              </w:r>
            </w:ins>
          </w:p>
        </w:tc>
        <w:tc>
          <w:tcPr>
            <w:tcW w:w="1620" w:type="dxa"/>
            <w:noWrap/>
            <w:vAlign w:val="center"/>
          </w:tcPr>
          <w:p w14:paraId="5E64A48B" w14:textId="07A57402" w:rsidR="007C4229" w:rsidRPr="00CA538B" w:rsidRDefault="007C4229" w:rsidP="007C4229">
            <w:pPr>
              <w:widowControl w:val="0"/>
              <w:snapToGrid w:val="0"/>
              <w:jc w:val="right"/>
              <w:rPr>
                <w:ins w:id="7355" w:author="Haiyang Liu" w:date="2026-05-21T09:58:00Z" w16du:dateUtc="2026-05-21T02:58:00Z"/>
                <w:rFonts w:eastAsia="DengXian"/>
              </w:rPr>
            </w:pPr>
            <w:ins w:id="7356" w:author="Haiyang Liu" w:date="2026-05-22T16:06:00Z" w16du:dateUtc="2026-05-22T09:06:00Z">
              <w:r w:rsidRPr="00D96649">
                <w:rPr>
                  <w:rFonts w:eastAsia="DengXian"/>
                </w:rPr>
                <w:t>.2</w:t>
              </w:r>
            </w:ins>
            <w:ins w:id="7357" w:author="Haiyang Liu" w:date="2026-05-22T16:07:00Z" w16du:dateUtc="2026-05-22T09:07:00Z">
              <w:r>
                <w:rPr>
                  <w:rFonts w:eastAsia="DengXian"/>
                </w:rPr>
                <w:t>23</w:t>
              </w:r>
            </w:ins>
            <w:ins w:id="7358" w:author="Haiyang Liu" w:date="2026-05-22T16:06:00Z" w16du:dateUtc="2026-05-22T09:06:00Z">
              <w:r w:rsidRPr="00D96649">
                <w:rPr>
                  <w:rFonts w:eastAsia="DengXian"/>
                  <w:vertAlign w:val="superscript"/>
                </w:rPr>
                <w:t>**</w:t>
              </w:r>
              <w:r w:rsidRPr="00D96649">
                <w:rPr>
                  <w:rFonts w:eastAsia="DengXian"/>
                </w:rPr>
                <w:t>(.071)</w:t>
              </w:r>
            </w:ins>
          </w:p>
        </w:tc>
        <w:tc>
          <w:tcPr>
            <w:tcW w:w="1620" w:type="dxa"/>
            <w:vAlign w:val="center"/>
          </w:tcPr>
          <w:p w14:paraId="5609561D" w14:textId="28A50680" w:rsidR="007C4229" w:rsidRPr="00CA538B" w:rsidRDefault="007C4229" w:rsidP="007C4229">
            <w:pPr>
              <w:widowControl w:val="0"/>
              <w:snapToGrid w:val="0"/>
              <w:jc w:val="right"/>
              <w:rPr>
                <w:ins w:id="7359" w:author="Haiyang Liu" w:date="2026-05-21T09:58:00Z" w16du:dateUtc="2026-05-21T02:58:00Z"/>
                <w:rFonts w:eastAsia="DengXian"/>
              </w:rPr>
            </w:pPr>
            <w:ins w:id="7360" w:author="Haiyang Liu" w:date="2026-05-22T16:06:00Z" w16du:dateUtc="2026-05-22T09:06:00Z">
              <w:r w:rsidRPr="00D96649">
                <w:rPr>
                  <w:rFonts w:eastAsia="DengXian"/>
                </w:rPr>
                <w:t>.</w:t>
              </w:r>
            </w:ins>
            <w:ins w:id="7361" w:author="Haiyang Liu" w:date="2026-05-22T16:07:00Z" w16du:dateUtc="2026-05-22T09:07:00Z">
              <w:r>
                <w:rPr>
                  <w:rFonts w:eastAsia="DengXian"/>
                </w:rPr>
                <w:t>098</w:t>
              </w:r>
            </w:ins>
            <w:ins w:id="7362" w:author="Haiyang Liu" w:date="2026-05-22T16:06:00Z" w16du:dateUtc="2026-05-22T09:06:00Z">
              <w:r w:rsidRPr="00D96649">
                <w:rPr>
                  <w:rFonts w:eastAsia="DengXian"/>
                </w:rPr>
                <w:t>(.089)</w:t>
              </w:r>
            </w:ins>
          </w:p>
        </w:tc>
        <w:tc>
          <w:tcPr>
            <w:tcW w:w="1620" w:type="dxa"/>
            <w:noWrap/>
            <w:vAlign w:val="center"/>
          </w:tcPr>
          <w:p w14:paraId="3F398CC6" w14:textId="17C83E8C" w:rsidR="007C4229" w:rsidRPr="00CA538B" w:rsidRDefault="007C4229" w:rsidP="007C4229">
            <w:pPr>
              <w:widowControl w:val="0"/>
              <w:snapToGrid w:val="0"/>
              <w:jc w:val="right"/>
              <w:rPr>
                <w:ins w:id="7363" w:author="Haiyang Liu" w:date="2026-05-21T09:58:00Z" w16du:dateUtc="2026-05-21T02:58:00Z"/>
                <w:rFonts w:eastAsia="DengXian"/>
              </w:rPr>
            </w:pPr>
            <w:ins w:id="7364" w:author="Haiyang Liu" w:date="2026-05-22T16:06:00Z" w16du:dateUtc="2026-05-22T09:06:00Z">
              <w:r w:rsidRPr="00D96649">
                <w:rPr>
                  <w:rFonts w:eastAsia="DengXian"/>
                </w:rPr>
                <w:t>.02</w:t>
              </w:r>
            </w:ins>
            <w:ins w:id="7365" w:author="Haiyang Liu" w:date="2026-05-22T16:07:00Z" w16du:dateUtc="2026-05-22T09:07:00Z">
              <w:r>
                <w:rPr>
                  <w:rFonts w:eastAsia="DengXian"/>
                </w:rPr>
                <w:t>1</w:t>
              </w:r>
            </w:ins>
            <w:ins w:id="7366" w:author="Haiyang Liu" w:date="2026-05-22T16:06:00Z" w16du:dateUtc="2026-05-22T09:06:00Z">
              <w:r w:rsidRPr="00D96649">
                <w:rPr>
                  <w:rFonts w:eastAsia="DengXian"/>
                  <w:vertAlign w:val="superscript"/>
                </w:rPr>
                <w:t>*</w:t>
              </w:r>
              <w:r w:rsidRPr="00D96649">
                <w:rPr>
                  <w:rFonts w:eastAsia="DengXian"/>
                </w:rPr>
                <w:t>(.010)</w:t>
              </w:r>
            </w:ins>
          </w:p>
        </w:tc>
        <w:tc>
          <w:tcPr>
            <w:tcW w:w="1710" w:type="dxa"/>
            <w:noWrap/>
            <w:vAlign w:val="center"/>
          </w:tcPr>
          <w:p w14:paraId="1DDA5389" w14:textId="1352F038" w:rsidR="007C4229" w:rsidRPr="00CA538B" w:rsidRDefault="007C4229" w:rsidP="007C4229">
            <w:pPr>
              <w:widowControl w:val="0"/>
              <w:snapToGrid w:val="0"/>
              <w:jc w:val="right"/>
              <w:rPr>
                <w:ins w:id="7367" w:author="Haiyang Liu" w:date="2026-05-21T09:58:00Z" w16du:dateUtc="2026-05-21T02:58:00Z"/>
                <w:rFonts w:eastAsia="DengXian"/>
              </w:rPr>
            </w:pPr>
            <w:ins w:id="7368" w:author="Haiyang Liu" w:date="2026-05-22T16:06:00Z" w16du:dateUtc="2026-05-22T09:06:00Z">
              <w:r w:rsidRPr="00D96649">
                <w:rPr>
                  <w:rFonts w:eastAsia="DengXian"/>
                </w:rPr>
                <w:t>.3</w:t>
              </w:r>
            </w:ins>
            <w:ins w:id="7369" w:author="Haiyang Liu" w:date="2026-05-22T16:08:00Z" w16du:dateUtc="2026-05-22T09:08:00Z">
              <w:r>
                <w:rPr>
                  <w:rFonts w:eastAsia="DengXian"/>
                </w:rPr>
                <w:t>22</w:t>
              </w:r>
            </w:ins>
            <w:ins w:id="7370" w:author="Haiyang Liu" w:date="2026-05-22T16:06:00Z" w16du:dateUtc="2026-05-22T09:06:00Z">
              <w:r w:rsidRPr="00D96649">
                <w:rPr>
                  <w:rFonts w:eastAsia="DengXian"/>
                  <w:vertAlign w:val="superscript"/>
                </w:rPr>
                <w:t>***</w:t>
              </w:r>
              <w:r w:rsidRPr="00D96649">
                <w:rPr>
                  <w:rFonts w:eastAsia="DengXian"/>
                </w:rPr>
                <w:t>(.0</w:t>
              </w:r>
            </w:ins>
            <w:ins w:id="7371" w:author="Haiyang Liu" w:date="2026-05-22T16:08:00Z" w16du:dateUtc="2026-05-22T09:08:00Z">
              <w:r>
                <w:rPr>
                  <w:rFonts w:eastAsia="DengXian"/>
                </w:rPr>
                <w:t>53</w:t>
              </w:r>
            </w:ins>
            <w:ins w:id="7372" w:author="Haiyang Liu" w:date="2026-05-22T16:06:00Z" w16du:dateUtc="2026-05-22T09:06:00Z">
              <w:r w:rsidRPr="00D96649">
                <w:rPr>
                  <w:rFonts w:eastAsia="DengXian"/>
                </w:rPr>
                <w:t>)</w:t>
              </w:r>
            </w:ins>
          </w:p>
        </w:tc>
      </w:tr>
      <w:tr w:rsidR="00B63DEA" w:rsidRPr="00CA538B" w14:paraId="140A9855" w14:textId="77777777" w:rsidTr="00B63DEA">
        <w:tblPrEx>
          <w:tblW w:w="1071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Change w:id="7373" w:author="Haiyang Liu" w:date="2026-05-22T16:40:00Z" w16du:dateUtc="2026-05-22T09:40:00Z">
            <w:tblPrEx>
              <w:tblW w:w="1071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blPrExChange>
        </w:tblPrEx>
        <w:trPr>
          <w:trHeight w:val="308"/>
          <w:jc w:val="center"/>
          <w:ins w:id="7374" w:author="Haiyang Liu" w:date="2026-05-22T16:39:00Z"/>
          <w:trPrChange w:id="7375" w:author="Haiyang Liu" w:date="2026-05-22T16:40:00Z" w16du:dateUtc="2026-05-22T09:40:00Z">
            <w:trPr>
              <w:trHeight w:val="308"/>
              <w:jc w:val="center"/>
            </w:trPr>
          </w:trPrChange>
        </w:trPr>
        <w:tc>
          <w:tcPr>
            <w:tcW w:w="4140" w:type="dxa"/>
            <w:vAlign w:val="center"/>
            <w:tcPrChange w:id="7376" w:author="Haiyang Liu" w:date="2026-05-22T16:40:00Z" w16du:dateUtc="2026-05-22T09:40:00Z">
              <w:tcPr>
                <w:tcW w:w="4140" w:type="dxa"/>
                <w:vAlign w:val="center"/>
              </w:tcPr>
            </w:tcPrChange>
          </w:tcPr>
          <w:p w14:paraId="4E161B2D" w14:textId="09FC4101" w:rsidR="00B63DEA" w:rsidRDefault="00B63DEA" w:rsidP="00B63DEA">
            <w:pPr>
              <w:widowControl w:val="0"/>
              <w:snapToGrid w:val="0"/>
              <w:rPr>
                <w:ins w:id="7377" w:author="Haiyang Liu" w:date="2026-05-22T16:39:00Z" w16du:dateUtc="2026-05-22T09:39:00Z"/>
                <w:rFonts w:eastAsia="DengXian"/>
              </w:rPr>
            </w:pPr>
            <w:ins w:id="7378" w:author="Haiyang Liu" w:date="2026-05-22T16:39:00Z" w16du:dateUtc="2026-05-22T09:39:00Z">
              <w:r w:rsidRPr="00D96649">
                <w:rPr>
                  <w:rFonts w:eastAsia="DengXian"/>
                </w:rPr>
                <w:t>Cov(</w:t>
              </w:r>
              <w:r w:rsidRPr="00D96649">
                <w:rPr>
                  <w:rFonts w:eastAsia="DengXian"/>
                  <w:i/>
                  <w:iCs/>
                </w:rPr>
                <w:t>i</w:t>
              </w:r>
              <w:r w:rsidRPr="00D96649">
                <w:rPr>
                  <w:rFonts w:eastAsia="DengXian"/>
                </w:rPr>
                <w:t xml:space="preserve">, </w:t>
              </w:r>
              <w:r w:rsidRPr="00D96649">
                <w:rPr>
                  <w:rFonts w:eastAsia="DengXian"/>
                  <w:i/>
                  <w:iCs/>
                </w:rPr>
                <w:t>s</w:t>
              </w:r>
              <w:r w:rsidRPr="00D96649">
                <w:rPr>
                  <w:rFonts w:eastAsia="DengXian"/>
                </w:rPr>
                <w:t>)</w:t>
              </w:r>
            </w:ins>
          </w:p>
        </w:tc>
        <w:tc>
          <w:tcPr>
            <w:tcW w:w="1620" w:type="dxa"/>
            <w:noWrap/>
            <w:vAlign w:val="center"/>
            <w:tcPrChange w:id="7379" w:author="Haiyang Liu" w:date="2026-05-22T16:40:00Z" w16du:dateUtc="2026-05-22T09:40:00Z">
              <w:tcPr>
                <w:tcW w:w="1620" w:type="dxa"/>
                <w:noWrap/>
                <w:vAlign w:val="center"/>
              </w:tcPr>
            </w:tcPrChange>
          </w:tcPr>
          <w:p w14:paraId="411D713A" w14:textId="63F7E712" w:rsidR="00B63DEA" w:rsidRPr="00D96649" w:rsidRDefault="00B63DEA" w:rsidP="00B63DEA">
            <w:pPr>
              <w:widowControl w:val="0"/>
              <w:snapToGrid w:val="0"/>
              <w:jc w:val="right"/>
              <w:rPr>
                <w:ins w:id="7380" w:author="Haiyang Liu" w:date="2026-05-22T16:39:00Z" w16du:dateUtc="2026-05-22T09:39:00Z"/>
                <w:rFonts w:eastAsia="DengXian"/>
              </w:rPr>
            </w:pPr>
            <w:ins w:id="7381" w:author="Haiyang Liu" w:date="2026-05-22T16:40:00Z" w16du:dateUtc="2026-05-22T09:40:00Z">
              <w:r w:rsidRPr="00B63DEA">
                <w:rPr>
                  <w:rFonts w:eastAsia="DengXian"/>
                  <w:rPrChange w:id="7382" w:author="Haiyang Liu" w:date="2026-05-22T16:40:00Z" w16du:dateUtc="2026-05-22T09:40:00Z">
                    <w:rPr>
                      <w:rFonts w:eastAsia="Times New Roman"/>
                      <w:sz w:val="16"/>
                    </w:rPr>
                  </w:rPrChange>
                </w:rPr>
                <w:t>.020(.075)</w:t>
              </w:r>
            </w:ins>
          </w:p>
        </w:tc>
        <w:tc>
          <w:tcPr>
            <w:tcW w:w="1620" w:type="dxa"/>
            <w:vAlign w:val="center"/>
            <w:tcPrChange w:id="7383" w:author="Haiyang Liu" w:date="2026-05-22T16:40:00Z" w16du:dateUtc="2026-05-22T09:40:00Z">
              <w:tcPr>
                <w:tcW w:w="1620" w:type="dxa"/>
                <w:vAlign w:val="center"/>
              </w:tcPr>
            </w:tcPrChange>
          </w:tcPr>
          <w:p w14:paraId="218D9CC8" w14:textId="77777777" w:rsidR="00B63DEA" w:rsidRPr="00D96649" w:rsidRDefault="00B63DEA" w:rsidP="00B63DEA">
            <w:pPr>
              <w:widowControl w:val="0"/>
              <w:snapToGrid w:val="0"/>
              <w:jc w:val="right"/>
              <w:rPr>
                <w:ins w:id="7384" w:author="Haiyang Liu" w:date="2026-05-22T16:39:00Z" w16du:dateUtc="2026-05-22T09:39:00Z"/>
                <w:rFonts w:eastAsia="DengXian"/>
              </w:rPr>
            </w:pPr>
          </w:p>
        </w:tc>
        <w:tc>
          <w:tcPr>
            <w:tcW w:w="1620" w:type="dxa"/>
            <w:noWrap/>
            <w:vAlign w:val="center"/>
            <w:tcPrChange w:id="7385" w:author="Haiyang Liu" w:date="2026-05-22T16:40:00Z" w16du:dateUtc="2026-05-22T09:40:00Z">
              <w:tcPr>
                <w:tcW w:w="1620" w:type="dxa"/>
                <w:noWrap/>
                <w:vAlign w:val="center"/>
              </w:tcPr>
            </w:tcPrChange>
          </w:tcPr>
          <w:p w14:paraId="50C46EE9" w14:textId="77777777" w:rsidR="00B63DEA" w:rsidRPr="00D96649" w:rsidRDefault="00B63DEA" w:rsidP="00B63DEA">
            <w:pPr>
              <w:widowControl w:val="0"/>
              <w:snapToGrid w:val="0"/>
              <w:jc w:val="right"/>
              <w:rPr>
                <w:ins w:id="7386" w:author="Haiyang Liu" w:date="2026-05-22T16:39:00Z" w16du:dateUtc="2026-05-22T09:39:00Z"/>
                <w:rFonts w:eastAsia="DengXian"/>
              </w:rPr>
            </w:pPr>
          </w:p>
        </w:tc>
        <w:tc>
          <w:tcPr>
            <w:tcW w:w="1710" w:type="dxa"/>
            <w:noWrap/>
            <w:vAlign w:val="center"/>
            <w:tcPrChange w:id="7387" w:author="Haiyang Liu" w:date="2026-05-22T16:40:00Z" w16du:dateUtc="2026-05-22T09:40:00Z">
              <w:tcPr>
                <w:tcW w:w="1710" w:type="dxa"/>
                <w:noWrap/>
                <w:vAlign w:val="center"/>
              </w:tcPr>
            </w:tcPrChange>
          </w:tcPr>
          <w:p w14:paraId="1ADFBAB6" w14:textId="77777777" w:rsidR="00B63DEA" w:rsidRPr="00D96649" w:rsidRDefault="00B63DEA" w:rsidP="00B63DEA">
            <w:pPr>
              <w:widowControl w:val="0"/>
              <w:snapToGrid w:val="0"/>
              <w:jc w:val="right"/>
              <w:rPr>
                <w:ins w:id="7388" w:author="Haiyang Liu" w:date="2026-05-22T16:39:00Z" w16du:dateUtc="2026-05-22T09:39:00Z"/>
                <w:rFonts w:eastAsia="DengXian"/>
              </w:rPr>
            </w:pPr>
          </w:p>
        </w:tc>
      </w:tr>
      <w:tr w:rsidR="00B63DEA" w:rsidRPr="00CA538B" w14:paraId="6E36B68C" w14:textId="77777777" w:rsidTr="00B63DEA">
        <w:tblPrEx>
          <w:tblW w:w="1071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Change w:id="7389" w:author="Haiyang Liu" w:date="2026-05-22T16:40:00Z" w16du:dateUtc="2026-05-22T09:40:00Z">
            <w:tblPrEx>
              <w:tblW w:w="1071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blPrExChange>
        </w:tblPrEx>
        <w:trPr>
          <w:trHeight w:val="308"/>
          <w:jc w:val="center"/>
          <w:ins w:id="7390" w:author="Haiyang Liu" w:date="2026-05-22T16:39:00Z"/>
          <w:trPrChange w:id="7391" w:author="Haiyang Liu" w:date="2026-05-22T16:40:00Z" w16du:dateUtc="2026-05-22T09:40:00Z">
            <w:trPr>
              <w:trHeight w:val="308"/>
              <w:jc w:val="center"/>
            </w:trPr>
          </w:trPrChange>
        </w:trPr>
        <w:tc>
          <w:tcPr>
            <w:tcW w:w="4140" w:type="dxa"/>
            <w:vAlign w:val="center"/>
            <w:tcPrChange w:id="7392" w:author="Haiyang Liu" w:date="2026-05-22T16:40:00Z" w16du:dateUtc="2026-05-22T09:40:00Z">
              <w:tcPr>
                <w:tcW w:w="4140" w:type="dxa"/>
                <w:vAlign w:val="center"/>
              </w:tcPr>
            </w:tcPrChange>
          </w:tcPr>
          <w:p w14:paraId="4834DA24" w14:textId="69D1DF80" w:rsidR="00B63DEA" w:rsidRDefault="00B63DEA" w:rsidP="00B63DEA">
            <w:pPr>
              <w:widowControl w:val="0"/>
              <w:snapToGrid w:val="0"/>
              <w:rPr>
                <w:ins w:id="7393" w:author="Haiyang Liu" w:date="2026-05-22T16:39:00Z" w16du:dateUtc="2026-05-22T09:39:00Z"/>
                <w:rFonts w:eastAsia="DengXian"/>
              </w:rPr>
            </w:pPr>
            <w:ins w:id="7394" w:author="Haiyang Liu" w:date="2026-05-22T16:39:00Z" w16du:dateUtc="2026-05-22T09:39:00Z">
              <w:r w:rsidRPr="00D96649">
                <w:rPr>
                  <w:rFonts w:eastAsia="DengXian"/>
                </w:rPr>
                <w:t>Cov(</w:t>
              </w:r>
              <w:r w:rsidRPr="00D96649">
                <w:rPr>
                  <w:rFonts w:eastAsia="DengXian"/>
                  <w:i/>
                  <w:iCs/>
                </w:rPr>
                <w:t>i</w:t>
              </w:r>
              <w:r w:rsidRPr="00D96649">
                <w:rPr>
                  <w:rFonts w:eastAsia="DengXian"/>
                </w:rPr>
                <w:t xml:space="preserve">, </w:t>
              </w:r>
              <w:r w:rsidRPr="00D96649">
                <w:rPr>
                  <w:rFonts w:eastAsia="DengXian"/>
                  <w:i/>
                  <w:iCs/>
                </w:rPr>
                <w:t>q</w:t>
              </w:r>
              <w:r w:rsidRPr="00D96649">
                <w:rPr>
                  <w:rFonts w:eastAsia="DengXian"/>
                </w:rPr>
                <w:t>)</w:t>
              </w:r>
            </w:ins>
          </w:p>
        </w:tc>
        <w:tc>
          <w:tcPr>
            <w:tcW w:w="1620" w:type="dxa"/>
            <w:noWrap/>
            <w:vAlign w:val="center"/>
            <w:tcPrChange w:id="7395" w:author="Haiyang Liu" w:date="2026-05-22T16:40:00Z" w16du:dateUtc="2026-05-22T09:40:00Z">
              <w:tcPr>
                <w:tcW w:w="1620" w:type="dxa"/>
                <w:noWrap/>
                <w:vAlign w:val="center"/>
              </w:tcPr>
            </w:tcPrChange>
          </w:tcPr>
          <w:p w14:paraId="2EA17736" w14:textId="2451D69D" w:rsidR="00B63DEA" w:rsidRPr="00D96649" w:rsidRDefault="00B63DEA" w:rsidP="00B63DEA">
            <w:pPr>
              <w:widowControl w:val="0"/>
              <w:snapToGrid w:val="0"/>
              <w:jc w:val="right"/>
              <w:rPr>
                <w:ins w:id="7396" w:author="Haiyang Liu" w:date="2026-05-22T16:39:00Z" w16du:dateUtc="2026-05-22T09:39:00Z"/>
                <w:rFonts w:eastAsia="DengXian"/>
              </w:rPr>
            </w:pPr>
            <w:ins w:id="7397" w:author="Haiyang Liu" w:date="2026-05-22T16:40:00Z" w16du:dateUtc="2026-05-22T09:40:00Z">
              <w:r w:rsidRPr="00B63DEA">
                <w:rPr>
                  <w:rFonts w:eastAsia="DengXian"/>
                  <w:rPrChange w:id="7398" w:author="Haiyang Liu" w:date="2026-05-22T16:40:00Z" w16du:dateUtc="2026-05-22T09:40:00Z">
                    <w:rPr>
                      <w:rFonts w:eastAsia="Times New Roman"/>
                      <w:sz w:val="16"/>
                    </w:rPr>
                  </w:rPrChange>
                </w:rPr>
                <w:t>.012(.019)</w:t>
              </w:r>
            </w:ins>
          </w:p>
        </w:tc>
        <w:tc>
          <w:tcPr>
            <w:tcW w:w="1620" w:type="dxa"/>
            <w:vAlign w:val="center"/>
            <w:tcPrChange w:id="7399" w:author="Haiyang Liu" w:date="2026-05-22T16:40:00Z" w16du:dateUtc="2026-05-22T09:40:00Z">
              <w:tcPr>
                <w:tcW w:w="1620" w:type="dxa"/>
                <w:vAlign w:val="center"/>
              </w:tcPr>
            </w:tcPrChange>
          </w:tcPr>
          <w:p w14:paraId="03672E2F" w14:textId="77777777" w:rsidR="00B63DEA" w:rsidRPr="00D96649" w:rsidRDefault="00B63DEA" w:rsidP="00B63DEA">
            <w:pPr>
              <w:widowControl w:val="0"/>
              <w:snapToGrid w:val="0"/>
              <w:jc w:val="right"/>
              <w:rPr>
                <w:ins w:id="7400" w:author="Haiyang Liu" w:date="2026-05-22T16:39:00Z" w16du:dateUtc="2026-05-22T09:39:00Z"/>
                <w:rFonts w:eastAsia="DengXian"/>
              </w:rPr>
            </w:pPr>
          </w:p>
        </w:tc>
        <w:tc>
          <w:tcPr>
            <w:tcW w:w="1620" w:type="dxa"/>
            <w:noWrap/>
            <w:vAlign w:val="center"/>
            <w:tcPrChange w:id="7401" w:author="Haiyang Liu" w:date="2026-05-22T16:40:00Z" w16du:dateUtc="2026-05-22T09:40:00Z">
              <w:tcPr>
                <w:tcW w:w="1620" w:type="dxa"/>
                <w:noWrap/>
                <w:vAlign w:val="center"/>
              </w:tcPr>
            </w:tcPrChange>
          </w:tcPr>
          <w:p w14:paraId="28637334" w14:textId="77777777" w:rsidR="00B63DEA" w:rsidRPr="00D96649" w:rsidRDefault="00B63DEA" w:rsidP="00B63DEA">
            <w:pPr>
              <w:widowControl w:val="0"/>
              <w:snapToGrid w:val="0"/>
              <w:jc w:val="right"/>
              <w:rPr>
                <w:ins w:id="7402" w:author="Haiyang Liu" w:date="2026-05-22T16:39:00Z" w16du:dateUtc="2026-05-22T09:39:00Z"/>
                <w:rFonts w:eastAsia="DengXian"/>
              </w:rPr>
            </w:pPr>
          </w:p>
        </w:tc>
        <w:tc>
          <w:tcPr>
            <w:tcW w:w="1710" w:type="dxa"/>
            <w:noWrap/>
            <w:vAlign w:val="center"/>
            <w:tcPrChange w:id="7403" w:author="Haiyang Liu" w:date="2026-05-22T16:40:00Z" w16du:dateUtc="2026-05-22T09:40:00Z">
              <w:tcPr>
                <w:tcW w:w="1710" w:type="dxa"/>
                <w:noWrap/>
                <w:vAlign w:val="center"/>
              </w:tcPr>
            </w:tcPrChange>
          </w:tcPr>
          <w:p w14:paraId="0A47593A" w14:textId="77777777" w:rsidR="00B63DEA" w:rsidRPr="00D96649" w:rsidRDefault="00B63DEA" w:rsidP="00B63DEA">
            <w:pPr>
              <w:widowControl w:val="0"/>
              <w:snapToGrid w:val="0"/>
              <w:jc w:val="right"/>
              <w:rPr>
                <w:ins w:id="7404" w:author="Haiyang Liu" w:date="2026-05-22T16:39:00Z" w16du:dateUtc="2026-05-22T09:39:00Z"/>
                <w:rFonts w:eastAsia="DengXian"/>
              </w:rPr>
            </w:pPr>
          </w:p>
        </w:tc>
      </w:tr>
      <w:tr w:rsidR="00B63DEA" w:rsidRPr="00CA538B" w14:paraId="361B3821" w14:textId="77777777" w:rsidTr="00B63DEA">
        <w:tblPrEx>
          <w:tblW w:w="1071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Change w:id="7405" w:author="Haiyang Liu" w:date="2026-05-22T16:40:00Z" w16du:dateUtc="2026-05-22T09:40:00Z">
            <w:tblPrEx>
              <w:tblW w:w="1071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blPrExChange>
        </w:tblPrEx>
        <w:trPr>
          <w:trHeight w:val="308"/>
          <w:jc w:val="center"/>
          <w:ins w:id="7406" w:author="Haiyang Liu" w:date="2026-05-22T16:07:00Z"/>
          <w:trPrChange w:id="7407" w:author="Haiyang Liu" w:date="2026-05-22T16:40:00Z" w16du:dateUtc="2026-05-22T09:40:00Z">
            <w:trPr>
              <w:trHeight w:val="308"/>
              <w:jc w:val="center"/>
            </w:trPr>
          </w:trPrChange>
        </w:trPr>
        <w:tc>
          <w:tcPr>
            <w:tcW w:w="4140" w:type="dxa"/>
            <w:vAlign w:val="center"/>
            <w:tcPrChange w:id="7408" w:author="Haiyang Liu" w:date="2026-05-22T16:40:00Z" w16du:dateUtc="2026-05-22T09:40:00Z">
              <w:tcPr>
                <w:tcW w:w="4140" w:type="dxa"/>
                <w:vAlign w:val="center"/>
              </w:tcPr>
            </w:tcPrChange>
          </w:tcPr>
          <w:p w14:paraId="6DAD73A6" w14:textId="1FFE92C7" w:rsidR="00B63DEA" w:rsidRDefault="00B63DEA" w:rsidP="00B63DEA">
            <w:pPr>
              <w:widowControl w:val="0"/>
              <w:snapToGrid w:val="0"/>
              <w:rPr>
                <w:ins w:id="7409" w:author="Haiyang Liu" w:date="2026-05-22T16:07:00Z" w16du:dateUtc="2026-05-22T09:07:00Z"/>
                <w:rFonts w:eastAsia="DengXian"/>
              </w:rPr>
            </w:pPr>
            <w:ins w:id="7410" w:author="Haiyang Liu" w:date="2026-05-22T16:39:00Z" w16du:dateUtc="2026-05-22T09:39:00Z">
              <w:r w:rsidRPr="00D96649">
                <w:rPr>
                  <w:rFonts w:eastAsia="DengXian"/>
                </w:rPr>
                <w:t>Cov(</w:t>
              </w:r>
              <w:r w:rsidRPr="00D96649">
                <w:rPr>
                  <w:rFonts w:eastAsia="DengXian"/>
                  <w:i/>
                  <w:iCs/>
                </w:rPr>
                <w:t>s</w:t>
              </w:r>
              <w:r w:rsidRPr="00D96649">
                <w:rPr>
                  <w:rFonts w:eastAsia="DengXian"/>
                </w:rPr>
                <w:t xml:space="preserve">, </w:t>
              </w:r>
              <w:r w:rsidRPr="00D96649">
                <w:rPr>
                  <w:rFonts w:eastAsia="DengXian"/>
                  <w:i/>
                  <w:iCs/>
                </w:rPr>
                <w:t>q</w:t>
              </w:r>
              <w:r w:rsidRPr="00D96649">
                <w:rPr>
                  <w:rFonts w:eastAsia="DengXian"/>
                </w:rPr>
                <w:t>)</w:t>
              </w:r>
            </w:ins>
          </w:p>
        </w:tc>
        <w:tc>
          <w:tcPr>
            <w:tcW w:w="1620" w:type="dxa"/>
            <w:noWrap/>
            <w:vAlign w:val="center"/>
            <w:tcPrChange w:id="7411" w:author="Haiyang Liu" w:date="2026-05-22T16:40:00Z" w16du:dateUtc="2026-05-22T09:40:00Z">
              <w:tcPr>
                <w:tcW w:w="1620" w:type="dxa"/>
                <w:noWrap/>
                <w:vAlign w:val="center"/>
              </w:tcPr>
            </w:tcPrChange>
          </w:tcPr>
          <w:p w14:paraId="323AA64F" w14:textId="72A30BD7" w:rsidR="00B63DEA" w:rsidRPr="00D96649" w:rsidRDefault="00B63DEA" w:rsidP="00B63DEA">
            <w:pPr>
              <w:widowControl w:val="0"/>
              <w:snapToGrid w:val="0"/>
              <w:jc w:val="right"/>
              <w:rPr>
                <w:ins w:id="7412" w:author="Haiyang Liu" w:date="2026-05-22T16:07:00Z" w16du:dateUtc="2026-05-22T09:07:00Z"/>
                <w:rFonts w:eastAsia="DengXian"/>
              </w:rPr>
            </w:pPr>
            <w:ins w:id="7413" w:author="Haiyang Liu" w:date="2026-05-22T16:40:00Z" w16du:dateUtc="2026-05-22T09:40:00Z">
              <w:r w:rsidRPr="00B63DEA">
                <w:rPr>
                  <w:rFonts w:eastAsia="DengXian"/>
                  <w:rPrChange w:id="7414" w:author="Haiyang Liu" w:date="2026-05-22T16:40:00Z" w16du:dateUtc="2026-05-22T09:40:00Z">
                    <w:rPr>
                      <w:rFonts w:eastAsia="Times New Roman"/>
                      <w:sz w:val="16"/>
                    </w:rPr>
                  </w:rPrChange>
                </w:rPr>
                <w:t>.033(.025)</w:t>
              </w:r>
            </w:ins>
          </w:p>
        </w:tc>
        <w:tc>
          <w:tcPr>
            <w:tcW w:w="1620" w:type="dxa"/>
            <w:vAlign w:val="center"/>
            <w:tcPrChange w:id="7415" w:author="Haiyang Liu" w:date="2026-05-22T16:40:00Z" w16du:dateUtc="2026-05-22T09:40:00Z">
              <w:tcPr>
                <w:tcW w:w="1620" w:type="dxa"/>
                <w:vAlign w:val="center"/>
              </w:tcPr>
            </w:tcPrChange>
          </w:tcPr>
          <w:p w14:paraId="0F0AFA0C" w14:textId="77777777" w:rsidR="00B63DEA" w:rsidRPr="00D96649" w:rsidRDefault="00B63DEA" w:rsidP="00B63DEA">
            <w:pPr>
              <w:widowControl w:val="0"/>
              <w:snapToGrid w:val="0"/>
              <w:jc w:val="right"/>
              <w:rPr>
                <w:ins w:id="7416" w:author="Haiyang Liu" w:date="2026-05-22T16:07:00Z" w16du:dateUtc="2026-05-22T09:07:00Z"/>
                <w:rFonts w:eastAsia="DengXian"/>
              </w:rPr>
            </w:pPr>
          </w:p>
        </w:tc>
        <w:tc>
          <w:tcPr>
            <w:tcW w:w="1620" w:type="dxa"/>
            <w:noWrap/>
            <w:vAlign w:val="center"/>
            <w:tcPrChange w:id="7417" w:author="Haiyang Liu" w:date="2026-05-22T16:40:00Z" w16du:dateUtc="2026-05-22T09:40:00Z">
              <w:tcPr>
                <w:tcW w:w="1620" w:type="dxa"/>
                <w:noWrap/>
                <w:vAlign w:val="center"/>
              </w:tcPr>
            </w:tcPrChange>
          </w:tcPr>
          <w:p w14:paraId="33274D91" w14:textId="77777777" w:rsidR="00B63DEA" w:rsidRPr="00D96649" w:rsidRDefault="00B63DEA" w:rsidP="00B63DEA">
            <w:pPr>
              <w:widowControl w:val="0"/>
              <w:snapToGrid w:val="0"/>
              <w:jc w:val="right"/>
              <w:rPr>
                <w:ins w:id="7418" w:author="Haiyang Liu" w:date="2026-05-22T16:07:00Z" w16du:dateUtc="2026-05-22T09:07:00Z"/>
                <w:rFonts w:eastAsia="DengXian"/>
              </w:rPr>
            </w:pPr>
          </w:p>
        </w:tc>
        <w:tc>
          <w:tcPr>
            <w:tcW w:w="1710" w:type="dxa"/>
            <w:noWrap/>
            <w:vAlign w:val="center"/>
            <w:tcPrChange w:id="7419" w:author="Haiyang Liu" w:date="2026-05-22T16:40:00Z" w16du:dateUtc="2026-05-22T09:40:00Z">
              <w:tcPr>
                <w:tcW w:w="1710" w:type="dxa"/>
                <w:noWrap/>
                <w:vAlign w:val="center"/>
              </w:tcPr>
            </w:tcPrChange>
          </w:tcPr>
          <w:p w14:paraId="05D777CA" w14:textId="77777777" w:rsidR="00B63DEA" w:rsidRPr="00D96649" w:rsidRDefault="00B63DEA" w:rsidP="00B63DEA">
            <w:pPr>
              <w:widowControl w:val="0"/>
              <w:snapToGrid w:val="0"/>
              <w:jc w:val="right"/>
              <w:rPr>
                <w:ins w:id="7420" w:author="Haiyang Liu" w:date="2026-05-22T16:07:00Z" w16du:dateUtc="2026-05-22T09:07:00Z"/>
                <w:rFonts w:eastAsia="DengXian"/>
              </w:rPr>
            </w:pPr>
          </w:p>
        </w:tc>
      </w:tr>
      <w:tr w:rsidR="00B63DEA" w:rsidRPr="00CA538B" w14:paraId="626C7628" w14:textId="77777777" w:rsidTr="005E69E8">
        <w:trPr>
          <w:trHeight w:val="308"/>
          <w:jc w:val="center"/>
          <w:ins w:id="7421" w:author="Haiyang Liu" w:date="2026-05-22T16:40:00Z"/>
        </w:trPr>
        <w:tc>
          <w:tcPr>
            <w:tcW w:w="4140" w:type="dxa"/>
            <w:vAlign w:val="center"/>
          </w:tcPr>
          <w:p w14:paraId="13E1F38E" w14:textId="77777777" w:rsidR="00B63DEA" w:rsidRPr="00D96649" w:rsidRDefault="00B63DEA" w:rsidP="00B63DEA">
            <w:pPr>
              <w:widowControl w:val="0"/>
              <w:snapToGrid w:val="0"/>
              <w:rPr>
                <w:ins w:id="7422" w:author="Haiyang Liu" w:date="2026-05-22T16:40:00Z" w16du:dateUtc="2026-05-22T09:40:00Z"/>
                <w:rFonts w:eastAsia="DengXian"/>
              </w:rPr>
            </w:pPr>
          </w:p>
        </w:tc>
        <w:tc>
          <w:tcPr>
            <w:tcW w:w="1620" w:type="dxa"/>
            <w:noWrap/>
            <w:vAlign w:val="center"/>
          </w:tcPr>
          <w:p w14:paraId="5E495AB6" w14:textId="77777777" w:rsidR="00B63DEA" w:rsidRPr="00D96649" w:rsidRDefault="00B63DEA" w:rsidP="00B63DEA">
            <w:pPr>
              <w:widowControl w:val="0"/>
              <w:snapToGrid w:val="0"/>
              <w:jc w:val="right"/>
              <w:rPr>
                <w:ins w:id="7423" w:author="Haiyang Liu" w:date="2026-05-22T16:40:00Z" w16du:dateUtc="2026-05-22T09:40:00Z"/>
                <w:rFonts w:eastAsia="DengXian"/>
              </w:rPr>
            </w:pPr>
          </w:p>
        </w:tc>
        <w:tc>
          <w:tcPr>
            <w:tcW w:w="1620" w:type="dxa"/>
            <w:vAlign w:val="center"/>
          </w:tcPr>
          <w:p w14:paraId="3F29E6F0" w14:textId="77777777" w:rsidR="00B63DEA" w:rsidRPr="00D96649" w:rsidRDefault="00B63DEA" w:rsidP="00B63DEA">
            <w:pPr>
              <w:widowControl w:val="0"/>
              <w:snapToGrid w:val="0"/>
              <w:jc w:val="right"/>
              <w:rPr>
                <w:ins w:id="7424" w:author="Haiyang Liu" w:date="2026-05-22T16:40:00Z" w16du:dateUtc="2026-05-22T09:40:00Z"/>
                <w:rFonts w:eastAsia="DengXian"/>
              </w:rPr>
            </w:pPr>
          </w:p>
        </w:tc>
        <w:tc>
          <w:tcPr>
            <w:tcW w:w="1620" w:type="dxa"/>
            <w:noWrap/>
            <w:vAlign w:val="center"/>
          </w:tcPr>
          <w:p w14:paraId="458D5177" w14:textId="77777777" w:rsidR="00B63DEA" w:rsidRPr="00D96649" w:rsidRDefault="00B63DEA" w:rsidP="00B63DEA">
            <w:pPr>
              <w:widowControl w:val="0"/>
              <w:snapToGrid w:val="0"/>
              <w:jc w:val="right"/>
              <w:rPr>
                <w:ins w:id="7425" w:author="Haiyang Liu" w:date="2026-05-22T16:40:00Z" w16du:dateUtc="2026-05-22T09:40:00Z"/>
                <w:rFonts w:eastAsia="DengXian"/>
              </w:rPr>
            </w:pPr>
          </w:p>
        </w:tc>
        <w:tc>
          <w:tcPr>
            <w:tcW w:w="1710" w:type="dxa"/>
            <w:noWrap/>
            <w:vAlign w:val="center"/>
          </w:tcPr>
          <w:p w14:paraId="597B189F" w14:textId="77777777" w:rsidR="00B63DEA" w:rsidRPr="00D96649" w:rsidRDefault="00B63DEA" w:rsidP="00B63DEA">
            <w:pPr>
              <w:widowControl w:val="0"/>
              <w:snapToGrid w:val="0"/>
              <w:jc w:val="right"/>
              <w:rPr>
                <w:ins w:id="7426" w:author="Haiyang Liu" w:date="2026-05-22T16:40:00Z" w16du:dateUtc="2026-05-22T09:40:00Z"/>
                <w:rFonts w:eastAsia="DengXian"/>
              </w:rPr>
            </w:pPr>
          </w:p>
        </w:tc>
      </w:tr>
      <w:tr w:rsidR="00B63DEA" w:rsidRPr="00CA538B" w14:paraId="6AE3A62D" w14:textId="77777777" w:rsidTr="005E69E8">
        <w:trPr>
          <w:trHeight w:val="308"/>
          <w:jc w:val="center"/>
          <w:ins w:id="7427" w:author="Haiyang Liu" w:date="2026-05-21T09:58:00Z"/>
        </w:trPr>
        <w:tc>
          <w:tcPr>
            <w:tcW w:w="4140" w:type="dxa"/>
            <w:tcBorders>
              <w:bottom w:val="single" w:sz="4" w:space="0" w:color="auto"/>
            </w:tcBorders>
            <w:vAlign w:val="center"/>
          </w:tcPr>
          <w:p w14:paraId="73322A52" w14:textId="77777777" w:rsidR="00B63DEA" w:rsidRPr="00CA538B" w:rsidRDefault="00B63DEA" w:rsidP="00B63DEA">
            <w:pPr>
              <w:widowControl w:val="0"/>
              <w:snapToGrid w:val="0"/>
              <w:rPr>
                <w:ins w:id="7428" w:author="Haiyang Liu" w:date="2026-05-21T09:58:00Z" w16du:dateUtc="2026-05-21T02:58:00Z"/>
                <w:rFonts w:eastAsia="DengXian"/>
                <w:i/>
              </w:rPr>
            </w:pPr>
            <w:ins w:id="7429" w:author="Haiyang Liu" w:date="2026-05-21T09:58:00Z" w16du:dateUtc="2026-05-21T02:58:00Z">
              <w:r w:rsidRPr="00CA538B">
                <w:rPr>
                  <w:rFonts w:eastAsia="DengXian"/>
                  <w:i/>
                </w:rPr>
                <w:t>pseudo-R</w:t>
              </w:r>
              <w:r w:rsidRPr="00CA538B">
                <w:rPr>
                  <w:rFonts w:eastAsia="DengXian"/>
                  <w:i/>
                  <w:vertAlign w:val="superscript"/>
                </w:rPr>
                <w:t>2</w:t>
              </w:r>
            </w:ins>
          </w:p>
        </w:tc>
        <w:tc>
          <w:tcPr>
            <w:tcW w:w="1620" w:type="dxa"/>
            <w:tcBorders>
              <w:bottom w:val="single" w:sz="4" w:space="0" w:color="auto"/>
            </w:tcBorders>
            <w:noWrap/>
            <w:vAlign w:val="center"/>
          </w:tcPr>
          <w:p w14:paraId="668E85EC" w14:textId="77777777" w:rsidR="00B63DEA" w:rsidRPr="00CA538B" w:rsidRDefault="00B63DEA" w:rsidP="00B63DEA">
            <w:pPr>
              <w:widowControl w:val="0"/>
              <w:snapToGrid w:val="0"/>
              <w:jc w:val="center"/>
              <w:rPr>
                <w:ins w:id="7430" w:author="Haiyang Liu" w:date="2026-05-21T09:58:00Z" w16du:dateUtc="2026-05-21T02:58:00Z"/>
                <w:rFonts w:eastAsia="DengXian"/>
              </w:rPr>
            </w:pPr>
            <w:ins w:id="7431" w:author="Haiyang Liu" w:date="2026-05-21T09:58:00Z" w16du:dateUtc="2026-05-21T02:58:00Z">
              <w:r w:rsidRPr="00CA538B">
                <w:rPr>
                  <w:rFonts w:eastAsia="DengXian"/>
                </w:rPr>
                <w:t>.0</w:t>
              </w:r>
              <w:r>
                <w:rPr>
                  <w:rFonts w:eastAsia="DengXian"/>
                </w:rPr>
                <w:t>87</w:t>
              </w:r>
              <w:r w:rsidRPr="00CA538B">
                <w:rPr>
                  <w:rFonts w:eastAsia="DengXian"/>
                  <w:vertAlign w:val="superscript"/>
                </w:rPr>
                <w:t>*</w:t>
              </w:r>
            </w:ins>
          </w:p>
        </w:tc>
        <w:tc>
          <w:tcPr>
            <w:tcW w:w="1620" w:type="dxa"/>
            <w:tcBorders>
              <w:bottom w:val="single" w:sz="4" w:space="0" w:color="auto"/>
            </w:tcBorders>
            <w:vAlign w:val="center"/>
          </w:tcPr>
          <w:p w14:paraId="04B48B6D" w14:textId="77777777" w:rsidR="00B63DEA" w:rsidRPr="00CA538B" w:rsidRDefault="00B63DEA" w:rsidP="00B63DEA">
            <w:pPr>
              <w:widowControl w:val="0"/>
              <w:snapToGrid w:val="0"/>
              <w:jc w:val="center"/>
              <w:rPr>
                <w:ins w:id="7432" w:author="Haiyang Liu" w:date="2026-05-21T09:58:00Z" w16du:dateUtc="2026-05-21T02:58:00Z"/>
                <w:rFonts w:eastAsia="DengXian"/>
              </w:rPr>
            </w:pPr>
            <w:ins w:id="7433" w:author="Haiyang Liu" w:date="2026-05-21T09:58:00Z" w16du:dateUtc="2026-05-21T02:58:00Z">
              <w:r w:rsidRPr="00CA538B">
                <w:rPr>
                  <w:rFonts w:eastAsia="DengXian"/>
                </w:rPr>
                <w:t>.</w:t>
              </w:r>
              <w:r>
                <w:rPr>
                  <w:rFonts w:eastAsia="DengXian"/>
                </w:rPr>
                <w:t>579</w:t>
              </w:r>
              <w:r w:rsidRPr="00CA538B">
                <w:rPr>
                  <w:rFonts w:eastAsia="DengXian"/>
                  <w:vertAlign w:val="superscript"/>
                </w:rPr>
                <w:t>*</w:t>
              </w:r>
            </w:ins>
          </w:p>
        </w:tc>
        <w:tc>
          <w:tcPr>
            <w:tcW w:w="1620" w:type="dxa"/>
            <w:tcBorders>
              <w:bottom w:val="single" w:sz="4" w:space="0" w:color="auto"/>
            </w:tcBorders>
            <w:noWrap/>
            <w:vAlign w:val="center"/>
          </w:tcPr>
          <w:p w14:paraId="1D557C2A" w14:textId="77777777" w:rsidR="00B63DEA" w:rsidRPr="00CA538B" w:rsidRDefault="00B63DEA" w:rsidP="00B63DEA">
            <w:pPr>
              <w:widowControl w:val="0"/>
              <w:snapToGrid w:val="0"/>
              <w:jc w:val="center"/>
              <w:rPr>
                <w:ins w:id="7434" w:author="Haiyang Liu" w:date="2026-05-21T09:58:00Z" w16du:dateUtc="2026-05-21T02:58:00Z"/>
                <w:rFonts w:eastAsia="DengXian"/>
              </w:rPr>
            </w:pPr>
            <w:ins w:id="7435" w:author="Haiyang Liu" w:date="2026-05-21T09:58:00Z" w16du:dateUtc="2026-05-21T02:58:00Z">
              <w:r w:rsidRPr="00CA538B">
                <w:rPr>
                  <w:rFonts w:eastAsia="DengXian"/>
                </w:rPr>
                <w:t>.41</w:t>
              </w:r>
              <w:r>
                <w:rPr>
                  <w:rFonts w:eastAsia="DengXian"/>
                </w:rPr>
                <w:t>9</w:t>
              </w:r>
              <w:r w:rsidRPr="00CA538B">
                <w:rPr>
                  <w:rFonts w:eastAsia="DengXian"/>
                  <w:vertAlign w:val="superscript"/>
                </w:rPr>
                <w:t>**</w:t>
              </w:r>
            </w:ins>
          </w:p>
        </w:tc>
        <w:tc>
          <w:tcPr>
            <w:tcW w:w="1710" w:type="dxa"/>
            <w:tcBorders>
              <w:bottom w:val="single" w:sz="4" w:space="0" w:color="auto"/>
            </w:tcBorders>
            <w:noWrap/>
            <w:vAlign w:val="center"/>
          </w:tcPr>
          <w:p w14:paraId="73890722" w14:textId="77777777" w:rsidR="00B63DEA" w:rsidRPr="00CA538B" w:rsidRDefault="00B63DEA" w:rsidP="00B63DEA">
            <w:pPr>
              <w:widowControl w:val="0"/>
              <w:snapToGrid w:val="0"/>
              <w:jc w:val="center"/>
              <w:rPr>
                <w:ins w:id="7436" w:author="Haiyang Liu" w:date="2026-05-21T09:58:00Z" w16du:dateUtc="2026-05-21T02:58:00Z"/>
                <w:rFonts w:eastAsia="DengXian"/>
              </w:rPr>
            </w:pPr>
            <w:ins w:id="7437" w:author="Haiyang Liu" w:date="2026-05-21T09:58:00Z" w16du:dateUtc="2026-05-21T02:58:00Z">
              <w:r w:rsidRPr="00CA538B">
                <w:rPr>
                  <w:rFonts w:eastAsia="DengXian"/>
                  <w:color w:val="000000"/>
                </w:rPr>
                <w:t>.58</w:t>
              </w:r>
              <w:r>
                <w:rPr>
                  <w:rFonts w:eastAsia="DengXian"/>
                  <w:color w:val="000000"/>
                </w:rPr>
                <w:t>6</w:t>
              </w:r>
              <w:r w:rsidRPr="00CA538B">
                <w:rPr>
                  <w:rFonts w:eastAsia="DengXian"/>
                  <w:vertAlign w:val="superscript"/>
                </w:rPr>
                <w:t>***</w:t>
              </w:r>
            </w:ins>
          </w:p>
        </w:tc>
      </w:tr>
    </w:tbl>
    <w:p w14:paraId="3A6AEBBB" w14:textId="10759FBA" w:rsidR="008E1125" w:rsidRPr="003A10B9" w:rsidRDefault="008E1125" w:rsidP="008E1125">
      <w:pPr>
        <w:widowControl w:val="0"/>
        <w:autoSpaceDE w:val="0"/>
        <w:autoSpaceDN w:val="0"/>
        <w:adjustRightInd w:val="0"/>
        <w:snapToGrid w:val="0"/>
        <w:ind w:right="60"/>
        <w:rPr>
          <w:ins w:id="7438" w:author="Haiyang Liu" w:date="2026-05-21T09:58:00Z" w16du:dateUtc="2026-05-21T02:58:00Z"/>
          <w:rFonts w:eastAsia="DengXian"/>
          <w:color w:val="000000"/>
          <w:kern w:val="2"/>
          <w:sz w:val="21"/>
          <w:szCs w:val="21"/>
          <w:rPrChange w:id="7439" w:author="Haiyang Liu" w:date="2026-05-21T10:52:00Z" w16du:dateUtc="2026-05-21T03:52:00Z">
            <w:rPr>
              <w:ins w:id="7440" w:author="Haiyang Liu" w:date="2026-05-21T09:58:00Z" w16du:dateUtc="2026-05-21T02:58:00Z"/>
              <w:rFonts w:eastAsia="DengXian"/>
              <w:color w:val="000000"/>
              <w:kern w:val="2"/>
            </w:rPr>
          </w:rPrChange>
        </w:rPr>
      </w:pPr>
      <w:ins w:id="7441" w:author="Haiyang Liu" w:date="2026-05-21T09:58:00Z" w16du:dateUtc="2026-05-21T02:58:00Z">
        <w:r w:rsidRPr="003A10B9">
          <w:rPr>
            <w:rFonts w:eastAsia="DengXian"/>
            <w:bCs/>
            <w:i/>
            <w:color w:val="000000"/>
            <w:kern w:val="2"/>
            <w:sz w:val="21"/>
            <w:szCs w:val="21"/>
            <w:rPrChange w:id="7442" w:author="Haiyang Liu" w:date="2026-05-21T10:52:00Z" w16du:dateUtc="2026-05-21T03:52:00Z">
              <w:rPr>
                <w:rFonts w:eastAsia="DengXian"/>
                <w:bCs/>
                <w:i/>
                <w:color w:val="000000"/>
                <w:kern w:val="2"/>
              </w:rPr>
            </w:rPrChange>
          </w:rPr>
          <w:t>Note</w:t>
        </w:r>
        <w:r w:rsidRPr="003A10B9">
          <w:rPr>
            <w:rFonts w:eastAsia="DengXian"/>
            <w:bCs/>
            <w:color w:val="000000"/>
            <w:kern w:val="2"/>
            <w:sz w:val="21"/>
            <w:szCs w:val="21"/>
            <w:rPrChange w:id="7443" w:author="Haiyang Liu" w:date="2026-05-21T10:52:00Z" w16du:dateUtc="2026-05-21T03:52:00Z">
              <w:rPr>
                <w:rFonts w:eastAsia="DengXian"/>
                <w:bCs/>
                <w:color w:val="000000"/>
                <w:kern w:val="2"/>
              </w:rPr>
            </w:rPrChange>
          </w:rPr>
          <w:t xml:space="preserve">. </w:t>
        </w:r>
        <w:r w:rsidRPr="003A10B9">
          <w:rPr>
            <w:rFonts w:eastAsia="DengXian"/>
            <w:bCs/>
            <w:i/>
            <w:iCs/>
            <w:color w:val="000000"/>
            <w:kern w:val="2"/>
            <w:sz w:val="21"/>
            <w:szCs w:val="21"/>
            <w:rPrChange w:id="7444" w:author="Haiyang Liu" w:date="2026-05-21T10:52:00Z" w16du:dateUtc="2026-05-21T03:52:00Z">
              <w:rPr>
                <w:rFonts w:eastAsia="DengXian"/>
                <w:bCs/>
                <w:i/>
                <w:iCs/>
                <w:color w:val="000000"/>
                <w:kern w:val="2"/>
              </w:rPr>
            </w:rPrChange>
          </w:rPr>
          <w:t>N</w:t>
        </w:r>
        <w:r w:rsidRPr="003A10B9">
          <w:rPr>
            <w:rFonts w:eastAsia="DengXian"/>
            <w:bCs/>
            <w:color w:val="000000"/>
            <w:kern w:val="2"/>
            <w:sz w:val="21"/>
            <w:szCs w:val="21"/>
            <w:rPrChange w:id="7445" w:author="Haiyang Liu" w:date="2026-05-21T10:52:00Z" w16du:dateUtc="2026-05-21T03:52:00Z">
              <w:rPr>
                <w:rFonts w:eastAsia="DengXian"/>
                <w:bCs/>
                <w:color w:val="000000"/>
                <w:kern w:val="2"/>
              </w:rPr>
            </w:rPrChange>
          </w:rPr>
          <w:t xml:space="preserve"> = 294. </w:t>
        </w:r>
        <w:r w:rsidRPr="003A10B9">
          <w:rPr>
            <w:rFonts w:eastAsia="DengXian"/>
            <w:sz w:val="21"/>
            <w:szCs w:val="21"/>
            <w:vertAlign w:val="superscript"/>
            <w:rPrChange w:id="7446" w:author="Haiyang Liu" w:date="2026-05-21T10:52:00Z" w16du:dateUtc="2026-05-21T03:52:00Z">
              <w:rPr>
                <w:rFonts w:eastAsia="DengXian"/>
                <w:vertAlign w:val="superscript"/>
              </w:rPr>
            </w:rPrChange>
          </w:rPr>
          <w:t>*</w:t>
        </w:r>
        <w:r w:rsidRPr="003A10B9">
          <w:rPr>
            <w:rFonts w:eastAsia="DengXian"/>
            <w:bCs/>
            <w:color w:val="000000"/>
            <w:kern w:val="2"/>
            <w:sz w:val="21"/>
            <w:szCs w:val="21"/>
            <w:rPrChange w:id="7447" w:author="Haiyang Liu" w:date="2026-05-21T10:52:00Z" w16du:dateUtc="2026-05-21T03:52:00Z">
              <w:rPr>
                <w:rFonts w:eastAsia="DengXian"/>
                <w:bCs/>
                <w:color w:val="000000"/>
                <w:kern w:val="2"/>
              </w:rPr>
            </w:rPrChange>
          </w:rPr>
          <w:t xml:space="preserve"> </w:t>
        </w:r>
        <w:r w:rsidRPr="003A10B9">
          <w:rPr>
            <w:rFonts w:eastAsia="DengXian"/>
            <w:bCs/>
            <w:i/>
            <w:iCs/>
            <w:color w:val="000000"/>
            <w:kern w:val="2"/>
            <w:sz w:val="21"/>
            <w:szCs w:val="21"/>
            <w:rPrChange w:id="7448" w:author="Haiyang Liu" w:date="2026-05-21T10:52:00Z" w16du:dateUtc="2026-05-21T03:52:00Z">
              <w:rPr>
                <w:rFonts w:eastAsia="DengXian"/>
                <w:bCs/>
                <w:i/>
                <w:iCs/>
                <w:color w:val="000000"/>
                <w:kern w:val="2"/>
              </w:rPr>
            </w:rPrChange>
          </w:rPr>
          <w:t xml:space="preserve">p </w:t>
        </w:r>
        <w:r w:rsidRPr="003A10B9">
          <w:rPr>
            <w:rFonts w:eastAsia="DengXian"/>
            <w:bCs/>
            <w:color w:val="000000"/>
            <w:kern w:val="2"/>
            <w:sz w:val="21"/>
            <w:szCs w:val="21"/>
            <w:rPrChange w:id="7449" w:author="Haiyang Liu" w:date="2026-05-21T10:52:00Z" w16du:dateUtc="2026-05-21T03:52:00Z">
              <w:rPr>
                <w:rFonts w:eastAsia="DengXian"/>
                <w:bCs/>
                <w:color w:val="000000"/>
                <w:kern w:val="2"/>
              </w:rPr>
            </w:rPrChange>
          </w:rPr>
          <w:t xml:space="preserve">&lt; .05, </w:t>
        </w:r>
        <w:r w:rsidRPr="003A10B9">
          <w:rPr>
            <w:rFonts w:eastAsia="DengXian"/>
            <w:sz w:val="21"/>
            <w:szCs w:val="21"/>
            <w:vertAlign w:val="superscript"/>
            <w:rPrChange w:id="7450" w:author="Haiyang Liu" w:date="2026-05-21T10:52:00Z" w16du:dateUtc="2026-05-21T03:52:00Z">
              <w:rPr>
                <w:rFonts w:eastAsia="DengXian"/>
                <w:vertAlign w:val="superscript"/>
              </w:rPr>
            </w:rPrChange>
          </w:rPr>
          <w:t>**</w:t>
        </w:r>
        <w:r w:rsidRPr="003A10B9">
          <w:rPr>
            <w:rFonts w:eastAsia="DengXian"/>
            <w:bCs/>
            <w:color w:val="000000"/>
            <w:kern w:val="2"/>
            <w:sz w:val="21"/>
            <w:szCs w:val="21"/>
            <w:rPrChange w:id="7451" w:author="Haiyang Liu" w:date="2026-05-21T10:52:00Z" w16du:dateUtc="2026-05-21T03:52:00Z">
              <w:rPr>
                <w:rFonts w:eastAsia="DengXian"/>
                <w:bCs/>
                <w:color w:val="000000"/>
                <w:kern w:val="2"/>
              </w:rPr>
            </w:rPrChange>
          </w:rPr>
          <w:t xml:space="preserve"> </w:t>
        </w:r>
        <w:r w:rsidRPr="003A10B9">
          <w:rPr>
            <w:rFonts w:eastAsia="DengXian"/>
            <w:bCs/>
            <w:i/>
            <w:iCs/>
            <w:color w:val="000000"/>
            <w:kern w:val="2"/>
            <w:sz w:val="21"/>
            <w:szCs w:val="21"/>
            <w:rPrChange w:id="7452" w:author="Haiyang Liu" w:date="2026-05-21T10:52:00Z" w16du:dateUtc="2026-05-21T03:52:00Z">
              <w:rPr>
                <w:rFonts w:eastAsia="DengXian"/>
                <w:bCs/>
                <w:i/>
                <w:iCs/>
                <w:color w:val="000000"/>
                <w:kern w:val="2"/>
              </w:rPr>
            </w:rPrChange>
          </w:rPr>
          <w:t xml:space="preserve">p </w:t>
        </w:r>
        <w:r w:rsidRPr="003A10B9">
          <w:rPr>
            <w:rFonts w:eastAsia="DengXian"/>
            <w:bCs/>
            <w:color w:val="000000"/>
            <w:kern w:val="2"/>
            <w:sz w:val="21"/>
            <w:szCs w:val="21"/>
            <w:rPrChange w:id="7453" w:author="Haiyang Liu" w:date="2026-05-21T10:52:00Z" w16du:dateUtc="2026-05-21T03:52:00Z">
              <w:rPr>
                <w:rFonts w:eastAsia="DengXian"/>
                <w:bCs/>
                <w:color w:val="000000"/>
                <w:kern w:val="2"/>
              </w:rPr>
            </w:rPrChange>
          </w:rPr>
          <w:t xml:space="preserve">&lt; .01, </w:t>
        </w:r>
        <w:r w:rsidRPr="003A10B9">
          <w:rPr>
            <w:rFonts w:eastAsia="DengXian"/>
            <w:sz w:val="21"/>
            <w:szCs w:val="21"/>
            <w:vertAlign w:val="superscript"/>
            <w:rPrChange w:id="7454" w:author="Haiyang Liu" w:date="2026-05-21T10:52:00Z" w16du:dateUtc="2026-05-21T03:52:00Z">
              <w:rPr>
                <w:rFonts w:eastAsia="DengXian"/>
                <w:vertAlign w:val="superscript"/>
              </w:rPr>
            </w:rPrChange>
          </w:rPr>
          <w:t>***</w:t>
        </w:r>
        <w:r w:rsidRPr="003A10B9">
          <w:rPr>
            <w:rFonts w:eastAsia="DengXian"/>
            <w:bCs/>
            <w:color w:val="000000"/>
            <w:kern w:val="2"/>
            <w:sz w:val="21"/>
            <w:szCs w:val="21"/>
            <w:rPrChange w:id="7455" w:author="Haiyang Liu" w:date="2026-05-21T10:52:00Z" w16du:dateUtc="2026-05-21T03:52:00Z">
              <w:rPr>
                <w:rFonts w:eastAsia="DengXian"/>
                <w:bCs/>
                <w:color w:val="000000"/>
                <w:kern w:val="2"/>
              </w:rPr>
            </w:rPrChange>
          </w:rPr>
          <w:t xml:space="preserve"> </w:t>
        </w:r>
        <w:r w:rsidRPr="003A10B9">
          <w:rPr>
            <w:rFonts w:eastAsia="DengXian"/>
            <w:bCs/>
            <w:i/>
            <w:iCs/>
            <w:color w:val="000000"/>
            <w:kern w:val="2"/>
            <w:sz w:val="21"/>
            <w:szCs w:val="21"/>
            <w:rPrChange w:id="7456" w:author="Haiyang Liu" w:date="2026-05-21T10:52:00Z" w16du:dateUtc="2026-05-21T03:52:00Z">
              <w:rPr>
                <w:rFonts w:eastAsia="DengXian"/>
                <w:bCs/>
                <w:i/>
                <w:iCs/>
                <w:color w:val="000000"/>
                <w:kern w:val="2"/>
              </w:rPr>
            </w:rPrChange>
          </w:rPr>
          <w:t xml:space="preserve">p </w:t>
        </w:r>
        <w:r w:rsidRPr="003A10B9">
          <w:rPr>
            <w:rFonts w:eastAsia="DengXian"/>
            <w:bCs/>
            <w:color w:val="000000"/>
            <w:kern w:val="2"/>
            <w:sz w:val="21"/>
            <w:szCs w:val="21"/>
            <w:rPrChange w:id="7457" w:author="Haiyang Liu" w:date="2026-05-21T10:52:00Z" w16du:dateUtc="2026-05-21T03:52:00Z">
              <w:rPr>
                <w:rFonts w:eastAsia="DengXian"/>
                <w:bCs/>
                <w:color w:val="000000"/>
                <w:kern w:val="2"/>
              </w:rPr>
            </w:rPrChange>
          </w:rPr>
          <w:t>&lt; .001.</w:t>
        </w:r>
      </w:ins>
      <w:ins w:id="7458" w:author="Haiyang Liu" w:date="2026-05-22T16:58:00Z" w16du:dateUtc="2026-05-22T09:58:00Z">
        <w:r w:rsidR="006335AA">
          <w:rPr>
            <w:rFonts w:eastAsia="DengXian"/>
            <w:bCs/>
            <w:color w:val="000000"/>
            <w:kern w:val="2"/>
            <w:sz w:val="21"/>
            <w:szCs w:val="21"/>
          </w:rPr>
          <w:t xml:space="preserve"> </w:t>
        </w:r>
        <w:r w:rsidR="006335AA" w:rsidRPr="006335AA">
          <w:rPr>
            <w:rFonts w:eastAsia="DengXian"/>
            <w:bCs/>
            <w:color w:val="000000"/>
            <w:kern w:val="2"/>
            <w:sz w:val="21"/>
            <w:szCs w:val="21"/>
          </w:rPr>
          <w:t xml:space="preserve">Estimates are unstandardized. </w:t>
        </w:r>
      </w:ins>
      <w:ins w:id="7459" w:author="Haiyang Liu" w:date="2026-05-22T16:59:00Z" w16du:dateUtc="2026-05-22T09:59:00Z">
        <w:r w:rsidR="006335AA" w:rsidRPr="00D96649">
          <w:rPr>
            <w:rFonts w:eastAsia="DengXian"/>
            <w:bCs/>
            <w:color w:val="000000"/>
            <w:kern w:val="2"/>
            <w:sz w:val="21"/>
            <w:szCs w:val="21"/>
          </w:rPr>
          <w:t xml:space="preserve">Time was coded backward from Month 4, as -3, -2, -1, 0. </w:t>
        </w:r>
      </w:ins>
      <w:ins w:id="7460" w:author="Haiyang Liu" w:date="2026-05-22T16:58:00Z" w16du:dateUtc="2026-05-22T09:58:00Z">
        <w:r w:rsidR="006335AA" w:rsidRPr="006335AA">
          <w:rPr>
            <w:rFonts w:eastAsia="DengXian"/>
            <w:bCs/>
            <w:color w:val="000000"/>
            <w:kern w:val="2"/>
            <w:sz w:val="21"/>
            <w:szCs w:val="21"/>
          </w:rPr>
          <w:t>Full fixed effects, random effects, residual variances, and growth-factor variance-covariance/correlation matrices are reported in Online Appendix Tables</w:t>
        </w:r>
      </w:ins>
    </w:p>
    <w:p w14:paraId="0580A197" w14:textId="672687CA" w:rsidR="008E1125" w:rsidRDefault="008E1125">
      <w:pPr>
        <w:widowControl w:val="0"/>
        <w:adjustRightInd w:val="0"/>
        <w:snapToGrid w:val="0"/>
        <w:rPr>
          <w:ins w:id="7461" w:author="Haiyang Liu" w:date="2026-05-21T09:58:00Z" w16du:dateUtc="2026-05-21T02:58:00Z"/>
          <w:rFonts w:eastAsia="DengXian"/>
          <w:sz w:val="20"/>
          <w:szCs w:val="20"/>
        </w:rPr>
      </w:pPr>
    </w:p>
    <w:p w14:paraId="1DBE15FE" w14:textId="77777777" w:rsidR="008E1125" w:rsidRDefault="008E1125">
      <w:pPr>
        <w:widowControl w:val="0"/>
        <w:adjustRightInd w:val="0"/>
        <w:snapToGrid w:val="0"/>
        <w:rPr>
          <w:ins w:id="7462" w:author="Haiyang Liu" w:date="2026-05-21T09:58:00Z" w16du:dateUtc="2026-05-21T02:58:00Z"/>
          <w:rFonts w:eastAsia="DengXian"/>
          <w:sz w:val="20"/>
          <w:szCs w:val="20"/>
        </w:rPr>
      </w:pPr>
    </w:p>
    <w:p w14:paraId="777D4189" w14:textId="77777777" w:rsidR="008E1125" w:rsidRDefault="008E1125">
      <w:pPr>
        <w:widowControl w:val="0"/>
        <w:adjustRightInd w:val="0"/>
        <w:snapToGrid w:val="0"/>
        <w:rPr>
          <w:rFonts w:eastAsia="DengXian"/>
          <w:b/>
          <w:bCs/>
          <w:i/>
          <w:color w:val="000000"/>
          <w:kern w:val="2"/>
        </w:rPr>
        <w:sectPr w:rsidR="008E1125">
          <w:pgSz w:w="12240" w:h="15840"/>
          <w:pgMar w:top="1440" w:right="1440" w:bottom="1440" w:left="1440" w:header="851" w:footer="992" w:gutter="0"/>
          <w:cols w:space="425"/>
          <w:docGrid w:linePitch="326"/>
        </w:sectPr>
      </w:pPr>
    </w:p>
    <w:p w14:paraId="777D418A" w14:textId="231FD397" w:rsidR="009458CE" w:rsidRDefault="009C0C59">
      <w:pPr>
        <w:widowControl w:val="0"/>
        <w:snapToGrid w:val="0"/>
        <w:spacing w:line="480" w:lineRule="auto"/>
        <w:rPr>
          <w:rFonts w:eastAsia="SimSun"/>
          <w:b/>
          <w:bCs/>
          <w:iCs/>
          <w:kern w:val="2"/>
        </w:rPr>
      </w:pPr>
      <w:r>
        <w:rPr>
          <w:rFonts w:eastAsia="DengXian"/>
          <w:b/>
          <w:bCs/>
          <w:color w:val="000000"/>
          <w:kern w:val="2"/>
        </w:rPr>
        <w:lastRenderedPageBreak/>
        <w:t xml:space="preserve">Figure 1. </w:t>
      </w:r>
      <w:r>
        <w:rPr>
          <w:rFonts w:eastAsia="DengXian"/>
          <w:bCs/>
          <w:color w:val="000000"/>
          <w:kern w:val="2"/>
        </w:rPr>
        <w:t>The hypothesized model</w:t>
      </w:r>
      <w:ins w:id="7463" w:author="Haiyang Liu" w:date="2026-05-21T09:59:00Z" w16du:dateUtc="2026-05-21T02:59:00Z">
        <w:r w:rsidR="00912CD6">
          <w:rPr>
            <w:rFonts w:eastAsia="DengXian"/>
            <w:bCs/>
            <w:color w:val="000000"/>
            <w:kern w:val="2"/>
          </w:rPr>
          <w:t xml:space="preserve"> </w:t>
        </w:r>
        <w:r w:rsidR="00912CD6" w:rsidRPr="00912CD6">
          <w:rPr>
            <w:rFonts w:eastAsia="DengXian"/>
            <w:bCs/>
            <w:color w:val="000000"/>
            <w:kern w:val="2"/>
          </w:rPr>
          <w:t xml:space="preserve">and </w:t>
        </w:r>
        <w:r w:rsidR="00912CD6">
          <w:rPr>
            <w:rFonts w:eastAsia="DengXian"/>
            <w:bCs/>
            <w:color w:val="000000"/>
            <w:kern w:val="2"/>
          </w:rPr>
          <w:t>m</w:t>
        </w:r>
        <w:r w:rsidR="00912CD6" w:rsidRPr="00912CD6">
          <w:rPr>
            <w:rFonts w:eastAsia="DengXian"/>
            <w:bCs/>
            <w:color w:val="000000"/>
            <w:kern w:val="2"/>
          </w:rPr>
          <w:t>easurement</w:t>
        </w:r>
        <w:r w:rsidR="00912CD6">
          <w:rPr>
            <w:rFonts w:eastAsia="DengXian"/>
            <w:bCs/>
            <w:color w:val="000000"/>
            <w:kern w:val="2"/>
          </w:rPr>
          <w:t xml:space="preserve"> points</w:t>
        </w:r>
      </w:ins>
    </w:p>
    <w:p w14:paraId="777D418B" w14:textId="350D7C1B" w:rsidR="009458CE" w:rsidRDefault="009C0C59">
      <w:pPr>
        <w:widowControl w:val="0"/>
        <w:snapToGrid w:val="0"/>
        <w:rPr>
          <w:rFonts w:eastAsia="SimSun"/>
          <w:bCs/>
          <w:i/>
          <w:iCs/>
          <w:kern w:val="2"/>
        </w:rPr>
      </w:pPr>
      <w:del w:id="7464" w:author="Haiyang Liu" w:date="2026-05-21T09:59:00Z" w16du:dateUtc="2026-05-21T02:59:00Z">
        <w:r w:rsidDel="007D002A">
          <w:rPr>
            <w:noProof/>
          </w:rPr>
          <w:drawing>
            <wp:inline distT="0" distB="0" distL="0" distR="0" wp14:anchorId="777D4241" wp14:editId="5915E904">
              <wp:extent cx="7633970" cy="4761865"/>
              <wp:effectExtent l="0" t="0" r="0" b="635"/>
              <wp:docPr id="313965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65006" name="Picture 1"/>
                      <pic:cNvPicPr>
                        <a:picLocks noChangeAspect="1"/>
                      </pic:cNvPicPr>
                    </pic:nvPicPr>
                    <pic:blipFill>
                      <a:blip r:embed="rId18"/>
                      <a:stretch>
                        <a:fillRect/>
                      </a:stretch>
                    </pic:blipFill>
                    <pic:spPr>
                      <a:xfrm>
                        <a:off x="0" y="0"/>
                        <a:ext cx="7730498" cy="4822200"/>
                      </a:xfrm>
                      <a:prstGeom prst="rect">
                        <a:avLst/>
                      </a:prstGeom>
                    </pic:spPr>
                  </pic:pic>
                </a:graphicData>
              </a:graphic>
            </wp:inline>
          </w:drawing>
        </w:r>
      </w:del>
    </w:p>
    <w:p w14:paraId="777D418C" w14:textId="16472AF7" w:rsidR="009458CE" w:rsidRDefault="00FF2A8D">
      <w:pPr>
        <w:widowControl w:val="0"/>
        <w:snapToGrid w:val="0"/>
        <w:jc w:val="center"/>
        <w:rPr>
          <w:rFonts w:eastAsia="SimSun"/>
          <w:bCs/>
          <w:i/>
          <w:iCs/>
          <w:kern w:val="2"/>
        </w:rPr>
      </w:pPr>
      <w:ins w:id="7465" w:author="Haiyang Liu" w:date="2026-05-21T10:08:00Z">
        <w:r w:rsidRPr="00FF2A8D">
          <w:rPr>
            <w:rFonts w:eastAsia="SimSun"/>
            <w:bCs/>
            <w:i/>
            <w:iCs/>
            <w:noProof/>
            <w:kern w:val="2"/>
          </w:rPr>
          <w:drawing>
            <wp:inline distT="0" distB="0" distL="0" distR="0" wp14:anchorId="4347FC0E" wp14:editId="7D679236">
              <wp:extent cx="8229600" cy="5000625"/>
              <wp:effectExtent l="0" t="0" r="0" b="3175"/>
              <wp:docPr id="1839804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804895" name=""/>
                      <pic:cNvPicPr/>
                    </pic:nvPicPr>
                    <pic:blipFill>
                      <a:blip r:embed="rId19"/>
                      <a:stretch>
                        <a:fillRect/>
                      </a:stretch>
                    </pic:blipFill>
                    <pic:spPr>
                      <a:xfrm>
                        <a:off x="0" y="0"/>
                        <a:ext cx="8229600" cy="5000625"/>
                      </a:xfrm>
                      <a:prstGeom prst="rect">
                        <a:avLst/>
                      </a:prstGeom>
                    </pic:spPr>
                  </pic:pic>
                </a:graphicData>
              </a:graphic>
            </wp:inline>
          </w:drawing>
        </w:r>
      </w:ins>
    </w:p>
    <w:p w14:paraId="777D418D" w14:textId="77777777" w:rsidR="009458CE" w:rsidRDefault="009458CE">
      <w:pPr>
        <w:widowControl w:val="0"/>
        <w:snapToGrid w:val="0"/>
        <w:jc w:val="center"/>
        <w:rPr>
          <w:rFonts w:eastAsia="SimSun"/>
          <w:bCs/>
          <w:i/>
          <w:iCs/>
          <w:kern w:val="2"/>
        </w:rPr>
        <w:sectPr w:rsidR="009458CE">
          <w:pgSz w:w="15840" w:h="12240" w:orient="landscape"/>
          <w:pgMar w:top="1440" w:right="1440" w:bottom="1440" w:left="1440" w:header="851" w:footer="992" w:gutter="0"/>
          <w:cols w:space="425"/>
          <w:docGrid w:linePitch="326"/>
        </w:sectPr>
      </w:pPr>
    </w:p>
    <w:p w14:paraId="777D418E" w14:textId="756FB659" w:rsidR="009458CE" w:rsidRDefault="009C0C59">
      <w:pPr>
        <w:widowControl w:val="0"/>
        <w:adjustRightInd w:val="0"/>
        <w:snapToGrid w:val="0"/>
        <w:spacing w:line="480" w:lineRule="auto"/>
        <w:rPr>
          <w:rFonts w:eastAsia="DengXian"/>
          <w:color w:val="000000"/>
          <w:kern w:val="2"/>
        </w:rPr>
      </w:pPr>
      <w:bookmarkStart w:id="7466" w:name="OLE_LINK3"/>
      <w:r>
        <w:rPr>
          <w:b/>
          <w:bCs/>
        </w:rPr>
        <w:lastRenderedPageBreak/>
        <w:t xml:space="preserve">Figure 2. </w:t>
      </w:r>
      <w:del w:id="7467" w:author="Haiyang Liu" w:date="2026-05-21T10:28:00Z" w16du:dateUtc="2026-05-21T03:28:00Z">
        <w:r w:rsidDel="00D71967">
          <w:rPr>
            <w:bCs/>
          </w:rPr>
          <w:delText>The Moderation Effect of Global Error Attribution on the Relationship Between Error Management Approach and Newcomers’ Error Change Trajectory</w:delText>
        </w:r>
      </w:del>
      <w:ins w:id="7468" w:author="Haiyang Liu" w:date="2026-05-21T10:28:00Z" w16du:dateUtc="2026-05-21T03:28:00Z">
        <w:r w:rsidR="00D71967">
          <w:rPr>
            <w:bCs/>
          </w:rPr>
          <w:t xml:space="preserve">Instantaneous error </w:t>
        </w:r>
      </w:ins>
      <w:ins w:id="7469" w:author="Haiyang Liu" w:date="2026-05-21T10:40:00Z" w16du:dateUtc="2026-05-21T03:40:00Z">
        <w:r w:rsidR="0083720D">
          <w:rPr>
            <w:rFonts w:hint="eastAsia"/>
            <w:bCs/>
          </w:rPr>
          <w:t>change</w:t>
        </w:r>
      </w:ins>
      <w:ins w:id="7470" w:author="Haiyang Liu" w:date="2026-05-21T10:28:00Z" w16du:dateUtc="2026-05-21T03:28:00Z">
        <w:r w:rsidR="00D71967">
          <w:rPr>
            <w:rFonts w:hint="eastAsia"/>
            <w:bCs/>
          </w:rPr>
          <w:t xml:space="preserve"> </w:t>
        </w:r>
        <w:r w:rsidR="00D71967">
          <w:rPr>
            <w:bCs/>
          </w:rPr>
          <w:t xml:space="preserve">rate </w:t>
        </w:r>
      </w:ins>
      <w:ins w:id="7471" w:author="Haiyang Liu" w:date="2026-05-21T10:31:00Z" w16du:dateUtc="2026-05-21T03:31:00Z">
        <w:r w:rsidR="00162B06">
          <w:rPr>
            <w:bCs/>
          </w:rPr>
          <w:t>across</w:t>
        </w:r>
      </w:ins>
      <w:ins w:id="7472" w:author="Haiyang Liu" w:date="2026-05-21T10:28:00Z" w16du:dateUtc="2026-05-21T03:28:00Z">
        <w:r w:rsidR="00D71967">
          <w:rPr>
            <w:bCs/>
          </w:rPr>
          <w:t xml:space="preserve"> time</w:t>
        </w:r>
      </w:ins>
    </w:p>
    <w:p w14:paraId="777D418F" w14:textId="1D12E3EF" w:rsidR="009458CE" w:rsidRDefault="009C0C59">
      <w:pPr>
        <w:widowControl w:val="0"/>
        <w:adjustRightInd w:val="0"/>
        <w:snapToGrid w:val="0"/>
        <w:jc w:val="center"/>
        <w:rPr>
          <w:rFonts w:eastAsia="SimSun"/>
          <w:bCs/>
          <w:iCs/>
          <w:kern w:val="2"/>
        </w:rPr>
      </w:pPr>
      <w:del w:id="7473" w:author="Haiyang Liu" w:date="2026-05-21T10:27:00Z" w16du:dateUtc="2026-05-21T03:27:00Z">
        <w:r w:rsidDel="00D71967">
          <w:rPr>
            <w:noProof/>
          </w:rPr>
          <w:drawing>
            <wp:inline distT="0" distB="0" distL="0" distR="0" wp14:anchorId="777D4243" wp14:editId="756AF36D">
              <wp:extent cx="5972810" cy="3234055"/>
              <wp:effectExtent l="0" t="0" r="0" b="0"/>
              <wp:docPr id="992614284"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del>
      <w:ins w:id="7474" w:author="Haiyang Liu" w:date="2026-05-21T10:27:00Z" w16du:dateUtc="2026-05-21T03:27:00Z">
        <w:r w:rsidR="00D71967">
          <w:rPr>
            <w:noProof/>
          </w:rPr>
          <w:drawing>
            <wp:inline distT="0" distB="0" distL="0" distR="0" wp14:anchorId="78BF0710" wp14:editId="52009BB0">
              <wp:extent cx="5943600" cy="3017520"/>
              <wp:effectExtent l="0" t="0" r="0" b="5080"/>
              <wp:docPr id="270410473" name="Chart 5">
                <a:extLst xmlns:a="http://schemas.openxmlformats.org/drawingml/2006/main">
                  <a:ext uri="{FF2B5EF4-FFF2-40B4-BE49-F238E27FC236}">
                    <a16:creationId xmlns:a16="http://schemas.microsoft.com/office/drawing/2014/main" id="{00000000-0008-0000-01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ins>
    </w:p>
    <w:bookmarkEnd w:id="4561"/>
    <w:p w14:paraId="174D8C1E" w14:textId="77777777" w:rsidR="009458CE" w:rsidRDefault="009458CE">
      <w:pPr>
        <w:widowControl w:val="0"/>
        <w:adjustRightInd w:val="0"/>
        <w:snapToGrid w:val="0"/>
        <w:spacing w:line="480" w:lineRule="auto"/>
        <w:rPr>
          <w:ins w:id="7475" w:author="Haiyang Liu" w:date="2026-05-21T10:31:00Z" w16du:dateUtc="2026-05-21T03:31:00Z"/>
        </w:rPr>
      </w:pPr>
    </w:p>
    <w:p w14:paraId="5794D33E" w14:textId="77777777" w:rsidR="00162B06" w:rsidRDefault="00162B06">
      <w:pPr>
        <w:widowControl w:val="0"/>
        <w:adjustRightInd w:val="0"/>
        <w:snapToGrid w:val="0"/>
        <w:spacing w:line="480" w:lineRule="auto"/>
        <w:rPr>
          <w:ins w:id="7476" w:author="Haiyang Liu" w:date="2026-05-21T10:31:00Z" w16du:dateUtc="2026-05-21T03:31:00Z"/>
        </w:rPr>
      </w:pPr>
    </w:p>
    <w:p w14:paraId="7D3960B8" w14:textId="1D137E61" w:rsidR="00162B06" w:rsidRPr="00B94989" w:rsidRDefault="00162B06" w:rsidP="00162B06">
      <w:pPr>
        <w:widowControl w:val="0"/>
        <w:adjustRightInd w:val="0"/>
        <w:snapToGrid w:val="0"/>
        <w:rPr>
          <w:ins w:id="7477" w:author="Haiyang Liu" w:date="2026-05-21T10:41:00Z" w16du:dateUtc="2026-05-21T03:41:00Z"/>
          <w:sz w:val="21"/>
          <w:szCs w:val="21"/>
          <w:rPrChange w:id="7478" w:author="Haiyang Liu" w:date="2026-05-21T10:52:00Z" w16du:dateUtc="2026-05-21T03:52:00Z">
            <w:rPr>
              <w:ins w:id="7479" w:author="Haiyang Liu" w:date="2026-05-21T10:41:00Z" w16du:dateUtc="2026-05-21T03:41:00Z"/>
            </w:rPr>
          </w:rPrChange>
        </w:rPr>
      </w:pPr>
      <w:ins w:id="7480" w:author="Haiyang Liu" w:date="2026-05-21T10:32:00Z" w16du:dateUtc="2026-05-21T03:32:00Z">
        <w:r w:rsidRPr="00B94989">
          <w:rPr>
            <w:i/>
            <w:iCs/>
            <w:sz w:val="21"/>
            <w:szCs w:val="21"/>
            <w:rPrChange w:id="7481" w:author="Haiyang Liu" w:date="2026-05-21T10:52:00Z" w16du:dateUtc="2026-05-21T03:52:00Z">
              <w:rPr/>
            </w:rPrChange>
          </w:rPr>
          <w:t>Note</w:t>
        </w:r>
        <w:r w:rsidRPr="00B94989">
          <w:rPr>
            <w:sz w:val="21"/>
            <w:szCs w:val="21"/>
            <w:rPrChange w:id="7482" w:author="Haiyang Liu" w:date="2026-05-21T10:52:00Z" w16du:dateUtc="2026-05-21T03:52:00Z">
              <w:rPr/>
            </w:rPrChange>
          </w:rPr>
          <w:t xml:space="preserve">. The figure plots the instantaneous rate of error change, </w:t>
        </w:r>
        <w:r w:rsidRPr="00B94989">
          <w:rPr>
            <w:i/>
            <w:iCs/>
            <w:sz w:val="21"/>
            <w:szCs w:val="21"/>
            <w:rPrChange w:id="7483" w:author="Haiyang Liu" w:date="2026-05-21T10:52:00Z" w16du:dateUtc="2026-05-21T03:52:00Z">
              <w:rPr/>
            </w:rPrChange>
          </w:rPr>
          <w:t>d</w:t>
        </w:r>
        <w:r w:rsidRPr="00B94989">
          <w:rPr>
            <w:sz w:val="21"/>
            <w:szCs w:val="21"/>
            <w:rPrChange w:id="7484" w:author="Haiyang Liu" w:date="2026-05-21T10:52:00Z" w16du:dateUtc="2026-05-21T03:52:00Z">
              <w:rPr/>
            </w:rPrChange>
          </w:rPr>
          <w:t>(Error)/</w:t>
        </w:r>
        <w:r w:rsidRPr="00B94989">
          <w:rPr>
            <w:i/>
            <w:iCs/>
            <w:sz w:val="21"/>
            <w:szCs w:val="21"/>
            <w:rPrChange w:id="7485" w:author="Haiyang Liu" w:date="2026-05-21T10:52:00Z" w16du:dateUtc="2026-05-21T03:52:00Z">
              <w:rPr/>
            </w:rPrChange>
          </w:rPr>
          <w:t>d</w:t>
        </w:r>
        <w:r w:rsidRPr="00B94989">
          <w:rPr>
            <w:sz w:val="21"/>
            <w:szCs w:val="21"/>
            <w:rPrChange w:id="7486" w:author="Haiyang Liu" w:date="2026-05-21T10:52:00Z" w16du:dateUtc="2026-05-21T03:52:00Z">
              <w:rPr/>
            </w:rPrChange>
          </w:rPr>
          <w:t>t=s+2q</w:t>
        </w:r>
        <w:r w:rsidR="00575ECE" w:rsidRPr="00B94989">
          <w:rPr>
            <w:sz w:val="21"/>
            <w:szCs w:val="21"/>
            <w:rPrChange w:id="7487" w:author="Haiyang Liu" w:date="2026-05-21T10:52:00Z" w16du:dateUtc="2026-05-21T03:52:00Z">
              <w:rPr/>
            </w:rPrChange>
          </w:rPr>
          <w:t>·</w:t>
        </w:r>
        <w:r w:rsidRPr="00B94989">
          <w:rPr>
            <w:sz w:val="21"/>
            <w:szCs w:val="21"/>
            <w:rPrChange w:id="7488" w:author="Haiyang Liu" w:date="2026-05-21T10:52:00Z" w16du:dateUtc="2026-05-21T03:52:00Z">
              <w:rPr/>
            </w:rPrChange>
          </w:rPr>
          <w:t>t</w:t>
        </w:r>
      </w:ins>
      <w:ins w:id="7489" w:author="Haiyang Liu" w:date="2026-05-21T10:33:00Z" w16du:dateUtc="2026-05-21T03:33:00Z">
        <w:r w:rsidR="00CD67B9" w:rsidRPr="00B94989">
          <w:rPr>
            <w:sz w:val="21"/>
            <w:szCs w:val="21"/>
            <w:rPrChange w:id="7490" w:author="Haiyang Liu" w:date="2026-05-21T10:52:00Z" w16du:dateUtc="2026-05-21T03:52:00Z">
              <w:rPr/>
            </w:rPrChange>
          </w:rPr>
          <w:t xml:space="preserve"> (where </w:t>
        </w:r>
        <w:r w:rsidR="00CD67B9" w:rsidRPr="00B94989">
          <w:rPr>
            <w:i/>
            <w:iCs/>
            <w:sz w:val="21"/>
            <w:szCs w:val="21"/>
            <w:rPrChange w:id="7491" w:author="Haiyang Liu" w:date="2026-05-21T10:52:00Z" w16du:dateUtc="2026-05-21T03:52:00Z">
              <w:rPr/>
            </w:rPrChange>
          </w:rPr>
          <w:t xml:space="preserve">s </w:t>
        </w:r>
        <w:r w:rsidR="00CD67B9" w:rsidRPr="00B94989">
          <w:rPr>
            <w:sz w:val="21"/>
            <w:szCs w:val="21"/>
            <w:rPrChange w:id="7492" w:author="Haiyang Liu" w:date="2026-05-21T10:52:00Z" w16du:dateUtc="2026-05-21T03:52:00Z">
              <w:rPr/>
            </w:rPrChange>
          </w:rPr>
          <w:t xml:space="preserve">denotes the linear </w:t>
        </w:r>
      </w:ins>
      <w:ins w:id="7493" w:author="Haiyang Liu" w:date="2026-05-21T10:34:00Z" w16du:dateUtc="2026-05-21T03:34:00Z">
        <w:r w:rsidR="00CD67B9" w:rsidRPr="00B94989">
          <w:rPr>
            <w:sz w:val="21"/>
            <w:szCs w:val="21"/>
            <w:rPrChange w:id="7494" w:author="Haiyang Liu" w:date="2026-05-21T10:52:00Z" w16du:dateUtc="2026-05-21T03:52:00Z">
              <w:rPr/>
            </w:rPrChange>
          </w:rPr>
          <w:t>term</w:t>
        </w:r>
      </w:ins>
      <w:ins w:id="7495" w:author="Haiyang Liu" w:date="2026-05-21T10:33:00Z" w16du:dateUtc="2026-05-21T03:33:00Z">
        <w:r w:rsidR="00CD67B9" w:rsidRPr="00B94989">
          <w:rPr>
            <w:sz w:val="21"/>
            <w:szCs w:val="21"/>
            <w:rPrChange w:id="7496" w:author="Haiyang Liu" w:date="2026-05-21T10:52:00Z" w16du:dateUtc="2026-05-21T03:52:00Z">
              <w:rPr/>
            </w:rPrChange>
          </w:rPr>
          <w:t xml:space="preserve"> and </w:t>
        </w:r>
        <w:r w:rsidR="00CD67B9" w:rsidRPr="00B94989">
          <w:rPr>
            <w:i/>
            <w:iCs/>
            <w:sz w:val="21"/>
            <w:szCs w:val="21"/>
            <w:rPrChange w:id="7497" w:author="Haiyang Liu" w:date="2026-05-21T10:52:00Z" w16du:dateUtc="2026-05-21T03:52:00Z">
              <w:rPr/>
            </w:rPrChange>
          </w:rPr>
          <w:t>q</w:t>
        </w:r>
        <w:r w:rsidR="00CD67B9" w:rsidRPr="00B94989">
          <w:rPr>
            <w:sz w:val="21"/>
            <w:szCs w:val="21"/>
            <w:rPrChange w:id="7498" w:author="Haiyang Liu" w:date="2026-05-21T10:52:00Z" w16du:dateUtc="2026-05-21T03:52:00Z">
              <w:rPr/>
            </w:rPrChange>
          </w:rPr>
          <w:t xml:space="preserve"> the quadratic </w:t>
        </w:r>
      </w:ins>
      <w:ins w:id="7499" w:author="Haiyang Liu" w:date="2026-05-21T10:34:00Z" w16du:dateUtc="2026-05-21T03:34:00Z">
        <w:r w:rsidR="00CD67B9" w:rsidRPr="00B94989">
          <w:rPr>
            <w:sz w:val="21"/>
            <w:szCs w:val="21"/>
            <w:rPrChange w:id="7500" w:author="Haiyang Liu" w:date="2026-05-21T10:52:00Z" w16du:dateUtc="2026-05-21T03:52:00Z">
              <w:rPr/>
            </w:rPrChange>
          </w:rPr>
          <w:t>term</w:t>
        </w:r>
      </w:ins>
      <w:ins w:id="7501" w:author="Haiyang Liu" w:date="2026-05-21T10:33:00Z" w16du:dateUtc="2026-05-21T03:33:00Z">
        <w:r w:rsidR="00CD67B9" w:rsidRPr="00B94989">
          <w:rPr>
            <w:sz w:val="21"/>
            <w:szCs w:val="21"/>
            <w:rPrChange w:id="7502" w:author="Haiyang Liu" w:date="2026-05-21T10:52:00Z" w16du:dateUtc="2026-05-21T03:52:00Z">
              <w:rPr/>
            </w:rPrChange>
          </w:rPr>
          <w:t>)</w:t>
        </w:r>
      </w:ins>
      <w:ins w:id="7503" w:author="Haiyang Liu" w:date="2026-05-21T10:32:00Z" w16du:dateUtc="2026-05-21T03:32:00Z">
        <w:r w:rsidRPr="00B94989">
          <w:rPr>
            <w:sz w:val="21"/>
            <w:szCs w:val="21"/>
            <w:rPrChange w:id="7504" w:author="Haiyang Liu" w:date="2026-05-21T10:52:00Z" w16du:dateUtc="2026-05-21T03:52:00Z">
              <w:rPr/>
            </w:rPrChange>
          </w:rPr>
          <w:t xml:space="preserve">, across time </w:t>
        </w:r>
        <w:r w:rsidRPr="00B94989">
          <w:rPr>
            <w:i/>
            <w:iCs/>
            <w:sz w:val="21"/>
            <w:szCs w:val="21"/>
            <w:rPrChange w:id="7505" w:author="Haiyang Liu" w:date="2026-05-21T10:52:00Z" w16du:dateUtc="2026-05-21T03:52:00Z">
              <w:rPr/>
            </w:rPrChange>
          </w:rPr>
          <w:t>t</w:t>
        </w:r>
        <w:r w:rsidRPr="00B94989">
          <w:rPr>
            <w:sz w:val="21"/>
            <w:szCs w:val="21"/>
            <w:rPrChange w:id="7506" w:author="Haiyang Liu" w:date="2026-05-21T10:52:00Z" w16du:dateUtc="2026-05-21T03:52:00Z">
              <w:rPr/>
            </w:rPrChange>
          </w:rPr>
          <w:t>, where Month 4</w:t>
        </w:r>
      </w:ins>
      <w:ins w:id="7507" w:author="Haiyang Liu" w:date="2026-05-21T10:33:00Z" w16du:dateUtc="2026-05-21T03:33:00Z">
        <w:r w:rsidR="00F84EF2" w:rsidRPr="00B94989">
          <w:rPr>
            <w:sz w:val="21"/>
            <w:szCs w:val="21"/>
            <w:rPrChange w:id="7508" w:author="Haiyang Liu" w:date="2026-05-21T10:52:00Z" w16du:dateUtc="2026-05-21T03:52:00Z">
              <w:rPr/>
            </w:rPrChange>
          </w:rPr>
          <w:t xml:space="preserve"> is coded as 0</w:t>
        </w:r>
      </w:ins>
      <w:ins w:id="7509" w:author="Haiyang Liu" w:date="2026-05-21T10:32:00Z" w16du:dateUtc="2026-05-21T03:32:00Z">
        <w:r w:rsidRPr="00B94989">
          <w:rPr>
            <w:sz w:val="21"/>
            <w:szCs w:val="21"/>
            <w:rPrChange w:id="7510" w:author="Haiyang Liu" w:date="2026-05-21T10:52:00Z" w16du:dateUtc="2026-05-21T03:52:00Z">
              <w:rPr/>
            </w:rPrChange>
          </w:rPr>
          <w:t xml:space="preserve">. The solid line represents the estimated effect, and the shaded band represents the </w:t>
        </w:r>
      </w:ins>
      <w:ins w:id="7511" w:author="Haiyang Liu" w:date="2026-05-21T10:34:00Z" w16du:dateUtc="2026-05-21T03:34:00Z">
        <w:r w:rsidR="007B0E82" w:rsidRPr="00B94989">
          <w:rPr>
            <w:sz w:val="21"/>
            <w:szCs w:val="21"/>
            <w:rPrChange w:id="7512" w:author="Haiyang Liu" w:date="2026-05-21T10:52:00Z" w16du:dateUtc="2026-05-21T03:52:00Z">
              <w:rPr/>
            </w:rPrChange>
          </w:rPr>
          <w:t xml:space="preserve">95% </w:t>
        </w:r>
      </w:ins>
      <w:ins w:id="7513" w:author="Haiyang Liu" w:date="2026-05-21T10:32:00Z" w16du:dateUtc="2026-05-21T03:32:00Z">
        <w:r w:rsidRPr="00B94989">
          <w:rPr>
            <w:sz w:val="21"/>
            <w:szCs w:val="21"/>
            <w:rPrChange w:id="7514" w:author="Haiyang Liu" w:date="2026-05-21T10:52:00Z" w16du:dateUtc="2026-05-21T03:52:00Z">
              <w:rPr/>
            </w:rPrChange>
          </w:rPr>
          <w:t xml:space="preserve">confidence interval. </w:t>
        </w:r>
      </w:ins>
      <w:ins w:id="7515" w:author="Haiyang Liu" w:date="2026-05-21T10:36:00Z" w16du:dateUtc="2026-05-21T03:36:00Z">
        <w:r w:rsidR="001518BD" w:rsidRPr="00B94989">
          <w:rPr>
            <w:sz w:val="21"/>
            <w:szCs w:val="21"/>
            <w:rPrChange w:id="7516" w:author="Haiyang Liu" w:date="2026-05-21T10:52:00Z" w16du:dateUtc="2026-05-21T03:52:00Z">
              <w:rPr/>
            </w:rPrChange>
          </w:rPr>
          <w:t xml:space="preserve">The effect is significantly positive at any </w:t>
        </w:r>
        <w:r w:rsidR="001518BD" w:rsidRPr="00B94989">
          <w:rPr>
            <w:i/>
            <w:iCs/>
            <w:sz w:val="21"/>
            <w:szCs w:val="21"/>
            <w:rPrChange w:id="7517" w:author="Haiyang Liu" w:date="2026-05-21T10:52:00Z" w16du:dateUtc="2026-05-21T03:52:00Z">
              <w:rPr/>
            </w:rPrChange>
          </w:rPr>
          <w:t>t</w:t>
        </w:r>
        <w:r w:rsidR="001518BD" w:rsidRPr="00B94989">
          <w:rPr>
            <w:sz w:val="21"/>
            <w:szCs w:val="21"/>
            <w:rPrChange w:id="7518" w:author="Haiyang Liu" w:date="2026-05-21T10:52:00Z" w16du:dateUtc="2026-05-21T03:52:00Z">
              <w:rPr/>
            </w:rPrChange>
          </w:rPr>
          <w:t xml:space="preserve"> for which the lower bound of the confidence interval lies above zero, and significantly negative where the upper bound lies below zero</w:t>
        </w:r>
      </w:ins>
      <w:ins w:id="7519" w:author="Haiyang Liu" w:date="2026-05-21T10:32:00Z" w16du:dateUtc="2026-05-21T03:32:00Z">
        <w:r w:rsidRPr="00B94989">
          <w:rPr>
            <w:sz w:val="21"/>
            <w:szCs w:val="21"/>
            <w:rPrChange w:id="7520" w:author="Haiyang Liu" w:date="2026-05-21T10:52:00Z" w16du:dateUtc="2026-05-21T03:52:00Z">
              <w:rPr/>
            </w:rPrChange>
          </w:rPr>
          <w:t xml:space="preserve">. </w:t>
        </w:r>
      </w:ins>
      <w:ins w:id="7521" w:author="Haiyang Liu" w:date="2026-05-21T10:37:00Z" w16du:dateUtc="2026-05-21T03:37:00Z">
        <w:r w:rsidR="00443ECD" w:rsidRPr="00B94989">
          <w:rPr>
            <w:sz w:val="21"/>
            <w:szCs w:val="21"/>
            <w:rPrChange w:id="7522" w:author="Haiyang Liu" w:date="2026-05-21T10:52:00Z" w16du:dateUtc="2026-05-21T03:52:00Z">
              <w:rPr/>
            </w:rPrChange>
          </w:rPr>
          <w:t xml:space="preserve">The </w:t>
        </w:r>
      </w:ins>
      <w:ins w:id="7523" w:author="Haiyang Liu" w:date="2026-05-21T10:38:00Z" w16du:dateUtc="2026-05-21T03:38:00Z">
        <w:r w:rsidR="00443ECD" w:rsidRPr="00B94989">
          <w:rPr>
            <w:sz w:val="21"/>
            <w:szCs w:val="21"/>
            <w:rPrChange w:id="7524" w:author="Haiyang Liu" w:date="2026-05-21T10:52:00Z" w16du:dateUtc="2026-05-21T03:52:00Z">
              <w:rPr/>
            </w:rPrChange>
          </w:rPr>
          <w:t xml:space="preserve">upper </w:t>
        </w:r>
      </w:ins>
      <w:ins w:id="7525" w:author="Haiyang Liu" w:date="2026-05-21T10:37:00Z" w16du:dateUtc="2026-05-21T03:37:00Z">
        <w:r w:rsidR="00443ECD" w:rsidRPr="00B94989">
          <w:rPr>
            <w:sz w:val="21"/>
            <w:szCs w:val="21"/>
            <w:rPrChange w:id="7526" w:author="Haiyang Liu" w:date="2026-05-21T10:52:00Z" w16du:dateUtc="2026-05-21T03:52:00Z">
              <w:rPr/>
            </w:rPrChange>
          </w:rPr>
          <w:t>confidence band crosses zero at t = −</w:t>
        </w:r>
      </w:ins>
      <w:ins w:id="7527" w:author="Haiyang Liu" w:date="2026-05-21T10:38:00Z" w16du:dateUtc="2026-05-21T03:38:00Z">
        <w:r w:rsidR="00443ECD" w:rsidRPr="00B94989">
          <w:rPr>
            <w:sz w:val="21"/>
            <w:szCs w:val="21"/>
            <w:rPrChange w:id="7528" w:author="Haiyang Liu" w:date="2026-05-21T10:52:00Z" w16du:dateUtc="2026-05-21T03:52:00Z">
              <w:rPr/>
            </w:rPrChange>
          </w:rPr>
          <w:t>2</w:t>
        </w:r>
      </w:ins>
      <w:ins w:id="7529" w:author="Haiyang Liu" w:date="2026-05-21T10:37:00Z" w16du:dateUtc="2026-05-21T03:37:00Z">
        <w:r w:rsidR="00443ECD" w:rsidRPr="00B94989">
          <w:rPr>
            <w:sz w:val="21"/>
            <w:szCs w:val="21"/>
            <w:rPrChange w:id="7530" w:author="Haiyang Liu" w:date="2026-05-21T10:52:00Z" w16du:dateUtc="2026-05-21T03:52:00Z">
              <w:rPr/>
            </w:rPrChange>
          </w:rPr>
          <w:t>.</w:t>
        </w:r>
      </w:ins>
      <w:ins w:id="7531" w:author="Haiyang Liu" w:date="2026-05-21T10:38:00Z" w16du:dateUtc="2026-05-21T03:38:00Z">
        <w:r w:rsidR="00443ECD" w:rsidRPr="00B94989">
          <w:rPr>
            <w:sz w:val="21"/>
            <w:szCs w:val="21"/>
            <w:rPrChange w:id="7532" w:author="Haiyang Liu" w:date="2026-05-21T10:52:00Z" w16du:dateUtc="2026-05-21T03:52:00Z">
              <w:rPr/>
            </w:rPrChange>
          </w:rPr>
          <w:t>112</w:t>
        </w:r>
      </w:ins>
      <w:ins w:id="7533" w:author="Haiyang Liu" w:date="2026-05-21T10:37:00Z" w16du:dateUtc="2026-05-21T03:37:00Z">
        <w:r w:rsidR="00443ECD" w:rsidRPr="00B94989">
          <w:rPr>
            <w:sz w:val="21"/>
            <w:szCs w:val="21"/>
            <w:rPrChange w:id="7534" w:author="Haiyang Liu" w:date="2026-05-21T10:52:00Z" w16du:dateUtc="2026-05-21T03:52:00Z">
              <w:rPr/>
            </w:rPrChange>
          </w:rPr>
          <w:t xml:space="preserve"> (effect transitions from nonsignificant to significantly negative)</w:t>
        </w:r>
      </w:ins>
      <w:ins w:id="7535" w:author="Haiyang Liu" w:date="2026-05-21T10:32:00Z" w16du:dateUtc="2026-05-21T03:32:00Z">
        <w:r w:rsidRPr="00B94989">
          <w:rPr>
            <w:sz w:val="21"/>
            <w:szCs w:val="21"/>
            <w:rPrChange w:id="7536" w:author="Haiyang Liu" w:date="2026-05-21T10:52:00Z" w16du:dateUtc="2026-05-21T03:52:00Z">
              <w:rPr/>
            </w:rPrChange>
          </w:rPr>
          <w:t>.</w:t>
        </w:r>
      </w:ins>
      <w:ins w:id="7537" w:author="Haiyang Liu" w:date="2026-05-21T10:39:00Z" w16du:dateUtc="2026-05-21T03:39:00Z">
        <w:r w:rsidR="0083720D" w:rsidRPr="00B94989">
          <w:rPr>
            <w:sz w:val="21"/>
            <w:szCs w:val="21"/>
            <w:rPrChange w:id="7538" w:author="Haiyang Liu" w:date="2026-05-21T10:52:00Z" w16du:dateUtc="2026-05-21T03:52:00Z">
              <w:rPr/>
            </w:rPrChange>
          </w:rPr>
          <w:t xml:space="preserve"> The downward t</w:t>
        </w:r>
      </w:ins>
      <w:ins w:id="7539" w:author="Haiyang Liu" w:date="2026-05-21T10:40:00Z" w16du:dateUtc="2026-05-21T03:40:00Z">
        <w:r w:rsidR="0083720D" w:rsidRPr="00B94989">
          <w:rPr>
            <w:sz w:val="21"/>
            <w:szCs w:val="21"/>
            <w:rPrChange w:id="7540" w:author="Haiyang Liu" w:date="2026-05-21T10:52:00Z" w16du:dateUtc="2026-05-21T03:52:00Z">
              <w:rPr/>
            </w:rPrChange>
          </w:rPr>
          <w:t xml:space="preserve">rend for the solid line indicates the error </w:t>
        </w:r>
      </w:ins>
      <w:ins w:id="7541" w:author="Haiyang Liu" w:date="2026-05-21T10:51:00Z" w16du:dateUtc="2026-05-21T03:51:00Z">
        <w:r w:rsidR="00A15C3D" w:rsidRPr="00B94989">
          <w:rPr>
            <w:sz w:val="21"/>
            <w:szCs w:val="21"/>
            <w:rPrChange w:id="7542" w:author="Haiyang Liu" w:date="2026-05-21T10:52:00Z" w16du:dateUtc="2026-05-21T03:52:00Z">
              <w:rPr/>
            </w:rPrChange>
          </w:rPr>
          <w:t>reduction</w:t>
        </w:r>
      </w:ins>
      <w:ins w:id="7543" w:author="Haiyang Liu" w:date="2026-05-21T10:40:00Z" w16du:dateUtc="2026-05-21T03:40:00Z">
        <w:r w:rsidR="0083720D" w:rsidRPr="00B94989">
          <w:rPr>
            <w:sz w:val="21"/>
            <w:szCs w:val="21"/>
            <w:rPrChange w:id="7544" w:author="Haiyang Liu" w:date="2026-05-21T10:52:00Z" w16du:dateUtc="2026-05-21T03:52:00Z">
              <w:rPr/>
            </w:rPrChange>
          </w:rPr>
          <w:t xml:space="preserve"> is accelerating.</w:t>
        </w:r>
        <w:bookmarkEnd w:id="7466"/>
        <w:r w:rsidR="0083720D" w:rsidRPr="00B94989">
          <w:rPr>
            <w:sz w:val="21"/>
            <w:szCs w:val="21"/>
            <w:rPrChange w:id="7545" w:author="Haiyang Liu" w:date="2026-05-21T10:52:00Z" w16du:dateUtc="2026-05-21T03:52:00Z">
              <w:rPr/>
            </w:rPrChange>
          </w:rPr>
          <w:t xml:space="preserve"> </w:t>
        </w:r>
      </w:ins>
    </w:p>
    <w:p w14:paraId="47EFB515" w14:textId="77777777" w:rsidR="00214B61" w:rsidRDefault="00214B61" w:rsidP="00162B06">
      <w:pPr>
        <w:widowControl w:val="0"/>
        <w:adjustRightInd w:val="0"/>
        <w:snapToGrid w:val="0"/>
        <w:rPr>
          <w:ins w:id="7546" w:author="Haiyang Liu" w:date="2026-05-21T10:41:00Z" w16du:dateUtc="2026-05-21T03:41:00Z"/>
        </w:rPr>
      </w:pPr>
    </w:p>
    <w:p w14:paraId="6A9A3A54" w14:textId="77777777" w:rsidR="00214B61" w:rsidRDefault="00214B61" w:rsidP="00162B06">
      <w:pPr>
        <w:widowControl w:val="0"/>
        <w:adjustRightInd w:val="0"/>
        <w:snapToGrid w:val="0"/>
        <w:rPr>
          <w:ins w:id="7547" w:author="Haiyang Liu" w:date="2026-05-21T10:41:00Z" w16du:dateUtc="2026-05-21T03:41:00Z"/>
        </w:rPr>
      </w:pPr>
    </w:p>
    <w:p w14:paraId="777D4190" w14:textId="00EA9A38" w:rsidR="00214B61" w:rsidRDefault="00214B61" w:rsidP="00162B06">
      <w:pPr>
        <w:widowControl w:val="0"/>
        <w:adjustRightInd w:val="0"/>
        <w:snapToGrid w:val="0"/>
        <w:rPr>
          <w:ins w:id="7548" w:author="Haiyang Liu" w:date="2026-05-21T10:41:00Z" w16du:dateUtc="2026-05-21T03:41:00Z"/>
        </w:rPr>
      </w:pPr>
      <w:ins w:id="7549" w:author="Haiyang Liu" w:date="2026-05-21T10:41:00Z" w16du:dateUtc="2026-05-21T03:41:00Z">
        <w:r>
          <w:br w:type="page"/>
        </w:r>
      </w:ins>
    </w:p>
    <w:p w14:paraId="5A10A290" w14:textId="6A4D6609" w:rsidR="00214B61" w:rsidRPr="00214B61" w:rsidRDefault="00214B61">
      <w:pPr>
        <w:widowControl w:val="0"/>
        <w:adjustRightInd w:val="0"/>
        <w:snapToGrid w:val="0"/>
        <w:rPr>
          <w:ins w:id="7550" w:author="Haiyang Liu" w:date="2026-05-21T10:42:00Z" w16du:dateUtc="2026-05-21T03:42:00Z"/>
          <w:rFonts w:eastAsia="DengXian"/>
          <w:color w:val="000000"/>
          <w:kern w:val="2"/>
          <w:rPrChange w:id="7551" w:author="Haiyang Liu" w:date="2026-05-21T10:43:00Z" w16du:dateUtc="2026-05-21T03:43:00Z">
            <w:rPr>
              <w:ins w:id="7552" w:author="Haiyang Liu" w:date="2026-05-21T10:42:00Z" w16du:dateUtc="2026-05-21T03:42:00Z"/>
              <w:rFonts w:eastAsia="SimSun"/>
              <w:bCs/>
              <w:iCs/>
              <w:kern w:val="2"/>
            </w:rPr>
          </w:rPrChange>
        </w:rPr>
        <w:pPrChange w:id="7553" w:author="Haiyang Liu" w:date="2026-05-21T10:43:00Z" w16du:dateUtc="2026-05-21T03:43:00Z">
          <w:pPr>
            <w:widowControl w:val="0"/>
            <w:adjustRightInd w:val="0"/>
            <w:snapToGrid w:val="0"/>
            <w:jc w:val="center"/>
          </w:pPr>
        </w:pPrChange>
      </w:pPr>
      <w:ins w:id="7554" w:author="Haiyang Liu" w:date="2026-05-21T10:41:00Z" w16du:dateUtc="2026-05-21T03:41:00Z">
        <w:r>
          <w:rPr>
            <w:b/>
            <w:bCs/>
          </w:rPr>
          <w:lastRenderedPageBreak/>
          <w:t xml:space="preserve">Figure </w:t>
        </w:r>
      </w:ins>
      <w:ins w:id="7555" w:author="Haiyang Liu" w:date="2026-05-21T10:42:00Z" w16du:dateUtc="2026-05-21T03:42:00Z">
        <w:r>
          <w:rPr>
            <w:b/>
            <w:bCs/>
          </w:rPr>
          <w:t>3</w:t>
        </w:r>
      </w:ins>
      <w:ins w:id="7556" w:author="Haiyang Liu" w:date="2026-05-21T10:41:00Z" w16du:dateUtc="2026-05-21T03:41:00Z">
        <w:r>
          <w:rPr>
            <w:b/>
            <w:bCs/>
          </w:rPr>
          <w:t xml:space="preserve">. </w:t>
        </w:r>
      </w:ins>
      <w:ins w:id="7557" w:author="Haiyang Liu" w:date="2026-05-21T10:42:00Z" w16du:dateUtc="2026-05-21T03:42:00Z">
        <w:r w:rsidRPr="00214B61">
          <w:rPr>
            <w:rPrChange w:id="7558" w:author="Haiyang Liu" w:date="2026-05-21T10:42:00Z" w16du:dateUtc="2026-05-21T03:42:00Z">
              <w:rPr>
                <w:b/>
                <w:bCs/>
              </w:rPr>
            </w:rPrChange>
          </w:rPr>
          <w:t>T</w:t>
        </w:r>
        <w:r w:rsidRPr="00214B61">
          <w:rPr>
            <w:bCs/>
          </w:rPr>
          <w:t>ime-</w:t>
        </w:r>
        <w:r>
          <w:rPr>
            <w:bCs/>
          </w:rPr>
          <w:t>v</w:t>
        </w:r>
        <w:r w:rsidRPr="00214B61">
          <w:rPr>
            <w:bCs/>
          </w:rPr>
          <w:t>arying effect of team error culture</w:t>
        </w:r>
      </w:ins>
      <w:ins w:id="7559" w:author="Haiyang Liu" w:date="2026-05-21T10:43:00Z" w16du:dateUtc="2026-05-21T03:43:00Z">
        <w:r>
          <w:rPr>
            <w:bCs/>
          </w:rPr>
          <w:t>s</w:t>
        </w:r>
      </w:ins>
      <w:ins w:id="7560" w:author="Haiyang Liu" w:date="2026-05-21T10:42:00Z" w16du:dateUtc="2026-05-21T03:42:00Z">
        <w:r w:rsidRPr="00214B61">
          <w:rPr>
            <w:bCs/>
          </w:rPr>
          <w:t xml:space="preserve"> on the instantaneous rate of error change</w:t>
        </w:r>
        <w:r>
          <w:rPr>
            <w:bCs/>
          </w:rPr>
          <w:t>.</w:t>
        </w:r>
      </w:ins>
    </w:p>
    <w:p w14:paraId="779C74E7" w14:textId="77777777" w:rsidR="00214B61" w:rsidRDefault="00214B61" w:rsidP="00214B61">
      <w:pPr>
        <w:snapToGrid w:val="0"/>
        <w:rPr>
          <w:ins w:id="7561" w:author="Haiyang Liu" w:date="2026-05-21T10:43:00Z" w16du:dateUtc="2026-05-21T03:43:00Z"/>
        </w:rPr>
      </w:pPr>
      <w:ins w:id="7562" w:author="Haiyang Liu" w:date="2026-05-21T10:43:00Z" w16du:dateUtc="2026-05-21T03:43:00Z">
        <w:r>
          <w:rPr>
            <w:noProof/>
          </w:rPr>
          <w:drawing>
            <wp:inline distT="0" distB="0" distL="0" distR="0" wp14:anchorId="7753A19B" wp14:editId="35BA9A91">
              <wp:extent cx="5983605" cy="3017520"/>
              <wp:effectExtent l="0" t="0" r="0" b="5080"/>
              <wp:docPr id="1174452528" name="Chart 4">
                <a:extLst xmlns:a="http://schemas.openxmlformats.org/drawingml/2006/main">
                  <a:ext uri="{FF2B5EF4-FFF2-40B4-BE49-F238E27FC236}">
                    <a16:creationId xmlns:a16="http://schemas.microsoft.com/office/drawing/2014/main" id="{00000000-0008-0000-01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ins>
    </w:p>
    <w:p w14:paraId="483DBFB9" w14:textId="77777777" w:rsidR="00214B61" w:rsidRDefault="00214B61" w:rsidP="00214B61">
      <w:pPr>
        <w:snapToGrid w:val="0"/>
        <w:rPr>
          <w:ins w:id="7563" w:author="Haiyang Liu" w:date="2026-05-21T10:43:00Z" w16du:dateUtc="2026-05-21T03:43:00Z"/>
        </w:rPr>
      </w:pPr>
      <w:ins w:id="7564" w:author="Haiyang Liu" w:date="2026-05-21T10:43:00Z" w16du:dateUtc="2026-05-21T03:43:00Z">
        <w:r>
          <w:rPr>
            <w:noProof/>
          </w:rPr>
          <w:drawing>
            <wp:inline distT="0" distB="0" distL="0" distR="0" wp14:anchorId="6301EA11" wp14:editId="76C7EA05">
              <wp:extent cx="5983605" cy="3017520"/>
              <wp:effectExtent l="0" t="0" r="0" b="5080"/>
              <wp:docPr id="609244565" name="Chart 3">
                <a:extLst xmlns:a="http://schemas.openxmlformats.org/drawingml/2006/main">
                  <a:ext uri="{FF2B5EF4-FFF2-40B4-BE49-F238E27FC236}">
                    <a16:creationId xmlns:a16="http://schemas.microsoft.com/office/drawing/2014/main" id="{00000000-0008-0000-02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ins>
    </w:p>
    <w:p w14:paraId="63E0061F" w14:textId="18D15300" w:rsidR="00214B61" w:rsidRDefault="00214B61" w:rsidP="003A10B9">
      <w:pPr>
        <w:widowControl w:val="0"/>
        <w:adjustRightInd w:val="0"/>
        <w:snapToGrid w:val="0"/>
        <w:rPr>
          <w:ins w:id="7565" w:author="Haiyang Liu" w:date="2026-05-21T10:41:00Z" w16du:dateUtc="2026-05-21T03:41:00Z"/>
        </w:rPr>
      </w:pPr>
      <w:ins w:id="7566" w:author="Haiyang Liu" w:date="2026-05-21T10:41:00Z" w16du:dateUtc="2026-05-21T03:41:00Z">
        <w:r w:rsidRPr="00B94989">
          <w:rPr>
            <w:i/>
            <w:iCs/>
            <w:sz w:val="21"/>
            <w:szCs w:val="21"/>
            <w:rPrChange w:id="7567" w:author="Haiyang Liu" w:date="2026-05-21T10:52:00Z" w16du:dateUtc="2026-05-21T03:52:00Z">
              <w:rPr>
                <w:i/>
                <w:iCs/>
              </w:rPr>
            </w:rPrChange>
          </w:rPr>
          <w:t>Note</w:t>
        </w:r>
        <w:r w:rsidRPr="00B94989">
          <w:rPr>
            <w:sz w:val="21"/>
            <w:szCs w:val="21"/>
            <w:rPrChange w:id="7568" w:author="Haiyang Liu" w:date="2026-05-21T10:52:00Z" w16du:dateUtc="2026-05-21T03:52:00Z">
              <w:rPr/>
            </w:rPrChange>
          </w:rPr>
          <w:t xml:space="preserve">. </w:t>
        </w:r>
      </w:ins>
      <w:ins w:id="7569" w:author="Haiyang Liu" w:date="2026-05-21T10:48:00Z" w16du:dateUtc="2026-05-21T03:48:00Z">
        <w:r w:rsidR="009F5BA9" w:rsidRPr="00B94989">
          <w:rPr>
            <w:rFonts w:hint="eastAsia"/>
            <w:color w:val="000000"/>
            <w:sz w:val="21"/>
            <w:szCs w:val="21"/>
            <w:rPrChange w:id="7570" w:author="Haiyang Liu" w:date="2026-05-21T10:52:00Z" w16du:dateUtc="2026-05-21T03:52:00Z">
              <w:rPr>
                <w:rFonts w:ascii="-webkit-standard" w:hAnsi="-webkit-standard" w:hint="eastAsia"/>
                <w:color w:val="000000"/>
                <w:sz w:val="27"/>
                <w:szCs w:val="27"/>
              </w:rPr>
            </w:rPrChange>
          </w:rPr>
          <w:t>The solid line plots the instantaneous effect of team error culture</w:t>
        </w:r>
        <w:r w:rsidR="009F5BA9" w:rsidRPr="00B94989">
          <w:rPr>
            <w:color w:val="000000"/>
            <w:sz w:val="21"/>
            <w:szCs w:val="21"/>
            <w:rPrChange w:id="7571" w:author="Haiyang Liu" w:date="2026-05-21T10:52:00Z" w16du:dateUtc="2026-05-21T03:52:00Z">
              <w:rPr>
                <w:color w:val="000000"/>
              </w:rPr>
            </w:rPrChange>
          </w:rPr>
          <w:t>s</w:t>
        </w:r>
        <w:r w:rsidR="009F5BA9" w:rsidRPr="00B94989">
          <w:rPr>
            <w:rFonts w:hint="eastAsia"/>
            <w:color w:val="000000"/>
            <w:sz w:val="21"/>
            <w:szCs w:val="21"/>
            <w:rPrChange w:id="7572" w:author="Haiyang Liu" w:date="2026-05-21T10:52:00Z" w16du:dateUtc="2026-05-21T03:52:00Z">
              <w:rPr>
                <w:rFonts w:ascii="-webkit-standard" w:hAnsi="-webkit-standard" w:hint="eastAsia"/>
                <w:color w:val="000000"/>
                <w:sz w:val="27"/>
                <w:szCs w:val="27"/>
              </w:rPr>
            </w:rPrChange>
          </w:rPr>
          <w:t xml:space="preserve"> on the error </w:t>
        </w:r>
        <w:r w:rsidR="009F5BA9" w:rsidRPr="00B94989">
          <w:rPr>
            <w:color w:val="000000"/>
            <w:sz w:val="21"/>
            <w:szCs w:val="21"/>
            <w:rPrChange w:id="7573" w:author="Haiyang Liu" w:date="2026-05-21T10:52:00Z" w16du:dateUtc="2026-05-21T03:52:00Z">
              <w:rPr>
                <w:color w:val="000000"/>
              </w:rPr>
            </w:rPrChange>
          </w:rPr>
          <w:t>change</w:t>
        </w:r>
        <w:r w:rsidR="009F5BA9" w:rsidRPr="00B94989">
          <w:rPr>
            <w:rFonts w:hint="eastAsia"/>
            <w:color w:val="000000"/>
            <w:sz w:val="21"/>
            <w:szCs w:val="21"/>
            <w:rPrChange w:id="7574" w:author="Haiyang Liu" w:date="2026-05-21T10:52:00Z" w16du:dateUtc="2026-05-21T03:52:00Z">
              <w:rPr>
                <w:rFonts w:ascii="-webkit-standard" w:hAnsi="-webkit-standard" w:hint="eastAsia"/>
                <w:color w:val="000000"/>
                <w:sz w:val="27"/>
                <w:szCs w:val="27"/>
              </w:rPr>
            </w:rPrChange>
          </w:rPr>
          <w:t xml:space="preserve"> rate</w:t>
        </w:r>
      </w:ins>
      <w:ins w:id="7575" w:author="Haiyang Liu" w:date="2026-05-21T10:41:00Z" w16du:dateUtc="2026-05-21T03:41:00Z">
        <w:r w:rsidRPr="00B94989">
          <w:rPr>
            <w:sz w:val="21"/>
            <w:szCs w:val="21"/>
            <w:rPrChange w:id="7576" w:author="Haiyang Liu" w:date="2026-05-21T10:52:00Z" w16du:dateUtc="2026-05-21T03:52:00Z">
              <w:rPr/>
            </w:rPrChange>
          </w:rPr>
          <w:t xml:space="preserve">, </w:t>
        </w:r>
        <w:r w:rsidRPr="00B94989">
          <w:rPr>
            <w:i/>
            <w:iCs/>
            <w:sz w:val="21"/>
            <w:szCs w:val="21"/>
            <w:rPrChange w:id="7577" w:author="Haiyang Liu" w:date="2026-05-21T10:52:00Z" w16du:dateUtc="2026-05-21T03:52:00Z">
              <w:rPr>
                <w:i/>
                <w:iCs/>
              </w:rPr>
            </w:rPrChange>
          </w:rPr>
          <w:t>d</w:t>
        </w:r>
        <w:r w:rsidRPr="00B94989">
          <w:rPr>
            <w:sz w:val="21"/>
            <w:szCs w:val="21"/>
            <w:rPrChange w:id="7578" w:author="Haiyang Liu" w:date="2026-05-21T10:52:00Z" w16du:dateUtc="2026-05-21T03:52:00Z">
              <w:rPr/>
            </w:rPrChange>
          </w:rPr>
          <w:t>(Error)/</w:t>
        </w:r>
        <w:r w:rsidRPr="00B94989">
          <w:rPr>
            <w:i/>
            <w:iCs/>
            <w:sz w:val="21"/>
            <w:szCs w:val="21"/>
            <w:rPrChange w:id="7579" w:author="Haiyang Liu" w:date="2026-05-21T10:52:00Z" w16du:dateUtc="2026-05-21T03:52:00Z">
              <w:rPr>
                <w:i/>
                <w:iCs/>
              </w:rPr>
            </w:rPrChange>
          </w:rPr>
          <w:t>d</w:t>
        </w:r>
        <w:r w:rsidRPr="00B94989">
          <w:rPr>
            <w:sz w:val="21"/>
            <w:szCs w:val="21"/>
            <w:rPrChange w:id="7580" w:author="Haiyang Liu" w:date="2026-05-21T10:52:00Z" w16du:dateUtc="2026-05-21T03:52:00Z">
              <w:rPr/>
            </w:rPrChange>
          </w:rPr>
          <w:t xml:space="preserve">t=s+2q·t (where </w:t>
        </w:r>
        <w:r w:rsidRPr="00B94989">
          <w:rPr>
            <w:i/>
            <w:iCs/>
            <w:sz w:val="21"/>
            <w:szCs w:val="21"/>
            <w:rPrChange w:id="7581" w:author="Haiyang Liu" w:date="2026-05-21T10:52:00Z" w16du:dateUtc="2026-05-21T03:52:00Z">
              <w:rPr>
                <w:i/>
                <w:iCs/>
              </w:rPr>
            </w:rPrChange>
          </w:rPr>
          <w:t xml:space="preserve">s </w:t>
        </w:r>
        <w:r w:rsidRPr="00B94989">
          <w:rPr>
            <w:sz w:val="21"/>
            <w:szCs w:val="21"/>
            <w:rPrChange w:id="7582" w:author="Haiyang Liu" w:date="2026-05-21T10:52:00Z" w16du:dateUtc="2026-05-21T03:52:00Z">
              <w:rPr/>
            </w:rPrChange>
          </w:rPr>
          <w:t xml:space="preserve">denotes the linear term and </w:t>
        </w:r>
        <w:r w:rsidRPr="00B94989">
          <w:rPr>
            <w:i/>
            <w:iCs/>
            <w:sz w:val="21"/>
            <w:szCs w:val="21"/>
            <w:rPrChange w:id="7583" w:author="Haiyang Liu" w:date="2026-05-21T10:52:00Z" w16du:dateUtc="2026-05-21T03:52:00Z">
              <w:rPr>
                <w:i/>
                <w:iCs/>
              </w:rPr>
            </w:rPrChange>
          </w:rPr>
          <w:t>q</w:t>
        </w:r>
        <w:r w:rsidRPr="00B94989">
          <w:rPr>
            <w:sz w:val="21"/>
            <w:szCs w:val="21"/>
            <w:rPrChange w:id="7584" w:author="Haiyang Liu" w:date="2026-05-21T10:52:00Z" w16du:dateUtc="2026-05-21T03:52:00Z">
              <w:rPr/>
            </w:rPrChange>
          </w:rPr>
          <w:t xml:space="preserve"> the quadratic term), across time </w:t>
        </w:r>
        <w:r w:rsidRPr="00B94989">
          <w:rPr>
            <w:i/>
            <w:iCs/>
            <w:sz w:val="21"/>
            <w:szCs w:val="21"/>
            <w:rPrChange w:id="7585" w:author="Haiyang Liu" w:date="2026-05-21T10:52:00Z" w16du:dateUtc="2026-05-21T03:52:00Z">
              <w:rPr>
                <w:i/>
                <w:iCs/>
              </w:rPr>
            </w:rPrChange>
          </w:rPr>
          <w:t>t</w:t>
        </w:r>
        <w:r w:rsidRPr="00B94989">
          <w:rPr>
            <w:sz w:val="21"/>
            <w:szCs w:val="21"/>
            <w:rPrChange w:id="7586" w:author="Haiyang Liu" w:date="2026-05-21T10:52:00Z" w16du:dateUtc="2026-05-21T03:52:00Z">
              <w:rPr/>
            </w:rPrChange>
          </w:rPr>
          <w:t xml:space="preserve">, where Month 4 is coded as 0. </w:t>
        </w:r>
      </w:ins>
      <w:ins w:id="7587" w:author="Haiyang Liu" w:date="2026-05-21T10:49:00Z" w16du:dateUtc="2026-05-21T03:49:00Z">
        <w:r w:rsidR="009F5BA9" w:rsidRPr="00B94989">
          <w:rPr>
            <w:sz w:val="21"/>
            <w:szCs w:val="21"/>
            <w:rPrChange w:id="7588" w:author="Haiyang Liu" w:date="2026-05-21T10:52:00Z" w16du:dateUtc="2026-05-21T03:52:00Z">
              <w:rPr/>
            </w:rPrChange>
          </w:rPr>
          <w:t>T</w:t>
        </w:r>
      </w:ins>
      <w:ins w:id="7589" w:author="Haiyang Liu" w:date="2026-05-21T10:41:00Z" w16du:dateUtc="2026-05-21T03:41:00Z">
        <w:r w:rsidRPr="00B94989">
          <w:rPr>
            <w:sz w:val="21"/>
            <w:szCs w:val="21"/>
            <w:rPrChange w:id="7590" w:author="Haiyang Liu" w:date="2026-05-21T10:52:00Z" w16du:dateUtc="2026-05-21T03:52:00Z">
              <w:rPr/>
            </w:rPrChange>
          </w:rPr>
          <w:t xml:space="preserve">he shaded band represents the 95% confidence interval. The effect is significantly positive at any </w:t>
        </w:r>
        <w:r w:rsidRPr="00B94989">
          <w:rPr>
            <w:i/>
            <w:iCs/>
            <w:sz w:val="21"/>
            <w:szCs w:val="21"/>
            <w:rPrChange w:id="7591" w:author="Haiyang Liu" w:date="2026-05-21T10:52:00Z" w16du:dateUtc="2026-05-21T03:52:00Z">
              <w:rPr>
                <w:i/>
                <w:iCs/>
              </w:rPr>
            </w:rPrChange>
          </w:rPr>
          <w:t>t</w:t>
        </w:r>
        <w:r w:rsidRPr="00B94989">
          <w:rPr>
            <w:sz w:val="21"/>
            <w:szCs w:val="21"/>
            <w:rPrChange w:id="7592" w:author="Haiyang Liu" w:date="2026-05-21T10:52:00Z" w16du:dateUtc="2026-05-21T03:52:00Z">
              <w:rPr/>
            </w:rPrChange>
          </w:rPr>
          <w:t xml:space="preserve"> for which the lower bound of the confidence interval lies above zero, and significantly negative where the upper bound lies below zero. </w:t>
        </w:r>
      </w:ins>
      <w:ins w:id="7593" w:author="Haiyang Liu" w:date="2026-05-21T10:49:00Z" w16du:dateUtc="2026-05-21T03:49:00Z">
        <w:r w:rsidR="00A15C3D" w:rsidRPr="00B94989">
          <w:rPr>
            <w:sz w:val="21"/>
            <w:szCs w:val="21"/>
            <w:rPrChange w:id="7594" w:author="Haiyang Liu" w:date="2026-05-21T10:52:00Z" w16du:dateUtc="2026-05-21T03:52:00Z">
              <w:rPr/>
            </w:rPrChange>
          </w:rPr>
          <w:t xml:space="preserve">For error management culture (3a), </w:t>
        </w:r>
      </w:ins>
      <w:ins w:id="7595" w:author="Haiyang Liu" w:date="2026-05-21T10:50:00Z" w16du:dateUtc="2026-05-21T03:50:00Z">
        <w:r w:rsidR="00A15C3D" w:rsidRPr="00B94989">
          <w:rPr>
            <w:sz w:val="21"/>
            <w:szCs w:val="21"/>
            <w:rPrChange w:id="7596" w:author="Haiyang Liu" w:date="2026-05-21T10:52:00Z" w16du:dateUtc="2026-05-21T03:52:00Z">
              <w:rPr/>
            </w:rPrChange>
          </w:rPr>
          <w:t xml:space="preserve">the confidence band crosses zero at t = −1.794 (effect transitions from significantly positive to nonsignificant) and again at t = −0.807 (effect transitions from nonsignificant to significantly negative). </w:t>
        </w:r>
      </w:ins>
      <w:ins w:id="7597" w:author="Haiyang Liu" w:date="2026-05-21T10:52:00Z" w16du:dateUtc="2026-05-21T03:52:00Z">
        <w:r w:rsidR="00B94989" w:rsidRPr="00B94989">
          <w:rPr>
            <w:sz w:val="21"/>
            <w:szCs w:val="21"/>
            <w:rPrChange w:id="7598" w:author="Haiyang Liu" w:date="2026-05-21T10:52:00Z" w16du:dateUtc="2026-05-21T03:52:00Z">
              <w:rPr/>
            </w:rPrChange>
          </w:rPr>
          <w:t>The downward trend for the solid line indicates t</w:t>
        </w:r>
        <w:r w:rsidR="003A10B9">
          <w:rPr>
            <w:sz w:val="21"/>
            <w:szCs w:val="21"/>
          </w:rPr>
          <w:t xml:space="preserve">hat </w:t>
        </w:r>
      </w:ins>
      <w:ins w:id="7599" w:author="Haiyang Liu" w:date="2026-05-21T10:53:00Z" w16du:dateUtc="2026-05-21T03:53:00Z">
        <w:r w:rsidR="003A10B9">
          <w:rPr>
            <w:sz w:val="21"/>
            <w:szCs w:val="21"/>
          </w:rPr>
          <w:t xml:space="preserve">an </w:t>
        </w:r>
      </w:ins>
      <w:ins w:id="7600" w:author="Haiyang Liu" w:date="2026-05-21T10:52:00Z" w16du:dateUtc="2026-05-21T03:52:00Z">
        <w:r w:rsidR="003A10B9">
          <w:rPr>
            <w:sz w:val="21"/>
            <w:szCs w:val="21"/>
          </w:rPr>
          <w:t>error management culture accelerates the e</w:t>
        </w:r>
      </w:ins>
      <w:ins w:id="7601" w:author="Haiyang Liu" w:date="2026-05-21T10:53:00Z" w16du:dateUtc="2026-05-21T03:53:00Z">
        <w:r w:rsidR="003A10B9">
          <w:rPr>
            <w:sz w:val="21"/>
            <w:szCs w:val="21"/>
          </w:rPr>
          <w:t xml:space="preserve">rror reduction. </w:t>
        </w:r>
      </w:ins>
      <w:ins w:id="7602" w:author="Haiyang Liu" w:date="2026-05-21T10:50:00Z" w16du:dateUtc="2026-05-21T03:50:00Z">
        <w:r w:rsidR="00A15C3D" w:rsidRPr="003A10B9">
          <w:rPr>
            <w:sz w:val="21"/>
            <w:szCs w:val="21"/>
            <w:rPrChange w:id="7603" w:author="Haiyang Liu" w:date="2026-05-21T10:53:00Z" w16du:dateUtc="2026-05-21T03:53:00Z">
              <w:rPr/>
            </w:rPrChange>
          </w:rPr>
          <w:t>For error aversion culture (3b), the confidence band crosses zero at t = −2.958 (effect transitions from significantly positive to nonsignificant) and again at t = −1.451 (effect transitions from nonsignificant to significantly negative).</w:t>
        </w:r>
      </w:ins>
      <w:ins w:id="7604" w:author="Haiyang Liu" w:date="2026-05-21T10:53:00Z" w16du:dateUtc="2026-05-21T03:53:00Z">
        <w:r w:rsidR="003A10B9">
          <w:rPr>
            <w:sz w:val="21"/>
            <w:szCs w:val="21"/>
          </w:rPr>
          <w:t xml:space="preserve"> </w:t>
        </w:r>
        <w:r w:rsidR="003A10B9" w:rsidRPr="005E69E8">
          <w:rPr>
            <w:sz w:val="21"/>
            <w:szCs w:val="21"/>
          </w:rPr>
          <w:t xml:space="preserve">The </w:t>
        </w:r>
        <w:r w:rsidR="003A10B9">
          <w:rPr>
            <w:sz w:val="21"/>
            <w:szCs w:val="21"/>
          </w:rPr>
          <w:t>upward</w:t>
        </w:r>
        <w:r w:rsidR="003A10B9" w:rsidRPr="005E69E8">
          <w:rPr>
            <w:sz w:val="21"/>
            <w:szCs w:val="21"/>
          </w:rPr>
          <w:t xml:space="preserve"> trend for the solid line indicates t</w:t>
        </w:r>
        <w:r w:rsidR="003A10B9">
          <w:rPr>
            <w:sz w:val="21"/>
            <w:szCs w:val="21"/>
          </w:rPr>
          <w:t>hat an error aversion culture decelerates the error reduction.</w:t>
        </w:r>
      </w:ins>
    </w:p>
    <w:p w14:paraId="432B07F2" w14:textId="041255B8" w:rsidR="003A10B9" w:rsidRDefault="003A10B9" w:rsidP="00162B06">
      <w:pPr>
        <w:widowControl w:val="0"/>
        <w:adjustRightInd w:val="0"/>
        <w:snapToGrid w:val="0"/>
        <w:rPr>
          <w:ins w:id="7605" w:author="Haiyang Liu" w:date="2026-05-21T10:55:00Z" w16du:dateUtc="2026-05-21T03:55:00Z"/>
        </w:rPr>
      </w:pPr>
      <w:ins w:id="7606" w:author="Haiyang Liu" w:date="2026-05-21T10:55:00Z" w16du:dateUtc="2026-05-21T03:55:00Z">
        <w:r>
          <w:br w:type="page"/>
        </w:r>
      </w:ins>
    </w:p>
    <w:p w14:paraId="28C2B202" w14:textId="6644FF30" w:rsidR="003A10B9" w:rsidRPr="005E69E8" w:rsidRDefault="003A10B9" w:rsidP="003A10B9">
      <w:pPr>
        <w:widowControl w:val="0"/>
        <w:adjustRightInd w:val="0"/>
        <w:snapToGrid w:val="0"/>
        <w:rPr>
          <w:ins w:id="7607" w:author="Haiyang Liu" w:date="2026-05-21T10:55:00Z" w16du:dateUtc="2026-05-21T03:55:00Z"/>
          <w:rFonts w:eastAsia="DengXian"/>
          <w:color w:val="000000"/>
          <w:kern w:val="2"/>
        </w:rPr>
      </w:pPr>
      <w:ins w:id="7608" w:author="Haiyang Liu" w:date="2026-05-21T10:55:00Z" w16du:dateUtc="2026-05-21T03:55:00Z">
        <w:r>
          <w:rPr>
            <w:b/>
            <w:bCs/>
          </w:rPr>
          <w:lastRenderedPageBreak/>
          <w:t xml:space="preserve">Figure 4. </w:t>
        </w:r>
        <w:r w:rsidRPr="005E69E8">
          <w:t>T</w:t>
        </w:r>
        <w:r w:rsidRPr="00214B61">
          <w:rPr>
            <w:bCs/>
          </w:rPr>
          <w:t>ime-</w:t>
        </w:r>
        <w:r>
          <w:rPr>
            <w:bCs/>
          </w:rPr>
          <w:t>v</w:t>
        </w:r>
        <w:r w:rsidRPr="00214B61">
          <w:rPr>
            <w:bCs/>
          </w:rPr>
          <w:t xml:space="preserve">arying effect of team error </w:t>
        </w:r>
        <w:r>
          <w:rPr>
            <w:bCs/>
          </w:rPr>
          <w:t>management culture</w:t>
        </w:r>
        <w:r w:rsidRPr="00214B61">
          <w:rPr>
            <w:bCs/>
          </w:rPr>
          <w:t xml:space="preserve"> on the instantaneous rate of error change</w:t>
        </w:r>
        <w:r>
          <w:rPr>
            <w:bCs/>
          </w:rPr>
          <w:t xml:space="preserve"> when </w:t>
        </w:r>
      </w:ins>
      <w:ins w:id="7609" w:author="Haiyang Liu" w:date="2026-05-21T10:56:00Z" w16du:dateUtc="2026-05-21T03:56:00Z">
        <w:r>
          <w:rPr>
            <w:bCs/>
          </w:rPr>
          <w:t xml:space="preserve">the </w:t>
        </w:r>
      </w:ins>
      <w:ins w:id="7610" w:author="Haiyang Liu" w:date="2026-05-21T10:55:00Z" w16du:dateUtc="2026-05-21T03:55:00Z">
        <w:r>
          <w:rPr>
            <w:bCs/>
          </w:rPr>
          <w:t>newcomer external locus of contr</w:t>
        </w:r>
      </w:ins>
      <w:ins w:id="7611" w:author="Haiyang Liu" w:date="2026-05-21T10:56:00Z" w16du:dateUtc="2026-05-21T03:56:00Z">
        <w:r>
          <w:rPr>
            <w:bCs/>
          </w:rPr>
          <w:t>ol is higher versus lower.</w:t>
        </w:r>
      </w:ins>
    </w:p>
    <w:p w14:paraId="6E4842AF" w14:textId="0A8B81E4" w:rsidR="003A10B9" w:rsidRDefault="003A10B9" w:rsidP="003A10B9">
      <w:pPr>
        <w:snapToGrid w:val="0"/>
        <w:rPr>
          <w:ins w:id="7612" w:author="Haiyang Liu" w:date="2026-05-21T10:55:00Z" w16du:dateUtc="2026-05-21T03:55:00Z"/>
        </w:rPr>
      </w:pPr>
      <w:ins w:id="7613" w:author="Haiyang Liu" w:date="2026-05-21T10:56:00Z" w16du:dateUtc="2026-05-21T03:56:00Z">
        <w:r>
          <w:rPr>
            <w:noProof/>
          </w:rPr>
          <w:drawing>
            <wp:inline distT="0" distB="0" distL="0" distR="0" wp14:anchorId="71E04383" wp14:editId="6832252B">
              <wp:extent cx="5980176" cy="3017520"/>
              <wp:effectExtent l="0" t="0" r="1905" b="5080"/>
              <wp:docPr id="1404184777" name="Chart 2">
                <a:extLst xmlns:a="http://schemas.openxmlformats.org/drawingml/2006/main">
                  <a:ext uri="{FF2B5EF4-FFF2-40B4-BE49-F238E27FC236}">
                    <a16:creationId xmlns:a16="http://schemas.microsoft.com/office/drawing/2014/main" id="{00000000-0008-0000-01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r>
          <w:rPr>
            <w:noProof/>
          </w:rPr>
          <w:drawing>
            <wp:inline distT="0" distB="0" distL="0" distR="0" wp14:anchorId="447D40AB" wp14:editId="20228AC3">
              <wp:extent cx="5983605" cy="3017520"/>
              <wp:effectExtent l="0" t="0" r="0" b="5080"/>
              <wp:docPr id="1261702980" name="Chart 1">
                <a:extLst xmlns:a="http://schemas.openxmlformats.org/drawingml/2006/main">
                  <a:ext uri="{FF2B5EF4-FFF2-40B4-BE49-F238E27FC236}">
                    <a16:creationId xmlns:a16="http://schemas.microsoft.com/office/drawing/2014/main" id="{00000000-0008-0000-01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ins>
    </w:p>
    <w:p w14:paraId="65331714" w14:textId="6887E5ED" w:rsidR="003A10B9" w:rsidRDefault="003A10B9" w:rsidP="00084632">
      <w:pPr>
        <w:widowControl w:val="0"/>
        <w:adjustRightInd w:val="0"/>
        <w:snapToGrid w:val="0"/>
        <w:rPr>
          <w:ins w:id="7614" w:author="Haiyang Liu" w:date="2026-05-21T10:55:00Z" w16du:dateUtc="2026-05-21T03:55:00Z"/>
        </w:rPr>
      </w:pPr>
      <w:ins w:id="7615" w:author="Haiyang Liu" w:date="2026-05-21T10:55:00Z" w16du:dateUtc="2026-05-21T03:55:00Z">
        <w:r w:rsidRPr="005E69E8">
          <w:rPr>
            <w:i/>
            <w:iCs/>
            <w:sz w:val="21"/>
            <w:szCs w:val="21"/>
          </w:rPr>
          <w:t>Note</w:t>
        </w:r>
        <w:r w:rsidRPr="005E69E8">
          <w:rPr>
            <w:sz w:val="21"/>
            <w:szCs w:val="21"/>
          </w:rPr>
          <w:t xml:space="preserve">. </w:t>
        </w:r>
        <w:r w:rsidRPr="005E69E8">
          <w:rPr>
            <w:color w:val="000000"/>
            <w:sz w:val="21"/>
            <w:szCs w:val="21"/>
          </w:rPr>
          <w:t>The solid line plots the instantaneous effect of team error cultures on the error change rate</w:t>
        </w:r>
        <w:r w:rsidRPr="005E69E8">
          <w:rPr>
            <w:sz w:val="21"/>
            <w:szCs w:val="21"/>
          </w:rPr>
          <w:t xml:space="preserve">, </w:t>
        </w:r>
        <w:r w:rsidRPr="005E69E8">
          <w:rPr>
            <w:i/>
            <w:iCs/>
            <w:sz w:val="21"/>
            <w:szCs w:val="21"/>
          </w:rPr>
          <w:t>d</w:t>
        </w:r>
        <w:r w:rsidRPr="005E69E8">
          <w:rPr>
            <w:sz w:val="21"/>
            <w:szCs w:val="21"/>
          </w:rPr>
          <w:t>(Error)/</w:t>
        </w:r>
        <w:r w:rsidRPr="005E69E8">
          <w:rPr>
            <w:i/>
            <w:iCs/>
            <w:sz w:val="21"/>
            <w:szCs w:val="21"/>
          </w:rPr>
          <w:t>d</w:t>
        </w:r>
        <w:r w:rsidRPr="005E69E8">
          <w:rPr>
            <w:sz w:val="21"/>
            <w:szCs w:val="21"/>
          </w:rPr>
          <w:t xml:space="preserve">t=s+2q·t (where </w:t>
        </w:r>
        <w:r w:rsidRPr="005E69E8">
          <w:rPr>
            <w:i/>
            <w:iCs/>
            <w:sz w:val="21"/>
            <w:szCs w:val="21"/>
          </w:rPr>
          <w:t xml:space="preserve">s </w:t>
        </w:r>
        <w:r w:rsidRPr="005E69E8">
          <w:rPr>
            <w:sz w:val="21"/>
            <w:szCs w:val="21"/>
          </w:rPr>
          <w:t xml:space="preserve">denotes the linear term and </w:t>
        </w:r>
        <w:r w:rsidRPr="005E69E8">
          <w:rPr>
            <w:i/>
            <w:iCs/>
            <w:sz w:val="21"/>
            <w:szCs w:val="21"/>
          </w:rPr>
          <w:t>q</w:t>
        </w:r>
        <w:r w:rsidRPr="005E69E8">
          <w:rPr>
            <w:sz w:val="21"/>
            <w:szCs w:val="21"/>
          </w:rPr>
          <w:t xml:space="preserve"> the quadratic term), across time </w:t>
        </w:r>
        <w:r w:rsidRPr="005E69E8">
          <w:rPr>
            <w:i/>
            <w:iCs/>
            <w:sz w:val="21"/>
            <w:szCs w:val="21"/>
          </w:rPr>
          <w:t>t</w:t>
        </w:r>
        <w:r w:rsidRPr="005E69E8">
          <w:rPr>
            <w:sz w:val="21"/>
            <w:szCs w:val="21"/>
          </w:rPr>
          <w:t xml:space="preserve">, where Month 4 is coded as 0. The shaded band represents the 95% confidence interval. The effect is significantly positive at any </w:t>
        </w:r>
        <w:r w:rsidRPr="005E69E8">
          <w:rPr>
            <w:i/>
            <w:iCs/>
            <w:sz w:val="21"/>
            <w:szCs w:val="21"/>
          </w:rPr>
          <w:t>t</w:t>
        </w:r>
        <w:r w:rsidRPr="005E69E8">
          <w:rPr>
            <w:sz w:val="21"/>
            <w:szCs w:val="21"/>
          </w:rPr>
          <w:t xml:space="preserve"> for which the lower bound of the confidence interval lies above zero, and significantly negative where the upper bound lies below zero. </w:t>
        </w:r>
      </w:ins>
      <w:ins w:id="7616" w:author="Haiyang Liu" w:date="2026-05-21T10:58:00Z" w16du:dateUtc="2026-05-21T03:58:00Z">
        <w:r w:rsidR="00084632">
          <w:rPr>
            <w:sz w:val="21"/>
            <w:szCs w:val="21"/>
          </w:rPr>
          <w:t xml:space="preserve">When </w:t>
        </w:r>
      </w:ins>
      <w:ins w:id="7617" w:author="Haiyang Liu" w:date="2026-05-21T10:59:00Z" w16du:dateUtc="2026-05-21T03:59:00Z">
        <w:r w:rsidR="00084632">
          <w:rPr>
            <w:sz w:val="21"/>
            <w:szCs w:val="21"/>
          </w:rPr>
          <w:t xml:space="preserve">the </w:t>
        </w:r>
      </w:ins>
      <w:ins w:id="7618" w:author="Haiyang Liu" w:date="2026-05-21T10:58:00Z" w16du:dateUtc="2026-05-21T03:58:00Z">
        <w:r w:rsidR="00084632">
          <w:rPr>
            <w:sz w:val="21"/>
            <w:szCs w:val="21"/>
          </w:rPr>
          <w:t xml:space="preserve">external locus of control is lower </w:t>
        </w:r>
      </w:ins>
      <w:ins w:id="7619" w:author="Haiyang Liu" w:date="2026-05-21T10:59:00Z" w16du:dateUtc="2026-05-21T03:59:00Z">
        <w:r w:rsidR="00084632">
          <w:rPr>
            <w:sz w:val="21"/>
            <w:szCs w:val="21"/>
          </w:rPr>
          <w:t>(the upper figure)</w:t>
        </w:r>
      </w:ins>
      <w:ins w:id="7620" w:author="Haiyang Liu" w:date="2026-05-21T10:55:00Z" w16du:dateUtc="2026-05-21T03:55:00Z">
        <w:r w:rsidRPr="005E69E8">
          <w:rPr>
            <w:sz w:val="21"/>
            <w:szCs w:val="21"/>
          </w:rPr>
          <w:t>, the confidence band crosses zero at t = −1.</w:t>
        </w:r>
      </w:ins>
      <w:ins w:id="7621" w:author="Haiyang Liu" w:date="2026-05-21T10:59:00Z" w16du:dateUtc="2026-05-21T03:59:00Z">
        <w:r w:rsidR="00084632">
          <w:rPr>
            <w:sz w:val="21"/>
            <w:szCs w:val="21"/>
          </w:rPr>
          <w:t>522</w:t>
        </w:r>
      </w:ins>
      <w:ins w:id="7622" w:author="Haiyang Liu" w:date="2026-05-21T10:55:00Z" w16du:dateUtc="2026-05-21T03:55:00Z">
        <w:r w:rsidRPr="005E69E8">
          <w:rPr>
            <w:sz w:val="21"/>
            <w:szCs w:val="21"/>
          </w:rPr>
          <w:t xml:space="preserve"> (effect transitions from significantly positive to nonsignificant) and again at t = −.8</w:t>
        </w:r>
      </w:ins>
      <w:ins w:id="7623" w:author="Haiyang Liu" w:date="2026-05-21T10:59:00Z" w16du:dateUtc="2026-05-21T03:59:00Z">
        <w:r w:rsidR="00084632">
          <w:rPr>
            <w:sz w:val="21"/>
            <w:szCs w:val="21"/>
          </w:rPr>
          <w:t>46</w:t>
        </w:r>
      </w:ins>
      <w:ins w:id="7624" w:author="Haiyang Liu" w:date="2026-05-21T10:55:00Z" w16du:dateUtc="2026-05-21T03:55:00Z">
        <w:r w:rsidRPr="005E69E8">
          <w:rPr>
            <w:sz w:val="21"/>
            <w:szCs w:val="21"/>
          </w:rPr>
          <w:t xml:space="preserve"> (effect transitions from nonsignificant to significantly negative). The downward trend for the solid line indicates t</w:t>
        </w:r>
        <w:r>
          <w:rPr>
            <w:sz w:val="21"/>
            <w:szCs w:val="21"/>
          </w:rPr>
          <w:t xml:space="preserve">hat an error management culture accelerates the error reduction. </w:t>
        </w:r>
      </w:ins>
      <w:ins w:id="7625" w:author="Haiyang Liu" w:date="2026-05-21T10:59:00Z" w16du:dateUtc="2026-05-21T03:59:00Z">
        <w:r w:rsidR="00084632">
          <w:rPr>
            <w:sz w:val="21"/>
            <w:szCs w:val="21"/>
          </w:rPr>
          <w:t>When the external locus of control is higher (the lower figure)</w:t>
        </w:r>
        <w:r w:rsidR="00084632" w:rsidRPr="005E69E8">
          <w:rPr>
            <w:sz w:val="21"/>
            <w:szCs w:val="21"/>
          </w:rPr>
          <w:t xml:space="preserve">, </w:t>
        </w:r>
      </w:ins>
      <w:ins w:id="7626" w:author="Haiyang Liu" w:date="2026-05-21T10:55:00Z" w16du:dateUtc="2026-05-21T03:55:00Z">
        <w:r w:rsidRPr="005E69E8">
          <w:rPr>
            <w:sz w:val="21"/>
            <w:szCs w:val="21"/>
          </w:rPr>
          <w:t xml:space="preserve">the confidence band </w:t>
        </w:r>
      </w:ins>
      <w:ins w:id="7627" w:author="Haiyang Liu" w:date="2026-05-21T10:59:00Z" w16du:dateUtc="2026-05-21T03:59:00Z">
        <w:r w:rsidR="00084632">
          <w:rPr>
            <w:sz w:val="21"/>
            <w:szCs w:val="21"/>
          </w:rPr>
          <w:t xml:space="preserve">does not </w:t>
        </w:r>
      </w:ins>
      <w:ins w:id="7628" w:author="Haiyang Liu" w:date="2026-05-21T10:55:00Z" w16du:dateUtc="2026-05-21T03:55:00Z">
        <w:r w:rsidRPr="005E69E8">
          <w:rPr>
            <w:sz w:val="21"/>
            <w:szCs w:val="21"/>
          </w:rPr>
          <w:t xml:space="preserve">cross zero </w:t>
        </w:r>
      </w:ins>
      <w:ins w:id="7629" w:author="Haiyang Liu" w:date="2026-05-21T10:59:00Z" w16du:dateUtc="2026-05-21T03:59:00Z">
        <w:r w:rsidR="00084632">
          <w:rPr>
            <w:sz w:val="21"/>
            <w:szCs w:val="21"/>
          </w:rPr>
          <w:t xml:space="preserve">from t = </w:t>
        </w:r>
      </w:ins>
      <w:ins w:id="7630" w:author="Haiyang Liu" w:date="2026-05-21T11:00:00Z" w16du:dateUtc="2026-05-21T04:00:00Z">
        <w:r w:rsidR="00084632">
          <w:rPr>
            <w:sz w:val="21"/>
            <w:szCs w:val="21"/>
          </w:rPr>
          <w:t xml:space="preserve">-3 to t = 0. </w:t>
        </w:r>
      </w:ins>
      <w:ins w:id="7631" w:author="Haiyang Liu" w:date="2026-05-21T10:55:00Z" w16du:dateUtc="2026-05-21T03:55:00Z">
        <w:r w:rsidRPr="005E69E8">
          <w:rPr>
            <w:sz w:val="21"/>
            <w:szCs w:val="21"/>
          </w:rPr>
          <w:t xml:space="preserve">The </w:t>
        </w:r>
      </w:ins>
      <w:ins w:id="7632" w:author="Haiyang Liu" w:date="2026-05-21T11:00:00Z" w16du:dateUtc="2026-05-21T04:00:00Z">
        <w:r w:rsidR="00084632">
          <w:rPr>
            <w:sz w:val="21"/>
            <w:szCs w:val="21"/>
          </w:rPr>
          <w:t>flat</w:t>
        </w:r>
      </w:ins>
      <w:ins w:id="7633" w:author="Haiyang Liu" w:date="2026-05-21T10:55:00Z" w16du:dateUtc="2026-05-21T03:55:00Z">
        <w:r w:rsidRPr="005E69E8">
          <w:rPr>
            <w:sz w:val="21"/>
            <w:szCs w:val="21"/>
          </w:rPr>
          <w:t xml:space="preserve"> trend for the solid line indicates t</w:t>
        </w:r>
        <w:r>
          <w:rPr>
            <w:sz w:val="21"/>
            <w:szCs w:val="21"/>
          </w:rPr>
          <w:t xml:space="preserve">hat an error </w:t>
        </w:r>
      </w:ins>
      <w:ins w:id="7634" w:author="Haiyang Liu" w:date="2026-05-21T11:00:00Z" w16du:dateUtc="2026-05-21T04:00:00Z">
        <w:r w:rsidR="00084632">
          <w:rPr>
            <w:sz w:val="21"/>
            <w:szCs w:val="21"/>
          </w:rPr>
          <w:t>management</w:t>
        </w:r>
      </w:ins>
      <w:ins w:id="7635" w:author="Haiyang Liu" w:date="2026-05-21T10:55:00Z" w16du:dateUtc="2026-05-21T03:55:00Z">
        <w:r>
          <w:rPr>
            <w:sz w:val="21"/>
            <w:szCs w:val="21"/>
          </w:rPr>
          <w:t xml:space="preserve"> culture </w:t>
        </w:r>
      </w:ins>
      <w:ins w:id="7636" w:author="Haiyang Liu" w:date="2026-05-21T11:00:00Z" w16du:dateUtc="2026-05-21T04:00:00Z">
        <w:r w:rsidR="00084632">
          <w:rPr>
            <w:sz w:val="21"/>
            <w:szCs w:val="21"/>
          </w:rPr>
          <w:t>does not significantly influence</w:t>
        </w:r>
      </w:ins>
      <w:ins w:id="7637" w:author="Haiyang Liu" w:date="2026-05-21T10:55:00Z" w16du:dateUtc="2026-05-21T03:55:00Z">
        <w:r>
          <w:rPr>
            <w:sz w:val="21"/>
            <w:szCs w:val="21"/>
          </w:rPr>
          <w:t xml:space="preserve"> the error reduction.</w:t>
        </w:r>
      </w:ins>
    </w:p>
    <w:p w14:paraId="4E6F1FFA" w14:textId="77777777" w:rsidR="003A10B9" w:rsidRDefault="003A10B9">
      <w:pPr>
        <w:widowControl w:val="0"/>
        <w:adjustRightInd w:val="0"/>
        <w:snapToGrid w:val="0"/>
        <w:sectPr w:rsidR="003A10B9">
          <w:pgSz w:w="12240" w:h="15840"/>
          <w:pgMar w:top="1440" w:right="1440" w:bottom="1440" w:left="1440" w:header="851" w:footer="992" w:gutter="0"/>
          <w:cols w:space="425"/>
          <w:docGrid w:linePitch="326"/>
        </w:sectPr>
        <w:pPrChange w:id="7638" w:author="Haiyang Liu" w:date="2026-05-21T10:32:00Z" w16du:dateUtc="2026-05-21T03:32:00Z">
          <w:pPr>
            <w:widowControl w:val="0"/>
            <w:adjustRightInd w:val="0"/>
            <w:snapToGrid w:val="0"/>
            <w:spacing w:line="480" w:lineRule="auto"/>
          </w:pPr>
        </w:pPrChange>
      </w:pPr>
    </w:p>
    <w:p w14:paraId="777D4191" w14:textId="3F67483D" w:rsidR="009458CE" w:rsidDel="00F07993" w:rsidRDefault="00F07993" w:rsidP="00016DAD">
      <w:pPr>
        <w:widowControl w:val="0"/>
        <w:autoSpaceDE w:val="0"/>
        <w:autoSpaceDN w:val="0"/>
        <w:adjustRightInd w:val="0"/>
        <w:snapToGrid w:val="0"/>
        <w:spacing w:line="480" w:lineRule="auto"/>
        <w:ind w:right="60"/>
        <w:jc w:val="center"/>
        <w:rPr>
          <w:del w:id="7639" w:author="Haiyang Liu" w:date="2026-05-21T11:01:00Z" w16du:dateUtc="2026-05-21T04:01:00Z"/>
          <w:b/>
          <w:bCs/>
        </w:rPr>
      </w:pPr>
      <w:r>
        <w:rPr>
          <w:rFonts w:eastAsia="DengXian"/>
          <w:b/>
          <w:bCs/>
          <w:color w:val="000000"/>
          <w:kern w:val="2"/>
        </w:rPr>
        <w:lastRenderedPageBreak/>
        <w:t>APPENDIX A:</w:t>
      </w:r>
      <w:ins w:id="7640" w:author="Haiyang Liu" w:date="2026-05-21T12:09:00Z" w16du:dateUtc="2026-05-21T05:09:00Z">
        <w:r>
          <w:rPr>
            <w:rFonts w:eastAsia="DengXian"/>
            <w:b/>
            <w:bCs/>
            <w:color w:val="000000"/>
            <w:kern w:val="2"/>
          </w:rPr>
          <w:t xml:space="preserve"> </w:t>
        </w:r>
        <w:r w:rsidRPr="00EE0B12">
          <w:rPr>
            <w:b/>
            <w:bCs/>
          </w:rPr>
          <w:t>MEASURES</w:t>
        </w:r>
        <w:r>
          <w:rPr>
            <w:b/>
            <w:bCs/>
          </w:rPr>
          <w:t xml:space="preserve"> </w:t>
        </w:r>
      </w:ins>
      <w:del w:id="7641" w:author="Haiyang Liu" w:date="2026-05-21T12:09:00Z" w16du:dateUtc="2026-05-21T05:09:00Z">
        <w:r w:rsidR="009C0C59" w:rsidDel="00F07993">
          <w:rPr>
            <w:rFonts w:eastAsia="DengXian"/>
            <w:b/>
            <w:bCs/>
            <w:color w:val="000000"/>
            <w:kern w:val="2"/>
          </w:rPr>
          <w:delText xml:space="preserve"> </w:delText>
        </w:r>
      </w:del>
      <w:del w:id="7642" w:author="Haiyang Liu" w:date="2026-05-21T11:01:00Z" w16du:dateUtc="2026-05-21T04:01:00Z">
        <w:r w:rsidR="009C0C59" w:rsidDel="00016DAD">
          <w:rPr>
            <w:rFonts w:eastAsia="DengXian"/>
            <w:b/>
            <w:bCs/>
            <w:color w:val="000000"/>
            <w:kern w:val="2"/>
          </w:rPr>
          <w:delText>Regression Analyses Without Controls</w:delText>
        </w:r>
      </w:del>
    </w:p>
    <w:p w14:paraId="34A72144" w14:textId="77777777" w:rsidR="00F07993" w:rsidRDefault="00F07993" w:rsidP="00F07993">
      <w:pPr>
        <w:widowControl w:val="0"/>
        <w:autoSpaceDE w:val="0"/>
        <w:autoSpaceDN w:val="0"/>
        <w:adjustRightInd w:val="0"/>
        <w:snapToGrid w:val="0"/>
        <w:spacing w:line="480" w:lineRule="auto"/>
        <w:ind w:right="60"/>
        <w:jc w:val="center"/>
        <w:rPr>
          <w:ins w:id="7643" w:author="Haiyang Liu" w:date="2026-05-21T12:09:00Z" w16du:dateUtc="2026-05-21T05:09:00Z"/>
          <w:b/>
          <w:bCs/>
        </w:rPr>
      </w:pPr>
    </w:p>
    <w:p w14:paraId="4140AFBE" w14:textId="10333D2B" w:rsidR="00F07993" w:rsidRDefault="00F07993" w:rsidP="00F07993">
      <w:pPr>
        <w:widowControl w:val="0"/>
        <w:autoSpaceDE w:val="0"/>
        <w:autoSpaceDN w:val="0"/>
        <w:adjustRightInd w:val="0"/>
        <w:snapToGrid w:val="0"/>
        <w:spacing w:line="480" w:lineRule="auto"/>
        <w:ind w:right="60"/>
        <w:jc w:val="center"/>
        <w:rPr>
          <w:ins w:id="7644" w:author="Haiyang Liu" w:date="2026-05-21T12:11:00Z" w16du:dateUtc="2026-05-21T05:11:00Z"/>
          <w:b/>
          <w:bCs/>
        </w:rPr>
      </w:pPr>
      <w:ins w:id="7645" w:author="Haiyang Liu" w:date="2026-05-21T12:09:00Z" w16du:dateUtc="2026-05-21T05:09:00Z">
        <w:r w:rsidRPr="00EE0B12">
          <w:rPr>
            <w:b/>
            <w:bCs/>
          </w:rPr>
          <w:t>Measures</w:t>
        </w:r>
        <w:r>
          <w:rPr>
            <w:b/>
            <w:bCs/>
          </w:rPr>
          <w:t xml:space="preserve"> for Main Study Variables</w:t>
        </w:r>
      </w:ins>
    </w:p>
    <w:p w14:paraId="5C4A2CE1" w14:textId="57D12EBC" w:rsidR="00F07993" w:rsidRDefault="00F07993" w:rsidP="00F07993">
      <w:pPr>
        <w:widowControl w:val="0"/>
        <w:autoSpaceDE w:val="0"/>
        <w:autoSpaceDN w:val="0"/>
        <w:adjustRightInd w:val="0"/>
        <w:snapToGrid w:val="0"/>
        <w:ind w:right="60"/>
        <w:rPr>
          <w:ins w:id="7646" w:author="Haiyang Liu" w:date="2026-05-21T12:17:00Z" w16du:dateUtc="2026-05-21T05:17:00Z"/>
          <w:b/>
          <w:bCs/>
        </w:rPr>
      </w:pPr>
      <w:ins w:id="7647" w:author="Haiyang Liu" w:date="2026-05-21T12:21:00Z" w16du:dateUtc="2026-05-21T05:21:00Z">
        <w:r>
          <w:rPr>
            <w:b/>
            <w:bCs/>
          </w:rPr>
          <w:t>Newcomer l</w:t>
        </w:r>
      </w:ins>
      <w:ins w:id="7648" w:author="Haiyang Liu" w:date="2026-05-21T12:17:00Z" w16du:dateUtc="2026-05-21T05:17:00Z">
        <w:r>
          <w:rPr>
            <w:b/>
            <w:bCs/>
          </w:rPr>
          <w:t>earning goal orientation</w:t>
        </w:r>
      </w:ins>
    </w:p>
    <w:p w14:paraId="24A8A8DA" w14:textId="77777777" w:rsidR="00F07993" w:rsidRPr="00CA7415" w:rsidRDefault="00F07993" w:rsidP="00F07993">
      <w:pPr>
        <w:tabs>
          <w:tab w:val="left" w:pos="0"/>
        </w:tabs>
        <w:rPr>
          <w:ins w:id="7649" w:author="Haiyang Liu" w:date="2026-05-21T12:17:00Z" w16du:dateUtc="2026-05-21T05:17:00Z"/>
          <w:rFonts w:eastAsia="Calibri"/>
          <w:i/>
          <w:color w:val="000000"/>
          <w:lang w:eastAsia="en-US"/>
        </w:rPr>
      </w:pPr>
      <w:ins w:id="7650" w:author="Haiyang Liu" w:date="2026-05-21T12:17:00Z" w16du:dateUtc="2026-05-21T05:17:00Z">
        <w:r w:rsidRPr="00763234">
          <w:rPr>
            <w:rFonts w:eastAsia="Calibri"/>
            <w:i/>
            <w:color w:val="000000"/>
            <w:lang w:eastAsia="en-US"/>
          </w:rPr>
          <w:t>Please indicate your level of agreement with the following items (1 = Strongly Disagree, 7 = Strongly Agree)</w:t>
        </w:r>
        <w:r>
          <w:rPr>
            <w:rFonts w:eastAsia="Calibri"/>
            <w:i/>
            <w:color w:val="000000"/>
            <w:lang w:eastAsia="en-US"/>
          </w:rPr>
          <w:t>.</w:t>
        </w:r>
        <w:r w:rsidRPr="00763234">
          <w:rPr>
            <w:rFonts w:eastAsia="Calibri"/>
            <w:i/>
            <w:color w:val="000000"/>
            <w:lang w:eastAsia="en-US"/>
          </w:rPr>
          <w:t xml:space="preserve"> </w:t>
        </w:r>
      </w:ins>
    </w:p>
    <w:p w14:paraId="7562895C" w14:textId="72B21E63" w:rsidR="00F07993" w:rsidRPr="007B68BB" w:rsidRDefault="00F07993" w:rsidP="00F07993">
      <w:pPr>
        <w:pStyle w:val="ListParagraph"/>
        <w:numPr>
          <w:ilvl w:val="0"/>
          <w:numId w:val="7"/>
        </w:numPr>
        <w:adjustRightInd w:val="0"/>
        <w:snapToGrid w:val="0"/>
        <w:ind w:firstLineChars="0"/>
        <w:contextualSpacing/>
        <w:rPr>
          <w:ins w:id="7651" w:author="Haiyang Liu" w:date="2026-05-21T12:17:00Z" w16du:dateUtc="2026-05-21T05:17:00Z"/>
          <w:rFonts w:eastAsia="SimSun"/>
          <w:bCs/>
          <w:lang w:eastAsia="en-US"/>
        </w:rPr>
      </w:pPr>
      <w:ins w:id="7652" w:author="Haiyang Liu" w:date="2026-05-21T12:17:00Z" w16du:dateUtc="2026-05-21T05:17:00Z">
        <w:r w:rsidRPr="007B68BB">
          <w:rPr>
            <w:rFonts w:eastAsia="SimSun"/>
            <w:bCs/>
            <w:lang w:eastAsia="en-US"/>
          </w:rPr>
          <w:t xml:space="preserve">I strive to constantly learn and improve in my </w:t>
        </w:r>
      </w:ins>
      <w:ins w:id="7653" w:author="Haiyang Liu" w:date="2026-05-24T23:26:00Z" w16du:dateUtc="2026-05-24T16:26:00Z">
        <w:r w:rsidR="001C64C4">
          <w:rPr>
            <w:rFonts w:eastAsia="SimSun"/>
            <w:bCs/>
            <w:lang w:eastAsia="en-US"/>
          </w:rPr>
          <w:t>work</w:t>
        </w:r>
      </w:ins>
      <w:ins w:id="7654" w:author="Haiyang Liu" w:date="2026-05-21T12:17:00Z" w16du:dateUtc="2026-05-21T05:17:00Z">
        <w:r w:rsidRPr="007B68BB">
          <w:rPr>
            <w:rFonts w:eastAsia="SimSun"/>
            <w:bCs/>
            <w:lang w:eastAsia="en-US"/>
          </w:rPr>
          <w:t xml:space="preserve">. </w:t>
        </w:r>
      </w:ins>
    </w:p>
    <w:p w14:paraId="603C8A47" w14:textId="7BCF275D" w:rsidR="00F07993" w:rsidRPr="007B68BB" w:rsidRDefault="001C64C4" w:rsidP="00F07993">
      <w:pPr>
        <w:pStyle w:val="ListParagraph"/>
        <w:numPr>
          <w:ilvl w:val="0"/>
          <w:numId w:val="7"/>
        </w:numPr>
        <w:adjustRightInd w:val="0"/>
        <w:snapToGrid w:val="0"/>
        <w:ind w:firstLineChars="0"/>
        <w:contextualSpacing/>
        <w:rPr>
          <w:ins w:id="7655" w:author="Haiyang Liu" w:date="2026-05-21T12:17:00Z" w16du:dateUtc="2026-05-21T05:17:00Z"/>
          <w:rFonts w:eastAsia="SimSun"/>
          <w:bCs/>
          <w:lang w:eastAsia="en-US"/>
        </w:rPr>
      </w:pPr>
      <w:ins w:id="7656" w:author="Haiyang Liu" w:date="2026-05-24T23:27:00Z" w16du:dateUtc="2026-05-24T16:27:00Z">
        <w:r>
          <w:rPr>
            <w:rFonts w:eastAsia="SimSun"/>
            <w:bCs/>
            <w:lang w:eastAsia="en-US"/>
          </w:rPr>
          <w:t>At work,</w:t>
        </w:r>
      </w:ins>
      <w:ins w:id="7657" w:author="Haiyang Liu" w:date="2026-05-21T12:17:00Z" w16du:dateUtc="2026-05-21T05:17:00Z">
        <w:r w:rsidR="00F07993" w:rsidRPr="007B68BB">
          <w:rPr>
            <w:rFonts w:eastAsia="SimSun"/>
            <w:bCs/>
            <w:lang w:eastAsia="en-US"/>
          </w:rPr>
          <w:t xml:space="preserve"> I am always seeking opportunities to develop new skills and acquire new knowledge. </w:t>
        </w:r>
      </w:ins>
    </w:p>
    <w:p w14:paraId="0D91A960" w14:textId="25FA90A6" w:rsidR="00F07993" w:rsidRPr="007B68BB" w:rsidRDefault="001C64C4" w:rsidP="00F07993">
      <w:pPr>
        <w:pStyle w:val="ListParagraph"/>
        <w:numPr>
          <w:ilvl w:val="0"/>
          <w:numId w:val="7"/>
        </w:numPr>
        <w:adjustRightInd w:val="0"/>
        <w:snapToGrid w:val="0"/>
        <w:ind w:firstLineChars="0"/>
        <w:contextualSpacing/>
        <w:rPr>
          <w:ins w:id="7658" w:author="Haiyang Liu" w:date="2026-05-21T12:17:00Z" w16du:dateUtc="2026-05-21T05:17:00Z"/>
          <w:rFonts w:eastAsia="SimSun"/>
          <w:bCs/>
          <w:lang w:eastAsia="en-US"/>
        </w:rPr>
      </w:pPr>
      <w:ins w:id="7659" w:author="Haiyang Liu" w:date="2026-05-24T23:27:00Z" w16du:dateUtc="2026-05-24T16:27:00Z">
        <w:r>
          <w:rPr>
            <w:rFonts w:eastAsia="SimSun"/>
            <w:bCs/>
            <w:lang w:eastAsia="en-US"/>
          </w:rPr>
          <w:t>At work,</w:t>
        </w:r>
      </w:ins>
      <w:ins w:id="7660" w:author="Haiyang Liu" w:date="2026-05-21T12:17:00Z" w16du:dateUtc="2026-05-21T05:17:00Z">
        <w:r w:rsidR="00F07993" w:rsidRPr="007B68BB">
          <w:rPr>
            <w:rFonts w:eastAsia="SimSun"/>
            <w:bCs/>
            <w:lang w:eastAsia="en-US"/>
          </w:rPr>
          <w:t xml:space="preserve"> I focus on developing my abilities and acquiring new ones </w:t>
        </w:r>
      </w:ins>
    </w:p>
    <w:p w14:paraId="281B8AB6" w14:textId="456CAD05" w:rsidR="00F07993" w:rsidRPr="007B68BB" w:rsidRDefault="00F07993" w:rsidP="00F07993">
      <w:pPr>
        <w:pStyle w:val="ListParagraph"/>
        <w:numPr>
          <w:ilvl w:val="0"/>
          <w:numId w:val="7"/>
        </w:numPr>
        <w:adjustRightInd w:val="0"/>
        <w:snapToGrid w:val="0"/>
        <w:ind w:firstLineChars="0"/>
        <w:contextualSpacing/>
        <w:rPr>
          <w:ins w:id="7661" w:author="Haiyang Liu" w:date="2026-05-21T12:17:00Z" w16du:dateUtc="2026-05-21T05:17:00Z"/>
          <w:rFonts w:eastAsia="SimSun"/>
          <w:bCs/>
          <w:lang w:eastAsia="en-US"/>
        </w:rPr>
      </w:pPr>
      <w:ins w:id="7662" w:author="Haiyang Liu" w:date="2026-05-21T12:17:00Z" w16du:dateUtc="2026-05-21T05:17:00Z">
        <w:r w:rsidRPr="007B68BB">
          <w:rPr>
            <w:rFonts w:eastAsia="SimSun"/>
            <w:bCs/>
            <w:lang w:eastAsia="en-US"/>
          </w:rPr>
          <w:t xml:space="preserve">I seek out </w:t>
        </w:r>
      </w:ins>
      <w:ins w:id="7663" w:author="Haiyang Liu" w:date="2026-05-24T23:27:00Z" w16du:dateUtc="2026-05-24T16:27:00Z">
        <w:r w:rsidR="001C64C4">
          <w:rPr>
            <w:rFonts w:eastAsia="SimSun"/>
            <w:bCs/>
            <w:lang w:eastAsia="en-US"/>
          </w:rPr>
          <w:t>opportunities</w:t>
        </w:r>
        <w:r w:rsidR="001C64C4" w:rsidRPr="007B68BB">
          <w:rPr>
            <w:rFonts w:eastAsia="SimSun"/>
            <w:bCs/>
            <w:lang w:eastAsia="en-US"/>
          </w:rPr>
          <w:t xml:space="preserve"> </w:t>
        </w:r>
      </w:ins>
      <w:ins w:id="7664" w:author="Haiyang Liu" w:date="2026-05-21T12:17:00Z" w16du:dateUtc="2026-05-21T05:17:00Z">
        <w:r w:rsidRPr="007B68BB">
          <w:rPr>
            <w:rFonts w:eastAsia="SimSun"/>
            <w:bCs/>
            <w:lang w:eastAsia="en-US"/>
          </w:rPr>
          <w:t xml:space="preserve">that I will find challenging. </w:t>
        </w:r>
      </w:ins>
    </w:p>
    <w:p w14:paraId="43A542DB" w14:textId="3B98BFB3" w:rsidR="00F07993" w:rsidRPr="007B68BB" w:rsidRDefault="00F07993" w:rsidP="00F07993">
      <w:pPr>
        <w:pStyle w:val="ListParagraph"/>
        <w:numPr>
          <w:ilvl w:val="0"/>
          <w:numId w:val="7"/>
        </w:numPr>
        <w:adjustRightInd w:val="0"/>
        <w:snapToGrid w:val="0"/>
        <w:ind w:firstLineChars="0"/>
        <w:contextualSpacing/>
        <w:rPr>
          <w:ins w:id="7665" w:author="Haiyang Liu" w:date="2026-05-21T12:17:00Z" w16du:dateUtc="2026-05-21T05:17:00Z"/>
          <w:rFonts w:eastAsia="SimSun"/>
          <w:bCs/>
          <w:lang w:eastAsia="en-US"/>
        </w:rPr>
      </w:pPr>
      <w:ins w:id="7666" w:author="Haiyang Liu" w:date="2026-05-21T12:17:00Z" w16du:dateUtc="2026-05-21T05:17:00Z">
        <w:r w:rsidRPr="007B68BB">
          <w:rPr>
            <w:rFonts w:eastAsia="SimSun"/>
            <w:bCs/>
            <w:lang w:eastAsia="en-US"/>
          </w:rPr>
          <w:t xml:space="preserve">I really enjoy facing challenges, and I seek out opportunities to do so </w:t>
        </w:r>
      </w:ins>
      <w:ins w:id="7667" w:author="Haiyang Liu" w:date="2026-05-24T23:27:00Z" w16du:dateUtc="2026-05-24T16:27:00Z">
        <w:r w:rsidR="001C64C4">
          <w:rPr>
            <w:rFonts w:eastAsia="SimSun"/>
            <w:bCs/>
            <w:lang w:eastAsia="en-US"/>
          </w:rPr>
          <w:t>at</w:t>
        </w:r>
      </w:ins>
      <w:ins w:id="7668" w:author="Haiyang Liu" w:date="2026-05-21T12:17:00Z" w16du:dateUtc="2026-05-21T05:17:00Z">
        <w:r w:rsidRPr="007B68BB">
          <w:rPr>
            <w:rFonts w:eastAsia="SimSun"/>
            <w:bCs/>
            <w:lang w:eastAsia="en-US"/>
          </w:rPr>
          <w:t xml:space="preserve"> </w:t>
        </w:r>
      </w:ins>
      <w:ins w:id="7669" w:author="Haiyang Liu" w:date="2026-05-24T23:27:00Z" w16du:dateUtc="2026-05-24T16:27:00Z">
        <w:r w:rsidR="001C64C4">
          <w:rPr>
            <w:rFonts w:eastAsia="SimSun"/>
            <w:bCs/>
            <w:lang w:eastAsia="en-US"/>
          </w:rPr>
          <w:t>work</w:t>
        </w:r>
      </w:ins>
      <w:ins w:id="7670" w:author="Haiyang Liu" w:date="2026-05-21T12:17:00Z" w16du:dateUtc="2026-05-21T05:17:00Z">
        <w:r w:rsidRPr="007B68BB">
          <w:rPr>
            <w:rFonts w:eastAsia="SimSun"/>
            <w:bCs/>
            <w:lang w:eastAsia="en-US"/>
          </w:rPr>
          <w:t xml:space="preserve">. </w:t>
        </w:r>
      </w:ins>
    </w:p>
    <w:p w14:paraId="3602A420" w14:textId="27CD8F11" w:rsidR="00F07993" w:rsidRPr="007B68BB" w:rsidRDefault="00F07993" w:rsidP="00F07993">
      <w:pPr>
        <w:pStyle w:val="ListParagraph"/>
        <w:numPr>
          <w:ilvl w:val="0"/>
          <w:numId w:val="7"/>
        </w:numPr>
        <w:adjustRightInd w:val="0"/>
        <w:snapToGrid w:val="0"/>
        <w:ind w:firstLineChars="0"/>
        <w:contextualSpacing/>
        <w:rPr>
          <w:ins w:id="7671" w:author="Haiyang Liu" w:date="2026-05-21T12:17:00Z" w16du:dateUtc="2026-05-21T05:17:00Z"/>
          <w:rFonts w:eastAsia="SimSun"/>
          <w:bCs/>
          <w:lang w:eastAsia="en-US"/>
        </w:rPr>
      </w:pPr>
      <w:ins w:id="7672" w:author="Haiyang Liu" w:date="2026-05-21T12:17:00Z" w16du:dateUtc="2026-05-21T05:17:00Z">
        <w:r w:rsidRPr="007B68BB">
          <w:rPr>
            <w:rFonts w:eastAsia="SimSun"/>
            <w:bCs/>
            <w:lang w:eastAsia="en-US"/>
          </w:rPr>
          <w:t xml:space="preserve">It is very important to me to feel that my </w:t>
        </w:r>
      </w:ins>
      <w:ins w:id="7673" w:author="Haiyang Liu" w:date="2026-05-24T23:27:00Z" w16du:dateUtc="2026-05-24T16:27:00Z">
        <w:r w:rsidR="001C64C4">
          <w:rPr>
            <w:rFonts w:eastAsia="SimSun"/>
            <w:bCs/>
            <w:lang w:eastAsia="en-US"/>
          </w:rPr>
          <w:t>work</w:t>
        </w:r>
        <w:r w:rsidR="001C64C4" w:rsidRPr="007B68BB">
          <w:rPr>
            <w:rFonts w:eastAsia="SimSun"/>
            <w:bCs/>
            <w:lang w:eastAsia="en-US"/>
          </w:rPr>
          <w:t xml:space="preserve"> </w:t>
        </w:r>
      </w:ins>
      <w:ins w:id="7674" w:author="Haiyang Liu" w:date="2026-05-21T12:17:00Z" w16du:dateUtc="2026-05-21T05:17:00Z">
        <w:r w:rsidRPr="007B68BB">
          <w:rPr>
            <w:rFonts w:eastAsia="SimSun"/>
            <w:bCs/>
            <w:lang w:eastAsia="en-US"/>
          </w:rPr>
          <w:t xml:space="preserve">offers me real challenges. </w:t>
        </w:r>
      </w:ins>
    </w:p>
    <w:p w14:paraId="1E5F2DED" w14:textId="77777777" w:rsidR="00F07993" w:rsidRDefault="00F07993" w:rsidP="00F07993">
      <w:pPr>
        <w:widowControl w:val="0"/>
        <w:autoSpaceDE w:val="0"/>
        <w:autoSpaceDN w:val="0"/>
        <w:adjustRightInd w:val="0"/>
        <w:snapToGrid w:val="0"/>
        <w:ind w:right="60"/>
        <w:rPr>
          <w:ins w:id="7675" w:author="Haiyang Liu" w:date="2026-05-21T12:17:00Z" w16du:dateUtc="2026-05-21T05:17:00Z"/>
          <w:b/>
          <w:bCs/>
        </w:rPr>
      </w:pPr>
    </w:p>
    <w:p w14:paraId="4471AFD2" w14:textId="38051CB8" w:rsidR="00F07993" w:rsidRDefault="00F07993" w:rsidP="00F07993">
      <w:pPr>
        <w:widowControl w:val="0"/>
        <w:autoSpaceDE w:val="0"/>
        <w:autoSpaceDN w:val="0"/>
        <w:adjustRightInd w:val="0"/>
        <w:snapToGrid w:val="0"/>
        <w:ind w:right="60"/>
        <w:rPr>
          <w:ins w:id="7676" w:author="Haiyang Liu" w:date="2026-05-21T12:17:00Z" w16du:dateUtc="2026-05-21T05:17:00Z"/>
          <w:b/>
          <w:bCs/>
        </w:rPr>
      </w:pPr>
      <w:ins w:id="7677" w:author="Haiyang Liu" w:date="2026-05-21T12:20:00Z" w16du:dateUtc="2026-05-21T05:20:00Z">
        <w:r>
          <w:rPr>
            <w:b/>
            <w:bCs/>
          </w:rPr>
          <w:t>Newco</w:t>
        </w:r>
      </w:ins>
      <w:ins w:id="7678" w:author="Haiyang Liu" w:date="2026-05-21T12:21:00Z" w16du:dateUtc="2026-05-21T05:21:00Z">
        <w:r>
          <w:rPr>
            <w:b/>
            <w:bCs/>
          </w:rPr>
          <w:t>mer p</w:t>
        </w:r>
      </w:ins>
      <w:ins w:id="7679" w:author="Haiyang Liu" w:date="2026-05-21T12:17:00Z" w16du:dateUtc="2026-05-21T05:17:00Z">
        <w:r>
          <w:rPr>
            <w:b/>
            <w:bCs/>
          </w:rPr>
          <w:t>erformance goal orientation</w:t>
        </w:r>
      </w:ins>
    </w:p>
    <w:p w14:paraId="5872D325" w14:textId="77777777" w:rsidR="00F07993" w:rsidRPr="00CA7415" w:rsidRDefault="00F07993" w:rsidP="00F07993">
      <w:pPr>
        <w:tabs>
          <w:tab w:val="left" w:pos="0"/>
        </w:tabs>
        <w:rPr>
          <w:ins w:id="7680" w:author="Haiyang Liu" w:date="2026-05-21T12:17:00Z" w16du:dateUtc="2026-05-21T05:17:00Z"/>
          <w:rFonts w:eastAsia="Calibri"/>
          <w:i/>
          <w:color w:val="000000"/>
          <w:lang w:eastAsia="en-US"/>
        </w:rPr>
      </w:pPr>
      <w:ins w:id="7681" w:author="Haiyang Liu" w:date="2026-05-21T12:17:00Z" w16du:dateUtc="2026-05-21T05:17:00Z">
        <w:r w:rsidRPr="00763234">
          <w:rPr>
            <w:rFonts w:eastAsia="Calibri"/>
            <w:i/>
            <w:color w:val="000000"/>
            <w:lang w:eastAsia="en-US"/>
          </w:rPr>
          <w:t>Please indicate your level of agreement with the following items (1 = Strongly Disagree, 7 = Strongly Agree)</w:t>
        </w:r>
        <w:r>
          <w:rPr>
            <w:rFonts w:eastAsia="Calibri"/>
            <w:i/>
            <w:color w:val="000000"/>
            <w:lang w:eastAsia="en-US"/>
          </w:rPr>
          <w:t>.</w:t>
        </w:r>
        <w:r w:rsidRPr="00763234">
          <w:rPr>
            <w:rFonts w:eastAsia="Calibri"/>
            <w:i/>
            <w:color w:val="000000"/>
            <w:lang w:eastAsia="en-US"/>
          </w:rPr>
          <w:t xml:space="preserve"> </w:t>
        </w:r>
      </w:ins>
    </w:p>
    <w:p w14:paraId="481B13B3" w14:textId="72416CE6" w:rsidR="00F07993" w:rsidRPr="007B68BB" w:rsidRDefault="00F07993" w:rsidP="00F07993">
      <w:pPr>
        <w:pStyle w:val="ListParagraph"/>
        <w:numPr>
          <w:ilvl w:val="0"/>
          <w:numId w:val="8"/>
        </w:numPr>
        <w:adjustRightInd w:val="0"/>
        <w:snapToGrid w:val="0"/>
        <w:ind w:firstLineChars="0"/>
        <w:contextualSpacing/>
        <w:rPr>
          <w:ins w:id="7682" w:author="Haiyang Liu" w:date="2026-05-21T12:17:00Z" w16du:dateUtc="2026-05-21T05:17:00Z"/>
          <w:rFonts w:eastAsia="SimSun"/>
          <w:bCs/>
          <w:lang w:eastAsia="en-US"/>
        </w:rPr>
      </w:pPr>
      <w:ins w:id="7683" w:author="Haiyang Liu" w:date="2026-05-21T12:17:00Z" w16du:dateUtc="2026-05-21T05:17:00Z">
        <w:r w:rsidRPr="007B68BB">
          <w:rPr>
            <w:rFonts w:eastAsia="SimSun"/>
            <w:bCs/>
            <w:lang w:eastAsia="en-US"/>
          </w:rPr>
          <w:t xml:space="preserve">It is very important to me to do well </w:t>
        </w:r>
      </w:ins>
      <w:ins w:id="7684" w:author="Haiyang Liu" w:date="2026-05-24T23:28:00Z" w16du:dateUtc="2026-05-24T16:28:00Z">
        <w:r w:rsidR="001058F7">
          <w:rPr>
            <w:rFonts w:eastAsia="SimSun"/>
            <w:bCs/>
            <w:lang w:eastAsia="en-US"/>
          </w:rPr>
          <w:t>at</w:t>
        </w:r>
      </w:ins>
      <w:ins w:id="7685" w:author="Haiyang Liu" w:date="2026-05-21T12:17:00Z" w16du:dateUtc="2026-05-21T05:17:00Z">
        <w:r w:rsidRPr="007B68BB">
          <w:rPr>
            <w:rFonts w:eastAsia="SimSun"/>
            <w:bCs/>
            <w:lang w:eastAsia="en-US"/>
          </w:rPr>
          <w:t xml:space="preserve"> </w:t>
        </w:r>
      </w:ins>
      <w:ins w:id="7686" w:author="Haiyang Liu" w:date="2026-05-24T23:28:00Z" w16du:dateUtc="2026-05-24T16:28:00Z">
        <w:r w:rsidR="001058F7">
          <w:rPr>
            <w:rFonts w:eastAsia="SimSun"/>
            <w:bCs/>
            <w:lang w:eastAsia="en-US"/>
          </w:rPr>
          <w:t>work</w:t>
        </w:r>
      </w:ins>
      <w:ins w:id="7687" w:author="Haiyang Liu" w:date="2026-05-21T12:17:00Z" w16du:dateUtc="2026-05-21T05:17:00Z">
        <w:r w:rsidRPr="007B68BB">
          <w:rPr>
            <w:rFonts w:eastAsia="SimSun"/>
            <w:bCs/>
            <w:lang w:eastAsia="en-US"/>
          </w:rPr>
          <w:t xml:space="preserve">. </w:t>
        </w:r>
      </w:ins>
    </w:p>
    <w:p w14:paraId="51CF8B06" w14:textId="64A5248B" w:rsidR="00F07993" w:rsidRPr="007B68BB" w:rsidRDefault="00F07993" w:rsidP="00F07993">
      <w:pPr>
        <w:pStyle w:val="ListParagraph"/>
        <w:numPr>
          <w:ilvl w:val="0"/>
          <w:numId w:val="8"/>
        </w:numPr>
        <w:adjustRightInd w:val="0"/>
        <w:snapToGrid w:val="0"/>
        <w:ind w:firstLineChars="0"/>
        <w:contextualSpacing/>
        <w:rPr>
          <w:ins w:id="7688" w:author="Haiyang Liu" w:date="2026-05-21T12:17:00Z" w16du:dateUtc="2026-05-21T05:17:00Z"/>
          <w:rFonts w:eastAsia="SimSun"/>
          <w:bCs/>
          <w:lang w:eastAsia="en-US"/>
        </w:rPr>
      </w:pPr>
      <w:ins w:id="7689" w:author="Haiyang Liu" w:date="2026-05-21T12:17:00Z" w16du:dateUtc="2026-05-21T05:17:00Z">
        <w:r w:rsidRPr="007B68BB">
          <w:rPr>
            <w:rFonts w:eastAsia="SimSun"/>
            <w:bCs/>
            <w:lang w:eastAsia="en-US"/>
          </w:rPr>
          <w:t xml:space="preserve">I really want to get good </w:t>
        </w:r>
      </w:ins>
      <w:ins w:id="7690" w:author="Haiyang Liu" w:date="2026-05-24T23:28:00Z" w16du:dateUtc="2026-05-24T16:28:00Z">
        <w:r w:rsidR="001058F7">
          <w:rPr>
            <w:rFonts w:eastAsia="SimSun"/>
            <w:bCs/>
            <w:lang w:eastAsia="en-US"/>
          </w:rPr>
          <w:t>performance at work</w:t>
        </w:r>
      </w:ins>
      <w:ins w:id="7691" w:author="Haiyang Liu" w:date="2026-05-21T12:17:00Z" w16du:dateUtc="2026-05-21T05:17:00Z">
        <w:r w:rsidRPr="007B68BB">
          <w:rPr>
            <w:rFonts w:eastAsia="SimSun"/>
            <w:bCs/>
            <w:lang w:eastAsia="en-US"/>
          </w:rPr>
          <w:t xml:space="preserve">. </w:t>
        </w:r>
      </w:ins>
    </w:p>
    <w:p w14:paraId="22154C95" w14:textId="5533A5CE" w:rsidR="00F07993" w:rsidRPr="007B68BB" w:rsidRDefault="00F07993" w:rsidP="00F07993">
      <w:pPr>
        <w:pStyle w:val="ListParagraph"/>
        <w:numPr>
          <w:ilvl w:val="0"/>
          <w:numId w:val="8"/>
        </w:numPr>
        <w:adjustRightInd w:val="0"/>
        <w:snapToGrid w:val="0"/>
        <w:ind w:firstLineChars="0"/>
        <w:contextualSpacing/>
        <w:rPr>
          <w:ins w:id="7692" w:author="Haiyang Liu" w:date="2026-05-21T12:17:00Z" w16du:dateUtc="2026-05-21T05:17:00Z"/>
          <w:rFonts w:eastAsia="SimSun"/>
          <w:bCs/>
          <w:lang w:eastAsia="en-US"/>
        </w:rPr>
      </w:pPr>
      <w:ins w:id="7693" w:author="Haiyang Liu" w:date="2026-05-21T12:17:00Z" w16du:dateUtc="2026-05-21T05:17:00Z">
        <w:r w:rsidRPr="007B68BB">
          <w:rPr>
            <w:rFonts w:eastAsia="SimSun"/>
            <w:bCs/>
            <w:lang w:eastAsia="en-US"/>
          </w:rPr>
          <w:t xml:space="preserve">A major goal I have </w:t>
        </w:r>
      </w:ins>
      <w:ins w:id="7694" w:author="Haiyang Liu" w:date="2026-05-24T23:28:00Z" w16du:dateUtc="2026-05-24T16:28:00Z">
        <w:r w:rsidR="001058F7">
          <w:rPr>
            <w:rFonts w:eastAsia="SimSun"/>
            <w:bCs/>
            <w:lang w:eastAsia="en-US"/>
          </w:rPr>
          <w:t>at work</w:t>
        </w:r>
      </w:ins>
      <w:ins w:id="7695" w:author="Haiyang Liu" w:date="2026-05-21T12:17:00Z" w16du:dateUtc="2026-05-21T05:17:00Z">
        <w:r w:rsidRPr="007B68BB">
          <w:rPr>
            <w:rFonts w:eastAsia="SimSun"/>
            <w:bCs/>
            <w:lang w:eastAsia="en-US"/>
          </w:rPr>
          <w:t xml:space="preserve"> is to perform really well</w:t>
        </w:r>
      </w:ins>
    </w:p>
    <w:p w14:paraId="5BB81FD7" w14:textId="77777777" w:rsidR="00F07993" w:rsidRDefault="00F07993" w:rsidP="00F07993">
      <w:pPr>
        <w:widowControl w:val="0"/>
        <w:autoSpaceDE w:val="0"/>
        <w:autoSpaceDN w:val="0"/>
        <w:adjustRightInd w:val="0"/>
        <w:snapToGrid w:val="0"/>
        <w:ind w:right="60"/>
        <w:rPr>
          <w:ins w:id="7696" w:author="Haiyang Liu" w:date="2026-05-21T12:17:00Z" w16du:dateUtc="2026-05-21T05:17:00Z"/>
          <w:b/>
          <w:bCs/>
        </w:rPr>
      </w:pPr>
    </w:p>
    <w:p w14:paraId="1A2910D1" w14:textId="0A0B989C" w:rsidR="00F07993" w:rsidRDefault="00F07993" w:rsidP="00F07993">
      <w:pPr>
        <w:widowControl w:val="0"/>
        <w:autoSpaceDE w:val="0"/>
        <w:autoSpaceDN w:val="0"/>
        <w:adjustRightInd w:val="0"/>
        <w:snapToGrid w:val="0"/>
        <w:ind w:right="60"/>
        <w:rPr>
          <w:ins w:id="7697" w:author="Haiyang Liu" w:date="2026-05-21T12:17:00Z" w16du:dateUtc="2026-05-21T05:17:00Z"/>
          <w:b/>
          <w:bCs/>
        </w:rPr>
      </w:pPr>
      <w:ins w:id="7698" w:author="Haiyang Liu" w:date="2026-05-21T12:20:00Z" w16du:dateUtc="2026-05-21T05:20:00Z">
        <w:r>
          <w:rPr>
            <w:b/>
            <w:bCs/>
          </w:rPr>
          <w:t>Newcomer p</w:t>
        </w:r>
      </w:ins>
      <w:ins w:id="7699" w:author="Haiyang Liu" w:date="2026-05-21T12:17:00Z" w16du:dateUtc="2026-05-21T05:17:00Z">
        <w:r>
          <w:rPr>
            <w:b/>
            <w:bCs/>
          </w:rPr>
          <w:t>roactivity</w:t>
        </w:r>
      </w:ins>
    </w:p>
    <w:p w14:paraId="4D84CB0A" w14:textId="77777777" w:rsidR="00F07993" w:rsidRPr="00CA7415" w:rsidRDefault="00F07993" w:rsidP="00F07993">
      <w:pPr>
        <w:tabs>
          <w:tab w:val="left" w:pos="0"/>
        </w:tabs>
        <w:rPr>
          <w:ins w:id="7700" w:author="Haiyang Liu" w:date="2026-05-21T12:17:00Z" w16du:dateUtc="2026-05-21T05:17:00Z"/>
          <w:rFonts w:eastAsia="Calibri"/>
          <w:i/>
          <w:color w:val="000000"/>
          <w:lang w:eastAsia="en-US"/>
        </w:rPr>
      </w:pPr>
      <w:ins w:id="7701" w:author="Haiyang Liu" w:date="2026-05-21T12:17:00Z" w16du:dateUtc="2026-05-21T05:17:00Z">
        <w:r w:rsidRPr="00763234">
          <w:rPr>
            <w:rFonts w:eastAsia="Calibri"/>
            <w:i/>
            <w:color w:val="000000"/>
            <w:lang w:eastAsia="en-US"/>
          </w:rPr>
          <w:t>Please indicate your level of agreement with the following items (1 = Strongly Disagree, 7 = Strongly Agree)</w:t>
        </w:r>
        <w:r>
          <w:rPr>
            <w:rFonts w:eastAsia="Calibri"/>
            <w:i/>
            <w:color w:val="000000"/>
            <w:lang w:eastAsia="en-US"/>
          </w:rPr>
          <w:t>.</w:t>
        </w:r>
        <w:r w:rsidRPr="00763234">
          <w:rPr>
            <w:rFonts w:eastAsia="Calibri"/>
            <w:i/>
            <w:color w:val="000000"/>
            <w:lang w:eastAsia="en-US"/>
          </w:rPr>
          <w:t xml:space="preserve"> </w:t>
        </w:r>
      </w:ins>
    </w:p>
    <w:p w14:paraId="74A66A21" w14:textId="77777777" w:rsidR="00F07993" w:rsidRPr="00F048FC" w:rsidRDefault="00F07993" w:rsidP="00F07993">
      <w:pPr>
        <w:adjustRightInd w:val="0"/>
        <w:snapToGrid w:val="0"/>
        <w:rPr>
          <w:ins w:id="7702" w:author="Haiyang Liu" w:date="2026-05-21T12:17:00Z" w16du:dateUtc="2026-05-21T05:17:00Z"/>
          <w:rFonts w:eastAsia="SimSun"/>
          <w:bCs/>
          <w:lang w:eastAsia="en-US"/>
        </w:rPr>
      </w:pPr>
      <w:ins w:id="7703" w:author="Haiyang Liu" w:date="2026-05-21T12:17:00Z" w16du:dateUtc="2026-05-21T05:17:00Z">
        <w:r w:rsidRPr="00F048FC">
          <w:rPr>
            <w:rFonts w:eastAsia="SimSun"/>
            <w:bCs/>
            <w:lang w:eastAsia="en-US"/>
          </w:rPr>
          <w:t xml:space="preserve">1 am constantly on the lookout for new ways to improve my life. </w:t>
        </w:r>
      </w:ins>
    </w:p>
    <w:p w14:paraId="2F427B16" w14:textId="77777777" w:rsidR="00F07993" w:rsidRPr="00F048FC" w:rsidRDefault="00F07993" w:rsidP="00F07993">
      <w:pPr>
        <w:adjustRightInd w:val="0"/>
        <w:snapToGrid w:val="0"/>
        <w:rPr>
          <w:ins w:id="7704" w:author="Haiyang Liu" w:date="2026-05-21T12:17:00Z" w16du:dateUtc="2026-05-21T05:17:00Z"/>
          <w:rFonts w:eastAsia="SimSun"/>
          <w:bCs/>
          <w:lang w:eastAsia="en-US"/>
        </w:rPr>
      </w:pPr>
      <w:ins w:id="7705" w:author="Haiyang Liu" w:date="2026-05-21T12:17:00Z" w16du:dateUtc="2026-05-21T05:17:00Z">
        <w:r w:rsidRPr="00F048FC">
          <w:rPr>
            <w:rFonts w:eastAsia="SimSun"/>
            <w:bCs/>
            <w:lang w:eastAsia="en-US"/>
          </w:rPr>
          <w:t xml:space="preserve">2. Wherever I have been, I have been a powerful force for constructive change. </w:t>
        </w:r>
      </w:ins>
    </w:p>
    <w:p w14:paraId="2478C1A7" w14:textId="77777777" w:rsidR="00F07993" w:rsidRPr="00F048FC" w:rsidRDefault="00F07993" w:rsidP="00F07993">
      <w:pPr>
        <w:adjustRightInd w:val="0"/>
        <w:snapToGrid w:val="0"/>
        <w:rPr>
          <w:ins w:id="7706" w:author="Haiyang Liu" w:date="2026-05-21T12:17:00Z" w16du:dateUtc="2026-05-21T05:17:00Z"/>
          <w:rFonts w:eastAsia="SimSun"/>
          <w:bCs/>
          <w:lang w:eastAsia="en-US"/>
        </w:rPr>
      </w:pPr>
      <w:ins w:id="7707" w:author="Haiyang Liu" w:date="2026-05-21T12:17:00Z" w16du:dateUtc="2026-05-21T05:17:00Z">
        <w:r w:rsidRPr="00F048FC">
          <w:rPr>
            <w:rFonts w:eastAsia="SimSun"/>
            <w:bCs/>
            <w:lang w:eastAsia="en-US"/>
          </w:rPr>
          <w:t xml:space="preserve">3. Nothing is more exciting than seeing my ideas turn into reality. </w:t>
        </w:r>
      </w:ins>
    </w:p>
    <w:p w14:paraId="47A9E228" w14:textId="77777777" w:rsidR="00F07993" w:rsidRPr="00F048FC" w:rsidRDefault="00F07993" w:rsidP="00F07993">
      <w:pPr>
        <w:adjustRightInd w:val="0"/>
        <w:snapToGrid w:val="0"/>
        <w:rPr>
          <w:ins w:id="7708" w:author="Haiyang Liu" w:date="2026-05-21T12:17:00Z" w16du:dateUtc="2026-05-21T05:17:00Z"/>
          <w:rFonts w:eastAsia="SimSun"/>
          <w:bCs/>
          <w:lang w:eastAsia="en-US"/>
        </w:rPr>
      </w:pPr>
      <w:ins w:id="7709" w:author="Haiyang Liu" w:date="2026-05-21T12:17:00Z" w16du:dateUtc="2026-05-21T05:17:00Z">
        <w:r w:rsidRPr="00F048FC">
          <w:rPr>
            <w:rFonts w:eastAsia="SimSun"/>
            <w:bCs/>
            <w:lang w:eastAsia="en-US"/>
          </w:rPr>
          <w:t xml:space="preserve">4. If I see something I don't like, I fix it. </w:t>
        </w:r>
      </w:ins>
    </w:p>
    <w:p w14:paraId="5B56051A" w14:textId="77777777" w:rsidR="00F07993" w:rsidRPr="00F048FC" w:rsidRDefault="00F07993" w:rsidP="00F07993">
      <w:pPr>
        <w:adjustRightInd w:val="0"/>
        <w:snapToGrid w:val="0"/>
        <w:rPr>
          <w:ins w:id="7710" w:author="Haiyang Liu" w:date="2026-05-21T12:17:00Z" w16du:dateUtc="2026-05-21T05:17:00Z"/>
          <w:rFonts w:eastAsia="SimSun"/>
          <w:bCs/>
          <w:lang w:eastAsia="en-US"/>
        </w:rPr>
      </w:pPr>
      <w:ins w:id="7711" w:author="Haiyang Liu" w:date="2026-05-21T12:17:00Z" w16du:dateUtc="2026-05-21T05:17:00Z">
        <w:r w:rsidRPr="00F048FC">
          <w:rPr>
            <w:rFonts w:eastAsia="SimSun"/>
            <w:bCs/>
            <w:lang w:eastAsia="en-US"/>
          </w:rPr>
          <w:t xml:space="preserve">5. No matter what the odds, if I believe in something I will make it happen. </w:t>
        </w:r>
      </w:ins>
    </w:p>
    <w:p w14:paraId="0E0E97DB" w14:textId="77777777" w:rsidR="00F07993" w:rsidRPr="00F048FC" w:rsidRDefault="00F07993" w:rsidP="00F07993">
      <w:pPr>
        <w:adjustRightInd w:val="0"/>
        <w:snapToGrid w:val="0"/>
        <w:rPr>
          <w:ins w:id="7712" w:author="Haiyang Liu" w:date="2026-05-21T12:17:00Z" w16du:dateUtc="2026-05-21T05:17:00Z"/>
          <w:rFonts w:eastAsia="SimSun"/>
          <w:bCs/>
          <w:lang w:eastAsia="en-US"/>
        </w:rPr>
      </w:pPr>
      <w:ins w:id="7713" w:author="Haiyang Liu" w:date="2026-05-21T12:17:00Z" w16du:dateUtc="2026-05-21T05:17:00Z">
        <w:r w:rsidRPr="00F048FC">
          <w:rPr>
            <w:rFonts w:eastAsia="SimSun"/>
            <w:bCs/>
            <w:lang w:eastAsia="en-US"/>
          </w:rPr>
          <w:t xml:space="preserve">6. I love being a champion for my ideas, even against others' opposition. </w:t>
        </w:r>
      </w:ins>
    </w:p>
    <w:p w14:paraId="60E46521" w14:textId="77777777" w:rsidR="00F07993" w:rsidRPr="00F048FC" w:rsidRDefault="00F07993" w:rsidP="00F07993">
      <w:pPr>
        <w:adjustRightInd w:val="0"/>
        <w:snapToGrid w:val="0"/>
        <w:rPr>
          <w:ins w:id="7714" w:author="Haiyang Liu" w:date="2026-05-21T12:17:00Z" w16du:dateUtc="2026-05-21T05:17:00Z"/>
          <w:rFonts w:eastAsia="SimSun"/>
          <w:bCs/>
          <w:lang w:eastAsia="en-US"/>
        </w:rPr>
      </w:pPr>
      <w:ins w:id="7715" w:author="Haiyang Liu" w:date="2026-05-21T12:17:00Z" w16du:dateUtc="2026-05-21T05:17:00Z">
        <w:r w:rsidRPr="00F048FC">
          <w:rPr>
            <w:rFonts w:eastAsia="SimSun"/>
            <w:bCs/>
            <w:lang w:eastAsia="en-US"/>
          </w:rPr>
          <w:t>7. I excel at identifying opportunities. 8. I am always looking for better ways to do things.</w:t>
        </w:r>
      </w:ins>
    </w:p>
    <w:p w14:paraId="35088226" w14:textId="77777777" w:rsidR="00F07993" w:rsidRPr="00F048FC" w:rsidRDefault="00F07993" w:rsidP="00F07993">
      <w:pPr>
        <w:adjustRightInd w:val="0"/>
        <w:snapToGrid w:val="0"/>
        <w:rPr>
          <w:ins w:id="7716" w:author="Haiyang Liu" w:date="2026-05-21T12:17:00Z" w16du:dateUtc="2026-05-21T05:17:00Z"/>
          <w:rFonts w:eastAsia="SimSun"/>
          <w:bCs/>
          <w:lang w:eastAsia="en-US"/>
        </w:rPr>
      </w:pPr>
      <w:ins w:id="7717" w:author="Haiyang Liu" w:date="2026-05-21T12:17:00Z" w16du:dateUtc="2026-05-21T05:17:00Z">
        <w:r w:rsidRPr="00F048FC">
          <w:rPr>
            <w:rFonts w:eastAsia="SimSun"/>
            <w:bCs/>
            <w:lang w:eastAsia="en-US"/>
          </w:rPr>
          <w:t xml:space="preserve">9. If I believe in an idea, no obstacle will prevent me from making it happen. </w:t>
        </w:r>
      </w:ins>
    </w:p>
    <w:p w14:paraId="51DA7CE6" w14:textId="6352C2DB" w:rsidR="00F07993" w:rsidRPr="00F07993" w:rsidRDefault="00F07993">
      <w:pPr>
        <w:adjustRightInd w:val="0"/>
        <w:snapToGrid w:val="0"/>
        <w:rPr>
          <w:ins w:id="7718" w:author="Haiyang Liu" w:date="2026-05-21T12:17:00Z" w16du:dateUtc="2026-05-21T05:17:00Z"/>
          <w:rFonts w:eastAsia="SimSun"/>
          <w:bCs/>
          <w:lang w:eastAsia="en-US"/>
          <w:rPrChange w:id="7719" w:author="Haiyang Liu" w:date="2026-05-21T12:17:00Z" w16du:dateUtc="2026-05-21T05:17:00Z">
            <w:rPr>
              <w:ins w:id="7720" w:author="Haiyang Liu" w:date="2026-05-21T12:17:00Z" w16du:dateUtc="2026-05-21T05:17:00Z"/>
              <w:b/>
              <w:bCs/>
            </w:rPr>
          </w:rPrChange>
        </w:rPr>
        <w:pPrChange w:id="7721" w:author="Haiyang Liu" w:date="2026-05-21T12:17:00Z" w16du:dateUtc="2026-05-21T05:17:00Z">
          <w:pPr>
            <w:widowControl w:val="0"/>
            <w:autoSpaceDE w:val="0"/>
            <w:autoSpaceDN w:val="0"/>
            <w:adjustRightInd w:val="0"/>
            <w:snapToGrid w:val="0"/>
            <w:ind w:right="60"/>
          </w:pPr>
        </w:pPrChange>
      </w:pPr>
      <w:ins w:id="7722" w:author="Haiyang Liu" w:date="2026-05-21T12:17:00Z" w16du:dateUtc="2026-05-21T05:17:00Z">
        <w:r w:rsidRPr="00F048FC">
          <w:rPr>
            <w:rFonts w:eastAsia="SimSun"/>
            <w:bCs/>
            <w:lang w:eastAsia="en-US"/>
          </w:rPr>
          <w:t>10. I can spot a good opportunity long before others can.</w:t>
        </w:r>
      </w:ins>
    </w:p>
    <w:p w14:paraId="4EC01843" w14:textId="77777777" w:rsidR="00F07993" w:rsidRDefault="00F07993" w:rsidP="00F07993">
      <w:pPr>
        <w:widowControl w:val="0"/>
        <w:autoSpaceDE w:val="0"/>
        <w:autoSpaceDN w:val="0"/>
        <w:adjustRightInd w:val="0"/>
        <w:snapToGrid w:val="0"/>
        <w:ind w:right="60"/>
        <w:rPr>
          <w:ins w:id="7723" w:author="Haiyang Liu" w:date="2026-05-21T12:17:00Z" w16du:dateUtc="2026-05-21T05:17:00Z"/>
          <w:b/>
          <w:bCs/>
        </w:rPr>
      </w:pPr>
    </w:p>
    <w:p w14:paraId="1743E646" w14:textId="77777777" w:rsidR="00F07993" w:rsidRPr="005E69E8" w:rsidRDefault="00F07993" w:rsidP="00F07993">
      <w:pPr>
        <w:widowControl w:val="0"/>
        <w:autoSpaceDE w:val="0"/>
        <w:autoSpaceDN w:val="0"/>
        <w:adjustRightInd w:val="0"/>
        <w:snapToGrid w:val="0"/>
        <w:ind w:right="60"/>
        <w:rPr>
          <w:ins w:id="7724" w:author="Haiyang Liu" w:date="2026-05-21T12:17:00Z" w16du:dateUtc="2026-05-21T05:17:00Z"/>
          <w:rFonts w:eastAsia="SimSun"/>
          <w:b/>
          <w:bCs/>
          <w:lang w:eastAsia="en-US"/>
        </w:rPr>
      </w:pPr>
      <w:ins w:id="7725" w:author="Haiyang Liu" w:date="2026-05-21T12:17:00Z" w16du:dateUtc="2026-05-21T05:17:00Z">
        <w:r w:rsidRPr="005E69E8">
          <w:rPr>
            <w:rFonts w:eastAsia="SimSun"/>
            <w:b/>
            <w:bCs/>
            <w:lang w:eastAsia="en-US"/>
          </w:rPr>
          <w:t>Team</w:t>
        </w:r>
        <w:r>
          <w:rPr>
            <w:rFonts w:eastAsia="SimSun"/>
            <w:b/>
            <w:bCs/>
            <w:lang w:eastAsia="en-US"/>
          </w:rPr>
          <w:t xml:space="preserve"> psychological safety</w:t>
        </w:r>
      </w:ins>
    </w:p>
    <w:p w14:paraId="22E5DB28" w14:textId="77777777" w:rsidR="00F07993" w:rsidRPr="00CA7415" w:rsidRDefault="00F07993" w:rsidP="00F07993">
      <w:pPr>
        <w:tabs>
          <w:tab w:val="left" w:pos="0"/>
        </w:tabs>
        <w:snapToGrid w:val="0"/>
        <w:rPr>
          <w:ins w:id="7726" w:author="Haiyang Liu" w:date="2026-05-21T12:17:00Z" w16du:dateUtc="2026-05-21T05:17:00Z"/>
          <w:rFonts w:eastAsia="Calibri"/>
          <w:i/>
          <w:color w:val="000000"/>
          <w:lang w:eastAsia="en-US"/>
        </w:rPr>
      </w:pPr>
      <w:ins w:id="7727" w:author="Haiyang Liu" w:date="2026-05-21T12:17:00Z" w16du:dateUtc="2026-05-21T05:17:00Z">
        <w:r w:rsidRPr="00763234">
          <w:rPr>
            <w:rFonts w:eastAsia="Calibri"/>
            <w:i/>
            <w:color w:val="000000"/>
            <w:lang w:eastAsia="en-US"/>
          </w:rPr>
          <w:t>Please indicate your level of agreement with the following items (1 = Strongly Disagree, 7 = Strongly Agree)</w:t>
        </w:r>
        <w:r>
          <w:rPr>
            <w:rFonts w:eastAsia="Calibri"/>
            <w:i/>
            <w:color w:val="000000"/>
            <w:lang w:eastAsia="en-US"/>
          </w:rPr>
          <w:t>.</w:t>
        </w:r>
        <w:r w:rsidRPr="00763234">
          <w:rPr>
            <w:rFonts w:eastAsia="Calibri"/>
            <w:i/>
            <w:color w:val="000000"/>
            <w:lang w:eastAsia="en-US"/>
          </w:rPr>
          <w:t xml:space="preserve"> </w:t>
        </w:r>
      </w:ins>
    </w:p>
    <w:p w14:paraId="67154B32" w14:textId="77777777" w:rsidR="00F07993" w:rsidRPr="00F218C5" w:rsidRDefault="00F07993" w:rsidP="00F07993">
      <w:pPr>
        <w:pStyle w:val="ListParagraph"/>
        <w:numPr>
          <w:ilvl w:val="0"/>
          <w:numId w:val="5"/>
        </w:numPr>
        <w:adjustRightInd w:val="0"/>
        <w:snapToGrid w:val="0"/>
        <w:ind w:firstLineChars="0"/>
        <w:contextualSpacing/>
        <w:rPr>
          <w:ins w:id="7728" w:author="Haiyang Liu" w:date="2026-05-21T12:17:00Z" w16du:dateUtc="2026-05-21T05:17:00Z"/>
          <w:rFonts w:eastAsia="SimSun"/>
          <w:lang w:eastAsia="en-US"/>
        </w:rPr>
      </w:pPr>
      <w:ins w:id="7729" w:author="Haiyang Liu" w:date="2026-05-21T12:17:00Z" w16du:dateUtc="2026-05-21T05:17:00Z">
        <w:r w:rsidRPr="00F218C5">
          <w:rPr>
            <w:rFonts w:eastAsia="SimSun"/>
            <w:lang w:eastAsia="en-US"/>
          </w:rPr>
          <w:t xml:space="preserve">If you make a mistake on this team, it is often held against you. </w:t>
        </w:r>
      </w:ins>
    </w:p>
    <w:p w14:paraId="36F2A9D0" w14:textId="77777777" w:rsidR="00F07993" w:rsidRPr="00F218C5" w:rsidRDefault="00F07993" w:rsidP="00F07993">
      <w:pPr>
        <w:pStyle w:val="ListParagraph"/>
        <w:numPr>
          <w:ilvl w:val="0"/>
          <w:numId w:val="5"/>
        </w:numPr>
        <w:adjustRightInd w:val="0"/>
        <w:snapToGrid w:val="0"/>
        <w:ind w:firstLineChars="0"/>
        <w:contextualSpacing/>
        <w:rPr>
          <w:ins w:id="7730" w:author="Haiyang Liu" w:date="2026-05-21T12:17:00Z" w16du:dateUtc="2026-05-21T05:17:00Z"/>
          <w:rFonts w:eastAsia="SimSun"/>
          <w:lang w:eastAsia="en-US"/>
        </w:rPr>
      </w:pPr>
      <w:ins w:id="7731" w:author="Haiyang Liu" w:date="2026-05-21T12:17:00Z" w16du:dateUtc="2026-05-21T05:17:00Z">
        <w:r w:rsidRPr="00F218C5">
          <w:rPr>
            <w:rFonts w:eastAsia="SimSun"/>
            <w:lang w:eastAsia="en-US"/>
          </w:rPr>
          <w:t xml:space="preserve">Members of this team are able to bring up problems and tough issues. </w:t>
        </w:r>
      </w:ins>
    </w:p>
    <w:p w14:paraId="16695294" w14:textId="77777777" w:rsidR="00F07993" w:rsidRPr="00F218C5" w:rsidRDefault="00F07993" w:rsidP="00F07993">
      <w:pPr>
        <w:pStyle w:val="ListParagraph"/>
        <w:numPr>
          <w:ilvl w:val="0"/>
          <w:numId w:val="5"/>
        </w:numPr>
        <w:adjustRightInd w:val="0"/>
        <w:snapToGrid w:val="0"/>
        <w:ind w:firstLineChars="0"/>
        <w:contextualSpacing/>
        <w:rPr>
          <w:ins w:id="7732" w:author="Haiyang Liu" w:date="2026-05-21T12:17:00Z" w16du:dateUtc="2026-05-21T05:17:00Z"/>
          <w:rFonts w:eastAsia="SimSun"/>
          <w:lang w:eastAsia="en-US"/>
        </w:rPr>
      </w:pPr>
      <w:ins w:id="7733" w:author="Haiyang Liu" w:date="2026-05-21T12:17:00Z" w16du:dateUtc="2026-05-21T05:17:00Z">
        <w:r w:rsidRPr="00F218C5">
          <w:rPr>
            <w:rFonts w:eastAsia="SimSun"/>
            <w:lang w:eastAsia="en-US"/>
          </w:rPr>
          <w:t xml:space="preserve">People on this team sometimes reject others for being different. </w:t>
        </w:r>
      </w:ins>
    </w:p>
    <w:p w14:paraId="6191AC37" w14:textId="77777777" w:rsidR="00F07993" w:rsidRPr="00F218C5" w:rsidRDefault="00F07993" w:rsidP="00F07993">
      <w:pPr>
        <w:pStyle w:val="ListParagraph"/>
        <w:numPr>
          <w:ilvl w:val="0"/>
          <w:numId w:val="5"/>
        </w:numPr>
        <w:adjustRightInd w:val="0"/>
        <w:snapToGrid w:val="0"/>
        <w:ind w:firstLineChars="0"/>
        <w:contextualSpacing/>
        <w:rPr>
          <w:ins w:id="7734" w:author="Haiyang Liu" w:date="2026-05-21T12:17:00Z" w16du:dateUtc="2026-05-21T05:17:00Z"/>
          <w:rFonts w:eastAsia="SimSun"/>
          <w:lang w:eastAsia="en-US"/>
        </w:rPr>
      </w:pPr>
      <w:ins w:id="7735" w:author="Haiyang Liu" w:date="2026-05-21T12:17:00Z" w16du:dateUtc="2026-05-21T05:17:00Z">
        <w:r w:rsidRPr="00F218C5">
          <w:rPr>
            <w:rFonts w:eastAsia="SimSun"/>
            <w:lang w:eastAsia="en-US"/>
          </w:rPr>
          <w:t xml:space="preserve"> It is safe to take a risk on this team. </w:t>
        </w:r>
      </w:ins>
    </w:p>
    <w:p w14:paraId="2C889984" w14:textId="77777777" w:rsidR="00F07993" w:rsidRPr="00F218C5" w:rsidRDefault="00F07993" w:rsidP="00F07993">
      <w:pPr>
        <w:pStyle w:val="ListParagraph"/>
        <w:numPr>
          <w:ilvl w:val="0"/>
          <w:numId w:val="5"/>
        </w:numPr>
        <w:adjustRightInd w:val="0"/>
        <w:snapToGrid w:val="0"/>
        <w:ind w:firstLineChars="0"/>
        <w:contextualSpacing/>
        <w:rPr>
          <w:ins w:id="7736" w:author="Haiyang Liu" w:date="2026-05-21T12:17:00Z" w16du:dateUtc="2026-05-21T05:17:00Z"/>
          <w:rFonts w:eastAsia="SimSun"/>
          <w:lang w:eastAsia="en-US"/>
        </w:rPr>
      </w:pPr>
      <w:ins w:id="7737" w:author="Haiyang Liu" w:date="2026-05-21T12:17:00Z" w16du:dateUtc="2026-05-21T05:17:00Z">
        <w:r w:rsidRPr="00F218C5">
          <w:rPr>
            <w:rFonts w:eastAsia="SimSun"/>
            <w:lang w:eastAsia="en-US"/>
          </w:rPr>
          <w:t xml:space="preserve">It is difficult to ask other members of this team for help. </w:t>
        </w:r>
      </w:ins>
    </w:p>
    <w:p w14:paraId="0F762723" w14:textId="77777777" w:rsidR="00F07993" w:rsidRPr="00F218C5" w:rsidRDefault="00F07993" w:rsidP="00F07993">
      <w:pPr>
        <w:pStyle w:val="ListParagraph"/>
        <w:numPr>
          <w:ilvl w:val="0"/>
          <w:numId w:val="5"/>
        </w:numPr>
        <w:adjustRightInd w:val="0"/>
        <w:snapToGrid w:val="0"/>
        <w:ind w:firstLineChars="0"/>
        <w:contextualSpacing/>
        <w:rPr>
          <w:ins w:id="7738" w:author="Haiyang Liu" w:date="2026-05-21T12:17:00Z" w16du:dateUtc="2026-05-21T05:17:00Z"/>
          <w:rFonts w:eastAsia="SimSun"/>
          <w:lang w:eastAsia="en-US"/>
        </w:rPr>
      </w:pPr>
      <w:ins w:id="7739" w:author="Haiyang Liu" w:date="2026-05-21T12:17:00Z" w16du:dateUtc="2026-05-21T05:17:00Z">
        <w:r w:rsidRPr="00F218C5">
          <w:rPr>
            <w:rFonts w:eastAsia="SimSun"/>
            <w:lang w:eastAsia="en-US"/>
          </w:rPr>
          <w:t xml:space="preserve"> No one on this team would deliberately act in a way that undermines my efforts. </w:t>
        </w:r>
      </w:ins>
    </w:p>
    <w:p w14:paraId="42C81672" w14:textId="77777777" w:rsidR="00F07993" w:rsidRPr="003701FA" w:rsidRDefault="00F07993" w:rsidP="00F07993">
      <w:pPr>
        <w:pStyle w:val="ListParagraph"/>
        <w:numPr>
          <w:ilvl w:val="0"/>
          <w:numId w:val="5"/>
        </w:numPr>
        <w:adjustRightInd w:val="0"/>
        <w:snapToGrid w:val="0"/>
        <w:ind w:firstLineChars="0"/>
        <w:contextualSpacing/>
        <w:rPr>
          <w:ins w:id="7740" w:author="Haiyang Liu" w:date="2026-05-21T12:17:00Z" w16du:dateUtc="2026-05-21T05:17:00Z"/>
          <w:rFonts w:eastAsia="SimSun"/>
          <w:lang w:eastAsia="en-US"/>
        </w:rPr>
      </w:pPr>
      <w:ins w:id="7741" w:author="Haiyang Liu" w:date="2026-05-21T12:17:00Z" w16du:dateUtc="2026-05-21T05:17:00Z">
        <w:r w:rsidRPr="00F218C5">
          <w:rPr>
            <w:rFonts w:eastAsia="SimSun"/>
            <w:lang w:eastAsia="en-US"/>
          </w:rPr>
          <w:t>Working with members of this team, my unique skills and talents are valued and utilized.</w:t>
        </w:r>
      </w:ins>
    </w:p>
    <w:p w14:paraId="622E4B91" w14:textId="77777777" w:rsidR="00F07993" w:rsidRDefault="00F07993" w:rsidP="00F07993">
      <w:pPr>
        <w:widowControl w:val="0"/>
        <w:autoSpaceDE w:val="0"/>
        <w:autoSpaceDN w:val="0"/>
        <w:adjustRightInd w:val="0"/>
        <w:snapToGrid w:val="0"/>
        <w:ind w:right="60"/>
        <w:rPr>
          <w:ins w:id="7742" w:author="Haiyang Liu" w:date="2026-05-21T12:17:00Z" w16du:dateUtc="2026-05-21T05:17:00Z"/>
          <w:b/>
          <w:bCs/>
        </w:rPr>
      </w:pPr>
    </w:p>
    <w:p w14:paraId="705FB4B8" w14:textId="05D547C0" w:rsidR="00F07993" w:rsidRDefault="00F07993">
      <w:pPr>
        <w:widowControl w:val="0"/>
        <w:autoSpaceDE w:val="0"/>
        <w:autoSpaceDN w:val="0"/>
        <w:adjustRightInd w:val="0"/>
        <w:snapToGrid w:val="0"/>
        <w:ind w:right="60"/>
        <w:rPr>
          <w:ins w:id="7743" w:author="Haiyang Liu" w:date="2026-05-21T12:09:00Z" w16du:dateUtc="2026-05-21T05:09:00Z"/>
          <w:b/>
          <w:bCs/>
        </w:rPr>
        <w:pPrChange w:id="7744" w:author="Haiyang Liu" w:date="2026-05-21T12:12:00Z" w16du:dateUtc="2026-05-21T05:12:00Z">
          <w:pPr>
            <w:widowControl w:val="0"/>
            <w:autoSpaceDE w:val="0"/>
            <w:autoSpaceDN w:val="0"/>
            <w:adjustRightInd w:val="0"/>
            <w:snapToGrid w:val="0"/>
            <w:spacing w:line="480" w:lineRule="auto"/>
            <w:ind w:right="60"/>
          </w:pPr>
        </w:pPrChange>
      </w:pPr>
      <w:ins w:id="7745" w:author="Haiyang Liu" w:date="2026-05-21T12:11:00Z" w16du:dateUtc="2026-05-21T05:11:00Z">
        <w:r>
          <w:rPr>
            <w:b/>
            <w:bCs/>
          </w:rPr>
          <w:lastRenderedPageBreak/>
          <w:t>Team error management culture</w:t>
        </w:r>
      </w:ins>
    </w:p>
    <w:p w14:paraId="5D46A59A" w14:textId="77777777" w:rsidR="00F07993" w:rsidRPr="00CA7415" w:rsidRDefault="00F07993">
      <w:pPr>
        <w:tabs>
          <w:tab w:val="left" w:pos="0"/>
        </w:tabs>
        <w:snapToGrid w:val="0"/>
        <w:rPr>
          <w:ins w:id="7746" w:author="Haiyang Liu" w:date="2026-05-21T12:12:00Z" w16du:dateUtc="2026-05-21T05:12:00Z"/>
          <w:rFonts w:eastAsia="Calibri"/>
          <w:i/>
          <w:color w:val="000000"/>
          <w:lang w:eastAsia="en-US"/>
        </w:rPr>
        <w:pPrChange w:id="7747" w:author="Haiyang Liu" w:date="2026-05-21T12:12:00Z" w16du:dateUtc="2026-05-21T05:12:00Z">
          <w:pPr>
            <w:tabs>
              <w:tab w:val="left" w:pos="0"/>
            </w:tabs>
          </w:pPr>
        </w:pPrChange>
      </w:pPr>
      <w:ins w:id="7748" w:author="Haiyang Liu" w:date="2026-05-21T12:12:00Z" w16du:dateUtc="2026-05-21T05:12:00Z">
        <w:r w:rsidRPr="00763234">
          <w:rPr>
            <w:rFonts w:eastAsia="Calibri"/>
            <w:i/>
            <w:color w:val="000000"/>
            <w:lang w:eastAsia="en-US"/>
          </w:rPr>
          <w:t>Please indicate your level of agreement with the following items (1 = Strongly Disagree, 7 = Strongly Agree)</w:t>
        </w:r>
        <w:r>
          <w:rPr>
            <w:rFonts w:eastAsia="Calibri"/>
            <w:i/>
            <w:color w:val="000000"/>
            <w:lang w:eastAsia="en-US"/>
          </w:rPr>
          <w:t>.</w:t>
        </w:r>
        <w:r w:rsidRPr="00763234">
          <w:rPr>
            <w:rFonts w:eastAsia="Calibri"/>
            <w:i/>
            <w:color w:val="000000"/>
            <w:lang w:eastAsia="en-US"/>
          </w:rPr>
          <w:t xml:space="preserve"> </w:t>
        </w:r>
      </w:ins>
    </w:p>
    <w:p w14:paraId="129E6543" w14:textId="77777777" w:rsidR="00F07993" w:rsidRPr="009367CF" w:rsidRDefault="00F07993" w:rsidP="00F07993">
      <w:pPr>
        <w:adjustRightInd w:val="0"/>
        <w:snapToGrid w:val="0"/>
        <w:rPr>
          <w:ins w:id="7749" w:author="Haiyang Liu" w:date="2026-05-21T12:13:00Z" w16du:dateUtc="2026-05-21T05:13:00Z"/>
          <w:rFonts w:eastAsia="SimSun"/>
          <w:lang w:eastAsia="en-US"/>
        </w:rPr>
      </w:pPr>
      <w:ins w:id="7750" w:author="Haiyang Liu" w:date="2026-05-21T12:13:00Z" w16du:dateUtc="2026-05-21T05:13:00Z">
        <w:r w:rsidRPr="009367CF">
          <w:rPr>
            <w:rFonts w:eastAsia="SimSun"/>
            <w:lang w:eastAsia="en-US"/>
          </w:rPr>
          <w:t xml:space="preserve">1. For us, errors are very useful for improving the work process. </w:t>
        </w:r>
      </w:ins>
    </w:p>
    <w:p w14:paraId="619F7A94" w14:textId="77777777" w:rsidR="00F07993" w:rsidRPr="009367CF" w:rsidRDefault="00F07993" w:rsidP="00F07993">
      <w:pPr>
        <w:adjustRightInd w:val="0"/>
        <w:snapToGrid w:val="0"/>
        <w:rPr>
          <w:ins w:id="7751" w:author="Haiyang Liu" w:date="2026-05-21T12:13:00Z" w16du:dateUtc="2026-05-21T05:13:00Z"/>
          <w:rFonts w:eastAsia="SimSun"/>
          <w:lang w:eastAsia="en-US"/>
        </w:rPr>
      </w:pPr>
      <w:ins w:id="7752" w:author="Haiyang Liu" w:date="2026-05-21T12:13:00Z" w16du:dateUtc="2026-05-21T05:13:00Z">
        <w:r w:rsidRPr="009367CF">
          <w:rPr>
            <w:rFonts w:eastAsia="SimSun"/>
            <w:lang w:eastAsia="en-US"/>
          </w:rPr>
          <w:t xml:space="preserve">2. After an error, people think through how to correct it. </w:t>
        </w:r>
      </w:ins>
    </w:p>
    <w:p w14:paraId="3E2E654B" w14:textId="77777777" w:rsidR="00F07993" w:rsidRPr="009367CF" w:rsidRDefault="00F07993" w:rsidP="00F07993">
      <w:pPr>
        <w:adjustRightInd w:val="0"/>
        <w:snapToGrid w:val="0"/>
        <w:rPr>
          <w:ins w:id="7753" w:author="Haiyang Liu" w:date="2026-05-21T12:13:00Z" w16du:dateUtc="2026-05-21T05:13:00Z"/>
          <w:rFonts w:eastAsia="SimSun"/>
          <w:lang w:eastAsia="en-US"/>
        </w:rPr>
      </w:pPr>
      <w:ins w:id="7754" w:author="Haiyang Liu" w:date="2026-05-21T12:13:00Z" w16du:dateUtc="2026-05-21T05:13:00Z">
        <w:r w:rsidRPr="009367CF">
          <w:rPr>
            <w:rFonts w:eastAsia="SimSun"/>
            <w:lang w:eastAsia="en-US"/>
          </w:rPr>
          <w:t xml:space="preserve">3. After an error has occurred, it is analyzed thoroughly. </w:t>
        </w:r>
      </w:ins>
    </w:p>
    <w:p w14:paraId="14F0CCCF" w14:textId="77777777" w:rsidR="00F07993" w:rsidRPr="009367CF" w:rsidRDefault="00F07993" w:rsidP="00F07993">
      <w:pPr>
        <w:adjustRightInd w:val="0"/>
        <w:snapToGrid w:val="0"/>
        <w:rPr>
          <w:ins w:id="7755" w:author="Haiyang Liu" w:date="2026-05-21T12:13:00Z" w16du:dateUtc="2026-05-21T05:13:00Z"/>
          <w:rFonts w:eastAsia="SimSun"/>
          <w:lang w:eastAsia="en-US"/>
        </w:rPr>
      </w:pPr>
      <w:ins w:id="7756" w:author="Haiyang Liu" w:date="2026-05-21T12:13:00Z" w16du:dateUtc="2026-05-21T05:13:00Z">
        <w:r w:rsidRPr="009367CF">
          <w:rPr>
            <w:rFonts w:eastAsia="SimSun"/>
            <w:lang w:eastAsia="en-US"/>
          </w:rPr>
          <w:t xml:space="preserve">4. If something went wrong, people take the time to think it through. </w:t>
        </w:r>
      </w:ins>
    </w:p>
    <w:p w14:paraId="74EDDD83" w14:textId="77777777" w:rsidR="00F07993" w:rsidRPr="009367CF" w:rsidRDefault="00F07993" w:rsidP="00F07993">
      <w:pPr>
        <w:adjustRightInd w:val="0"/>
        <w:snapToGrid w:val="0"/>
        <w:rPr>
          <w:ins w:id="7757" w:author="Haiyang Liu" w:date="2026-05-21T12:13:00Z" w16du:dateUtc="2026-05-21T05:13:00Z"/>
          <w:rFonts w:eastAsia="SimSun"/>
          <w:lang w:eastAsia="en-US"/>
        </w:rPr>
      </w:pPr>
      <w:ins w:id="7758" w:author="Haiyang Liu" w:date="2026-05-21T12:13:00Z" w16du:dateUtc="2026-05-21T05:13:00Z">
        <w:r w:rsidRPr="009367CF">
          <w:rPr>
            <w:rFonts w:eastAsia="SimSun"/>
            <w:lang w:eastAsia="en-US"/>
          </w:rPr>
          <w:t xml:space="preserve">5. After making a mistake, people try to analyze what caused it. </w:t>
        </w:r>
      </w:ins>
    </w:p>
    <w:p w14:paraId="6457F342" w14:textId="77777777" w:rsidR="00F07993" w:rsidRPr="009367CF" w:rsidRDefault="00F07993" w:rsidP="00F07993">
      <w:pPr>
        <w:adjustRightInd w:val="0"/>
        <w:snapToGrid w:val="0"/>
        <w:rPr>
          <w:ins w:id="7759" w:author="Haiyang Liu" w:date="2026-05-21T12:13:00Z" w16du:dateUtc="2026-05-21T05:13:00Z"/>
          <w:rFonts w:eastAsia="SimSun"/>
          <w:lang w:eastAsia="en-US"/>
        </w:rPr>
      </w:pPr>
      <w:ins w:id="7760" w:author="Haiyang Liu" w:date="2026-05-21T12:13:00Z" w16du:dateUtc="2026-05-21T05:13:00Z">
        <w:r w:rsidRPr="009367CF">
          <w:rPr>
            <w:rFonts w:eastAsia="SimSun"/>
            <w:lang w:eastAsia="en-US"/>
          </w:rPr>
          <w:t xml:space="preserve">6. In this organization, people think a lot about how an error could have been avoided. </w:t>
        </w:r>
      </w:ins>
    </w:p>
    <w:p w14:paraId="1D1C10CE" w14:textId="77777777" w:rsidR="00F07993" w:rsidRPr="009367CF" w:rsidRDefault="00F07993" w:rsidP="00F07993">
      <w:pPr>
        <w:adjustRightInd w:val="0"/>
        <w:snapToGrid w:val="0"/>
        <w:rPr>
          <w:ins w:id="7761" w:author="Haiyang Liu" w:date="2026-05-21T12:13:00Z" w16du:dateUtc="2026-05-21T05:13:00Z"/>
          <w:rFonts w:eastAsia="SimSun"/>
          <w:lang w:eastAsia="en-US"/>
        </w:rPr>
      </w:pPr>
      <w:ins w:id="7762" w:author="Haiyang Liu" w:date="2026-05-21T12:13:00Z" w16du:dateUtc="2026-05-21T05:13:00Z">
        <w:r w:rsidRPr="009367CF">
          <w:rPr>
            <w:rFonts w:eastAsia="SimSun"/>
            <w:lang w:eastAsia="en-US"/>
          </w:rPr>
          <w:t xml:space="preserve">7. An error provides important information for the continuation of the work. </w:t>
        </w:r>
      </w:ins>
    </w:p>
    <w:p w14:paraId="58BD82E8" w14:textId="77777777" w:rsidR="00F07993" w:rsidRPr="009367CF" w:rsidRDefault="00F07993" w:rsidP="00F07993">
      <w:pPr>
        <w:adjustRightInd w:val="0"/>
        <w:snapToGrid w:val="0"/>
        <w:rPr>
          <w:ins w:id="7763" w:author="Haiyang Liu" w:date="2026-05-21T12:13:00Z" w16du:dateUtc="2026-05-21T05:13:00Z"/>
          <w:rFonts w:eastAsia="SimSun"/>
          <w:lang w:eastAsia="en-US"/>
        </w:rPr>
      </w:pPr>
      <w:ins w:id="7764" w:author="Haiyang Liu" w:date="2026-05-21T12:13:00Z" w16du:dateUtc="2026-05-21T05:13:00Z">
        <w:r w:rsidRPr="009367CF">
          <w:rPr>
            <w:rFonts w:eastAsia="SimSun"/>
            <w:lang w:eastAsia="en-US"/>
          </w:rPr>
          <w:t xml:space="preserve">8. Our errors point us at what we can improve. </w:t>
        </w:r>
      </w:ins>
    </w:p>
    <w:p w14:paraId="7953D079" w14:textId="77777777" w:rsidR="00F07993" w:rsidRPr="009367CF" w:rsidRDefault="00F07993" w:rsidP="00F07993">
      <w:pPr>
        <w:adjustRightInd w:val="0"/>
        <w:snapToGrid w:val="0"/>
        <w:rPr>
          <w:ins w:id="7765" w:author="Haiyang Liu" w:date="2026-05-21T12:13:00Z" w16du:dateUtc="2026-05-21T05:13:00Z"/>
          <w:rFonts w:eastAsia="SimSun"/>
          <w:lang w:eastAsia="en-US"/>
        </w:rPr>
      </w:pPr>
      <w:ins w:id="7766" w:author="Haiyang Liu" w:date="2026-05-21T12:13:00Z" w16du:dateUtc="2026-05-21T05:13:00Z">
        <w:r w:rsidRPr="009367CF">
          <w:rPr>
            <w:rFonts w:eastAsia="SimSun"/>
            <w:lang w:eastAsia="en-US"/>
          </w:rPr>
          <w:t xml:space="preserve">9. When mastering a task, people can learn a lot from their mistakes. </w:t>
        </w:r>
      </w:ins>
    </w:p>
    <w:p w14:paraId="1F71BC21" w14:textId="77777777" w:rsidR="00F07993" w:rsidRPr="009367CF" w:rsidRDefault="00F07993" w:rsidP="00F07993">
      <w:pPr>
        <w:adjustRightInd w:val="0"/>
        <w:snapToGrid w:val="0"/>
        <w:rPr>
          <w:ins w:id="7767" w:author="Haiyang Liu" w:date="2026-05-21T12:13:00Z" w16du:dateUtc="2026-05-21T05:13:00Z"/>
          <w:rFonts w:eastAsia="SimSun"/>
          <w:lang w:eastAsia="en-US"/>
        </w:rPr>
      </w:pPr>
      <w:ins w:id="7768" w:author="Haiyang Liu" w:date="2026-05-21T12:13:00Z" w16du:dateUtc="2026-05-21T05:13:00Z">
        <w:r w:rsidRPr="009367CF">
          <w:rPr>
            <w:rFonts w:eastAsia="SimSun"/>
            <w:lang w:eastAsia="en-US"/>
          </w:rPr>
          <w:t xml:space="preserve">10. When an error has occurred, we usually know how to rectify it. </w:t>
        </w:r>
      </w:ins>
    </w:p>
    <w:p w14:paraId="694AEF5D" w14:textId="77777777" w:rsidR="00F07993" w:rsidRPr="009367CF" w:rsidRDefault="00F07993" w:rsidP="00F07993">
      <w:pPr>
        <w:adjustRightInd w:val="0"/>
        <w:snapToGrid w:val="0"/>
        <w:rPr>
          <w:ins w:id="7769" w:author="Haiyang Liu" w:date="2026-05-21T12:13:00Z" w16du:dateUtc="2026-05-21T05:13:00Z"/>
          <w:rFonts w:eastAsia="SimSun"/>
          <w:lang w:eastAsia="en-US"/>
        </w:rPr>
      </w:pPr>
      <w:ins w:id="7770" w:author="Haiyang Liu" w:date="2026-05-21T12:13:00Z" w16du:dateUtc="2026-05-21T05:13:00Z">
        <w:r w:rsidRPr="009367CF">
          <w:rPr>
            <w:rFonts w:eastAsia="SimSun"/>
            <w:lang w:eastAsia="en-US"/>
          </w:rPr>
          <w:t xml:space="preserve">11. When an error is made, it is corrected right away. </w:t>
        </w:r>
      </w:ins>
    </w:p>
    <w:p w14:paraId="7ACDB785" w14:textId="77777777" w:rsidR="00F07993" w:rsidRPr="009367CF" w:rsidRDefault="00F07993" w:rsidP="00F07993">
      <w:pPr>
        <w:adjustRightInd w:val="0"/>
        <w:snapToGrid w:val="0"/>
        <w:rPr>
          <w:ins w:id="7771" w:author="Haiyang Liu" w:date="2026-05-21T12:13:00Z" w16du:dateUtc="2026-05-21T05:13:00Z"/>
          <w:rFonts w:eastAsia="SimSun"/>
          <w:lang w:eastAsia="en-US"/>
        </w:rPr>
      </w:pPr>
      <w:ins w:id="7772" w:author="Haiyang Liu" w:date="2026-05-21T12:13:00Z" w16du:dateUtc="2026-05-21T05:13:00Z">
        <w:r w:rsidRPr="009367CF">
          <w:rPr>
            <w:rFonts w:eastAsia="SimSun"/>
            <w:lang w:eastAsia="en-US"/>
          </w:rPr>
          <w:t xml:space="preserve">12. Although we make mistakes, we don’t let go of the final goal. </w:t>
        </w:r>
      </w:ins>
    </w:p>
    <w:p w14:paraId="4106695E" w14:textId="77777777" w:rsidR="00F07993" w:rsidRPr="009367CF" w:rsidRDefault="00F07993" w:rsidP="00F07993">
      <w:pPr>
        <w:adjustRightInd w:val="0"/>
        <w:snapToGrid w:val="0"/>
        <w:rPr>
          <w:ins w:id="7773" w:author="Haiyang Liu" w:date="2026-05-21T12:13:00Z" w16du:dateUtc="2026-05-21T05:13:00Z"/>
          <w:rFonts w:eastAsia="SimSun"/>
          <w:lang w:eastAsia="en-US"/>
        </w:rPr>
      </w:pPr>
      <w:ins w:id="7774" w:author="Haiyang Liu" w:date="2026-05-21T12:13:00Z" w16du:dateUtc="2026-05-21T05:13:00Z">
        <w:r w:rsidRPr="009367CF">
          <w:rPr>
            <w:rFonts w:eastAsia="SimSun"/>
            <w:lang w:eastAsia="en-US"/>
          </w:rPr>
          <w:t xml:space="preserve">13. When people are unable to correct an error by themselves, they turn to their colleagues. </w:t>
        </w:r>
      </w:ins>
    </w:p>
    <w:p w14:paraId="2E052553" w14:textId="77777777" w:rsidR="00F07993" w:rsidRPr="009367CF" w:rsidRDefault="00F07993" w:rsidP="00F07993">
      <w:pPr>
        <w:adjustRightInd w:val="0"/>
        <w:snapToGrid w:val="0"/>
        <w:rPr>
          <w:ins w:id="7775" w:author="Haiyang Liu" w:date="2026-05-21T12:13:00Z" w16du:dateUtc="2026-05-21T05:13:00Z"/>
          <w:rFonts w:eastAsia="SimSun"/>
          <w:lang w:eastAsia="en-US"/>
        </w:rPr>
      </w:pPr>
      <w:ins w:id="7776" w:author="Haiyang Liu" w:date="2026-05-21T12:13:00Z" w16du:dateUtc="2026-05-21T05:13:00Z">
        <w:r w:rsidRPr="009367CF">
          <w:rPr>
            <w:rFonts w:eastAsia="SimSun"/>
            <w:lang w:eastAsia="en-US"/>
          </w:rPr>
          <w:t xml:space="preserve">14. If people are unable to continue their work after an error, they can rely on others. </w:t>
        </w:r>
      </w:ins>
    </w:p>
    <w:p w14:paraId="1675A364" w14:textId="77777777" w:rsidR="00F07993" w:rsidRPr="009367CF" w:rsidRDefault="00F07993" w:rsidP="00F07993">
      <w:pPr>
        <w:adjustRightInd w:val="0"/>
        <w:snapToGrid w:val="0"/>
        <w:rPr>
          <w:ins w:id="7777" w:author="Haiyang Liu" w:date="2026-05-21T12:13:00Z" w16du:dateUtc="2026-05-21T05:13:00Z"/>
          <w:rFonts w:eastAsia="SimSun"/>
          <w:lang w:eastAsia="en-US"/>
        </w:rPr>
      </w:pPr>
      <w:ins w:id="7778" w:author="Haiyang Liu" w:date="2026-05-21T12:13:00Z" w16du:dateUtc="2026-05-21T05:13:00Z">
        <w:r w:rsidRPr="009367CF">
          <w:rPr>
            <w:rFonts w:eastAsia="SimSun"/>
            <w:lang w:eastAsia="en-US"/>
          </w:rPr>
          <w:t xml:space="preserve">15. When people make an error, they can ask others for advice on how to continue. </w:t>
        </w:r>
      </w:ins>
    </w:p>
    <w:p w14:paraId="3A09FCAF" w14:textId="77777777" w:rsidR="00F07993" w:rsidRPr="009367CF" w:rsidRDefault="00F07993" w:rsidP="00F07993">
      <w:pPr>
        <w:adjustRightInd w:val="0"/>
        <w:snapToGrid w:val="0"/>
        <w:rPr>
          <w:ins w:id="7779" w:author="Haiyang Liu" w:date="2026-05-21T12:13:00Z" w16du:dateUtc="2026-05-21T05:13:00Z"/>
          <w:rFonts w:eastAsia="SimSun"/>
          <w:lang w:eastAsia="en-US"/>
        </w:rPr>
      </w:pPr>
      <w:ins w:id="7780" w:author="Haiyang Liu" w:date="2026-05-21T12:13:00Z" w16du:dateUtc="2026-05-21T05:13:00Z">
        <w:r w:rsidRPr="009367CF">
          <w:rPr>
            <w:rFonts w:eastAsia="SimSun"/>
            <w:lang w:eastAsia="en-US"/>
          </w:rPr>
          <w:t xml:space="preserve">16. When someone makes an error, (s)he shares it with others so that they don’t make the same mistake. </w:t>
        </w:r>
      </w:ins>
    </w:p>
    <w:p w14:paraId="6591DAF9" w14:textId="2C2F98BF" w:rsidR="00F07993" w:rsidRDefault="00F07993" w:rsidP="00F07993">
      <w:pPr>
        <w:widowControl w:val="0"/>
        <w:autoSpaceDE w:val="0"/>
        <w:autoSpaceDN w:val="0"/>
        <w:adjustRightInd w:val="0"/>
        <w:snapToGrid w:val="0"/>
        <w:ind w:right="60"/>
        <w:rPr>
          <w:ins w:id="7781" w:author="Haiyang Liu" w:date="2026-05-21T12:13:00Z" w16du:dateUtc="2026-05-21T05:13:00Z"/>
          <w:rFonts w:eastAsia="SimSun"/>
          <w:lang w:eastAsia="en-US"/>
        </w:rPr>
      </w:pPr>
      <w:commentRangeStart w:id="7782"/>
      <w:ins w:id="7783" w:author="Haiyang Liu" w:date="2026-05-21T12:13:00Z" w16du:dateUtc="2026-05-21T05:13:00Z">
        <w:r w:rsidRPr="009367CF">
          <w:rPr>
            <w:rFonts w:eastAsia="SimSun"/>
            <w:lang w:eastAsia="en-US"/>
          </w:rPr>
          <w:t>17. In this organization, people think a lot about how an error could have been avoided.</w:t>
        </w:r>
      </w:ins>
      <w:commentRangeEnd w:id="7782"/>
      <w:r>
        <w:rPr>
          <w:rStyle w:val="CommentReference"/>
          <w:rFonts w:eastAsia="SimSun"/>
          <w:sz w:val="24"/>
          <w:szCs w:val="24"/>
          <w:lang w:eastAsia="en-US"/>
        </w:rPr>
        <w:commentReference w:id="7782"/>
      </w:r>
    </w:p>
    <w:p w14:paraId="1B7E9FA1" w14:textId="77777777" w:rsidR="00F07993" w:rsidRDefault="00F07993" w:rsidP="00F07993">
      <w:pPr>
        <w:widowControl w:val="0"/>
        <w:autoSpaceDE w:val="0"/>
        <w:autoSpaceDN w:val="0"/>
        <w:adjustRightInd w:val="0"/>
        <w:snapToGrid w:val="0"/>
        <w:ind w:right="60"/>
        <w:rPr>
          <w:ins w:id="7784" w:author="Haiyang Liu" w:date="2026-05-21T12:14:00Z" w16du:dateUtc="2026-05-21T05:14:00Z"/>
          <w:rFonts w:eastAsia="SimSun"/>
          <w:lang w:eastAsia="en-US"/>
        </w:rPr>
      </w:pPr>
    </w:p>
    <w:p w14:paraId="658A331E" w14:textId="5ACACC6B" w:rsidR="00F07993" w:rsidRDefault="00F07993" w:rsidP="00F07993">
      <w:pPr>
        <w:widowControl w:val="0"/>
        <w:autoSpaceDE w:val="0"/>
        <w:autoSpaceDN w:val="0"/>
        <w:adjustRightInd w:val="0"/>
        <w:snapToGrid w:val="0"/>
        <w:ind w:right="60"/>
        <w:rPr>
          <w:ins w:id="7785" w:author="Haiyang Liu" w:date="2026-05-21T12:14:00Z" w16du:dateUtc="2026-05-21T05:14:00Z"/>
          <w:b/>
          <w:bCs/>
        </w:rPr>
      </w:pPr>
      <w:ins w:id="7786" w:author="Haiyang Liu" w:date="2026-05-21T12:14:00Z" w16du:dateUtc="2026-05-21T05:14:00Z">
        <w:r>
          <w:rPr>
            <w:b/>
            <w:bCs/>
          </w:rPr>
          <w:t>Team error aversion culture</w:t>
        </w:r>
      </w:ins>
    </w:p>
    <w:p w14:paraId="01D7E776" w14:textId="77777777" w:rsidR="00F07993" w:rsidRPr="00CA7415" w:rsidRDefault="00F07993" w:rsidP="00F07993">
      <w:pPr>
        <w:tabs>
          <w:tab w:val="left" w:pos="0"/>
        </w:tabs>
        <w:snapToGrid w:val="0"/>
        <w:rPr>
          <w:ins w:id="7787" w:author="Haiyang Liu" w:date="2026-05-21T12:14:00Z" w16du:dateUtc="2026-05-21T05:14:00Z"/>
          <w:rFonts w:eastAsia="Calibri"/>
          <w:i/>
          <w:color w:val="000000"/>
          <w:lang w:eastAsia="en-US"/>
        </w:rPr>
      </w:pPr>
      <w:ins w:id="7788" w:author="Haiyang Liu" w:date="2026-05-21T12:14:00Z" w16du:dateUtc="2026-05-21T05:14:00Z">
        <w:r w:rsidRPr="00763234">
          <w:rPr>
            <w:rFonts w:eastAsia="Calibri"/>
            <w:i/>
            <w:color w:val="000000"/>
            <w:lang w:eastAsia="en-US"/>
          </w:rPr>
          <w:t>Please indicate your level of agreement with the following items (1 = Strongly Disagree, 7 = Strongly Agree)</w:t>
        </w:r>
        <w:r>
          <w:rPr>
            <w:rFonts w:eastAsia="Calibri"/>
            <w:i/>
            <w:color w:val="000000"/>
            <w:lang w:eastAsia="en-US"/>
          </w:rPr>
          <w:t>.</w:t>
        </w:r>
        <w:r w:rsidRPr="00763234">
          <w:rPr>
            <w:rFonts w:eastAsia="Calibri"/>
            <w:i/>
            <w:color w:val="000000"/>
            <w:lang w:eastAsia="en-US"/>
          </w:rPr>
          <w:t xml:space="preserve"> </w:t>
        </w:r>
      </w:ins>
    </w:p>
    <w:p w14:paraId="76F76CEF" w14:textId="77777777" w:rsidR="00F07993" w:rsidRPr="009367CF" w:rsidRDefault="00F07993" w:rsidP="00F07993">
      <w:pPr>
        <w:adjustRightInd w:val="0"/>
        <w:snapToGrid w:val="0"/>
        <w:rPr>
          <w:ins w:id="7789" w:author="Haiyang Liu" w:date="2026-05-21T12:14:00Z" w16du:dateUtc="2026-05-21T05:14:00Z"/>
          <w:rFonts w:eastAsia="SimSun"/>
          <w:lang w:eastAsia="en-US"/>
        </w:rPr>
      </w:pPr>
      <w:ins w:id="7790" w:author="Haiyang Liu" w:date="2026-05-21T12:14:00Z" w16du:dateUtc="2026-05-21T05:14:00Z">
        <w:r w:rsidRPr="009367CF">
          <w:rPr>
            <w:rFonts w:eastAsia="SimSun"/>
            <w:lang w:eastAsia="en-US"/>
          </w:rPr>
          <w:t xml:space="preserve">1. In this organization, people feel stressed when making mistakes. </w:t>
        </w:r>
      </w:ins>
    </w:p>
    <w:p w14:paraId="0D1B0709" w14:textId="77777777" w:rsidR="00F07993" w:rsidRPr="009367CF" w:rsidRDefault="00F07993" w:rsidP="00F07993">
      <w:pPr>
        <w:adjustRightInd w:val="0"/>
        <w:snapToGrid w:val="0"/>
        <w:rPr>
          <w:ins w:id="7791" w:author="Haiyang Liu" w:date="2026-05-21T12:14:00Z" w16du:dateUtc="2026-05-21T05:14:00Z"/>
          <w:rFonts w:eastAsia="SimSun"/>
          <w:lang w:eastAsia="en-US"/>
        </w:rPr>
      </w:pPr>
      <w:ins w:id="7792" w:author="Haiyang Liu" w:date="2026-05-21T12:14:00Z" w16du:dateUtc="2026-05-21T05:14:00Z">
        <w:r w:rsidRPr="009367CF">
          <w:rPr>
            <w:rFonts w:eastAsia="SimSun"/>
            <w:lang w:eastAsia="en-US"/>
          </w:rPr>
          <w:t xml:space="preserve">2. In general, people in this organization feel embarrassed after making a mistake. </w:t>
        </w:r>
      </w:ins>
    </w:p>
    <w:p w14:paraId="60E9A1A2" w14:textId="77777777" w:rsidR="00F07993" w:rsidRPr="009367CF" w:rsidRDefault="00F07993" w:rsidP="00F07993">
      <w:pPr>
        <w:adjustRightInd w:val="0"/>
        <w:snapToGrid w:val="0"/>
        <w:rPr>
          <w:ins w:id="7793" w:author="Haiyang Liu" w:date="2026-05-21T12:14:00Z" w16du:dateUtc="2026-05-21T05:14:00Z"/>
          <w:rFonts w:eastAsia="SimSun"/>
          <w:lang w:eastAsia="en-US"/>
        </w:rPr>
      </w:pPr>
      <w:ins w:id="7794" w:author="Haiyang Liu" w:date="2026-05-21T12:14:00Z" w16du:dateUtc="2026-05-21T05:14:00Z">
        <w:r w:rsidRPr="009367CF">
          <w:rPr>
            <w:rFonts w:eastAsia="SimSun"/>
            <w:lang w:eastAsia="en-US"/>
          </w:rPr>
          <w:t xml:space="preserve">3. People in this organization are often afraid of making errors. </w:t>
        </w:r>
      </w:ins>
    </w:p>
    <w:p w14:paraId="7DEABAFC" w14:textId="77777777" w:rsidR="00F07993" w:rsidRPr="009367CF" w:rsidRDefault="00F07993" w:rsidP="00F07993">
      <w:pPr>
        <w:adjustRightInd w:val="0"/>
        <w:snapToGrid w:val="0"/>
        <w:rPr>
          <w:ins w:id="7795" w:author="Haiyang Liu" w:date="2026-05-21T12:14:00Z" w16du:dateUtc="2026-05-21T05:14:00Z"/>
          <w:rFonts w:eastAsia="SimSun"/>
          <w:lang w:eastAsia="en-US"/>
        </w:rPr>
      </w:pPr>
      <w:ins w:id="7796" w:author="Haiyang Liu" w:date="2026-05-21T12:14:00Z" w16du:dateUtc="2026-05-21T05:14:00Z">
        <w:r w:rsidRPr="009367CF">
          <w:rPr>
            <w:rFonts w:eastAsia="SimSun"/>
            <w:lang w:eastAsia="en-US"/>
          </w:rPr>
          <w:t xml:space="preserve">4. In this organization, people get upset and irritated if an error occurs. </w:t>
        </w:r>
      </w:ins>
    </w:p>
    <w:p w14:paraId="31144E68" w14:textId="77777777" w:rsidR="00F07993" w:rsidRPr="009367CF" w:rsidRDefault="00F07993" w:rsidP="00F07993">
      <w:pPr>
        <w:adjustRightInd w:val="0"/>
        <w:snapToGrid w:val="0"/>
        <w:rPr>
          <w:ins w:id="7797" w:author="Haiyang Liu" w:date="2026-05-21T12:14:00Z" w16du:dateUtc="2026-05-21T05:14:00Z"/>
          <w:rFonts w:eastAsia="SimSun"/>
          <w:lang w:eastAsia="en-US"/>
        </w:rPr>
      </w:pPr>
      <w:ins w:id="7798" w:author="Haiyang Liu" w:date="2026-05-21T12:14:00Z" w16du:dateUtc="2026-05-21T05:14:00Z">
        <w:r w:rsidRPr="009367CF">
          <w:rPr>
            <w:rFonts w:eastAsia="SimSun"/>
            <w:lang w:eastAsia="en-US"/>
          </w:rPr>
          <w:t xml:space="preserve">5. During their work, people are often concerned that errors might occur. </w:t>
        </w:r>
      </w:ins>
    </w:p>
    <w:p w14:paraId="7310C52B" w14:textId="77777777" w:rsidR="00F07993" w:rsidRPr="009367CF" w:rsidRDefault="00F07993" w:rsidP="00F07993">
      <w:pPr>
        <w:adjustRightInd w:val="0"/>
        <w:snapToGrid w:val="0"/>
        <w:rPr>
          <w:ins w:id="7799" w:author="Haiyang Liu" w:date="2026-05-21T12:14:00Z" w16du:dateUtc="2026-05-21T05:14:00Z"/>
          <w:rFonts w:eastAsia="SimSun"/>
          <w:lang w:eastAsia="en-US"/>
        </w:rPr>
      </w:pPr>
      <w:ins w:id="7800" w:author="Haiyang Liu" w:date="2026-05-21T12:14:00Z" w16du:dateUtc="2026-05-21T05:14:00Z">
        <w:r w:rsidRPr="009367CF">
          <w:rPr>
            <w:rFonts w:eastAsia="SimSun"/>
            <w:lang w:eastAsia="en-US"/>
          </w:rPr>
          <w:t xml:space="preserve">6. Our motto is, “Why admit an error when no one will find out?” </w:t>
        </w:r>
      </w:ins>
    </w:p>
    <w:p w14:paraId="6568F735" w14:textId="77777777" w:rsidR="00F07993" w:rsidRPr="009367CF" w:rsidRDefault="00F07993" w:rsidP="00F07993">
      <w:pPr>
        <w:adjustRightInd w:val="0"/>
        <w:snapToGrid w:val="0"/>
        <w:rPr>
          <w:ins w:id="7801" w:author="Haiyang Liu" w:date="2026-05-21T12:14:00Z" w16du:dateUtc="2026-05-21T05:14:00Z"/>
          <w:rFonts w:eastAsia="SimSun"/>
          <w:lang w:eastAsia="en-US"/>
        </w:rPr>
      </w:pPr>
      <w:ins w:id="7802" w:author="Haiyang Liu" w:date="2026-05-21T12:14:00Z" w16du:dateUtc="2026-05-21T05:14:00Z">
        <w:r w:rsidRPr="009367CF">
          <w:rPr>
            <w:rFonts w:eastAsia="SimSun"/>
            <w:lang w:eastAsia="en-US"/>
          </w:rPr>
          <w:t xml:space="preserve">7. There is no point in discussing errors with others. </w:t>
        </w:r>
      </w:ins>
    </w:p>
    <w:p w14:paraId="06E09E60" w14:textId="77777777" w:rsidR="00F07993" w:rsidRPr="009367CF" w:rsidRDefault="00F07993" w:rsidP="00F07993">
      <w:pPr>
        <w:adjustRightInd w:val="0"/>
        <w:snapToGrid w:val="0"/>
        <w:rPr>
          <w:ins w:id="7803" w:author="Haiyang Liu" w:date="2026-05-21T12:14:00Z" w16du:dateUtc="2026-05-21T05:14:00Z"/>
          <w:rFonts w:eastAsia="SimSun"/>
          <w:lang w:eastAsia="en-US"/>
        </w:rPr>
      </w:pPr>
      <w:ins w:id="7804" w:author="Haiyang Liu" w:date="2026-05-21T12:14:00Z" w16du:dateUtc="2026-05-21T05:14:00Z">
        <w:r w:rsidRPr="009367CF">
          <w:rPr>
            <w:rFonts w:eastAsia="SimSun"/>
            <w:lang w:eastAsia="en-US"/>
          </w:rPr>
          <w:t xml:space="preserve">8. There are advantages in covering up one’s errors. </w:t>
        </w:r>
      </w:ins>
    </w:p>
    <w:p w14:paraId="72286E7C" w14:textId="77777777" w:rsidR="00F07993" w:rsidRPr="009367CF" w:rsidRDefault="00F07993" w:rsidP="00F07993">
      <w:pPr>
        <w:adjustRightInd w:val="0"/>
        <w:snapToGrid w:val="0"/>
        <w:rPr>
          <w:ins w:id="7805" w:author="Haiyang Liu" w:date="2026-05-21T12:14:00Z" w16du:dateUtc="2026-05-21T05:14:00Z"/>
          <w:rFonts w:eastAsia="SimSun"/>
          <w:lang w:eastAsia="en-US"/>
        </w:rPr>
      </w:pPr>
      <w:ins w:id="7806" w:author="Haiyang Liu" w:date="2026-05-21T12:14:00Z" w16du:dateUtc="2026-05-21T05:14:00Z">
        <w:r w:rsidRPr="009367CF">
          <w:rPr>
            <w:rFonts w:eastAsia="SimSun"/>
            <w:lang w:eastAsia="en-US"/>
          </w:rPr>
          <w:t xml:space="preserve">9. People prefer to keep errors to themselves. </w:t>
        </w:r>
      </w:ins>
    </w:p>
    <w:p w14:paraId="1423924C" w14:textId="77777777" w:rsidR="00F07993" w:rsidRPr="009367CF" w:rsidRDefault="00F07993" w:rsidP="00F07993">
      <w:pPr>
        <w:adjustRightInd w:val="0"/>
        <w:snapToGrid w:val="0"/>
        <w:rPr>
          <w:ins w:id="7807" w:author="Haiyang Liu" w:date="2026-05-21T12:14:00Z" w16du:dateUtc="2026-05-21T05:14:00Z"/>
          <w:rFonts w:eastAsia="SimSun"/>
          <w:lang w:eastAsia="en-US"/>
        </w:rPr>
      </w:pPr>
      <w:ins w:id="7808" w:author="Haiyang Liu" w:date="2026-05-21T12:14:00Z" w16du:dateUtc="2026-05-21T05:14:00Z">
        <w:r w:rsidRPr="009367CF">
          <w:rPr>
            <w:rFonts w:eastAsia="SimSun"/>
            <w:lang w:eastAsia="en-US"/>
          </w:rPr>
          <w:t xml:space="preserve">10. Employees who admit their errors are asking for trouble. </w:t>
        </w:r>
      </w:ins>
    </w:p>
    <w:p w14:paraId="33B01BD7" w14:textId="77777777" w:rsidR="00F07993" w:rsidRPr="009367CF" w:rsidRDefault="00F07993" w:rsidP="00F07993">
      <w:pPr>
        <w:adjustRightInd w:val="0"/>
        <w:snapToGrid w:val="0"/>
        <w:rPr>
          <w:ins w:id="7809" w:author="Haiyang Liu" w:date="2026-05-21T12:14:00Z" w16du:dateUtc="2026-05-21T05:14:00Z"/>
          <w:rFonts w:eastAsia="SimSun"/>
          <w:lang w:eastAsia="en-US"/>
        </w:rPr>
      </w:pPr>
      <w:ins w:id="7810" w:author="Haiyang Liu" w:date="2026-05-21T12:14:00Z" w16du:dateUtc="2026-05-21T05:14:00Z">
        <w:r w:rsidRPr="009367CF">
          <w:rPr>
            <w:rFonts w:eastAsia="SimSun"/>
            <w:lang w:eastAsia="en-US"/>
          </w:rPr>
          <w:t>11. It can be harmful to make your errors known to others.</w:t>
        </w:r>
      </w:ins>
    </w:p>
    <w:p w14:paraId="0FDB58ED" w14:textId="77777777" w:rsidR="00F07993" w:rsidRDefault="00F07993" w:rsidP="00F07993">
      <w:pPr>
        <w:widowControl w:val="0"/>
        <w:autoSpaceDE w:val="0"/>
        <w:autoSpaceDN w:val="0"/>
        <w:adjustRightInd w:val="0"/>
        <w:snapToGrid w:val="0"/>
        <w:ind w:right="60"/>
        <w:rPr>
          <w:ins w:id="7811" w:author="Haiyang Liu" w:date="2026-05-21T12:14:00Z" w16du:dateUtc="2026-05-21T05:14:00Z"/>
          <w:rFonts w:eastAsia="SimSun"/>
          <w:lang w:eastAsia="en-US"/>
        </w:rPr>
      </w:pPr>
    </w:p>
    <w:p w14:paraId="1B6F34B3" w14:textId="77777777" w:rsidR="00F07993" w:rsidRDefault="00F07993" w:rsidP="00F07993">
      <w:pPr>
        <w:widowControl w:val="0"/>
        <w:autoSpaceDE w:val="0"/>
        <w:autoSpaceDN w:val="0"/>
        <w:adjustRightInd w:val="0"/>
        <w:snapToGrid w:val="0"/>
        <w:ind w:right="60"/>
        <w:rPr>
          <w:ins w:id="7812" w:author="Haiyang Liu" w:date="2026-05-21T12:15:00Z" w16du:dateUtc="2026-05-21T05:15:00Z"/>
          <w:b/>
          <w:bCs/>
        </w:rPr>
      </w:pPr>
    </w:p>
    <w:p w14:paraId="62704804" w14:textId="1C12E19A" w:rsidR="00F07993" w:rsidRDefault="00F07993" w:rsidP="00F07993">
      <w:pPr>
        <w:widowControl w:val="0"/>
        <w:autoSpaceDE w:val="0"/>
        <w:autoSpaceDN w:val="0"/>
        <w:adjustRightInd w:val="0"/>
        <w:snapToGrid w:val="0"/>
        <w:ind w:right="60"/>
        <w:rPr>
          <w:ins w:id="7813" w:author="Haiyang Liu" w:date="2026-05-21T12:15:00Z" w16du:dateUtc="2026-05-21T05:15:00Z"/>
          <w:b/>
          <w:bCs/>
        </w:rPr>
      </w:pPr>
      <w:ins w:id="7814" w:author="Haiyang Liu" w:date="2026-05-21T12:20:00Z" w16du:dateUtc="2026-05-21T05:20:00Z">
        <w:r>
          <w:rPr>
            <w:b/>
            <w:bCs/>
          </w:rPr>
          <w:t>Newcomer e</w:t>
        </w:r>
      </w:ins>
      <w:ins w:id="7815" w:author="Haiyang Liu" w:date="2026-05-21T12:15:00Z" w16du:dateUtc="2026-05-21T05:15:00Z">
        <w:r>
          <w:rPr>
            <w:b/>
            <w:bCs/>
          </w:rPr>
          <w:t>xternal locus of control</w:t>
        </w:r>
      </w:ins>
    </w:p>
    <w:p w14:paraId="3F6DA590" w14:textId="77777777" w:rsidR="00F07993" w:rsidRPr="00CA7415" w:rsidRDefault="00F07993" w:rsidP="00F07993">
      <w:pPr>
        <w:tabs>
          <w:tab w:val="left" w:pos="0"/>
        </w:tabs>
        <w:rPr>
          <w:ins w:id="7816" w:author="Haiyang Liu" w:date="2026-05-21T12:15:00Z" w16du:dateUtc="2026-05-21T05:15:00Z"/>
          <w:rFonts w:eastAsia="Calibri"/>
          <w:i/>
          <w:color w:val="000000"/>
          <w:lang w:eastAsia="en-US"/>
        </w:rPr>
      </w:pPr>
      <w:ins w:id="7817" w:author="Haiyang Liu" w:date="2026-05-21T12:15:00Z" w16du:dateUtc="2026-05-21T05:15:00Z">
        <w:r w:rsidRPr="00763234">
          <w:rPr>
            <w:rFonts w:eastAsia="Calibri"/>
            <w:i/>
            <w:color w:val="000000"/>
            <w:lang w:eastAsia="en-US"/>
          </w:rPr>
          <w:t>Please indicate your level of agreement with the following items (1 = Strongly Disagree, 7 = Strongly Agree)</w:t>
        </w:r>
        <w:r>
          <w:rPr>
            <w:rFonts w:eastAsia="Calibri"/>
            <w:i/>
            <w:color w:val="000000"/>
            <w:lang w:eastAsia="en-US"/>
          </w:rPr>
          <w:t>.</w:t>
        </w:r>
        <w:r w:rsidRPr="00763234">
          <w:rPr>
            <w:rFonts w:eastAsia="Calibri"/>
            <w:i/>
            <w:color w:val="000000"/>
            <w:lang w:eastAsia="en-US"/>
          </w:rPr>
          <w:t xml:space="preserve"> </w:t>
        </w:r>
      </w:ins>
    </w:p>
    <w:p w14:paraId="623B0A1A" w14:textId="77777777" w:rsidR="00F07993" w:rsidRPr="00D60D78" w:rsidRDefault="00F07993" w:rsidP="00F07993">
      <w:pPr>
        <w:pStyle w:val="ListParagraph"/>
        <w:numPr>
          <w:ilvl w:val="0"/>
          <w:numId w:val="6"/>
        </w:numPr>
        <w:adjustRightInd w:val="0"/>
        <w:snapToGrid w:val="0"/>
        <w:ind w:firstLineChars="0"/>
        <w:contextualSpacing/>
        <w:rPr>
          <w:ins w:id="7818" w:author="Haiyang Liu" w:date="2026-05-21T12:15:00Z" w16du:dateUtc="2026-05-21T05:15:00Z"/>
          <w:rFonts w:eastAsia="SimSun"/>
          <w:bCs/>
          <w:lang w:eastAsia="en-US"/>
        </w:rPr>
      </w:pPr>
      <w:ins w:id="7819" w:author="Haiyang Liu" w:date="2026-05-21T12:15:00Z" w16du:dateUtc="2026-05-21T05:15:00Z">
        <w:r w:rsidRPr="00D60D78">
          <w:rPr>
            <w:rFonts w:eastAsia="SimSun"/>
            <w:bCs/>
            <w:lang w:eastAsia="en-US"/>
          </w:rPr>
          <w:t>Success often depends more on luck than on effort</w:t>
        </w:r>
      </w:ins>
    </w:p>
    <w:p w14:paraId="0DFF8242" w14:textId="77777777" w:rsidR="00F07993" w:rsidRPr="00D60D78" w:rsidRDefault="00F07993" w:rsidP="00F07993">
      <w:pPr>
        <w:pStyle w:val="ListParagraph"/>
        <w:numPr>
          <w:ilvl w:val="0"/>
          <w:numId w:val="6"/>
        </w:numPr>
        <w:adjustRightInd w:val="0"/>
        <w:snapToGrid w:val="0"/>
        <w:ind w:firstLineChars="0"/>
        <w:contextualSpacing/>
        <w:rPr>
          <w:ins w:id="7820" w:author="Haiyang Liu" w:date="2026-05-21T12:15:00Z" w16du:dateUtc="2026-05-21T05:15:00Z"/>
          <w:rFonts w:eastAsia="SimSun"/>
          <w:bCs/>
          <w:lang w:eastAsia="en-US"/>
        </w:rPr>
      </w:pPr>
      <w:ins w:id="7821" w:author="Haiyang Liu" w:date="2026-05-21T12:15:00Z" w16du:dateUtc="2026-05-21T05:15:00Z">
        <w:r w:rsidRPr="00D60D78">
          <w:rPr>
            <w:rFonts w:eastAsia="SimSun"/>
            <w:bCs/>
            <w:lang w:eastAsia="en-US"/>
          </w:rPr>
          <w:t>I often have the feeling that I have little influence over what happens to me</w:t>
        </w:r>
      </w:ins>
    </w:p>
    <w:p w14:paraId="1E34C64A" w14:textId="77777777" w:rsidR="00F07993" w:rsidRPr="00D60D78" w:rsidRDefault="00F07993" w:rsidP="00F07993">
      <w:pPr>
        <w:pStyle w:val="ListParagraph"/>
        <w:numPr>
          <w:ilvl w:val="0"/>
          <w:numId w:val="6"/>
        </w:numPr>
        <w:adjustRightInd w:val="0"/>
        <w:snapToGrid w:val="0"/>
        <w:ind w:firstLineChars="0"/>
        <w:contextualSpacing/>
        <w:rPr>
          <w:ins w:id="7822" w:author="Haiyang Liu" w:date="2026-05-21T12:15:00Z" w16du:dateUtc="2026-05-21T05:15:00Z"/>
          <w:rFonts w:eastAsia="SimSun"/>
          <w:bCs/>
          <w:lang w:eastAsia="en-US"/>
        </w:rPr>
      </w:pPr>
      <w:ins w:id="7823" w:author="Haiyang Liu" w:date="2026-05-21T12:15:00Z" w16du:dateUtc="2026-05-21T05:15:00Z">
        <w:r w:rsidRPr="00D60D78">
          <w:rPr>
            <w:rFonts w:eastAsia="SimSun"/>
            <w:bCs/>
            <w:lang w:eastAsia="en-US"/>
          </w:rPr>
          <w:t>When I make important decisions, I often look at what others have done</w:t>
        </w:r>
      </w:ins>
    </w:p>
    <w:p w14:paraId="646984B8" w14:textId="77777777" w:rsidR="00F07993" w:rsidRDefault="00F07993" w:rsidP="00F07993">
      <w:pPr>
        <w:widowControl w:val="0"/>
        <w:autoSpaceDE w:val="0"/>
        <w:autoSpaceDN w:val="0"/>
        <w:adjustRightInd w:val="0"/>
        <w:snapToGrid w:val="0"/>
        <w:ind w:right="60"/>
        <w:rPr>
          <w:ins w:id="7824" w:author="Haiyang Liu" w:date="2026-05-21T12:18:00Z" w16du:dateUtc="2026-05-21T05:18:00Z"/>
          <w:b/>
          <w:bCs/>
        </w:rPr>
      </w:pPr>
    </w:p>
    <w:p w14:paraId="5C337D67" w14:textId="2F76B5BB" w:rsidR="00F07993" w:rsidRDefault="00F07993" w:rsidP="00F07993">
      <w:pPr>
        <w:widowControl w:val="0"/>
        <w:autoSpaceDE w:val="0"/>
        <w:autoSpaceDN w:val="0"/>
        <w:adjustRightInd w:val="0"/>
        <w:snapToGrid w:val="0"/>
        <w:ind w:right="60"/>
        <w:rPr>
          <w:ins w:id="7825" w:author="Haiyang Liu" w:date="2026-05-21T12:18:00Z" w16du:dateUtc="2026-05-21T05:18:00Z"/>
          <w:b/>
          <w:bCs/>
        </w:rPr>
      </w:pPr>
      <w:ins w:id="7826" w:author="Haiyang Liu" w:date="2026-05-21T12:20:00Z" w16du:dateUtc="2026-05-21T05:20:00Z">
        <w:r>
          <w:rPr>
            <w:b/>
            <w:bCs/>
          </w:rPr>
          <w:t>Newcomer a</w:t>
        </w:r>
      </w:ins>
      <w:ins w:id="7827" w:author="Haiyang Liu" w:date="2026-05-21T12:18:00Z" w16du:dateUtc="2026-05-21T05:18:00Z">
        <w:r>
          <w:rPr>
            <w:b/>
            <w:bCs/>
          </w:rPr>
          <w:t xml:space="preserve">ction </w:t>
        </w:r>
      </w:ins>
      <w:ins w:id="7828" w:author="Haiyang Liu" w:date="2026-05-21T12:20:00Z" w16du:dateUtc="2026-05-21T05:20:00Z">
        <w:r>
          <w:rPr>
            <w:b/>
            <w:bCs/>
          </w:rPr>
          <w:t>e</w:t>
        </w:r>
      </w:ins>
      <w:ins w:id="7829" w:author="Haiyang Liu" w:date="2026-05-21T12:18:00Z" w16du:dateUtc="2026-05-21T05:18:00Z">
        <w:r>
          <w:rPr>
            <w:b/>
            <w:bCs/>
          </w:rPr>
          <w:t>rror</w:t>
        </w:r>
      </w:ins>
    </w:p>
    <w:p w14:paraId="0926C16A" w14:textId="3FB857A6" w:rsidR="00F07993" w:rsidRDefault="00F07993" w:rsidP="00F07993">
      <w:pPr>
        <w:tabs>
          <w:tab w:val="left" w:pos="0"/>
        </w:tabs>
        <w:rPr>
          <w:ins w:id="7830" w:author="Haiyang Liu" w:date="2026-05-21T12:19:00Z" w16du:dateUtc="2026-05-21T05:19:00Z"/>
          <w:rFonts w:eastAsia="Calibri"/>
          <w:i/>
          <w:color w:val="000000"/>
          <w:lang w:eastAsia="en-US"/>
        </w:rPr>
      </w:pPr>
      <w:ins w:id="7831" w:author="Haiyang Liu" w:date="2026-05-21T12:18:00Z" w16du:dateUtc="2026-05-21T05:18:00Z">
        <w:r w:rsidRPr="00763234">
          <w:rPr>
            <w:rFonts w:eastAsia="Calibri"/>
            <w:i/>
            <w:color w:val="000000"/>
            <w:lang w:eastAsia="en-US"/>
          </w:rPr>
          <w:lastRenderedPageBreak/>
          <w:t xml:space="preserve">Please indicate </w:t>
        </w:r>
        <w:r>
          <w:rPr>
            <w:rFonts w:eastAsia="Calibri"/>
            <w:i/>
            <w:color w:val="000000"/>
            <w:lang w:eastAsia="en-US"/>
          </w:rPr>
          <w:t xml:space="preserve">how frequently this newcomer conducted the following behaviors </w:t>
        </w:r>
      </w:ins>
      <w:ins w:id="7832" w:author="Haiyang Liu" w:date="2026-05-21T12:20:00Z" w16du:dateUtc="2026-05-21T05:20:00Z">
        <w:r w:rsidRPr="00F07993">
          <w:rPr>
            <w:rFonts w:eastAsia="Calibri"/>
            <w:i/>
            <w:color w:val="000000"/>
            <w:lang w:eastAsia="en-US"/>
          </w:rPr>
          <w:t xml:space="preserve">during the past month </w:t>
        </w:r>
      </w:ins>
      <w:ins w:id="7833" w:author="Haiyang Liu" w:date="2026-05-21T12:18:00Z" w16du:dateUtc="2026-05-21T05:18:00Z">
        <w:r w:rsidRPr="00763234">
          <w:rPr>
            <w:rFonts w:eastAsia="Calibri"/>
            <w:i/>
            <w:color w:val="000000"/>
            <w:lang w:eastAsia="en-US"/>
          </w:rPr>
          <w:t xml:space="preserve">(1 = </w:t>
        </w:r>
        <w:r>
          <w:rPr>
            <w:rFonts w:eastAsia="Calibri"/>
            <w:i/>
            <w:color w:val="000000"/>
            <w:lang w:eastAsia="en-US"/>
          </w:rPr>
          <w:t>Never</w:t>
        </w:r>
        <w:r w:rsidRPr="00763234">
          <w:rPr>
            <w:rFonts w:eastAsia="Calibri"/>
            <w:i/>
            <w:color w:val="000000"/>
            <w:lang w:eastAsia="en-US"/>
          </w:rPr>
          <w:t xml:space="preserve">, 7 = </w:t>
        </w:r>
      </w:ins>
      <w:ins w:id="7834" w:author="Haiyang Liu" w:date="2026-05-21T12:19:00Z" w16du:dateUtc="2026-05-21T05:19:00Z">
        <w:r>
          <w:rPr>
            <w:rFonts w:eastAsia="Times New Roman"/>
            <w:i/>
            <w:iCs/>
          </w:rPr>
          <w:t>E</w:t>
        </w:r>
        <w:r w:rsidRPr="005E69E8">
          <w:rPr>
            <w:rFonts w:eastAsia="Times New Roman"/>
            <w:i/>
            <w:iCs/>
          </w:rPr>
          <w:t xml:space="preserve">xtremely </w:t>
        </w:r>
        <w:r>
          <w:rPr>
            <w:rFonts w:eastAsia="Times New Roman"/>
            <w:i/>
            <w:iCs/>
          </w:rPr>
          <w:t>O</w:t>
        </w:r>
        <w:r w:rsidRPr="005E69E8">
          <w:rPr>
            <w:rFonts w:eastAsia="Times New Roman"/>
            <w:i/>
            <w:iCs/>
          </w:rPr>
          <w:t>ften</w:t>
        </w:r>
      </w:ins>
      <w:ins w:id="7835" w:author="Haiyang Liu" w:date="2026-05-21T12:18:00Z" w16du:dateUtc="2026-05-21T05:18:00Z">
        <w:r w:rsidRPr="00763234">
          <w:rPr>
            <w:rFonts w:eastAsia="Calibri"/>
            <w:i/>
            <w:color w:val="000000"/>
            <w:lang w:eastAsia="en-US"/>
          </w:rPr>
          <w:t>)</w:t>
        </w:r>
        <w:r>
          <w:rPr>
            <w:rFonts w:eastAsia="Calibri"/>
            <w:i/>
            <w:color w:val="000000"/>
            <w:lang w:eastAsia="en-US"/>
          </w:rPr>
          <w:t>.</w:t>
        </w:r>
      </w:ins>
    </w:p>
    <w:p w14:paraId="4459E39C" w14:textId="35FF4A40" w:rsidR="00F07993" w:rsidRPr="00980C44" w:rsidRDefault="00F07993" w:rsidP="00F07993">
      <w:pPr>
        <w:pStyle w:val="ListParagraph"/>
        <w:numPr>
          <w:ilvl w:val="0"/>
          <w:numId w:val="9"/>
        </w:numPr>
        <w:adjustRightInd w:val="0"/>
        <w:snapToGrid w:val="0"/>
        <w:ind w:firstLineChars="0"/>
        <w:contextualSpacing/>
        <w:rPr>
          <w:ins w:id="7836" w:author="Haiyang Liu" w:date="2026-05-21T12:19:00Z" w16du:dateUtc="2026-05-21T05:19:00Z"/>
        </w:rPr>
      </w:pPr>
      <w:ins w:id="7837" w:author="Haiyang Liu" w:date="2026-05-21T12:19:00Z" w16du:dateUtc="2026-05-21T05:19:00Z">
        <w:r>
          <w:t>This newcomer m</w:t>
        </w:r>
        <w:r w:rsidRPr="00980C44">
          <w:t>ake</w:t>
        </w:r>
        <w:r>
          <w:t>s</w:t>
        </w:r>
        <w:r w:rsidRPr="00980C44">
          <w:t xml:space="preserve"> a procedural mistake while carrying out a task (e.g., using the wrong process or tool).</w:t>
        </w:r>
      </w:ins>
    </w:p>
    <w:p w14:paraId="477DA5AC" w14:textId="63523300" w:rsidR="00F07993" w:rsidRPr="00980C44" w:rsidRDefault="001D4812" w:rsidP="00F07993">
      <w:pPr>
        <w:pStyle w:val="ListParagraph"/>
        <w:numPr>
          <w:ilvl w:val="0"/>
          <w:numId w:val="9"/>
        </w:numPr>
        <w:adjustRightInd w:val="0"/>
        <w:snapToGrid w:val="0"/>
        <w:ind w:firstLineChars="0"/>
        <w:contextualSpacing/>
        <w:rPr>
          <w:ins w:id="7838" w:author="Haiyang Liu" w:date="2026-05-21T12:19:00Z" w16du:dateUtc="2026-05-21T05:19:00Z"/>
        </w:rPr>
      </w:pPr>
      <w:ins w:id="7839" w:author="Haiyang Liu" w:date="2026-05-21T12:21:00Z" w16du:dateUtc="2026-05-21T05:21:00Z">
        <w:r>
          <w:t>This newcomer m</w:t>
        </w:r>
      </w:ins>
      <w:ins w:id="7840" w:author="Haiyang Liu" w:date="2026-05-21T12:19:00Z" w16du:dateUtc="2026-05-21T05:19:00Z">
        <w:r w:rsidR="00F07993" w:rsidRPr="00980C44">
          <w:t>iss</w:t>
        </w:r>
      </w:ins>
      <w:ins w:id="7841" w:author="Haiyang Liu" w:date="2026-05-21T12:21:00Z" w16du:dateUtc="2026-05-21T05:21:00Z">
        <w:r>
          <w:t>e</w:t>
        </w:r>
      </w:ins>
      <w:ins w:id="7842" w:author="Haiyang Liu" w:date="2026-05-21T12:22:00Z" w16du:dateUtc="2026-05-21T05:22:00Z">
        <w:r>
          <w:t>d</w:t>
        </w:r>
      </w:ins>
      <w:ins w:id="7843" w:author="Haiyang Liu" w:date="2026-05-21T12:19:00Z" w16du:dateUtc="2026-05-21T05:19:00Z">
        <w:r w:rsidR="00F07993" w:rsidRPr="00980C44">
          <w:t xml:space="preserve"> or skip</w:t>
        </w:r>
      </w:ins>
      <w:ins w:id="7844" w:author="Haiyang Liu" w:date="2026-05-21T12:22:00Z" w16du:dateUtc="2026-05-21T05:22:00Z">
        <w:r>
          <w:t>ped</w:t>
        </w:r>
      </w:ins>
      <w:ins w:id="7845" w:author="Haiyang Liu" w:date="2026-05-21T12:19:00Z" w16du:dateUtc="2026-05-21T05:19:00Z">
        <w:r w:rsidR="00F07993" w:rsidRPr="00980C44">
          <w:t xml:space="preserve"> a necessary step when </w:t>
        </w:r>
        <w:r w:rsidR="00F07993">
          <w:t>finishing</w:t>
        </w:r>
        <w:r w:rsidR="00F07993" w:rsidRPr="00980C44">
          <w:t xml:space="preserve"> a task.</w:t>
        </w:r>
      </w:ins>
    </w:p>
    <w:p w14:paraId="3A4994B2" w14:textId="02AE5D73" w:rsidR="00F07993" w:rsidRPr="00980C44" w:rsidRDefault="001D4812" w:rsidP="00F07993">
      <w:pPr>
        <w:pStyle w:val="ListParagraph"/>
        <w:numPr>
          <w:ilvl w:val="0"/>
          <w:numId w:val="9"/>
        </w:numPr>
        <w:adjustRightInd w:val="0"/>
        <w:snapToGrid w:val="0"/>
        <w:ind w:firstLineChars="0"/>
        <w:contextualSpacing/>
        <w:rPr>
          <w:ins w:id="7846" w:author="Haiyang Liu" w:date="2026-05-21T12:19:00Z" w16du:dateUtc="2026-05-21T05:19:00Z"/>
        </w:rPr>
      </w:pPr>
      <w:ins w:id="7847" w:author="Haiyang Liu" w:date="2026-05-21T12:21:00Z" w16du:dateUtc="2026-05-21T05:21:00Z">
        <w:r>
          <w:t>This newcomer c</w:t>
        </w:r>
      </w:ins>
      <w:ins w:id="7848" w:author="Haiyang Liu" w:date="2026-05-21T12:19:00Z" w16du:dateUtc="2026-05-21T05:19:00Z">
        <w:r w:rsidR="00F07993">
          <w:t>onduct</w:t>
        </w:r>
      </w:ins>
      <w:ins w:id="7849" w:author="Haiyang Liu" w:date="2026-05-21T12:22:00Z" w16du:dateUtc="2026-05-21T05:22:00Z">
        <w:r>
          <w:t>ed</w:t>
        </w:r>
      </w:ins>
      <w:ins w:id="7850" w:author="Haiyang Liu" w:date="2026-05-21T12:19:00Z" w16du:dateUtc="2026-05-21T05:19:00Z">
        <w:r w:rsidR="00F07993" w:rsidRPr="00980C44">
          <w:t xml:space="preserve"> steps in the wrong order or at the wrong time.</w:t>
        </w:r>
      </w:ins>
    </w:p>
    <w:p w14:paraId="33DA4901" w14:textId="3D2E0C06" w:rsidR="00F07993" w:rsidRPr="00980C44" w:rsidRDefault="001D4812" w:rsidP="00F07993">
      <w:pPr>
        <w:pStyle w:val="ListParagraph"/>
        <w:numPr>
          <w:ilvl w:val="0"/>
          <w:numId w:val="9"/>
        </w:numPr>
        <w:adjustRightInd w:val="0"/>
        <w:snapToGrid w:val="0"/>
        <w:ind w:firstLineChars="0"/>
        <w:contextualSpacing/>
        <w:rPr>
          <w:ins w:id="7851" w:author="Haiyang Liu" w:date="2026-05-21T12:19:00Z" w16du:dateUtc="2026-05-21T05:19:00Z"/>
        </w:rPr>
      </w:pPr>
      <w:ins w:id="7852" w:author="Haiyang Liu" w:date="2026-05-21T12:21:00Z" w16du:dateUtc="2026-05-21T05:21:00Z">
        <w:r>
          <w:t>This newcomer enter</w:t>
        </w:r>
      </w:ins>
      <w:ins w:id="7853" w:author="Haiyang Liu" w:date="2026-05-21T12:22:00Z" w16du:dateUtc="2026-05-21T05:22:00Z">
        <w:r>
          <w:t>ed</w:t>
        </w:r>
      </w:ins>
      <w:ins w:id="7854" w:author="Haiyang Liu" w:date="2026-05-21T12:19:00Z" w16du:dateUtc="2026-05-21T05:19:00Z">
        <w:r w:rsidR="00F07993" w:rsidRPr="00980C44">
          <w:t>, record</w:t>
        </w:r>
      </w:ins>
      <w:ins w:id="7855" w:author="Haiyang Liu" w:date="2026-05-21T12:22:00Z" w16du:dateUtc="2026-05-21T05:22:00Z">
        <w:r>
          <w:t>ed</w:t>
        </w:r>
      </w:ins>
      <w:ins w:id="7856" w:author="Haiyang Liu" w:date="2026-05-21T12:19:00Z" w16du:dateUtc="2026-05-21T05:19:00Z">
        <w:r w:rsidR="00F07993" w:rsidRPr="00980C44">
          <w:t>, or communicate</w:t>
        </w:r>
      </w:ins>
      <w:ins w:id="7857" w:author="Haiyang Liu" w:date="2026-05-21T12:22:00Z" w16du:dateUtc="2026-05-21T05:22:00Z">
        <w:r>
          <w:t>d</w:t>
        </w:r>
      </w:ins>
      <w:ins w:id="7858" w:author="Haiyang Liu" w:date="2026-05-21T12:19:00Z" w16du:dateUtc="2026-05-21T05:19:00Z">
        <w:r w:rsidR="00F07993" w:rsidRPr="00980C44">
          <w:t xml:space="preserve"> incorrect information by mistake.</w:t>
        </w:r>
      </w:ins>
    </w:p>
    <w:p w14:paraId="582F8B1F" w14:textId="3E49AAFD" w:rsidR="00F07993" w:rsidRDefault="001D4812" w:rsidP="00F07993">
      <w:pPr>
        <w:pStyle w:val="ListParagraph"/>
        <w:numPr>
          <w:ilvl w:val="0"/>
          <w:numId w:val="9"/>
        </w:numPr>
        <w:adjustRightInd w:val="0"/>
        <w:snapToGrid w:val="0"/>
        <w:ind w:firstLineChars="0"/>
        <w:contextualSpacing/>
        <w:rPr>
          <w:ins w:id="7859" w:author="Haiyang Liu" w:date="2026-05-21T12:19:00Z" w16du:dateUtc="2026-05-21T05:19:00Z"/>
        </w:rPr>
      </w:pPr>
      <w:ins w:id="7860" w:author="Haiyang Liu" w:date="2026-05-21T12:21:00Z" w16du:dateUtc="2026-05-21T05:21:00Z">
        <w:r>
          <w:t>This newcomer start</w:t>
        </w:r>
      </w:ins>
      <w:ins w:id="7861" w:author="Haiyang Liu" w:date="2026-05-21T12:22:00Z" w16du:dateUtc="2026-05-21T05:22:00Z">
        <w:r>
          <w:t xml:space="preserve">ed </w:t>
        </w:r>
      </w:ins>
      <w:ins w:id="7862" w:author="Haiyang Liu" w:date="2026-05-21T12:19:00Z" w16du:dateUtc="2026-05-21T05:19:00Z">
        <w:r w:rsidR="00F07993" w:rsidRPr="00980C44">
          <w:t>or continue</w:t>
        </w:r>
      </w:ins>
      <w:ins w:id="7863" w:author="Haiyang Liu" w:date="2026-05-21T12:22:00Z" w16du:dateUtc="2026-05-21T05:22:00Z">
        <w:r>
          <w:t>d</w:t>
        </w:r>
      </w:ins>
      <w:ins w:id="7864" w:author="Haiyang Liu" w:date="2026-05-21T12:19:00Z" w16du:dateUtc="2026-05-21T05:19:00Z">
        <w:r w:rsidR="00F07993" w:rsidRPr="00980C44">
          <w:t xml:space="preserve"> a task based on an incorrect assumption about what needed to be done.</w:t>
        </w:r>
      </w:ins>
    </w:p>
    <w:p w14:paraId="32F90359" w14:textId="2F55F3AD" w:rsidR="00F07993" w:rsidRPr="00980C44" w:rsidRDefault="001D4812" w:rsidP="00F07993">
      <w:pPr>
        <w:pStyle w:val="ListParagraph"/>
        <w:numPr>
          <w:ilvl w:val="0"/>
          <w:numId w:val="9"/>
        </w:numPr>
        <w:adjustRightInd w:val="0"/>
        <w:snapToGrid w:val="0"/>
        <w:ind w:firstLineChars="0"/>
        <w:contextualSpacing/>
        <w:rPr>
          <w:ins w:id="7865" w:author="Haiyang Liu" w:date="2026-05-21T12:19:00Z" w16du:dateUtc="2026-05-21T05:19:00Z"/>
        </w:rPr>
      </w:pPr>
      <w:ins w:id="7866" w:author="Haiyang Liu" w:date="2026-05-21T12:22:00Z" w16du:dateUtc="2026-05-21T05:22:00Z">
        <w:r>
          <w:t>This newcomer carried</w:t>
        </w:r>
      </w:ins>
      <w:ins w:id="7867" w:author="Haiyang Liu" w:date="2026-05-21T12:19:00Z" w16du:dateUtc="2026-05-21T05:19:00Z">
        <w:r w:rsidR="00F07993" w:rsidRPr="00980C44">
          <w:t xml:space="preserve"> out an action that later needed to be undone or redone because it was incorrect.</w:t>
        </w:r>
      </w:ins>
    </w:p>
    <w:p w14:paraId="2A7B4910" w14:textId="5F598A98" w:rsidR="00F07993" w:rsidRDefault="00F07993" w:rsidP="00F07993">
      <w:pPr>
        <w:tabs>
          <w:tab w:val="left" w:pos="0"/>
        </w:tabs>
        <w:rPr>
          <w:ins w:id="7868" w:author="Haiyang Liu" w:date="2026-05-21T12:22:00Z" w16du:dateUtc="2026-05-21T05:22:00Z"/>
          <w:rFonts w:eastAsia="Calibri"/>
          <w:i/>
          <w:color w:val="000000"/>
          <w:lang w:eastAsia="en-US"/>
        </w:rPr>
      </w:pPr>
      <w:ins w:id="7869" w:author="Haiyang Liu" w:date="2026-05-21T12:18:00Z" w16du:dateUtc="2026-05-21T05:18:00Z">
        <w:r w:rsidRPr="00763234">
          <w:rPr>
            <w:rFonts w:eastAsia="Calibri"/>
            <w:i/>
            <w:color w:val="000000"/>
            <w:lang w:eastAsia="en-US"/>
          </w:rPr>
          <w:t xml:space="preserve"> </w:t>
        </w:r>
      </w:ins>
    </w:p>
    <w:p w14:paraId="096DEBBE" w14:textId="77777777" w:rsidR="001D4812" w:rsidRPr="00CA7415" w:rsidRDefault="001D4812" w:rsidP="00F07993">
      <w:pPr>
        <w:tabs>
          <w:tab w:val="left" w:pos="0"/>
        </w:tabs>
        <w:rPr>
          <w:ins w:id="7870" w:author="Haiyang Liu" w:date="2026-05-21T12:18:00Z" w16du:dateUtc="2026-05-21T05:18:00Z"/>
          <w:rFonts w:eastAsia="Calibri"/>
          <w:i/>
          <w:color w:val="000000"/>
          <w:lang w:eastAsia="en-US"/>
        </w:rPr>
      </w:pPr>
    </w:p>
    <w:p w14:paraId="6B733373" w14:textId="779F9E96" w:rsidR="001D4812" w:rsidRDefault="001D4812" w:rsidP="001D4812">
      <w:pPr>
        <w:widowControl w:val="0"/>
        <w:autoSpaceDE w:val="0"/>
        <w:autoSpaceDN w:val="0"/>
        <w:adjustRightInd w:val="0"/>
        <w:snapToGrid w:val="0"/>
        <w:ind w:right="60"/>
        <w:rPr>
          <w:ins w:id="7871" w:author="Haiyang Liu" w:date="2026-05-21T12:22:00Z" w16du:dateUtc="2026-05-21T05:22:00Z"/>
          <w:b/>
          <w:bCs/>
        </w:rPr>
      </w:pPr>
      <w:ins w:id="7872" w:author="Haiyang Liu" w:date="2026-05-21T12:22:00Z" w16du:dateUtc="2026-05-21T05:22:00Z">
        <w:r>
          <w:rPr>
            <w:b/>
            <w:bCs/>
          </w:rPr>
          <w:t xml:space="preserve">Newcomer </w:t>
        </w:r>
      </w:ins>
      <w:ins w:id="7873" w:author="Haiyang Liu" w:date="2026-05-21T12:23:00Z" w16du:dateUtc="2026-05-21T05:23:00Z">
        <w:r>
          <w:rPr>
            <w:b/>
            <w:bCs/>
          </w:rPr>
          <w:t>overall performance</w:t>
        </w:r>
      </w:ins>
    </w:p>
    <w:p w14:paraId="5FDD60C5" w14:textId="77777777" w:rsidR="001D4812" w:rsidRPr="00CA7415" w:rsidRDefault="001D4812" w:rsidP="001D4812">
      <w:pPr>
        <w:tabs>
          <w:tab w:val="left" w:pos="0"/>
        </w:tabs>
        <w:rPr>
          <w:ins w:id="7874" w:author="Haiyang Liu" w:date="2026-05-21T12:22:00Z" w16du:dateUtc="2026-05-21T05:22:00Z"/>
          <w:rFonts w:eastAsia="Calibri"/>
          <w:i/>
          <w:color w:val="000000"/>
          <w:lang w:eastAsia="en-US"/>
        </w:rPr>
      </w:pPr>
      <w:ins w:id="7875" w:author="Haiyang Liu" w:date="2026-05-21T12:22:00Z" w16du:dateUtc="2026-05-21T05:22:00Z">
        <w:r w:rsidRPr="00763234">
          <w:rPr>
            <w:rFonts w:eastAsia="Calibri"/>
            <w:i/>
            <w:color w:val="000000"/>
            <w:lang w:eastAsia="en-US"/>
          </w:rPr>
          <w:t>Please indicate your level of agreement with the following items (1 = Strongly Disagree, 7 = Strongly Agree)</w:t>
        </w:r>
        <w:r>
          <w:rPr>
            <w:rFonts w:eastAsia="Calibri"/>
            <w:i/>
            <w:color w:val="000000"/>
            <w:lang w:eastAsia="en-US"/>
          </w:rPr>
          <w:t>.</w:t>
        </w:r>
        <w:r w:rsidRPr="00763234">
          <w:rPr>
            <w:rFonts w:eastAsia="Calibri"/>
            <w:i/>
            <w:color w:val="000000"/>
            <w:lang w:eastAsia="en-US"/>
          </w:rPr>
          <w:t xml:space="preserve"> </w:t>
        </w:r>
      </w:ins>
    </w:p>
    <w:p w14:paraId="59A2B87A" w14:textId="34C5FE33" w:rsidR="001D4812" w:rsidRPr="001D4812" w:rsidRDefault="001D4812">
      <w:pPr>
        <w:pStyle w:val="ListParagraph"/>
        <w:numPr>
          <w:ilvl w:val="0"/>
          <w:numId w:val="11"/>
        </w:numPr>
        <w:adjustRightInd w:val="0"/>
        <w:snapToGrid w:val="0"/>
        <w:ind w:firstLineChars="0"/>
        <w:contextualSpacing/>
        <w:rPr>
          <w:ins w:id="7876" w:author="Haiyang Liu" w:date="2026-05-21T12:23:00Z"/>
          <w:rPrChange w:id="7877" w:author="Haiyang Liu" w:date="2026-05-21T12:23:00Z" w16du:dateUtc="2026-05-21T05:23:00Z">
            <w:rPr>
              <w:ins w:id="7878" w:author="Haiyang Liu" w:date="2026-05-21T12:23:00Z"/>
              <w:b/>
              <w:bCs/>
            </w:rPr>
          </w:rPrChange>
        </w:rPr>
        <w:pPrChange w:id="7879" w:author="Haiyang Liu" w:date="2026-05-21T12:23:00Z" w16du:dateUtc="2026-05-21T05:23:00Z">
          <w:pPr>
            <w:widowControl w:val="0"/>
            <w:numPr>
              <w:numId w:val="10"/>
            </w:numPr>
            <w:tabs>
              <w:tab w:val="num" w:pos="720"/>
            </w:tabs>
            <w:autoSpaceDE w:val="0"/>
            <w:autoSpaceDN w:val="0"/>
            <w:adjustRightInd w:val="0"/>
            <w:snapToGrid w:val="0"/>
            <w:ind w:left="720" w:right="60" w:hanging="360"/>
          </w:pPr>
        </w:pPrChange>
      </w:pPr>
      <w:ins w:id="7880" w:author="Haiyang Liu" w:date="2026-05-21T12:23:00Z" w16du:dateUtc="2026-05-21T05:23:00Z">
        <w:r>
          <w:t>This newcomer h</w:t>
        </w:r>
      </w:ins>
      <w:ins w:id="7881" w:author="Haiyang Liu" w:date="2026-05-21T12:23:00Z">
        <w:r w:rsidRPr="001D4812">
          <w:rPr>
            <w:rPrChange w:id="7882" w:author="Haiyang Liu" w:date="2026-05-21T12:23:00Z" w16du:dateUtc="2026-05-21T05:23:00Z">
              <w:rPr>
                <w:b/>
                <w:bCs/>
              </w:rPr>
            </w:rPrChange>
          </w:rPr>
          <w:t>as made significant contributions to the overall performance of the department.</w:t>
        </w:r>
      </w:ins>
    </w:p>
    <w:p w14:paraId="528BF60A" w14:textId="3637C9C2" w:rsidR="001D4812" w:rsidRPr="001D4812" w:rsidRDefault="001D4812">
      <w:pPr>
        <w:pStyle w:val="ListParagraph"/>
        <w:numPr>
          <w:ilvl w:val="0"/>
          <w:numId w:val="11"/>
        </w:numPr>
        <w:adjustRightInd w:val="0"/>
        <w:snapToGrid w:val="0"/>
        <w:ind w:firstLineChars="0"/>
        <w:contextualSpacing/>
        <w:rPr>
          <w:ins w:id="7883" w:author="Haiyang Liu" w:date="2026-05-21T12:23:00Z"/>
          <w:rPrChange w:id="7884" w:author="Haiyang Liu" w:date="2026-05-21T12:23:00Z" w16du:dateUtc="2026-05-21T05:23:00Z">
            <w:rPr>
              <w:ins w:id="7885" w:author="Haiyang Liu" w:date="2026-05-21T12:23:00Z"/>
              <w:b/>
              <w:bCs/>
            </w:rPr>
          </w:rPrChange>
        </w:rPr>
        <w:pPrChange w:id="7886" w:author="Haiyang Liu" w:date="2026-05-21T12:23:00Z" w16du:dateUtc="2026-05-21T05:23:00Z">
          <w:pPr>
            <w:widowControl w:val="0"/>
            <w:numPr>
              <w:numId w:val="10"/>
            </w:numPr>
            <w:tabs>
              <w:tab w:val="num" w:pos="720"/>
            </w:tabs>
            <w:autoSpaceDE w:val="0"/>
            <w:autoSpaceDN w:val="0"/>
            <w:adjustRightInd w:val="0"/>
            <w:snapToGrid w:val="0"/>
            <w:ind w:left="720" w:right="60" w:hanging="360"/>
          </w:pPr>
        </w:pPrChange>
      </w:pPr>
      <w:ins w:id="7887" w:author="Haiyang Liu" w:date="2026-05-21T12:23:00Z" w16du:dateUtc="2026-05-21T05:23:00Z">
        <w:r>
          <w:t>This newcomer i</w:t>
        </w:r>
      </w:ins>
      <w:ins w:id="7888" w:author="Haiyang Liu" w:date="2026-05-21T12:23:00Z">
        <w:r w:rsidRPr="001D4812">
          <w:rPr>
            <w:rPrChange w:id="7889" w:author="Haiyang Liu" w:date="2026-05-21T12:23:00Z" w16du:dateUtc="2026-05-21T05:23:00Z">
              <w:rPr>
                <w:b/>
                <w:bCs/>
              </w:rPr>
            </w:rPrChange>
          </w:rPr>
          <w:t>s one of the top-performing employees in the department.</w:t>
        </w:r>
      </w:ins>
    </w:p>
    <w:p w14:paraId="5E6AAFAE" w14:textId="7315A9A2" w:rsidR="001D4812" w:rsidRPr="001D4812" w:rsidRDefault="001D4812">
      <w:pPr>
        <w:pStyle w:val="ListParagraph"/>
        <w:numPr>
          <w:ilvl w:val="0"/>
          <w:numId w:val="11"/>
        </w:numPr>
        <w:adjustRightInd w:val="0"/>
        <w:snapToGrid w:val="0"/>
        <w:ind w:firstLineChars="0"/>
        <w:contextualSpacing/>
        <w:rPr>
          <w:ins w:id="7890" w:author="Haiyang Liu" w:date="2026-05-21T12:23:00Z"/>
          <w:rPrChange w:id="7891" w:author="Haiyang Liu" w:date="2026-05-21T12:23:00Z" w16du:dateUtc="2026-05-21T05:23:00Z">
            <w:rPr>
              <w:ins w:id="7892" w:author="Haiyang Liu" w:date="2026-05-21T12:23:00Z"/>
              <w:b/>
              <w:bCs/>
            </w:rPr>
          </w:rPrChange>
        </w:rPr>
        <w:pPrChange w:id="7893" w:author="Haiyang Liu" w:date="2026-05-21T12:23:00Z" w16du:dateUtc="2026-05-21T05:23:00Z">
          <w:pPr>
            <w:widowControl w:val="0"/>
            <w:numPr>
              <w:numId w:val="10"/>
            </w:numPr>
            <w:tabs>
              <w:tab w:val="num" w:pos="720"/>
            </w:tabs>
            <w:autoSpaceDE w:val="0"/>
            <w:autoSpaceDN w:val="0"/>
            <w:adjustRightInd w:val="0"/>
            <w:snapToGrid w:val="0"/>
            <w:ind w:left="720" w:right="60" w:hanging="360"/>
          </w:pPr>
        </w:pPrChange>
      </w:pPr>
      <w:ins w:id="7894" w:author="Haiyang Liu" w:date="2026-05-21T12:23:00Z" w16du:dateUtc="2026-05-21T05:23:00Z">
        <w:r>
          <w:t>This newcomer a</w:t>
        </w:r>
      </w:ins>
      <w:ins w:id="7895" w:author="Haiyang Liu" w:date="2026-05-21T12:23:00Z">
        <w:r w:rsidRPr="001D4812">
          <w:rPr>
            <w:rPrChange w:id="7896" w:author="Haiyang Liu" w:date="2026-05-21T12:23:00Z" w16du:dateUtc="2026-05-21T05:23:00Z">
              <w:rPr>
                <w:b/>
                <w:bCs/>
              </w:rPr>
            </w:rPrChange>
          </w:rPr>
          <w:t>lways completes the tasks assigned by superiors on time.</w:t>
        </w:r>
      </w:ins>
    </w:p>
    <w:p w14:paraId="3DE27C14" w14:textId="32038AA4" w:rsidR="001D4812" w:rsidRPr="001D4812" w:rsidRDefault="001D4812">
      <w:pPr>
        <w:pStyle w:val="ListParagraph"/>
        <w:numPr>
          <w:ilvl w:val="0"/>
          <w:numId w:val="11"/>
        </w:numPr>
        <w:adjustRightInd w:val="0"/>
        <w:snapToGrid w:val="0"/>
        <w:ind w:firstLineChars="0"/>
        <w:contextualSpacing/>
        <w:rPr>
          <w:ins w:id="7897" w:author="Haiyang Liu" w:date="2026-05-21T12:23:00Z"/>
          <w:rPrChange w:id="7898" w:author="Haiyang Liu" w:date="2026-05-21T12:23:00Z" w16du:dateUtc="2026-05-21T05:23:00Z">
            <w:rPr>
              <w:ins w:id="7899" w:author="Haiyang Liu" w:date="2026-05-21T12:23:00Z"/>
              <w:b/>
              <w:bCs/>
            </w:rPr>
          </w:rPrChange>
        </w:rPr>
        <w:pPrChange w:id="7900" w:author="Haiyang Liu" w:date="2026-05-21T12:23:00Z" w16du:dateUtc="2026-05-21T05:23:00Z">
          <w:pPr>
            <w:widowControl w:val="0"/>
            <w:numPr>
              <w:numId w:val="10"/>
            </w:numPr>
            <w:tabs>
              <w:tab w:val="num" w:pos="720"/>
            </w:tabs>
            <w:autoSpaceDE w:val="0"/>
            <w:autoSpaceDN w:val="0"/>
            <w:adjustRightInd w:val="0"/>
            <w:snapToGrid w:val="0"/>
            <w:ind w:left="720" w:right="60" w:hanging="360"/>
          </w:pPr>
        </w:pPrChange>
      </w:pPr>
      <w:ins w:id="7901" w:author="Haiyang Liu" w:date="2026-05-21T12:23:00Z" w16du:dateUtc="2026-05-21T05:23:00Z">
        <w:r>
          <w:t>This newcomer c</w:t>
        </w:r>
      </w:ins>
      <w:ins w:id="7902" w:author="Haiyang Liu" w:date="2026-05-21T12:23:00Z">
        <w:r w:rsidRPr="001D4812">
          <w:rPr>
            <w:rPrChange w:id="7903" w:author="Haiyang Liu" w:date="2026-05-21T12:23:00Z" w16du:dateUtc="2026-05-21T05:23:00Z">
              <w:rPr>
                <w:b/>
                <w:bCs/>
              </w:rPr>
            </w:rPrChange>
          </w:rPr>
          <w:t>onsistently meets the performance requirements set by superiors.</w:t>
        </w:r>
      </w:ins>
    </w:p>
    <w:p w14:paraId="1DDB9E4D" w14:textId="77777777" w:rsidR="00F07993" w:rsidRDefault="00F07993" w:rsidP="00F07993">
      <w:pPr>
        <w:widowControl w:val="0"/>
        <w:autoSpaceDE w:val="0"/>
        <w:autoSpaceDN w:val="0"/>
        <w:adjustRightInd w:val="0"/>
        <w:snapToGrid w:val="0"/>
        <w:ind w:right="60"/>
        <w:rPr>
          <w:ins w:id="7904" w:author="Haiyang Liu" w:date="2026-05-21T12:15:00Z" w16du:dateUtc="2026-05-21T05:15:00Z"/>
          <w:b/>
          <w:bCs/>
        </w:rPr>
      </w:pPr>
    </w:p>
    <w:p w14:paraId="43C1F2F6" w14:textId="77777777" w:rsidR="00F07993" w:rsidRDefault="00F07993">
      <w:pPr>
        <w:widowControl w:val="0"/>
        <w:autoSpaceDE w:val="0"/>
        <w:autoSpaceDN w:val="0"/>
        <w:adjustRightInd w:val="0"/>
        <w:snapToGrid w:val="0"/>
        <w:ind w:right="60"/>
        <w:rPr>
          <w:ins w:id="7905" w:author="Haiyang Liu" w:date="2026-05-21T12:09:00Z" w16du:dateUtc="2026-05-21T05:09:00Z"/>
          <w:b/>
          <w:bCs/>
        </w:rPr>
        <w:pPrChange w:id="7906" w:author="Haiyang Liu" w:date="2026-05-21T12:12:00Z" w16du:dateUtc="2026-05-21T05:12:00Z">
          <w:pPr>
            <w:widowControl w:val="0"/>
            <w:autoSpaceDE w:val="0"/>
            <w:autoSpaceDN w:val="0"/>
            <w:adjustRightInd w:val="0"/>
            <w:snapToGrid w:val="0"/>
            <w:spacing w:line="480" w:lineRule="auto"/>
            <w:ind w:right="60"/>
            <w:jc w:val="center"/>
          </w:pPr>
        </w:pPrChange>
      </w:pPr>
    </w:p>
    <w:p w14:paraId="2730EE44" w14:textId="2E90F076" w:rsidR="00F07993" w:rsidRDefault="00FB0A78" w:rsidP="00F07993">
      <w:pPr>
        <w:widowControl w:val="0"/>
        <w:autoSpaceDE w:val="0"/>
        <w:autoSpaceDN w:val="0"/>
        <w:adjustRightInd w:val="0"/>
        <w:snapToGrid w:val="0"/>
        <w:spacing w:line="480" w:lineRule="auto"/>
        <w:ind w:right="60"/>
        <w:jc w:val="center"/>
        <w:rPr>
          <w:ins w:id="7907" w:author="Haiyang Liu" w:date="2026-05-21T12:24:00Z" w16du:dateUtc="2026-05-21T05:24:00Z"/>
          <w:b/>
          <w:bCs/>
        </w:rPr>
      </w:pPr>
      <w:ins w:id="7908" w:author="Haiyang Liu" w:date="2026-05-21T12:24:00Z" w16du:dateUtc="2026-05-21T05:24:00Z">
        <w:r w:rsidRPr="004D42E9">
          <w:rPr>
            <w:b/>
            <w:bCs/>
          </w:rPr>
          <w:t xml:space="preserve">Measures for </w:t>
        </w:r>
        <w:r>
          <w:rPr>
            <w:b/>
            <w:bCs/>
          </w:rPr>
          <w:t>Additional Controls in Supplementary Study</w:t>
        </w:r>
      </w:ins>
    </w:p>
    <w:p w14:paraId="480DF1E3" w14:textId="09A286D2" w:rsidR="00FB0A78" w:rsidRDefault="00FB0A78" w:rsidP="00FB0A78">
      <w:pPr>
        <w:widowControl w:val="0"/>
        <w:autoSpaceDE w:val="0"/>
        <w:autoSpaceDN w:val="0"/>
        <w:adjustRightInd w:val="0"/>
        <w:snapToGrid w:val="0"/>
        <w:ind w:right="60"/>
        <w:rPr>
          <w:ins w:id="7909" w:author="Haiyang Liu" w:date="2026-05-21T12:24:00Z" w16du:dateUtc="2026-05-21T05:24:00Z"/>
          <w:b/>
          <w:bCs/>
        </w:rPr>
      </w:pPr>
      <w:ins w:id="7910" w:author="Haiyang Liu" w:date="2026-05-21T12:24:00Z" w16du:dateUtc="2026-05-21T05:24:00Z">
        <w:r>
          <w:rPr>
            <w:b/>
            <w:bCs/>
          </w:rPr>
          <w:t>Newcomer risk propensity</w:t>
        </w:r>
      </w:ins>
    </w:p>
    <w:p w14:paraId="5A056FB9" w14:textId="77777777" w:rsidR="00FB0A78" w:rsidRPr="00CA7415" w:rsidRDefault="00FB0A78" w:rsidP="00FB0A78">
      <w:pPr>
        <w:tabs>
          <w:tab w:val="left" w:pos="0"/>
        </w:tabs>
        <w:rPr>
          <w:ins w:id="7911" w:author="Haiyang Liu" w:date="2026-05-21T12:24:00Z" w16du:dateUtc="2026-05-21T05:24:00Z"/>
          <w:rFonts w:eastAsia="Calibri"/>
          <w:i/>
          <w:color w:val="000000"/>
          <w:lang w:eastAsia="en-US"/>
        </w:rPr>
      </w:pPr>
      <w:ins w:id="7912" w:author="Haiyang Liu" w:date="2026-05-21T12:24:00Z" w16du:dateUtc="2026-05-21T05:24:00Z">
        <w:r w:rsidRPr="00763234">
          <w:rPr>
            <w:rFonts w:eastAsia="Calibri"/>
            <w:i/>
            <w:color w:val="000000"/>
            <w:lang w:eastAsia="en-US"/>
          </w:rPr>
          <w:t>Please indicate your level of agreement with the following items (1 = Strongly Disagree, 7 = Strongly Agree)</w:t>
        </w:r>
        <w:r>
          <w:rPr>
            <w:rFonts w:eastAsia="Calibri"/>
            <w:i/>
            <w:color w:val="000000"/>
            <w:lang w:eastAsia="en-US"/>
          </w:rPr>
          <w:t>.</w:t>
        </w:r>
        <w:r w:rsidRPr="00763234">
          <w:rPr>
            <w:rFonts w:eastAsia="Calibri"/>
            <w:i/>
            <w:color w:val="000000"/>
            <w:lang w:eastAsia="en-US"/>
          </w:rPr>
          <w:t xml:space="preserve"> </w:t>
        </w:r>
      </w:ins>
    </w:p>
    <w:p w14:paraId="0CD2F7C6" w14:textId="77777777" w:rsidR="00FF0E80" w:rsidRPr="00116E8C" w:rsidRDefault="00FF0E80" w:rsidP="00FF0E80">
      <w:pPr>
        <w:pStyle w:val="ListParagraph"/>
        <w:numPr>
          <w:ilvl w:val="0"/>
          <w:numId w:val="12"/>
        </w:numPr>
        <w:adjustRightInd w:val="0"/>
        <w:snapToGrid w:val="0"/>
        <w:ind w:firstLineChars="0"/>
        <w:contextualSpacing/>
        <w:rPr>
          <w:ins w:id="7913" w:author="Haiyang Liu" w:date="2026-05-21T12:26:00Z" w16du:dateUtc="2026-05-21T05:26:00Z"/>
          <w:rFonts w:eastAsia="SimSun"/>
          <w:bCs/>
          <w:lang w:eastAsia="en-US"/>
        </w:rPr>
      </w:pPr>
      <w:ins w:id="7914" w:author="Haiyang Liu" w:date="2026-05-21T12:26:00Z" w16du:dateUtc="2026-05-21T05:26:00Z">
        <w:r w:rsidRPr="00116E8C">
          <w:rPr>
            <w:rFonts w:eastAsia="SimSun"/>
            <w:bCs/>
            <w:lang w:eastAsia="en-US"/>
          </w:rPr>
          <w:t>I tend to choose risky alternatives even when analyses are based on the assessments of others</w:t>
        </w:r>
      </w:ins>
    </w:p>
    <w:p w14:paraId="147824F9" w14:textId="77777777" w:rsidR="00FF0E80" w:rsidRPr="00116E8C" w:rsidRDefault="00FF0E80" w:rsidP="00FF0E80">
      <w:pPr>
        <w:pStyle w:val="ListParagraph"/>
        <w:numPr>
          <w:ilvl w:val="0"/>
          <w:numId w:val="12"/>
        </w:numPr>
        <w:adjustRightInd w:val="0"/>
        <w:snapToGrid w:val="0"/>
        <w:ind w:firstLineChars="0"/>
        <w:contextualSpacing/>
        <w:rPr>
          <w:ins w:id="7915" w:author="Haiyang Liu" w:date="2026-05-21T12:26:00Z" w16du:dateUtc="2026-05-21T05:26:00Z"/>
          <w:rFonts w:eastAsia="SimSun"/>
          <w:bCs/>
          <w:lang w:eastAsia="en-US"/>
        </w:rPr>
      </w:pPr>
      <w:ins w:id="7916" w:author="Haiyang Liu" w:date="2026-05-21T12:26:00Z" w16du:dateUtc="2026-05-21T05:26:00Z">
        <w:r w:rsidRPr="00116E8C">
          <w:rPr>
            <w:rFonts w:eastAsia="SimSun"/>
            <w:bCs/>
            <w:lang w:eastAsia="en-US"/>
          </w:rPr>
          <w:t>I tend to choose risky alternatives even when analyses are based on technically complex information</w:t>
        </w:r>
      </w:ins>
    </w:p>
    <w:p w14:paraId="602F2737" w14:textId="77777777" w:rsidR="00FF0E80" w:rsidRPr="00116E8C" w:rsidRDefault="00FF0E80" w:rsidP="00FF0E80">
      <w:pPr>
        <w:pStyle w:val="ListParagraph"/>
        <w:numPr>
          <w:ilvl w:val="0"/>
          <w:numId w:val="12"/>
        </w:numPr>
        <w:adjustRightInd w:val="0"/>
        <w:snapToGrid w:val="0"/>
        <w:ind w:firstLineChars="0"/>
        <w:contextualSpacing/>
        <w:rPr>
          <w:ins w:id="7917" w:author="Haiyang Liu" w:date="2026-05-21T12:26:00Z" w16du:dateUtc="2026-05-21T05:26:00Z"/>
          <w:rFonts w:eastAsia="SimSun"/>
          <w:bCs/>
          <w:lang w:eastAsia="en-US"/>
        </w:rPr>
      </w:pPr>
      <w:ins w:id="7918" w:author="Haiyang Liu" w:date="2026-05-21T12:26:00Z" w16du:dateUtc="2026-05-21T05:26:00Z">
        <w:r w:rsidRPr="00116E8C">
          <w:rPr>
            <w:rFonts w:eastAsia="SimSun"/>
            <w:bCs/>
            <w:lang w:eastAsia="en-US"/>
          </w:rPr>
          <w:t>I tend to choose risky alternatives that could have a major impact on the organization</w:t>
        </w:r>
      </w:ins>
    </w:p>
    <w:p w14:paraId="0C00631E" w14:textId="77777777" w:rsidR="00FF0E80" w:rsidRPr="00116E8C" w:rsidRDefault="00FF0E80" w:rsidP="00FF0E80">
      <w:pPr>
        <w:pStyle w:val="ListParagraph"/>
        <w:numPr>
          <w:ilvl w:val="0"/>
          <w:numId w:val="12"/>
        </w:numPr>
        <w:adjustRightInd w:val="0"/>
        <w:snapToGrid w:val="0"/>
        <w:ind w:firstLineChars="0"/>
        <w:contextualSpacing/>
        <w:rPr>
          <w:ins w:id="7919" w:author="Haiyang Liu" w:date="2026-05-21T12:26:00Z" w16du:dateUtc="2026-05-21T05:26:00Z"/>
          <w:rFonts w:eastAsia="SimSun"/>
          <w:bCs/>
          <w:lang w:eastAsia="en-US"/>
        </w:rPr>
      </w:pPr>
      <w:ins w:id="7920" w:author="Haiyang Liu" w:date="2026-05-21T12:26:00Z" w16du:dateUtc="2026-05-21T05:26:00Z">
        <w:r w:rsidRPr="00116E8C">
          <w:rPr>
            <w:rFonts w:eastAsia="SimSun"/>
            <w:bCs/>
            <w:lang w:eastAsia="en-US"/>
          </w:rPr>
          <w:t>I tend to initiate actions that have the potential to backfire</w:t>
        </w:r>
      </w:ins>
    </w:p>
    <w:p w14:paraId="05E72C3A" w14:textId="77777777" w:rsidR="00FF0E80" w:rsidRPr="00116E8C" w:rsidRDefault="00FF0E80" w:rsidP="00FF0E80">
      <w:pPr>
        <w:pStyle w:val="ListParagraph"/>
        <w:numPr>
          <w:ilvl w:val="0"/>
          <w:numId w:val="12"/>
        </w:numPr>
        <w:adjustRightInd w:val="0"/>
        <w:snapToGrid w:val="0"/>
        <w:ind w:firstLineChars="0"/>
        <w:contextualSpacing/>
        <w:rPr>
          <w:ins w:id="7921" w:author="Haiyang Liu" w:date="2026-05-21T12:26:00Z" w16du:dateUtc="2026-05-21T05:26:00Z"/>
          <w:rFonts w:eastAsia="SimSun"/>
          <w:bCs/>
          <w:lang w:eastAsia="en-US"/>
        </w:rPr>
      </w:pPr>
      <w:ins w:id="7922" w:author="Haiyang Liu" w:date="2026-05-21T12:26:00Z" w16du:dateUtc="2026-05-21T05:26:00Z">
        <w:r w:rsidRPr="00116E8C">
          <w:rPr>
            <w:rFonts w:eastAsia="SimSun"/>
            <w:bCs/>
            <w:lang w:eastAsia="en-US"/>
          </w:rPr>
          <w:t>I tend to support decisions even though relevant analyses are missing several pieces of information</w:t>
        </w:r>
      </w:ins>
    </w:p>
    <w:p w14:paraId="37A80787" w14:textId="77777777" w:rsidR="00FB0A78" w:rsidRDefault="00FB0A78" w:rsidP="00FB0A78">
      <w:pPr>
        <w:widowControl w:val="0"/>
        <w:autoSpaceDE w:val="0"/>
        <w:autoSpaceDN w:val="0"/>
        <w:adjustRightInd w:val="0"/>
        <w:snapToGrid w:val="0"/>
        <w:spacing w:line="480" w:lineRule="auto"/>
        <w:ind w:right="60"/>
        <w:rPr>
          <w:ins w:id="7923" w:author="Haiyang Liu" w:date="2026-05-21T12:26:00Z" w16du:dateUtc="2026-05-21T05:26:00Z"/>
          <w:rFonts w:eastAsia="DengXian"/>
          <w:b/>
          <w:bCs/>
          <w:color w:val="000000"/>
          <w:kern w:val="2"/>
        </w:rPr>
      </w:pPr>
    </w:p>
    <w:p w14:paraId="500E7076" w14:textId="10ABECB9" w:rsidR="00FF0E80" w:rsidRDefault="00FF0E80">
      <w:pPr>
        <w:widowControl w:val="0"/>
        <w:autoSpaceDE w:val="0"/>
        <w:autoSpaceDN w:val="0"/>
        <w:adjustRightInd w:val="0"/>
        <w:snapToGrid w:val="0"/>
        <w:ind w:right="60"/>
        <w:rPr>
          <w:ins w:id="7924" w:author="Haiyang Liu" w:date="2026-05-21T12:26:00Z" w16du:dateUtc="2026-05-21T05:26:00Z"/>
          <w:rFonts w:eastAsia="DengXian"/>
          <w:b/>
          <w:bCs/>
          <w:color w:val="000000"/>
          <w:kern w:val="2"/>
        </w:rPr>
        <w:pPrChange w:id="7925" w:author="Haiyang Liu" w:date="2026-05-21T12:26:00Z" w16du:dateUtc="2026-05-21T05:26:00Z">
          <w:pPr>
            <w:widowControl w:val="0"/>
            <w:autoSpaceDE w:val="0"/>
            <w:autoSpaceDN w:val="0"/>
            <w:adjustRightInd w:val="0"/>
            <w:snapToGrid w:val="0"/>
            <w:spacing w:line="480" w:lineRule="auto"/>
            <w:ind w:right="60"/>
          </w:pPr>
        </w:pPrChange>
      </w:pPr>
      <w:ins w:id="7926" w:author="Haiyang Liu" w:date="2026-05-21T12:26:00Z" w16du:dateUtc="2026-05-21T05:26:00Z">
        <w:r>
          <w:rPr>
            <w:rFonts w:eastAsia="DengXian"/>
            <w:b/>
            <w:bCs/>
            <w:color w:val="000000"/>
            <w:kern w:val="2"/>
          </w:rPr>
          <w:t>Newcomer self-efficacy</w:t>
        </w:r>
      </w:ins>
    </w:p>
    <w:p w14:paraId="74D2BC51" w14:textId="77777777" w:rsidR="00FF0E80" w:rsidRPr="00CA7415" w:rsidRDefault="00FF0E80" w:rsidP="00FF0E80">
      <w:pPr>
        <w:tabs>
          <w:tab w:val="left" w:pos="0"/>
        </w:tabs>
        <w:rPr>
          <w:ins w:id="7927" w:author="Haiyang Liu" w:date="2026-05-21T12:26:00Z" w16du:dateUtc="2026-05-21T05:26:00Z"/>
          <w:rFonts w:eastAsia="Calibri"/>
          <w:i/>
          <w:color w:val="000000"/>
          <w:lang w:eastAsia="en-US"/>
        </w:rPr>
      </w:pPr>
      <w:ins w:id="7928" w:author="Haiyang Liu" w:date="2026-05-21T12:26:00Z" w16du:dateUtc="2026-05-21T05:26:00Z">
        <w:r w:rsidRPr="00763234">
          <w:rPr>
            <w:rFonts w:eastAsia="Calibri"/>
            <w:i/>
            <w:color w:val="000000"/>
            <w:lang w:eastAsia="en-US"/>
          </w:rPr>
          <w:t>Please indicate your level of agreement with the following items (1 = Strongly Disagree, 7 = Strongly Agree)</w:t>
        </w:r>
        <w:r>
          <w:rPr>
            <w:rFonts w:eastAsia="Calibri"/>
            <w:i/>
            <w:color w:val="000000"/>
            <w:lang w:eastAsia="en-US"/>
          </w:rPr>
          <w:t>.</w:t>
        </w:r>
        <w:r w:rsidRPr="00763234">
          <w:rPr>
            <w:rFonts w:eastAsia="Calibri"/>
            <w:i/>
            <w:color w:val="000000"/>
            <w:lang w:eastAsia="en-US"/>
          </w:rPr>
          <w:t xml:space="preserve"> </w:t>
        </w:r>
      </w:ins>
    </w:p>
    <w:p w14:paraId="7E6C3917" w14:textId="77777777" w:rsidR="00FF0E80" w:rsidRPr="00116E8C" w:rsidRDefault="00FF0E80" w:rsidP="00FF0E80">
      <w:pPr>
        <w:adjustRightInd w:val="0"/>
        <w:snapToGrid w:val="0"/>
        <w:rPr>
          <w:ins w:id="7929" w:author="Haiyang Liu" w:date="2026-05-21T12:26:00Z" w16du:dateUtc="2026-05-21T05:26:00Z"/>
          <w:rFonts w:eastAsia="SimSun"/>
          <w:bCs/>
          <w:lang w:eastAsia="en-US"/>
        </w:rPr>
      </w:pPr>
      <w:ins w:id="7930" w:author="Haiyang Liu" w:date="2026-05-21T12:26:00Z" w16du:dateUtc="2026-05-21T05:26:00Z">
        <w:r w:rsidRPr="00116E8C">
          <w:rPr>
            <w:rFonts w:eastAsia="SimSun"/>
            <w:bCs/>
            <w:lang w:eastAsia="en-US"/>
          </w:rPr>
          <w:t>1. I will be able to achieve most of the goals that I have set for myself.</w:t>
        </w:r>
      </w:ins>
    </w:p>
    <w:p w14:paraId="18D727C9" w14:textId="77777777" w:rsidR="00FF0E80" w:rsidRPr="00116E8C" w:rsidRDefault="00FF0E80" w:rsidP="00FF0E80">
      <w:pPr>
        <w:adjustRightInd w:val="0"/>
        <w:snapToGrid w:val="0"/>
        <w:rPr>
          <w:ins w:id="7931" w:author="Haiyang Liu" w:date="2026-05-21T12:26:00Z" w16du:dateUtc="2026-05-21T05:26:00Z"/>
          <w:rFonts w:eastAsia="SimSun"/>
          <w:bCs/>
          <w:lang w:eastAsia="en-US"/>
        </w:rPr>
      </w:pPr>
      <w:ins w:id="7932" w:author="Haiyang Liu" w:date="2026-05-21T12:26:00Z" w16du:dateUtc="2026-05-21T05:26:00Z">
        <w:r w:rsidRPr="00116E8C">
          <w:rPr>
            <w:rFonts w:eastAsia="SimSun"/>
            <w:bCs/>
            <w:lang w:eastAsia="en-US"/>
          </w:rPr>
          <w:t>2. When facing difficult tasks, I am certain that I will accomplish them.</w:t>
        </w:r>
      </w:ins>
    </w:p>
    <w:p w14:paraId="111E0A3C" w14:textId="77777777" w:rsidR="00FF0E80" w:rsidRPr="00116E8C" w:rsidRDefault="00FF0E80" w:rsidP="00FF0E80">
      <w:pPr>
        <w:adjustRightInd w:val="0"/>
        <w:snapToGrid w:val="0"/>
        <w:rPr>
          <w:ins w:id="7933" w:author="Haiyang Liu" w:date="2026-05-21T12:26:00Z" w16du:dateUtc="2026-05-21T05:26:00Z"/>
          <w:rFonts w:eastAsia="SimSun"/>
          <w:bCs/>
          <w:lang w:eastAsia="en-US"/>
        </w:rPr>
      </w:pPr>
      <w:ins w:id="7934" w:author="Haiyang Liu" w:date="2026-05-21T12:26:00Z" w16du:dateUtc="2026-05-21T05:26:00Z">
        <w:r w:rsidRPr="00116E8C">
          <w:rPr>
            <w:rFonts w:eastAsia="SimSun"/>
            <w:bCs/>
            <w:lang w:eastAsia="en-US"/>
          </w:rPr>
          <w:t>3. In general, I think that I can obtain outcomes that are important to me.</w:t>
        </w:r>
      </w:ins>
    </w:p>
    <w:p w14:paraId="487B6CD3" w14:textId="77777777" w:rsidR="00FF0E80" w:rsidRPr="00116E8C" w:rsidRDefault="00FF0E80" w:rsidP="00FF0E80">
      <w:pPr>
        <w:adjustRightInd w:val="0"/>
        <w:snapToGrid w:val="0"/>
        <w:rPr>
          <w:ins w:id="7935" w:author="Haiyang Liu" w:date="2026-05-21T12:26:00Z" w16du:dateUtc="2026-05-21T05:26:00Z"/>
          <w:rFonts w:eastAsia="SimSun"/>
          <w:bCs/>
          <w:lang w:eastAsia="en-US"/>
        </w:rPr>
      </w:pPr>
      <w:ins w:id="7936" w:author="Haiyang Liu" w:date="2026-05-21T12:26:00Z" w16du:dateUtc="2026-05-21T05:26:00Z">
        <w:r w:rsidRPr="00116E8C">
          <w:rPr>
            <w:rFonts w:eastAsia="SimSun"/>
            <w:bCs/>
            <w:lang w:eastAsia="en-US"/>
          </w:rPr>
          <w:t>4. I believe I can succeed at most any endeavor to which I set my mind.</w:t>
        </w:r>
      </w:ins>
    </w:p>
    <w:p w14:paraId="420AAA00" w14:textId="77777777" w:rsidR="00FF0E80" w:rsidRPr="00116E8C" w:rsidRDefault="00FF0E80" w:rsidP="00FF0E80">
      <w:pPr>
        <w:adjustRightInd w:val="0"/>
        <w:snapToGrid w:val="0"/>
        <w:rPr>
          <w:ins w:id="7937" w:author="Haiyang Liu" w:date="2026-05-21T12:26:00Z" w16du:dateUtc="2026-05-21T05:26:00Z"/>
          <w:rFonts w:eastAsia="SimSun"/>
          <w:bCs/>
          <w:lang w:eastAsia="en-US"/>
        </w:rPr>
      </w:pPr>
      <w:ins w:id="7938" w:author="Haiyang Liu" w:date="2026-05-21T12:26:00Z" w16du:dateUtc="2026-05-21T05:26:00Z">
        <w:r w:rsidRPr="00116E8C">
          <w:rPr>
            <w:rFonts w:eastAsia="SimSun"/>
            <w:bCs/>
            <w:lang w:eastAsia="en-US"/>
          </w:rPr>
          <w:t>5. I will be able to successfully overcome many challenges.</w:t>
        </w:r>
      </w:ins>
    </w:p>
    <w:p w14:paraId="2E28A98D" w14:textId="77777777" w:rsidR="00FF0E80" w:rsidRPr="00116E8C" w:rsidRDefault="00FF0E80" w:rsidP="00FF0E80">
      <w:pPr>
        <w:adjustRightInd w:val="0"/>
        <w:snapToGrid w:val="0"/>
        <w:rPr>
          <w:ins w:id="7939" w:author="Haiyang Liu" w:date="2026-05-21T12:26:00Z" w16du:dateUtc="2026-05-21T05:26:00Z"/>
          <w:rFonts w:eastAsia="SimSun"/>
          <w:bCs/>
          <w:lang w:eastAsia="en-US"/>
        </w:rPr>
      </w:pPr>
      <w:ins w:id="7940" w:author="Haiyang Liu" w:date="2026-05-21T12:26:00Z" w16du:dateUtc="2026-05-21T05:26:00Z">
        <w:r w:rsidRPr="00116E8C">
          <w:rPr>
            <w:rFonts w:eastAsia="SimSun"/>
            <w:bCs/>
            <w:lang w:eastAsia="en-US"/>
          </w:rPr>
          <w:t>6. I am confident that I can perform effectively on many different tasks.</w:t>
        </w:r>
      </w:ins>
    </w:p>
    <w:p w14:paraId="68FD611C" w14:textId="77777777" w:rsidR="00FF0E80" w:rsidRPr="00116E8C" w:rsidRDefault="00FF0E80" w:rsidP="00FF0E80">
      <w:pPr>
        <w:adjustRightInd w:val="0"/>
        <w:snapToGrid w:val="0"/>
        <w:rPr>
          <w:ins w:id="7941" w:author="Haiyang Liu" w:date="2026-05-21T12:26:00Z" w16du:dateUtc="2026-05-21T05:26:00Z"/>
          <w:rFonts w:eastAsia="SimSun"/>
          <w:bCs/>
          <w:lang w:eastAsia="en-US"/>
        </w:rPr>
      </w:pPr>
      <w:ins w:id="7942" w:author="Haiyang Liu" w:date="2026-05-21T12:26:00Z" w16du:dateUtc="2026-05-21T05:26:00Z">
        <w:r w:rsidRPr="00116E8C">
          <w:rPr>
            <w:rFonts w:eastAsia="SimSun"/>
            <w:bCs/>
            <w:lang w:eastAsia="en-US"/>
          </w:rPr>
          <w:lastRenderedPageBreak/>
          <w:t>7. Compared to other people, I can do most tasks very well.</w:t>
        </w:r>
      </w:ins>
    </w:p>
    <w:p w14:paraId="5B8355AC" w14:textId="77777777" w:rsidR="00FF0E80" w:rsidRDefault="00FF0E80" w:rsidP="00FF0E80">
      <w:pPr>
        <w:adjustRightInd w:val="0"/>
        <w:snapToGrid w:val="0"/>
        <w:rPr>
          <w:ins w:id="7943" w:author="Haiyang Liu" w:date="2026-05-21T12:26:00Z" w16du:dateUtc="2026-05-21T05:26:00Z"/>
          <w:rFonts w:eastAsia="SimSun"/>
          <w:bCs/>
          <w:lang w:eastAsia="en-US"/>
        </w:rPr>
      </w:pPr>
      <w:ins w:id="7944" w:author="Haiyang Liu" w:date="2026-05-21T12:26:00Z" w16du:dateUtc="2026-05-21T05:26:00Z">
        <w:r w:rsidRPr="00116E8C">
          <w:rPr>
            <w:rFonts w:eastAsia="SimSun"/>
            <w:bCs/>
            <w:lang w:eastAsia="en-US"/>
          </w:rPr>
          <w:t>8. Even when things are tough, I can perform quite well</w:t>
        </w:r>
      </w:ins>
    </w:p>
    <w:p w14:paraId="1BDF894A" w14:textId="77777777" w:rsidR="00FF0E80" w:rsidRDefault="00FF0E80" w:rsidP="00FB0A78">
      <w:pPr>
        <w:widowControl w:val="0"/>
        <w:autoSpaceDE w:val="0"/>
        <w:autoSpaceDN w:val="0"/>
        <w:adjustRightInd w:val="0"/>
        <w:snapToGrid w:val="0"/>
        <w:spacing w:line="480" w:lineRule="auto"/>
        <w:ind w:right="60"/>
        <w:rPr>
          <w:ins w:id="7945" w:author="Haiyang Liu" w:date="2026-05-21T12:26:00Z" w16du:dateUtc="2026-05-21T05:26:00Z"/>
          <w:rFonts w:eastAsia="DengXian"/>
          <w:b/>
          <w:bCs/>
          <w:color w:val="000000"/>
          <w:kern w:val="2"/>
        </w:rPr>
      </w:pPr>
    </w:p>
    <w:p w14:paraId="1128BB27" w14:textId="01D25E90" w:rsidR="00FF0E80" w:rsidRDefault="00FF0E80" w:rsidP="00FF0E80">
      <w:pPr>
        <w:tabs>
          <w:tab w:val="left" w:pos="0"/>
        </w:tabs>
        <w:rPr>
          <w:ins w:id="7946" w:author="Haiyang Liu" w:date="2026-05-21T12:27:00Z" w16du:dateUtc="2026-05-21T05:27:00Z"/>
          <w:rFonts w:eastAsia="Calibri"/>
          <w:i/>
          <w:color w:val="000000"/>
          <w:lang w:eastAsia="en-US"/>
        </w:rPr>
      </w:pPr>
      <w:ins w:id="7947" w:author="Haiyang Liu" w:date="2026-05-21T12:26:00Z" w16du:dateUtc="2026-05-21T05:26:00Z">
        <w:r>
          <w:rPr>
            <w:rFonts w:eastAsia="DengXian"/>
            <w:b/>
            <w:bCs/>
            <w:color w:val="000000"/>
            <w:kern w:val="2"/>
          </w:rPr>
          <w:t>Leader</w:t>
        </w:r>
      </w:ins>
      <w:ins w:id="7948" w:author="Haiyang Liu" w:date="2026-05-21T12:27:00Z" w16du:dateUtc="2026-05-21T05:27:00Z">
        <w:r>
          <w:rPr>
            <w:rFonts w:eastAsia="DengXian"/>
            <w:b/>
            <w:bCs/>
            <w:color w:val="000000"/>
            <w:kern w:val="2"/>
          </w:rPr>
          <w:t>-team interaction frequency</w:t>
        </w:r>
        <w:r w:rsidRPr="00FF0E80">
          <w:rPr>
            <w:rFonts w:eastAsia="Calibri"/>
            <w:i/>
            <w:color w:val="000000"/>
            <w:lang w:eastAsia="en-US"/>
          </w:rPr>
          <w:t xml:space="preserve"> </w:t>
        </w:r>
      </w:ins>
    </w:p>
    <w:p w14:paraId="36F0F41C" w14:textId="3965E702" w:rsidR="00FF0E80" w:rsidRDefault="00FF0E80" w:rsidP="00FF0E80">
      <w:pPr>
        <w:tabs>
          <w:tab w:val="left" w:pos="0"/>
        </w:tabs>
        <w:rPr>
          <w:ins w:id="7949" w:author="Haiyang Liu" w:date="2026-05-21T12:28:00Z" w16du:dateUtc="2026-05-21T05:28:00Z"/>
          <w:rFonts w:eastAsia="Calibri"/>
          <w:i/>
          <w:color w:val="000000"/>
          <w:lang w:eastAsia="en-US"/>
        </w:rPr>
      </w:pPr>
      <w:ins w:id="7950" w:author="Haiyang Liu" w:date="2026-05-21T12:27:00Z" w16du:dateUtc="2026-05-21T05:27:00Z">
        <w:r w:rsidRPr="00763234">
          <w:rPr>
            <w:rFonts w:eastAsia="Calibri"/>
            <w:i/>
            <w:color w:val="000000"/>
            <w:lang w:eastAsia="en-US"/>
          </w:rPr>
          <w:t xml:space="preserve">Please indicate </w:t>
        </w:r>
      </w:ins>
      <w:ins w:id="7951" w:author="Haiyang Liu" w:date="2026-05-21T12:28:00Z" w16du:dateUtc="2026-05-21T05:28:00Z">
        <w:r>
          <w:rPr>
            <w:rFonts w:eastAsia="Calibri"/>
            <w:i/>
            <w:color w:val="000000"/>
            <w:lang w:eastAsia="en-US"/>
          </w:rPr>
          <w:t xml:space="preserve">the frequency for this below item </w:t>
        </w:r>
      </w:ins>
      <w:ins w:id="7952" w:author="Haiyang Liu" w:date="2026-05-21T12:27:00Z" w16du:dateUtc="2026-05-21T05:27:00Z">
        <w:r w:rsidRPr="00763234">
          <w:rPr>
            <w:rFonts w:eastAsia="Calibri"/>
            <w:i/>
            <w:color w:val="000000"/>
            <w:lang w:eastAsia="en-US"/>
          </w:rPr>
          <w:t xml:space="preserve">(1 = </w:t>
        </w:r>
        <w:r>
          <w:rPr>
            <w:rFonts w:eastAsia="Calibri"/>
            <w:i/>
            <w:color w:val="000000"/>
            <w:lang w:eastAsia="en-US"/>
          </w:rPr>
          <w:t>Never</w:t>
        </w:r>
        <w:r w:rsidRPr="00763234">
          <w:rPr>
            <w:rFonts w:eastAsia="Calibri"/>
            <w:i/>
            <w:color w:val="000000"/>
            <w:lang w:eastAsia="en-US"/>
          </w:rPr>
          <w:t xml:space="preserve">, 7 = </w:t>
        </w:r>
        <w:r>
          <w:rPr>
            <w:rFonts w:eastAsia="Times New Roman"/>
            <w:i/>
            <w:iCs/>
          </w:rPr>
          <w:t>E</w:t>
        </w:r>
        <w:r w:rsidRPr="005E69E8">
          <w:rPr>
            <w:rFonts w:eastAsia="Times New Roman"/>
            <w:i/>
            <w:iCs/>
          </w:rPr>
          <w:t xml:space="preserve">xtremely </w:t>
        </w:r>
        <w:r>
          <w:rPr>
            <w:rFonts w:eastAsia="Times New Roman"/>
            <w:i/>
            <w:iCs/>
          </w:rPr>
          <w:t>O</w:t>
        </w:r>
        <w:r w:rsidRPr="005E69E8">
          <w:rPr>
            <w:rFonts w:eastAsia="Times New Roman"/>
            <w:i/>
            <w:iCs/>
          </w:rPr>
          <w:t>ften</w:t>
        </w:r>
        <w:r w:rsidRPr="00763234">
          <w:rPr>
            <w:rFonts w:eastAsia="Calibri"/>
            <w:i/>
            <w:color w:val="000000"/>
            <w:lang w:eastAsia="en-US"/>
          </w:rPr>
          <w:t>)</w:t>
        </w:r>
        <w:r>
          <w:rPr>
            <w:rFonts w:eastAsia="Calibri"/>
            <w:i/>
            <w:color w:val="000000"/>
            <w:lang w:eastAsia="en-US"/>
          </w:rPr>
          <w:t>.</w:t>
        </w:r>
      </w:ins>
    </w:p>
    <w:p w14:paraId="6FBD85DB" w14:textId="591F8D10" w:rsidR="00FF0E80" w:rsidRDefault="00FF0E80" w:rsidP="00FF0E80">
      <w:pPr>
        <w:adjustRightInd w:val="0"/>
        <w:snapToGrid w:val="0"/>
        <w:rPr>
          <w:ins w:id="7953" w:author="Haiyang Liu" w:date="2026-05-21T12:28:00Z" w16du:dateUtc="2026-05-21T05:28:00Z"/>
          <w:rFonts w:eastAsia="SimSun"/>
          <w:lang w:eastAsia="en-US"/>
        </w:rPr>
      </w:pPr>
      <w:ins w:id="7954" w:author="Haiyang Liu" w:date="2026-05-21T12:28:00Z" w16du:dateUtc="2026-05-21T05:28:00Z">
        <w:r>
          <w:rPr>
            <w:rFonts w:eastAsia="SimSun"/>
            <w:lang w:eastAsia="en-US"/>
          </w:rPr>
          <w:t xml:space="preserve">1. </w:t>
        </w:r>
        <w:r w:rsidRPr="00F218C5">
          <w:rPr>
            <w:rFonts w:eastAsia="SimSun"/>
            <w:lang w:eastAsia="en-US"/>
          </w:rPr>
          <w:t xml:space="preserve">How frequently do you interact with your </w:t>
        </w:r>
        <w:r>
          <w:rPr>
            <w:rFonts w:eastAsia="SimSun"/>
            <w:lang w:eastAsia="en-US"/>
          </w:rPr>
          <w:t>leader</w:t>
        </w:r>
        <w:r w:rsidRPr="00F218C5">
          <w:rPr>
            <w:rFonts w:eastAsia="SimSun"/>
            <w:lang w:eastAsia="en-US"/>
          </w:rPr>
          <w:t>?</w:t>
        </w:r>
      </w:ins>
    </w:p>
    <w:p w14:paraId="1B69274C" w14:textId="77777777" w:rsidR="00FF0E80" w:rsidRDefault="00FF0E80" w:rsidP="00FF0E80">
      <w:pPr>
        <w:tabs>
          <w:tab w:val="left" w:pos="0"/>
        </w:tabs>
        <w:rPr>
          <w:ins w:id="7955" w:author="Haiyang Liu" w:date="2026-05-21T12:27:00Z" w16du:dateUtc="2026-05-21T05:27:00Z"/>
          <w:rFonts w:eastAsia="Calibri"/>
          <w:i/>
          <w:color w:val="000000"/>
          <w:lang w:eastAsia="en-US"/>
        </w:rPr>
      </w:pPr>
    </w:p>
    <w:p w14:paraId="03ECE5BE" w14:textId="77777777" w:rsidR="00FF0E80" w:rsidRPr="00CA7415" w:rsidRDefault="00FF0E80" w:rsidP="00FF0E80">
      <w:pPr>
        <w:tabs>
          <w:tab w:val="left" w:pos="0"/>
        </w:tabs>
        <w:rPr>
          <w:ins w:id="7956" w:author="Haiyang Liu" w:date="2026-05-21T12:27:00Z" w16du:dateUtc="2026-05-21T05:27:00Z"/>
          <w:rFonts w:eastAsia="Calibri"/>
          <w:i/>
          <w:color w:val="000000"/>
          <w:lang w:eastAsia="en-US"/>
        </w:rPr>
      </w:pPr>
    </w:p>
    <w:p w14:paraId="76A934B4" w14:textId="055FAF25" w:rsidR="00FF0E80" w:rsidRDefault="00FF0E80" w:rsidP="00FF0E80">
      <w:pPr>
        <w:tabs>
          <w:tab w:val="left" w:pos="0"/>
        </w:tabs>
        <w:rPr>
          <w:ins w:id="7957" w:author="Haiyang Liu" w:date="2026-05-21T12:28:00Z" w16du:dateUtc="2026-05-21T05:28:00Z"/>
          <w:rFonts w:eastAsia="Calibri"/>
          <w:i/>
          <w:color w:val="000000"/>
          <w:lang w:eastAsia="en-US"/>
        </w:rPr>
      </w:pPr>
      <w:ins w:id="7958" w:author="Haiyang Liu" w:date="2026-05-21T12:28:00Z" w16du:dateUtc="2026-05-21T05:28:00Z">
        <w:r>
          <w:rPr>
            <w:rFonts w:eastAsia="DengXian"/>
            <w:b/>
            <w:bCs/>
            <w:color w:val="000000"/>
            <w:kern w:val="2"/>
          </w:rPr>
          <w:t>Mentor-</w:t>
        </w:r>
      </w:ins>
      <w:ins w:id="7959" w:author="Haiyang Liu" w:date="2026-05-21T12:29:00Z" w16du:dateUtc="2026-05-21T05:29:00Z">
        <w:r>
          <w:rPr>
            <w:rFonts w:eastAsia="DengXian"/>
            <w:b/>
            <w:bCs/>
            <w:color w:val="000000"/>
            <w:kern w:val="2"/>
          </w:rPr>
          <w:t>newcomer</w:t>
        </w:r>
      </w:ins>
      <w:ins w:id="7960" w:author="Haiyang Liu" w:date="2026-05-21T12:28:00Z" w16du:dateUtc="2026-05-21T05:28:00Z">
        <w:r>
          <w:rPr>
            <w:rFonts w:eastAsia="DengXian"/>
            <w:b/>
            <w:bCs/>
            <w:color w:val="000000"/>
            <w:kern w:val="2"/>
          </w:rPr>
          <w:t xml:space="preserve"> interaction frequency</w:t>
        </w:r>
        <w:r w:rsidRPr="00FF0E80">
          <w:rPr>
            <w:rFonts w:eastAsia="Calibri"/>
            <w:i/>
            <w:color w:val="000000"/>
            <w:lang w:eastAsia="en-US"/>
          </w:rPr>
          <w:t xml:space="preserve"> </w:t>
        </w:r>
      </w:ins>
    </w:p>
    <w:p w14:paraId="5457C35E" w14:textId="77777777" w:rsidR="00FF0E80" w:rsidRDefault="00FF0E80" w:rsidP="00FF0E80">
      <w:pPr>
        <w:tabs>
          <w:tab w:val="left" w:pos="0"/>
        </w:tabs>
        <w:rPr>
          <w:ins w:id="7961" w:author="Haiyang Liu" w:date="2026-05-21T12:28:00Z" w16du:dateUtc="2026-05-21T05:28:00Z"/>
          <w:rFonts w:eastAsia="Calibri"/>
          <w:i/>
          <w:color w:val="000000"/>
          <w:lang w:eastAsia="en-US"/>
        </w:rPr>
      </w:pPr>
      <w:ins w:id="7962" w:author="Haiyang Liu" w:date="2026-05-21T12:28:00Z" w16du:dateUtc="2026-05-21T05:28:00Z">
        <w:r w:rsidRPr="00763234">
          <w:rPr>
            <w:rFonts w:eastAsia="Calibri"/>
            <w:i/>
            <w:color w:val="000000"/>
            <w:lang w:eastAsia="en-US"/>
          </w:rPr>
          <w:t xml:space="preserve">Please indicate </w:t>
        </w:r>
        <w:r>
          <w:rPr>
            <w:rFonts w:eastAsia="Calibri"/>
            <w:i/>
            <w:color w:val="000000"/>
            <w:lang w:eastAsia="en-US"/>
          </w:rPr>
          <w:t xml:space="preserve">the frequency for this below item </w:t>
        </w:r>
        <w:r w:rsidRPr="00763234">
          <w:rPr>
            <w:rFonts w:eastAsia="Calibri"/>
            <w:i/>
            <w:color w:val="000000"/>
            <w:lang w:eastAsia="en-US"/>
          </w:rPr>
          <w:t xml:space="preserve">(1 = </w:t>
        </w:r>
        <w:r>
          <w:rPr>
            <w:rFonts w:eastAsia="Calibri"/>
            <w:i/>
            <w:color w:val="000000"/>
            <w:lang w:eastAsia="en-US"/>
          </w:rPr>
          <w:t>Never</w:t>
        </w:r>
        <w:r w:rsidRPr="00763234">
          <w:rPr>
            <w:rFonts w:eastAsia="Calibri"/>
            <w:i/>
            <w:color w:val="000000"/>
            <w:lang w:eastAsia="en-US"/>
          </w:rPr>
          <w:t xml:space="preserve">, 7 = </w:t>
        </w:r>
        <w:r>
          <w:rPr>
            <w:rFonts w:eastAsia="Times New Roman"/>
            <w:i/>
            <w:iCs/>
          </w:rPr>
          <w:t>E</w:t>
        </w:r>
        <w:r w:rsidRPr="005E69E8">
          <w:rPr>
            <w:rFonts w:eastAsia="Times New Roman"/>
            <w:i/>
            <w:iCs/>
          </w:rPr>
          <w:t xml:space="preserve">xtremely </w:t>
        </w:r>
        <w:r>
          <w:rPr>
            <w:rFonts w:eastAsia="Times New Roman"/>
            <w:i/>
            <w:iCs/>
          </w:rPr>
          <w:t>O</w:t>
        </w:r>
        <w:r w:rsidRPr="005E69E8">
          <w:rPr>
            <w:rFonts w:eastAsia="Times New Roman"/>
            <w:i/>
            <w:iCs/>
          </w:rPr>
          <w:t>ften</w:t>
        </w:r>
        <w:r w:rsidRPr="00763234">
          <w:rPr>
            <w:rFonts w:eastAsia="Calibri"/>
            <w:i/>
            <w:color w:val="000000"/>
            <w:lang w:eastAsia="en-US"/>
          </w:rPr>
          <w:t>)</w:t>
        </w:r>
        <w:r>
          <w:rPr>
            <w:rFonts w:eastAsia="Calibri"/>
            <w:i/>
            <w:color w:val="000000"/>
            <w:lang w:eastAsia="en-US"/>
          </w:rPr>
          <w:t>.</w:t>
        </w:r>
      </w:ins>
    </w:p>
    <w:p w14:paraId="45EECF3B" w14:textId="75A5DACB" w:rsidR="00FF0E80" w:rsidRDefault="00FF0E80" w:rsidP="00FF0E80">
      <w:pPr>
        <w:adjustRightInd w:val="0"/>
        <w:snapToGrid w:val="0"/>
        <w:rPr>
          <w:ins w:id="7963" w:author="Haiyang Liu" w:date="2026-05-21T12:28:00Z" w16du:dateUtc="2026-05-21T05:28:00Z"/>
          <w:rFonts w:eastAsia="SimSun"/>
          <w:lang w:eastAsia="en-US"/>
        </w:rPr>
      </w:pPr>
      <w:ins w:id="7964" w:author="Haiyang Liu" w:date="2026-05-21T12:28:00Z" w16du:dateUtc="2026-05-21T05:28:00Z">
        <w:r>
          <w:rPr>
            <w:rFonts w:eastAsia="SimSun"/>
            <w:lang w:eastAsia="en-US"/>
          </w:rPr>
          <w:t xml:space="preserve">1. </w:t>
        </w:r>
        <w:r w:rsidRPr="00F218C5">
          <w:rPr>
            <w:rFonts w:eastAsia="SimSun"/>
            <w:lang w:eastAsia="en-US"/>
          </w:rPr>
          <w:t xml:space="preserve">How frequently do you interact with </w:t>
        </w:r>
        <w:r>
          <w:rPr>
            <w:rFonts w:eastAsia="SimSun"/>
            <w:lang w:eastAsia="en-US"/>
          </w:rPr>
          <w:t>this newcomer</w:t>
        </w:r>
        <w:r w:rsidRPr="00F218C5">
          <w:rPr>
            <w:rFonts w:eastAsia="SimSun"/>
            <w:lang w:eastAsia="en-US"/>
          </w:rPr>
          <w:t>?</w:t>
        </w:r>
      </w:ins>
    </w:p>
    <w:p w14:paraId="4B13338F" w14:textId="77777777" w:rsidR="00FF0E80" w:rsidRDefault="00FF0E80" w:rsidP="00FF0E80">
      <w:pPr>
        <w:tabs>
          <w:tab w:val="left" w:pos="0"/>
        </w:tabs>
        <w:rPr>
          <w:ins w:id="7965" w:author="Haiyang Liu" w:date="2026-05-21T12:29:00Z" w16du:dateUtc="2026-05-21T05:29:00Z"/>
          <w:rFonts w:eastAsia="DengXian"/>
          <w:b/>
          <w:bCs/>
          <w:color w:val="000000"/>
          <w:kern w:val="2"/>
        </w:rPr>
      </w:pPr>
    </w:p>
    <w:p w14:paraId="5906561D" w14:textId="42963E35" w:rsidR="00FF0E80" w:rsidRDefault="00FF0E80" w:rsidP="00FF0E80">
      <w:pPr>
        <w:tabs>
          <w:tab w:val="left" w:pos="0"/>
        </w:tabs>
        <w:rPr>
          <w:ins w:id="7966" w:author="Haiyang Liu" w:date="2026-05-21T12:29:00Z" w16du:dateUtc="2026-05-21T05:29:00Z"/>
          <w:rFonts w:eastAsia="Calibri"/>
          <w:i/>
          <w:color w:val="000000"/>
          <w:lang w:eastAsia="en-US"/>
        </w:rPr>
      </w:pPr>
      <w:ins w:id="7967" w:author="Haiyang Liu" w:date="2026-05-21T12:29:00Z" w16du:dateUtc="2026-05-21T05:29:00Z">
        <w:r>
          <w:rPr>
            <w:rFonts w:eastAsia="DengXian"/>
            <w:b/>
            <w:bCs/>
            <w:color w:val="000000"/>
            <w:kern w:val="2"/>
          </w:rPr>
          <w:t>Leader-newcomer interaction frequency</w:t>
        </w:r>
        <w:r w:rsidRPr="00FF0E80">
          <w:rPr>
            <w:rFonts w:eastAsia="Calibri"/>
            <w:i/>
            <w:color w:val="000000"/>
            <w:lang w:eastAsia="en-US"/>
          </w:rPr>
          <w:t xml:space="preserve"> </w:t>
        </w:r>
      </w:ins>
    </w:p>
    <w:p w14:paraId="63227FA8" w14:textId="77777777" w:rsidR="00FF0E80" w:rsidRDefault="00FF0E80" w:rsidP="00FF0E80">
      <w:pPr>
        <w:tabs>
          <w:tab w:val="left" w:pos="0"/>
        </w:tabs>
        <w:rPr>
          <w:ins w:id="7968" w:author="Haiyang Liu" w:date="2026-05-21T12:29:00Z" w16du:dateUtc="2026-05-21T05:29:00Z"/>
          <w:rFonts w:eastAsia="Calibri"/>
          <w:i/>
          <w:color w:val="000000"/>
          <w:lang w:eastAsia="en-US"/>
        </w:rPr>
      </w:pPr>
      <w:ins w:id="7969" w:author="Haiyang Liu" w:date="2026-05-21T12:29:00Z" w16du:dateUtc="2026-05-21T05:29:00Z">
        <w:r w:rsidRPr="00763234">
          <w:rPr>
            <w:rFonts w:eastAsia="Calibri"/>
            <w:i/>
            <w:color w:val="000000"/>
            <w:lang w:eastAsia="en-US"/>
          </w:rPr>
          <w:t xml:space="preserve">Please indicate </w:t>
        </w:r>
        <w:r>
          <w:rPr>
            <w:rFonts w:eastAsia="Calibri"/>
            <w:i/>
            <w:color w:val="000000"/>
            <w:lang w:eastAsia="en-US"/>
          </w:rPr>
          <w:t xml:space="preserve">the frequency for this below item </w:t>
        </w:r>
        <w:r w:rsidRPr="00763234">
          <w:rPr>
            <w:rFonts w:eastAsia="Calibri"/>
            <w:i/>
            <w:color w:val="000000"/>
            <w:lang w:eastAsia="en-US"/>
          </w:rPr>
          <w:t xml:space="preserve">(1 = </w:t>
        </w:r>
        <w:r>
          <w:rPr>
            <w:rFonts w:eastAsia="Calibri"/>
            <w:i/>
            <w:color w:val="000000"/>
            <w:lang w:eastAsia="en-US"/>
          </w:rPr>
          <w:t>Never</w:t>
        </w:r>
        <w:r w:rsidRPr="00763234">
          <w:rPr>
            <w:rFonts w:eastAsia="Calibri"/>
            <w:i/>
            <w:color w:val="000000"/>
            <w:lang w:eastAsia="en-US"/>
          </w:rPr>
          <w:t xml:space="preserve">, 7 = </w:t>
        </w:r>
        <w:r>
          <w:rPr>
            <w:rFonts w:eastAsia="Times New Roman"/>
            <w:i/>
            <w:iCs/>
          </w:rPr>
          <w:t>E</w:t>
        </w:r>
        <w:r w:rsidRPr="005E69E8">
          <w:rPr>
            <w:rFonts w:eastAsia="Times New Roman"/>
            <w:i/>
            <w:iCs/>
          </w:rPr>
          <w:t xml:space="preserve">xtremely </w:t>
        </w:r>
        <w:r>
          <w:rPr>
            <w:rFonts w:eastAsia="Times New Roman"/>
            <w:i/>
            <w:iCs/>
          </w:rPr>
          <w:t>O</w:t>
        </w:r>
        <w:r w:rsidRPr="005E69E8">
          <w:rPr>
            <w:rFonts w:eastAsia="Times New Roman"/>
            <w:i/>
            <w:iCs/>
          </w:rPr>
          <w:t>ften</w:t>
        </w:r>
        <w:r w:rsidRPr="00763234">
          <w:rPr>
            <w:rFonts w:eastAsia="Calibri"/>
            <w:i/>
            <w:color w:val="000000"/>
            <w:lang w:eastAsia="en-US"/>
          </w:rPr>
          <w:t>)</w:t>
        </w:r>
        <w:r>
          <w:rPr>
            <w:rFonts w:eastAsia="Calibri"/>
            <w:i/>
            <w:color w:val="000000"/>
            <w:lang w:eastAsia="en-US"/>
          </w:rPr>
          <w:t>.</w:t>
        </w:r>
      </w:ins>
    </w:p>
    <w:p w14:paraId="3D884A2A" w14:textId="77777777" w:rsidR="00FF0E80" w:rsidRDefault="00FF0E80" w:rsidP="00FF0E80">
      <w:pPr>
        <w:adjustRightInd w:val="0"/>
        <w:snapToGrid w:val="0"/>
        <w:rPr>
          <w:ins w:id="7970" w:author="Haiyang Liu" w:date="2026-05-21T12:29:00Z" w16du:dateUtc="2026-05-21T05:29:00Z"/>
          <w:rFonts w:eastAsia="SimSun"/>
          <w:lang w:eastAsia="en-US"/>
        </w:rPr>
      </w:pPr>
      <w:ins w:id="7971" w:author="Haiyang Liu" w:date="2026-05-21T12:29:00Z" w16du:dateUtc="2026-05-21T05:29:00Z">
        <w:r>
          <w:rPr>
            <w:rFonts w:eastAsia="SimSun"/>
            <w:lang w:eastAsia="en-US"/>
          </w:rPr>
          <w:t xml:space="preserve">1. </w:t>
        </w:r>
        <w:r w:rsidRPr="00F218C5">
          <w:rPr>
            <w:rFonts w:eastAsia="SimSun"/>
            <w:lang w:eastAsia="en-US"/>
          </w:rPr>
          <w:t xml:space="preserve">How frequently do you interact with </w:t>
        </w:r>
        <w:r>
          <w:rPr>
            <w:rFonts w:eastAsia="SimSun"/>
            <w:lang w:eastAsia="en-US"/>
          </w:rPr>
          <w:t>this newcomer</w:t>
        </w:r>
        <w:r w:rsidRPr="00F218C5">
          <w:rPr>
            <w:rFonts w:eastAsia="SimSun"/>
            <w:lang w:eastAsia="en-US"/>
          </w:rPr>
          <w:t>?</w:t>
        </w:r>
      </w:ins>
    </w:p>
    <w:p w14:paraId="4032FFE6" w14:textId="77777777" w:rsidR="00FF0E80" w:rsidRDefault="00FF0E80" w:rsidP="00FB0A78">
      <w:pPr>
        <w:widowControl w:val="0"/>
        <w:autoSpaceDE w:val="0"/>
        <w:autoSpaceDN w:val="0"/>
        <w:adjustRightInd w:val="0"/>
        <w:snapToGrid w:val="0"/>
        <w:spacing w:line="480" w:lineRule="auto"/>
        <w:ind w:right="60"/>
        <w:rPr>
          <w:ins w:id="7972" w:author="Haiyang Liu" w:date="2026-05-21T12:29:00Z" w16du:dateUtc="2026-05-21T05:29:00Z"/>
          <w:rFonts w:eastAsia="DengXian"/>
          <w:b/>
          <w:bCs/>
          <w:color w:val="000000"/>
          <w:kern w:val="2"/>
        </w:rPr>
      </w:pPr>
    </w:p>
    <w:p w14:paraId="4B6B7931" w14:textId="74ADC146" w:rsidR="00FF0E80" w:rsidRDefault="00FF0E80" w:rsidP="00FF0E80">
      <w:pPr>
        <w:widowControl w:val="0"/>
        <w:autoSpaceDE w:val="0"/>
        <w:autoSpaceDN w:val="0"/>
        <w:adjustRightInd w:val="0"/>
        <w:snapToGrid w:val="0"/>
        <w:ind w:right="60"/>
        <w:rPr>
          <w:ins w:id="7973" w:author="Haiyang Liu" w:date="2026-05-21T12:29:00Z" w16du:dateUtc="2026-05-21T05:29:00Z"/>
          <w:rFonts w:eastAsia="DengXian"/>
          <w:b/>
          <w:bCs/>
          <w:color w:val="000000"/>
          <w:kern w:val="2"/>
        </w:rPr>
      </w:pPr>
      <w:ins w:id="7974" w:author="Haiyang Liu" w:date="2026-05-21T12:29:00Z" w16du:dateUtc="2026-05-21T05:29:00Z">
        <w:r>
          <w:rPr>
            <w:rFonts w:eastAsia="DengXian"/>
            <w:b/>
            <w:bCs/>
            <w:color w:val="000000"/>
            <w:kern w:val="2"/>
          </w:rPr>
          <w:t>Leader role modeling behavior</w:t>
        </w:r>
      </w:ins>
    </w:p>
    <w:p w14:paraId="75153579" w14:textId="77777777" w:rsidR="00FF0E80" w:rsidRPr="00CA7415" w:rsidRDefault="00FF0E80" w:rsidP="00FF0E80">
      <w:pPr>
        <w:tabs>
          <w:tab w:val="left" w:pos="0"/>
        </w:tabs>
        <w:rPr>
          <w:ins w:id="7975" w:author="Haiyang Liu" w:date="2026-05-21T12:29:00Z" w16du:dateUtc="2026-05-21T05:29:00Z"/>
          <w:rFonts w:eastAsia="Calibri"/>
          <w:i/>
          <w:color w:val="000000"/>
          <w:lang w:eastAsia="en-US"/>
        </w:rPr>
      </w:pPr>
      <w:ins w:id="7976" w:author="Haiyang Liu" w:date="2026-05-21T12:29:00Z" w16du:dateUtc="2026-05-21T05:29:00Z">
        <w:r w:rsidRPr="00763234">
          <w:rPr>
            <w:rFonts w:eastAsia="Calibri"/>
            <w:i/>
            <w:color w:val="000000"/>
            <w:lang w:eastAsia="en-US"/>
          </w:rPr>
          <w:t>Please indicate your level of agreement with the following items (1 = Strongly Disagree, 7 = Strongly Agree)</w:t>
        </w:r>
        <w:r>
          <w:rPr>
            <w:rFonts w:eastAsia="Calibri"/>
            <w:i/>
            <w:color w:val="000000"/>
            <w:lang w:eastAsia="en-US"/>
          </w:rPr>
          <w:t>.</w:t>
        </w:r>
        <w:r w:rsidRPr="00763234">
          <w:rPr>
            <w:rFonts w:eastAsia="Calibri"/>
            <w:i/>
            <w:color w:val="000000"/>
            <w:lang w:eastAsia="en-US"/>
          </w:rPr>
          <w:t xml:space="preserve"> </w:t>
        </w:r>
      </w:ins>
    </w:p>
    <w:p w14:paraId="2F39D1F7" w14:textId="4626152C" w:rsidR="00FF0E80" w:rsidRDefault="00FF0E80">
      <w:pPr>
        <w:widowControl w:val="0"/>
        <w:autoSpaceDE w:val="0"/>
        <w:autoSpaceDN w:val="0"/>
        <w:adjustRightInd w:val="0"/>
        <w:snapToGrid w:val="0"/>
        <w:ind w:right="60"/>
        <w:rPr>
          <w:ins w:id="7977" w:author="Haiyang Liu" w:date="2026-05-21T12:30:00Z" w16du:dateUtc="2026-05-21T05:30:00Z"/>
          <w:rFonts w:eastAsia="SimSun"/>
          <w:lang w:eastAsia="en-US"/>
        </w:rPr>
        <w:pPrChange w:id="7978" w:author="Haiyang Liu" w:date="2026-05-21T12:30:00Z" w16du:dateUtc="2026-05-21T05:30:00Z">
          <w:pPr>
            <w:widowControl w:val="0"/>
            <w:autoSpaceDE w:val="0"/>
            <w:autoSpaceDN w:val="0"/>
            <w:adjustRightInd w:val="0"/>
            <w:snapToGrid w:val="0"/>
            <w:spacing w:line="480" w:lineRule="auto"/>
            <w:ind w:right="60"/>
          </w:pPr>
        </w:pPrChange>
      </w:pPr>
      <w:ins w:id="7979" w:author="Haiyang Liu" w:date="2026-05-21T12:30:00Z" w16du:dateUtc="2026-05-21T05:30:00Z">
        <w:r w:rsidRPr="00FF0E80">
          <w:rPr>
            <w:rFonts w:eastAsia="SimSun"/>
            <w:lang w:eastAsia="en-US"/>
            <w:rPrChange w:id="7980" w:author="Haiyang Liu" w:date="2026-05-21T12:30:00Z" w16du:dateUtc="2026-05-21T05:30:00Z">
              <w:rPr>
                <w:rFonts w:eastAsia="DengXian"/>
                <w:b/>
                <w:bCs/>
                <w:color w:val="000000"/>
                <w:kern w:val="2"/>
              </w:rPr>
            </w:rPrChange>
          </w:rPr>
          <w:t>1.</w:t>
        </w:r>
        <w:r>
          <w:rPr>
            <w:rFonts w:eastAsia="SimSun"/>
            <w:lang w:eastAsia="en-US"/>
          </w:rPr>
          <w:t xml:space="preserve"> </w:t>
        </w:r>
        <w:r w:rsidRPr="00FF0E80">
          <w:rPr>
            <w:rFonts w:eastAsia="SimSun"/>
            <w:lang w:eastAsia="en-US"/>
            <w:rPrChange w:id="7981" w:author="Haiyang Liu" w:date="2026-05-21T12:30:00Z" w16du:dateUtc="2026-05-21T05:30:00Z">
              <w:rPr>
                <w:rFonts w:eastAsia="DengXian"/>
                <w:b/>
                <w:bCs/>
                <w:color w:val="000000"/>
                <w:kern w:val="2"/>
              </w:rPr>
            </w:rPrChange>
          </w:rPr>
          <w:t xml:space="preserve">I try to model my behavior for </w:t>
        </w:r>
        <w:r>
          <w:rPr>
            <w:rFonts w:eastAsia="SimSun"/>
            <w:lang w:eastAsia="en-US"/>
          </w:rPr>
          <w:t>this newcomer</w:t>
        </w:r>
        <w:r w:rsidRPr="00FF0E80">
          <w:rPr>
            <w:rFonts w:eastAsia="SimSun"/>
            <w:lang w:eastAsia="en-US"/>
            <w:rPrChange w:id="7982" w:author="Haiyang Liu" w:date="2026-05-21T12:30:00Z" w16du:dateUtc="2026-05-21T05:30:00Z">
              <w:rPr>
                <w:rFonts w:eastAsia="DengXian"/>
                <w:b/>
                <w:bCs/>
                <w:color w:val="000000"/>
                <w:kern w:val="2"/>
              </w:rPr>
            </w:rPrChange>
          </w:rPr>
          <w:t xml:space="preserve"> to emulate.</w:t>
        </w:r>
      </w:ins>
    </w:p>
    <w:p w14:paraId="0007F76B" w14:textId="03D0D5BA" w:rsidR="00FF0E80" w:rsidRPr="00FF0E80" w:rsidRDefault="00FF0E80">
      <w:pPr>
        <w:widowControl w:val="0"/>
        <w:autoSpaceDE w:val="0"/>
        <w:autoSpaceDN w:val="0"/>
        <w:adjustRightInd w:val="0"/>
        <w:snapToGrid w:val="0"/>
        <w:ind w:right="60"/>
        <w:rPr>
          <w:ins w:id="7983" w:author="Haiyang Liu" w:date="2026-05-21T12:30:00Z" w16du:dateUtc="2026-05-21T05:30:00Z"/>
          <w:rFonts w:eastAsia="SimSun"/>
          <w:lang w:eastAsia="en-US"/>
          <w:rPrChange w:id="7984" w:author="Haiyang Liu" w:date="2026-05-21T12:30:00Z" w16du:dateUtc="2026-05-21T05:30:00Z">
            <w:rPr>
              <w:ins w:id="7985" w:author="Haiyang Liu" w:date="2026-05-21T12:30:00Z" w16du:dateUtc="2026-05-21T05:30:00Z"/>
              <w:rFonts w:eastAsia="DengXian"/>
              <w:b/>
              <w:bCs/>
              <w:color w:val="000000"/>
              <w:kern w:val="2"/>
            </w:rPr>
          </w:rPrChange>
        </w:rPr>
        <w:pPrChange w:id="7986" w:author="Haiyang Liu" w:date="2026-05-21T12:30:00Z" w16du:dateUtc="2026-05-21T05:30:00Z">
          <w:pPr>
            <w:widowControl w:val="0"/>
            <w:autoSpaceDE w:val="0"/>
            <w:autoSpaceDN w:val="0"/>
            <w:adjustRightInd w:val="0"/>
            <w:snapToGrid w:val="0"/>
            <w:spacing w:line="480" w:lineRule="auto"/>
            <w:ind w:right="60"/>
          </w:pPr>
        </w:pPrChange>
      </w:pPr>
      <w:ins w:id="7987" w:author="Haiyang Liu" w:date="2026-05-21T12:30:00Z" w16du:dateUtc="2026-05-21T05:30:00Z">
        <w:r w:rsidRPr="00FF0E80">
          <w:rPr>
            <w:rFonts w:eastAsia="SimSun"/>
            <w:lang w:eastAsia="en-US"/>
            <w:rPrChange w:id="7988" w:author="Haiyang Liu" w:date="2026-05-21T12:30:00Z" w16du:dateUtc="2026-05-21T05:30:00Z">
              <w:rPr>
                <w:rFonts w:eastAsia="DengXian"/>
                <w:b/>
                <w:bCs/>
                <w:color w:val="000000"/>
                <w:kern w:val="2"/>
              </w:rPr>
            </w:rPrChange>
          </w:rPr>
          <w:t>2.</w:t>
        </w:r>
        <w:r>
          <w:rPr>
            <w:rFonts w:eastAsia="SimSun"/>
            <w:lang w:eastAsia="en-US"/>
          </w:rPr>
          <w:t xml:space="preserve"> </w:t>
        </w:r>
        <w:r w:rsidRPr="00FF0E80">
          <w:rPr>
            <w:rFonts w:eastAsia="SimSun"/>
            <w:lang w:eastAsia="en-US"/>
            <w:rPrChange w:id="7989" w:author="Haiyang Liu" w:date="2026-05-21T12:30:00Z" w16du:dateUtc="2026-05-21T05:30:00Z">
              <w:rPr>
                <w:rFonts w:eastAsia="DengXian"/>
                <w:b/>
                <w:bCs/>
                <w:color w:val="000000"/>
                <w:kern w:val="2"/>
              </w:rPr>
            </w:rPrChange>
          </w:rPr>
          <w:t xml:space="preserve">I demonstrate an ability to motivate others that </w:t>
        </w:r>
        <w:r>
          <w:rPr>
            <w:rFonts w:eastAsia="SimSun"/>
            <w:lang w:eastAsia="en-US"/>
          </w:rPr>
          <w:t>this newcomer</w:t>
        </w:r>
        <w:r w:rsidRPr="00FF0E80">
          <w:rPr>
            <w:rFonts w:eastAsia="SimSun"/>
            <w:lang w:eastAsia="en-US"/>
          </w:rPr>
          <w:t xml:space="preserve"> </w:t>
        </w:r>
        <w:r w:rsidRPr="00FF0E80">
          <w:rPr>
            <w:rFonts w:eastAsia="SimSun"/>
            <w:lang w:eastAsia="en-US"/>
            <w:rPrChange w:id="7990" w:author="Haiyang Liu" w:date="2026-05-21T12:30:00Z" w16du:dateUtc="2026-05-21T05:30:00Z">
              <w:rPr>
                <w:rFonts w:eastAsia="DengXian"/>
                <w:b/>
                <w:bCs/>
                <w:color w:val="000000"/>
                <w:kern w:val="2"/>
              </w:rPr>
            </w:rPrChange>
          </w:rPr>
          <w:t>can admire.</w:t>
        </w:r>
      </w:ins>
    </w:p>
    <w:p w14:paraId="4CAB62E4" w14:textId="4485C4C1" w:rsidR="00FF0E80" w:rsidRPr="00FF0E80" w:rsidRDefault="00FF0E80">
      <w:pPr>
        <w:widowControl w:val="0"/>
        <w:autoSpaceDE w:val="0"/>
        <w:autoSpaceDN w:val="0"/>
        <w:adjustRightInd w:val="0"/>
        <w:snapToGrid w:val="0"/>
        <w:ind w:right="60"/>
        <w:rPr>
          <w:ins w:id="7991" w:author="Haiyang Liu" w:date="2026-05-21T12:30:00Z" w16du:dateUtc="2026-05-21T05:30:00Z"/>
          <w:rFonts w:eastAsia="SimSun"/>
          <w:lang w:eastAsia="en-US"/>
          <w:rPrChange w:id="7992" w:author="Haiyang Liu" w:date="2026-05-21T12:30:00Z" w16du:dateUtc="2026-05-21T05:30:00Z">
            <w:rPr>
              <w:ins w:id="7993" w:author="Haiyang Liu" w:date="2026-05-21T12:30:00Z" w16du:dateUtc="2026-05-21T05:30:00Z"/>
              <w:rFonts w:eastAsia="DengXian"/>
              <w:b/>
              <w:bCs/>
              <w:color w:val="000000"/>
              <w:kern w:val="2"/>
            </w:rPr>
          </w:rPrChange>
        </w:rPr>
        <w:pPrChange w:id="7994" w:author="Haiyang Liu" w:date="2026-05-21T12:30:00Z" w16du:dateUtc="2026-05-21T05:30:00Z">
          <w:pPr>
            <w:widowControl w:val="0"/>
            <w:autoSpaceDE w:val="0"/>
            <w:autoSpaceDN w:val="0"/>
            <w:adjustRightInd w:val="0"/>
            <w:snapToGrid w:val="0"/>
            <w:spacing w:line="480" w:lineRule="auto"/>
            <w:ind w:right="60"/>
          </w:pPr>
        </w:pPrChange>
      </w:pPr>
      <w:ins w:id="7995" w:author="Haiyang Liu" w:date="2026-05-21T12:30:00Z" w16du:dateUtc="2026-05-21T05:30:00Z">
        <w:r w:rsidRPr="00FF0E80">
          <w:rPr>
            <w:rFonts w:eastAsia="SimSun"/>
            <w:lang w:eastAsia="en-US"/>
            <w:rPrChange w:id="7996" w:author="Haiyang Liu" w:date="2026-05-21T12:30:00Z" w16du:dateUtc="2026-05-21T05:30:00Z">
              <w:rPr>
                <w:rFonts w:eastAsia="DengXian"/>
                <w:b/>
                <w:bCs/>
                <w:color w:val="000000"/>
                <w:kern w:val="2"/>
              </w:rPr>
            </w:rPrChange>
          </w:rPr>
          <w:t>3.</w:t>
        </w:r>
        <w:r>
          <w:rPr>
            <w:rFonts w:eastAsia="SimSun"/>
            <w:lang w:eastAsia="en-US"/>
          </w:rPr>
          <w:t xml:space="preserve"> </w:t>
        </w:r>
        <w:r w:rsidRPr="00FF0E80">
          <w:rPr>
            <w:rFonts w:eastAsia="SimSun"/>
            <w:lang w:eastAsia="en-US"/>
            <w:rPrChange w:id="7997" w:author="Haiyang Liu" w:date="2026-05-21T12:30:00Z" w16du:dateUtc="2026-05-21T05:30:00Z">
              <w:rPr>
                <w:rFonts w:eastAsia="DengXian"/>
                <w:b/>
                <w:bCs/>
                <w:color w:val="000000"/>
                <w:kern w:val="2"/>
              </w:rPr>
            </w:rPrChange>
          </w:rPr>
          <w:t xml:space="preserve">I display professional knowledge that </w:t>
        </w:r>
        <w:r>
          <w:rPr>
            <w:rFonts w:eastAsia="SimSun"/>
            <w:lang w:eastAsia="en-US"/>
          </w:rPr>
          <w:t>this newcomer</w:t>
        </w:r>
        <w:r w:rsidRPr="000A6604">
          <w:rPr>
            <w:rFonts w:eastAsia="SimSun"/>
            <w:lang w:eastAsia="en-US"/>
          </w:rPr>
          <w:t xml:space="preserve"> </w:t>
        </w:r>
        <w:r w:rsidRPr="00FF0E80">
          <w:rPr>
            <w:rFonts w:eastAsia="SimSun"/>
            <w:lang w:eastAsia="en-US"/>
            <w:rPrChange w:id="7998" w:author="Haiyang Liu" w:date="2026-05-21T12:30:00Z" w16du:dateUtc="2026-05-21T05:30:00Z">
              <w:rPr>
                <w:rFonts w:eastAsia="DengXian"/>
                <w:b/>
                <w:bCs/>
                <w:color w:val="000000"/>
                <w:kern w:val="2"/>
              </w:rPr>
            </w:rPrChange>
          </w:rPr>
          <w:t>can respect.</w:t>
        </w:r>
      </w:ins>
    </w:p>
    <w:p w14:paraId="6F08BC12" w14:textId="3B7C6FC0" w:rsidR="00FF0E80" w:rsidRPr="00FF0E80" w:rsidRDefault="00FF0E80">
      <w:pPr>
        <w:widowControl w:val="0"/>
        <w:autoSpaceDE w:val="0"/>
        <w:autoSpaceDN w:val="0"/>
        <w:adjustRightInd w:val="0"/>
        <w:snapToGrid w:val="0"/>
        <w:ind w:right="60"/>
        <w:rPr>
          <w:ins w:id="7999" w:author="Haiyang Liu" w:date="2026-05-21T12:09:00Z" w16du:dateUtc="2026-05-21T05:09:00Z"/>
          <w:rFonts w:eastAsia="SimSun"/>
          <w:lang w:eastAsia="en-US"/>
          <w:rPrChange w:id="8000" w:author="Haiyang Liu" w:date="2026-05-21T12:30:00Z" w16du:dateUtc="2026-05-21T05:30:00Z">
            <w:rPr>
              <w:ins w:id="8001" w:author="Haiyang Liu" w:date="2026-05-21T12:09:00Z" w16du:dateUtc="2026-05-21T05:09:00Z"/>
              <w:rFonts w:eastAsia="DengXian"/>
              <w:b/>
              <w:bCs/>
              <w:color w:val="000000"/>
              <w:kern w:val="2"/>
            </w:rPr>
          </w:rPrChange>
        </w:rPr>
        <w:pPrChange w:id="8002" w:author="Haiyang Liu" w:date="2026-05-21T12:30:00Z" w16du:dateUtc="2026-05-21T05:30:00Z">
          <w:pPr>
            <w:widowControl w:val="0"/>
            <w:autoSpaceDE w:val="0"/>
            <w:autoSpaceDN w:val="0"/>
            <w:adjustRightInd w:val="0"/>
            <w:snapToGrid w:val="0"/>
            <w:spacing w:line="480" w:lineRule="auto"/>
            <w:ind w:right="60"/>
            <w:jc w:val="center"/>
          </w:pPr>
        </w:pPrChange>
      </w:pPr>
      <w:ins w:id="8003" w:author="Haiyang Liu" w:date="2026-05-21T12:30:00Z" w16du:dateUtc="2026-05-21T05:30:00Z">
        <w:r w:rsidRPr="00FF0E80">
          <w:rPr>
            <w:rFonts w:eastAsia="SimSun"/>
            <w:lang w:eastAsia="en-US"/>
            <w:rPrChange w:id="8004" w:author="Haiyang Liu" w:date="2026-05-21T12:30:00Z" w16du:dateUtc="2026-05-21T05:30:00Z">
              <w:rPr>
                <w:rFonts w:eastAsia="DengXian"/>
                <w:b/>
                <w:bCs/>
                <w:color w:val="000000"/>
                <w:kern w:val="2"/>
              </w:rPr>
            </w:rPrChange>
          </w:rPr>
          <w:t>4.</w:t>
        </w:r>
        <w:r>
          <w:rPr>
            <w:rFonts w:eastAsia="SimSun"/>
            <w:lang w:eastAsia="en-US"/>
          </w:rPr>
          <w:t xml:space="preserve"> </w:t>
        </w:r>
        <w:r w:rsidRPr="00FF0E80">
          <w:rPr>
            <w:rFonts w:eastAsia="SimSun"/>
            <w:lang w:eastAsia="en-US"/>
            <w:rPrChange w:id="8005" w:author="Haiyang Liu" w:date="2026-05-21T12:30:00Z" w16du:dateUtc="2026-05-21T05:30:00Z">
              <w:rPr>
                <w:rFonts w:eastAsia="DengXian"/>
                <w:b/>
                <w:bCs/>
                <w:color w:val="000000"/>
                <w:kern w:val="2"/>
              </w:rPr>
            </w:rPrChange>
          </w:rPr>
          <w:t xml:space="preserve">I demonstrate an ability to teach others that </w:t>
        </w:r>
        <w:r>
          <w:rPr>
            <w:rFonts w:eastAsia="SimSun"/>
            <w:lang w:eastAsia="en-US"/>
          </w:rPr>
          <w:t>this newcomer</w:t>
        </w:r>
        <w:r w:rsidRPr="000A6604">
          <w:rPr>
            <w:rFonts w:eastAsia="SimSun"/>
            <w:lang w:eastAsia="en-US"/>
          </w:rPr>
          <w:t xml:space="preserve"> </w:t>
        </w:r>
        <w:r w:rsidRPr="00FF0E80">
          <w:rPr>
            <w:rFonts w:eastAsia="SimSun"/>
            <w:lang w:eastAsia="en-US"/>
            <w:rPrChange w:id="8006" w:author="Haiyang Liu" w:date="2026-05-21T12:30:00Z" w16du:dateUtc="2026-05-21T05:30:00Z">
              <w:rPr>
                <w:rFonts w:eastAsia="DengXian"/>
                <w:b/>
                <w:bCs/>
                <w:color w:val="000000"/>
                <w:kern w:val="2"/>
              </w:rPr>
            </w:rPrChange>
          </w:rPr>
          <w:t>can respect.</w:t>
        </w:r>
      </w:ins>
    </w:p>
    <w:p w14:paraId="777D4192" w14:textId="645AAC43" w:rsidR="009458CE" w:rsidDel="00016DAD" w:rsidRDefault="009C0C59">
      <w:pPr>
        <w:widowControl w:val="0"/>
        <w:autoSpaceDE w:val="0"/>
        <w:autoSpaceDN w:val="0"/>
        <w:adjustRightInd w:val="0"/>
        <w:snapToGrid w:val="0"/>
        <w:spacing w:line="480" w:lineRule="auto"/>
        <w:ind w:right="60"/>
        <w:jc w:val="center"/>
        <w:rPr>
          <w:del w:id="8007" w:author="Haiyang Liu" w:date="2026-05-21T11:01:00Z" w16du:dateUtc="2026-05-21T04:01:00Z"/>
          <w:rFonts w:eastAsia="DengXian"/>
          <w:bCs/>
          <w:color w:val="000000"/>
          <w:kern w:val="2"/>
        </w:rPr>
        <w:pPrChange w:id="8008" w:author="Haiyang Liu" w:date="2026-05-21T11:01:00Z" w16du:dateUtc="2026-05-21T04:01:00Z">
          <w:pPr>
            <w:widowControl w:val="0"/>
            <w:autoSpaceDE w:val="0"/>
            <w:autoSpaceDN w:val="0"/>
            <w:adjustRightInd w:val="0"/>
            <w:snapToGrid w:val="0"/>
            <w:spacing w:line="480" w:lineRule="auto"/>
            <w:ind w:right="60"/>
          </w:pPr>
        </w:pPrChange>
      </w:pPr>
      <w:del w:id="8009" w:author="Haiyang Liu" w:date="2026-05-21T11:01:00Z" w16du:dateUtc="2026-05-21T04:01:00Z">
        <w:r w:rsidDel="00016DAD">
          <w:rPr>
            <w:rFonts w:eastAsia="DengXian"/>
            <w:b/>
            <w:bCs/>
            <w:color w:val="000000"/>
            <w:kern w:val="2"/>
          </w:rPr>
          <w:delText xml:space="preserve">Table Appendix_A1. </w:delText>
        </w:r>
        <w:r w:rsidDel="00016DAD">
          <w:rPr>
            <w:rFonts w:eastAsia="DengXian"/>
            <w:bCs/>
            <w:color w:val="000000"/>
            <w:kern w:val="2"/>
          </w:rPr>
          <w:delText>Regression Analysis for the Main Effects of Studied Variables (Without Controls)</w:delText>
        </w:r>
      </w:del>
    </w:p>
    <w:tbl>
      <w:tblPr>
        <w:tblStyle w:val="1"/>
        <w:tblW w:w="1035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20"/>
        <w:gridCol w:w="1800"/>
        <w:gridCol w:w="1530"/>
        <w:gridCol w:w="1890"/>
        <w:gridCol w:w="1710"/>
      </w:tblGrid>
      <w:tr w:rsidR="009458CE" w:rsidDel="00016DAD" w14:paraId="777D4198" w14:textId="7217BE22">
        <w:trPr>
          <w:trHeight w:val="308"/>
          <w:jc w:val="center"/>
          <w:del w:id="8010" w:author="Haiyang Liu" w:date="2026-05-21T11:01:00Z"/>
        </w:trPr>
        <w:tc>
          <w:tcPr>
            <w:tcW w:w="3420" w:type="dxa"/>
            <w:vMerge w:val="restart"/>
            <w:tcBorders>
              <w:top w:val="single" w:sz="4" w:space="0" w:color="000000"/>
              <w:bottom w:val="single" w:sz="4" w:space="0" w:color="auto"/>
            </w:tcBorders>
            <w:noWrap/>
            <w:vAlign w:val="bottom"/>
          </w:tcPr>
          <w:p w14:paraId="777D4193" w14:textId="6932CD54" w:rsidR="009458CE" w:rsidDel="00016DAD" w:rsidRDefault="009C0C59">
            <w:pPr>
              <w:widowControl w:val="0"/>
              <w:autoSpaceDE w:val="0"/>
              <w:autoSpaceDN w:val="0"/>
              <w:adjustRightInd w:val="0"/>
              <w:snapToGrid w:val="0"/>
              <w:spacing w:line="480" w:lineRule="auto"/>
              <w:ind w:right="60"/>
              <w:jc w:val="center"/>
              <w:rPr>
                <w:del w:id="8011" w:author="Haiyang Liu" w:date="2026-05-21T11:01:00Z" w16du:dateUtc="2026-05-21T04:01:00Z"/>
                <w:i/>
                <w:color w:val="000000"/>
              </w:rPr>
              <w:pPrChange w:id="8012" w:author="Haiyang Liu" w:date="2026-05-21T11:01:00Z" w16du:dateUtc="2026-05-21T04:01:00Z">
                <w:pPr>
                  <w:widowControl w:val="0"/>
                  <w:snapToGrid w:val="0"/>
                  <w:jc w:val="both"/>
                </w:pPr>
              </w:pPrChange>
            </w:pPr>
            <w:del w:id="8013" w:author="Haiyang Liu" w:date="2026-05-21T11:01:00Z" w16du:dateUtc="2026-05-21T04:01:00Z">
              <w:r w:rsidDel="00016DAD">
                <w:rPr>
                  <w:rFonts w:eastAsia="DengXian"/>
                  <w:b/>
                  <w:bCs/>
                  <w:i/>
                </w:rPr>
                <w:delText>Variables</w:delText>
              </w:r>
            </w:del>
          </w:p>
        </w:tc>
        <w:tc>
          <w:tcPr>
            <w:tcW w:w="1800" w:type="dxa"/>
            <w:tcBorders>
              <w:top w:val="single" w:sz="4" w:space="0" w:color="000000"/>
              <w:bottom w:val="single" w:sz="4" w:space="0" w:color="000000"/>
            </w:tcBorders>
            <w:noWrap/>
            <w:vAlign w:val="center"/>
          </w:tcPr>
          <w:p w14:paraId="777D4194" w14:textId="49E5FAB1" w:rsidR="009458CE" w:rsidDel="00016DAD" w:rsidRDefault="009C0C59">
            <w:pPr>
              <w:widowControl w:val="0"/>
              <w:autoSpaceDE w:val="0"/>
              <w:autoSpaceDN w:val="0"/>
              <w:adjustRightInd w:val="0"/>
              <w:snapToGrid w:val="0"/>
              <w:spacing w:line="480" w:lineRule="auto"/>
              <w:ind w:right="60"/>
              <w:jc w:val="center"/>
              <w:rPr>
                <w:del w:id="8014" w:author="Haiyang Liu" w:date="2026-05-21T11:01:00Z" w16du:dateUtc="2026-05-21T04:01:00Z"/>
                <w:rFonts w:eastAsia="DengXian"/>
                <w:b/>
                <w:i/>
              </w:rPr>
              <w:pPrChange w:id="8015" w:author="Haiyang Liu" w:date="2026-05-21T11:01:00Z" w16du:dateUtc="2026-05-21T04:01:00Z">
                <w:pPr>
                  <w:widowControl w:val="0"/>
                  <w:snapToGrid w:val="0"/>
                  <w:jc w:val="center"/>
                </w:pPr>
              </w:pPrChange>
            </w:pPr>
            <w:del w:id="8016" w:author="Haiyang Liu" w:date="2026-05-21T11:01:00Z" w16du:dateUtc="2026-05-21T04:01:00Z">
              <w:r w:rsidDel="00016DAD">
                <w:rPr>
                  <w:rFonts w:eastAsia="DengXian"/>
                  <w:b/>
                  <w:i/>
                </w:rPr>
                <w:delText>Initial level of error making</w:delText>
              </w:r>
            </w:del>
          </w:p>
        </w:tc>
        <w:tc>
          <w:tcPr>
            <w:tcW w:w="1530" w:type="dxa"/>
            <w:tcBorders>
              <w:top w:val="single" w:sz="4" w:space="0" w:color="000000"/>
              <w:bottom w:val="single" w:sz="4" w:space="0" w:color="000000"/>
            </w:tcBorders>
            <w:vAlign w:val="center"/>
          </w:tcPr>
          <w:p w14:paraId="777D4195" w14:textId="26F4130B" w:rsidR="009458CE" w:rsidDel="00016DAD" w:rsidRDefault="009C0C59">
            <w:pPr>
              <w:widowControl w:val="0"/>
              <w:autoSpaceDE w:val="0"/>
              <w:autoSpaceDN w:val="0"/>
              <w:adjustRightInd w:val="0"/>
              <w:snapToGrid w:val="0"/>
              <w:spacing w:line="480" w:lineRule="auto"/>
              <w:ind w:right="60"/>
              <w:jc w:val="center"/>
              <w:rPr>
                <w:del w:id="8017" w:author="Haiyang Liu" w:date="2026-05-21T11:01:00Z" w16du:dateUtc="2026-05-21T04:01:00Z"/>
                <w:rFonts w:eastAsia="DengXian"/>
                <w:b/>
                <w:i/>
              </w:rPr>
              <w:pPrChange w:id="8018" w:author="Haiyang Liu" w:date="2026-05-21T11:01:00Z" w16du:dateUtc="2026-05-21T04:01:00Z">
                <w:pPr>
                  <w:widowControl w:val="0"/>
                  <w:snapToGrid w:val="0"/>
                  <w:jc w:val="center"/>
                </w:pPr>
              </w:pPrChange>
            </w:pPr>
            <w:del w:id="8019" w:author="Haiyang Liu" w:date="2026-05-21T11:01:00Z" w16du:dateUtc="2026-05-21T04:01:00Z">
              <w:r w:rsidDel="00016DAD">
                <w:rPr>
                  <w:rFonts w:eastAsia="DengXian"/>
                  <w:b/>
                  <w:i/>
                </w:rPr>
                <w:delText>Change trajectory of error making</w:delText>
              </w:r>
            </w:del>
          </w:p>
        </w:tc>
        <w:tc>
          <w:tcPr>
            <w:tcW w:w="1890" w:type="dxa"/>
            <w:tcBorders>
              <w:top w:val="single" w:sz="4" w:space="0" w:color="000000"/>
              <w:bottom w:val="single" w:sz="4" w:space="0" w:color="000000"/>
            </w:tcBorders>
            <w:noWrap/>
            <w:vAlign w:val="center"/>
          </w:tcPr>
          <w:p w14:paraId="777D4196" w14:textId="08AA8BCD" w:rsidR="009458CE" w:rsidDel="00016DAD" w:rsidRDefault="009C0C59">
            <w:pPr>
              <w:widowControl w:val="0"/>
              <w:autoSpaceDE w:val="0"/>
              <w:autoSpaceDN w:val="0"/>
              <w:adjustRightInd w:val="0"/>
              <w:snapToGrid w:val="0"/>
              <w:spacing w:line="480" w:lineRule="auto"/>
              <w:ind w:right="60"/>
              <w:jc w:val="center"/>
              <w:rPr>
                <w:del w:id="8020" w:author="Haiyang Liu" w:date="2026-05-21T11:01:00Z" w16du:dateUtc="2026-05-21T04:01:00Z"/>
                <w:rFonts w:eastAsia="DengXian"/>
                <w:b/>
                <w:i/>
              </w:rPr>
              <w:pPrChange w:id="8021" w:author="Haiyang Liu" w:date="2026-05-21T11:01:00Z" w16du:dateUtc="2026-05-21T04:01:00Z">
                <w:pPr>
                  <w:widowControl w:val="0"/>
                  <w:snapToGrid w:val="0"/>
                  <w:jc w:val="center"/>
                </w:pPr>
              </w:pPrChange>
            </w:pPr>
            <w:del w:id="8022" w:author="Haiyang Liu" w:date="2026-05-21T11:01:00Z" w16du:dateUtc="2026-05-21T04:01:00Z">
              <w:r w:rsidDel="00016DAD">
                <w:rPr>
                  <w:rFonts w:eastAsia="DengXian"/>
                  <w:b/>
                  <w:i/>
                </w:rPr>
                <w:delText>Newcomer task performance</w:delText>
              </w:r>
            </w:del>
          </w:p>
        </w:tc>
        <w:tc>
          <w:tcPr>
            <w:tcW w:w="1710" w:type="dxa"/>
            <w:tcBorders>
              <w:top w:val="single" w:sz="4" w:space="0" w:color="000000"/>
              <w:bottom w:val="single" w:sz="4" w:space="0" w:color="000000"/>
            </w:tcBorders>
            <w:noWrap/>
            <w:vAlign w:val="center"/>
          </w:tcPr>
          <w:p w14:paraId="777D4197" w14:textId="56CF846A" w:rsidR="009458CE" w:rsidDel="00016DAD" w:rsidRDefault="009C0C59">
            <w:pPr>
              <w:widowControl w:val="0"/>
              <w:autoSpaceDE w:val="0"/>
              <w:autoSpaceDN w:val="0"/>
              <w:adjustRightInd w:val="0"/>
              <w:snapToGrid w:val="0"/>
              <w:spacing w:line="480" w:lineRule="auto"/>
              <w:ind w:right="60"/>
              <w:jc w:val="center"/>
              <w:rPr>
                <w:del w:id="8023" w:author="Haiyang Liu" w:date="2026-05-21T11:01:00Z" w16du:dateUtc="2026-05-21T04:01:00Z"/>
                <w:rFonts w:eastAsia="DengXian"/>
                <w:b/>
                <w:i/>
              </w:rPr>
              <w:pPrChange w:id="8024" w:author="Haiyang Liu" w:date="2026-05-21T11:01:00Z" w16du:dateUtc="2026-05-21T04:01:00Z">
                <w:pPr>
                  <w:widowControl w:val="0"/>
                  <w:snapToGrid w:val="0"/>
                  <w:jc w:val="center"/>
                </w:pPr>
              </w:pPrChange>
            </w:pPr>
            <w:del w:id="8025" w:author="Haiyang Liu" w:date="2026-05-21T11:01:00Z" w16du:dateUtc="2026-05-21T04:01:00Z">
              <w:r w:rsidDel="00016DAD">
                <w:rPr>
                  <w:rFonts w:eastAsia="DengXian"/>
                  <w:b/>
                  <w:i/>
                </w:rPr>
                <w:delText>Newcomer annual merit pay (Log)</w:delText>
              </w:r>
            </w:del>
          </w:p>
        </w:tc>
      </w:tr>
      <w:tr w:rsidR="009458CE" w:rsidDel="00016DAD" w14:paraId="777D419E" w14:textId="758038E6">
        <w:trPr>
          <w:trHeight w:val="308"/>
          <w:jc w:val="center"/>
          <w:del w:id="8026" w:author="Haiyang Liu" w:date="2026-05-21T11:01:00Z"/>
        </w:trPr>
        <w:tc>
          <w:tcPr>
            <w:tcW w:w="3420" w:type="dxa"/>
            <w:vMerge/>
            <w:tcBorders>
              <w:bottom w:val="single" w:sz="4" w:space="0" w:color="auto"/>
            </w:tcBorders>
            <w:noWrap/>
            <w:vAlign w:val="center"/>
          </w:tcPr>
          <w:p w14:paraId="777D4199" w14:textId="13E60036" w:rsidR="009458CE" w:rsidDel="00016DAD" w:rsidRDefault="009458CE">
            <w:pPr>
              <w:widowControl w:val="0"/>
              <w:autoSpaceDE w:val="0"/>
              <w:autoSpaceDN w:val="0"/>
              <w:adjustRightInd w:val="0"/>
              <w:snapToGrid w:val="0"/>
              <w:spacing w:line="480" w:lineRule="auto"/>
              <w:ind w:right="60"/>
              <w:jc w:val="center"/>
              <w:rPr>
                <w:del w:id="8027" w:author="Haiyang Liu" w:date="2026-05-21T11:01:00Z" w16du:dateUtc="2026-05-21T04:01:00Z"/>
                <w:rFonts w:eastAsia="DengXian"/>
                <w:b/>
                <w:bCs/>
              </w:rPr>
              <w:pPrChange w:id="8028" w:author="Haiyang Liu" w:date="2026-05-21T11:01:00Z" w16du:dateUtc="2026-05-21T04:01:00Z">
                <w:pPr>
                  <w:widowControl w:val="0"/>
                  <w:snapToGrid w:val="0"/>
                  <w:jc w:val="both"/>
                </w:pPr>
              </w:pPrChange>
            </w:pPr>
          </w:p>
        </w:tc>
        <w:tc>
          <w:tcPr>
            <w:tcW w:w="1800" w:type="dxa"/>
            <w:tcBorders>
              <w:top w:val="single" w:sz="4" w:space="0" w:color="000000"/>
              <w:bottom w:val="single" w:sz="4" w:space="0" w:color="auto"/>
            </w:tcBorders>
            <w:noWrap/>
            <w:vAlign w:val="center"/>
          </w:tcPr>
          <w:p w14:paraId="777D419A" w14:textId="10958D3B" w:rsidR="009458CE" w:rsidDel="00016DAD" w:rsidRDefault="009C0C59">
            <w:pPr>
              <w:widowControl w:val="0"/>
              <w:autoSpaceDE w:val="0"/>
              <w:autoSpaceDN w:val="0"/>
              <w:adjustRightInd w:val="0"/>
              <w:snapToGrid w:val="0"/>
              <w:spacing w:line="480" w:lineRule="auto"/>
              <w:ind w:right="60"/>
              <w:jc w:val="center"/>
              <w:rPr>
                <w:del w:id="8029" w:author="Haiyang Liu" w:date="2026-05-21T11:01:00Z" w16du:dateUtc="2026-05-21T04:01:00Z"/>
                <w:rFonts w:eastAsia="DengXian"/>
              </w:rPr>
              <w:pPrChange w:id="8030" w:author="Haiyang Liu" w:date="2026-05-21T11:01:00Z" w16du:dateUtc="2026-05-21T04:01:00Z">
                <w:pPr>
                  <w:widowControl w:val="0"/>
                  <w:snapToGrid w:val="0"/>
                  <w:jc w:val="center"/>
                </w:pPr>
              </w:pPrChange>
            </w:pPr>
            <w:del w:id="8031" w:author="Haiyang Liu" w:date="2026-05-21T11:01:00Z" w16du:dateUtc="2026-05-21T04:01:00Z">
              <w:r w:rsidDel="00016DAD">
                <w:rPr>
                  <w:rFonts w:eastAsia="DengXian"/>
                  <w:i/>
                </w:rPr>
                <w:delText>b</w:delText>
              </w:r>
              <w:r w:rsidDel="00016DAD">
                <w:rPr>
                  <w:rFonts w:eastAsia="DengXian"/>
                </w:rPr>
                <w:delText xml:space="preserve"> (</w:delText>
              </w:r>
              <w:r w:rsidDel="00016DAD">
                <w:rPr>
                  <w:rFonts w:eastAsia="DengXian"/>
                  <w:i/>
                </w:rPr>
                <w:delText>SE</w:delText>
              </w:r>
              <w:r w:rsidDel="00016DAD">
                <w:rPr>
                  <w:rFonts w:eastAsia="DengXian"/>
                </w:rPr>
                <w:delText>)</w:delText>
              </w:r>
            </w:del>
          </w:p>
        </w:tc>
        <w:tc>
          <w:tcPr>
            <w:tcW w:w="1530" w:type="dxa"/>
            <w:tcBorders>
              <w:top w:val="single" w:sz="4" w:space="0" w:color="000000"/>
              <w:bottom w:val="single" w:sz="4" w:space="0" w:color="auto"/>
            </w:tcBorders>
            <w:vAlign w:val="center"/>
          </w:tcPr>
          <w:p w14:paraId="777D419B" w14:textId="122F8DC0" w:rsidR="009458CE" w:rsidDel="00016DAD" w:rsidRDefault="009C0C59">
            <w:pPr>
              <w:widowControl w:val="0"/>
              <w:autoSpaceDE w:val="0"/>
              <w:autoSpaceDN w:val="0"/>
              <w:adjustRightInd w:val="0"/>
              <w:snapToGrid w:val="0"/>
              <w:spacing w:line="480" w:lineRule="auto"/>
              <w:ind w:right="60"/>
              <w:jc w:val="center"/>
              <w:rPr>
                <w:del w:id="8032" w:author="Haiyang Liu" w:date="2026-05-21T11:01:00Z" w16du:dateUtc="2026-05-21T04:01:00Z"/>
                <w:rFonts w:eastAsia="DengXian"/>
              </w:rPr>
              <w:pPrChange w:id="8033" w:author="Haiyang Liu" w:date="2026-05-21T11:01:00Z" w16du:dateUtc="2026-05-21T04:01:00Z">
                <w:pPr>
                  <w:widowControl w:val="0"/>
                  <w:snapToGrid w:val="0"/>
                  <w:jc w:val="center"/>
                </w:pPr>
              </w:pPrChange>
            </w:pPr>
            <w:del w:id="8034" w:author="Haiyang Liu" w:date="2026-05-21T11:01:00Z" w16du:dateUtc="2026-05-21T04:01:00Z">
              <w:r w:rsidDel="00016DAD">
                <w:rPr>
                  <w:rFonts w:eastAsia="DengXian"/>
                  <w:i/>
                </w:rPr>
                <w:delText xml:space="preserve">b </w:delText>
              </w:r>
              <w:r w:rsidDel="00016DAD">
                <w:rPr>
                  <w:rFonts w:eastAsia="DengXian"/>
                </w:rPr>
                <w:delText>(</w:delText>
              </w:r>
              <w:r w:rsidDel="00016DAD">
                <w:rPr>
                  <w:rFonts w:eastAsia="DengXian"/>
                  <w:i/>
                </w:rPr>
                <w:delText>SE</w:delText>
              </w:r>
              <w:r w:rsidDel="00016DAD">
                <w:rPr>
                  <w:rFonts w:eastAsia="DengXian"/>
                </w:rPr>
                <w:delText>)</w:delText>
              </w:r>
            </w:del>
          </w:p>
        </w:tc>
        <w:tc>
          <w:tcPr>
            <w:tcW w:w="1890" w:type="dxa"/>
            <w:tcBorders>
              <w:top w:val="single" w:sz="4" w:space="0" w:color="000000"/>
              <w:bottom w:val="single" w:sz="4" w:space="0" w:color="auto"/>
            </w:tcBorders>
            <w:noWrap/>
            <w:vAlign w:val="center"/>
          </w:tcPr>
          <w:p w14:paraId="777D419C" w14:textId="4CE82E07" w:rsidR="009458CE" w:rsidDel="00016DAD" w:rsidRDefault="009C0C59">
            <w:pPr>
              <w:widowControl w:val="0"/>
              <w:autoSpaceDE w:val="0"/>
              <w:autoSpaceDN w:val="0"/>
              <w:adjustRightInd w:val="0"/>
              <w:snapToGrid w:val="0"/>
              <w:spacing w:line="480" w:lineRule="auto"/>
              <w:ind w:right="60"/>
              <w:jc w:val="center"/>
              <w:rPr>
                <w:del w:id="8035" w:author="Haiyang Liu" w:date="2026-05-21T11:01:00Z" w16du:dateUtc="2026-05-21T04:01:00Z"/>
                <w:rFonts w:eastAsia="DengXian"/>
              </w:rPr>
              <w:pPrChange w:id="8036" w:author="Haiyang Liu" w:date="2026-05-21T11:01:00Z" w16du:dateUtc="2026-05-21T04:01:00Z">
                <w:pPr>
                  <w:widowControl w:val="0"/>
                  <w:snapToGrid w:val="0"/>
                  <w:jc w:val="center"/>
                </w:pPr>
              </w:pPrChange>
            </w:pPr>
            <w:del w:id="8037" w:author="Haiyang Liu" w:date="2026-05-21T11:01:00Z" w16du:dateUtc="2026-05-21T04:01:00Z">
              <w:r w:rsidDel="00016DAD">
                <w:rPr>
                  <w:rFonts w:eastAsia="DengXian"/>
                  <w:i/>
                </w:rPr>
                <w:delText xml:space="preserve">b </w:delText>
              </w:r>
              <w:r w:rsidDel="00016DAD">
                <w:rPr>
                  <w:rFonts w:eastAsia="DengXian"/>
                </w:rPr>
                <w:delText>(</w:delText>
              </w:r>
              <w:r w:rsidDel="00016DAD">
                <w:rPr>
                  <w:rFonts w:eastAsia="DengXian"/>
                  <w:i/>
                </w:rPr>
                <w:delText>SE</w:delText>
              </w:r>
              <w:r w:rsidDel="00016DAD">
                <w:rPr>
                  <w:rFonts w:eastAsia="DengXian"/>
                </w:rPr>
                <w:delText>)</w:delText>
              </w:r>
            </w:del>
          </w:p>
        </w:tc>
        <w:tc>
          <w:tcPr>
            <w:tcW w:w="1710" w:type="dxa"/>
            <w:tcBorders>
              <w:top w:val="single" w:sz="4" w:space="0" w:color="000000"/>
              <w:bottom w:val="single" w:sz="4" w:space="0" w:color="auto"/>
            </w:tcBorders>
            <w:noWrap/>
            <w:vAlign w:val="center"/>
          </w:tcPr>
          <w:p w14:paraId="777D419D" w14:textId="1D80E93B" w:rsidR="009458CE" w:rsidDel="00016DAD" w:rsidRDefault="009C0C59">
            <w:pPr>
              <w:widowControl w:val="0"/>
              <w:autoSpaceDE w:val="0"/>
              <w:autoSpaceDN w:val="0"/>
              <w:adjustRightInd w:val="0"/>
              <w:snapToGrid w:val="0"/>
              <w:spacing w:line="480" w:lineRule="auto"/>
              <w:ind w:right="60"/>
              <w:jc w:val="center"/>
              <w:rPr>
                <w:del w:id="8038" w:author="Haiyang Liu" w:date="2026-05-21T11:01:00Z" w16du:dateUtc="2026-05-21T04:01:00Z"/>
                <w:rFonts w:eastAsia="DengXian"/>
              </w:rPr>
              <w:pPrChange w:id="8039" w:author="Haiyang Liu" w:date="2026-05-21T11:01:00Z" w16du:dateUtc="2026-05-21T04:01:00Z">
                <w:pPr>
                  <w:widowControl w:val="0"/>
                  <w:snapToGrid w:val="0"/>
                  <w:jc w:val="center"/>
                </w:pPr>
              </w:pPrChange>
            </w:pPr>
            <w:del w:id="8040" w:author="Haiyang Liu" w:date="2026-05-21T11:01:00Z" w16du:dateUtc="2026-05-21T04:01:00Z">
              <w:r w:rsidDel="00016DAD">
                <w:rPr>
                  <w:rFonts w:eastAsia="DengXian"/>
                  <w:i/>
                </w:rPr>
                <w:delText>b</w:delText>
              </w:r>
              <w:r w:rsidDel="00016DAD">
                <w:rPr>
                  <w:rFonts w:eastAsia="DengXian"/>
                </w:rPr>
                <w:delText xml:space="preserve"> (</w:delText>
              </w:r>
              <w:r w:rsidDel="00016DAD">
                <w:rPr>
                  <w:rFonts w:eastAsia="DengXian"/>
                  <w:i/>
                </w:rPr>
                <w:delText>SE</w:delText>
              </w:r>
              <w:r w:rsidDel="00016DAD">
                <w:rPr>
                  <w:rFonts w:eastAsia="DengXian"/>
                </w:rPr>
                <w:delText>)</w:delText>
              </w:r>
            </w:del>
          </w:p>
        </w:tc>
      </w:tr>
      <w:tr w:rsidR="009458CE" w:rsidDel="00016DAD" w14:paraId="777D41A4" w14:textId="74376445">
        <w:trPr>
          <w:trHeight w:val="308"/>
          <w:jc w:val="center"/>
          <w:del w:id="8041" w:author="Haiyang Liu" w:date="2026-05-21T11:01:00Z"/>
        </w:trPr>
        <w:tc>
          <w:tcPr>
            <w:tcW w:w="3420" w:type="dxa"/>
            <w:noWrap/>
            <w:vAlign w:val="center"/>
          </w:tcPr>
          <w:p w14:paraId="777D419F" w14:textId="37B1D2B2" w:rsidR="009458CE" w:rsidDel="00016DAD" w:rsidRDefault="009C0C59">
            <w:pPr>
              <w:widowControl w:val="0"/>
              <w:autoSpaceDE w:val="0"/>
              <w:autoSpaceDN w:val="0"/>
              <w:adjustRightInd w:val="0"/>
              <w:snapToGrid w:val="0"/>
              <w:spacing w:line="480" w:lineRule="auto"/>
              <w:ind w:right="60"/>
              <w:jc w:val="center"/>
              <w:rPr>
                <w:del w:id="8042" w:author="Haiyang Liu" w:date="2026-05-21T11:01:00Z" w16du:dateUtc="2026-05-21T04:01:00Z"/>
                <w:i/>
                <w:color w:val="000000"/>
              </w:rPr>
              <w:pPrChange w:id="8043" w:author="Haiyang Liu" w:date="2026-05-21T11:01:00Z" w16du:dateUtc="2026-05-21T04:01:00Z">
                <w:pPr>
                  <w:widowControl w:val="0"/>
                  <w:snapToGrid w:val="0"/>
                </w:pPr>
              </w:pPrChange>
            </w:pPr>
            <w:del w:id="8044" w:author="Haiyang Liu" w:date="2026-05-21T11:01:00Z" w16du:dateUtc="2026-05-21T04:01:00Z">
              <w:r w:rsidDel="00016DAD">
                <w:rPr>
                  <w:i/>
                  <w:color w:val="000000"/>
                </w:rPr>
                <w:delText>Intercept</w:delText>
              </w:r>
            </w:del>
          </w:p>
        </w:tc>
        <w:tc>
          <w:tcPr>
            <w:tcW w:w="1800" w:type="dxa"/>
            <w:noWrap/>
            <w:vAlign w:val="center"/>
          </w:tcPr>
          <w:p w14:paraId="777D41A0" w14:textId="0E0C188A" w:rsidR="009458CE" w:rsidDel="00016DAD" w:rsidRDefault="009C0C59">
            <w:pPr>
              <w:widowControl w:val="0"/>
              <w:autoSpaceDE w:val="0"/>
              <w:autoSpaceDN w:val="0"/>
              <w:adjustRightInd w:val="0"/>
              <w:snapToGrid w:val="0"/>
              <w:spacing w:line="480" w:lineRule="auto"/>
              <w:ind w:right="60"/>
              <w:jc w:val="center"/>
              <w:rPr>
                <w:del w:id="8045" w:author="Haiyang Liu" w:date="2026-05-21T11:01:00Z" w16du:dateUtc="2026-05-21T04:01:00Z"/>
                <w:rFonts w:eastAsia="DengXian"/>
              </w:rPr>
              <w:pPrChange w:id="8046" w:author="Haiyang Liu" w:date="2026-05-21T11:01:00Z" w16du:dateUtc="2026-05-21T04:01:00Z">
                <w:pPr>
                  <w:widowControl w:val="0"/>
                  <w:snapToGrid w:val="0"/>
                  <w:jc w:val="right"/>
                </w:pPr>
              </w:pPrChange>
            </w:pPr>
            <w:del w:id="8047" w:author="Haiyang Liu" w:date="2026-05-21T11:01:00Z" w16du:dateUtc="2026-05-21T04:01:00Z">
              <w:r w:rsidDel="00016DAD">
                <w:rPr>
                  <w:rFonts w:eastAsia="DengXian"/>
                </w:rPr>
                <w:delText>2.772</w:delText>
              </w:r>
              <w:r w:rsidDel="00016DAD">
                <w:rPr>
                  <w:rFonts w:eastAsia="DengXian"/>
                  <w:vertAlign w:val="superscript"/>
                </w:rPr>
                <w:delText>**</w:delText>
              </w:r>
              <w:r w:rsidDel="00016DAD">
                <w:rPr>
                  <w:rFonts w:eastAsia="DengXian"/>
                </w:rPr>
                <w:delText>(.092)</w:delText>
              </w:r>
            </w:del>
          </w:p>
        </w:tc>
        <w:tc>
          <w:tcPr>
            <w:tcW w:w="1530" w:type="dxa"/>
            <w:vAlign w:val="center"/>
          </w:tcPr>
          <w:p w14:paraId="777D41A1" w14:textId="206730CF" w:rsidR="009458CE" w:rsidDel="00016DAD" w:rsidRDefault="009C0C59">
            <w:pPr>
              <w:widowControl w:val="0"/>
              <w:autoSpaceDE w:val="0"/>
              <w:autoSpaceDN w:val="0"/>
              <w:adjustRightInd w:val="0"/>
              <w:snapToGrid w:val="0"/>
              <w:spacing w:line="480" w:lineRule="auto"/>
              <w:ind w:right="60"/>
              <w:jc w:val="center"/>
              <w:rPr>
                <w:del w:id="8048" w:author="Haiyang Liu" w:date="2026-05-21T11:01:00Z" w16du:dateUtc="2026-05-21T04:01:00Z"/>
                <w:rFonts w:eastAsia="DengXian"/>
              </w:rPr>
              <w:pPrChange w:id="8049" w:author="Haiyang Liu" w:date="2026-05-21T11:01:00Z" w16du:dateUtc="2026-05-21T04:01:00Z">
                <w:pPr>
                  <w:widowControl w:val="0"/>
                  <w:snapToGrid w:val="0"/>
                  <w:jc w:val="right"/>
                </w:pPr>
              </w:pPrChange>
            </w:pPr>
            <w:del w:id="8050" w:author="Haiyang Liu" w:date="2026-05-21T11:01:00Z" w16du:dateUtc="2026-05-21T04:01:00Z">
              <w:r w:rsidDel="00016DAD">
                <w:rPr>
                  <w:rFonts w:eastAsia="DengXian"/>
                </w:rPr>
                <w:delText>-.155</w:delText>
              </w:r>
              <w:r w:rsidDel="00016DAD">
                <w:rPr>
                  <w:rFonts w:eastAsia="DengXian"/>
                  <w:vertAlign w:val="superscript"/>
                </w:rPr>
                <w:delText>**</w:delText>
              </w:r>
              <w:r w:rsidDel="00016DAD">
                <w:rPr>
                  <w:rFonts w:eastAsia="DengXian"/>
                </w:rPr>
                <w:delText>(.002)</w:delText>
              </w:r>
            </w:del>
          </w:p>
        </w:tc>
        <w:tc>
          <w:tcPr>
            <w:tcW w:w="1890" w:type="dxa"/>
            <w:noWrap/>
            <w:vAlign w:val="center"/>
          </w:tcPr>
          <w:p w14:paraId="777D41A2" w14:textId="69CCC3FD" w:rsidR="009458CE" w:rsidDel="00016DAD" w:rsidRDefault="009C0C59">
            <w:pPr>
              <w:widowControl w:val="0"/>
              <w:autoSpaceDE w:val="0"/>
              <w:autoSpaceDN w:val="0"/>
              <w:adjustRightInd w:val="0"/>
              <w:snapToGrid w:val="0"/>
              <w:spacing w:line="480" w:lineRule="auto"/>
              <w:ind w:right="60"/>
              <w:jc w:val="center"/>
              <w:rPr>
                <w:del w:id="8051" w:author="Haiyang Liu" w:date="2026-05-21T11:01:00Z" w16du:dateUtc="2026-05-21T04:01:00Z"/>
                <w:rFonts w:eastAsia="DengXian"/>
              </w:rPr>
              <w:pPrChange w:id="8052" w:author="Haiyang Liu" w:date="2026-05-21T11:01:00Z" w16du:dateUtc="2026-05-21T04:01:00Z">
                <w:pPr>
                  <w:widowControl w:val="0"/>
                  <w:snapToGrid w:val="0"/>
                  <w:jc w:val="right"/>
                </w:pPr>
              </w:pPrChange>
            </w:pPr>
            <w:del w:id="8053" w:author="Haiyang Liu" w:date="2026-05-21T11:01:00Z" w16du:dateUtc="2026-05-21T04:01:00Z">
              <w:r w:rsidDel="00016DAD">
                <w:rPr>
                  <w:rFonts w:eastAsia="DengXian"/>
                </w:rPr>
                <w:delText>2.513(.909)</w:delText>
              </w:r>
            </w:del>
          </w:p>
        </w:tc>
        <w:tc>
          <w:tcPr>
            <w:tcW w:w="1710" w:type="dxa"/>
            <w:noWrap/>
            <w:vAlign w:val="center"/>
          </w:tcPr>
          <w:p w14:paraId="777D41A3" w14:textId="06C9510F" w:rsidR="009458CE" w:rsidDel="00016DAD" w:rsidRDefault="009C0C59">
            <w:pPr>
              <w:widowControl w:val="0"/>
              <w:autoSpaceDE w:val="0"/>
              <w:autoSpaceDN w:val="0"/>
              <w:adjustRightInd w:val="0"/>
              <w:snapToGrid w:val="0"/>
              <w:spacing w:line="480" w:lineRule="auto"/>
              <w:ind w:right="60"/>
              <w:jc w:val="center"/>
              <w:rPr>
                <w:del w:id="8054" w:author="Haiyang Liu" w:date="2026-05-21T11:01:00Z" w16du:dateUtc="2026-05-21T04:01:00Z"/>
                <w:rFonts w:eastAsia="DengXian"/>
              </w:rPr>
              <w:pPrChange w:id="8055" w:author="Haiyang Liu" w:date="2026-05-21T11:01:00Z" w16du:dateUtc="2026-05-21T04:01:00Z">
                <w:pPr>
                  <w:widowControl w:val="0"/>
                  <w:snapToGrid w:val="0"/>
                  <w:jc w:val="right"/>
                </w:pPr>
              </w:pPrChange>
            </w:pPr>
            <w:del w:id="8056" w:author="Haiyang Liu" w:date="2026-05-21T11:01:00Z" w16du:dateUtc="2026-05-21T04:01:00Z">
              <w:r w:rsidDel="00016DAD">
                <w:rPr>
                  <w:rFonts w:eastAsia="DengXian"/>
                  <w:color w:val="000000"/>
                </w:rPr>
                <w:delText>4.205</w:delText>
              </w:r>
              <w:r w:rsidDel="00016DAD">
                <w:rPr>
                  <w:rFonts w:eastAsia="DengXian"/>
                  <w:color w:val="000000"/>
                  <w:vertAlign w:val="superscript"/>
                </w:rPr>
                <w:delText>**</w:delText>
              </w:r>
              <w:r w:rsidDel="00016DAD">
                <w:rPr>
                  <w:rFonts w:eastAsia="DengXian"/>
                  <w:color w:val="000000"/>
                </w:rPr>
                <w:delText>(.032)</w:delText>
              </w:r>
            </w:del>
          </w:p>
        </w:tc>
      </w:tr>
      <w:tr w:rsidR="009458CE" w:rsidDel="00016DAD" w14:paraId="777D41AA" w14:textId="18007F5A">
        <w:trPr>
          <w:trHeight w:val="323"/>
          <w:jc w:val="center"/>
          <w:del w:id="8057" w:author="Haiyang Liu" w:date="2026-05-21T11:01:00Z"/>
        </w:trPr>
        <w:tc>
          <w:tcPr>
            <w:tcW w:w="3420" w:type="dxa"/>
            <w:noWrap/>
          </w:tcPr>
          <w:p w14:paraId="777D41A5" w14:textId="0C0E9146" w:rsidR="009458CE" w:rsidDel="00016DAD" w:rsidRDefault="009458CE">
            <w:pPr>
              <w:widowControl w:val="0"/>
              <w:autoSpaceDE w:val="0"/>
              <w:autoSpaceDN w:val="0"/>
              <w:adjustRightInd w:val="0"/>
              <w:snapToGrid w:val="0"/>
              <w:spacing w:line="480" w:lineRule="auto"/>
              <w:ind w:right="60"/>
              <w:jc w:val="center"/>
              <w:rPr>
                <w:del w:id="8058" w:author="Haiyang Liu" w:date="2026-05-21T11:01:00Z" w16du:dateUtc="2026-05-21T04:01:00Z"/>
              </w:rPr>
              <w:pPrChange w:id="8059" w:author="Haiyang Liu" w:date="2026-05-21T11:01:00Z" w16du:dateUtc="2026-05-21T04:01:00Z">
                <w:pPr>
                  <w:widowControl w:val="0"/>
                  <w:snapToGrid w:val="0"/>
                  <w:ind w:firstLineChars="100" w:firstLine="240"/>
                </w:pPr>
              </w:pPrChange>
            </w:pPr>
          </w:p>
        </w:tc>
        <w:tc>
          <w:tcPr>
            <w:tcW w:w="1800" w:type="dxa"/>
            <w:noWrap/>
            <w:vAlign w:val="center"/>
          </w:tcPr>
          <w:p w14:paraId="777D41A6" w14:textId="25E7D49E" w:rsidR="009458CE" w:rsidDel="00016DAD" w:rsidRDefault="009458CE">
            <w:pPr>
              <w:widowControl w:val="0"/>
              <w:autoSpaceDE w:val="0"/>
              <w:autoSpaceDN w:val="0"/>
              <w:adjustRightInd w:val="0"/>
              <w:snapToGrid w:val="0"/>
              <w:spacing w:line="480" w:lineRule="auto"/>
              <w:ind w:right="60"/>
              <w:jc w:val="center"/>
              <w:rPr>
                <w:del w:id="8060" w:author="Haiyang Liu" w:date="2026-05-21T11:01:00Z" w16du:dateUtc="2026-05-21T04:01:00Z"/>
                <w:rFonts w:eastAsia="DengXian"/>
              </w:rPr>
              <w:pPrChange w:id="8061" w:author="Haiyang Liu" w:date="2026-05-21T11:01:00Z" w16du:dateUtc="2026-05-21T04:01:00Z">
                <w:pPr>
                  <w:widowControl w:val="0"/>
                  <w:snapToGrid w:val="0"/>
                  <w:jc w:val="right"/>
                </w:pPr>
              </w:pPrChange>
            </w:pPr>
          </w:p>
        </w:tc>
        <w:tc>
          <w:tcPr>
            <w:tcW w:w="1530" w:type="dxa"/>
            <w:vAlign w:val="center"/>
          </w:tcPr>
          <w:p w14:paraId="777D41A7" w14:textId="49D46EFD" w:rsidR="009458CE" w:rsidDel="00016DAD" w:rsidRDefault="009458CE">
            <w:pPr>
              <w:widowControl w:val="0"/>
              <w:autoSpaceDE w:val="0"/>
              <w:autoSpaceDN w:val="0"/>
              <w:adjustRightInd w:val="0"/>
              <w:snapToGrid w:val="0"/>
              <w:spacing w:line="480" w:lineRule="auto"/>
              <w:ind w:right="60"/>
              <w:jc w:val="center"/>
              <w:rPr>
                <w:del w:id="8062" w:author="Haiyang Liu" w:date="2026-05-21T11:01:00Z" w16du:dateUtc="2026-05-21T04:01:00Z"/>
                <w:rFonts w:eastAsia="DengXian"/>
              </w:rPr>
              <w:pPrChange w:id="8063" w:author="Haiyang Liu" w:date="2026-05-21T11:01:00Z" w16du:dateUtc="2026-05-21T04:01:00Z">
                <w:pPr>
                  <w:widowControl w:val="0"/>
                  <w:snapToGrid w:val="0"/>
                  <w:jc w:val="right"/>
                </w:pPr>
              </w:pPrChange>
            </w:pPr>
          </w:p>
        </w:tc>
        <w:tc>
          <w:tcPr>
            <w:tcW w:w="1890" w:type="dxa"/>
            <w:noWrap/>
            <w:vAlign w:val="center"/>
          </w:tcPr>
          <w:p w14:paraId="777D41A8" w14:textId="75B2C596" w:rsidR="009458CE" w:rsidDel="00016DAD" w:rsidRDefault="009458CE">
            <w:pPr>
              <w:widowControl w:val="0"/>
              <w:autoSpaceDE w:val="0"/>
              <w:autoSpaceDN w:val="0"/>
              <w:adjustRightInd w:val="0"/>
              <w:snapToGrid w:val="0"/>
              <w:spacing w:line="480" w:lineRule="auto"/>
              <w:ind w:right="60"/>
              <w:jc w:val="center"/>
              <w:rPr>
                <w:del w:id="8064" w:author="Haiyang Liu" w:date="2026-05-21T11:01:00Z" w16du:dateUtc="2026-05-21T04:01:00Z"/>
                <w:rFonts w:eastAsia="DengXian"/>
              </w:rPr>
              <w:pPrChange w:id="8065" w:author="Haiyang Liu" w:date="2026-05-21T11:01:00Z" w16du:dateUtc="2026-05-21T04:01:00Z">
                <w:pPr>
                  <w:widowControl w:val="0"/>
                  <w:snapToGrid w:val="0"/>
                  <w:jc w:val="right"/>
                </w:pPr>
              </w:pPrChange>
            </w:pPr>
          </w:p>
        </w:tc>
        <w:tc>
          <w:tcPr>
            <w:tcW w:w="1710" w:type="dxa"/>
            <w:noWrap/>
            <w:vAlign w:val="center"/>
          </w:tcPr>
          <w:p w14:paraId="777D41A9" w14:textId="6652F7FD" w:rsidR="009458CE" w:rsidDel="00016DAD" w:rsidRDefault="009458CE">
            <w:pPr>
              <w:widowControl w:val="0"/>
              <w:autoSpaceDE w:val="0"/>
              <w:autoSpaceDN w:val="0"/>
              <w:adjustRightInd w:val="0"/>
              <w:snapToGrid w:val="0"/>
              <w:spacing w:line="480" w:lineRule="auto"/>
              <w:ind w:right="60"/>
              <w:jc w:val="center"/>
              <w:rPr>
                <w:del w:id="8066" w:author="Haiyang Liu" w:date="2026-05-21T11:01:00Z" w16du:dateUtc="2026-05-21T04:01:00Z"/>
                <w:rFonts w:eastAsia="DengXian"/>
              </w:rPr>
              <w:pPrChange w:id="8067" w:author="Haiyang Liu" w:date="2026-05-21T11:01:00Z" w16du:dateUtc="2026-05-21T04:01:00Z">
                <w:pPr>
                  <w:widowControl w:val="0"/>
                  <w:snapToGrid w:val="0"/>
                  <w:jc w:val="right"/>
                </w:pPr>
              </w:pPrChange>
            </w:pPr>
          </w:p>
        </w:tc>
      </w:tr>
      <w:tr w:rsidR="009458CE" w:rsidDel="00016DAD" w14:paraId="777D41B0" w14:textId="71953A8A">
        <w:trPr>
          <w:trHeight w:val="323"/>
          <w:jc w:val="center"/>
          <w:del w:id="8068" w:author="Haiyang Liu" w:date="2026-05-21T11:01:00Z"/>
        </w:trPr>
        <w:tc>
          <w:tcPr>
            <w:tcW w:w="3420" w:type="dxa"/>
            <w:noWrap/>
          </w:tcPr>
          <w:p w14:paraId="777D41AB" w14:textId="4F3F20C0" w:rsidR="009458CE" w:rsidDel="00016DAD" w:rsidRDefault="009C0C59">
            <w:pPr>
              <w:widowControl w:val="0"/>
              <w:autoSpaceDE w:val="0"/>
              <w:autoSpaceDN w:val="0"/>
              <w:adjustRightInd w:val="0"/>
              <w:snapToGrid w:val="0"/>
              <w:spacing w:line="480" w:lineRule="auto"/>
              <w:ind w:right="60"/>
              <w:jc w:val="center"/>
              <w:rPr>
                <w:del w:id="8069" w:author="Haiyang Liu" w:date="2026-05-21T11:01:00Z" w16du:dateUtc="2026-05-21T04:01:00Z"/>
                <w:b/>
                <w:i/>
              </w:rPr>
              <w:pPrChange w:id="8070" w:author="Haiyang Liu" w:date="2026-05-21T11:01:00Z" w16du:dateUtc="2026-05-21T04:01:00Z">
                <w:pPr>
                  <w:widowControl w:val="0"/>
                  <w:snapToGrid w:val="0"/>
                </w:pPr>
              </w:pPrChange>
            </w:pPr>
            <w:del w:id="8071" w:author="Haiyang Liu" w:date="2026-05-21T11:01:00Z" w16du:dateUtc="2026-05-21T04:01:00Z">
              <w:r w:rsidDel="00016DAD">
                <w:rPr>
                  <w:b/>
                  <w:i/>
                </w:rPr>
                <w:delText>Study variables</w:delText>
              </w:r>
            </w:del>
          </w:p>
        </w:tc>
        <w:tc>
          <w:tcPr>
            <w:tcW w:w="1800" w:type="dxa"/>
            <w:noWrap/>
            <w:vAlign w:val="center"/>
          </w:tcPr>
          <w:p w14:paraId="777D41AC" w14:textId="43D836F9" w:rsidR="009458CE" w:rsidDel="00016DAD" w:rsidRDefault="009458CE">
            <w:pPr>
              <w:widowControl w:val="0"/>
              <w:autoSpaceDE w:val="0"/>
              <w:autoSpaceDN w:val="0"/>
              <w:adjustRightInd w:val="0"/>
              <w:snapToGrid w:val="0"/>
              <w:spacing w:line="480" w:lineRule="auto"/>
              <w:ind w:right="60"/>
              <w:jc w:val="center"/>
              <w:rPr>
                <w:del w:id="8072" w:author="Haiyang Liu" w:date="2026-05-21T11:01:00Z" w16du:dateUtc="2026-05-21T04:01:00Z"/>
                <w:rFonts w:eastAsia="DengXian"/>
              </w:rPr>
              <w:pPrChange w:id="8073" w:author="Haiyang Liu" w:date="2026-05-21T11:01:00Z" w16du:dateUtc="2026-05-21T04:01:00Z">
                <w:pPr>
                  <w:widowControl w:val="0"/>
                  <w:snapToGrid w:val="0"/>
                  <w:jc w:val="right"/>
                </w:pPr>
              </w:pPrChange>
            </w:pPr>
          </w:p>
        </w:tc>
        <w:tc>
          <w:tcPr>
            <w:tcW w:w="1530" w:type="dxa"/>
            <w:vAlign w:val="center"/>
          </w:tcPr>
          <w:p w14:paraId="777D41AD" w14:textId="58C1C466" w:rsidR="009458CE" w:rsidDel="00016DAD" w:rsidRDefault="009458CE">
            <w:pPr>
              <w:widowControl w:val="0"/>
              <w:autoSpaceDE w:val="0"/>
              <w:autoSpaceDN w:val="0"/>
              <w:adjustRightInd w:val="0"/>
              <w:snapToGrid w:val="0"/>
              <w:spacing w:line="480" w:lineRule="auto"/>
              <w:ind w:right="60"/>
              <w:jc w:val="center"/>
              <w:rPr>
                <w:del w:id="8074" w:author="Haiyang Liu" w:date="2026-05-21T11:01:00Z" w16du:dateUtc="2026-05-21T04:01:00Z"/>
                <w:rFonts w:eastAsia="DengXian"/>
              </w:rPr>
              <w:pPrChange w:id="8075" w:author="Haiyang Liu" w:date="2026-05-21T11:01:00Z" w16du:dateUtc="2026-05-21T04:01:00Z">
                <w:pPr>
                  <w:widowControl w:val="0"/>
                  <w:snapToGrid w:val="0"/>
                  <w:jc w:val="right"/>
                </w:pPr>
              </w:pPrChange>
            </w:pPr>
          </w:p>
        </w:tc>
        <w:tc>
          <w:tcPr>
            <w:tcW w:w="1890" w:type="dxa"/>
            <w:noWrap/>
            <w:vAlign w:val="center"/>
          </w:tcPr>
          <w:p w14:paraId="777D41AE" w14:textId="1C986402" w:rsidR="009458CE" w:rsidDel="00016DAD" w:rsidRDefault="009458CE">
            <w:pPr>
              <w:widowControl w:val="0"/>
              <w:autoSpaceDE w:val="0"/>
              <w:autoSpaceDN w:val="0"/>
              <w:adjustRightInd w:val="0"/>
              <w:snapToGrid w:val="0"/>
              <w:spacing w:line="480" w:lineRule="auto"/>
              <w:ind w:right="60"/>
              <w:jc w:val="center"/>
              <w:rPr>
                <w:del w:id="8076" w:author="Haiyang Liu" w:date="2026-05-21T11:01:00Z" w16du:dateUtc="2026-05-21T04:01:00Z"/>
                <w:rFonts w:eastAsia="DengXian"/>
              </w:rPr>
              <w:pPrChange w:id="8077" w:author="Haiyang Liu" w:date="2026-05-21T11:01:00Z" w16du:dateUtc="2026-05-21T04:01:00Z">
                <w:pPr>
                  <w:widowControl w:val="0"/>
                  <w:snapToGrid w:val="0"/>
                  <w:jc w:val="right"/>
                </w:pPr>
              </w:pPrChange>
            </w:pPr>
          </w:p>
        </w:tc>
        <w:tc>
          <w:tcPr>
            <w:tcW w:w="1710" w:type="dxa"/>
            <w:noWrap/>
            <w:vAlign w:val="center"/>
          </w:tcPr>
          <w:p w14:paraId="777D41AF" w14:textId="1D416A3C" w:rsidR="009458CE" w:rsidDel="00016DAD" w:rsidRDefault="009458CE">
            <w:pPr>
              <w:widowControl w:val="0"/>
              <w:autoSpaceDE w:val="0"/>
              <w:autoSpaceDN w:val="0"/>
              <w:adjustRightInd w:val="0"/>
              <w:snapToGrid w:val="0"/>
              <w:spacing w:line="480" w:lineRule="auto"/>
              <w:ind w:right="60"/>
              <w:jc w:val="center"/>
              <w:rPr>
                <w:del w:id="8078" w:author="Haiyang Liu" w:date="2026-05-21T11:01:00Z" w16du:dateUtc="2026-05-21T04:01:00Z"/>
                <w:rFonts w:eastAsia="DengXian"/>
              </w:rPr>
              <w:pPrChange w:id="8079" w:author="Haiyang Liu" w:date="2026-05-21T11:01:00Z" w16du:dateUtc="2026-05-21T04:01:00Z">
                <w:pPr>
                  <w:widowControl w:val="0"/>
                  <w:snapToGrid w:val="0"/>
                  <w:jc w:val="right"/>
                </w:pPr>
              </w:pPrChange>
            </w:pPr>
          </w:p>
        </w:tc>
      </w:tr>
      <w:tr w:rsidR="009458CE" w:rsidDel="00016DAD" w14:paraId="777D41B6" w14:textId="18056E76">
        <w:trPr>
          <w:trHeight w:val="323"/>
          <w:jc w:val="center"/>
          <w:del w:id="8080" w:author="Haiyang Liu" w:date="2026-05-21T11:01:00Z"/>
        </w:trPr>
        <w:tc>
          <w:tcPr>
            <w:tcW w:w="3420" w:type="dxa"/>
            <w:noWrap/>
            <w:vAlign w:val="center"/>
          </w:tcPr>
          <w:p w14:paraId="777D41B1" w14:textId="12BC9C4F" w:rsidR="009458CE" w:rsidDel="00016DAD" w:rsidRDefault="009C0C59">
            <w:pPr>
              <w:widowControl w:val="0"/>
              <w:autoSpaceDE w:val="0"/>
              <w:autoSpaceDN w:val="0"/>
              <w:adjustRightInd w:val="0"/>
              <w:snapToGrid w:val="0"/>
              <w:spacing w:line="480" w:lineRule="auto"/>
              <w:ind w:right="60"/>
              <w:jc w:val="center"/>
              <w:rPr>
                <w:del w:id="8081" w:author="Haiyang Liu" w:date="2026-05-21T11:01:00Z" w16du:dateUtc="2026-05-21T04:01:00Z"/>
                <w:rFonts w:eastAsia="DengXian"/>
                <w:color w:val="000000"/>
              </w:rPr>
              <w:pPrChange w:id="8082" w:author="Haiyang Liu" w:date="2026-05-21T11:01:00Z" w16du:dateUtc="2026-05-21T04:01:00Z">
                <w:pPr>
                  <w:widowControl w:val="0"/>
                  <w:snapToGrid w:val="0"/>
                </w:pPr>
              </w:pPrChange>
            </w:pPr>
            <w:del w:id="8083" w:author="Haiyang Liu" w:date="2026-05-21T11:01:00Z" w16du:dateUtc="2026-05-21T04:01:00Z">
              <w:r w:rsidDel="00016DAD">
                <w:rPr>
                  <w:color w:val="000000"/>
                </w:rPr>
                <w:delText>Error management approach</w:delText>
              </w:r>
            </w:del>
          </w:p>
        </w:tc>
        <w:tc>
          <w:tcPr>
            <w:tcW w:w="1800" w:type="dxa"/>
            <w:noWrap/>
            <w:vAlign w:val="center"/>
          </w:tcPr>
          <w:p w14:paraId="777D41B2" w14:textId="11E99070" w:rsidR="009458CE" w:rsidDel="00016DAD" w:rsidRDefault="009C0C59">
            <w:pPr>
              <w:widowControl w:val="0"/>
              <w:autoSpaceDE w:val="0"/>
              <w:autoSpaceDN w:val="0"/>
              <w:adjustRightInd w:val="0"/>
              <w:snapToGrid w:val="0"/>
              <w:spacing w:line="480" w:lineRule="auto"/>
              <w:ind w:right="60"/>
              <w:jc w:val="center"/>
              <w:rPr>
                <w:del w:id="8084" w:author="Haiyang Liu" w:date="2026-05-21T11:01:00Z" w16du:dateUtc="2026-05-21T04:01:00Z"/>
                <w:rFonts w:eastAsia="DengXian"/>
              </w:rPr>
              <w:pPrChange w:id="8085" w:author="Haiyang Liu" w:date="2026-05-21T11:01:00Z" w16du:dateUtc="2026-05-21T04:01:00Z">
                <w:pPr>
                  <w:widowControl w:val="0"/>
                  <w:snapToGrid w:val="0"/>
                  <w:jc w:val="right"/>
                </w:pPr>
              </w:pPrChange>
            </w:pPr>
            <w:del w:id="8086" w:author="Haiyang Liu" w:date="2026-05-21T11:01:00Z" w16du:dateUtc="2026-05-21T04:01:00Z">
              <w:r w:rsidDel="00016DAD">
                <w:rPr>
                  <w:rFonts w:eastAsia="DengXian"/>
                </w:rPr>
                <w:delText>-.219</w:delText>
              </w:r>
              <w:r w:rsidDel="00016DAD">
                <w:rPr>
                  <w:rFonts w:eastAsia="DengXian"/>
                  <w:vertAlign w:val="superscript"/>
                </w:rPr>
                <w:delText>**</w:delText>
              </w:r>
              <w:r w:rsidDel="00016DAD">
                <w:rPr>
                  <w:rFonts w:eastAsia="DengXian"/>
                </w:rPr>
                <w:delText>(.059)</w:delText>
              </w:r>
            </w:del>
          </w:p>
        </w:tc>
        <w:tc>
          <w:tcPr>
            <w:tcW w:w="1530" w:type="dxa"/>
            <w:vAlign w:val="center"/>
          </w:tcPr>
          <w:p w14:paraId="777D41B3" w14:textId="00E263F2" w:rsidR="009458CE" w:rsidDel="00016DAD" w:rsidRDefault="009C0C59">
            <w:pPr>
              <w:widowControl w:val="0"/>
              <w:autoSpaceDE w:val="0"/>
              <w:autoSpaceDN w:val="0"/>
              <w:adjustRightInd w:val="0"/>
              <w:snapToGrid w:val="0"/>
              <w:spacing w:line="480" w:lineRule="auto"/>
              <w:ind w:right="60"/>
              <w:jc w:val="center"/>
              <w:rPr>
                <w:del w:id="8087" w:author="Haiyang Liu" w:date="2026-05-21T11:01:00Z" w16du:dateUtc="2026-05-21T04:01:00Z"/>
                <w:rFonts w:eastAsia="DengXian"/>
              </w:rPr>
              <w:pPrChange w:id="8088" w:author="Haiyang Liu" w:date="2026-05-21T11:01:00Z" w16du:dateUtc="2026-05-21T04:01:00Z">
                <w:pPr>
                  <w:widowControl w:val="0"/>
                  <w:snapToGrid w:val="0"/>
                  <w:jc w:val="right"/>
                </w:pPr>
              </w:pPrChange>
            </w:pPr>
            <w:del w:id="8089" w:author="Haiyang Liu" w:date="2026-05-21T11:01:00Z" w16du:dateUtc="2026-05-21T04:01:00Z">
              <w:r w:rsidDel="00016DAD">
                <w:rPr>
                  <w:rFonts w:eastAsia="DengXian"/>
                </w:rPr>
                <w:delText>-.004</w:delText>
              </w:r>
              <w:r w:rsidDel="00016DAD">
                <w:rPr>
                  <w:rFonts w:eastAsia="DengXian"/>
                  <w:vertAlign w:val="superscript"/>
                </w:rPr>
                <w:delText>**</w:delText>
              </w:r>
              <w:r w:rsidDel="00016DAD">
                <w:rPr>
                  <w:rFonts w:eastAsia="DengXian"/>
                </w:rPr>
                <w:delText>(.001)</w:delText>
              </w:r>
            </w:del>
          </w:p>
        </w:tc>
        <w:tc>
          <w:tcPr>
            <w:tcW w:w="1890" w:type="dxa"/>
            <w:noWrap/>
            <w:vAlign w:val="center"/>
          </w:tcPr>
          <w:p w14:paraId="777D41B4" w14:textId="4599E5CE" w:rsidR="009458CE" w:rsidDel="00016DAD" w:rsidRDefault="009C0C59">
            <w:pPr>
              <w:widowControl w:val="0"/>
              <w:autoSpaceDE w:val="0"/>
              <w:autoSpaceDN w:val="0"/>
              <w:adjustRightInd w:val="0"/>
              <w:snapToGrid w:val="0"/>
              <w:spacing w:line="480" w:lineRule="auto"/>
              <w:ind w:right="60"/>
              <w:jc w:val="center"/>
              <w:rPr>
                <w:del w:id="8090" w:author="Haiyang Liu" w:date="2026-05-21T11:01:00Z" w16du:dateUtc="2026-05-21T04:01:00Z"/>
                <w:rFonts w:eastAsia="DengXian"/>
              </w:rPr>
              <w:pPrChange w:id="8091" w:author="Haiyang Liu" w:date="2026-05-21T11:01:00Z" w16du:dateUtc="2026-05-21T04:01:00Z">
                <w:pPr>
                  <w:widowControl w:val="0"/>
                  <w:snapToGrid w:val="0"/>
                  <w:jc w:val="right"/>
                </w:pPr>
              </w:pPrChange>
            </w:pPr>
            <w:del w:id="8092" w:author="Haiyang Liu" w:date="2026-05-21T11:01:00Z" w16du:dateUtc="2026-05-21T04:01:00Z">
              <w:r w:rsidDel="00016DAD">
                <w:rPr>
                  <w:rFonts w:eastAsia="DengXian"/>
                </w:rPr>
                <w:delText>.203</w:delText>
              </w:r>
              <w:r w:rsidDel="00016DAD">
                <w:rPr>
                  <w:rFonts w:eastAsia="DengXian"/>
                  <w:vertAlign w:val="superscript"/>
                </w:rPr>
                <w:delText>**</w:delText>
              </w:r>
              <w:r w:rsidDel="00016DAD">
                <w:rPr>
                  <w:rFonts w:eastAsia="DengXian"/>
                </w:rPr>
                <w:delText>(.059)</w:delText>
              </w:r>
            </w:del>
          </w:p>
        </w:tc>
        <w:tc>
          <w:tcPr>
            <w:tcW w:w="1710" w:type="dxa"/>
            <w:noWrap/>
            <w:vAlign w:val="center"/>
          </w:tcPr>
          <w:p w14:paraId="777D41B5" w14:textId="72D60833" w:rsidR="009458CE" w:rsidDel="00016DAD" w:rsidRDefault="009C0C59">
            <w:pPr>
              <w:widowControl w:val="0"/>
              <w:autoSpaceDE w:val="0"/>
              <w:autoSpaceDN w:val="0"/>
              <w:adjustRightInd w:val="0"/>
              <w:snapToGrid w:val="0"/>
              <w:spacing w:line="480" w:lineRule="auto"/>
              <w:ind w:right="60"/>
              <w:jc w:val="center"/>
              <w:rPr>
                <w:del w:id="8093" w:author="Haiyang Liu" w:date="2026-05-21T11:01:00Z" w16du:dateUtc="2026-05-21T04:01:00Z"/>
                <w:rFonts w:eastAsia="DengXian"/>
              </w:rPr>
              <w:pPrChange w:id="8094" w:author="Haiyang Liu" w:date="2026-05-21T11:01:00Z" w16du:dateUtc="2026-05-21T04:01:00Z">
                <w:pPr>
                  <w:widowControl w:val="0"/>
                  <w:snapToGrid w:val="0"/>
                  <w:jc w:val="right"/>
                </w:pPr>
              </w:pPrChange>
            </w:pPr>
            <w:del w:id="8095" w:author="Haiyang Liu" w:date="2026-05-21T11:01:00Z" w16du:dateUtc="2026-05-21T04:01:00Z">
              <w:r w:rsidDel="00016DAD">
                <w:rPr>
                  <w:rFonts w:eastAsia="DengXian"/>
                  <w:color w:val="000000"/>
                </w:rPr>
                <w:delText>.008</w:delText>
              </w:r>
              <w:r w:rsidDel="00016DAD">
                <w:rPr>
                  <w:rFonts w:eastAsia="DengXian"/>
                  <w:vertAlign w:val="superscript"/>
                </w:rPr>
                <w:delText>**</w:delText>
              </w:r>
              <w:r w:rsidDel="00016DAD">
                <w:rPr>
                  <w:rFonts w:eastAsia="DengXian"/>
                  <w:color w:val="000000"/>
                </w:rPr>
                <w:delText>(002)</w:delText>
              </w:r>
            </w:del>
          </w:p>
        </w:tc>
      </w:tr>
      <w:tr w:rsidR="009458CE" w:rsidDel="00016DAD" w14:paraId="777D41BC" w14:textId="15C3DCC8">
        <w:trPr>
          <w:trHeight w:val="308"/>
          <w:jc w:val="center"/>
          <w:del w:id="8096" w:author="Haiyang Liu" w:date="2026-05-21T11:01:00Z"/>
        </w:trPr>
        <w:tc>
          <w:tcPr>
            <w:tcW w:w="3420" w:type="dxa"/>
            <w:vAlign w:val="center"/>
          </w:tcPr>
          <w:p w14:paraId="777D41B7" w14:textId="6A7EDEBD" w:rsidR="009458CE" w:rsidDel="00016DAD" w:rsidRDefault="009C0C59">
            <w:pPr>
              <w:widowControl w:val="0"/>
              <w:autoSpaceDE w:val="0"/>
              <w:autoSpaceDN w:val="0"/>
              <w:adjustRightInd w:val="0"/>
              <w:snapToGrid w:val="0"/>
              <w:spacing w:line="480" w:lineRule="auto"/>
              <w:ind w:right="60"/>
              <w:jc w:val="center"/>
              <w:rPr>
                <w:del w:id="8097" w:author="Haiyang Liu" w:date="2026-05-21T11:01:00Z" w16du:dateUtc="2026-05-21T04:01:00Z"/>
                <w:rFonts w:eastAsia="DengXian"/>
              </w:rPr>
              <w:pPrChange w:id="8098" w:author="Haiyang Liu" w:date="2026-05-21T11:01:00Z" w16du:dateUtc="2026-05-21T04:01:00Z">
                <w:pPr>
                  <w:widowControl w:val="0"/>
                  <w:snapToGrid w:val="0"/>
                </w:pPr>
              </w:pPrChange>
            </w:pPr>
            <w:del w:id="8099" w:author="Haiyang Liu" w:date="2026-05-21T11:01:00Z" w16du:dateUtc="2026-05-21T04:01:00Z">
              <w:r w:rsidDel="00016DAD">
                <w:rPr>
                  <w:color w:val="000000"/>
                </w:rPr>
                <w:delText>Error prevention approach</w:delText>
              </w:r>
            </w:del>
          </w:p>
        </w:tc>
        <w:tc>
          <w:tcPr>
            <w:tcW w:w="1800" w:type="dxa"/>
            <w:noWrap/>
            <w:vAlign w:val="center"/>
          </w:tcPr>
          <w:p w14:paraId="777D41B8" w14:textId="02D3DF80" w:rsidR="009458CE" w:rsidDel="00016DAD" w:rsidRDefault="009C0C59">
            <w:pPr>
              <w:widowControl w:val="0"/>
              <w:autoSpaceDE w:val="0"/>
              <w:autoSpaceDN w:val="0"/>
              <w:adjustRightInd w:val="0"/>
              <w:snapToGrid w:val="0"/>
              <w:spacing w:line="480" w:lineRule="auto"/>
              <w:ind w:right="60"/>
              <w:jc w:val="center"/>
              <w:rPr>
                <w:del w:id="8100" w:author="Haiyang Liu" w:date="2026-05-21T11:01:00Z" w16du:dateUtc="2026-05-21T04:01:00Z"/>
                <w:rFonts w:eastAsia="DengXian"/>
              </w:rPr>
              <w:pPrChange w:id="8101" w:author="Haiyang Liu" w:date="2026-05-21T11:01:00Z" w16du:dateUtc="2026-05-21T04:01:00Z">
                <w:pPr>
                  <w:widowControl w:val="0"/>
                  <w:snapToGrid w:val="0"/>
                  <w:jc w:val="right"/>
                </w:pPr>
              </w:pPrChange>
            </w:pPr>
            <w:del w:id="8102" w:author="Haiyang Liu" w:date="2026-05-21T11:01:00Z" w16du:dateUtc="2026-05-21T04:01:00Z">
              <w:r w:rsidDel="00016DAD">
                <w:rPr>
                  <w:rFonts w:eastAsia="DengXian"/>
                </w:rPr>
                <w:delText>.026(.079)</w:delText>
              </w:r>
            </w:del>
          </w:p>
        </w:tc>
        <w:tc>
          <w:tcPr>
            <w:tcW w:w="1530" w:type="dxa"/>
            <w:vAlign w:val="center"/>
          </w:tcPr>
          <w:p w14:paraId="777D41B9" w14:textId="26308CEE" w:rsidR="009458CE" w:rsidDel="00016DAD" w:rsidRDefault="009C0C59">
            <w:pPr>
              <w:widowControl w:val="0"/>
              <w:autoSpaceDE w:val="0"/>
              <w:autoSpaceDN w:val="0"/>
              <w:adjustRightInd w:val="0"/>
              <w:snapToGrid w:val="0"/>
              <w:spacing w:line="480" w:lineRule="auto"/>
              <w:ind w:right="60"/>
              <w:jc w:val="center"/>
              <w:rPr>
                <w:del w:id="8103" w:author="Haiyang Liu" w:date="2026-05-21T11:01:00Z" w16du:dateUtc="2026-05-21T04:01:00Z"/>
                <w:rFonts w:eastAsia="DengXian"/>
                <w:highlight w:val="yellow"/>
              </w:rPr>
              <w:pPrChange w:id="8104" w:author="Haiyang Liu" w:date="2026-05-21T11:01:00Z" w16du:dateUtc="2026-05-21T04:01:00Z">
                <w:pPr>
                  <w:widowControl w:val="0"/>
                  <w:snapToGrid w:val="0"/>
                  <w:jc w:val="right"/>
                </w:pPr>
              </w:pPrChange>
            </w:pPr>
            <w:del w:id="8105" w:author="Haiyang Liu" w:date="2026-05-21T11:01:00Z" w16du:dateUtc="2026-05-21T04:01:00Z">
              <w:r w:rsidDel="00016DAD">
                <w:rPr>
                  <w:rFonts w:eastAsia="DengXian"/>
                </w:rPr>
                <w:delText>.003</w:delText>
              </w:r>
              <w:r w:rsidDel="00016DAD">
                <w:rPr>
                  <w:rFonts w:eastAsia="DengXian"/>
                  <w:color w:val="000000"/>
                  <w:vertAlign w:val="superscript"/>
                </w:rPr>
                <w:delText>+</w:delText>
              </w:r>
              <w:r w:rsidDel="00016DAD">
                <w:rPr>
                  <w:rFonts w:eastAsia="DengXian"/>
                </w:rPr>
                <w:delText>(.002)</w:delText>
              </w:r>
            </w:del>
          </w:p>
        </w:tc>
        <w:tc>
          <w:tcPr>
            <w:tcW w:w="1890" w:type="dxa"/>
            <w:noWrap/>
            <w:vAlign w:val="center"/>
          </w:tcPr>
          <w:p w14:paraId="777D41BA" w14:textId="23DFEE57" w:rsidR="009458CE" w:rsidDel="00016DAD" w:rsidRDefault="009C0C59">
            <w:pPr>
              <w:widowControl w:val="0"/>
              <w:autoSpaceDE w:val="0"/>
              <w:autoSpaceDN w:val="0"/>
              <w:adjustRightInd w:val="0"/>
              <w:snapToGrid w:val="0"/>
              <w:spacing w:line="480" w:lineRule="auto"/>
              <w:ind w:right="60"/>
              <w:jc w:val="center"/>
              <w:rPr>
                <w:del w:id="8106" w:author="Haiyang Liu" w:date="2026-05-21T11:01:00Z" w16du:dateUtc="2026-05-21T04:01:00Z"/>
                <w:rFonts w:eastAsia="DengXian"/>
              </w:rPr>
              <w:pPrChange w:id="8107" w:author="Haiyang Liu" w:date="2026-05-21T11:01:00Z" w16du:dateUtc="2026-05-21T04:01:00Z">
                <w:pPr>
                  <w:widowControl w:val="0"/>
                  <w:snapToGrid w:val="0"/>
                  <w:jc w:val="right"/>
                </w:pPr>
              </w:pPrChange>
            </w:pPr>
            <w:del w:id="8108" w:author="Haiyang Liu" w:date="2026-05-21T11:01:00Z" w16du:dateUtc="2026-05-21T04:01:00Z">
              <w:r w:rsidDel="00016DAD">
                <w:rPr>
                  <w:rFonts w:eastAsia="DengXian"/>
                </w:rPr>
                <w:delText>.040</w:delText>
              </w:r>
              <w:r w:rsidDel="00016DAD">
                <w:rPr>
                  <w:rFonts w:eastAsia="DengXian"/>
                  <w:vertAlign w:val="superscript"/>
                </w:rPr>
                <w:delText xml:space="preserve"> </w:delText>
              </w:r>
              <w:r w:rsidDel="00016DAD">
                <w:rPr>
                  <w:rFonts w:eastAsia="DengXian"/>
                </w:rPr>
                <w:delText>(.078)</w:delText>
              </w:r>
            </w:del>
          </w:p>
        </w:tc>
        <w:tc>
          <w:tcPr>
            <w:tcW w:w="1710" w:type="dxa"/>
            <w:noWrap/>
            <w:vAlign w:val="center"/>
          </w:tcPr>
          <w:p w14:paraId="777D41BB" w14:textId="5ED468C3" w:rsidR="009458CE" w:rsidDel="00016DAD" w:rsidRDefault="009C0C59">
            <w:pPr>
              <w:widowControl w:val="0"/>
              <w:autoSpaceDE w:val="0"/>
              <w:autoSpaceDN w:val="0"/>
              <w:adjustRightInd w:val="0"/>
              <w:snapToGrid w:val="0"/>
              <w:spacing w:line="480" w:lineRule="auto"/>
              <w:ind w:right="60"/>
              <w:jc w:val="center"/>
              <w:rPr>
                <w:del w:id="8109" w:author="Haiyang Liu" w:date="2026-05-21T11:01:00Z" w16du:dateUtc="2026-05-21T04:01:00Z"/>
                <w:rFonts w:eastAsia="DengXian"/>
              </w:rPr>
              <w:pPrChange w:id="8110" w:author="Haiyang Liu" w:date="2026-05-21T11:01:00Z" w16du:dateUtc="2026-05-21T04:01:00Z">
                <w:pPr>
                  <w:widowControl w:val="0"/>
                  <w:snapToGrid w:val="0"/>
                  <w:jc w:val="right"/>
                </w:pPr>
              </w:pPrChange>
            </w:pPr>
            <w:del w:id="8111" w:author="Haiyang Liu" w:date="2026-05-21T11:01:00Z" w16du:dateUtc="2026-05-21T04:01:00Z">
              <w:r w:rsidDel="00016DAD">
                <w:rPr>
                  <w:rFonts w:eastAsia="DengXian"/>
                  <w:color w:val="000000"/>
                </w:rPr>
                <w:delText>.007</w:delText>
              </w:r>
              <w:r w:rsidDel="00016DAD">
                <w:rPr>
                  <w:rFonts w:eastAsia="DengXian"/>
                  <w:vertAlign w:val="superscript"/>
                </w:rPr>
                <w:delText>*</w:delText>
              </w:r>
              <w:r w:rsidDel="00016DAD">
                <w:rPr>
                  <w:rFonts w:eastAsia="DengXian"/>
                  <w:color w:val="000000"/>
                </w:rPr>
                <w:delText>(.003)</w:delText>
              </w:r>
            </w:del>
          </w:p>
        </w:tc>
      </w:tr>
      <w:tr w:rsidR="009458CE" w:rsidDel="00016DAD" w14:paraId="777D41C3" w14:textId="389B6532">
        <w:trPr>
          <w:trHeight w:val="308"/>
          <w:jc w:val="center"/>
          <w:del w:id="8112" w:author="Haiyang Liu" w:date="2026-05-21T11:01:00Z"/>
        </w:trPr>
        <w:tc>
          <w:tcPr>
            <w:tcW w:w="3420" w:type="dxa"/>
            <w:vAlign w:val="center"/>
          </w:tcPr>
          <w:p w14:paraId="777D41BD" w14:textId="22934A6F" w:rsidR="009458CE" w:rsidDel="00016DAD" w:rsidRDefault="009C0C59">
            <w:pPr>
              <w:widowControl w:val="0"/>
              <w:autoSpaceDE w:val="0"/>
              <w:autoSpaceDN w:val="0"/>
              <w:adjustRightInd w:val="0"/>
              <w:snapToGrid w:val="0"/>
              <w:spacing w:line="480" w:lineRule="auto"/>
              <w:ind w:right="60"/>
              <w:jc w:val="center"/>
              <w:rPr>
                <w:del w:id="8113" w:author="Haiyang Liu" w:date="2026-05-21T11:01:00Z" w16du:dateUtc="2026-05-21T04:01:00Z"/>
                <w:rFonts w:eastAsia="DengXian"/>
              </w:rPr>
              <w:pPrChange w:id="8114" w:author="Haiyang Liu" w:date="2026-05-21T11:01:00Z" w16du:dateUtc="2026-05-21T04:01:00Z">
                <w:pPr>
                  <w:widowControl w:val="0"/>
                  <w:snapToGrid w:val="0"/>
                </w:pPr>
              </w:pPrChange>
            </w:pPr>
            <w:del w:id="8115" w:author="Haiyang Liu" w:date="2026-05-21T11:01:00Z" w16du:dateUtc="2026-05-21T04:01:00Z">
              <w:r w:rsidDel="00016DAD">
                <w:rPr>
                  <w:rFonts w:eastAsia="DengXian"/>
                </w:rPr>
                <w:delText xml:space="preserve">Initial level of error making </w:delText>
              </w:r>
            </w:del>
          </w:p>
          <w:p w14:paraId="777D41BE" w14:textId="688D6715" w:rsidR="009458CE" w:rsidDel="00016DAD" w:rsidRDefault="009C0C59">
            <w:pPr>
              <w:widowControl w:val="0"/>
              <w:autoSpaceDE w:val="0"/>
              <w:autoSpaceDN w:val="0"/>
              <w:adjustRightInd w:val="0"/>
              <w:snapToGrid w:val="0"/>
              <w:spacing w:line="480" w:lineRule="auto"/>
              <w:ind w:right="60"/>
              <w:jc w:val="center"/>
              <w:rPr>
                <w:del w:id="8116" w:author="Haiyang Liu" w:date="2026-05-21T11:01:00Z" w16du:dateUtc="2026-05-21T04:01:00Z"/>
                <w:color w:val="000000"/>
              </w:rPr>
              <w:pPrChange w:id="8117" w:author="Haiyang Liu" w:date="2026-05-21T11:01:00Z" w16du:dateUtc="2026-05-21T04:01:00Z">
                <w:pPr>
                  <w:widowControl w:val="0"/>
                  <w:snapToGrid w:val="0"/>
                </w:pPr>
              </w:pPrChange>
            </w:pPr>
            <w:del w:id="8118" w:author="Haiyang Liu" w:date="2026-05-21T11:01:00Z" w16du:dateUtc="2026-05-21T04:01:00Z">
              <w:r w:rsidDel="00016DAD">
                <w:rPr>
                  <w:rFonts w:eastAsia="DengXian"/>
                </w:rPr>
                <w:delText>(Time 1)</w:delText>
              </w:r>
            </w:del>
          </w:p>
        </w:tc>
        <w:tc>
          <w:tcPr>
            <w:tcW w:w="1800" w:type="dxa"/>
            <w:noWrap/>
            <w:vAlign w:val="center"/>
          </w:tcPr>
          <w:p w14:paraId="777D41BF" w14:textId="13B88179" w:rsidR="009458CE" w:rsidDel="00016DAD" w:rsidRDefault="009458CE">
            <w:pPr>
              <w:widowControl w:val="0"/>
              <w:autoSpaceDE w:val="0"/>
              <w:autoSpaceDN w:val="0"/>
              <w:adjustRightInd w:val="0"/>
              <w:snapToGrid w:val="0"/>
              <w:spacing w:line="480" w:lineRule="auto"/>
              <w:ind w:right="60"/>
              <w:jc w:val="center"/>
              <w:rPr>
                <w:del w:id="8119" w:author="Haiyang Liu" w:date="2026-05-21T11:01:00Z" w16du:dateUtc="2026-05-21T04:01:00Z"/>
                <w:rFonts w:eastAsia="DengXian"/>
              </w:rPr>
              <w:pPrChange w:id="8120" w:author="Haiyang Liu" w:date="2026-05-21T11:01:00Z" w16du:dateUtc="2026-05-21T04:01:00Z">
                <w:pPr>
                  <w:widowControl w:val="0"/>
                  <w:snapToGrid w:val="0"/>
                  <w:jc w:val="right"/>
                </w:pPr>
              </w:pPrChange>
            </w:pPr>
          </w:p>
        </w:tc>
        <w:tc>
          <w:tcPr>
            <w:tcW w:w="1530" w:type="dxa"/>
            <w:vAlign w:val="center"/>
          </w:tcPr>
          <w:p w14:paraId="777D41C0" w14:textId="284BC790" w:rsidR="009458CE" w:rsidDel="00016DAD" w:rsidRDefault="009458CE">
            <w:pPr>
              <w:widowControl w:val="0"/>
              <w:autoSpaceDE w:val="0"/>
              <w:autoSpaceDN w:val="0"/>
              <w:adjustRightInd w:val="0"/>
              <w:snapToGrid w:val="0"/>
              <w:spacing w:line="480" w:lineRule="auto"/>
              <w:ind w:right="60"/>
              <w:jc w:val="center"/>
              <w:rPr>
                <w:del w:id="8121" w:author="Haiyang Liu" w:date="2026-05-21T11:01:00Z" w16du:dateUtc="2026-05-21T04:01:00Z"/>
                <w:rFonts w:eastAsia="DengXian"/>
              </w:rPr>
              <w:pPrChange w:id="8122" w:author="Haiyang Liu" w:date="2026-05-21T11:01:00Z" w16du:dateUtc="2026-05-21T04:01:00Z">
                <w:pPr>
                  <w:widowControl w:val="0"/>
                  <w:snapToGrid w:val="0"/>
                  <w:jc w:val="right"/>
                </w:pPr>
              </w:pPrChange>
            </w:pPr>
          </w:p>
        </w:tc>
        <w:tc>
          <w:tcPr>
            <w:tcW w:w="1890" w:type="dxa"/>
            <w:noWrap/>
            <w:vAlign w:val="center"/>
          </w:tcPr>
          <w:p w14:paraId="777D41C1" w14:textId="357BC23F" w:rsidR="009458CE" w:rsidDel="00016DAD" w:rsidRDefault="009C0C59">
            <w:pPr>
              <w:widowControl w:val="0"/>
              <w:autoSpaceDE w:val="0"/>
              <w:autoSpaceDN w:val="0"/>
              <w:adjustRightInd w:val="0"/>
              <w:snapToGrid w:val="0"/>
              <w:spacing w:line="480" w:lineRule="auto"/>
              <w:ind w:right="60"/>
              <w:jc w:val="center"/>
              <w:rPr>
                <w:del w:id="8123" w:author="Haiyang Liu" w:date="2026-05-21T11:01:00Z" w16du:dateUtc="2026-05-21T04:01:00Z"/>
                <w:rFonts w:eastAsia="DengXian"/>
              </w:rPr>
              <w:pPrChange w:id="8124" w:author="Haiyang Liu" w:date="2026-05-21T11:01:00Z" w16du:dateUtc="2026-05-21T04:01:00Z">
                <w:pPr>
                  <w:widowControl w:val="0"/>
                  <w:snapToGrid w:val="0"/>
                  <w:jc w:val="right"/>
                </w:pPr>
              </w:pPrChange>
            </w:pPr>
            <w:del w:id="8125" w:author="Haiyang Liu" w:date="2026-05-21T11:01:00Z" w16du:dateUtc="2026-05-21T04:01:00Z">
              <w:r w:rsidDel="00016DAD">
                <w:rPr>
                  <w:rFonts w:eastAsia="DengXian"/>
                </w:rPr>
                <w:delText>.116</w:delText>
              </w:r>
              <w:r w:rsidDel="00016DAD">
                <w:rPr>
                  <w:rFonts w:eastAsia="DengXian"/>
                  <w:vertAlign w:val="superscript"/>
                </w:rPr>
                <w:delText xml:space="preserve"> </w:delText>
              </w:r>
              <w:r w:rsidDel="00016DAD">
                <w:rPr>
                  <w:rFonts w:eastAsia="DengXian"/>
                </w:rPr>
                <w:delText>(.097)</w:delText>
              </w:r>
            </w:del>
          </w:p>
        </w:tc>
        <w:tc>
          <w:tcPr>
            <w:tcW w:w="1710" w:type="dxa"/>
            <w:noWrap/>
            <w:vAlign w:val="center"/>
          </w:tcPr>
          <w:p w14:paraId="777D41C2" w14:textId="5C04A0D8" w:rsidR="009458CE" w:rsidDel="00016DAD" w:rsidRDefault="009C0C59">
            <w:pPr>
              <w:widowControl w:val="0"/>
              <w:autoSpaceDE w:val="0"/>
              <w:autoSpaceDN w:val="0"/>
              <w:adjustRightInd w:val="0"/>
              <w:snapToGrid w:val="0"/>
              <w:spacing w:line="480" w:lineRule="auto"/>
              <w:ind w:right="60"/>
              <w:jc w:val="center"/>
              <w:rPr>
                <w:del w:id="8126" w:author="Haiyang Liu" w:date="2026-05-21T11:01:00Z" w16du:dateUtc="2026-05-21T04:01:00Z"/>
                <w:rFonts w:eastAsia="DengXian"/>
              </w:rPr>
              <w:pPrChange w:id="8127" w:author="Haiyang Liu" w:date="2026-05-21T11:01:00Z" w16du:dateUtc="2026-05-21T04:01:00Z">
                <w:pPr>
                  <w:widowControl w:val="0"/>
                  <w:snapToGrid w:val="0"/>
                  <w:jc w:val="right"/>
                </w:pPr>
              </w:pPrChange>
            </w:pPr>
            <w:del w:id="8128" w:author="Haiyang Liu" w:date="2026-05-21T11:01:00Z" w16du:dateUtc="2026-05-21T04:01:00Z">
              <w:r w:rsidDel="00016DAD">
                <w:rPr>
                  <w:rFonts w:eastAsia="DengXian"/>
                  <w:color w:val="000000"/>
                </w:rPr>
                <w:delText>-.001(.003)</w:delText>
              </w:r>
            </w:del>
          </w:p>
        </w:tc>
      </w:tr>
      <w:tr w:rsidR="009458CE" w:rsidDel="00016DAD" w14:paraId="777D41C9" w14:textId="4929E7F9">
        <w:trPr>
          <w:trHeight w:val="308"/>
          <w:jc w:val="center"/>
          <w:del w:id="8129" w:author="Haiyang Liu" w:date="2026-05-21T11:01:00Z"/>
        </w:trPr>
        <w:tc>
          <w:tcPr>
            <w:tcW w:w="3420" w:type="dxa"/>
            <w:vAlign w:val="center"/>
          </w:tcPr>
          <w:p w14:paraId="777D41C4" w14:textId="7D3F5B18" w:rsidR="009458CE" w:rsidDel="00016DAD" w:rsidRDefault="009C0C59">
            <w:pPr>
              <w:widowControl w:val="0"/>
              <w:autoSpaceDE w:val="0"/>
              <w:autoSpaceDN w:val="0"/>
              <w:adjustRightInd w:val="0"/>
              <w:snapToGrid w:val="0"/>
              <w:spacing w:line="480" w:lineRule="auto"/>
              <w:ind w:right="60"/>
              <w:jc w:val="center"/>
              <w:rPr>
                <w:del w:id="8130" w:author="Haiyang Liu" w:date="2026-05-21T11:01:00Z" w16du:dateUtc="2026-05-21T04:01:00Z"/>
                <w:rFonts w:eastAsia="DengXian"/>
              </w:rPr>
              <w:pPrChange w:id="8131" w:author="Haiyang Liu" w:date="2026-05-21T11:01:00Z" w16du:dateUtc="2026-05-21T04:01:00Z">
                <w:pPr>
                  <w:widowControl w:val="0"/>
                  <w:snapToGrid w:val="0"/>
                </w:pPr>
              </w:pPrChange>
            </w:pPr>
            <w:del w:id="8132" w:author="Haiyang Liu" w:date="2026-05-21T11:01:00Z" w16du:dateUtc="2026-05-21T04:01:00Z">
              <w:r w:rsidDel="00016DAD">
                <w:rPr>
                  <w:rFonts w:eastAsia="DengXian"/>
                </w:rPr>
                <w:delText>Change trajectory of error making (Time 1-3)</w:delText>
              </w:r>
            </w:del>
          </w:p>
        </w:tc>
        <w:tc>
          <w:tcPr>
            <w:tcW w:w="1800" w:type="dxa"/>
            <w:noWrap/>
            <w:vAlign w:val="center"/>
          </w:tcPr>
          <w:p w14:paraId="777D41C5" w14:textId="02969006" w:rsidR="009458CE" w:rsidDel="00016DAD" w:rsidRDefault="009458CE">
            <w:pPr>
              <w:widowControl w:val="0"/>
              <w:autoSpaceDE w:val="0"/>
              <w:autoSpaceDN w:val="0"/>
              <w:adjustRightInd w:val="0"/>
              <w:snapToGrid w:val="0"/>
              <w:spacing w:line="480" w:lineRule="auto"/>
              <w:ind w:right="60"/>
              <w:jc w:val="center"/>
              <w:rPr>
                <w:del w:id="8133" w:author="Haiyang Liu" w:date="2026-05-21T11:01:00Z" w16du:dateUtc="2026-05-21T04:01:00Z"/>
                <w:rFonts w:eastAsia="DengXian"/>
              </w:rPr>
              <w:pPrChange w:id="8134" w:author="Haiyang Liu" w:date="2026-05-21T11:01:00Z" w16du:dateUtc="2026-05-21T04:01:00Z">
                <w:pPr>
                  <w:widowControl w:val="0"/>
                  <w:snapToGrid w:val="0"/>
                  <w:jc w:val="right"/>
                </w:pPr>
              </w:pPrChange>
            </w:pPr>
          </w:p>
        </w:tc>
        <w:tc>
          <w:tcPr>
            <w:tcW w:w="1530" w:type="dxa"/>
            <w:vAlign w:val="center"/>
          </w:tcPr>
          <w:p w14:paraId="777D41C6" w14:textId="651FE3A9" w:rsidR="009458CE" w:rsidDel="00016DAD" w:rsidRDefault="009458CE">
            <w:pPr>
              <w:widowControl w:val="0"/>
              <w:autoSpaceDE w:val="0"/>
              <w:autoSpaceDN w:val="0"/>
              <w:adjustRightInd w:val="0"/>
              <w:snapToGrid w:val="0"/>
              <w:spacing w:line="480" w:lineRule="auto"/>
              <w:ind w:right="60"/>
              <w:jc w:val="center"/>
              <w:rPr>
                <w:del w:id="8135" w:author="Haiyang Liu" w:date="2026-05-21T11:01:00Z" w16du:dateUtc="2026-05-21T04:01:00Z"/>
                <w:rFonts w:eastAsia="DengXian"/>
              </w:rPr>
              <w:pPrChange w:id="8136" w:author="Haiyang Liu" w:date="2026-05-21T11:01:00Z" w16du:dateUtc="2026-05-21T04:01:00Z">
                <w:pPr>
                  <w:widowControl w:val="0"/>
                  <w:snapToGrid w:val="0"/>
                  <w:jc w:val="right"/>
                </w:pPr>
              </w:pPrChange>
            </w:pPr>
          </w:p>
        </w:tc>
        <w:tc>
          <w:tcPr>
            <w:tcW w:w="1890" w:type="dxa"/>
            <w:noWrap/>
            <w:vAlign w:val="center"/>
          </w:tcPr>
          <w:p w14:paraId="777D41C7" w14:textId="7B9257D7" w:rsidR="009458CE" w:rsidDel="00016DAD" w:rsidRDefault="009C0C59">
            <w:pPr>
              <w:widowControl w:val="0"/>
              <w:autoSpaceDE w:val="0"/>
              <w:autoSpaceDN w:val="0"/>
              <w:adjustRightInd w:val="0"/>
              <w:snapToGrid w:val="0"/>
              <w:spacing w:line="480" w:lineRule="auto"/>
              <w:ind w:right="60"/>
              <w:jc w:val="center"/>
              <w:rPr>
                <w:del w:id="8137" w:author="Haiyang Liu" w:date="2026-05-21T11:01:00Z" w16du:dateUtc="2026-05-21T04:01:00Z"/>
                <w:rFonts w:eastAsia="DengXian"/>
              </w:rPr>
              <w:pPrChange w:id="8138" w:author="Haiyang Liu" w:date="2026-05-21T11:01:00Z" w16du:dateUtc="2026-05-21T04:01:00Z">
                <w:pPr>
                  <w:widowControl w:val="0"/>
                  <w:snapToGrid w:val="0"/>
                  <w:jc w:val="right"/>
                </w:pPr>
              </w:pPrChange>
            </w:pPr>
            <w:del w:id="8139" w:author="Haiyang Liu" w:date="2026-05-21T11:01:00Z" w16du:dateUtc="2026-05-21T04:01:00Z">
              <w:r w:rsidDel="00016DAD">
                <w:rPr>
                  <w:rFonts w:eastAsia="DengXian"/>
                </w:rPr>
                <w:delText>-15.639</w:delText>
              </w:r>
              <w:r w:rsidDel="00016DAD">
                <w:rPr>
                  <w:rFonts w:eastAsia="DengXian"/>
                  <w:vertAlign w:val="superscript"/>
                </w:rPr>
                <w:delText>**</w:delText>
              </w:r>
              <w:r w:rsidDel="00016DAD">
                <w:rPr>
                  <w:rFonts w:eastAsia="DengXian"/>
                </w:rPr>
                <w:delText>(4.397)</w:delText>
              </w:r>
            </w:del>
          </w:p>
        </w:tc>
        <w:tc>
          <w:tcPr>
            <w:tcW w:w="1710" w:type="dxa"/>
            <w:noWrap/>
            <w:vAlign w:val="center"/>
          </w:tcPr>
          <w:p w14:paraId="777D41C8" w14:textId="0B25EE0C" w:rsidR="009458CE" w:rsidDel="00016DAD" w:rsidRDefault="009C0C59">
            <w:pPr>
              <w:widowControl w:val="0"/>
              <w:autoSpaceDE w:val="0"/>
              <w:autoSpaceDN w:val="0"/>
              <w:adjustRightInd w:val="0"/>
              <w:snapToGrid w:val="0"/>
              <w:spacing w:line="480" w:lineRule="auto"/>
              <w:ind w:right="60"/>
              <w:jc w:val="center"/>
              <w:rPr>
                <w:del w:id="8140" w:author="Haiyang Liu" w:date="2026-05-21T11:01:00Z" w16du:dateUtc="2026-05-21T04:01:00Z"/>
                <w:rFonts w:eastAsia="DengXian"/>
              </w:rPr>
              <w:pPrChange w:id="8141" w:author="Haiyang Liu" w:date="2026-05-21T11:01:00Z" w16du:dateUtc="2026-05-21T04:01:00Z">
                <w:pPr>
                  <w:widowControl w:val="0"/>
                  <w:snapToGrid w:val="0"/>
                  <w:jc w:val="right"/>
                </w:pPr>
              </w:pPrChange>
            </w:pPr>
            <w:del w:id="8142" w:author="Haiyang Liu" w:date="2026-05-21T11:01:00Z" w16du:dateUtc="2026-05-21T04:01:00Z">
              <w:r w:rsidDel="00016DAD">
                <w:rPr>
                  <w:rFonts w:eastAsia="DengXian"/>
                  <w:color w:val="000000"/>
                </w:rPr>
                <w:delText>-.556</w:delText>
              </w:r>
              <w:r w:rsidDel="00016DAD">
                <w:rPr>
                  <w:rFonts w:eastAsia="DengXian"/>
                  <w:vertAlign w:val="superscript"/>
                </w:rPr>
                <w:delText>**</w:delText>
              </w:r>
              <w:r w:rsidDel="00016DAD">
                <w:rPr>
                  <w:rFonts w:eastAsia="DengXian"/>
                  <w:color w:val="000000"/>
                </w:rPr>
                <w:delText>(.156)</w:delText>
              </w:r>
            </w:del>
          </w:p>
        </w:tc>
      </w:tr>
      <w:tr w:rsidR="009458CE" w:rsidDel="00016DAD" w14:paraId="777D41CF" w14:textId="36D90D92">
        <w:trPr>
          <w:trHeight w:val="308"/>
          <w:jc w:val="center"/>
          <w:del w:id="8143" w:author="Haiyang Liu" w:date="2026-05-21T11:01:00Z"/>
        </w:trPr>
        <w:tc>
          <w:tcPr>
            <w:tcW w:w="3420" w:type="dxa"/>
            <w:vAlign w:val="center"/>
          </w:tcPr>
          <w:p w14:paraId="777D41CA" w14:textId="67B51C56" w:rsidR="009458CE" w:rsidDel="00016DAD" w:rsidRDefault="009458CE">
            <w:pPr>
              <w:widowControl w:val="0"/>
              <w:autoSpaceDE w:val="0"/>
              <w:autoSpaceDN w:val="0"/>
              <w:adjustRightInd w:val="0"/>
              <w:snapToGrid w:val="0"/>
              <w:spacing w:line="480" w:lineRule="auto"/>
              <w:ind w:right="60"/>
              <w:jc w:val="center"/>
              <w:rPr>
                <w:del w:id="8144" w:author="Haiyang Liu" w:date="2026-05-21T11:01:00Z" w16du:dateUtc="2026-05-21T04:01:00Z"/>
                <w:rFonts w:eastAsia="DengXian"/>
              </w:rPr>
              <w:pPrChange w:id="8145" w:author="Haiyang Liu" w:date="2026-05-21T11:01:00Z" w16du:dateUtc="2026-05-21T04:01:00Z">
                <w:pPr>
                  <w:widowControl w:val="0"/>
                  <w:snapToGrid w:val="0"/>
                </w:pPr>
              </w:pPrChange>
            </w:pPr>
          </w:p>
        </w:tc>
        <w:tc>
          <w:tcPr>
            <w:tcW w:w="1800" w:type="dxa"/>
            <w:noWrap/>
            <w:vAlign w:val="center"/>
          </w:tcPr>
          <w:p w14:paraId="777D41CB" w14:textId="2A0D0A20" w:rsidR="009458CE" w:rsidDel="00016DAD" w:rsidRDefault="009458CE">
            <w:pPr>
              <w:widowControl w:val="0"/>
              <w:autoSpaceDE w:val="0"/>
              <w:autoSpaceDN w:val="0"/>
              <w:adjustRightInd w:val="0"/>
              <w:snapToGrid w:val="0"/>
              <w:spacing w:line="480" w:lineRule="auto"/>
              <w:ind w:right="60"/>
              <w:jc w:val="center"/>
              <w:rPr>
                <w:del w:id="8146" w:author="Haiyang Liu" w:date="2026-05-21T11:01:00Z" w16du:dateUtc="2026-05-21T04:01:00Z"/>
                <w:rFonts w:eastAsia="DengXian"/>
              </w:rPr>
              <w:pPrChange w:id="8147" w:author="Haiyang Liu" w:date="2026-05-21T11:01:00Z" w16du:dateUtc="2026-05-21T04:01:00Z">
                <w:pPr>
                  <w:widowControl w:val="0"/>
                  <w:snapToGrid w:val="0"/>
                  <w:jc w:val="right"/>
                </w:pPr>
              </w:pPrChange>
            </w:pPr>
          </w:p>
        </w:tc>
        <w:tc>
          <w:tcPr>
            <w:tcW w:w="1530" w:type="dxa"/>
            <w:vAlign w:val="center"/>
          </w:tcPr>
          <w:p w14:paraId="777D41CC" w14:textId="514A4344" w:rsidR="009458CE" w:rsidDel="00016DAD" w:rsidRDefault="009458CE">
            <w:pPr>
              <w:widowControl w:val="0"/>
              <w:autoSpaceDE w:val="0"/>
              <w:autoSpaceDN w:val="0"/>
              <w:adjustRightInd w:val="0"/>
              <w:snapToGrid w:val="0"/>
              <w:spacing w:line="480" w:lineRule="auto"/>
              <w:ind w:right="60"/>
              <w:jc w:val="center"/>
              <w:rPr>
                <w:del w:id="8148" w:author="Haiyang Liu" w:date="2026-05-21T11:01:00Z" w16du:dateUtc="2026-05-21T04:01:00Z"/>
                <w:rFonts w:eastAsia="DengXian"/>
              </w:rPr>
              <w:pPrChange w:id="8149" w:author="Haiyang Liu" w:date="2026-05-21T11:01:00Z" w16du:dateUtc="2026-05-21T04:01:00Z">
                <w:pPr>
                  <w:widowControl w:val="0"/>
                  <w:snapToGrid w:val="0"/>
                  <w:jc w:val="right"/>
                </w:pPr>
              </w:pPrChange>
            </w:pPr>
          </w:p>
        </w:tc>
        <w:tc>
          <w:tcPr>
            <w:tcW w:w="1890" w:type="dxa"/>
            <w:noWrap/>
            <w:vAlign w:val="center"/>
          </w:tcPr>
          <w:p w14:paraId="777D41CD" w14:textId="29037925" w:rsidR="009458CE" w:rsidDel="00016DAD" w:rsidRDefault="009458CE">
            <w:pPr>
              <w:widowControl w:val="0"/>
              <w:autoSpaceDE w:val="0"/>
              <w:autoSpaceDN w:val="0"/>
              <w:adjustRightInd w:val="0"/>
              <w:snapToGrid w:val="0"/>
              <w:spacing w:line="480" w:lineRule="auto"/>
              <w:ind w:right="60"/>
              <w:jc w:val="center"/>
              <w:rPr>
                <w:del w:id="8150" w:author="Haiyang Liu" w:date="2026-05-21T11:01:00Z" w16du:dateUtc="2026-05-21T04:01:00Z"/>
                <w:rFonts w:eastAsia="DengXian"/>
              </w:rPr>
              <w:pPrChange w:id="8151" w:author="Haiyang Liu" w:date="2026-05-21T11:01:00Z" w16du:dateUtc="2026-05-21T04:01:00Z">
                <w:pPr>
                  <w:widowControl w:val="0"/>
                  <w:snapToGrid w:val="0"/>
                  <w:jc w:val="right"/>
                </w:pPr>
              </w:pPrChange>
            </w:pPr>
          </w:p>
        </w:tc>
        <w:tc>
          <w:tcPr>
            <w:tcW w:w="1710" w:type="dxa"/>
            <w:noWrap/>
            <w:vAlign w:val="center"/>
          </w:tcPr>
          <w:p w14:paraId="777D41CE" w14:textId="054B5A6F" w:rsidR="009458CE" w:rsidDel="00016DAD" w:rsidRDefault="009458CE">
            <w:pPr>
              <w:widowControl w:val="0"/>
              <w:autoSpaceDE w:val="0"/>
              <w:autoSpaceDN w:val="0"/>
              <w:adjustRightInd w:val="0"/>
              <w:snapToGrid w:val="0"/>
              <w:spacing w:line="480" w:lineRule="auto"/>
              <w:ind w:right="60"/>
              <w:jc w:val="center"/>
              <w:rPr>
                <w:del w:id="8152" w:author="Haiyang Liu" w:date="2026-05-21T11:01:00Z" w16du:dateUtc="2026-05-21T04:01:00Z"/>
                <w:rFonts w:eastAsia="DengXian"/>
              </w:rPr>
              <w:pPrChange w:id="8153" w:author="Haiyang Liu" w:date="2026-05-21T11:01:00Z" w16du:dateUtc="2026-05-21T04:01:00Z">
                <w:pPr>
                  <w:widowControl w:val="0"/>
                  <w:snapToGrid w:val="0"/>
                  <w:jc w:val="right"/>
                </w:pPr>
              </w:pPrChange>
            </w:pPr>
          </w:p>
        </w:tc>
      </w:tr>
      <w:tr w:rsidR="009458CE" w:rsidDel="00016DAD" w14:paraId="777D41D5" w14:textId="647AC6AC">
        <w:trPr>
          <w:trHeight w:val="308"/>
          <w:jc w:val="center"/>
          <w:del w:id="8154" w:author="Haiyang Liu" w:date="2026-05-21T11:01:00Z"/>
        </w:trPr>
        <w:tc>
          <w:tcPr>
            <w:tcW w:w="3420" w:type="dxa"/>
            <w:vAlign w:val="center"/>
          </w:tcPr>
          <w:p w14:paraId="777D41D0" w14:textId="7E6DAA37" w:rsidR="009458CE" w:rsidDel="00016DAD" w:rsidRDefault="009C0C59">
            <w:pPr>
              <w:widowControl w:val="0"/>
              <w:autoSpaceDE w:val="0"/>
              <w:autoSpaceDN w:val="0"/>
              <w:adjustRightInd w:val="0"/>
              <w:snapToGrid w:val="0"/>
              <w:spacing w:line="480" w:lineRule="auto"/>
              <w:ind w:right="60"/>
              <w:jc w:val="center"/>
              <w:rPr>
                <w:del w:id="8155" w:author="Haiyang Liu" w:date="2026-05-21T11:01:00Z" w16du:dateUtc="2026-05-21T04:01:00Z"/>
                <w:rFonts w:eastAsia="DengXian"/>
                <w:i/>
              </w:rPr>
              <w:pPrChange w:id="8156" w:author="Haiyang Liu" w:date="2026-05-21T11:01:00Z" w16du:dateUtc="2026-05-21T04:01:00Z">
                <w:pPr>
                  <w:widowControl w:val="0"/>
                  <w:snapToGrid w:val="0"/>
                </w:pPr>
              </w:pPrChange>
            </w:pPr>
            <w:del w:id="8157" w:author="Haiyang Liu" w:date="2026-05-21T11:01:00Z" w16du:dateUtc="2026-05-21T04:01:00Z">
              <w:r w:rsidDel="00016DAD">
                <w:rPr>
                  <w:rFonts w:eastAsia="DengXian"/>
                  <w:i/>
                </w:rPr>
                <w:delText>R</w:delText>
              </w:r>
              <w:r w:rsidDel="00016DAD">
                <w:rPr>
                  <w:rFonts w:eastAsia="DengXian"/>
                  <w:i/>
                  <w:vertAlign w:val="superscript"/>
                </w:rPr>
                <w:delText>2</w:delText>
              </w:r>
            </w:del>
          </w:p>
        </w:tc>
        <w:tc>
          <w:tcPr>
            <w:tcW w:w="1800" w:type="dxa"/>
            <w:noWrap/>
            <w:vAlign w:val="center"/>
          </w:tcPr>
          <w:p w14:paraId="777D41D1" w14:textId="4C1A2728" w:rsidR="009458CE" w:rsidDel="00016DAD" w:rsidRDefault="009C0C59">
            <w:pPr>
              <w:widowControl w:val="0"/>
              <w:autoSpaceDE w:val="0"/>
              <w:autoSpaceDN w:val="0"/>
              <w:adjustRightInd w:val="0"/>
              <w:snapToGrid w:val="0"/>
              <w:spacing w:line="480" w:lineRule="auto"/>
              <w:ind w:right="60"/>
              <w:jc w:val="center"/>
              <w:rPr>
                <w:del w:id="8158" w:author="Haiyang Liu" w:date="2026-05-21T11:01:00Z" w16du:dateUtc="2026-05-21T04:01:00Z"/>
                <w:rFonts w:eastAsia="DengXian"/>
              </w:rPr>
              <w:pPrChange w:id="8159" w:author="Haiyang Liu" w:date="2026-05-21T11:01:00Z" w16du:dateUtc="2026-05-21T04:01:00Z">
                <w:pPr>
                  <w:widowControl w:val="0"/>
                  <w:snapToGrid w:val="0"/>
                  <w:jc w:val="right"/>
                </w:pPr>
              </w:pPrChange>
            </w:pPr>
            <w:del w:id="8160" w:author="Haiyang Liu" w:date="2026-05-21T11:01:00Z" w16du:dateUtc="2026-05-21T04:01:00Z">
              <w:r w:rsidDel="00016DAD">
                <w:rPr>
                  <w:rFonts w:eastAsia="DengXian"/>
                </w:rPr>
                <w:delText>.054</w:delText>
              </w:r>
              <w:r w:rsidDel="00016DAD">
                <w:rPr>
                  <w:rFonts w:eastAsia="DengXian"/>
                  <w:vertAlign w:val="superscript"/>
                </w:rPr>
                <w:delText>**</w:delText>
              </w:r>
            </w:del>
          </w:p>
        </w:tc>
        <w:tc>
          <w:tcPr>
            <w:tcW w:w="1530" w:type="dxa"/>
            <w:vAlign w:val="center"/>
          </w:tcPr>
          <w:p w14:paraId="777D41D2" w14:textId="70645C61" w:rsidR="009458CE" w:rsidDel="00016DAD" w:rsidRDefault="009C0C59">
            <w:pPr>
              <w:widowControl w:val="0"/>
              <w:autoSpaceDE w:val="0"/>
              <w:autoSpaceDN w:val="0"/>
              <w:adjustRightInd w:val="0"/>
              <w:snapToGrid w:val="0"/>
              <w:spacing w:line="480" w:lineRule="auto"/>
              <w:ind w:right="60"/>
              <w:jc w:val="center"/>
              <w:rPr>
                <w:del w:id="8161" w:author="Haiyang Liu" w:date="2026-05-21T11:01:00Z" w16du:dateUtc="2026-05-21T04:01:00Z"/>
                <w:rFonts w:eastAsia="DengXian"/>
              </w:rPr>
              <w:pPrChange w:id="8162" w:author="Haiyang Liu" w:date="2026-05-21T11:01:00Z" w16du:dateUtc="2026-05-21T04:01:00Z">
                <w:pPr>
                  <w:widowControl w:val="0"/>
                  <w:snapToGrid w:val="0"/>
                  <w:jc w:val="right"/>
                </w:pPr>
              </w:pPrChange>
            </w:pPr>
            <w:del w:id="8163" w:author="Haiyang Liu" w:date="2026-05-21T11:01:00Z" w16du:dateUtc="2026-05-21T04:01:00Z">
              <w:r w:rsidDel="00016DAD">
                <w:rPr>
                  <w:rFonts w:eastAsia="DengXian"/>
                </w:rPr>
                <w:delText>.057</w:delText>
              </w:r>
              <w:r w:rsidDel="00016DAD">
                <w:rPr>
                  <w:rFonts w:eastAsia="DengXian"/>
                  <w:vertAlign w:val="superscript"/>
                </w:rPr>
                <w:delText>**</w:delText>
              </w:r>
            </w:del>
          </w:p>
        </w:tc>
        <w:tc>
          <w:tcPr>
            <w:tcW w:w="1890" w:type="dxa"/>
            <w:noWrap/>
            <w:vAlign w:val="center"/>
          </w:tcPr>
          <w:p w14:paraId="777D41D3" w14:textId="1FC55D12" w:rsidR="009458CE" w:rsidDel="00016DAD" w:rsidRDefault="009C0C59">
            <w:pPr>
              <w:widowControl w:val="0"/>
              <w:autoSpaceDE w:val="0"/>
              <w:autoSpaceDN w:val="0"/>
              <w:adjustRightInd w:val="0"/>
              <w:snapToGrid w:val="0"/>
              <w:spacing w:line="480" w:lineRule="auto"/>
              <w:ind w:right="60"/>
              <w:jc w:val="center"/>
              <w:rPr>
                <w:del w:id="8164" w:author="Haiyang Liu" w:date="2026-05-21T11:01:00Z" w16du:dateUtc="2026-05-21T04:01:00Z"/>
                <w:rFonts w:eastAsia="DengXian"/>
              </w:rPr>
              <w:pPrChange w:id="8165" w:author="Haiyang Liu" w:date="2026-05-21T11:01:00Z" w16du:dateUtc="2026-05-21T04:01:00Z">
                <w:pPr>
                  <w:widowControl w:val="0"/>
                  <w:snapToGrid w:val="0"/>
                  <w:jc w:val="right"/>
                </w:pPr>
              </w:pPrChange>
            </w:pPr>
            <w:del w:id="8166" w:author="Haiyang Liu" w:date="2026-05-21T11:01:00Z" w16du:dateUtc="2026-05-21T04:01:00Z">
              <w:r w:rsidDel="00016DAD">
                <w:rPr>
                  <w:rFonts w:eastAsia="DengXian"/>
                </w:rPr>
                <w:delText>.129</w:delText>
              </w:r>
              <w:r w:rsidDel="00016DAD">
                <w:rPr>
                  <w:rFonts w:eastAsia="DengXian"/>
                  <w:vertAlign w:val="superscript"/>
                </w:rPr>
                <w:delText>**</w:delText>
              </w:r>
            </w:del>
          </w:p>
        </w:tc>
        <w:tc>
          <w:tcPr>
            <w:tcW w:w="1710" w:type="dxa"/>
            <w:noWrap/>
            <w:vAlign w:val="center"/>
          </w:tcPr>
          <w:p w14:paraId="777D41D4" w14:textId="04A90D95" w:rsidR="009458CE" w:rsidDel="00016DAD" w:rsidRDefault="009C0C59">
            <w:pPr>
              <w:widowControl w:val="0"/>
              <w:autoSpaceDE w:val="0"/>
              <w:autoSpaceDN w:val="0"/>
              <w:adjustRightInd w:val="0"/>
              <w:snapToGrid w:val="0"/>
              <w:spacing w:line="480" w:lineRule="auto"/>
              <w:ind w:right="60"/>
              <w:jc w:val="center"/>
              <w:rPr>
                <w:del w:id="8167" w:author="Haiyang Liu" w:date="2026-05-21T11:01:00Z" w16du:dateUtc="2026-05-21T04:01:00Z"/>
                <w:rFonts w:eastAsia="DengXian"/>
              </w:rPr>
              <w:pPrChange w:id="8168" w:author="Haiyang Liu" w:date="2026-05-21T11:01:00Z" w16du:dateUtc="2026-05-21T04:01:00Z">
                <w:pPr>
                  <w:widowControl w:val="0"/>
                  <w:snapToGrid w:val="0"/>
                  <w:jc w:val="right"/>
                </w:pPr>
              </w:pPrChange>
            </w:pPr>
            <w:del w:id="8169" w:author="Haiyang Liu" w:date="2026-05-21T11:01:00Z" w16du:dateUtc="2026-05-21T04:01:00Z">
              <w:r w:rsidDel="00016DAD">
                <w:rPr>
                  <w:rFonts w:eastAsia="DengXian"/>
                  <w:color w:val="000000"/>
                </w:rPr>
                <w:delText>.208</w:delText>
              </w:r>
              <w:r w:rsidDel="00016DAD">
                <w:rPr>
                  <w:rFonts w:eastAsia="DengXian"/>
                  <w:color w:val="000000"/>
                  <w:vertAlign w:val="superscript"/>
                </w:rPr>
                <w:delText>**</w:delText>
              </w:r>
            </w:del>
          </w:p>
        </w:tc>
      </w:tr>
      <w:tr w:rsidR="009458CE" w:rsidDel="00016DAD" w14:paraId="777D41DB" w14:textId="506B2273">
        <w:trPr>
          <w:trHeight w:val="308"/>
          <w:jc w:val="center"/>
          <w:del w:id="8170" w:author="Haiyang Liu" w:date="2026-05-21T11:01:00Z"/>
        </w:trPr>
        <w:tc>
          <w:tcPr>
            <w:tcW w:w="3420" w:type="dxa"/>
            <w:tcBorders>
              <w:bottom w:val="single" w:sz="4" w:space="0" w:color="auto"/>
            </w:tcBorders>
            <w:vAlign w:val="center"/>
          </w:tcPr>
          <w:p w14:paraId="777D41D6" w14:textId="7954B6B7" w:rsidR="009458CE" w:rsidDel="00016DAD" w:rsidRDefault="009C0C59">
            <w:pPr>
              <w:widowControl w:val="0"/>
              <w:autoSpaceDE w:val="0"/>
              <w:autoSpaceDN w:val="0"/>
              <w:adjustRightInd w:val="0"/>
              <w:snapToGrid w:val="0"/>
              <w:spacing w:line="480" w:lineRule="auto"/>
              <w:ind w:right="60"/>
              <w:jc w:val="center"/>
              <w:rPr>
                <w:del w:id="8171" w:author="Haiyang Liu" w:date="2026-05-21T11:01:00Z" w16du:dateUtc="2026-05-21T04:01:00Z"/>
                <w:rFonts w:eastAsia="DengXian"/>
                <w:i/>
              </w:rPr>
              <w:pPrChange w:id="8172" w:author="Haiyang Liu" w:date="2026-05-21T11:01:00Z" w16du:dateUtc="2026-05-21T04:01:00Z">
                <w:pPr>
                  <w:widowControl w:val="0"/>
                  <w:snapToGrid w:val="0"/>
                </w:pPr>
              </w:pPrChange>
            </w:pPr>
            <w:del w:id="8173" w:author="Haiyang Liu" w:date="2026-05-21T11:01:00Z" w16du:dateUtc="2026-05-21T04:01:00Z">
              <w:r w:rsidDel="00016DAD">
                <w:rPr>
                  <w:rFonts w:eastAsia="DengXian"/>
                  <w:i/>
                </w:rPr>
                <w:delText>N</w:delText>
              </w:r>
            </w:del>
          </w:p>
        </w:tc>
        <w:tc>
          <w:tcPr>
            <w:tcW w:w="1800" w:type="dxa"/>
            <w:tcBorders>
              <w:bottom w:val="single" w:sz="4" w:space="0" w:color="auto"/>
            </w:tcBorders>
            <w:noWrap/>
            <w:vAlign w:val="center"/>
          </w:tcPr>
          <w:p w14:paraId="777D41D7" w14:textId="0DCE0F35" w:rsidR="009458CE" w:rsidDel="00016DAD" w:rsidRDefault="009C0C59">
            <w:pPr>
              <w:widowControl w:val="0"/>
              <w:autoSpaceDE w:val="0"/>
              <w:autoSpaceDN w:val="0"/>
              <w:adjustRightInd w:val="0"/>
              <w:snapToGrid w:val="0"/>
              <w:spacing w:line="480" w:lineRule="auto"/>
              <w:ind w:right="60"/>
              <w:jc w:val="center"/>
              <w:rPr>
                <w:del w:id="8174" w:author="Haiyang Liu" w:date="2026-05-21T11:01:00Z" w16du:dateUtc="2026-05-21T04:01:00Z"/>
                <w:rFonts w:eastAsia="DengXian"/>
              </w:rPr>
              <w:pPrChange w:id="8175" w:author="Haiyang Liu" w:date="2026-05-21T11:01:00Z" w16du:dateUtc="2026-05-21T04:01:00Z">
                <w:pPr>
                  <w:widowControl w:val="0"/>
                  <w:snapToGrid w:val="0"/>
                  <w:jc w:val="right"/>
                </w:pPr>
              </w:pPrChange>
            </w:pPr>
            <w:del w:id="8176" w:author="Haiyang Liu" w:date="2026-05-21T11:01:00Z" w16du:dateUtc="2026-05-21T04:01:00Z">
              <w:r w:rsidDel="00016DAD">
                <w:rPr>
                  <w:rFonts w:eastAsia="DengXian"/>
                </w:rPr>
                <w:delText>258</w:delText>
              </w:r>
            </w:del>
          </w:p>
        </w:tc>
        <w:tc>
          <w:tcPr>
            <w:tcW w:w="1530" w:type="dxa"/>
            <w:tcBorders>
              <w:bottom w:val="single" w:sz="4" w:space="0" w:color="auto"/>
            </w:tcBorders>
            <w:vAlign w:val="center"/>
          </w:tcPr>
          <w:p w14:paraId="777D41D8" w14:textId="2CABFDC9" w:rsidR="009458CE" w:rsidDel="00016DAD" w:rsidRDefault="009C0C59">
            <w:pPr>
              <w:widowControl w:val="0"/>
              <w:autoSpaceDE w:val="0"/>
              <w:autoSpaceDN w:val="0"/>
              <w:adjustRightInd w:val="0"/>
              <w:snapToGrid w:val="0"/>
              <w:spacing w:line="480" w:lineRule="auto"/>
              <w:ind w:right="60"/>
              <w:jc w:val="center"/>
              <w:rPr>
                <w:del w:id="8177" w:author="Haiyang Liu" w:date="2026-05-21T11:01:00Z" w16du:dateUtc="2026-05-21T04:01:00Z"/>
                <w:rFonts w:eastAsia="DengXian"/>
              </w:rPr>
              <w:pPrChange w:id="8178" w:author="Haiyang Liu" w:date="2026-05-21T11:01:00Z" w16du:dateUtc="2026-05-21T04:01:00Z">
                <w:pPr>
                  <w:widowControl w:val="0"/>
                  <w:snapToGrid w:val="0"/>
                  <w:jc w:val="right"/>
                </w:pPr>
              </w:pPrChange>
            </w:pPr>
            <w:del w:id="8179" w:author="Haiyang Liu" w:date="2026-05-21T11:01:00Z" w16du:dateUtc="2026-05-21T04:01:00Z">
              <w:r w:rsidDel="00016DAD">
                <w:rPr>
                  <w:rFonts w:eastAsia="DengXian"/>
                </w:rPr>
                <w:delText>258</w:delText>
              </w:r>
            </w:del>
          </w:p>
        </w:tc>
        <w:tc>
          <w:tcPr>
            <w:tcW w:w="1890" w:type="dxa"/>
            <w:tcBorders>
              <w:bottom w:val="single" w:sz="4" w:space="0" w:color="auto"/>
            </w:tcBorders>
            <w:noWrap/>
            <w:vAlign w:val="center"/>
          </w:tcPr>
          <w:p w14:paraId="777D41D9" w14:textId="28A93AE6" w:rsidR="009458CE" w:rsidDel="00016DAD" w:rsidRDefault="009C0C59">
            <w:pPr>
              <w:widowControl w:val="0"/>
              <w:autoSpaceDE w:val="0"/>
              <w:autoSpaceDN w:val="0"/>
              <w:adjustRightInd w:val="0"/>
              <w:snapToGrid w:val="0"/>
              <w:spacing w:line="480" w:lineRule="auto"/>
              <w:ind w:right="60"/>
              <w:jc w:val="center"/>
              <w:rPr>
                <w:del w:id="8180" w:author="Haiyang Liu" w:date="2026-05-21T11:01:00Z" w16du:dateUtc="2026-05-21T04:01:00Z"/>
                <w:rFonts w:eastAsia="DengXian"/>
              </w:rPr>
              <w:pPrChange w:id="8181" w:author="Haiyang Liu" w:date="2026-05-21T11:01:00Z" w16du:dateUtc="2026-05-21T04:01:00Z">
                <w:pPr>
                  <w:widowControl w:val="0"/>
                  <w:snapToGrid w:val="0"/>
                  <w:jc w:val="right"/>
                </w:pPr>
              </w:pPrChange>
            </w:pPr>
            <w:del w:id="8182" w:author="Haiyang Liu" w:date="2026-05-21T11:01:00Z" w16du:dateUtc="2026-05-21T04:01:00Z">
              <w:r w:rsidDel="00016DAD">
                <w:rPr>
                  <w:rFonts w:eastAsia="DengXian"/>
                </w:rPr>
                <w:delText>258</w:delText>
              </w:r>
            </w:del>
          </w:p>
        </w:tc>
        <w:tc>
          <w:tcPr>
            <w:tcW w:w="1710" w:type="dxa"/>
            <w:tcBorders>
              <w:bottom w:val="single" w:sz="4" w:space="0" w:color="auto"/>
            </w:tcBorders>
            <w:noWrap/>
            <w:vAlign w:val="center"/>
          </w:tcPr>
          <w:p w14:paraId="777D41DA" w14:textId="232B5511" w:rsidR="009458CE" w:rsidDel="00016DAD" w:rsidRDefault="009C0C59">
            <w:pPr>
              <w:widowControl w:val="0"/>
              <w:autoSpaceDE w:val="0"/>
              <w:autoSpaceDN w:val="0"/>
              <w:adjustRightInd w:val="0"/>
              <w:snapToGrid w:val="0"/>
              <w:spacing w:line="480" w:lineRule="auto"/>
              <w:ind w:right="60"/>
              <w:jc w:val="center"/>
              <w:rPr>
                <w:del w:id="8183" w:author="Haiyang Liu" w:date="2026-05-21T11:01:00Z" w16du:dateUtc="2026-05-21T04:01:00Z"/>
                <w:rFonts w:eastAsia="DengXian"/>
                <w:color w:val="000000"/>
              </w:rPr>
              <w:pPrChange w:id="8184" w:author="Haiyang Liu" w:date="2026-05-21T11:01:00Z" w16du:dateUtc="2026-05-21T04:01:00Z">
                <w:pPr>
                  <w:widowControl w:val="0"/>
                  <w:snapToGrid w:val="0"/>
                  <w:jc w:val="right"/>
                </w:pPr>
              </w:pPrChange>
            </w:pPr>
            <w:del w:id="8185" w:author="Haiyang Liu" w:date="2026-05-21T11:01:00Z" w16du:dateUtc="2026-05-21T04:01:00Z">
              <w:r w:rsidDel="00016DAD">
                <w:rPr>
                  <w:rFonts w:eastAsia="DengXian"/>
                  <w:color w:val="000000"/>
                </w:rPr>
                <w:delText>246</w:delText>
              </w:r>
            </w:del>
          </w:p>
        </w:tc>
      </w:tr>
    </w:tbl>
    <w:p w14:paraId="777D41DC" w14:textId="533C202D" w:rsidR="009458CE" w:rsidDel="00016DAD" w:rsidRDefault="009C0C59">
      <w:pPr>
        <w:widowControl w:val="0"/>
        <w:autoSpaceDE w:val="0"/>
        <w:autoSpaceDN w:val="0"/>
        <w:adjustRightInd w:val="0"/>
        <w:snapToGrid w:val="0"/>
        <w:spacing w:line="480" w:lineRule="auto"/>
        <w:ind w:right="60"/>
        <w:jc w:val="center"/>
        <w:rPr>
          <w:del w:id="8186" w:author="Haiyang Liu" w:date="2026-05-21T11:01:00Z" w16du:dateUtc="2026-05-21T04:01:00Z"/>
          <w:rFonts w:eastAsia="DengXian"/>
          <w:color w:val="000000"/>
          <w:kern w:val="2"/>
          <w:sz w:val="20"/>
          <w:szCs w:val="20"/>
        </w:rPr>
        <w:pPrChange w:id="8187" w:author="Haiyang Liu" w:date="2026-05-21T11:01:00Z" w16du:dateUtc="2026-05-21T04:01:00Z">
          <w:pPr>
            <w:widowControl w:val="0"/>
            <w:autoSpaceDE w:val="0"/>
            <w:autoSpaceDN w:val="0"/>
            <w:adjustRightInd w:val="0"/>
            <w:snapToGrid w:val="0"/>
            <w:ind w:right="60"/>
          </w:pPr>
        </w:pPrChange>
      </w:pPr>
      <w:del w:id="8188" w:author="Haiyang Liu" w:date="2026-05-21T11:01:00Z" w16du:dateUtc="2026-05-21T04:01:00Z">
        <w:r w:rsidDel="00016DAD">
          <w:rPr>
            <w:rFonts w:eastAsia="DengXian"/>
            <w:bCs/>
            <w:i/>
            <w:color w:val="000000"/>
            <w:kern w:val="2"/>
            <w:sz w:val="20"/>
            <w:szCs w:val="20"/>
          </w:rPr>
          <w:delText>Note</w:delText>
        </w:r>
        <w:r w:rsidDel="00016DAD">
          <w:rPr>
            <w:rFonts w:eastAsia="DengXian"/>
            <w:bCs/>
            <w:color w:val="000000"/>
            <w:kern w:val="2"/>
            <w:sz w:val="20"/>
            <w:szCs w:val="20"/>
          </w:rPr>
          <w:delText xml:space="preserve">. </w:delText>
        </w:r>
        <w:r w:rsidDel="00016DAD">
          <w:rPr>
            <w:rFonts w:eastAsia="DengXian"/>
            <w:sz w:val="20"/>
            <w:szCs w:val="20"/>
            <w:vertAlign w:val="superscript"/>
          </w:rPr>
          <w:delText>*</w:delText>
        </w:r>
        <w:r w:rsidDel="00016DAD">
          <w:rPr>
            <w:rFonts w:eastAsia="DengXian"/>
            <w:bCs/>
            <w:color w:val="000000"/>
            <w:kern w:val="2"/>
            <w:sz w:val="20"/>
            <w:szCs w:val="20"/>
          </w:rPr>
          <w:delText xml:space="preserve"> </w:delText>
        </w:r>
        <w:r w:rsidDel="00016DAD">
          <w:rPr>
            <w:rFonts w:eastAsia="DengXian"/>
            <w:bCs/>
            <w:i/>
            <w:iCs/>
            <w:color w:val="000000"/>
            <w:kern w:val="2"/>
            <w:sz w:val="20"/>
            <w:szCs w:val="20"/>
          </w:rPr>
          <w:delText xml:space="preserve">p </w:delText>
        </w:r>
        <w:r w:rsidDel="00016DAD">
          <w:rPr>
            <w:rFonts w:eastAsia="DengXian"/>
            <w:bCs/>
            <w:color w:val="000000"/>
            <w:kern w:val="2"/>
            <w:sz w:val="20"/>
            <w:szCs w:val="20"/>
          </w:rPr>
          <w:delText xml:space="preserve">&lt; .05, </w:delText>
        </w:r>
        <w:r w:rsidDel="00016DAD">
          <w:rPr>
            <w:rFonts w:eastAsia="DengXian"/>
            <w:sz w:val="20"/>
            <w:szCs w:val="20"/>
            <w:vertAlign w:val="superscript"/>
          </w:rPr>
          <w:delText>**</w:delText>
        </w:r>
        <w:r w:rsidDel="00016DAD">
          <w:rPr>
            <w:rFonts w:eastAsia="DengXian"/>
            <w:bCs/>
            <w:color w:val="000000"/>
            <w:kern w:val="2"/>
            <w:sz w:val="20"/>
            <w:szCs w:val="20"/>
          </w:rPr>
          <w:delText xml:space="preserve"> </w:delText>
        </w:r>
        <w:r w:rsidDel="00016DAD">
          <w:rPr>
            <w:rFonts w:eastAsia="DengXian"/>
            <w:bCs/>
            <w:i/>
            <w:iCs/>
            <w:color w:val="000000"/>
            <w:kern w:val="2"/>
            <w:sz w:val="20"/>
            <w:szCs w:val="20"/>
          </w:rPr>
          <w:delText xml:space="preserve">p </w:delText>
        </w:r>
        <w:r w:rsidDel="00016DAD">
          <w:rPr>
            <w:rFonts w:eastAsia="DengXian"/>
            <w:bCs/>
            <w:color w:val="000000"/>
            <w:kern w:val="2"/>
            <w:sz w:val="20"/>
            <w:szCs w:val="20"/>
          </w:rPr>
          <w:delText>&lt; .01.</w:delText>
        </w:r>
      </w:del>
    </w:p>
    <w:p w14:paraId="777D41DD" w14:textId="44AB41ED" w:rsidR="009458CE" w:rsidDel="00016DAD" w:rsidRDefault="009458CE">
      <w:pPr>
        <w:widowControl w:val="0"/>
        <w:autoSpaceDE w:val="0"/>
        <w:autoSpaceDN w:val="0"/>
        <w:adjustRightInd w:val="0"/>
        <w:snapToGrid w:val="0"/>
        <w:spacing w:line="480" w:lineRule="auto"/>
        <w:ind w:right="60"/>
        <w:jc w:val="center"/>
        <w:rPr>
          <w:del w:id="8189" w:author="Haiyang Liu" w:date="2026-05-21T11:01:00Z" w16du:dateUtc="2026-05-21T04:01:00Z"/>
          <w:rFonts w:eastAsia="DengXian"/>
          <w:bCs/>
          <w:color w:val="000000"/>
          <w:kern w:val="2"/>
        </w:rPr>
        <w:pPrChange w:id="8190" w:author="Haiyang Liu" w:date="2026-05-21T11:01:00Z" w16du:dateUtc="2026-05-21T04:01:00Z">
          <w:pPr>
            <w:widowControl w:val="0"/>
            <w:autoSpaceDE w:val="0"/>
            <w:autoSpaceDN w:val="0"/>
            <w:adjustRightInd w:val="0"/>
            <w:snapToGrid w:val="0"/>
            <w:ind w:right="60"/>
          </w:pPr>
        </w:pPrChange>
      </w:pPr>
    </w:p>
    <w:p w14:paraId="777D41DE" w14:textId="790D0A4B" w:rsidR="009458CE" w:rsidDel="00016DAD" w:rsidRDefault="009458CE">
      <w:pPr>
        <w:widowControl w:val="0"/>
        <w:autoSpaceDE w:val="0"/>
        <w:autoSpaceDN w:val="0"/>
        <w:adjustRightInd w:val="0"/>
        <w:snapToGrid w:val="0"/>
        <w:spacing w:line="480" w:lineRule="auto"/>
        <w:ind w:right="60"/>
        <w:jc w:val="center"/>
        <w:rPr>
          <w:del w:id="8191" w:author="Haiyang Liu" w:date="2026-05-21T11:01:00Z" w16du:dateUtc="2026-05-21T04:01:00Z"/>
          <w:rFonts w:eastAsia="DengXian"/>
          <w:bCs/>
          <w:color w:val="000000"/>
          <w:kern w:val="2"/>
        </w:rPr>
        <w:pPrChange w:id="8192" w:author="Haiyang Liu" w:date="2026-05-21T11:01:00Z" w16du:dateUtc="2026-05-21T04:01:00Z">
          <w:pPr>
            <w:widowControl w:val="0"/>
            <w:autoSpaceDE w:val="0"/>
            <w:autoSpaceDN w:val="0"/>
            <w:adjustRightInd w:val="0"/>
            <w:snapToGrid w:val="0"/>
            <w:ind w:right="60"/>
          </w:pPr>
        </w:pPrChange>
      </w:pPr>
    </w:p>
    <w:p w14:paraId="777D41DF" w14:textId="2DBB8EF9" w:rsidR="009458CE" w:rsidDel="00016DAD" w:rsidRDefault="009C0C59">
      <w:pPr>
        <w:widowControl w:val="0"/>
        <w:autoSpaceDE w:val="0"/>
        <w:autoSpaceDN w:val="0"/>
        <w:adjustRightInd w:val="0"/>
        <w:snapToGrid w:val="0"/>
        <w:spacing w:line="480" w:lineRule="auto"/>
        <w:ind w:right="60"/>
        <w:jc w:val="center"/>
        <w:rPr>
          <w:del w:id="8193" w:author="Haiyang Liu" w:date="2026-05-21T11:01:00Z" w16du:dateUtc="2026-05-21T04:01:00Z"/>
          <w:rFonts w:eastAsia="DengXian"/>
          <w:bCs/>
          <w:color w:val="000000"/>
          <w:kern w:val="2"/>
        </w:rPr>
        <w:pPrChange w:id="8194" w:author="Haiyang Liu" w:date="2026-05-21T11:01:00Z" w16du:dateUtc="2026-05-21T04:01:00Z">
          <w:pPr>
            <w:widowControl w:val="0"/>
            <w:autoSpaceDE w:val="0"/>
            <w:autoSpaceDN w:val="0"/>
            <w:adjustRightInd w:val="0"/>
            <w:snapToGrid w:val="0"/>
            <w:ind w:right="60"/>
          </w:pPr>
        </w:pPrChange>
      </w:pPr>
      <w:del w:id="8195" w:author="Haiyang Liu" w:date="2026-05-21T11:01:00Z" w16du:dateUtc="2026-05-21T04:01:00Z">
        <w:r w:rsidDel="00016DAD">
          <w:rPr>
            <w:rFonts w:eastAsia="DengXian"/>
            <w:bCs/>
            <w:color w:val="000000"/>
            <w:kern w:val="2"/>
          </w:rPr>
          <w:br w:type="page"/>
        </w:r>
      </w:del>
    </w:p>
    <w:p w14:paraId="777D41E0" w14:textId="0F68BBBB" w:rsidR="009458CE" w:rsidDel="00016DAD" w:rsidRDefault="009458CE">
      <w:pPr>
        <w:widowControl w:val="0"/>
        <w:autoSpaceDE w:val="0"/>
        <w:autoSpaceDN w:val="0"/>
        <w:adjustRightInd w:val="0"/>
        <w:snapToGrid w:val="0"/>
        <w:spacing w:line="480" w:lineRule="auto"/>
        <w:ind w:right="60"/>
        <w:jc w:val="center"/>
        <w:rPr>
          <w:del w:id="8196" w:author="Haiyang Liu" w:date="2026-05-21T11:01:00Z" w16du:dateUtc="2026-05-21T04:01:00Z"/>
          <w:rFonts w:eastAsia="DengXian"/>
          <w:bCs/>
          <w:color w:val="000000"/>
          <w:kern w:val="2"/>
        </w:rPr>
        <w:pPrChange w:id="8197" w:author="Haiyang Liu" w:date="2026-05-21T11:01:00Z" w16du:dateUtc="2026-05-21T04:01:00Z">
          <w:pPr>
            <w:widowControl w:val="0"/>
            <w:autoSpaceDE w:val="0"/>
            <w:autoSpaceDN w:val="0"/>
            <w:adjustRightInd w:val="0"/>
            <w:snapToGrid w:val="0"/>
            <w:ind w:right="60"/>
          </w:pPr>
        </w:pPrChange>
      </w:pPr>
    </w:p>
    <w:p w14:paraId="777D41E1" w14:textId="3EE940B7" w:rsidR="009458CE" w:rsidDel="00016DAD" w:rsidRDefault="009C0C59">
      <w:pPr>
        <w:widowControl w:val="0"/>
        <w:autoSpaceDE w:val="0"/>
        <w:autoSpaceDN w:val="0"/>
        <w:adjustRightInd w:val="0"/>
        <w:snapToGrid w:val="0"/>
        <w:spacing w:line="480" w:lineRule="auto"/>
        <w:ind w:right="60"/>
        <w:jc w:val="center"/>
        <w:rPr>
          <w:del w:id="8198" w:author="Haiyang Liu" w:date="2026-05-21T11:01:00Z" w16du:dateUtc="2026-05-21T04:01:00Z"/>
          <w:rFonts w:eastAsia="DengXian"/>
          <w:b/>
          <w:bCs/>
          <w:color w:val="000000"/>
          <w:kern w:val="2"/>
        </w:rPr>
        <w:pPrChange w:id="8199" w:author="Haiyang Liu" w:date="2026-05-21T11:01:00Z" w16du:dateUtc="2026-05-21T04:01:00Z">
          <w:pPr>
            <w:widowControl w:val="0"/>
            <w:autoSpaceDE w:val="0"/>
            <w:autoSpaceDN w:val="0"/>
            <w:adjustRightInd w:val="0"/>
            <w:snapToGrid w:val="0"/>
            <w:spacing w:line="480" w:lineRule="auto"/>
            <w:ind w:right="60"/>
          </w:pPr>
        </w:pPrChange>
      </w:pPr>
      <w:del w:id="8200" w:author="Haiyang Liu" w:date="2026-05-21T11:01:00Z" w16du:dateUtc="2026-05-21T04:01:00Z">
        <w:r w:rsidDel="00016DAD">
          <w:rPr>
            <w:rFonts w:eastAsia="DengXian"/>
            <w:b/>
            <w:bCs/>
            <w:color w:val="000000"/>
            <w:kern w:val="2"/>
          </w:rPr>
          <w:delText xml:space="preserve">Table Appendix_A2. </w:delText>
        </w:r>
        <w:r w:rsidDel="00016DAD">
          <w:rPr>
            <w:rFonts w:eastAsia="DengXian"/>
            <w:bCs/>
            <w:color w:val="000000"/>
            <w:kern w:val="2"/>
          </w:rPr>
          <w:delText>Regression Analysis for the Moderated-Mediation Effects of Studied Variables (Without Controls)</w:delText>
        </w:r>
      </w:del>
    </w:p>
    <w:tbl>
      <w:tblPr>
        <w:tblStyle w:val="1"/>
        <w:tblW w:w="99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20"/>
        <w:gridCol w:w="1530"/>
        <w:gridCol w:w="180"/>
        <w:gridCol w:w="1350"/>
        <w:gridCol w:w="1980"/>
        <w:gridCol w:w="1530"/>
      </w:tblGrid>
      <w:tr w:rsidR="009458CE" w:rsidDel="00016DAD" w14:paraId="777D41E7" w14:textId="4D1FF135">
        <w:trPr>
          <w:trHeight w:val="308"/>
          <w:jc w:val="center"/>
          <w:del w:id="8201" w:author="Haiyang Liu" w:date="2026-05-21T11:01:00Z"/>
        </w:trPr>
        <w:tc>
          <w:tcPr>
            <w:tcW w:w="3420" w:type="dxa"/>
            <w:vMerge w:val="restart"/>
            <w:tcBorders>
              <w:top w:val="single" w:sz="4" w:space="0" w:color="000000"/>
              <w:bottom w:val="single" w:sz="4" w:space="0" w:color="auto"/>
            </w:tcBorders>
            <w:noWrap/>
            <w:vAlign w:val="bottom"/>
          </w:tcPr>
          <w:p w14:paraId="777D41E2" w14:textId="4DDAB9F1" w:rsidR="009458CE" w:rsidDel="00016DAD" w:rsidRDefault="009C0C59">
            <w:pPr>
              <w:widowControl w:val="0"/>
              <w:autoSpaceDE w:val="0"/>
              <w:autoSpaceDN w:val="0"/>
              <w:adjustRightInd w:val="0"/>
              <w:snapToGrid w:val="0"/>
              <w:spacing w:line="480" w:lineRule="auto"/>
              <w:ind w:right="60"/>
              <w:jc w:val="center"/>
              <w:rPr>
                <w:del w:id="8202" w:author="Haiyang Liu" w:date="2026-05-21T11:01:00Z" w16du:dateUtc="2026-05-21T04:01:00Z"/>
                <w:i/>
                <w:color w:val="000000"/>
              </w:rPr>
              <w:pPrChange w:id="8203" w:author="Haiyang Liu" w:date="2026-05-21T11:01:00Z" w16du:dateUtc="2026-05-21T04:01:00Z">
                <w:pPr>
                  <w:widowControl w:val="0"/>
                  <w:snapToGrid w:val="0"/>
                  <w:jc w:val="both"/>
                </w:pPr>
              </w:pPrChange>
            </w:pPr>
            <w:del w:id="8204" w:author="Haiyang Liu" w:date="2026-05-21T11:01:00Z" w16du:dateUtc="2026-05-21T04:01:00Z">
              <w:r w:rsidDel="00016DAD">
                <w:rPr>
                  <w:rFonts w:eastAsia="DengXian"/>
                  <w:b/>
                  <w:bCs/>
                  <w:i/>
                </w:rPr>
                <w:delText>Variables</w:delText>
              </w:r>
            </w:del>
          </w:p>
        </w:tc>
        <w:tc>
          <w:tcPr>
            <w:tcW w:w="1710" w:type="dxa"/>
            <w:gridSpan w:val="2"/>
            <w:tcBorders>
              <w:top w:val="single" w:sz="4" w:space="0" w:color="000000"/>
              <w:bottom w:val="single" w:sz="4" w:space="0" w:color="000000"/>
            </w:tcBorders>
            <w:noWrap/>
            <w:vAlign w:val="center"/>
          </w:tcPr>
          <w:p w14:paraId="777D41E3" w14:textId="636F8388" w:rsidR="009458CE" w:rsidDel="00016DAD" w:rsidRDefault="009C0C59">
            <w:pPr>
              <w:widowControl w:val="0"/>
              <w:autoSpaceDE w:val="0"/>
              <w:autoSpaceDN w:val="0"/>
              <w:adjustRightInd w:val="0"/>
              <w:snapToGrid w:val="0"/>
              <w:spacing w:line="480" w:lineRule="auto"/>
              <w:ind w:right="60"/>
              <w:jc w:val="center"/>
              <w:rPr>
                <w:del w:id="8205" w:author="Haiyang Liu" w:date="2026-05-21T11:01:00Z" w16du:dateUtc="2026-05-21T04:01:00Z"/>
                <w:rFonts w:eastAsia="DengXian"/>
                <w:b/>
                <w:i/>
              </w:rPr>
              <w:pPrChange w:id="8206" w:author="Haiyang Liu" w:date="2026-05-21T11:01:00Z" w16du:dateUtc="2026-05-21T04:01:00Z">
                <w:pPr>
                  <w:widowControl w:val="0"/>
                  <w:snapToGrid w:val="0"/>
                  <w:jc w:val="center"/>
                </w:pPr>
              </w:pPrChange>
            </w:pPr>
            <w:del w:id="8207" w:author="Haiyang Liu" w:date="2026-05-21T11:01:00Z" w16du:dateUtc="2026-05-21T04:01:00Z">
              <w:r w:rsidDel="00016DAD">
                <w:rPr>
                  <w:rFonts w:eastAsia="DengXian"/>
                  <w:b/>
                  <w:i/>
                </w:rPr>
                <w:delText>Initial level of error making</w:delText>
              </w:r>
            </w:del>
          </w:p>
        </w:tc>
        <w:tc>
          <w:tcPr>
            <w:tcW w:w="1350" w:type="dxa"/>
            <w:tcBorders>
              <w:top w:val="single" w:sz="4" w:space="0" w:color="000000"/>
              <w:bottom w:val="single" w:sz="4" w:space="0" w:color="000000"/>
            </w:tcBorders>
            <w:vAlign w:val="center"/>
          </w:tcPr>
          <w:p w14:paraId="777D41E4" w14:textId="0BBBE3B2" w:rsidR="009458CE" w:rsidDel="00016DAD" w:rsidRDefault="009C0C59">
            <w:pPr>
              <w:widowControl w:val="0"/>
              <w:autoSpaceDE w:val="0"/>
              <w:autoSpaceDN w:val="0"/>
              <w:adjustRightInd w:val="0"/>
              <w:snapToGrid w:val="0"/>
              <w:spacing w:line="480" w:lineRule="auto"/>
              <w:ind w:right="60"/>
              <w:jc w:val="center"/>
              <w:rPr>
                <w:del w:id="8208" w:author="Haiyang Liu" w:date="2026-05-21T11:01:00Z" w16du:dateUtc="2026-05-21T04:01:00Z"/>
                <w:rFonts w:eastAsia="DengXian"/>
                <w:b/>
                <w:i/>
              </w:rPr>
              <w:pPrChange w:id="8209" w:author="Haiyang Liu" w:date="2026-05-21T11:01:00Z" w16du:dateUtc="2026-05-21T04:01:00Z">
                <w:pPr>
                  <w:widowControl w:val="0"/>
                  <w:snapToGrid w:val="0"/>
                  <w:jc w:val="center"/>
                </w:pPr>
              </w:pPrChange>
            </w:pPr>
            <w:del w:id="8210" w:author="Haiyang Liu" w:date="2026-05-21T11:01:00Z" w16du:dateUtc="2026-05-21T04:01:00Z">
              <w:r w:rsidDel="00016DAD">
                <w:rPr>
                  <w:rFonts w:eastAsia="DengXian"/>
                  <w:b/>
                  <w:i/>
                </w:rPr>
                <w:delText>Change trajectory of error making</w:delText>
              </w:r>
            </w:del>
          </w:p>
        </w:tc>
        <w:tc>
          <w:tcPr>
            <w:tcW w:w="1980" w:type="dxa"/>
            <w:tcBorders>
              <w:top w:val="single" w:sz="4" w:space="0" w:color="000000"/>
              <w:bottom w:val="single" w:sz="4" w:space="0" w:color="000000"/>
            </w:tcBorders>
            <w:noWrap/>
            <w:vAlign w:val="center"/>
          </w:tcPr>
          <w:p w14:paraId="777D41E5" w14:textId="1AFB8EE8" w:rsidR="009458CE" w:rsidDel="00016DAD" w:rsidRDefault="009C0C59">
            <w:pPr>
              <w:widowControl w:val="0"/>
              <w:autoSpaceDE w:val="0"/>
              <w:autoSpaceDN w:val="0"/>
              <w:adjustRightInd w:val="0"/>
              <w:snapToGrid w:val="0"/>
              <w:spacing w:line="480" w:lineRule="auto"/>
              <w:ind w:right="60"/>
              <w:jc w:val="center"/>
              <w:rPr>
                <w:del w:id="8211" w:author="Haiyang Liu" w:date="2026-05-21T11:01:00Z" w16du:dateUtc="2026-05-21T04:01:00Z"/>
                <w:rFonts w:eastAsia="DengXian"/>
                <w:b/>
                <w:i/>
              </w:rPr>
              <w:pPrChange w:id="8212" w:author="Haiyang Liu" w:date="2026-05-21T11:01:00Z" w16du:dateUtc="2026-05-21T04:01:00Z">
                <w:pPr>
                  <w:widowControl w:val="0"/>
                  <w:snapToGrid w:val="0"/>
                  <w:jc w:val="center"/>
                </w:pPr>
              </w:pPrChange>
            </w:pPr>
            <w:del w:id="8213" w:author="Haiyang Liu" w:date="2026-05-21T11:01:00Z" w16du:dateUtc="2026-05-21T04:01:00Z">
              <w:r w:rsidDel="00016DAD">
                <w:rPr>
                  <w:rFonts w:eastAsia="DengXian"/>
                  <w:b/>
                  <w:i/>
                </w:rPr>
                <w:delText>Newcomer task performance</w:delText>
              </w:r>
            </w:del>
          </w:p>
        </w:tc>
        <w:tc>
          <w:tcPr>
            <w:tcW w:w="1530" w:type="dxa"/>
            <w:tcBorders>
              <w:top w:val="single" w:sz="4" w:space="0" w:color="000000"/>
              <w:bottom w:val="single" w:sz="4" w:space="0" w:color="000000"/>
            </w:tcBorders>
            <w:noWrap/>
            <w:vAlign w:val="center"/>
          </w:tcPr>
          <w:p w14:paraId="777D41E6" w14:textId="640273C3" w:rsidR="009458CE" w:rsidDel="00016DAD" w:rsidRDefault="009C0C59">
            <w:pPr>
              <w:widowControl w:val="0"/>
              <w:autoSpaceDE w:val="0"/>
              <w:autoSpaceDN w:val="0"/>
              <w:adjustRightInd w:val="0"/>
              <w:snapToGrid w:val="0"/>
              <w:spacing w:line="480" w:lineRule="auto"/>
              <w:ind w:right="60"/>
              <w:jc w:val="center"/>
              <w:rPr>
                <w:del w:id="8214" w:author="Haiyang Liu" w:date="2026-05-21T11:01:00Z" w16du:dateUtc="2026-05-21T04:01:00Z"/>
                <w:rFonts w:eastAsia="DengXian"/>
                <w:b/>
                <w:i/>
              </w:rPr>
              <w:pPrChange w:id="8215" w:author="Haiyang Liu" w:date="2026-05-21T11:01:00Z" w16du:dateUtc="2026-05-21T04:01:00Z">
                <w:pPr>
                  <w:widowControl w:val="0"/>
                  <w:snapToGrid w:val="0"/>
                  <w:jc w:val="center"/>
                </w:pPr>
              </w:pPrChange>
            </w:pPr>
            <w:del w:id="8216" w:author="Haiyang Liu" w:date="2026-05-21T11:01:00Z" w16du:dateUtc="2026-05-21T04:01:00Z">
              <w:r w:rsidDel="00016DAD">
                <w:rPr>
                  <w:rFonts w:eastAsia="DengXian"/>
                  <w:b/>
                  <w:i/>
                </w:rPr>
                <w:delText>Newcomer annual merit pay (Log)</w:delText>
              </w:r>
            </w:del>
          </w:p>
        </w:tc>
      </w:tr>
      <w:tr w:rsidR="009458CE" w:rsidDel="00016DAD" w14:paraId="777D41ED" w14:textId="2B86F2A9">
        <w:trPr>
          <w:trHeight w:val="308"/>
          <w:jc w:val="center"/>
          <w:del w:id="8217" w:author="Haiyang Liu" w:date="2026-05-21T11:01:00Z"/>
        </w:trPr>
        <w:tc>
          <w:tcPr>
            <w:tcW w:w="3420" w:type="dxa"/>
            <w:vMerge/>
            <w:tcBorders>
              <w:bottom w:val="single" w:sz="4" w:space="0" w:color="auto"/>
            </w:tcBorders>
            <w:noWrap/>
            <w:vAlign w:val="center"/>
          </w:tcPr>
          <w:p w14:paraId="777D41E8" w14:textId="5D755146" w:rsidR="009458CE" w:rsidDel="00016DAD" w:rsidRDefault="009458CE">
            <w:pPr>
              <w:widowControl w:val="0"/>
              <w:autoSpaceDE w:val="0"/>
              <w:autoSpaceDN w:val="0"/>
              <w:adjustRightInd w:val="0"/>
              <w:snapToGrid w:val="0"/>
              <w:spacing w:line="480" w:lineRule="auto"/>
              <w:ind w:right="60"/>
              <w:jc w:val="center"/>
              <w:rPr>
                <w:del w:id="8218" w:author="Haiyang Liu" w:date="2026-05-21T11:01:00Z" w16du:dateUtc="2026-05-21T04:01:00Z"/>
                <w:rFonts w:eastAsia="DengXian"/>
                <w:b/>
                <w:bCs/>
              </w:rPr>
              <w:pPrChange w:id="8219" w:author="Haiyang Liu" w:date="2026-05-21T11:01:00Z" w16du:dateUtc="2026-05-21T04:01:00Z">
                <w:pPr>
                  <w:widowControl w:val="0"/>
                  <w:snapToGrid w:val="0"/>
                  <w:jc w:val="both"/>
                </w:pPr>
              </w:pPrChange>
            </w:pPr>
          </w:p>
        </w:tc>
        <w:tc>
          <w:tcPr>
            <w:tcW w:w="1530" w:type="dxa"/>
            <w:tcBorders>
              <w:top w:val="single" w:sz="4" w:space="0" w:color="000000"/>
              <w:bottom w:val="single" w:sz="4" w:space="0" w:color="auto"/>
            </w:tcBorders>
            <w:noWrap/>
            <w:vAlign w:val="center"/>
          </w:tcPr>
          <w:p w14:paraId="777D41E9" w14:textId="4BA65ABD" w:rsidR="009458CE" w:rsidDel="00016DAD" w:rsidRDefault="009C0C59">
            <w:pPr>
              <w:widowControl w:val="0"/>
              <w:autoSpaceDE w:val="0"/>
              <w:autoSpaceDN w:val="0"/>
              <w:adjustRightInd w:val="0"/>
              <w:snapToGrid w:val="0"/>
              <w:spacing w:line="480" w:lineRule="auto"/>
              <w:ind w:right="60"/>
              <w:jc w:val="center"/>
              <w:rPr>
                <w:del w:id="8220" w:author="Haiyang Liu" w:date="2026-05-21T11:01:00Z" w16du:dateUtc="2026-05-21T04:01:00Z"/>
                <w:rFonts w:eastAsia="DengXian"/>
              </w:rPr>
              <w:pPrChange w:id="8221" w:author="Haiyang Liu" w:date="2026-05-21T11:01:00Z" w16du:dateUtc="2026-05-21T04:01:00Z">
                <w:pPr>
                  <w:widowControl w:val="0"/>
                  <w:snapToGrid w:val="0"/>
                  <w:jc w:val="center"/>
                </w:pPr>
              </w:pPrChange>
            </w:pPr>
            <w:del w:id="8222" w:author="Haiyang Liu" w:date="2026-05-21T11:01:00Z" w16du:dateUtc="2026-05-21T04:01:00Z">
              <w:r w:rsidDel="00016DAD">
                <w:rPr>
                  <w:rFonts w:eastAsia="DengXian"/>
                  <w:i/>
                </w:rPr>
                <w:delText>b</w:delText>
              </w:r>
              <w:r w:rsidDel="00016DAD">
                <w:rPr>
                  <w:rFonts w:eastAsia="DengXian"/>
                </w:rPr>
                <w:delText xml:space="preserve"> (</w:delText>
              </w:r>
              <w:r w:rsidDel="00016DAD">
                <w:rPr>
                  <w:rFonts w:eastAsia="DengXian"/>
                  <w:i/>
                </w:rPr>
                <w:delText>SE</w:delText>
              </w:r>
              <w:r w:rsidDel="00016DAD">
                <w:rPr>
                  <w:rFonts w:eastAsia="DengXian"/>
                </w:rPr>
                <w:delText>)</w:delText>
              </w:r>
            </w:del>
          </w:p>
        </w:tc>
        <w:tc>
          <w:tcPr>
            <w:tcW w:w="1530" w:type="dxa"/>
            <w:gridSpan w:val="2"/>
            <w:tcBorders>
              <w:top w:val="single" w:sz="4" w:space="0" w:color="000000"/>
              <w:bottom w:val="single" w:sz="4" w:space="0" w:color="auto"/>
            </w:tcBorders>
            <w:vAlign w:val="center"/>
          </w:tcPr>
          <w:p w14:paraId="777D41EA" w14:textId="1B629120" w:rsidR="009458CE" w:rsidDel="00016DAD" w:rsidRDefault="009C0C59">
            <w:pPr>
              <w:widowControl w:val="0"/>
              <w:autoSpaceDE w:val="0"/>
              <w:autoSpaceDN w:val="0"/>
              <w:adjustRightInd w:val="0"/>
              <w:snapToGrid w:val="0"/>
              <w:spacing w:line="480" w:lineRule="auto"/>
              <w:ind w:right="60"/>
              <w:jc w:val="center"/>
              <w:rPr>
                <w:del w:id="8223" w:author="Haiyang Liu" w:date="2026-05-21T11:01:00Z" w16du:dateUtc="2026-05-21T04:01:00Z"/>
                <w:rFonts w:eastAsia="DengXian"/>
              </w:rPr>
              <w:pPrChange w:id="8224" w:author="Haiyang Liu" w:date="2026-05-21T11:01:00Z" w16du:dateUtc="2026-05-21T04:01:00Z">
                <w:pPr>
                  <w:widowControl w:val="0"/>
                  <w:snapToGrid w:val="0"/>
                  <w:jc w:val="center"/>
                </w:pPr>
              </w:pPrChange>
            </w:pPr>
            <w:del w:id="8225" w:author="Haiyang Liu" w:date="2026-05-21T11:01:00Z" w16du:dateUtc="2026-05-21T04:01:00Z">
              <w:r w:rsidDel="00016DAD">
                <w:rPr>
                  <w:rFonts w:eastAsia="DengXian"/>
                  <w:i/>
                </w:rPr>
                <w:delText xml:space="preserve">b </w:delText>
              </w:r>
              <w:r w:rsidDel="00016DAD">
                <w:rPr>
                  <w:rFonts w:eastAsia="DengXian"/>
                </w:rPr>
                <w:delText>(</w:delText>
              </w:r>
              <w:r w:rsidDel="00016DAD">
                <w:rPr>
                  <w:rFonts w:eastAsia="DengXian"/>
                  <w:i/>
                </w:rPr>
                <w:delText>SE</w:delText>
              </w:r>
              <w:r w:rsidDel="00016DAD">
                <w:rPr>
                  <w:rFonts w:eastAsia="DengXian"/>
                </w:rPr>
                <w:delText>)</w:delText>
              </w:r>
            </w:del>
          </w:p>
        </w:tc>
        <w:tc>
          <w:tcPr>
            <w:tcW w:w="1980" w:type="dxa"/>
            <w:tcBorders>
              <w:top w:val="single" w:sz="4" w:space="0" w:color="000000"/>
              <w:bottom w:val="single" w:sz="4" w:space="0" w:color="auto"/>
            </w:tcBorders>
            <w:noWrap/>
            <w:vAlign w:val="center"/>
          </w:tcPr>
          <w:p w14:paraId="777D41EB" w14:textId="6A9F9DD1" w:rsidR="009458CE" w:rsidDel="00016DAD" w:rsidRDefault="009C0C59">
            <w:pPr>
              <w:widowControl w:val="0"/>
              <w:autoSpaceDE w:val="0"/>
              <w:autoSpaceDN w:val="0"/>
              <w:adjustRightInd w:val="0"/>
              <w:snapToGrid w:val="0"/>
              <w:spacing w:line="480" w:lineRule="auto"/>
              <w:ind w:right="60"/>
              <w:jc w:val="center"/>
              <w:rPr>
                <w:del w:id="8226" w:author="Haiyang Liu" w:date="2026-05-21T11:01:00Z" w16du:dateUtc="2026-05-21T04:01:00Z"/>
                <w:rFonts w:eastAsia="DengXian"/>
              </w:rPr>
              <w:pPrChange w:id="8227" w:author="Haiyang Liu" w:date="2026-05-21T11:01:00Z" w16du:dateUtc="2026-05-21T04:01:00Z">
                <w:pPr>
                  <w:widowControl w:val="0"/>
                  <w:snapToGrid w:val="0"/>
                  <w:jc w:val="center"/>
                </w:pPr>
              </w:pPrChange>
            </w:pPr>
            <w:del w:id="8228" w:author="Haiyang Liu" w:date="2026-05-21T11:01:00Z" w16du:dateUtc="2026-05-21T04:01:00Z">
              <w:r w:rsidDel="00016DAD">
                <w:rPr>
                  <w:rFonts w:eastAsia="DengXian"/>
                  <w:i/>
                </w:rPr>
                <w:delText xml:space="preserve">b </w:delText>
              </w:r>
              <w:r w:rsidDel="00016DAD">
                <w:rPr>
                  <w:rFonts w:eastAsia="DengXian"/>
                </w:rPr>
                <w:delText>(</w:delText>
              </w:r>
              <w:r w:rsidDel="00016DAD">
                <w:rPr>
                  <w:rFonts w:eastAsia="DengXian"/>
                  <w:i/>
                </w:rPr>
                <w:delText>SE</w:delText>
              </w:r>
              <w:r w:rsidDel="00016DAD">
                <w:rPr>
                  <w:rFonts w:eastAsia="DengXian"/>
                </w:rPr>
                <w:delText>)</w:delText>
              </w:r>
            </w:del>
          </w:p>
        </w:tc>
        <w:tc>
          <w:tcPr>
            <w:tcW w:w="1530" w:type="dxa"/>
            <w:tcBorders>
              <w:top w:val="single" w:sz="4" w:space="0" w:color="000000"/>
              <w:bottom w:val="single" w:sz="4" w:space="0" w:color="auto"/>
            </w:tcBorders>
            <w:noWrap/>
            <w:vAlign w:val="center"/>
          </w:tcPr>
          <w:p w14:paraId="777D41EC" w14:textId="0D846798" w:rsidR="009458CE" w:rsidDel="00016DAD" w:rsidRDefault="009C0C59">
            <w:pPr>
              <w:widowControl w:val="0"/>
              <w:autoSpaceDE w:val="0"/>
              <w:autoSpaceDN w:val="0"/>
              <w:adjustRightInd w:val="0"/>
              <w:snapToGrid w:val="0"/>
              <w:spacing w:line="480" w:lineRule="auto"/>
              <w:ind w:right="60"/>
              <w:jc w:val="center"/>
              <w:rPr>
                <w:del w:id="8229" w:author="Haiyang Liu" w:date="2026-05-21T11:01:00Z" w16du:dateUtc="2026-05-21T04:01:00Z"/>
                <w:rFonts w:eastAsia="DengXian"/>
              </w:rPr>
              <w:pPrChange w:id="8230" w:author="Haiyang Liu" w:date="2026-05-21T11:01:00Z" w16du:dateUtc="2026-05-21T04:01:00Z">
                <w:pPr>
                  <w:widowControl w:val="0"/>
                  <w:snapToGrid w:val="0"/>
                  <w:jc w:val="center"/>
                </w:pPr>
              </w:pPrChange>
            </w:pPr>
            <w:del w:id="8231" w:author="Haiyang Liu" w:date="2026-05-21T11:01:00Z" w16du:dateUtc="2026-05-21T04:01:00Z">
              <w:r w:rsidDel="00016DAD">
                <w:rPr>
                  <w:rFonts w:eastAsia="DengXian"/>
                  <w:i/>
                </w:rPr>
                <w:delText>b</w:delText>
              </w:r>
              <w:r w:rsidDel="00016DAD">
                <w:rPr>
                  <w:rFonts w:eastAsia="DengXian"/>
                </w:rPr>
                <w:delText xml:space="preserve"> (</w:delText>
              </w:r>
              <w:r w:rsidDel="00016DAD">
                <w:rPr>
                  <w:rFonts w:eastAsia="DengXian"/>
                  <w:i/>
                </w:rPr>
                <w:delText>SE</w:delText>
              </w:r>
              <w:r w:rsidDel="00016DAD">
                <w:rPr>
                  <w:rFonts w:eastAsia="DengXian"/>
                </w:rPr>
                <w:delText>)</w:delText>
              </w:r>
            </w:del>
          </w:p>
        </w:tc>
      </w:tr>
      <w:tr w:rsidR="009458CE" w:rsidDel="00016DAD" w14:paraId="777D41F3" w14:textId="79CD7DD4">
        <w:trPr>
          <w:trHeight w:val="308"/>
          <w:jc w:val="center"/>
          <w:del w:id="8232" w:author="Haiyang Liu" w:date="2026-05-21T11:01:00Z"/>
        </w:trPr>
        <w:tc>
          <w:tcPr>
            <w:tcW w:w="3420" w:type="dxa"/>
            <w:noWrap/>
            <w:vAlign w:val="center"/>
          </w:tcPr>
          <w:p w14:paraId="777D41EE" w14:textId="79B6DEB7" w:rsidR="009458CE" w:rsidDel="00016DAD" w:rsidRDefault="009C0C59">
            <w:pPr>
              <w:widowControl w:val="0"/>
              <w:autoSpaceDE w:val="0"/>
              <w:autoSpaceDN w:val="0"/>
              <w:adjustRightInd w:val="0"/>
              <w:snapToGrid w:val="0"/>
              <w:spacing w:line="480" w:lineRule="auto"/>
              <w:ind w:right="60"/>
              <w:jc w:val="center"/>
              <w:rPr>
                <w:del w:id="8233" w:author="Haiyang Liu" w:date="2026-05-21T11:01:00Z" w16du:dateUtc="2026-05-21T04:01:00Z"/>
                <w:i/>
                <w:color w:val="000000"/>
              </w:rPr>
              <w:pPrChange w:id="8234" w:author="Haiyang Liu" w:date="2026-05-21T11:01:00Z" w16du:dateUtc="2026-05-21T04:01:00Z">
                <w:pPr>
                  <w:widowControl w:val="0"/>
                  <w:snapToGrid w:val="0"/>
                </w:pPr>
              </w:pPrChange>
            </w:pPr>
            <w:del w:id="8235" w:author="Haiyang Liu" w:date="2026-05-21T11:01:00Z" w16du:dateUtc="2026-05-21T04:01:00Z">
              <w:r w:rsidDel="00016DAD">
                <w:rPr>
                  <w:i/>
                  <w:color w:val="000000"/>
                </w:rPr>
                <w:delText>Intercept</w:delText>
              </w:r>
            </w:del>
          </w:p>
        </w:tc>
        <w:tc>
          <w:tcPr>
            <w:tcW w:w="1530" w:type="dxa"/>
            <w:noWrap/>
            <w:vAlign w:val="center"/>
          </w:tcPr>
          <w:p w14:paraId="777D41EF" w14:textId="4F693B1C" w:rsidR="009458CE" w:rsidDel="00016DAD" w:rsidRDefault="009C0C59">
            <w:pPr>
              <w:widowControl w:val="0"/>
              <w:autoSpaceDE w:val="0"/>
              <w:autoSpaceDN w:val="0"/>
              <w:adjustRightInd w:val="0"/>
              <w:snapToGrid w:val="0"/>
              <w:spacing w:line="480" w:lineRule="auto"/>
              <w:ind w:right="60"/>
              <w:jc w:val="center"/>
              <w:rPr>
                <w:del w:id="8236" w:author="Haiyang Liu" w:date="2026-05-21T11:01:00Z" w16du:dateUtc="2026-05-21T04:01:00Z"/>
                <w:rFonts w:eastAsia="DengXian"/>
              </w:rPr>
              <w:pPrChange w:id="8237" w:author="Haiyang Liu" w:date="2026-05-21T11:01:00Z" w16du:dateUtc="2026-05-21T04:01:00Z">
                <w:pPr>
                  <w:widowControl w:val="0"/>
                  <w:snapToGrid w:val="0"/>
                  <w:jc w:val="right"/>
                </w:pPr>
              </w:pPrChange>
            </w:pPr>
            <w:del w:id="8238" w:author="Haiyang Liu" w:date="2026-05-21T11:01:00Z" w16du:dateUtc="2026-05-21T04:01:00Z">
              <w:r w:rsidDel="00016DAD">
                <w:rPr>
                  <w:rFonts w:eastAsia="DengXian"/>
                </w:rPr>
                <w:delText>2.734</w:delText>
              </w:r>
              <w:r w:rsidDel="00016DAD">
                <w:rPr>
                  <w:rFonts w:eastAsia="DengXian"/>
                  <w:vertAlign w:val="superscript"/>
                </w:rPr>
                <w:delText>**</w:delText>
              </w:r>
              <w:r w:rsidDel="00016DAD">
                <w:rPr>
                  <w:rFonts w:eastAsia="DengXian"/>
                </w:rPr>
                <w:delText>(.088)</w:delText>
              </w:r>
            </w:del>
          </w:p>
        </w:tc>
        <w:tc>
          <w:tcPr>
            <w:tcW w:w="1530" w:type="dxa"/>
            <w:gridSpan w:val="2"/>
            <w:vAlign w:val="center"/>
          </w:tcPr>
          <w:p w14:paraId="777D41F0" w14:textId="23DD9FF8" w:rsidR="009458CE" w:rsidDel="00016DAD" w:rsidRDefault="009C0C59">
            <w:pPr>
              <w:widowControl w:val="0"/>
              <w:autoSpaceDE w:val="0"/>
              <w:autoSpaceDN w:val="0"/>
              <w:adjustRightInd w:val="0"/>
              <w:snapToGrid w:val="0"/>
              <w:spacing w:line="480" w:lineRule="auto"/>
              <w:ind w:right="60"/>
              <w:jc w:val="center"/>
              <w:rPr>
                <w:del w:id="8239" w:author="Haiyang Liu" w:date="2026-05-21T11:01:00Z" w16du:dateUtc="2026-05-21T04:01:00Z"/>
                <w:rFonts w:eastAsia="DengXian"/>
              </w:rPr>
              <w:pPrChange w:id="8240" w:author="Haiyang Liu" w:date="2026-05-21T11:01:00Z" w16du:dateUtc="2026-05-21T04:01:00Z">
                <w:pPr>
                  <w:widowControl w:val="0"/>
                  <w:snapToGrid w:val="0"/>
                  <w:jc w:val="right"/>
                </w:pPr>
              </w:pPrChange>
            </w:pPr>
            <w:del w:id="8241" w:author="Haiyang Liu" w:date="2026-05-21T11:01:00Z" w16du:dateUtc="2026-05-21T04:01:00Z">
              <w:r w:rsidDel="00016DAD">
                <w:rPr>
                  <w:rFonts w:eastAsia="DengXian"/>
                </w:rPr>
                <w:delText>-.155</w:delText>
              </w:r>
              <w:r w:rsidDel="00016DAD">
                <w:rPr>
                  <w:rFonts w:eastAsia="DengXian"/>
                  <w:vertAlign w:val="superscript"/>
                </w:rPr>
                <w:delText>**</w:delText>
              </w:r>
              <w:r w:rsidDel="00016DAD">
                <w:rPr>
                  <w:rFonts w:eastAsia="DengXian"/>
                </w:rPr>
                <w:delText>(.002)</w:delText>
              </w:r>
            </w:del>
          </w:p>
        </w:tc>
        <w:tc>
          <w:tcPr>
            <w:tcW w:w="1980" w:type="dxa"/>
            <w:noWrap/>
            <w:vAlign w:val="center"/>
          </w:tcPr>
          <w:p w14:paraId="777D41F1" w14:textId="02C57B82" w:rsidR="009458CE" w:rsidDel="00016DAD" w:rsidRDefault="009C0C59">
            <w:pPr>
              <w:widowControl w:val="0"/>
              <w:autoSpaceDE w:val="0"/>
              <w:autoSpaceDN w:val="0"/>
              <w:adjustRightInd w:val="0"/>
              <w:snapToGrid w:val="0"/>
              <w:spacing w:line="480" w:lineRule="auto"/>
              <w:ind w:right="60"/>
              <w:jc w:val="center"/>
              <w:rPr>
                <w:del w:id="8242" w:author="Haiyang Liu" w:date="2026-05-21T11:01:00Z" w16du:dateUtc="2026-05-21T04:01:00Z"/>
                <w:rFonts w:eastAsia="DengXian"/>
              </w:rPr>
              <w:pPrChange w:id="8243" w:author="Haiyang Liu" w:date="2026-05-21T11:01:00Z" w16du:dateUtc="2026-05-21T04:01:00Z">
                <w:pPr>
                  <w:widowControl w:val="0"/>
                  <w:snapToGrid w:val="0"/>
                  <w:jc w:val="right"/>
                </w:pPr>
              </w:pPrChange>
            </w:pPr>
            <w:del w:id="8244" w:author="Haiyang Liu" w:date="2026-05-21T11:01:00Z" w16du:dateUtc="2026-05-21T04:01:00Z">
              <w:r w:rsidDel="00016DAD">
                <w:rPr>
                  <w:rFonts w:eastAsia="DengXian"/>
                </w:rPr>
                <w:delText>2.879</w:delText>
              </w:r>
              <w:r w:rsidDel="00016DAD">
                <w:rPr>
                  <w:rFonts w:eastAsia="DengXian"/>
                  <w:color w:val="000000"/>
                  <w:vertAlign w:val="superscript"/>
                </w:rPr>
                <w:delText>**</w:delText>
              </w:r>
              <w:r w:rsidDel="00016DAD">
                <w:rPr>
                  <w:rFonts w:eastAsia="DengXian"/>
                </w:rPr>
                <w:delText>(.911)</w:delText>
              </w:r>
            </w:del>
          </w:p>
        </w:tc>
        <w:tc>
          <w:tcPr>
            <w:tcW w:w="1530" w:type="dxa"/>
            <w:noWrap/>
            <w:vAlign w:val="center"/>
          </w:tcPr>
          <w:p w14:paraId="777D41F2" w14:textId="65A4AEA9" w:rsidR="009458CE" w:rsidDel="00016DAD" w:rsidRDefault="009C0C59">
            <w:pPr>
              <w:widowControl w:val="0"/>
              <w:autoSpaceDE w:val="0"/>
              <w:autoSpaceDN w:val="0"/>
              <w:adjustRightInd w:val="0"/>
              <w:snapToGrid w:val="0"/>
              <w:spacing w:line="480" w:lineRule="auto"/>
              <w:ind w:right="60"/>
              <w:jc w:val="center"/>
              <w:rPr>
                <w:del w:id="8245" w:author="Haiyang Liu" w:date="2026-05-21T11:01:00Z" w16du:dateUtc="2026-05-21T04:01:00Z"/>
                <w:rFonts w:eastAsia="DengXian"/>
              </w:rPr>
              <w:pPrChange w:id="8246" w:author="Haiyang Liu" w:date="2026-05-21T11:01:00Z" w16du:dateUtc="2026-05-21T04:01:00Z">
                <w:pPr>
                  <w:widowControl w:val="0"/>
                  <w:snapToGrid w:val="0"/>
                  <w:jc w:val="right"/>
                </w:pPr>
              </w:pPrChange>
            </w:pPr>
            <w:del w:id="8247" w:author="Haiyang Liu" w:date="2026-05-21T11:01:00Z" w16du:dateUtc="2026-05-21T04:01:00Z">
              <w:r w:rsidDel="00016DAD">
                <w:rPr>
                  <w:rFonts w:eastAsia="DengXian"/>
                  <w:color w:val="000000"/>
                </w:rPr>
                <w:delText>4.217</w:delText>
              </w:r>
              <w:r w:rsidDel="00016DAD">
                <w:rPr>
                  <w:rFonts w:eastAsia="DengXian"/>
                  <w:color w:val="000000"/>
                  <w:vertAlign w:val="superscript"/>
                </w:rPr>
                <w:delText>**</w:delText>
              </w:r>
              <w:r w:rsidDel="00016DAD">
                <w:rPr>
                  <w:rFonts w:eastAsia="DengXian"/>
                  <w:color w:val="000000"/>
                </w:rPr>
                <w:delText>(.032)</w:delText>
              </w:r>
            </w:del>
          </w:p>
        </w:tc>
      </w:tr>
      <w:tr w:rsidR="009458CE" w:rsidDel="00016DAD" w14:paraId="777D41F9" w14:textId="0415C74F">
        <w:trPr>
          <w:trHeight w:val="323"/>
          <w:jc w:val="center"/>
          <w:del w:id="8248" w:author="Haiyang Liu" w:date="2026-05-21T11:01:00Z"/>
        </w:trPr>
        <w:tc>
          <w:tcPr>
            <w:tcW w:w="3420" w:type="dxa"/>
            <w:noWrap/>
          </w:tcPr>
          <w:p w14:paraId="777D41F4" w14:textId="5B61388F" w:rsidR="009458CE" w:rsidDel="00016DAD" w:rsidRDefault="009458CE">
            <w:pPr>
              <w:widowControl w:val="0"/>
              <w:autoSpaceDE w:val="0"/>
              <w:autoSpaceDN w:val="0"/>
              <w:adjustRightInd w:val="0"/>
              <w:snapToGrid w:val="0"/>
              <w:spacing w:line="480" w:lineRule="auto"/>
              <w:ind w:right="60"/>
              <w:jc w:val="center"/>
              <w:rPr>
                <w:del w:id="8249" w:author="Haiyang Liu" w:date="2026-05-21T11:01:00Z" w16du:dateUtc="2026-05-21T04:01:00Z"/>
              </w:rPr>
              <w:pPrChange w:id="8250" w:author="Haiyang Liu" w:date="2026-05-21T11:01:00Z" w16du:dateUtc="2026-05-21T04:01:00Z">
                <w:pPr>
                  <w:widowControl w:val="0"/>
                  <w:snapToGrid w:val="0"/>
                  <w:ind w:firstLineChars="100" w:firstLine="240"/>
                </w:pPr>
              </w:pPrChange>
            </w:pPr>
          </w:p>
        </w:tc>
        <w:tc>
          <w:tcPr>
            <w:tcW w:w="1530" w:type="dxa"/>
            <w:noWrap/>
            <w:vAlign w:val="center"/>
          </w:tcPr>
          <w:p w14:paraId="777D41F5" w14:textId="3BC39A3E" w:rsidR="009458CE" w:rsidDel="00016DAD" w:rsidRDefault="009458CE">
            <w:pPr>
              <w:widowControl w:val="0"/>
              <w:autoSpaceDE w:val="0"/>
              <w:autoSpaceDN w:val="0"/>
              <w:adjustRightInd w:val="0"/>
              <w:snapToGrid w:val="0"/>
              <w:spacing w:line="480" w:lineRule="auto"/>
              <w:ind w:right="60"/>
              <w:jc w:val="center"/>
              <w:rPr>
                <w:del w:id="8251" w:author="Haiyang Liu" w:date="2026-05-21T11:01:00Z" w16du:dateUtc="2026-05-21T04:01:00Z"/>
                <w:rFonts w:eastAsia="DengXian"/>
              </w:rPr>
              <w:pPrChange w:id="8252" w:author="Haiyang Liu" w:date="2026-05-21T11:01:00Z" w16du:dateUtc="2026-05-21T04:01:00Z">
                <w:pPr>
                  <w:widowControl w:val="0"/>
                  <w:snapToGrid w:val="0"/>
                  <w:jc w:val="right"/>
                </w:pPr>
              </w:pPrChange>
            </w:pPr>
          </w:p>
        </w:tc>
        <w:tc>
          <w:tcPr>
            <w:tcW w:w="1530" w:type="dxa"/>
            <w:gridSpan w:val="2"/>
            <w:vAlign w:val="center"/>
          </w:tcPr>
          <w:p w14:paraId="777D41F6" w14:textId="5A0123A0" w:rsidR="009458CE" w:rsidDel="00016DAD" w:rsidRDefault="009458CE">
            <w:pPr>
              <w:widowControl w:val="0"/>
              <w:autoSpaceDE w:val="0"/>
              <w:autoSpaceDN w:val="0"/>
              <w:adjustRightInd w:val="0"/>
              <w:snapToGrid w:val="0"/>
              <w:spacing w:line="480" w:lineRule="auto"/>
              <w:ind w:right="60"/>
              <w:jc w:val="center"/>
              <w:rPr>
                <w:del w:id="8253" w:author="Haiyang Liu" w:date="2026-05-21T11:01:00Z" w16du:dateUtc="2026-05-21T04:01:00Z"/>
                <w:rFonts w:eastAsia="DengXian"/>
              </w:rPr>
              <w:pPrChange w:id="8254" w:author="Haiyang Liu" w:date="2026-05-21T11:01:00Z" w16du:dateUtc="2026-05-21T04:01:00Z">
                <w:pPr>
                  <w:widowControl w:val="0"/>
                  <w:snapToGrid w:val="0"/>
                  <w:jc w:val="right"/>
                </w:pPr>
              </w:pPrChange>
            </w:pPr>
          </w:p>
        </w:tc>
        <w:tc>
          <w:tcPr>
            <w:tcW w:w="1980" w:type="dxa"/>
            <w:noWrap/>
            <w:vAlign w:val="center"/>
          </w:tcPr>
          <w:p w14:paraId="777D41F7" w14:textId="78C08890" w:rsidR="009458CE" w:rsidDel="00016DAD" w:rsidRDefault="009458CE">
            <w:pPr>
              <w:widowControl w:val="0"/>
              <w:autoSpaceDE w:val="0"/>
              <w:autoSpaceDN w:val="0"/>
              <w:adjustRightInd w:val="0"/>
              <w:snapToGrid w:val="0"/>
              <w:spacing w:line="480" w:lineRule="auto"/>
              <w:ind w:right="60"/>
              <w:jc w:val="center"/>
              <w:rPr>
                <w:del w:id="8255" w:author="Haiyang Liu" w:date="2026-05-21T11:01:00Z" w16du:dateUtc="2026-05-21T04:01:00Z"/>
                <w:rFonts w:eastAsia="DengXian"/>
              </w:rPr>
              <w:pPrChange w:id="8256" w:author="Haiyang Liu" w:date="2026-05-21T11:01:00Z" w16du:dateUtc="2026-05-21T04:01:00Z">
                <w:pPr>
                  <w:widowControl w:val="0"/>
                  <w:snapToGrid w:val="0"/>
                  <w:jc w:val="right"/>
                </w:pPr>
              </w:pPrChange>
            </w:pPr>
          </w:p>
        </w:tc>
        <w:tc>
          <w:tcPr>
            <w:tcW w:w="1530" w:type="dxa"/>
            <w:noWrap/>
            <w:vAlign w:val="center"/>
          </w:tcPr>
          <w:p w14:paraId="777D41F8" w14:textId="0D43FB8B" w:rsidR="009458CE" w:rsidDel="00016DAD" w:rsidRDefault="009458CE">
            <w:pPr>
              <w:widowControl w:val="0"/>
              <w:autoSpaceDE w:val="0"/>
              <w:autoSpaceDN w:val="0"/>
              <w:adjustRightInd w:val="0"/>
              <w:snapToGrid w:val="0"/>
              <w:spacing w:line="480" w:lineRule="auto"/>
              <w:ind w:right="60"/>
              <w:jc w:val="center"/>
              <w:rPr>
                <w:del w:id="8257" w:author="Haiyang Liu" w:date="2026-05-21T11:01:00Z" w16du:dateUtc="2026-05-21T04:01:00Z"/>
                <w:rFonts w:eastAsia="DengXian"/>
              </w:rPr>
              <w:pPrChange w:id="8258" w:author="Haiyang Liu" w:date="2026-05-21T11:01:00Z" w16du:dateUtc="2026-05-21T04:01:00Z">
                <w:pPr>
                  <w:widowControl w:val="0"/>
                  <w:snapToGrid w:val="0"/>
                  <w:jc w:val="right"/>
                </w:pPr>
              </w:pPrChange>
            </w:pPr>
          </w:p>
        </w:tc>
      </w:tr>
      <w:tr w:rsidR="009458CE" w:rsidDel="00016DAD" w14:paraId="777D41FF" w14:textId="2C084812">
        <w:trPr>
          <w:trHeight w:val="323"/>
          <w:jc w:val="center"/>
          <w:del w:id="8259" w:author="Haiyang Liu" w:date="2026-05-21T11:01:00Z"/>
        </w:trPr>
        <w:tc>
          <w:tcPr>
            <w:tcW w:w="3420" w:type="dxa"/>
            <w:noWrap/>
          </w:tcPr>
          <w:p w14:paraId="777D41FA" w14:textId="5BB4378A" w:rsidR="009458CE" w:rsidDel="00016DAD" w:rsidRDefault="009C0C59">
            <w:pPr>
              <w:widowControl w:val="0"/>
              <w:autoSpaceDE w:val="0"/>
              <w:autoSpaceDN w:val="0"/>
              <w:adjustRightInd w:val="0"/>
              <w:snapToGrid w:val="0"/>
              <w:spacing w:line="480" w:lineRule="auto"/>
              <w:ind w:right="60"/>
              <w:jc w:val="center"/>
              <w:rPr>
                <w:del w:id="8260" w:author="Haiyang Liu" w:date="2026-05-21T11:01:00Z" w16du:dateUtc="2026-05-21T04:01:00Z"/>
                <w:b/>
                <w:i/>
              </w:rPr>
              <w:pPrChange w:id="8261" w:author="Haiyang Liu" w:date="2026-05-21T11:01:00Z" w16du:dateUtc="2026-05-21T04:01:00Z">
                <w:pPr>
                  <w:widowControl w:val="0"/>
                  <w:snapToGrid w:val="0"/>
                </w:pPr>
              </w:pPrChange>
            </w:pPr>
            <w:del w:id="8262" w:author="Haiyang Liu" w:date="2026-05-21T11:01:00Z" w16du:dateUtc="2026-05-21T04:01:00Z">
              <w:r w:rsidDel="00016DAD">
                <w:rPr>
                  <w:b/>
                  <w:i/>
                </w:rPr>
                <w:delText>Study variables</w:delText>
              </w:r>
            </w:del>
          </w:p>
        </w:tc>
        <w:tc>
          <w:tcPr>
            <w:tcW w:w="1530" w:type="dxa"/>
            <w:noWrap/>
            <w:vAlign w:val="center"/>
          </w:tcPr>
          <w:p w14:paraId="777D41FB" w14:textId="2BC3A2AB" w:rsidR="009458CE" w:rsidDel="00016DAD" w:rsidRDefault="009458CE">
            <w:pPr>
              <w:widowControl w:val="0"/>
              <w:autoSpaceDE w:val="0"/>
              <w:autoSpaceDN w:val="0"/>
              <w:adjustRightInd w:val="0"/>
              <w:snapToGrid w:val="0"/>
              <w:spacing w:line="480" w:lineRule="auto"/>
              <w:ind w:right="60"/>
              <w:jc w:val="center"/>
              <w:rPr>
                <w:del w:id="8263" w:author="Haiyang Liu" w:date="2026-05-21T11:01:00Z" w16du:dateUtc="2026-05-21T04:01:00Z"/>
                <w:rFonts w:eastAsia="DengXian"/>
              </w:rPr>
              <w:pPrChange w:id="8264" w:author="Haiyang Liu" w:date="2026-05-21T11:01:00Z" w16du:dateUtc="2026-05-21T04:01:00Z">
                <w:pPr>
                  <w:widowControl w:val="0"/>
                  <w:snapToGrid w:val="0"/>
                  <w:jc w:val="right"/>
                </w:pPr>
              </w:pPrChange>
            </w:pPr>
          </w:p>
        </w:tc>
        <w:tc>
          <w:tcPr>
            <w:tcW w:w="1530" w:type="dxa"/>
            <w:gridSpan w:val="2"/>
            <w:vAlign w:val="center"/>
          </w:tcPr>
          <w:p w14:paraId="777D41FC" w14:textId="0B44456D" w:rsidR="009458CE" w:rsidDel="00016DAD" w:rsidRDefault="009458CE">
            <w:pPr>
              <w:widowControl w:val="0"/>
              <w:autoSpaceDE w:val="0"/>
              <w:autoSpaceDN w:val="0"/>
              <w:adjustRightInd w:val="0"/>
              <w:snapToGrid w:val="0"/>
              <w:spacing w:line="480" w:lineRule="auto"/>
              <w:ind w:right="60"/>
              <w:jc w:val="center"/>
              <w:rPr>
                <w:del w:id="8265" w:author="Haiyang Liu" w:date="2026-05-21T11:01:00Z" w16du:dateUtc="2026-05-21T04:01:00Z"/>
                <w:rFonts w:eastAsia="DengXian"/>
              </w:rPr>
              <w:pPrChange w:id="8266" w:author="Haiyang Liu" w:date="2026-05-21T11:01:00Z" w16du:dateUtc="2026-05-21T04:01:00Z">
                <w:pPr>
                  <w:widowControl w:val="0"/>
                  <w:snapToGrid w:val="0"/>
                  <w:jc w:val="right"/>
                </w:pPr>
              </w:pPrChange>
            </w:pPr>
          </w:p>
        </w:tc>
        <w:tc>
          <w:tcPr>
            <w:tcW w:w="1980" w:type="dxa"/>
            <w:noWrap/>
            <w:vAlign w:val="center"/>
          </w:tcPr>
          <w:p w14:paraId="777D41FD" w14:textId="55282F21" w:rsidR="009458CE" w:rsidDel="00016DAD" w:rsidRDefault="009458CE">
            <w:pPr>
              <w:widowControl w:val="0"/>
              <w:autoSpaceDE w:val="0"/>
              <w:autoSpaceDN w:val="0"/>
              <w:adjustRightInd w:val="0"/>
              <w:snapToGrid w:val="0"/>
              <w:spacing w:line="480" w:lineRule="auto"/>
              <w:ind w:right="60"/>
              <w:jc w:val="center"/>
              <w:rPr>
                <w:del w:id="8267" w:author="Haiyang Liu" w:date="2026-05-21T11:01:00Z" w16du:dateUtc="2026-05-21T04:01:00Z"/>
                <w:rFonts w:eastAsia="DengXian"/>
              </w:rPr>
              <w:pPrChange w:id="8268" w:author="Haiyang Liu" w:date="2026-05-21T11:01:00Z" w16du:dateUtc="2026-05-21T04:01:00Z">
                <w:pPr>
                  <w:widowControl w:val="0"/>
                  <w:snapToGrid w:val="0"/>
                  <w:jc w:val="right"/>
                </w:pPr>
              </w:pPrChange>
            </w:pPr>
          </w:p>
        </w:tc>
        <w:tc>
          <w:tcPr>
            <w:tcW w:w="1530" w:type="dxa"/>
            <w:noWrap/>
            <w:vAlign w:val="center"/>
          </w:tcPr>
          <w:p w14:paraId="777D41FE" w14:textId="01A4D83D" w:rsidR="009458CE" w:rsidDel="00016DAD" w:rsidRDefault="009458CE">
            <w:pPr>
              <w:widowControl w:val="0"/>
              <w:autoSpaceDE w:val="0"/>
              <w:autoSpaceDN w:val="0"/>
              <w:adjustRightInd w:val="0"/>
              <w:snapToGrid w:val="0"/>
              <w:spacing w:line="480" w:lineRule="auto"/>
              <w:ind w:right="60"/>
              <w:jc w:val="center"/>
              <w:rPr>
                <w:del w:id="8269" w:author="Haiyang Liu" w:date="2026-05-21T11:01:00Z" w16du:dateUtc="2026-05-21T04:01:00Z"/>
                <w:rFonts w:eastAsia="DengXian"/>
              </w:rPr>
              <w:pPrChange w:id="8270" w:author="Haiyang Liu" w:date="2026-05-21T11:01:00Z" w16du:dateUtc="2026-05-21T04:01:00Z">
                <w:pPr>
                  <w:widowControl w:val="0"/>
                  <w:snapToGrid w:val="0"/>
                  <w:jc w:val="right"/>
                </w:pPr>
              </w:pPrChange>
            </w:pPr>
          </w:p>
        </w:tc>
      </w:tr>
      <w:tr w:rsidR="009458CE" w:rsidDel="00016DAD" w14:paraId="777D4205" w14:textId="29CD297C">
        <w:trPr>
          <w:trHeight w:val="323"/>
          <w:jc w:val="center"/>
          <w:del w:id="8271" w:author="Haiyang Liu" w:date="2026-05-21T11:01:00Z"/>
        </w:trPr>
        <w:tc>
          <w:tcPr>
            <w:tcW w:w="3420" w:type="dxa"/>
            <w:noWrap/>
            <w:vAlign w:val="center"/>
          </w:tcPr>
          <w:p w14:paraId="777D4200" w14:textId="22FBAF67" w:rsidR="009458CE" w:rsidDel="00016DAD" w:rsidRDefault="009C0C59">
            <w:pPr>
              <w:widowControl w:val="0"/>
              <w:autoSpaceDE w:val="0"/>
              <w:autoSpaceDN w:val="0"/>
              <w:adjustRightInd w:val="0"/>
              <w:snapToGrid w:val="0"/>
              <w:spacing w:line="480" w:lineRule="auto"/>
              <w:ind w:right="60"/>
              <w:jc w:val="center"/>
              <w:rPr>
                <w:del w:id="8272" w:author="Haiyang Liu" w:date="2026-05-21T11:01:00Z" w16du:dateUtc="2026-05-21T04:01:00Z"/>
                <w:rFonts w:eastAsia="DengXian"/>
                <w:color w:val="000000"/>
              </w:rPr>
              <w:pPrChange w:id="8273" w:author="Haiyang Liu" w:date="2026-05-21T11:01:00Z" w16du:dateUtc="2026-05-21T04:01:00Z">
                <w:pPr>
                  <w:widowControl w:val="0"/>
                  <w:snapToGrid w:val="0"/>
                </w:pPr>
              </w:pPrChange>
            </w:pPr>
            <w:del w:id="8274" w:author="Haiyang Liu" w:date="2026-05-21T11:01:00Z" w16du:dateUtc="2026-05-21T04:01:00Z">
              <w:r w:rsidDel="00016DAD">
                <w:rPr>
                  <w:color w:val="000000"/>
                </w:rPr>
                <w:delText>Error management approach</w:delText>
              </w:r>
            </w:del>
          </w:p>
        </w:tc>
        <w:tc>
          <w:tcPr>
            <w:tcW w:w="1530" w:type="dxa"/>
            <w:noWrap/>
            <w:vAlign w:val="center"/>
          </w:tcPr>
          <w:p w14:paraId="777D4201" w14:textId="28EDBAE2" w:rsidR="009458CE" w:rsidDel="00016DAD" w:rsidRDefault="009C0C59">
            <w:pPr>
              <w:widowControl w:val="0"/>
              <w:autoSpaceDE w:val="0"/>
              <w:autoSpaceDN w:val="0"/>
              <w:adjustRightInd w:val="0"/>
              <w:snapToGrid w:val="0"/>
              <w:spacing w:line="480" w:lineRule="auto"/>
              <w:ind w:right="60"/>
              <w:jc w:val="center"/>
              <w:rPr>
                <w:del w:id="8275" w:author="Haiyang Liu" w:date="2026-05-21T11:01:00Z" w16du:dateUtc="2026-05-21T04:01:00Z"/>
                <w:rFonts w:eastAsia="DengXian"/>
              </w:rPr>
              <w:pPrChange w:id="8276" w:author="Haiyang Liu" w:date="2026-05-21T11:01:00Z" w16du:dateUtc="2026-05-21T04:01:00Z">
                <w:pPr>
                  <w:widowControl w:val="0"/>
                  <w:snapToGrid w:val="0"/>
                  <w:jc w:val="right"/>
                </w:pPr>
              </w:pPrChange>
            </w:pPr>
            <w:del w:id="8277" w:author="Haiyang Liu" w:date="2026-05-21T11:01:00Z" w16du:dateUtc="2026-05-21T04:01:00Z">
              <w:r w:rsidDel="00016DAD">
                <w:rPr>
                  <w:rFonts w:eastAsia="DengXian"/>
                </w:rPr>
                <w:delText>-.127</w:delText>
              </w:r>
              <w:r w:rsidDel="00016DAD">
                <w:rPr>
                  <w:rFonts w:eastAsia="DengXian"/>
                  <w:vertAlign w:val="superscript"/>
                </w:rPr>
                <w:delText>*</w:delText>
              </w:r>
              <w:r w:rsidDel="00016DAD">
                <w:rPr>
                  <w:rFonts w:eastAsia="DengXian"/>
                </w:rPr>
                <w:delText>(.059)</w:delText>
              </w:r>
            </w:del>
          </w:p>
        </w:tc>
        <w:tc>
          <w:tcPr>
            <w:tcW w:w="1530" w:type="dxa"/>
            <w:gridSpan w:val="2"/>
            <w:vAlign w:val="center"/>
          </w:tcPr>
          <w:p w14:paraId="777D4202" w14:textId="2E0607DF" w:rsidR="009458CE" w:rsidDel="00016DAD" w:rsidRDefault="009C0C59">
            <w:pPr>
              <w:widowControl w:val="0"/>
              <w:autoSpaceDE w:val="0"/>
              <w:autoSpaceDN w:val="0"/>
              <w:adjustRightInd w:val="0"/>
              <w:snapToGrid w:val="0"/>
              <w:spacing w:line="480" w:lineRule="auto"/>
              <w:ind w:right="60"/>
              <w:jc w:val="center"/>
              <w:rPr>
                <w:del w:id="8278" w:author="Haiyang Liu" w:date="2026-05-21T11:01:00Z" w16du:dateUtc="2026-05-21T04:01:00Z"/>
                <w:rFonts w:eastAsia="DengXian"/>
              </w:rPr>
              <w:pPrChange w:id="8279" w:author="Haiyang Liu" w:date="2026-05-21T11:01:00Z" w16du:dateUtc="2026-05-21T04:01:00Z">
                <w:pPr>
                  <w:widowControl w:val="0"/>
                  <w:snapToGrid w:val="0"/>
                  <w:jc w:val="right"/>
                </w:pPr>
              </w:pPrChange>
            </w:pPr>
            <w:del w:id="8280" w:author="Haiyang Liu" w:date="2026-05-21T11:01:00Z" w16du:dateUtc="2026-05-21T04:01:00Z">
              <w:r w:rsidDel="00016DAD">
                <w:rPr>
                  <w:rFonts w:eastAsia="DengXian"/>
                </w:rPr>
                <w:delText>-.002</w:delText>
              </w:r>
              <w:r w:rsidDel="00016DAD">
                <w:rPr>
                  <w:rFonts w:eastAsia="DengXian"/>
                  <w:vertAlign w:val="superscript"/>
                </w:rPr>
                <w:delText>+</w:delText>
              </w:r>
              <w:r w:rsidDel="00016DAD">
                <w:rPr>
                  <w:rFonts w:eastAsia="DengXian"/>
                </w:rPr>
                <w:delText>(.001)</w:delText>
              </w:r>
            </w:del>
          </w:p>
        </w:tc>
        <w:tc>
          <w:tcPr>
            <w:tcW w:w="1980" w:type="dxa"/>
            <w:noWrap/>
            <w:vAlign w:val="center"/>
          </w:tcPr>
          <w:p w14:paraId="777D4203" w14:textId="393941AE" w:rsidR="009458CE" w:rsidDel="00016DAD" w:rsidRDefault="009C0C59">
            <w:pPr>
              <w:widowControl w:val="0"/>
              <w:autoSpaceDE w:val="0"/>
              <w:autoSpaceDN w:val="0"/>
              <w:adjustRightInd w:val="0"/>
              <w:snapToGrid w:val="0"/>
              <w:spacing w:line="480" w:lineRule="auto"/>
              <w:ind w:right="60"/>
              <w:jc w:val="center"/>
              <w:rPr>
                <w:del w:id="8281" w:author="Haiyang Liu" w:date="2026-05-21T11:01:00Z" w16du:dateUtc="2026-05-21T04:01:00Z"/>
                <w:rFonts w:eastAsia="DengXian"/>
              </w:rPr>
              <w:pPrChange w:id="8282" w:author="Haiyang Liu" w:date="2026-05-21T11:01:00Z" w16du:dateUtc="2026-05-21T04:01:00Z">
                <w:pPr>
                  <w:widowControl w:val="0"/>
                  <w:snapToGrid w:val="0"/>
                  <w:jc w:val="right"/>
                </w:pPr>
              </w:pPrChange>
            </w:pPr>
            <w:del w:id="8283" w:author="Haiyang Liu" w:date="2026-05-21T11:01:00Z" w16du:dateUtc="2026-05-21T04:01:00Z">
              <w:r w:rsidDel="00016DAD">
                <w:rPr>
                  <w:rFonts w:eastAsia="DengXian"/>
                </w:rPr>
                <w:delText>.184</w:delText>
              </w:r>
              <w:r w:rsidDel="00016DAD">
                <w:rPr>
                  <w:rFonts w:eastAsia="DengXian"/>
                  <w:vertAlign w:val="superscript"/>
                </w:rPr>
                <w:delText>**</w:delText>
              </w:r>
              <w:r w:rsidDel="00016DAD">
                <w:rPr>
                  <w:rFonts w:eastAsia="DengXian"/>
                </w:rPr>
                <w:delText>(.058)</w:delText>
              </w:r>
            </w:del>
          </w:p>
        </w:tc>
        <w:tc>
          <w:tcPr>
            <w:tcW w:w="1530" w:type="dxa"/>
            <w:noWrap/>
            <w:vAlign w:val="center"/>
          </w:tcPr>
          <w:p w14:paraId="777D4204" w14:textId="7A69040C" w:rsidR="009458CE" w:rsidDel="00016DAD" w:rsidRDefault="009C0C59">
            <w:pPr>
              <w:widowControl w:val="0"/>
              <w:autoSpaceDE w:val="0"/>
              <w:autoSpaceDN w:val="0"/>
              <w:adjustRightInd w:val="0"/>
              <w:snapToGrid w:val="0"/>
              <w:spacing w:line="480" w:lineRule="auto"/>
              <w:ind w:right="60"/>
              <w:jc w:val="center"/>
              <w:rPr>
                <w:del w:id="8284" w:author="Haiyang Liu" w:date="2026-05-21T11:01:00Z" w16du:dateUtc="2026-05-21T04:01:00Z"/>
                <w:rFonts w:eastAsia="DengXian"/>
              </w:rPr>
              <w:pPrChange w:id="8285" w:author="Haiyang Liu" w:date="2026-05-21T11:01:00Z" w16du:dateUtc="2026-05-21T04:01:00Z">
                <w:pPr>
                  <w:widowControl w:val="0"/>
                  <w:snapToGrid w:val="0"/>
                  <w:jc w:val="right"/>
                </w:pPr>
              </w:pPrChange>
            </w:pPr>
            <w:del w:id="8286" w:author="Haiyang Liu" w:date="2026-05-21T11:01:00Z" w16du:dateUtc="2026-05-21T04:01:00Z">
              <w:r w:rsidDel="00016DAD">
                <w:rPr>
                  <w:rFonts w:eastAsia="DengXian"/>
                  <w:color w:val="000000"/>
                </w:rPr>
                <w:delText>.007</w:delText>
              </w:r>
              <w:r w:rsidDel="00016DAD">
                <w:rPr>
                  <w:rFonts w:eastAsia="DengXian"/>
                  <w:vertAlign w:val="superscript"/>
                </w:rPr>
                <w:delText>**</w:delText>
              </w:r>
              <w:r w:rsidDel="00016DAD">
                <w:rPr>
                  <w:rFonts w:eastAsia="DengXian"/>
                  <w:color w:val="000000"/>
                </w:rPr>
                <w:delText>(002)</w:delText>
              </w:r>
            </w:del>
          </w:p>
        </w:tc>
      </w:tr>
      <w:tr w:rsidR="009458CE" w:rsidDel="00016DAD" w14:paraId="777D420B" w14:textId="5D3AE77E">
        <w:trPr>
          <w:trHeight w:val="308"/>
          <w:jc w:val="center"/>
          <w:del w:id="8287" w:author="Haiyang Liu" w:date="2026-05-21T11:01:00Z"/>
        </w:trPr>
        <w:tc>
          <w:tcPr>
            <w:tcW w:w="3420" w:type="dxa"/>
            <w:vAlign w:val="center"/>
          </w:tcPr>
          <w:p w14:paraId="777D4206" w14:textId="7F62077B" w:rsidR="009458CE" w:rsidDel="00016DAD" w:rsidRDefault="009C0C59">
            <w:pPr>
              <w:widowControl w:val="0"/>
              <w:autoSpaceDE w:val="0"/>
              <w:autoSpaceDN w:val="0"/>
              <w:adjustRightInd w:val="0"/>
              <w:snapToGrid w:val="0"/>
              <w:spacing w:line="480" w:lineRule="auto"/>
              <w:ind w:right="60"/>
              <w:jc w:val="center"/>
              <w:rPr>
                <w:del w:id="8288" w:author="Haiyang Liu" w:date="2026-05-21T11:01:00Z" w16du:dateUtc="2026-05-21T04:01:00Z"/>
                <w:rFonts w:eastAsia="DengXian"/>
              </w:rPr>
              <w:pPrChange w:id="8289" w:author="Haiyang Liu" w:date="2026-05-21T11:01:00Z" w16du:dateUtc="2026-05-21T04:01:00Z">
                <w:pPr>
                  <w:widowControl w:val="0"/>
                  <w:snapToGrid w:val="0"/>
                </w:pPr>
              </w:pPrChange>
            </w:pPr>
            <w:del w:id="8290" w:author="Haiyang Liu" w:date="2026-05-21T11:01:00Z" w16du:dateUtc="2026-05-21T04:01:00Z">
              <w:r w:rsidDel="00016DAD">
                <w:rPr>
                  <w:color w:val="000000"/>
                </w:rPr>
                <w:delText>Error prevention approach</w:delText>
              </w:r>
            </w:del>
          </w:p>
        </w:tc>
        <w:tc>
          <w:tcPr>
            <w:tcW w:w="1530" w:type="dxa"/>
            <w:noWrap/>
            <w:vAlign w:val="center"/>
          </w:tcPr>
          <w:p w14:paraId="777D4207" w14:textId="39A926E3" w:rsidR="009458CE" w:rsidDel="00016DAD" w:rsidRDefault="009C0C59">
            <w:pPr>
              <w:widowControl w:val="0"/>
              <w:autoSpaceDE w:val="0"/>
              <w:autoSpaceDN w:val="0"/>
              <w:adjustRightInd w:val="0"/>
              <w:snapToGrid w:val="0"/>
              <w:spacing w:line="480" w:lineRule="auto"/>
              <w:ind w:right="60"/>
              <w:jc w:val="center"/>
              <w:rPr>
                <w:del w:id="8291" w:author="Haiyang Liu" w:date="2026-05-21T11:01:00Z" w16du:dateUtc="2026-05-21T04:01:00Z"/>
                <w:rFonts w:eastAsia="DengXian"/>
              </w:rPr>
              <w:pPrChange w:id="8292" w:author="Haiyang Liu" w:date="2026-05-21T11:01:00Z" w16du:dateUtc="2026-05-21T04:01:00Z">
                <w:pPr>
                  <w:widowControl w:val="0"/>
                  <w:snapToGrid w:val="0"/>
                  <w:jc w:val="right"/>
                </w:pPr>
              </w:pPrChange>
            </w:pPr>
            <w:del w:id="8293" w:author="Haiyang Liu" w:date="2026-05-21T11:01:00Z" w16du:dateUtc="2026-05-21T04:01:00Z">
              <w:r w:rsidDel="00016DAD">
                <w:rPr>
                  <w:rFonts w:eastAsia="DengXian"/>
                </w:rPr>
                <w:delText>.079(.076)</w:delText>
              </w:r>
            </w:del>
          </w:p>
        </w:tc>
        <w:tc>
          <w:tcPr>
            <w:tcW w:w="1530" w:type="dxa"/>
            <w:gridSpan w:val="2"/>
            <w:vAlign w:val="center"/>
          </w:tcPr>
          <w:p w14:paraId="777D4208" w14:textId="4DE239D3" w:rsidR="009458CE" w:rsidDel="00016DAD" w:rsidRDefault="009C0C59">
            <w:pPr>
              <w:widowControl w:val="0"/>
              <w:autoSpaceDE w:val="0"/>
              <w:autoSpaceDN w:val="0"/>
              <w:adjustRightInd w:val="0"/>
              <w:snapToGrid w:val="0"/>
              <w:spacing w:line="480" w:lineRule="auto"/>
              <w:ind w:right="60"/>
              <w:jc w:val="center"/>
              <w:rPr>
                <w:del w:id="8294" w:author="Haiyang Liu" w:date="2026-05-21T11:01:00Z" w16du:dateUtc="2026-05-21T04:01:00Z"/>
                <w:rFonts w:eastAsia="DengXian"/>
                <w:highlight w:val="yellow"/>
              </w:rPr>
              <w:pPrChange w:id="8295" w:author="Haiyang Liu" w:date="2026-05-21T11:01:00Z" w16du:dateUtc="2026-05-21T04:01:00Z">
                <w:pPr>
                  <w:widowControl w:val="0"/>
                  <w:snapToGrid w:val="0"/>
                  <w:jc w:val="right"/>
                </w:pPr>
              </w:pPrChange>
            </w:pPr>
            <w:del w:id="8296" w:author="Haiyang Liu" w:date="2026-05-21T11:01:00Z" w16du:dateUtc="2026-05-21T04:01:00Z">
              <w:r w:rsidDel="00016DAD">
                <w:rPr>
                  <w:rFonts w:eastAsia="DengXian"/>
                </w:rPr>
                <w:delText>.004</w:delText>
              </w:r>
              <w:r w:rsidDel="00016DAD">
                <w:rPr>
                  <w:rFonts w:eastAsia="DengXian"/>
                  <w:vertAlign w:val="superscript"/>
                </w:rPr>
                <w:delText>*</w:delText>
              </w:r>
              <w:r w:rsidDel="00016DAD">
                <w:rPr>
                  <w:rFonts w:eastAsia="DengXian"/>
                </w:rPr>
                <w:delText>(.002)</w:delText>
              </w:r>
            </w:del>
          </w:p>
        </w:tc>
        <w:tc>
          <w:tcPr>
            <w:tcW w:w="1980" w:type="dxa"/>
            <w:noWrap/>
            <w:vAlign w:val="center"/>
          </w:tcPr>
          <w:p w14:paraId="777D4209" w14:textId="4771996F" w:rsidR="009458CE" w:rsidDel="00016DAD" w:rsidRDefault="009C0C59">
            <w:pPr>
              <w:widowControl w:val="0"/>
              <w:autoSpaceDE w:val="0"/>
              <w:autoSpaceDN w:val="0"/>
              <w:adjustRightInd w:val="0"/>
              <w:snapToGrid w:val="0"/>
              <w:spacing w:line="480" w:lineRule="auto"/>
              <w:ind w:right="60"/>
              <w:jc w:val="center"/>
              <w:rPr>
                <w:del w:id="8297" w:author="Haiyang Liu" w:date="2026-05-21T11:01:00Z" w16du:dateUtc="2026-05-21T04:01:00Z"/>
                <w:rFonts w:eastAsia="DengXian"/>
              </w:rPr>
              <w:pPrChange w:id="8298" w:author="Haiyang Liu" w:date="2026-05-21T11:01:00Z" w16du:dateUtc="2026-05-21T04:01:00Z">
                <w:pPr>
                  <w:widowControl w:val="0"/>
                  <w:snapToGrid w:val="0"/>
                  <w:jc w:val="right"/>
                </w:pPr>
              </w:pPrChange>
            </w:pPr>
            <w:del w:id="8299" w:author="Haiyang Liu" w:date="2026-05-21T11:01:00Z" w16du:dateUtc="2026-05-21T04:01:00Z">
              <w:r w:rsidDel="00016DAD">
                <w:rPr>
                  <w:rFonts w:eastAsia="DengXian"/>
                </w:rPr>
                <w:delText>.024(.077)</w:delText>
              </w:r>
            </w:del>
          </w:p>
        </w:tc>
        <w:tc>
          <w:tcPr>
            <w:tcW w:w="1530" w:type="dxa"/>
            <w:noWrap/>
            <w:vAlign w:val="center"/>
          </w:tcPr>
          <w:p w14:paraId="777D420A" w14:textId="2E14562E" w:rsidR="009458CE" w:rsidDel="00016DAD" w:rsidRDefault="009C0C59">
            <w:pPr>
              <w:widowControl w:val="0"/>
              <w:autoSpaceDE w:val="0"/>
              <w:autoSpaceDN w:val="0"/>
              <w:adjustRightInd w:val="0"/>
              <w:snapToGrid w:val="0"/>
              <w:spacing w:line="480" w:lineRule="auto"/>
              <w:ind w:right="60"/>
              <w:jc w:val="center"/>
              <w:rPr>
                <w:del w:id="8300" w:author="Haiyang Liu" w:date="2026-05-21T11:01:00Z" w16du:dateUtc="2026-05-21T04:01:00Z"/>
                <w:rFonts w:eastAsia="DengXian"/>
              </w:rPr>
              <w:pPrChange w:id="8301" w:author="Haiyang Liu" w:date="2026-05-21T11:01:00Z" w16du:dateUtc="2026-05-21T04:01:00Z">
                <w:pPr>
                  <w:widowControl w:val="0"/>
                  <w:snapToGrid w:val="0"/>
                  <w:jc w:val="right"/>
                </w:pPr>
              </w:pPrChange>
            </w:pPr>
            <w:del w:id="8302" w:author="Haiyang Liu" w:date="2026-05-21T11:01:00Z" w16du:dateUtc="2026-05-21T04:01:00Z">
              <w:r w:rsidDel="00016DAD">
                <w:rPr>
                  <w:rFonts w:eastAsia="DengXian"/>
                  <w:color w:val="000000"/>
                </w:rPr>
                <w:delText>.006</w:delText>
              </w:r>
              <w:r w:rsidDel="00016DAD">
                <w:rPr>
                  <w:rFonts w:eastAsia="DengXian"/>
                  <w:vertAlign w:val="superscript"/>
                </w:rPr>
                <w:delText>*</w:delText>
              </w:r>
              <w:r w:rsidDel="00016DAD">
                <w:rPr>
                  <w:rFonts w:eastAsia="DengXian"/>
                  <w:color w:val="000000"/>
                </w:rPr>
                <w:delText>(.003)</w:delText>
              </w:r>
            </w:del>
          </w:p>
        </w:tc>
      </w:tr>
      <w:tr w:rsidR="009458CE" w:rsidDel="00016DAD" w14:paraId="777D4211" w14:textId="2845C9E0">
        <w:trPr>
          <w:trHeight w:val="308"/>
          <w:jc w:val="center"/>
          <w:del w:id="8303" w:author="Haiyang Liu" w:date="2026-05-21T11:01:00Z"/>
        </w:trPr>
        <w:tc>
          <w:tcPr>
            <w:tcW w:w="3420" w:type="dxa"/>
            <w:vAlign w:val="center"/>
          </w:tcPr>
          <w:p w14:paraId="777D420C" w14:textId="3881B54E" w:rsidR="009458CE" w:rsidDel="00016DAD" w:rsidRDefault="009C0C59">
            <w:pPr>
              <w:widowControl w:val="0"/>
              <w:autoSpaceDE w:val="0"/>
              <w:autoSpaceDN w:val="0"/>
              <w:adjustRightInd w:val="0"/>
              <w:snapToGrid w:val="0"/>
              <w:spacing w:line="480" w:lineRule="auto"/>
              <w:ind w:right="60"/>
              <w:jc w:val="center"/>
              <w:rPr>
                <w:del w:id="8304" w:author="Haiyang Liu" w:date="2026-05-21T11:01:00Z" w16du:dateUtc="2026-05-21T04:01:00Z"/>
                <w:color w:val="000000"/>
              </w:rPr>
              <w:pPrChange w:id="8305" w:author="Haiyang Liu" w:date="2026-05-21T11:01:00Z" w16du:dateUtc="2026-05-21T04:01:00Z">
                <w:pPr>
                  <w:widowControl w:val="0"/>
                  <w:snapToGrid w:val="0"/>
                </w:pPr>
              </w:pPrChange>
            </w:pPr>
            <w:del w:id="8306" w:author="Haiyang Liu" w:date="2026-05-21T11:01:00Z" w16du:dateUtc="2026-05-21T04:01:00Z">
              <w:r w:rsidDel="00016DAD">
                <w:rPr>
                  <w:color w:val="000000"/>
                </w:rPr>
                <w:delText>Newcomer global error attribution</w:delText>
              </w:r>
            </w:del>
          </w:p>
        </w:tc>
        <w:tc>
          <w:tcPr>
            <w:tcW w:w="1530" w:type="dxa"/>
            <w:noWrap/>
            <w:vAlign w:val="center"/>
          </w:tcPr>
          <w:p w14:paraId="777D420D" w14:textId="2B42569D" w:rsidR="009458CE" w:rsidDel="00016DAD" w:rsidRDefault="009C0C59">
            <w:pPr>
              <w:widowControl w:val="0"/>
              <w:autoSpaceDE w:val="0"/>
              <w:autoSpaceDN w:val="0"/>
              <w:adjustRightInd w:val="0"/>
              <w:snapToGrid w:val="0"/>
              <w:spacing w:line="480" w:lineRule="auto"/>
              <w:ind w:right="60"/>
              <w:jc w:val="center"/>
              <w:rPr>
                <w:del w:id="8307" w:author="Haiyang Liu" w:date="2026-05-21T11:01:00Z" w16du:dateUtc="2026-05-21T04:01:00Z"/>
                <w:rFonts w:eastAsia="DengXian"/>
              </w:rPr>
              <w:pPrChange w:id="8308" w:author="Haiyang Liu" w:date="2026-05-21T11:01:00Z" w16du:dateUtc="2026-05-21T04:01:00Z">
                <w:pPr>
                  <w:widowControl w:val="0"/>
                  <w:snapToGrid w:val="0"/>
                  <w:jc w:val="right"/>
                </w:pPr>
              </w:pPrChange>
            </w:pPr>
            <w:del w:id="8309" w:author="Haiyang Liu" w:date="2026-05-21T11:01:00Z" w16du:dateUtc="2026-05-21T04:01:00Z">
              <w:r w:rsidDel="00016DAD">
                <w:rPr>
                  <w:rFonts w:eastAsia="DengXian"/>
                </w:rPr>
                <w:delText>-.248</w:delText>
              </w:r>
              <w:r w:rsidDel="00016DAD">
                <w:rPr>
                  <w:rFonts w:eastAsia="DengXian"/>
                  <w:vertAlign w:val="superscript"/>
                </w:rPr>
                <w:delText>**</w:delText>
              </w:r>
              <w:r w:rsidDel="00016DAD">
                <w:rPr>
                  <w:rFonts w:eastAsia="DengXian"/>
                </w:rPr>
                <w:delText>(.071)</w:delText>
              </w:r>
            </w:del>
          </w:p>
        </w:tc>
        <w:tc>
          <w:tcPr>
            <w:tcW w:w="1530" w:type="dxa"/>
            <w:gridSpan w:val="2"/>
            <w:vAlign w:val="center"/>
          </w:tcPr>
          <w:p w14:paraId="777D420E" w14:textId="4EEA0504" w:rsidR="009458CE" w:rsidDel="00016DAD" w:rsidRDefault="009C0C59">
            <w:pPr>
              <w:widowControl w:val="0"/>
              <w:autoSpaceDE w:val="0"/>
              <w:autoSpaceDN w:val="0"/>
              <w:adjustRightInd w:val="0"/>
              <w:snapToGrid w:val="0"/>
              <w:spacing w:line="480" w:lineRule="auto"/>
              <w:ind w:right="60"/>
              <w:jc w:val="center"/>
              <w:rPr>
                <w:del w:id="8310" w:author="Haiyang Liu" w:date="2026-05-21T11:01:00Z" w16du:dateUtc="2026-05-21T04:01:00Z"/>
                <w:rFonts w:eastAsia="DengXian"/>
              </w:rPr>
              <w:pPrChange w:id="8311" w:author="Haiyang Liu" w:date="2026-05-21T11:01:00Z" w16du:dateUtc="2026-05-21T04:01:00Z">
                <w:pPr>
                  <w:widowControl w:val="0"/>
                  <w:snapToGrid w:val="0"/>
                  <w:jc w:val="right"/>
                </w:pPr>
              </w:pPrChange>
            </w:pPr>
            <w:del w:id="8312" w:author="Haiyang Liu" w:date="2026-05-21T11:01:00Z" w16du:dateUtc="2026-05-21T04:01:00Z">
              <w:r w:rsidDel="00016DAD">
                <w:rPr>
                  <w:rFonts w:eastAsia="DengXian"/>
                </w:rPr>
                <w:delText>-.008</w:delText>
              </w:r>
              <w:r w:rsidDel="00016DAD">
                <w:rPr>
                  <w:rFonts w:eastAsia="DengXian"/>
                  <w:vertAlign w:val="superscript"/>
                </w:rPr>
                <w:delText>**</w:delText>
              </w:r>
              <w:r w:rsidDel="00016DAD">
                <w:rPr>
                  <w:rFonts w:eastAsia="DengXian"/>
                </w:rPr>
                <w:delText>(.002)</w:delText>
              </w:r>
            </w:del>
          </w:p>
        </w:tc>
        <w:tc>
          <w:tcPr>
            <w:tcW w:w="1980" w:type="dxa"/>
            <w:noWrap/>
            <w:vAlign w:val="center"/>
          </w:tcPr>
          <w:p w14:paraId="777D420F" w14:textId="1695869D" w:rsidR="009458CE" w:rsidDel="00016DAD" w:rsidRDefault="009C0C59">
            <w:pPr>
              <w:widowControl w:val="0"/>
              <w:autoSpaceDE w:val="0"/>
              <w:autoSpaceDN w:val="0"/>
              <w:adjustRightInd w:val="0"/>
              <w:snapToGrid w:val="0"/>
              <w:spacing w:line="480" w:lineRule="auto"/>
              <w:ind w:right="60"/>
              <w:jc w:val="center"/>
              <w:rPr>
                <w:del w:id="8313" w:author="Haiyang Liu" w:date="2026-05-21T11:01:00Z" w16du:dateUtc="2026-05-21T04:01:00Z"/>
                <w:rFonts w:eastAsia="DengXian"/>
              </w:rPr>
              <w:pPrChange w:id="8314" w:author="Haiyang Liu" w:date="2026-05-21T11:01:00Z" w16du:dateUtc="2026-05-21T04:01:00Z">
                <w:pPr>
                  <w:widowControl w:val="0"/>
                  <w:snapToGrid w:val="0"/>
                  <w:jc w:val="right"/>
                </w:pPr>
              </w:pPrChange>
            </w:pPr>
            <w:del w:id="8315" w:author="Haiyang Liu" w:date="2026-05-21T11:01:00Z" w16du:dateUtc="2026-05-21T04:01:00Z">
              <w:r w:rsidDel="00016DAD">
                <w:rPr>
                  <w:rFonts w:eastAsia="DengXian"/>
                </w:rPr>
                <w:delText>.173</w:delText>
              </w:r>
              <w:r w:rsidDel="00016DAD">
                <w:rPr>
                  <w:rFonts w:eastAsia="DengXian"/>
                  <w:vertAlign w:val="superscript"/>
                </w:rPr>
                <w:delText>*</w:delText>
              </w:r>
              <w:r w:rsidDel="00016DAD">
                <w:rPr>
                  <w:rFonts w:eastAsia="DengXian"/>
                </w:rPr>
                <w:delText>(.069)</w:delText>
              </w:r>
            </w:del>
          </w:p>
        </w:tc>
        <w:tc>
          <w:tcPr>
            <w:tcW w:w="1530" w:type="dxa"/>
            <w:noWrap/>
            <w:vAlign w:val="center"/>
          </w:tcPr>
          <w:p w14:paraId="777D4210" w14:textId="550E7FB3" w:rsidR="009458CE" w:rsidDel="00016DAD" w:rsidRDefault="009C0C59">
            <w:pPr>
              <w:widowControl w:val="0"/>
              <w:autoSpaceDE w:val="0"/>
              <w:autoSpaceDN w:val="0"/>
              <w:adjustRightInd w:val="0"/>
              <w:snapToGrid w:val="0"/>
              <w:spacing w:line="480" w:lineRule="auto"/>
              <w:ind w:right="60"/>
              <w:jc w:val="center"/>
              <w:rPr>
                <w:del w:id="8316" w:author="Haiyang Liu" w:date="2026-05-21T11:01:00Z" w16du:dateUtc="2026-05-21T04:01:00Z"/>
                <w:rFonts w:eastAsia="DengXian"/>
                <w:color w:val="000000"/>
              </w:rPr>
              <w:pPrChange w:id="8317" w:author="Haiyang Liu" w:date="2026-05-21T11:01:00Z" w16du:dateUtc="2026-05-21T04:01:00Z">
                <w:pPr>
                  <w:widowControl w:val="0"/>
                  <w:snapToGrid w:val="0"/>
                  <w:jc w:val="right"/>
                </w:pPr>
              </w:pPrChange>
            </w:pPr>
            <w:del w:id="8318" w:author="Haiyang Liu" w:date="2026-05-21T11:01:00Z" w16du:dateUtc="2026-05-21T04:01:00Z">
              <w:r w:rsidDel="00016DAD">
                <w:rPr>
                  <w:rFonts w:eastAsia="DengXian"/>
                  <w:color w:val="000000"/>
                </w:rPr>
                <w:delText>.007</w:delText>
              </w:r>
              <w:r w:rsidDel="00016DAD">
                <w:rPr>
                  <w:rFonts w:eastAsia="DengXian"/>
                  <w:vertAlign w:val="superscript"/>
                </w:rPr>
                <w:delText>*</w:delText>
              </w:r>
              <w:r w:rsidDel="00016DAD">
                <w:rPr>
                  <w:rFonts w:eastAsia="DengXian"/>
                  <w:color w:val="000000"/>
                  <w:vertAlign w:val="superscript"/>
                </w:rPr>
                <w:delText>*</w:delText>
              </w:r>
              <w:r w:rsidDel="00016DAD">
                <w:rPr>
                  <w:rFonts w:eastAsia="DengXian"/>
                  <w:color w:val="000000"/>
                </w:rPr>
                <w:delText>(.003)</w:delText>
              </w:r>
            </w:del>
          </w:p>
        </w:tc>
      </w:tr>
      <w:tr w:rsidR="009458CE" w:rsidDel="00016DAD" w14:paraId="777D4217" w14:textId="028A3F2B">
        <w:trPr>
          <w:trHeight w:val="308"/>
          <w:jc w:val="center"/>
          <w:del w:id="8319" w:author="Haiyang Liu" w:date="2026-05-21T11:01:00Z"/>
        </w:trPr>
        <w:tc>
          <w:tcPr>
            <w:tcW w:w="3420" w:type="dxa"/>
            <w:vAlign w:val="center"/>
          </w:tcPr>
          <w:p w14:paraId="777D4212" w14:textId="75BC90EC" w:rsidR="009458CE" w:rsidDel="00016DAD" w:rsidRDefault="009C0C59">
            <w:pPr>
              <w:widowControl w:val="0"/>
              <w:autoSpaceDE w:val="0"/>
              <w:autoSpaceDN w:val="0"/>
              <w:adjustRightInd w:val="0"/>
              <w:snapToGrid w:val="0"/>
              <w:spacing w:line="480" w:lineRule="auto"/>
              <w:ind w:right="60"/>
              <w:jc w:val="center"/>
              <w:rPr>
                <w:del w:id="8320" w:author="Haiyang Liu" w:date="2026-05-21T11:01:00Z" w16du:dateUtc="2026-05-21T04:01:00Z"/>
                <w:color w:val="000000"/>
              </w:rPr>
              <w:pPrChange w:id="8321" w:author="Haiyang Liu" w:date="2026-05-21T11:01:00Z" w16du:dateUtc="2026-05-21T04:01:00Z">
                <w:pPr>
                  <w:widowControl w:val="0"/>
                  <w:snapToGrid w:val="0"/>
                </w:pPr>
              </w:pPrChange>
            </w:pPr>
            <w:del w:id="8322" w:author="Haiyang Liu" w:date="2026-05-21T11:01:00Z" w16du:dateUtc="2026-05-21T04:01:00Z">
              <w:r w:rsidDel="00016DAD">
                <w:rPr>
                  <w:color w:val="000000"/>
                </w:rPr>
                <w:delText>Error management approach × newcomer global error attribution</w:delText>
              </w:r>
            </w:del>
          </w:p>
        </w:tc>
        <w:tc>
          <w:tcPr>
            <w:tcW w:w="1530" w:type="dxa"/>
            <w:noWrap/>
            <w:vAlign w:val="center"/>
          </w:tcPr>
          <w:p w14:paraId="777D4213" w14:textId="4362A892" w:rsidR="009458CE" w:rsidDel="00016DAD" w:rsidRDefault="009C0C59">
            <w:pPr>
              <w:widowControl w:val="0"/>
              <w:autoSpaceDE w:val="0"/>
              <w:autoSpaceDN w:val="0"/>
              <w:adjustRightInd w:val="0"/>
              <w:snapToGrid w:val="0"/>
              <w:spacing w:line="480" w:lineRule="auto"/>
              <w:ind w:right="60"/>
              <w:jc w:val="center"/>
              <w:rPr>
                <w:del w:id="8323" w:author="Haiyang Liu" w:date="2026-05-21T11:01:00Z" w16du:dateUtc="2026-05-21T04:01:00Z"/>
                <w:rFonts w:eastAsia="DengXian"/>
              </w:rPr>
              <w:pPrChange w:id="8324" w:author="Haiyang Liu" w:date="2026-05-21T11:01:00Z" w16du:dateUtc="2026-05-21T04:01:00Z">
                <w:pPr>
                  <w:widowControl w:val="0"/>
                  <w:snapToGrid w:val="0"/>
                  <w:jc w:val="right"/>
                </w:pPr>
              </w:pPrChange>
            </w:pPr>
            <w:del w:id="8325" w:author="Haiyang Liu" w:date="2026-05-21T11:01:00Z" w16du:dateUtc="2026-05-21T04:01:00Z">
              <w:r w:rsidDel="00016DAD">
                <w:rPr>
                  <w:rFonts w:eastAsia="DengXian"/>
                </w:rPr>
                <w:delText>.092</w:delText>
              </w:r>
              <w:r w:rsidDel="00016DAD">
                <w:rPr>
                  <w:rFonts w:eastAsia="DengXian"/>
                  <w:vertAlign w:val="superscript"/>
                </w:rPr>
                <w:delText>**</w:delText>
              </w:r>
              <w:r w:rsidDel="00016DAD">
                <w:rPr>
                  <w:rFonts w:eastAsia="DengXian"/>
                </w:rPr>
                <w:delText>(.033)</w:delText>
              </w:r>
            </w:del>
          </w:p>
        </w:tc>
        <w:tc>
          <w:tcPr>
            <w:tcW w:w="1530" w:type="dxa"/>
            <w:gridSpan w:val="2"/>
            <w:vAlign w:val="center"/>
          </w:tcPr>
          <w:p w14:paraId="777D4214" w14:textId="06A5C69B" w:rsidR="009458CE" w:rsidDel="00016DAD" w:rsidRDefault="009C0C59">
            <w:pPr>
              <w:widowControl w:val="0"/>
              <w:autoSpaceDE w:val="0"/>
              <w:autoSpaceDN w:val="0"/>
              <w:adjustRightInd w:val="0"/>
              <w:snapToGrid w:val="0"/>
              <w:spacing w:line="480" w:lineRule="auto"/>
              <w:ind w:right="60"/>
              <w:jc w:val="center"/>
              <w:rPr>
                <w:del w:id="8326" w:author="Haiyang Liu" w:date="2026-05-21T11:01:00Z" w16du:dateUtc="2026-05-21T04:01:00Z"/>
                <w:rFonts w:eastAsia="DengXian"/>
              </w:rPr>
              <w:pPrChange w:id="8327" w:author="Haiyang Liu" w:date="2026-05-21T11:01:00Z" w16du:dateUtc="2026-05-21T04:01:00Z">
                <w:pPr>
                  <w:widowControl w:val="0"/>
                  <w:snapToGrid w:val="0"/>
                  <w:jc w:val="right"/>
                </w:pPr>
              </w:pPrChange>
            </w:pPr>
            <w:del w:id="8328" w:author="Haiyang Liu" w:date="2026-05-21T11:01:00Z" w16du:dateUtc="2026-05-21T04:01:00Z">
              <w:r w:rsidDel="00016DAD">
                <w:rPr>
                  <w:rFonts w:eastAsia="DengXian"/>
                </w:rPr>
                <w:delText>.002</w:delText>
              </w:r>
              <w:r w:rsidDel="00016DAD">
                <w:rPr>
                  <w:rFonts w:eastAsia="DengXian"/>
                  <w:vertAlign w:val="superscript"/>
                </w:rPr>
                <w:delText>*</w:delText>
              </w:r>
              <w:r w:rsidDel="00016DAD">
                <w:rPr>
                  <w:rFonts w:eastAsia="DengXian"/>
                </w:rPr>
                <w:delText>(.001)</w:delText>
              </w:r>
            </w:del>
          </w:p>
        </w:tc>
        <w:tc>
          <w:tcPr>
            <w:tcW w:w="1980" w:type="dxa"/>
            <w:noWrap/>
            <w:vAlign w:val="center"/>
          </w:tcPr>
          <w:p w14:paraId="777D4215" w14:textId="20C0E66D" w:rsidR="009458CE" w:rsidDel="00016DAD" w:rsidRDefault="009458CE">
            <w:pPr>
              <w:widowControl w:val="0"/>
              <w:autoSpaceDE w:val="0"/>
              <w:autoSpaceDN w:val="0"/>
              <w:adjustRightInd w:val="0"/>
              <w:snapToGrid w:val="0"/>
              <w:spacing w:line="480" w:lineRule="auto"/>
              <w:ind w:right="60"/>
              <w:jc w:val="center"/>
              <w:rPr>
                <w:del w:id="8329" w:author="Haiyang Liu" w:date="2026-05-21T11:01:00Z" w16du:dateUtc="2026-05-21T04:01:00Z"/>
                <w:rFonts w:eastAsia="DengXian"/>
              </w:rPr>
              <w:pPrChange w:id="8330" w:author="Haiyang Liu" w:date="2026-05-21T11:01:00Z" w16du:dateUtc="2026-05-21T04:01:00Z">
                <w:pPr>
                  <w:widowControl w:val="0"/>
                  <w:snapToGrid w:val="0"/>
                  <w:jc w:val="right"/>
                </w:pPr>
              </w:pPrChange>
            </w:pPr>
          </w:p>
        </w:tc>
        <w:tc>
          <w:tcPr>
            <w:tcW w:w="1530" w:type="dxa"/>
            <w:noWrap/>
            <w:vAlign w:val="center"/>
          </w:tcPr>
          <w:p w14:paraId="777D4216" w14:textId="2354AD54" w:rsidR="009458CE" w:rsidDel="00016DAD" w:rsidRDefault="009458CE">
            <w:pPr>
              <w:widowControl w:val="0"/>
              <w:autoSpaceDE w:val="0"/>
              <w:autoSpaceDN w:val="0"/>
              <w:adjustRightInd w:val="0"/>
              <w:snapToGrid w:val="0"/>
              <w:spacing w:line="480" w:lineRule="auto"/>
              <w:ind w:right="60"/>
              <w:jc w:val="center"/>
              <w:rPr>
                <w:del w:id="8331" w:author="Haiyang Liu" w:date="2026-05-21T11:01:00Z" w16du:dateUtc="2026-05-21T04:01:00Z"/>
                <w:rFonts w:eastAsia="DengXian"/>
                <w:color w:val="000000"/>
              </w:rPr>
              <w:pPrChange w:id="8332" w:author="Haiyang Liu" w:date="2026-05-21T11:01:00Z" w16du:dateUtc="2026-05-21T04:01:00Z">
                <w:pPr>
                  <w:widowControl w:val="0"/>
                  <w:snapToGrid w:val="0"/>
                  <w:jc w:val="right"/>
                </w:pPr>
              </w:pPrChange>
            </w:pPr>
          </w:p>
        </w:tc>
      </w:tr>
      <w:tr w:rsidR="009458CE" w:rsidDel="00016DAD" w14:paraId="777D421D" w14:textId="37F2EBA2">
        <w:trPr>
          <w:trHeight w:val="308"/>
          <w:jc w:val="center"/>
          <w:del w:id="8333" w:author="Haiyang Liu" w:date="2026-05-21T11:01:00Z"/>
        </w:trPr>
        <w:tc>
          <w:tcPr>
            <w:tcW w:w="3420" w:type="dxa"/>
            <w:vAlign w:val="center"/>
          </w:tcPr>
          <w:p w14:paraId="777D4218" w14:textId="590D1332" w:rsidR="009458CE" w:rsidDel="00016DAD" w:rsidRDefault="009C0C59">
            <w:pPr>
              <w:widowControl w:val="0"/>
              <w:autoSpaceDE w:val="0"/>
              <w:autoSpaceDN w:val="0"/>
              <w:adjustRightInd w:val="0"/>
              <w:snapToGrid w:val="0"/>
              <w:spacing w:line="480" w:lineRule="auto"/>
              <w:ind w:right="60"/>
              <w:jc w:val="center"/>
              <w:rPr>
                <w:del w:id="8334" w:author="Haiyang Liu" w:date="2026-05-21T11:01:00Z" w16du:dateUtc="2026-05-21T04:01:00Z"/>
                <w:color w:val="000000"/>
              </w:rPr>
              <w:pPrChange w:id="8335" w:author="Haiyang Liu" w:date="2026-05-21T11:01:00Z" w16du:dateUtc="2026-05-21T04:01:00Z">
                <w:pPr>
                  <w:widowControl w:val="0"/>
                  <w:snapToGrid w:val="0"/>
                </w:pPr>
              </w:pPrChange>
            </w:pPr>
            <w:del w:id="8336" w:author="Haiyang Liu" w:date="2026-05-21T11:01:00Z" w16du:dateUtc="2026-05-21T04:01:00Z">
              <w:r w:rsidDel="00016DAD">
                <w:rPr>
                  <w:color w:val="000000"/>
                </w:rPr>
                <w:delText>Error prevention approach × newcomer global error attribution</w:delText>
              </w:r>
            </w:del>
          </w:p>
        </w:tc>
        <w:tc>
          <w:tcPr>
            <w:tcW w:w="1530" w:type="dxa"/>
            <w:noWrap/>
            <w:vAlign w:val="center"/>
          </w:tcPr>
          <w:p w14:paraId="777D4219" w14:textId="359D8118" w:rsidR="009458CE" w:rsidDel="00016DAD" w:rsidRDefault="009C0C59">
            <w:pPr>
              <w:widowControl w:val="0"/>
              <w:autoSpaceDE w:val="0"/>
              <w:autoSpaceDN w:val="0"/>
              <w:adjustRightInd w:val="0"/>
              <w:snapToGrid w:val="0"/>
              <w:spacing w:line="480" w:lineRule="auto"/>
              <w:ind w:right="60"/>
              <w:jc w:val="center"/>
              <w:rPr>
                <w:del w:id="8337" w:author="Haiyang Liu" w:date="2026-05-21T11:01:00Z" w16du:dateUtc="2026-05-21T04:01:00Z"/>
                <w:rFonts w:eastAsia="DengXian"/>
              </w:rPr>
              <w:pPrChange w:id="8338" w:author="Haiyang Liu" w:date="2026-05-21T11:01:00Z" w16du:dateUtc="2026-05-21T04:01:00Z">
                <w:pPr>
                  <w:widowControl w:val="0"/>
                  <w:snapToGrid w:val="0"/>
                  <w:jc w:val="right"/>
                </w:pPr>
              </w:pPrChange>
            </w:pPr>
            <w:del w:id="8339" w:author="Haiyang Liu" w:date="2026-05-21T11:01:00Z" w16du:dateUtc="2026-05-21T04:01:00Z">
              <w:r w:rsidDel="00016DAD">
                <w:rPr>
                  <w:rFonts w:eastAsia="DengXian"/>
                </w:rPr>
                <w:delText>.031(.064)</w:delText>
              </w:r>
            </w:del>
          </w:p>
        </w:tc>
        <w:tc>
          <w:tcPr>
            <w:tcW w:w="1530" w:type="dxa"/>
            <w:gridSpan w:val="2"/>
            <w:vAlign w:val="center"/>
          </w:tcPr>
          <w:p w14:paraId="777D421A" w14:textId="7EEF49A3" w:rsidR="009458CE" w:rsidDel="00016DAD" w:rsidRDefault="009C0C59">
            <w:pPr>
              <w:widowControl w:val="0"/>
              <w:autoSpaceDE w:val="0"/>
              <w:autoSpaceDN w:val="0"/>
              <w:adjustRightInd w:val="0"/>
              <w:snapToGrid w:val="0"/>
              <w:spacing w:line="480" w:lineRule="auto"/>
              <w:ind w:right="60"/>
              <w:jc w:val="center"/>
              <w:rPr>
                <w:del w:id="8340" w:author="Haiyang Liu" w:date="2026-05-21T11:01:00Z" w16du:dateUtc="2026-05-21T04:01:00Z"/>
                <w:rFonts w:eastAsia="DengXian"/>
              </w:rPr>
              <w:pPrChange w:id="8341" w:author="Haiyang Liu" w:date="2026-05-21T11:01:00Z" w16du:dateUtc="2026-05-21T04:01:00Z">
                <w:pPr>
                  <w:widowControl w:val="0"/>
                  <w:snapToGrid w:val="0"/>
                  <w:jc w:val="right"/>
                </w:pPr>
              </w:pPrChange>
            </w:pPr>
            <w:del w:id="8342" w:author="Haiyang Liu" w:date="2026-05-21T11:01:00Z" w16du:dateUtc="2026-05-21T04:01:00Z">
              <w:r w:rsidDel="00016DAD">
                <w:rPr>
                  <w:rFonts w:eastAsia="DengXian"/>
                </w:rPr>
                <w:delText>-.001(.001)</w:delText>
              </w:r>
            </w:del>
          </w:p>
        </w:tc>
        <w:tc>
          <w:tcPr>
            <w:tcW w:w="1980" w:type="dxa"/>
            <w:noWrap/>
            <w:vAlign w:val="center"/>
          </w:tcPr>
          <w:p w14:paraId="777D421B" w14:textId="3CE8F69D" w:rsidR="009458CE" w:rsidDel="00016DAD" w:rsidRDefault="009458CE">
            <w:pPr>
              <w:widowControl w:val="0"/>
              <w:autoSpaceDE w:val="0"/>
              <w:autoSpaceDN w:val="0"/>
              <w:adjustRightInd w:val="0"/>
              <w:snapToGrid w:val="0"/>
              <w:spacing w:line="480" w:lineRule="auto"/>
              <w:ind w:right="60"/>
              <w:jc w:val="center"/>
              <w:rPr>
                <w:del w:id="8343" w:author="Haiyang Liu" w:date="2026-05-21T11:01:00Z" w16du:dateUtc="2026-05-21T04:01:00Z"/>
                <w:rFonts w:eastAsia="DengXian"/>
              </w:rPr>
              <w:pPrChange w:id="8344" w:author="Haiyang Liu" w:date="2026-05-21T11:01:00Z" w16du:dateUtc="2026-05-21T04:01:00Z">
                <w:pPr>
                  <w:widowControl w:val="0"/>
                  <w:snapToGrid w:val="0"/>
                  <w:jc w:val="right"/>
                </w:pPr>
              </w:pPrChange>
            </w:pPr>
          </w:p>
        </w:tc>
        <w:tc>
          <w:tcPr>
            <w:tcW w:w="1530" w:type="dxa"/>
            <w:noWrap/>
            <w:vAlign w:val="center"/>
          </w:tcPr>
          <w:p w14:paraId="777D421C" w14:textId="5049BD60" w:rsidR="009458CE" w:rsidDel="00016DAD" w:rsidRDefault="009458CE">
            <w:pPr>
              <w:widowControl w:val="0"/>
              <w:autoSpaceDE w:val="0"/>
              <w:autoSpaceDN w:val="0"/>
              <w:adjustRightInd w:val="0"/>
              <w:snapToGrid w:val="0"/>
              <w:spacing w:line="480" w:lineRule="auto"/>
              <w:ind w:right="60"/>
              <w:jc w:val="center"/>
              <w:rPr>
                <w:del w:id="8345" w:author="Haiyang Liu" w:date="2026-05-21T11:01:00Z" w16du:dateUtc="2026-05-21T04:01:00Z"/>
                <w:rFonts w:eastAsia="DengXian"/>
                <w:color w:val="000000"/>
              </w:rPr>
              <w:pPrChange w:id="8346" w:author="Haiyang Liu" w:date="2026-05-21T11:01:00Z" w16du:dateUtc="2026-05-21T04:01:00Z">
                <w:pPr>
                  <w:widowControl w:val="0"/>
                  <w:snapToGrid w:val="0"/>
                  <w:jc w:val="right"/>
                </w:pPr>
              </w:pPrChange>
            </w:pPr>
          </w:p>
        </w:tc>
      </w:tr>
      <w:tr w:rsidR="009458CE" w:rsidDel="00016DAD" w14:paraId="777D4224" w14:textId="39E503DD">
        <w:trPr>
          <w:trHeight w:val="308"/>
          <w:jc w:val="center"/>
          <w:del w:id="8347" w:author="Haiyang Liu" w:date="2026-05-21T11:01:00Z"/>
        </w:trPr>
        <w:tc>
          <w:tcPr>
            <w:tcW w:w="3420" w:type="dxa"/>
            <w:vAlign w:val="center"/>
          </w:tcPr>
          <w:p w14:paraId="777D421E" w14:textId="1566B1EC" w:rsidR="009458CE" w:rsidDel="00016DAD" w:rsidRDefault="009C0C59">
            <w:pPr>
              <w:widowControl w:val="0"/>
              <w:autoSpaceDE w:val="0"/>
              <w:autoSpaceDN w:val="0"/>
              <w:adjustRightInd w:val="0"/>
              <w:snapToGrid w:val="0"/>
              <w:spacing w:line="480" w:lineRule="auto"/>
              <w:ind w:right="60"/>
              <w:jc w:val="center"/>
              <w:rPr>
                <w:del w:id="8348" w:author="Haiyang Liu" w:date="2026-05-21T11:01:00Z" w16du:dateUtc="2026-05-21T04:01:00Z"/>
                <w:rFonts w:eastAsia="DengXian"/>
              </w:rPr>
              <w:pPrChange w:id="8349" w:author="Haiyang Liu" w:date="2026-05-21T11:01:00Z" w16du:dateUtc="2026-05-21T04:01:00Z">
                <w:pPr>
                  <w:widowControl w:val="0"/>
                  <w:snapToGrid w:val="0"/>
                </w:pPr>
              </w:pPrChange>
            </w:pPr>
            <w:del w:id="8350" w:author="Haiyang Liu" w:date="2026-05-21T11:01:00Z" w16du:dateUtc="2026-05-21T04:01:00Z">
              <w:r w:rsidDel="00016DAD">
                <w:rPr>
                  <w:rFonts w:eastAsia="DengXian"/>
                </w:rPr>
                <w:delText xml:space="preserve">Initial level of error making </w:delText>
              </w:r>
            </w:del>
          </w:p>
          <w:p w14:paraId="777D421F" w14:textId="4E10F040" w:rsidR="009458CE" w:rsidDel="00016DAD" w:rsidRDefault="009C0C59">
            <w:pPr>
              <w:widowControl w:val="0"/>
              <w:autoSpaceDE w:val="0"/>
              <w:autoSpaceDN w:val="0"/>
              <w:adjustRightInd w:val="0"/>
              <w:snapToGrid w:val="0"/>
              <w:spacing w:line="480" w:lineRule="auto"/>
              <w:ind w:right="60"/>
              <w:jc w:val="center"/>
              <w:rPr>
                <w:del w:id="8351" w:author="Haiyang Liu" w:date="2026-05-21T11:01:00Z" w16du:dateUtc="2026-05-21T04:01:00Z"/>
                <w:color w:val="000000"/>
              </w:rPr>
              <w:pPrChange w:id="8352" w:author="Haiyang Liu" w:date="2026-05-21T11:01:00Z" w16du:dateUtc="2026-05-21T04:01:00Z">
                <w:pPr>
                  <w:widowControl w:val="0"/>
                  <w:snapToGrid w:val="0"/>
                </w:pPr>
              </w:pPrChange>
            </w:pPr>
            <w:del w:id="8353" w:author="Haiyang Liu" w:date="2026-05-21T11:01:00Z" w16du:dateUtc="2026-05-21T04:01:00Z">
              <w:r w:rsidDel="00016DAD">
                <w:rPr>
                  <w:rFonts w:eastAsia="DengXian"/>
                </w:rPr>
                <w:delText>(Time 1)</w:delText>
              </w:r>
            </w:del>
          </w:p>
        </w:tc>
        <w:tc>
          <w:tcPr>
            <w:tcW w:w="1530" w:type="dxa"/>
            <w:noWrap/>
            <w:vAlign w:val="center"/>
          </w:tcPr>
          <w:p w14:paraId="777D4220" w14:textId="7ADDA907" w:rsidR="009458CE" w:rsidDel="00016DAD" w:rsidRDefault="009458CE">
            <w:pPr>
              <w:widowControl w:val="0"/>
              <w:autoSpaceDE w:val="0"/>
              <w:autoSpaceDN w:val="0"/>
              <w:adjustRightInd w:val="0"/>
              <w:snapToGrid w:val="0"/>
              <w:spacing w:line="480" w:lineRule="auto"/>
              <w:ind w:right="60"/>
              <w:jc w:val="center"/>
              <w:rPr>
                <w:del w:id="8354" w:author="Haiyang Liu" w:date="2026-05-21T11:01:00Z" w16du:dateUtc="2026-05-21T04:01:00Z"/>
                <w:rFonts w:eastAsia="DengXian"/>
              </w:rPr>
              <w:pPrChange w:id="8355" w:author="Haiyang Liu" w:date="2026-05-21T11:01:00Z" w16du:dateUtc="2026-05-21T04:01:00Z">
                <w:pPr>
                  <w:widowControl w:val="0"/>
                  <w:snapToGrid w:val="0"/>
                  <w:jc w:val="right"/>
                </w:pPr>
              </w:pPrChange>
            </w:pPr>
          </w:p>
        </w:tc>
        <w:tc>
          <w:tcPr>
            <w:tcW w:w="1530" w:type="dxa"/>
            <w:gridSpan w:val="2"/>
            <w:vAlign w:val="center"/>
          </w:tcPr>
          <w:p w14:paraId="777D4221" w14:textId="24AA7352" w:rsidR="009458CE" w:rsidDel="00016DAD" w:rsidRDefault="009458CE">
            <w:pPr>
              <w:widowControl w:val="0"/>
              <w:autoSpaceDE w:val="0"/>
              <w:autoSpaceDN w:val="0"/>
              <w:adjustRightInd w:val="0"/>
              <w:snapToGrid w:val="0"/>
              <w:spacing w:line="480" w:lineRule="auto"/>
              <w:ind w:right="60"/>
              <w:jc w:val="center"/>
              <w:rPr>
                <w:del w:id="8356" w:author="Haiyang Liu" w:date="2026-05-21T11:01:00Z" w16du:dateUtc="2026-05-21T04:01:00Z"/>
                <w:rFonts w:eastAsia="DengXian"/>
              </w:rPr>
              <w:pPrChange w:id="8357" w:author="Haiyang Liu" w:date="2026-05-21T11:01:00Z" w16du:dateUtc="2026-05-21T04:01:00Z">
                <w:pPr>
                  <w:widowControl w:val="0"/>
                  <w:snapToGrid w:val="0"/>
                  <w:jc w:val="right"/>
                </w:pPr>
              </w:pPrChange>
            </w:pPr>
          </w:p>
        </w:tc>
        <w:tc>
          <w:tcPr>
            <w:tcW w:w="1980" w:type="dxa"/>
            <w:noWrap/>
            <w:vAlign w:val="center"/>
          </w:tcPr>
          <w:p w14:paraId="777D4222" w14:textId="19E98E8C" w:rsidR="009458CE" w:rsidDel="00016DAD" w:rsidRDefault="009C0C59">
            <w:pPr>
              <w:widowControl w:val="0"/>
              <w:autoSpaceDE w:val="0"/>
              <w:autoSpaceDN w:val="0"/>
              <w:adjustRightInd w:val="0"/>
              <w:snapToGrid w:val="0"/>
              <w:spacing w:line="480" w:lineRule="auto"/>
              <w:ind w:right="60"/>
              <w:jc w:val="center"/>
              <w:rPr>
                <w:del w:id="8358" w:author="Haiyang Liu" w:date="2026-05-21T11:01:00Z" w16du:dateUtc="2026-05-21T04:01:00Z"/>
                <w:rFonts w:eastAsia="DengXian"/>
              </w:rPr>
              <w:pPrChange w:id="8359" w:author="Haiyang Liu" w:date="2026-05-21T11:01:00Z" w16du:dateUtc="2026-05-21T04:01:00Z">
                <w:pPr>
                  <w:widowControl w:val="0"/>
                  <w:snapToGrid w:val="0"/>
                  <w:jc w:val="right"/>
                </w:pPr>
              </w:pPrChange>
            </w:pPr>
            <w:del w:id="8360" w:author="Haiyang Liu" w:date="2026-05-21T11:01:00Z" w16du:dateUtc="2026-05-21T04:01:00Z">
              <w:r w:rsidDel="00016DAD">
                <w:rPr>
                  <w:rFonts w:eastAsia="DengXian"/>
                </w:rPr>
                <w:delText>.119(.096)</w:delText>
              </w:r>
            </w:del>
          </w:p>
        </w:tc>
        <w:tc>
          <w:tcPr>
            <w:tcW w:w="1530" w:type="dxa"/>
            <w:noWrap/>
            <w:vAlign w:val="center"/>
          </w:tcPr>
          <w:p w14:paraId="777D4223" w14:textId="2DD0AF62" w:rsidR="009458CE" w:rsidDel="00016DAD" w:rsidRDefault="009C0C59">
            <w:pPr>
              <w:widowControl w:val="0"/>
              <w:autoSpaceDE w:val="0"/>
              <w:autoSpaceDN w:val="0"/>
              <w:adjustRightInd w:val="0"/>
              <w:snapToGrid w:val="0"/>
              <w:spacing w:line="480" w:lineRule="auto"/>
              <w:ind w:right="60"/>
              <w:jc w:val="center"/>
              <w:rPr>
                <w:del w:id="8361" w:author="Haiyang Liu" w:date="2026-05-21T11:01:00Z" w16du:dateUtc="2026-05-21T04:01:00Z"/>
                <w:rFonts w:eastAsia="DengXian"/>
              </w:rPr>
              <w:pPrChange w:id="8362" w:author="Haiyang Liu" w:date="2026-05-21T11:01:00Z" w16du:dateUtc="2026-05-21T04:01:00Z">
                <w:pPr>
                  <w:widowControl w:val="0"/>
                  <w:snapToGrid w:val="0"/>
                  <w:jc w:val="right"/>
                </w:pPr>
              </w:pPrChange>
            </w:pPr>
            <w:del w:id="8363" w:author="Haiyang Liu" w:date="2026-05-21T11:01:00Z" w16du:dateUtc="2026-05-21T04:01:00Z">
              <w:r w:rsidDel="00016DAD">
                <w:rPr>
                  <w:rFonts w:eastAsia="DengXian"/>
                  <w:color w:val="000000"/>
                </w:rPr>
                <w:delText>-.001(.003)</w:delText>
              </w:r>
            </w:del>
          </w:p>
        </w:tc>
      </w:tr>
      <w:tr w:rsidR="009458CE" w:rsidDel="00016DAD" w14:paraId="777D422A" w14:textId="2C032C90">
        <w:trPr>
          <w:trHeight w:val="308"/>
          <w:jc w:val="center"/>
          <w:del w:id="8364" w:author="Haiyang Liu" w:date="2026-05-21T11:01:00Z"/>
        </w:trPr>
        <w:tc>
          <w:tcPr>
            <w:tcW w:w="3420" w:type="dxa"/>
            <w:vAlign w:val="center"/>
          </w:tcPr>
          <w:p w14:paraId="777D4225" w14:textId="13CEA276" w:rsidR="009458CE" w:rsidDel="00016DAD" w:rsidRDefault="009C0C59">
            <w:pPr>
              <w:widowControl w:val="0"/>
              <w:autoSpaceDE w:val="0"/>
              <w:autoSpaceDN w:val="0"/>
              <w:adjustRightInd w:val="0"/>
              <w:snapToGrid w:val="0"/>
              <w:spacing w:line="480" w:lineRule="auto"/>
              <w:ind w:right="60"/>
              <w:jc w:val="center"/>
              <w:rPr>
                <w:del w:id="8365" w:author="Haiyang Liu" w:date="2026-05-21T11:01:00Z" w16du:dateUtc="2026-05-21T04:01:00Z"/>
                <w:rFonts w:eastAsia="DengXian"/>
              </w:rPr>
              <w:pPrChange w:id="8366" w:author="Haiyang Liu" w:date="2026-05-21T11:01:00Z" w16du:dateUtc="2026-05-21T04:01:00Z">
                <w:pPr>
                  <w:widowControl w:val="0"/>
                  <w:snapToGrid w:val="0"/>
                </w:pPr>
              </w:pPrChange>
            </w:pPr>
            <w:del w:id="8367" w:author="Haiyang Liu" w:date="2026-05-21T11:01:00Z" w16du:dateUtc="2026-05-21T04:01:00Z">
              <w:r w:rsidDel="00016DAD">
                <w:rPr>
                  <w:rFonts w:eastAsia="DengXian"/>
                </w:rPr>
                <w:delText>Change trajectory of error making (Time 1-3)</w:delText>
              </w:r>
            </w:del>
          </w:p>
        </w:tc>
        <w:tc>
          <w:tcPr>
            <w:tcW w:w="1530" w:type="dxa"/>
            <w:noWrap/>
            <w:vAlign w:val="center"/>
          </w:tcPr>
          <w:p w14:paraId="777D4226" w14:textId="793B4F4C" w:rsidR="009458CE" w:rsidDel="00016DAD" w:rsidRDefault="009458CE">
            <w:pPr>
              <w:widowControl w:val="0"/>
              <w:autoSpaceDE w:val="0"/>
              <w:autoSpaceDN w:val="0"/>
              <w:adjustRightInd w:val="0"/>
              <w:snapToGrid w:val="0"/>
              <w:spacing w:line="480" w:lineRule="auto"/>
              <w:ind w:right="60"/>
              <w:jc w:val="center"/>
              <w:rPr>
                <w:del w:id="8368" w:author="Haiyang Liu" w:date="2026-05-21T11:01:00Z" w16du:dateUtc="2026-05-21T04:01:00Z"/>
                <w:rFonts w:eastAsia="DengXian"/>
              </w:rPr>
              <w:pPrChange w:id="8369" w:author="Haiyang Liu" w:date="2026-05-21T11:01:00Z" w16du:dateUtc="2026-05-21T04:01:00Z">
                <w:pPr>
                  <w:widowControl w:val="0"/>
                  <w:snapToGrid w:val="0"/>
                  <w:jc w:val="right"/>
                </w:pPr>
              </w:pPrChange>
            </w:pPr>
          </w:p>
        </w:tc>
        <w:tc>
          <w:tcPr>
            <w:tcW w:w="1530" w:type="dxa"/>
            <w:gridSpan w:val="2"/>
            <w:vAlign w:val="center"/>
          </w:tcPr>
          <w:p w14:paraId="777D4227" w14:textId="735E0CEB" w:rsidR="009458CE" w:rsidDel="00016DAD" w:rsidRDefault="009458CE">
            <w:pPr>
              <w:widowControl w:val="0"/>
              <w:autoSpaceDE w:val="0"/>
              <w:autoSpaceDN w:val="0"/>
              <w:adjustRightInd w:val="0"/>
              <w:snapToGrid w:val="0"/>
              <w:spacing w:line="480" w:lineRule="auto"/>
              <w:ind w:right="60"/>
              <w:jc w:val="center"/>
              <w:rPr>
                <w:del w:id="8370" w:author="Haiyang Liu" w:date="2026-05-21T11:01:00Z" w16du:dateUtc="2026-05-21T04:01:00Z"/>
                <w:rFonts w:eastAsia="DengXian"/>
              </w:rPr>
              <w:pPrChange w:id="8371" w:author="Haiyang Liu" w:date="2026-05-21T11:01:00Z" w16du:dateUtc="2026-05-21T04:01:00Z">
                <w:pPr>
                  <w:widowControl w:val="0"/>
                  <w:snapToGrid w:val="0"/>
                  <w:jc w:val="right"/>
                </w:pPr>
              </w:pPrChange>
            </w:pPr>
          </w:p>
        </w:tc>
        <w:tc>
          <w:tcPr>
            <w:tcW w:w="1980" w:type="dxa"/>
            <w:noWrap/>
            <w:vAlign w:val="center"/>
          </w:tcPr>
          <w:p w14:paraId="777D4228" w14:textId="73F92BC4" w:rsidR="009458CE" w:rsidDel="00016DAD" w:rsidRDefault="009C0C59">
            <w:pPr>
              <w:widowControl w:val="0"/>
              <w:autoSpaceDE w:val="0"/>
              <w:autoSpaceDN w:val="0"/>
              <w:adjustRightInd w:val="0"/>
              <w:snapToGrid w:val="0"/>
              <w:spacing w:line="480" w:lineRule="auto"/>
              <w:ind w:right="60"/>
              <w:jc w:val="center"/>
              <w:rPr>
                <w:del w:id="8372" w:author="Haiyang Liu" w:date="2026-05-21T11:01:00Z" w16du:dateUtc="2026-05-21T04:01:00Z"/>
                <w:rFonts w:eastAsia="DengXian"/>
              </w:rPr>
              <w:pPrChange w:id="8373" w:author="Haiyang Liu" w:date="2026-05-21T11:01:00Z" w16du:dateUtc="2026-05-21T04:01:00Z">
                <w:pPr>
                  <w:widowControl w:val="0"/>
                  <w:snapToGrid w:val="0"/>
                  <w:jc w:val="right"/>
                </w:pPr>
              </w:pPrChange>
            </w:pPr>
            <w:del w:id="8374" w:author="Haiyang Liu" w:date="2026-05-21T11:01:00Z" w16du:dateUtc="2026-05-21T04:01:00Z">
              <w:r w:rsidDel="00016DAD">
                <w:rPr>
                  <w:rFonts w:eastAsia="DengXian"/>
                </w:rPr>
                <w:delText>-13.218</w:delText>
              </w:r>
              <w:r w:rsidDel="00016DAD">
                <w:rPr>
                  <w:rFonts w:eastAsia="DengXian"/>
                  <w:vertAlign w:val="superscript"/>
                </w:rPr>
                <w:delText>**</w:delText>
              </w:r>
              <w:r w:rsidDel="00016DAD">
                <w:rPr>
                  <w:rFonts w:eastAsia="DengXian"/>
                </w:rPr>
                <w:delText>(4.456)</w:delText>
              </w:r>
            </w:del>
          </w:p>
        </w:tc>
        <w:tc>
          <w:tcPr>
            <w:tcW w:w="1530" w:type="dxa"/>
            <w:noWrap/>
            <w:vAlign w:val="center"/>
          </w:tcPr>
          <w:p w14:paraId="777D4229" w14:textId="6AB139CC" w:rsidR="009458CE" w:rsidDel="00016DAD" w:rsidRDefault="009C0C59">
            <w:pPr>
              <w:widowControl w:val="0"/>
              <w:autoSpaceDE w:val="0"/>
              <w:autoSpaceDN w:val="0"/>
              <w:adjustRightInd w:val="0"/>
              <w:snapToGrid w:val="0"/>
              <w:spacing w:line="480" w:lineRule="auto"/>
              <w:ind w:right="60"/>
              <w:jc w:val="center"/>
              <w:rPr>
                <w:del w:id="8375" w:author="Haiyang Liu" w:date="2026-05-21T11:01:00Z" w16du:dateUtc="2026-05-21T04:01:00Z"/>
                <w:rFonts w:eastAsia="DengXian"/>
              </w:rPr>
              <w:pPrChange w:id="8376" w:author="Haiyang Liu" w:date="2026-05-21T11:01:00Z" w16du:dateUtc="2026-05-21T04:01:00Z">
                <w:pPr>
                  <w:widowControl w:val="0"/>
                  <w:snapToGrid w:val="0"/>
                  <w:jc w:val="right"/>
                </w:pPr>
              </w:pPrChange>
            </w:pPr>
            <w:del w:id="8377" w:author="Haiyang Liu" w:date="2026-05-21T11:01:00Z" w16du:dateUtc="2026-05-21T04:01:00Z">
              <w:r w:rsidDel="00016DAD">
                <w:rPr>
                  <w:rFonts w:eastAsia="DengXian"/>
                  <w:color w:val="000000"/>
                </w:rPr>
                <w:delText>-.473</w:delText>
              </w:r>
              <w:r w:rsidDel="00016DAD">
                <w:rPr>
                  <w:rFonts w:eastAsia="DengXian"/>
                  <w:vertAlign w:val="superscript"/>
                </w:rPr>
                <w:delText>**</w:delText>
              </w:r>
              <w:r w:rsidDel="00016DAD">
                <w:rPr>
                  <w:rFonts w:eastAsia="DengXian"/>
                  <w:color w:val="000000"/>
                </w:rPr>
                <w:delText>(.157)</w:delText>
              </w:r>
            </w:del>
          </w:p>
        </w:tc>
      </w:tr>
      <w:tr w:rsidR="009458CE" w:rsidDel="00016DAD" w14:paraId="777D4230" w14:textId="4AB607EB">
        <w:trPr>
          <w:trHeight w:val="308"/>
          <w:jc w:val="center"/>
          <w:del w:id="8378" w:author="Haiyang Liu" w:date="2026-05-21T11:01:00Z"/>
        </w:trPr>
        <w:tc>
          <w:tcPr>
            <w:tcW w:w="3420" w:type="dxa"/>
            <w:vAlign w:val="center"/>
          </w:tcPr>
          <w:p w14:paraId="777D422B" w14:textId="10D167E8" w:rsidR="009458CE" w:rsidDel="00016DAD" w:rsidRDefault="009458CE">
            <w:pPr>
              <w:widowControl w:val="0"/>
              <w:autoSpaceDE w:val="0"/>
              <w:autoSpaceDN w:val="0"/>
              <w:adjustRightInd w:val="0"/>
              <w:snapToGrid w:val="0"/>
              <w:spacing w:line="480" w:lineRule="auto"/>
              <w:ind w:right="60"/>
              <w:jc w:val="center"/>
              <w:rPr>
                <w:del w:id="8379" w:author="Haiyang Liu" w:date="2026-05-21T11:01:00Z" w16du:dateUtc="2026-05-21T04:01:00Z"/>
                <w:rFonts w:eastAsia="DengXian"/>
              </w:rPr>
              <w:pPrChange w:id="8380" w:author="Haiyang Liu" w:date="2026-05-21T11:01:00Z" w16du:dateUtc="2026-05-21T04:01:00Z">
                <w:pPr>
                  <w:widowControl w:val="0"/>
                  <w:snapToGrid w:val="0"/>
                </w:pPr>
              </w:pPrChange>
            </w:pPr>
          </w:p>
        </w:tc>
        <w:tc>
          <w:tcPr>
            <w:tcW w:w="1530" w:type="dxa"/>
            <w:noWrap/>
            <w:vAlign w:val="center"/>
          </w:tcPr>
          <w:p w14:paraId="777D422C" w14:textId="4C8BEFB8" w:rsidR="009458CE" w:rsidDel="00016DAD" w:rsidRDefault="009458CE">
            <w:pPr>
              <w:widowControl w:val="0"/>
              <w:autoSpaceDE w:val="0"/>
              <w:autoSpaceDN w:val="0"/>
              <w:adjustRightInd w:val="0"/>
              <w:snapToGrid w:val="0"/>
              <w:spacing w:line="480" w:lineRule="auto"/>
              <w:ind w:right="60"/>
              <w:jc w:val="center"/>
              <w:rPr>
                <w:del w:id="8381" w:author="Haiyang Liu" w:date="2026-05-21T11:01:00Z" w16du:dateUtc="2026-05-21T04:01:00Z"/>
                <w:rFonts w:eastAsia="DengXian"/>
              </w:rPr>
              <w:pPrChange w:id="8382" w:author="Haiyang Liu" w:date="2026-05-21T11:01:00Z" w16du:dateUtc="2026-05-21T04:01:00Z">
                <w:pPr>
                  <w:widowControl w:val="0"/>
                  <w:snapToGrid w:val="0"/>
                  <w:jc w:val="right"/>
                </w:pPr>
              </w:pPrChange>
            </w:pPr>
          </w:p>
        </w:tc>
        <w:tc>
          <w:tcPr>
            <w:tcW w:w="1530" w:type="dxa"/>
            <w:gridSpan w:val="2"/>
            <w:vAlign w:val="center"/>
          </w:tcPr>
          <w:p w14:paraId="777D422D" w14:textId="2F7847C7" w:rsidR="009458CE" w:rsidDel="00016DAD" w:rsidRDefault="009458CE">
            <w:pPr>
              <w:widowControl w:val="0"/>
              <w:autoSpaceDE w:val="0"/>
              <w:autoSpaceDN w:val="0"/>
              <w:adjustRightInd w:val="0"/>
              <w:snapToGrid w:val="0"/>
              <w:spacing w:line="480" w:lineRule="auto"/>
              <w:ind w:right="60"/>
              <w:jc w:val="center"/>
              <w:rPr>
                <w:del w:id="8383" w:author="Haiyang Liu" w:date="2026-05-21T11:01:00Z" w16du:dateUtc="2026-05-21T04:01:00Z"/>
                <w:rFonts w:eastAsia="DengXian"/>
              </w:rPr>
              <w:pPrChange w:id="8384" w:author="Haiyang Liu" w:date="2026-05-21T11:01:00Z" w16du:dateUtc="2026-05-21T04:01:00Z">
                <w:pPr>
                  <w:widowControl w:val="0"/>
                  <w:snapToGrid w:val="0"/>
                  <w:jc w:val="right"/>
                </w:pPr>
              </w:pPrChange>
            </w:pPr>
          </w:p>
        </w:tc>
        <w:tc>
          <w:tcPr>
            <w:tcW w:w="1980" w:type="dxa"/>
            <w:noWrap/>
            <w:vAlign w:val="center"/>
          </w:tcPr>
          <w:p w14:paraId="777D422E" w14:textId="34666048" w:rsidR="009458CE" w:rsidDel="00016DAD" w:rsidRDefault="009458CE">
            <w:pPr>
              <w:widowControl w:val="0"/>
              <w:autoSpaceDE w:val="0"/>
              <w:autoSpaceDN w:val="0"/>
              <w:adjustRightInd w:val="0"/>
              <w:snapToGrid w:val="0"/>
              <w:spacing w:line="480" w:lineRule="auto"/>
              <w:ind w:right="60"/>
              <w:jc w:val="center"/>
              <w:rPr>
                <w:del w:id="8385" w:author="Haiyang Liu" w:date="2026-05-21T11:01:00Z" w16du:dateUtc="2026-05-21T04:01:00Z"/>
                <w:rFonts w:eastAsia="DengXian"/>
              </w:rPr>
              <w:pPrChange w:id="8386" w:author="Haiyang Liu" w:date="2026-05-21T11:01:00Z" w16du:dateUtc="2026-05-21T04:01:00Z">
                <w:pPr>
                  <w:widowControl w:val="0"/>
                  <w:snapToGrid w:val="0"/>
                  <w:jc w:val="right"/>
                </w:pPr>
              </w:pPrChange>
            </w:pPr>
          </w:p>
        </w:tc>
        <w:tc>
          <w:tcPr>
            <w:tcW w:w="1530" w:type="dxa"/>
            <w:noWrap/>
            <w:vAlign w:val="center"/>
          </w:tcPr>
          <w:p w14:paraId="777D422F" w14:textId="56886C77" w:rsidR="009458CE" w:rsidDel="00016DAD" w:rsidRDefault="009458CE">
            <w:pPr>
              <w:widowControl w:val="0"/>
              <w:autoSpaceDE w:val="0"/>
              <w:autoSpaceDN w:val="0"/>
              <w:adjustRightInd w:val="0"/>
              <w:snapToGrid w:val="0"/>
              <w:spacing w:line="480" w:lineRule="auto"/>
              <w:ind w:right="60"/>
              <w:jc w:val="center"/>
              <w:rPr>
                <w:del w:id="8387" w:author="Haiyang Liu" w:date="2026-05-21T11:01:00Z" w16du:dateUtc="2026-05-21T04:01:00Z"/>
                <w:rFonts w:eastAsia="DengXian"/>
              </w:rPr>
              <w:pPrChange w:id="8388" w:author="Haiyang Liu" w:date="2026-05-21T11:01:00Z" w16du:dateUtc="2026-05-21T04:01:00Z">
                <w:pPr>
                  <w:widowControl w:val="0"/>
                  <w:snapToGrid w:val="0"/>
                  <w:jc w:val="right"/>
                </w:pPr>
              </w:pPrChange>
            </w:pPr>
          </w:p>
        </w:tc>
      </w:tr>
      <w:tr w:rsidR="009458CE" w:rsidDel="00016DAD" w14:paraId="777D4236" w14:textId="2542D91D">
        <w:trPr>
          <w:trHeight w:val="308"/>
          <w:jc w:val="center"/>
          <w:del w:id="8389" w:author="Haiyang Liu" w:date="2026-05-21T11:01:00Z"/>
        </w:trPr>
        <w:tc>
          <w:tcPr>
            <w:tcW w:w="3420" w:type="dxa"/>
            <w:vAlign w:val="center"/>
          </w:tcPr>
          <w:p w14:paraId="777D4231" w14:textId="78FB8103" w:rsidR="009458CE" w:rsidDel="00016DAD" w:rsidRDefault="009C0C59">
            <w:pPr>
              <w:widowControl w:val="0"/>
              <w:autoSpaceDE w:val="0"/>
              <w:autoSpaceDN w:val="0"/>
              <w:adjustRightInd w:val="0"/>
              <w:snapToGrid w:val="0"/>
              <w:spacing w:line="480" w:lineRule="auto"/>
              <w:ind w:right="60"/>
              <w:jc w:val="center"/>
              <w:rPr>
                <w:del w:id="8390" w:author="Haiyang Liu" w:date="2026-05-21T11:01:00Z" w16du:dateUtc="2026-05-21T04:01:00Z"/>
                <w:rFonts w:eastAsia="DengXian"/>
                <w:i/>
              </w:rPr>
              <w:pPrChange w:id="8391" w:author="Haiyang Liu" w:date="2026-05-21T11:01:00Z" w16du:dateUtc="2026-05-21T04:01:00Z">
                <w:pPr>
                  <w:widowControl w:val="0"/>
                  <w:snapToGrid w:val="0"/>
                </w:pPr>
              </w:pPrChange>
            </w:pPr>
            <w:del w:id="8392" w:author="Haiyang Liu" w:date="2026-05-21T11:01:00Z" w16du:dateUtc="2026-05-21T04:01:00Z">
              <w:r w:rsidDel="00016DAD">
                <w:rPr>
                  <w:rFonts w:eastAsia="DengXian"/>
                  <w:i/>
                </w:rPr>
                <w:delText>R</w:delText>
              </w:r>
              <w:r w:rsidDel="00016DAD">
                <w:rPr>
                  <w:rFonts w:eastAsia="DengXian"/>
                  <w:i/>
                  <w:vertAlign w:val="superscript"/>
                </w:rPr>
                <w:delText>2</w:delText>
              </w:r>
            </w:del>
          </w:p>
        </w:tc>
        <w:tc>
          <w:tcPr>
            <w:tcW w:w="1530" w:type="dxa"/>
            <w:noWrap/>
            <w:vAlign w:val="center"/>
          </w:tcPr>
          <w:p w14:paraId="777D4232" w14:textId="59249878" w:rsidR="009458CE" w:rsidDel="00016DAD" w:rsidRDefault="009C0C59">
            <w:pPr>
              <w:widowControl w:val="0"/>
              <w:autoSpaceDE w:val="0"/>
              <w:autoSpaceDN w:val="0"/>
              <w:adjustRightInd w:val="0"/>
              <w:snapToGrid w:val="0"/>
              <w:spacing w:line="480" w:lineRule="auto"/>
              <w:ind w:right="60"/>
              <w:jc w:val="center"/>
              <w:rPr>
                <w:del w:id="8393" w:author="Haiyang Liu" w:date="2026-05-21T11:01:00Z" w16du:dateUtc="2026-05-21T04:01:00Z"/>
                <w:rFonts w:eastAsia="DengXian"/>
              </w:rPr>
              <w:pPrChange w:id="8394" w:author="Haiyang Liu" w:date="2026-05-21T11:01:00Z" w16du:dateUtc="2026-05-21T04:01:00Z">
                <w:pPr>
                  <w:widowControl w:val="0"/>
                  <w:snapToGrid w:val="0"/>
                  <w:jc w:val="right"/>
                </w:pPr>
              </w:pPrChange>
            </w:pPr>
            <w:del w:id="8395" w:author="Haiyang Liu" w:date="2026-05-21T11:01:00Z" w16du:dateUtc="2026-05-21T04:01:00Z">
              <w:r w:rsidDel="00016DAD">
                <w:rPr>
                  <w:rFonts w:eastAsia="DengXian"/>
                </w:rPr>
                <w:delText>.153</w:delText>
              </w:r>
              <w:r w:rsidDel="00016DAD">
                <w:rPr>
                  <w:rFonts w:eastAsia="DengXian"/>
                  <w:vertAlign w:val="superscript"/>
                </w:rPr>
                <w:delText>**</w:delText>
              </w:r>
            </w:del>
          </w:p>
        </w:tc>
        <w:tc>
          <w:tcPr>
            <w:tcW w:w="1530" w:type="dxa"/>
            <w:gridSpan w:val="2"/>
            <w:vAlign w:val="center"/>
          </w:tcPr>
          <w:p w14:paraId="777D4233" w14:textId="03594F80" w:rsidR="009458CE" w:rsidDel="00016DAD" w:rsidRDefault="009C0C59">
            <w:pPr>
              <w:widowControl w:val="0"/>
              <w:autoSpaceDE w:val="0"/>
              <w:autoSpaceDN w:val="0"/>
              <w:adjustRightInd w:val="0"/>
              <w:snapToGrid w:val="0"/>
              <w:spacing w:line="480" w:lineRule="auto"/>
              <w:ind w:right="60"/>
              <w:jc w:val="center"/>
              <w:rPr>
                <w:del w:id="8396" w:author="Haiyang Liu" w:date="2026-05-21T11:01:00Z" w16du:dateUtc="2026-05-21T04:01:00Z"/>
                <w:rFonts w:eastAsia="DengXian"/>
              </w:rPr>
              <w:pPrChange w:id="8397" w:author="Haiyang Liu" w:date="2026-05-21T11:01:00Z" w16du:dateUtc="2026-05-21T04:01:00Z">
                <w:pPr>
                  <w:widowControl w:val="0"/>
                  <w:snapToGrid w:val="0"/>
                  <w:jc w:val="right"/>
                </w:pPr>
              </w:pPrChange>
            </w:pPr>
            <w:del w:id="8398" w:author="Haiyang Liu" w:date="2026-05-21T11:01:00Z" w16du:dateUtc="2026-05-21T04:01:00Z">
              <w:r w:rsidDel="00016DAD">
                <w:rPr>
                  <w:rFonts w:eastAsia="DengXian"/>
                </w:rPr>
                <w:delText>.191</w:delText>
              </w:r>
              <w:r w:rsidDel="00016DAD">
                <w:rPr>
                  <w:rFonts w:eastAsia="DengXian"/>
                  <w:vertAlign w:val="superscript"/>
                </w:rPr>
                <w:delText>**</w:delText>
              </w:r>
            </w:del>
          </w:p>
        </w:tc>
        <w:tc>
          <w:tcPr>
            <w:tcW w:w="1980" w:type="dxa"/>
            <w:noWrap/>
            <w:vAlign w:val="center"/>
          </w:tcPr>
          <w:p w14:paraId="777D4234" w14:textId="4398B55C" w:rsidR="009458CE" w:rsidDel="00016DAD" w:rsidRDefault="009C0C59">
            <w:pPr>
              <w:widowControl w:val="0"/>
              <w:autoSpaceDE w:val="0"/>
              <w:autoSpaceDN w:val="0"/>
              <w:adjustRightInd w:val="0"/>
              <w:snapToGrid w:val="0"/>
              <w:spacing w:line="480" w:lineRule="auto"/>
              <w:ind w:right="60"/>
              <w:jc w:val="center"/>
              <w:rPr>
                <w:del w:id="8399" w:author="Haiyang Liu" w:date="2026-05-21T11:01:00Z" w16du:dateUtc="2026-05-21T04:01:00Z"/>
                <w:rFonts w:eastAsia="DengXian"/>
              </w:rPr>
              <w:pPrChange w:id="8400" w:author="Haiyang Liu" w:date="2026-05-21T11:01:00Z" w16du:dateUtc="2026-05-21T04:01:00Z">
                <w:pPr>
                  <w:widowControl w:val="0"/>
                  <w:snapToGrid w:val="0"/>
                  <w:jc w:val="right"/>
                </w:pPr>
              </w:pPrChange>
            </w:pPr>
            <w:del w:id="8401" w:author="Haiyang Liu" w:date="2026-05-21T11:01:00Z" w16du:dateUtc="2026-05-21T04:01:00Z">
              <w:r w:rsidDel="00016DAD">
                <w:rPr>
                  <w:rFonts w:eastAsia="DengXian"/>
                </w:rPr>
                <w:delText>.150</w:delText>
              </w:r>
              <w:r w:rsidDel="00016DAD">
                <w:rPr>
                  <w:rFonts w:eastAsia="DengXian"/>
                  <w:vertAlign w:val="superscript"/>
                </w:rPr>
                <w:delText>**</w:delText>
              </w:r>
            </w:del>
          </w:p>
        </w:tc>
        <w:tc>
          <w:tcPr>
            <w:tcW w:w="1530" w:type="dxa"/>
            <w:noWrap/>
            <w:vAlign w:val="center"/>
          </w:tcPr>
          <w:p w14:paraId="777D4235" w14:textId="22EE265F" w:rsidR="009458CE" w:rsidDel="00016DAD" w:rsidRDefault="009C0C59">
            <w:pPr>
              <w:widowControl w:val="0"/>
              <w:autoSpaceDE w:val="0"/>
              <w:autoSpaceDN w:val="0"/>
              <w:adjustRightInd w:val="0"/>
              <w:snapToGrid w:val="0"/>
              <w:spacing w:line="480" w:lineRule="auto"/>
              <w:ind w:right="60"/>
              <w:jc w:val="center"/>
              <w:rPr>
                <w:del w:id="8402" w:author="Haiyang Liu" w:date="2026-05-21T11:01:00Z" w16du:dateUtc="2026-05-21T04:01:00Z"/>
                <w:rFonts w:eastAsia="DengXian"/>
              </w:rPr>
              <w:pPrChange w:id="8403" w:author="Haiyang Liu" w:date="2026-05-21T11:01:00Z" w16du:dateUtc="2026-05-21T04:01:00Z">
                <w:pPr>
                  <w:widowControl w:val="0"/>
                  <w:snapToGrid w:val="0"/>
                  <w:jc w:val="right"/>
                </w:pPr>
              </w:pPrChange>
            </w:pPr>
            <w:del w:id="8404" w:author="Haiyang Liu" w:date="2026-05-21T11:01:00Z" w16du:dateUtc="2026-05-21T04:01:00Z">
              <w:r w:rsidDel="00016DAD">
                <w:rPr>
                  <w:rFonts w:eastAsia="DengXian"/>
                  <w:color w:val="000000"/>
                </w:rPr>
                <w:delText>.231</w:delText>
              </w:r>
              <w:r w:rsidDel="00016DAD">
                <w:rPr>
                  <w:rFonts w:eastAsia="DengXian"/>
                  <w:color w:val="000000"/>
                  <w:vertAlign w:val="superscript"/>
                </w:rPr>
                <w:delText>**</w:delText>
              </w:r>
            </w:del>
          </w:p>
        </w:tc>
      </w:tr>
      <w:tr w:rsidR="009458CE" w:rsidDel="00016DAD" w14:paraId="777D423C" w14:textId="6393BCC4">
        <w:trPr>
          <w:trHeight w:val="308"/>
          <w:jc w:val="center"/>
          <w:del w:id="8405" w:author="Haiyang Liu" w:date="2026-05-21T11:01:00Z"/>
        </w:trPr>
        <w:tc>
          <w:tcPr>
            <w:tcW w:w="3420" w:type="dxa"/>
            <w:tcBorders>
              <w:bottom w:val="single" w:sz="4" w:space="0" w:color="auto"/>
            </w:tcBorders>
            <w:vAlign w:val="center"/>
          </w:tcPr>
          <w:p w14:paraId="777D4237" w14:textId="7DD43DEF" w:rsidR="009458CE" w:rsidDel="00016DAD" w:rsidRDefault="009C0C59">
            <w:pPr>
              <w:widowControl w:val="0"/>
              <w:autoSpaceDE w:val="0"/>
              <w:autoSpaceDN w:val="0"/>
              <w:adjustRightInd w:val="0"/>
              <w:snapToGrid w:val="0"/>
              <w:spacing w:line="480" w:lineRule="auto"/>
              <w:ind w:right="60"/>
              <w:jc w:val="center"/>
              <w:rPr>
                <w:del w:id="8406" w:author="Haiyang Liu" w:date="2026-05-21T11:01:00Z" w16du:dateUtc="2026-05-21T04:01:00Z"/>
                <w:rFonts w:eastAsia="DengXian"/>
                <w:i/>
              </w:rPr>
              <w:pPrChange w:id="8407" w:author="Haiyang Liu" w:date="2026-05-21T11:01:00Z" w16du:dateUtc="2026-05-21T04:01:00Z">
                <w:pPr>
                  <w:widowControl w:val="0"/>
                  <w:snapToGrid w:val="0"/>
                </w:pPr>
              </w:pPrChange>
            </w:pPr>
            <w:del w:id="8408" w:author="Haiyang Liu" w:date="2026-05-21T11:01:00Z" w16du:dateUtc="2026-05-21T04:01:00Z">
              <w:r w:rsidDel="00016DAD">
                <w:rPr>
                  <w:rFonts w:eastAsia="DengXian"/>
                  <w:i/>
                </w:rPr>
                <w:delText>N</w:delText>
              </w:r>
            </w:del>
          </w:p>
        </w:tc>
        <w:tc>
          <w:tcPr>
            <w:tcW w:w="1530" w:type="dxa"/>
            <w:tcBorders>
              <w:bottom w:val="single" w:sz="4" w:space="0" w:color="auto"/>
            </w:tcBorders>
            <w:noWrap/>
            <w:vAlign w:val="center"/>
          </w:tcPr>
          <w:p w14:paraId="777D4238" w14:textId="3BD2C0D3" w:rsidR="009458CE" w:rsidDel="00016DAD" w:rsidRDefault="009C0C59">
            <w:pPr>
              <w:widowControl w:val="0"/>
              <w:autoSpaceDE w:val="0"/>
              <w:autoSpaceDN w:val="0"/>
              <w:adjustRightInd w:val="0"/>
              <w:snapToGrid w:val="0"/>
              <w:spacing w:line="480" w:lineRule="auto"/>
              <w:ind w:right="60"/>
              <w:jc w:val="center"/>
              <w:rPr>
                <w:del w:id="8409" w:author="Haiyang Liu" w:date="2026-05-21T11:01:00Z" w16du:dateUtc="2026-05-21T04:01:00Z"/>
                <w:rFonts w:eastAsia="DengXian"/>
              </w:rPr>
              <w:pPrChange w:id="8410" w:author="Haiyang Liu" w:date="2026-05-21T11:01:00Z" w16du:dateUtc="2026-05-21T04:01:00Z">
                <w:pPr>
                  <w:widowControl w:val="0"/>
                  <w:snapToGrid w:val="0"/>
                  <w:jc w:val="right"/>
                </w:pPr>
              </w:pPrChange>
            </w:pPr>
            <w:del w:id="8411" w:author="Haiyang Liu" w:date="2026-05-21T11:01:00Z" w16du:dateUtc="2026-05-21T04:01:00Z">
              <w:r w:rsidDel="00016DAD">
                <w:rPr>
                  <w:rFonts w:eastAsia="DengXian"/>
                </w:rPr>
                <w:delText>258</w:delText>
              </w:r>
            </w:del>
          </w:p>
        </w:tc>
        <w:tc>
          <w:tcPr>
            <w:tcW w:w="1530" w:type="dxa"/>
            <w:gridSpan w:val="2"/>
            <w:tcBorders>
              <w:bottom w:val="single" w:sz="4" w:space="0" w:color="auto"/>
            </w:tcBorders>
            <w:vAlign w:val="center"/>
          </w:tcPr>
          <w:p w14:paraId="777D4239" w14:textId="657DDDDD" w:rsidR="009458CE" w:rsidDel="00016DAD" w:rsidRDefault="009C0C59">
            <w:pPr>
              <w:widowControl w:val="0"/>
              <w:autoSpaceDE w:val="0"/>
              <w:autoSpaceDN w:val="0"/>
              <w:adjustRightInd w:val="0"/>
              <w:snapToGrid w:val="0"/>
              <w:spacing w:line="480" w:lineRule="auto"/>
              <w:ind w:right="60"/>
              <w:jc w:val="center"/>
              <w:rPr>
                <w:del w:id="8412" w:author="Haiyang Liu" w:date="2026-05-21T11:01:00Z" w16du:dateUtc="2026-05-21T04:01:00Z"/>
                <w:rFonts w:eastAsia="DengXian"/>
              </w:rPr>
              <w:pPrChange w:id="8413" w:author="Haiyang Liu" w:date="2026-05-21T11:01:00Z" w16du:dateUtc="2026-05-21T04:01:00Z">
                <w:pPr>
                  <w:widowControl w:val="0"/>
                  <w:snapToGrid w:val="0"/>
                  <w:jc w:val="right"/>
                </w:pPr>
              </w:pPrChange>
            </w:pPr>
            <w:del w:id="8414" w:author="Haiyang Liu" w:date="2026-05-21T11:01:00Z" w16du:dateUtc="2026-05-21T04:01:00Z">
              <w:r w:rsidDel="00016DAD">
                <w:rPr>
                  <w:rFonts w:eastAsia="DengXian"/>
                </w:rPr>
                <w:delText>258</w:delText>
              </w:r>
            </w:del>
          </w:p>
        </w:tc>
        <w:tc>
          <w:tcPr>
            <w:tcW w:w="1980" w:type="dxa"/>
            <w:tcBorders>
              <w:bottom w:val="single" w:sz="4" w:space="0" w:color="auto"/>
            </w:tcBorders>
            <w:noWrap/>
            <w:vAlign w:val="center"/>
          </w:tcPr>
          <w:p w14:paraId="777D423A" w14:textId="50A3AB5A" w:rsidR="009458CE" w:rsidDel="00016DAD" w:rsidRDefault="009C0C59">
            <w:pPr>
              <w:widowControl w:val="0"/>
              <w:autoSpaceDE w:val="0"/>
              <w:autoSpaceDN w:val="0"/>
              <w:adjustRightInd w:val="0"/>
              <w:snapToGrid w:val="0"/>
              <w:spacing w:line="480" w:lineRule="auto"/>
              <w:ind w:right="60"/>
              <w:jc w:val="center"/>
              <w:rPr>
                <w:del w:id="8415" w:author="Haiyang Liu" w:date="2026-05-21T11:01:00Z" w16du:dateUtc="2026-05-21T04:01:00Z"/>
                <w:rFonts w:eastAsia="DengXian"/>
              </w:rPr>
              <w:pPrChange w:id="8416" w:author="Haiyang Liu" w:date="2026-05-21T11:01:00Z" w16du:dateUtc="2026-05-21T04:01:00Z">
                <w:pPr>
                  <w:widowControl w:val="0"/>
                  <w:snapToGrid w:val="0"/>
                  <w:jc w:val="right"/>
                </w:pPr>
              </w:pPrChange>
            </w:pPr>
            <w:del w:id="8417" w:author="Haiyang Liu" w:date="2026-05-21T11:01:00Z" w16du:dateUtc="2026-05-21T04:01:00Z">
              <w:r w:rsidDel="00016DAD">
                <w:rPr>
                  <w:rFonts w:eastAsia="DengXian"/>
                </w:rPr>
                <w:delText>258</w:delText>
              </w:r>
            </w:del>
          </w:p>
        </w:tc>
        <w:tc>
          <w:tcPr>
            <w:tcW w:w="1530" w:type="dxa"/>
            <w:tcBorders>
              <w:bottom w:val="single" w:sz="4" w:space="0" w:color="auto"/>
            </w:tcBorders>
            <w:noWrap/>
            <w:vAlign w:val="center"/>
          </w:tcPr>
          <w:p w14:paraId="76703BC0" w14:textId="77777777" w:rsidR="009458CE" w:rsidDel="000A6604" w:rsidRDefault="009C0C59" w:rsidP="00016DAD">
            <w:pPr>
              <w:widowControl w:val="0"/>
              <w:autoSpaceDE w:val="0"/>
              <w:autoSpaceDN w:val="0"/>
              <w:adjustRightInd w:val="0"/>
              <w:snapToGrid w:val="0"/>
              <w:spacing w:line="480" w:lineRule="auto"/>
              <w:ind w:right="60"/>
              <w:jc w:val="center"/>
              <w:rPr>
                <w:del w:id="8418" w:author="Haiyang Liu" w:date="2026-05-21T11:01:00Z" w16du:dateUtc="2026-05-21T04:01:00Z"/>
                <w:rFonts w:eastAsia="DengXian"/>
                <w:color w:val="000000"/>
              </w:rPr>
            </w:pPr>
            <w:del w:id="8419" w:author="Haiyang Liu" w:date="2026-05-21T11:01:00Z" w16du:dateUtc="2026-05-21T04:01:00Z">
              <w:r w:rsidDel="00016DAD">
                <w:rPr>
                  <w:rFonts w:eastAsia="DengXian"/>
                  <w:color w:val="000000"/>
                </w:rPr>
                <w:delText>246</w:delText>
              </w:r>
            </w:del>
          </w:p>
          <w:p w14:paraId="0473281D" w14:textId="77777777" w:rsidR="000A6604" w:rsidRDefault="000A6604" w:rsidP="00016DAD">
            <w:pPr>
              <w:widowControl w:val="0"/>
              <w:autoSpaceDE w:val="0"/>
              <w:autoSpaceDN w:val="0"/>
              <w:adjustRightInd w:val="0"/>
              <w:snapToGrid w:val="0"/>
              <w:spacing w:line="480" w:lineRule="auto"/>
              <w:ind w:right="60"/>
              <w:jc w:val="center"/>
              <w:rPr>
                <w:ins w:id="8420" w:author="Haiyang Liu" w:date="2026-05-21T12:31:00Z" w16du:dateUtc="2026-05-21T05:31:00Z"/>
                <w:rFonts w:eastAsia="DengXian"/>
                <w:color w:val="000000"/>
                <w:kern w:val="0"/>
              </w:rPr>
            </w:pPr>
          </w:p>
          <w:p w14:paraId="777D423B" w14:textId="046E8313" w:rsidR="000A6604" w:rsidRDefault="000A6604">
            <w:pPr>
              <w:widowControl w:val="0"/>
              <w:autoSpaceDE w:val="0"/>
              <w:autoSpaceDN w:val="0"/>
              <w:adjustRightInd w:val="0"/>
              <w:snapToGrid w:val="0"/>
              <w:spacing w:line="480" w:lineRule="auto"/>
              <w:ind w:right="60"/>
              <w:jc w:val="center"/>
              <w:rPr>
                <w:rFonts w:eastAsia="DengXian"/>
                <w:color w:val="000000"/>
              </w:rPr>
              <w:pPrChange w:id="8421" w:author="Haiyang Liu" w:date="2026-05-21T11:01:00Z" w16du:dateUtc="2026-05-21T04:01:00Z">
                <w:pPr>
                  <w:widowControl w:val="0"/>
                  <w:snapToGrid w:val="0"/>
                  <w:jc w:val="right"/>
                </w:pPr>
              </w:pPrChange>
            </w:pPr>
            <w:ins w:id="8422" w:author="Haiyang Liu" w:date="2026-05-21T12:31:00Z" w16du:dateUtc="2026-05-21T05:31:00Z">
              <w:r>
                <w:rPr>
                  <w:rFonts w:eastAsia="DengXian"/>
                  <w:color w:val="000000"/>
                </w:rPr>
                <w:t>xx</w:t>
              </w:r>
            </w:ins>
          </w:p>
        </w:tc>
      </w:tr>
    </w:tbl>
    <w:p w14:paraId="777D423D" w14:textId="6D1177EA" w:rsidR="009458CE" w:rsidDel="000A6604" w:rsidRDefault="009C0C59" w:rsidP="00016DAD">
      <w:pPr>
        <w:widowControl w:val="0"/>
        <w:autoSpaceDE w:val="0"/>
        <w:autoSpaceDN w:val="0"/>
        <w:adjustRightInd w:val="0"/>
        <w:snapToGrid w:val="0"/>
        <w:spacing w:line="480" w:lineRule="auto"/>
        <w:ind w:right="60"/>
        <w:jc w:val="center"/>
        <w:rPr>
          <w:del w:id="8423" w:author="Haiyang Liu" w:date="2026-05-21T11:01:00Z" w16du:dateUtc="2026-05-21T04:01:00Z"/>
          <w:rFonts w:eastAsia="DengXian"/>
          <w:bCs/>
          <w:i/>
          <w:color w:val="000000"/>
          <w:kern w:val="2"/>
          <w:sz w:val="20"/>
          <w:szCs w:val="20"/>
        </w:rPr>
      </w:pPr>
      <w:del w:id="8424" w:author="Haiyang Liu" w:date="2026-05-21T11:01:00Z" w16du:dateUtc="2026-05-21T04:01:00Z">
        <w:r w:rsidDel="00016DAD">
          <w:rPr>
            <w:rFonts w:eastAsia="DengXian"/>
            <w:bCs/>
            <w:i/>
            <w:color w:val="000000"/>
            <w:kern w:val="2"/>
            <w:sz w:val="20"/>
            <w:szCs w:val="20"/>
          </w:rPr>
          <w:delText>Note</w:delText>
        </w:r>
        <w:r w:rsidDel="00016DAD">
          <w:rPr>
            <w:rFonts w:eastAsia="DengXian"/>
            <w:bCs/>
            <w:color w:val="000000"/>
            <w:kern w:val="2"/>
            <w:sz w:val="20"/>
            <w:szCs w:val="20"/>
          </w:rPr>
          <w:delText xml:space="preserve">. </w:delText>
        </w:r>
        <w:r w:rsidDel="00016DAD">
          <w:rPr>
            <w:rFonts w:eastAsia="DengXian"/>
            <w:sz w:val="20"/>
            <w:szCs w:val="20"/>
            <w:vertAlign w:val="superscript"/>
          </w:rPr>
          <w:delText>*</w:delText>
        </w:r>
        <w:r w:rsidDel="00016DAD">
          <w:rPr>
            <w:rFonts w:eastAsia="DengXian"/>
            <w:bCs/>
            <w:color w:val="000000"/>
            <w:kern w:val="2"/>
            <w:sz w:val="20"/>
            <w:szCs w:val="20"/>
          </w:rPr>
          <w:delText xml:space="preserve"> </w:delText>
        </w:r>
        <w:r w:rsidDel="00016DAD">
          <w:rPr>
            <w:rFonts w:eastAsia="DengXian"/>
            <w:bCs/>
            <w:i/>
            <w:iCs/>
            <w:color w:val="000000"/>
            <w:kern w:val="2"/>
            <w:sz w:val="20"/>
            <w:szCs w:val="20"/>
          </w:rPr>
          <w:delText xml:space="preserve">p </w:delText>
        </w:r>
        <w:r w:rsidDel="00016DAD">
          <w:rPr>
            <w:rFonts w:eastAsia="DengXian"/>
            <w:bCs/>
            <w:color w:val="000000"/>
            <w:kern w:val="2"/>
            <w:sz w:val="20"/>
            <w:szCs w:val="20"/>
          </w:rPr>
          <w:delText xml:space="preserve">&lt; .05, </w:delText>
        </w:r>
        <w:r w:rsidDel="00016DAD">
          <w:rPr>
            <w:rFonts w:eastAsia="DengXian"/>
            <w:sz w:val="20"/>
            <w:szCs w:val="20"/>
            <w:vertAlign w:val="superscript"/>
          </w:rPr>
          <w:delText>**</w:delText>
        </w:r>
        <w:r w:rsidDel="00016DAD">
          <w:rPr>
            <w:rFonts w:eastAsia="DengXian"/>
            <w:bCs/>
            <w:color w:val="000000"/>
            <w:kern w:val="2"/>
            <w:sz w:val="20"/>
            <w:szCs w:val="20"/>
          </w:rPr>
          <w:delText xml:space="preserve"> </w:delText>
        </w:r>
        <w:r w:rsidDel="00016DAD">
          <w:rPr>
            <w:rFonts w:eastAsia="DengXian"/>
            <w:bCs/>
            <w:i/>
            <w:iCs/>
            <w:color w:val="000000"/>
            <w:kern w:val="2"/>
            <w:sz w:val="20"/>
            <w:szCs w:val="20"/>
          </w:rPr>
          <w:delText xml:space="preserve">p </w:delText>
        </w:r>
        <w:r w:rsidDel="00016DAD">
          <w:rPr>
            <w:rFonts w:eastAsia="DengXian"/>
            <w:bCs/>
            <w:color w:val="000000"/>
            <w:kern w:val="2"/>
            <w:sz w:val="20"/>
            <w:szCs w:val="20"/>
          </w:rPr>
          <w:delText xml:space="preserve">&lt; .01.  </w:delText>
        </w:r>
      </w:del>
    </w:p>
    <w:p w14:paraId="312875BE" w14:textId="77777777" w:rsidR="000A6604" w:rsidRDefault="000A6604" w:rsidP="00016DAD">
      <w:pPr>
        <w:widowControl w:val="0"/>
        <w:autoSpaceDE w:val="0"/>
        <w:autoSpaceDN w:val="0"/>
        <w:adjustRightInd w:val="0"/>
        <w:snapToGrid w:val="0"/>
        <w:spacing w:line="480" w:lineRule="auto"/>
        <w:ind w:right="60"/>
        <w:jc w:val="center"/>
        <w:rPr>
          <w:ins w:id="8425" w:author="Haiyang Liu" w:date="2026-05-21T12:31:00Z" w16du:dateUtc="2026-05-21T05:31:00Z"/>
          <w:rFonts w:eastAsia="DengXian"/>
          <w:bCs/>
          <w:i/>
          <w:color w:val="000000"/>
          <w:kern w:val="2"/>
          <w:sz w:val="20"/>
          <w:szCs w:val="20"/>
        </w:rPr>
      </w:pPr>
    </w:p>
    <w:p w14:paraId="56EC1F57" w14:textId="77777777" w:rsidR="000A6604" w:rsidRDefault="000A6604" w:rsidP="00016DAD">
      <w:pPr>
        <w:widowControl w:val="0"/>
        <w:autoSpaceDE w:val="0"/>
        <w:autoSpaceDN w:val="0"/>
        <w:adjustRightInd w:val="0"/>
        <w:snapToGrid w:val="0"/>
        <w:spacing w:line="480" w:lineRule="auto"/>
        <w:ind w:right="60"/>
        <w:jc w:val="center"/>
        <w:rPr>
          <w:ins w:id="8426" w:author="Haiyang Liu" w:date="2026-05-21T12:31:00Z" w16du:dateUtc="2026-05-21T05:31:00Z"/>
          <w:rFonts w:eastAsia="DengXian"/>
          <w:bCs/>
          <w:i/>
          <w:color w:val="000000"/>
          <w:kern w:val="2"/>
          <w:sz w:val="20"/>
          <w:szCs w:val="20"/>
        </w:rPr>
      </w:pPr>
    </w:p>
    <w:p w14:paraId="64C27FEC" w14:textId="77777777" w:rsidR="000A6604" w:rsidRDefault="000A6604" w:rsidP="00016DAD">
      <w:pPr>
        <w:widowControl w:val="0"/>
        <w:autoSpaceDE w:val="0"/>
        <w:autoSpaceDN w:val="0"/>
        <w:adjustRightInd w:val="0"/>
        <w:snapToGrid w:val="0"/>
        <w:spacing w:line="480" w:lineRule="auto"/>
        <w:ind w:right="60"/>
        <w:jc w:val="center"/>
        <w:rPr>
          <w:ins w:id="8427" w:author="Haiyang Liu" w:date="2026-05-21T12:31:00Z" w16du:dateUtc="2026-05-21T05:31:00Z"/>
          <w:rFonts w:eastAsia="DengXian"/>
          <w:color w:val="000000"/>
          <w:kern w:val="2"/>
          <w:sz w:val="20"/>
          <w:szCs w:val="20"/>
        </w:rPr>
        <w:sectPr w:rsidR="000A6604">
          <w:pgSz w:w="12240" w:h="15840"/>
          <w:pgMar w:top="1440" w:right="1440" w:bottom="1440" w:left="1440" w:header="851" w:footer="992" w:gutter="0"/>
          <w:cols w:space="425"/>
          <w:docGrid w:linePitch="326"/>
        </w:sectPr>
      </w:pPr>
    </w:p>
    <w:p w14:paraId="62DAB137" w14:textId="77B4C4F6" w:rsidR="000A6604" w:rsidRDefault="000A6604">
      <w:pPr>
        <w:widowControl w:val="0"/>
        <w:autoSpaceDE w:val="0"/>
        <w:autoSpaceDN w:val="0"/>
        <w:adjustRightInd w:val="0"/>
        <w:snapToGrid w:val="0"/>
        <w:ind w:right="60"/>
        <w:jc w:val="center"/>
        <w:rPr>
          <w:ins w:id="8428" w:author="Haiyang Liu" w:date="2026-05-21T12:32:00Z" w16du:dateUtc="2026-05-21T05:32:00Z"/>
          <w:rFonts w:eastAsia="DengXian"/>
          <w:b/>
          <w:bCs/>
          <w:color w:val="000000"/>
          <w:kern w:val="2"/>
        </w:rPr>
        <w:pPrChange w:id="8429" w:author="Haiyang Liu" w:date="2026-05-22T16:53:00Z" w16du:dateUtc="2026-05-22T09:53:00Z">
          <w:pPr>
            <w:widowControl w:val="0"/>
            <w:autoSpaceDE w:val="0"/>
            <w:autoSpaceDN w:val="0"/>
            <w:adjustRightInd w:val="0"/>
            <w:snapToGrid w:val="0"/>
            <w:spacing w:line="480" w:lineRule="auto"/>
            <w:ind w:right="60"/>
            <w:jc w:val="center"/>
          </w:pPr>
        </w:pPrChange>
      </w:pPr>
      <w:ins w:id="8430" w:author="Haiyang Liu" w:date="2026-05-21T12:32:00Z" w16du:dateUtc="2026-05-21T05:32:00Z">
        <w:r>
          <w:rPr>
            <w:rFonts w:eastAsia="DengXian"/>
            <w:b/>
            <w:bCs/>
            <w:color w:val="000000"/>
            <w:kern w:val="2"/>
          </w:rPr>
          <w:lastRenderedPageBreak/>
          <w:t>Appendix B: Supplementary Analysis with Additional Controls</w:t>
        </w:r>
      </w:ins>
    </w:p>
    <w:p w14:paraId="37CC397E" w14:textId="1007BA90" w:rsidR="000A6604" w:rsidRPr="00B50080" w:rsidRDefault="00B50080">
      <w:pPr>
        <w:widowControl w:val="0"/>
        <w:autoSpaceDE w:val="0"/>
        <w:autoSpaceDN w:val="0"/>
        <w:adjustRightInd w:val="0"/>
        <w:snapToGrid w:val="0"/>
        <w:ind w:right="60"/>
        <w:rPr>
          <w:ins w:id="8431" w:author="Haiyang Liu" w:date="2026-05-21T12:32:00Z" w16du:dateUtc="2026-05-21T05:32:00Z"/>
          <w:rFonts w:eastAsia="DengXian"/>
          <w:b/>
          <w:i/>
          <w:color w:val="000000"/>
          <w:kern w:val="2"/>
        </w:rPr>
        <w:pPrChange w:id="8432" w:author="Haiyang Liu" w:date="2026-05-22T16:50:00Z" w16du:dateUtc="2026-05-22T09:50:00Z">
          <w:pPr>
            <w:widowControl w:val="0"/>
            <w:autoSpaceDE w:val="0"/>
            <w:autoSpaceDN w:val="0"/>
            <w:adjustRightInd w:val="0"/>
            <w:snapToGrid w:val="0"/>
            <w:spacing w:line="480" w:lineRule="auto"/>
            <w:ind w:right="60"/>
            <w:jc w:val="center"/>
          </w:pPr>
        </w:pPrChange>
      </w:pPr>
      <w:ins w:id="8433" w:author="Haiyang Liu" w:date="2026-05-21T12:32:00Z" w16du:dateUtc="2026-05-21T05:32:00Z">
        <w:r w:rsidRPr="008B6B3E">
          <w:rPr>
            <w:rFonts w:eastAsia="DengXian"/>
            <w:b/>
            <w:bCs/>
            <w:color w:val="000000"/>
            <w:kern w:val="2"/>
          </w:rPr>
          <w:t>Table</w:t>
        </w:r>
        <w:r w:rsidRPr="008B6B3E">
          <w:rPr>
            <w:rFonts w:eastAsia="DengXian"/>
            <w:b/>
            <w:bCs/>
            <w:i/>
            <w:color w:val="000000"/>
            <w:kern w:val="2"/>
          </w:rPr>
          <w:t xml:space="preserve"> </w:t>
        </w:r>
        <w:r w:rsidR="000A6604">
          <w:rPr>
            <w:rFonts w:eastAsia="DengXian"/>
            <w:b/>
            <w:bCs/>
            <w:color w:val="000000"/>
            <w:kern w:val="2"/>
          </w:rPr>
          <w:t>B</w:t>
        </w:r>
      </w:ins>
      <w:ins w:id="8434" w:author="Haiyang Liu" w:date="2026-05-21T12:37:00Z" w16du:dateUtc="2026-05-21T05:37:00Z">
        <w:r w:rsidR="007B7B93">
          <w:rPr>
            <w:rFonts w:eastAsia="DengXian"/>
            <w:b/>
            <w:bCs/>
            <w:color w:val="000000"/>
            <w:kern w:val="2"/>
          </w:rPr>
          <w:t>1</w:t>
        </w:r>
      </w:ins>
      <w:ins w:id="8435" w:author="Haiyang Liu" w:date="2026-05-21T12:32:00Z" w16du:dateUtc="2026-05-21T05:32:00Z">
        <w:r>
          <w:rPr>
            <w:rFonts w:eastAsia="DengXian"/>
            <w:b/>
            <w:i/>
            <w:color w:val="000000"/>
            <w:kern w:val="2"/>
          </w:rPr>
          <w:t xml:space="preserve">. </w:t>
        </w:r>
        <w:r w:rsidRPr="00B50080">
          <w:rPr>
            <w:rFonts w:eastAsia="DengXian"/>
            <w:color w:val="000000"/>
            <w:kern w:val="2"/>
          </w:rPr>
          <w:t xml:space="preserve">Latent Growth Modeling </w:t>
        </w:r>
        <w:r w:rsidR="000A6604" w:rsidRPr="00B50080">
          <w:rPr>
            <w:rFonts w:eastAsia="DengXian"/>
            <w:color w:val="000000"/>
            <w:kern w:val="2"/>
            <w:rPrChange w:id="8436" w:author="Haiyang Liu" w:date="2026-05-21T12:32:00Z" w16du:dateUtc="2026-05-21T05:32:00Z">
              <w:rPr>
                <w:rFonts w:eastAsia="DengXian"/>
                <w:b/>
                <w:bCs/>
                <w:i/>
                <w:color w:val="000000"/>
                <w:kern w:val="2"/>
              </w:rPr>
            </w:rPrChange>
          </w:rPr>
          <w:t>for the Main Effects of Studied Variables</w:t>
        </w:r>
      </w:ins>
    </w:p>
    <w:tbl>
      <w:tblPr>
        <w:tblStyle w:val="1"/>
        <w:tblW w:w="1044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90"/>
        <w:gridCol w:w="1800"/>
        <w:gridCol w:w="1620"/>
        <w:gridCol w:w="1620"/>
        <w:gridCol w:w="1710"/>
      </w:tblGrid>
      <w:tr w:rsidR="000A6604" w:rsidRPr="00694AE7" w14:paraId="47A25F5A" w14:textId="77777777" w:rsidTr="005E69E8">
        <w:trPr>
          <w:trHeight w:val="308"/>
          <w:jc w:val="center"/>
          <w:ins w:id="8437" w:author="Haiyang Liu" w:date="2026-05-21T12:32:00Z"/>
        </w:trPr>
        <w:tc>
          <w:tcPr>
            <w:tcW w:w="3690" w:type="dxa"/>
            <w:vMerge w:val="restart"/>
            <w:tcBorders>
              <w:top w:val="single" w:sz="4" w:space="0" w:color="000000"/>
              <w:bottom w:val="single" w:sz="4" w:space="0" w:color="auto"/>
            </w:tcBorders>
            <w:noWrap/>
            <w:vAlign w:val="bottom"/>
          </w:tcPr>
          <w:p w14:paraId="30C664ED" w14:textId="77777777" w:rsidR="000A6604" w:rsidRPr="00694AE7" w:rsidRDefault="000A6604" w:rsidP="005E69E8">
            <w:pPr>
              <w:widowControl w:val="0"/>
              <w:snapToGrid w:val="0"/>
              <w:jc w:val="both"/>
              <w:rPr>
                <w:ins w:id="8438" w:author="Haiyang Liu" w:date="2026-05-21T12:32:00Z" w16du:dateUtc="2026-05-21T05:32:00Z"/>
                <w:i/>
                <w:color w:val="000000"/>
              </w:rPr>
            </w:pPr>
            <w:ins w:id="8439" w:author="Haiyang Liu" w:date="2026-05-21T12:32:00Z" w16du:dateUtc="2026-05-21T05:32:00Z">
              <w:r w:rsidRPr="00694AE7">
                <w:rPr>
                  <w:rFonts w:eastAsia="DengXian"/>
                  <w:b/>
                  <w:bCs/>
                  <w:i/>
                </w:rPr>
                <w:t>Variables</w:t>
              </w:r>
            </w:ins>
          </w:p>
        </w:tc>
        <w:tc>
          <w:tcPr>
            <w:tcW w:w="1800" w:type="dxa"/>
            <w:tcBorders>
              <w:top w:val="single" w:sz="4" w:space="0" w:color="000000"/>
              <w:bottom w:val="single" w:sz="4" w:space="0" w:color="000000"/>
            </w:tcBorders>
            <w:noWrap/>
            <w:vAlign w:val="center"/>
          </w:tcPr>
          <w:p w14:paraId="461A9CE2" w14:textId="77777777" w:rsidR="000A6604" w:rsidRPr="00694AE7" w:rsidRDefault="000A6604" w:rsidP="005E69E8">
            <w:pPr>
              <w:widowControl w:val="0"/>
              <w:snapToGrid w:val="0"/>
              <w:jc w:val="center"/>
              <w:rPr>
                <w:ins w:id="8440" w:author="Haiyang Liu" w:date="2026-05-21T12:32:00Z" w16du:dateUtc="2026-05-21T05:32:00Z"/>
                <w:rFonts w:eastAsia="DengXian"/>
                <w:b/>
                <w:i/>
              </w:rPr>
            </w:pPr>
            <w:ins w:id="8441" w:author="Haiyang Liu" w:date="2026-05-21T12:32:00Z" w16du:dateUtc="2026-05-21T05:32:00Z">
              <w:r w:rsidRPr="00694AE7">
                <w:rPr>
                  <w:rFonts w:eastAsia="DengXian"/>
                  <w:b/>
                  <w:i/>
                </w:rPr>
                <w:t xml:space="preserve">Intercept </w:t>
              </w:r>
            </w:ins>
          </w:p>
          <w:p w14:paraId="06015A34" w14:textId="77777777" w:rsidR="000A6604" w:rsidRPr="00694AE7" w:rsidRDefault="000A6604" w:rsidP="005E69E8">
            <w:pPr>
              <w:widowControl w:val="0"/>
              <w:snapToGrid w:val="0"/>
              <w:jc w:val="center"/>
              <w:rPr>
                <w:ins w:id="8442" w:author="Haiyang Liu" w:date="2026-05-21T12:32:00Z" w16du:dateUtc="2026-05-21T05:32:00Z"/>
                <w:rFonts w:eastAsia="DengXian"/>
                <w:b/>
                <w:i/>
              </w:rPr>
            </w:pPr>
            <w:ins w:id="8443" w:author="Haiyang Liu" w:date="2026-05-21T12:32:00Z" w16du:dateUtc="2026-05-21T05:32:00Z">
              <w:r w:rsidRPr="00694AE7">
                <w:rPr>
                  <w:rFonts w:eastAsia="DengXian"/>
                  <w:b/>
                  <w:i/>
                </w:rPr>
                <w:t>(i)</w:t>
              </w:r>
            </w:ins>
          </w:p>
        </w:tc>
        <w:tc>
          <w:tcPr>
            <w:tcW w:w="1620" w:type="dxa"/>
            <w:tcBorders>
              <w:top w:val="single" w:sz="4" w:space="0" w:color="000000"/>
              <w:bottom w:val="single" w:sz="4" w:space="0" w:color="000000"/>
            </w:tcBorders>
            <w:vAlign w:val="center"/>
          </w:tcPr>
          <w:p w14:paraId="7CEE3708" w14:textId="77777777" w:rsidR="000A6604" w:rsidRPr="00694AE7" w:rsidRDefault="000A6604" w:rsidP="005E69E8">
            <w:pPr>
              <w:widowControl w:val="0"/>
              <w:snapToGrid w:val="0"/>
              <w:jc w:val="center"/>
              <w:rPr>
                <w:ins w:id="8444" w:author="Haiyang Liu" w:date="2026-05-21T12:32:00Z" w16du:dateUtc="2026-05-21T05:32:00Z"/>
                <w:rFonts w:eastAsia="DengXian"/>
                <w:b/>
                <w:i/>
              </w:rPr>
            </w:pPr>
            <w:ins w:id="8445" w:author="Haiyang Liu" w:date="2026-05-21T12:32:00Z" w16du:dateUtc="2026-05-21T05:32:00Z">
              <w:r w:rsidRPr="00694AE7">
                <w:rPr>
                  <w:rFonts w:eastAsia="DengXian"/>
                  <w:b/>
                  <w:i/>
                </w:rPr>
                <w:t>Linear term (s)</w:t>
              </w:r>
            </w:ins>
          </w:p>
        </w:tc>
        <w:tc>
          <w:tcPr>
            <w:tcW w:w="1620" w:type="dxa"/>
            <w:tcBorders>
              <w:top w:val="single" w:sz="4" w:space="0" w:color="000000"/>
              <w:bottom w:val="single" w:sz="4" w:space="0" w:color="000000"/>
            </w:tcBorders>
            <w:noWrap/>
            <w:vAlign w:val="center"/>
          </w:tcPr>
          <w:p w14:paraId="59C22C4F" w14:textId="77777777" w:rsidR="000A6604" w:rsidRPr="00694AE7" w:rsidRDefault="000A6604" w:rsidP="005E69E8">
            <w:pPr>
              <w:widowControl w:val="0"/>
              <w:snapToGrid w:val="0"/>
              <w:jc w:val="center"/>
              <w:rPr>
                <w:ins w:id="8446" w:author="Haiyang Liu" w:date="2026-05-21T12:32:00Z" w16du:dateUtc="2026-05-21T05:32:00Z"/>
                <w:rFonts w:eastAsia="DengXian"/>
                <w:b/>
                <w:i/>
              </w:rPr>
            </w:pPr>
            <w:ins w:id="8447" w:author="Haiyang Liu" w:date="2026-05-21T12:32:00Z" w16du:dateUtc="2026-05-21T05:32:00Z">
              <w:r w:rsidRPr="00694AE7">
                <w:rPr>
                  <w:rFonts w:eastAsia="DengXian"/>
                  <w:b/>
                  <w:i/>
                </w:rPr>
                <w:t>Quadratic term (q)</w:t>
              </w:r>
            </w:ins>
          </w:p>
        </w:tc>
        <w:tc>
          <w:tcPr>
            <w:tcW w:w="1710" w:type="dxa"/>
            <w:tcBorders>
              <w:top w:val="single" w:sz="4" w:space="0" w:color="000000"/>
              <w:bottom w:val="single" w:sz="4" w:space="0" w:color="000000"/>
            </w:tcBorders>
            <w:noWrap/>
            <w:vAlign w:val="center"/>
          </w:tcPr>
          <w:p w14:paraId="092ABD07" w14:textId="77777777" w:rsidR="000A6604" w:rsidRPr="00694AE7" w:rsidRDefault="000A6604" w:rsidP="005E69E8">
            <w:pPr>
              <w:widowControl w:val="0"/>
              <w:snapToGrid w:val="0"/>
              <w:jc w:val="center"/>
              <w:rPr>
                <w:ins w:id="8448" w:author="Haiyang Liu" w:date="2026-05-21T12:32:00Z" w16du:dateUtc="2026-05-21T05:32:00Z"/>
                <w:rFonts w:eastAsia="DengXian"/>
                <w:b/>
                <w:i/>
              </w:rPr>
            </w:pPr>
            <w:ins w:id="8449" w:author="Haiyang Liu" w:date="2026-05-21T12:32:00Z" w16du:dateUtc="2026-05-21T05:32:00Z">
              <w:r w:rsidRPr="00694AE7">
                <w:rPr>
                  <w:rFonts w:eastAsia="DengXian"/>
                  <w:b/>
                  <w:i/>
                </w:rPr>
                <w:t>Newcomer overall performance</w:t>
              </w:r>
            </w:ins>
          </w:p>
        </w:tc>
      </w:tr>
      <w:tr w:rsidR="000A6604" w:rsidRPr="00694AE7" w14:paraId="262785D0" w14:textId="77777777" w:rsidTr="005E69E8">
        <w:trPr>
          <w:trHeight w:val="308"/>
          <w:jc w:val="center"/>
          <w:ins w:id="8450" w:author="Haiyang Liu" w:date="2026-05-21T12:32:00Z"/>
        </w:trPr>
        <w:tc>
          <w:tcPr>
            <w:tcW w:w="3690" w:type="dxa"/>
            <w:vMerge/>
            <w:tcBorders>
              <w:bottom w:val="single" w:sz="4" w:space="0" w:color="auto"/>
            </w:tcBorders>
            <w:noWrap/>
            <w:vAlign w:val="center"/>
          </w:tcPr>
          <w:p w14:paraId="3B30E72C" w14:textId="77777777" w:rsidR="000A6604" w:rsidRPr="00694AE7" w:rsidRDefault="000A6604" w:rsidP="005E69E8">
            <w:pPr>
              <w:widowControl w:val="0"/>
              <w:snapToGrid w:val="0"/>
              <w:jc w:val="both"/>
              <w:rPr>
                <w:ins w:id="8451" w:author="Haiyang Liu" w:date="2026-05-21T12:32:00Z" w16du:dateUtc="2026-05-21T05:32:00Z"/>
                <w:rFonts w:eastAsia="DengXian"/>
                <w:b/>
                <w:bCs/>
              </w:rPr>
            </w:pPr>
          </w:p>
        </w:tc>
        <w:tc>
          <w:tcPr>
            <w:tcW w:w="1800" w:type="dxa"/>
            <w:tcBorders>
              <w:top w:val="single" w:sz="4" w:space="0" w:color="000000"/>
              <w:bottom w:val="single" w:sz="4" w:space="0" w:color="auto"/>
            </w:tcBorders>
            <w:noWrap/>
            <w:vAlign w:val="center"/>
          </w:tcPr>
          <w:p w14:paraId="5E2156E7" w14:textId="77777777" w:rsidR="000A6604" w:rsidRPr="00694AE7" w:rsidRDefault="000A6604" w:rsidP="005E69E8">
            <w:pPr>
              <w:widowControl w:val="0"/>
              <w:snapToGrid w:val="0"/>
              <w:jc w:val="center"/>
              <w:rPr>
                <w:ins w:id="8452" w:author="Haiyang Liu" w:date="2026-05-21T12:32:00Z" w16du:dateUtc="2026-05-21T05:32:00Z"/>
                <w:rFonts w:eastAsia="DengXian"/>
              </w:rPr>
            </w:pPr>
            <w:ins w:id="8453" w:author="Haiyang Liu" w:date="2026-05-21T12:32:00Z" w16du:dateUtc="2026-05-21T05:32:00Z">
              <w:r w:rsidRPr="00694AE7">
                <w:rPr>
                  <w:rFonts w:eastAsia="DengXian"/>
                  <w:i/>
                </w:rPr>
                <w:t xml:space="preserve">b </w:t>
              </w:r>
              <w:r w:rsidRPr="00694AE7">
                <w:rPr>
                  <w:rFonts w:eastAsia="DengXian"/>
                </w:rPr>
                <w:t>(</w:t>
              </w:r>
              <w:r w:rsidRPr="00694AE7">
                <w:rPr>
                  <w:rFonts w:eastAsia="DengXian"/>
                  <w:i/>
                </w:rPr>
                <w:t>SE</w:t>
              </w:r>
              <w:r w:rsidRPr="00694AE7">
                <w:rPr>
                  <w:rFonts w:eastAsia="DengXian"/>
                </w:rPr>
                <w:t>)</w:t>
              </w:r>
            </w:ins>
          </w:p>
        </w:tc>
        <w:tc>
          <w:tcPr>
            <w:tcW w:w="1620" w:type="dxa"/>
            <w:tcBorders>
              <w:top w:val="single" w:sz="4" w:space="0" w:color="000000"/>
              <w:bottom w:val="single" w:sz="4" w:space="0" w:color="auto"/>
            </w:tcBorders>
            <w:vAlign w:val="center"/>
          </w:tcPr>
          <w:p w14:paraId="400FC68B" w14:textId="77777777" w:rsidR="000A6604" w:rsidRPr="00694AE7" w:rsidRDefault="000A6604" w:rsidP="005E69E8">
            <w:pPr>
              <w:widowControl w:val="0"/>
              <w:snapToGrid w:val="0"/>
              <w:jc w:val="center"/>
              <w:rPr>
                <w:ins w:id="8454" w:author="Haiyang Liu" w:date="2026-05-21T12:32:00Z" w16du:dateUtc="2026-05-21T05:32:00Z"/>
                <w:rFonts w:eastAsia="DengXian"/>
              </w:rPr>
            </w:pPr>
            <w:ins w:id="8455" w:author="Haiyang Liu" w:date="2026-05-21T12:32:00Z" w16du:dateUtc="2026-05-21T05:32:00Z">
              <w:r w:rsidRPr="00694AE7">
                <w:rPr>
                  <w:rFonts w:eastAsia="DengXian"/>
                  <w:i/>
                </w:rPr>
                <w:t xml:space="preserve">b </w:t>
              </w:r>
              <w:r w:rsidRPr="00694AE7">
                <w:rPr>
                  <w:rFonts w:eastAsia="DengXian"/>
                </w:rPr>
                <w:t>(</w:t>
              </w:r>
              <w:r w:rsidRPr="00694AE7">
                <w:rPr>
                  <w:rFonts w:eastAsia="DengXian"/>
                  <w:i/>
                </w:rPr>
                <w:t>SE</w:t>
              </w:r>
              <w:r w:rsidRPr="00694AE7">
                <w:rPr>
                  <w:rFonts w:eastAsia="DengXian"/>
                </w:rPr>
                <w:t>)</w:t>
              </w:r>
            </w:ins>
          </w:p>
        </w:tc>
        <w:tc>
          <w:tcPr>
            <w:tcW w:w="1620" w:type="dxa"/>
            <w:tcBorders>
              <w:top w:val="single" w:sz="4" w:space="0" w:color="000000"/>
              <w:bottom w:val="single" w:sz="4" w:space="0" w:color="auto"/>
            </w:tcBorders>
            <w:noWrap/>
            <w:vAlign w:val="center"/>
          </w:tcPr>
          <w:p w14:paraId="3840882E" w14:textId="77777777" w:rsidR="000A6604" w:rsidRPr="00694AE7" w:rsidRDefault="000A6604" w:rsidP="005E69E8">
            <w:pPr>
              <w:widowControl w:val="0"/>
              <w:snapToGrid w:val="0"/>
              <w:jc w:val="center"/>
              <w:rPr>
                <w:ins w:id="8456" w:author="Haiyang Liu" w:date="2026-05-21T12:32:00Z" w16du:dateUtc="2026-05-21T05:32:00Z"/>
                <w:rFonts w:eastAsia="DengXian"/>
              </w:rPr>
            </w:pPr>
            <w:ins w:id="8457" w:author="Haiyang Liu" w:date="2026-05-21T12:32:00Z" w16du:dateUtc="2026-05-21T05:32:00Z">
              <w:r w:rsidRPr="00694AE7">
                <w:rPr>
                  <w:rFonts w:eastAsia="DengXian"/>
                  <w:i/>
                </w:rPr>
                <w:t xml:space="preserve">b </w:t>
              </w:r>
              <w:r w:rsidRPr="00694AE7">
                <w:rPr>
                  <w:rFonts w:eastAsia="DengXian"/>
                </w:rPr>
                <w:t>(</w:t>
              </w:r>
              <w:r w:rsidRPr="00694AE7">
                <w:rPr>
                  <w:rFonts w:eastAsia="DengXian"/>
                  <w:i/>
                </w:rPr>
                <w:t>SE</w:t>
              </w:r>
              <w:r w:rsidRPr="00694AE7">
                <w:rPr>
                  <w:rFonts w:eastAsia="DengXian"/>
                </w:rPr>
                <w:t>)</w:t>
              </w:r>
            </w:ins>
          </w:p>
        </w:tc>
        <w:tc>
          <w:tcPr>
            <w:tcW w:w="1710" w:type="dxa"/>
            <w:tcBorders>
              <w:top w:val="single" w:sz="4" w:space="0" w:color="000000"/>
              <w:bottom w:val="single" w:sz="4" w:space="0" w:color="auto"/>
            </w:tcBorders>
            <w:noWrap/>
            <w:vAlign w:val="center"/>
          </w:tcPr>
          <w:p w14:paraId="1EB523B4" w14:textId="77777777" w:rsidR="000A6604" w:rsidRPr="00694AE7" w:rsidRDefault="000A6604" w:rsidP="005E69E8">
            <w:pPr>
              <w:widowControl w:val="0"/>
              <w:snapToGrid w:val="0"/>
              <w:jc w:val="center"/>
              <w:rPr>
                <w:ins w:id="8458" w:author="Haiyang Liu" w:date="2026-05-21T12:32:00Z" w16du:dateUtc="2026-05-21T05:32:00Z"/>
                <w:rFonts w:eastAsia="DengXian"/>
              </w:rPr>
            </w:pPr>
            <w:ins w:id="8459" w:author="Haiyang Liu" w:date="2026-05-21T12:32:00Z" w16du:dateUtc="2026-05-21T05:32:00Z">
              <w:r w:rsidRPr="00694AE7">
                <w:rPr>
                  <w:rFonts w:eastAsia="DengXian"/>
                  <w:i/>
                </w:rPr>
                <w:t>b</w:t>
              </w:r>
              <w:r w:rsidRPr="00694AE7">
                <w:rPr>
                  <w:rFonts w:eastAsia="DengXian"/>
                </w:rPr>
                <w:t xml:space="preserve"> (</w:t>
              </w:r>
              <w:r w:rsidRPr="00694AE7">
                <w:rPr>
                  <w:rFonts w:eastAsia="DengXian"/>
                  <w:i/>
                </w:rPr>
                <w:t>SE</w:t>
              </w:r>
              <w:r w:rsidRPr="00694AE7">
                <w:rPr>
                  <w:rFonts w:eastAsia="DengXian"/>
                </w:rPr>
                <w:t>)</w:t>
              </w:r>
            </w:ins>
          </w:p>
        </w:tc>
      </w:tr>
      <w:tr w:rsidR="000A6604" w:rsidRPr="00694AE7" w14:paraId="7CDE2EE4" w14:textId="77777777" w:rsidTr="005E69E8">
        <w:trPr>
          <w:trHeight w:val="323"/>
          <w:jc w:val="center"/>
          <w:ins w:id="8460" w:author="Haiyang Liu" w:date="2026-05-21T12:32:00Z"/>
        </w:trPr>
        <w:tc>
          <w:tcPr>
            <w:tcW w:w="3690" w:type="dxa"/>
            <w:noWrap/>
            <w:vAlign w:val="center"/>
          </w:tcPr>
          <w:p w14:paraId="554532BC" w14:textId="77777777" w:rsidR="000A6604" w:rsidRPr="00694AE7" w:rsidRDefault="000A6604" w:rsidP="005E69E8">
            <w:pPr>
              <w:widowControl w:val="0"/>
              <w:snapToGrid w:val="0"/>
              <w:rPr>
                <w:ins w:id="8461" w:author="Haiyang Liu" w:date="2026-05-21T12:32:00Z" w16du:dateUtc="2026-05-21T05:32:00Z"/>
                <w:color w:val="000000"/>
              </w:rPr>
            </w:pPr>
            <w:ins w:id="8462" w:author="Haiyang Liu" w:date="2026-05-21T12:32:00Z" w16du:dateUtc="2026-05-21T05:32:00Z">
              <w:r w:rsidRPr="00694AE7">
                <w:rPr>
                  <w:color w:val="000000"/>
                </w:rPr>
                <w:t>Constant</w:t>
              </w:r>
            </w:ins>
          </w:p>
        </w:tc>
        <w:tc>
          <w:tcPr>
            <w:tcW w:w="1800" w:type="dxa"/>
            <w:noWrap/>
            <w:vAlign w:val="center"/>
          </w:tcPr>
          <w:p w14:paraId="5AB83CA6" w14:textId="77777777" w:rsidR="000A6604" w:rsidRPr="00694AE7" w:rsidRDefault="000A6604" w:rsidP="005E69E8">
            <w:pPr>
              <w:widowControl w:val="0"/>
              <w:snapToGrid w:val="0"/>
              <w:jc w:val="right"/>
              <w:rPr>
                <w:ins w:id="8463" w:author="Haiyang Liu" w:date="2026-05-21T12:32:00Z" w16du:dateUtc="2026-05-21T05:32:00Z"/>
                <w:rFonts w:eastAsia="DengXian"/>
              </w:rPr>
            </w:pPr>
            <w:ins w:id="8464" w:author="Haiyang Liu" w:date="2026-05-21T12:32:00Z" w16du:dateUtc="2026-05-21T05:32:00Z">
              <w:r w:rsidRPr="00694AE7">
                <w:rPr>
                  <w:rFonts w:eastAsia="DengXian"/>
                </w:rPr>
                <w:t>1.754</w:t>
              </w:r>
              <w:r w:rsidRPr="00694AE7">
                <w:rPr>
                  <w:rFonts w:eastAsia="DengXian"/>
                  <w:vertAlign w:val="superscript"/>
                </w:rPr>
                <w:t>***</w:t>
              </w:r>
              <w:r w:rsidRPr="00694AE7">
                <w:rPr>
                  <w:rFonts w:eastAsia="DengXian"/>
                </w:rPr>
                <w:t>(.030)</w:t>
              </w:r>
            </w:ins>
          </w:p>
        </w:tc>
        <w:tc>
          <w:tcPr>
            <w:tcW w:w="1620" w:type="dxa"/>
            <w:vAlign w:val="center"/>
          </w:tcPr>
          <w:p w14:paraId="68FB8AC9" w14:textId="77777777" w:rsidR="000A6604" w:rsidRPr="00694AE7" w:rsidRDefault="000A6604" w:rsidP="005E69E8">
            <w:pPr>
              <w:widowControl w:val="0"/>
              <w:snapToGrid w:val="0"/>
              <w:jc w:val="right"/>
              <w:rPr>
                <w:ins w:id="8465" w:author="Haiyang Liu" w:date="2026-05-21T12:32:00Z" w16du:dateUtc="2026-05-21T05:32:00Z"/>
                <w:rFonts w:eastAsia="DengXian"/>
              </w:rPr>
            </w:pPr>
            <w:ins w:id="8466" w:author="Haiyang Liu" w:date="2026-05-21T12:32:00Z" w16du:dateUtc="2026-05-21T05:32:00Z">
              <w:r w:rsidRPr="00694AE7">
                <w:rPr>
                  <w:rFonts w:eastAsia="DengXian"/>
                </w:rPr>
                <w:t>-.419</w:t>
              </w:r>
              <w:r w:rsidRPr="00694AE7">
                <w:rPr>
                  <w:rFonts w:eastAsia="DengXian"/>
                  <w:vertAlign w:val="superscript"/>
                </w:rPr>
                <w:t>***</w:t>
              </w:r>
              <w:r w:rsidRPr="00694AE7">
                <w:rPr>
                  <w:rFonts w:eastAsia="DengXian"/>
                </w:rPr>
                <w:t>(.041)</w:t>
              </w:r>
            </w:ins>
          </w:p>
        </w:tc>
        <w:tc>
          <w:tcPr>
            <w:tcW w:w="1620" w:type="dxa"/>
            <w:noWrap/>
            <w:vAlign w:val="center"/>
          </w:tcPr>
          <w:p w14:paraId="15084319" w14:textId="77777777" w:rsidR="000A6604" w:rsidRPr="00694AE7" w:rsidRDefault="000A6604" w:rsidP="005E69E8">
            <w:pPr>
              <w:widowControl w:val="0"/>
              <w:snapToGrid w:val="0"/>
              <w:jc w:val="right"/>
              <w:rPr>
                <w:ins w:id="8467" w:author="Haiyang Liu" w:date="2026-05-21T12:32:00Z" w16du:dateUtc="2026-05-21T05:32:00Z"/>
                <w:rFonts w:eastAsia="DengXian"/>
              </w:rPr>
            </w:pPr>
            <w:ins w:id="8468" w:author="Haiyang Liu" w:date="2026-05-21T12:32:00Z" w16du:dateUtc="2026-05-21T05:32:00Z">
              <w:r w:rsidRPr="00694AE7">
                <w:rPr>
                  <w:rFonts w:eastAsia="DengXian"/>
                </w:rPr>
                <w:t>-.084</w:t>
              </w:r>
              <w:r w:rsidRPr="00694AE7">
                <w:rPr>
                  <w:rFonts w:eastAsia="DengXian"/>
                  <w:vertAlign w:val="superscript"/>
                </w:rPr>
                <w:t>***</w:t>
              </w:r>
              <w:r w:rsidRPr="00694AE7">
                <w:rPr>
                  <w:rFonts w:eastAsia="DengXian"/>
                </w:rPr>
                <w:t>(.015)</w:t>
              </w:r>
            </w:ins>
          </w:p>
        </w:tc>
        <w:tc>
          <w:tcPr>
            <w:tcW w:w="1710" w:type="dxa"/>
            <w:noWrap/>
            <w:vAlign w:val="center"/>
          </w:tcPr>
          <w:p w14:paraId="7902D624" w14:textId="77777777" w:rsidR="000A6604" w:rsidRPr="00694AE7" w:rsidRDefault="000A6604" w:rsidP="005E69E8">
            <w:pPr>
              <w:widowControl w:val="0"/>
              <w:snapToGrid w:val="0"/>
              <w:jc w:val="right"/>
              <w:rPr>
                <w:ins w:id="8469" w:author="Haiyang Liu" w:date="2026-05-21T12:32:00Z" w16du:dateUtc="2026-05-21T05:32:00Z"/>
                <w:rFonts w:eastAsia="DengXian"/>
                <w:color w:val="000000"/>
              </w:rPr>
            </w:pPr>
            <w:ins w:id="8470" w:author="Haiyang Liu" w:date="2026-05-21T12:32:00Z" w16du:dateUtc="2026-05-21T05:32:00Z">
              <w:r w:rsidRPr="00694AE7">
                <w:rPr>
                  <w:rFonts w:eastAsia="DengXian"/>
                  <w:color w:val="000000"/>
                </w:rPr>
                <w:t>6.595</w:t>
              </w:r>
              <w:r w:rsidRPr="00694AE7">
                <w:rPr>
                  <w:rFonts w:eastAsia="DengXian"/>
                  <w:vertAlign w:val="superscript"/>
                </w:rPr>
                <w:t>***</w:t>
              </w:r>
              <w:r w:rsidRPr="00694AE7">
                <w:rPr>
                  <w:rFonts w:eastAsia="DengXian"/>
                  <w:color w:val="000000"/>
                </w:rPr>
                <w:t>(.220)</w:t>
              </w:r>
            </w:ins>
          </w:p>
        </w:tc>
      </w:tr>
      <w:tr w:rsidR="000A6604" w:rsidRPr="00694AE7" w14:paraId="1E1479CB" w14:textId="77777777" w:rsidTr="005E69E8">
        <w:trPr>
          <w:trHeight w:val="323"/>
          <w:jc w:val="center"/>
          <w:ins w:id="8471" w:author="Haiyang Liu" w:date="2026-05-21T12:32:00Z"/>
        </w:trPr>
        <w:tc>
          <w:tcPr>
            <w:tcW w:w="3690" w:type="dxa"/>
            <w:noWrap/>
            <w:vAlign w:val="center"/>
          </w:tcPr>
          <w:p w14:paraId="72B9DEC8" w14:textId="77777777" w:rsidR="000A6604" w:rsidRPr="00694AE7" w:rsidRDefault="000A6604" w:rsidP="005E69E8">
            <w:pPr>
              <w:widowControl w:val="0"/>
              <w:snapToGrid w:val="0"/>
              <w:rPr>
                <w:ins w:id="8472" w:author="Haiyang Liu" w:date="2026-05-21T12:32:00Z" w16du:dateUtc="2026-05-21T05:32:00Z"/>
                <w:color w:val="000000"/>
              </w:rPr>
            </w:pPr>
          </w:p>
        </w:tc>
        <w:tc>
          <w:tcPr>
            <w:tcW w:w="1800" w:type="dxa"/>
            <w:noWrap/>
            <w:vAlign w:val="center"/>
          </w:tcPr>
          <w:p w14:paraId="5FA48588" w14:textId="77777777" w:rsidR="000A6604" w:rsidRPr="00694AE7" w:rsidRDefault="000A6604" w:rsidP="005E69E8">
            <w:pPr>
              <w:widowControl w:val="0"/>
              <w:snapToGrid w:val="0"/>
              <w:jc w:val="right"/>
              <w:rPr>
                <w:ins w:id="8473" w:author="Haiyang Liu" w:date="2026-05-21T12:32:00Z" w16du:dateUtc="2026-05-21T05:32:00Z"/>
                <w:rFonts w:eastAsia="DengXian"/>
              </w:rPr>
            </w:pPr>
          </w:p>
        </w:tc>
        <w:tc>
          <w:tcPr>
            <w:tcW w:w="1620" w:type="dxa"/>
            <w:vAlign w:val="center"/>
          </w:tcPr>
          <w:p w14:paraId="45A39B61" w14:textId="77777777" w:rsidR="000A6604" w:rsidRPr="00694AE7" w:rsidRDefault="000A6604" w:rsidP="005E69E8">
            <w:pPr>
              <w:widowControl w:val="0"/>
              <w:snapToGrid w:val="0"/>
              <w:jc w:val="right"/>
              <w:rPr>
                <w:ins w:id="8474" w:author="Haiyang Liu" w:date="2026-05-21T12:32:00Z" w16du:dateUtc="2026-05-21T05:32:00Z"/>
                <w:rFonts w:eastAsia="DengXian"/>
              </w:rPr>
            </w:pPr>
          </w:p>
        </w:tc>
        <w:tc>
          <w:tcPr>
            <w:tcW w:w="1620" w:type="dxa"/>
            <w:noWrap/>
            <w:vAlign w:val="center"/>
          </w:tcPr>
          <w:p w14:paraId="308CC470" w14:textId="77777777" w:rsidR="000A6604" w:rsidRPr="00694AE7" w:rsidRDefault="000A6604" w:rsidP="005E69E8">
            <w:pPr>
              <w:widowControl w:val="0"/>
              <w:snapToGrid w:val="0"/>
              <w:jc w:val="right"/>
              <w:rPr>
                <w:ins w:id="8475" w:author="Haiyang Liu" w:date="2026-05-21T12:32:00Z" w16du:dateUtc="2026-05-21T05:32:00Z"/>
                <w:rFonts w:eastAsia="DengXian"/>
              </w:rPr>
            </w:pPr>
          </w:p>
        </w:tc>
        <w:tc>
          <w:tcPr>
            <w:tcW w:w="1710" w:type="dxa"/>
            <w:noWrap/>
            <w:vAlign w:val="center"/>
          </w:tcPr>
          <w:p w14:paraId="2358BB41" w14:textId="77777777" w:rsidR="000A6604" w:rsidRPr="00694AE7" w:rsidRDefault="000A6604" w:rsidP="005E69E8">
            <w:pPr>
              <w:widowControl w:val="0"/>
              <w:snapToGrid w:val="0"/>
              <w:jc w:val="right"/>
              <w:rPr>
                <w:ins w:id="8476" w:author="Haiyang Liu" w:date="2026-05-21T12:32:00Z" w16du:dateUtc="2026-05-21T05:32:00Z"/>
                <w:rFonts w:eastAsia="DengXian"/>
                <w:color w:val="000000"/>
              </w:rPr>
            </w:pPr>
          </w:p>
        </w:tc>
      </w:tr>
      <w:tr w:rsidR="000A6604" w:rsidRPr="00694AE7" w14:paraId="52A38F8B" w14:textId="77777777" w:rsidTr="005E69E8">
        <w:trPr>
          <w:trHeight w:val="323"/>
          <w:jc w:val="center"/>
          <w:ins w:id="8477" w:author="Haiyang Liu" w:date="2026-05-21T12:32:00Z"/>
        </w:trPr>
        <w:tc>
          <w:tcPr>
            <w:tcW w:w="3690" w:type="dxa"/>
            <w:noWrap/>
            <w:vAlign w:val="center"/>
          </w:tcPr>
          <w:p w14:paraId="129117AC" w14:textId="77777777" w:rsidR="000A6604" w:rsidRPr="00694AE7" w:rsidRDefault="000A6604" w:rsidP="005E69E8">
            <w:pPr>
              <w:widowControl w:val="0"/>
              <w:snapToGrid w:val="0"/>
              <w:rPr>
                <w:ins w:id="8478" w:author="Haiyang Liu" w:date="2026-05-21T12:32:00Z" w16du:dateUtc="2026-05-21T05:32:00Z"/>
                <w:b/>
                <w:bCs/>
                <w:color w:val="000000"/>
              </w:rPr>
            </w:pPr>
            <w:ins w:id="8479" w:author="Haiyang Liu" w:date="2026-05-21T12:32:00Z" w16du:dateUtc="2026-05-21T05:32:00Z">
              <w:r w:rsidRPr="00694AE7">
                <w:rPr>
                  <w:b/>
                  <w:bCs/>
                  <w:color w:val="000000"/>
                </w:rPr>
                <w:t>Controls</w:t>
              </w:r>
            </w:ins>
          </w:p>
        </w:tc>
        <w:tc>
          <w:tcPr>
            <w:tcW w:w="1800" w:type="dxa"/>
            <w:noWrap/>
            <w:vAlign w:val="center"/>
          </w:tcPr>
          <w:p w14:paraId="6345DA6E" w14:textId="77777777" w:rsidR="000A6604" w:rsidRPr="00694AE7" w:rsidRDefault="000A6604" w:rsidP="005E69E8">
            <w:pPr>
              <w:widowControl w:val="0"/>
              <w:snapToGrid w:val="0"/>
              <w:jc w:val="right"/>
              <w:rPr>
                <w:ins w:id="8480" w:author="Haiyang Liu" w:date="2026-05-21T12:32:00Z" w16du:dateUtc="2026-05-21T05:32:00Z"/>
                <w:rFonts w:eastAsia="DengXian"/>
              </w:rPr>
            </w:pPr>
          </w:p>
        </w:tc>
        <w:tc>
          <w:tcPr>
            <w:tcW w:w="1620" w:type="dxa"/>
            <w:vAlign w:val="center"/>
          </w:tcPr>
          <w:p w14:paraId="09D9899A" w14:textId="77777777" w:rsidR="000A6604" w:rsidRPr="00694AE7" w:rsidRDefault="000A6604" w:rsidP="005E69E8">
            <w:pPr>
              <w:widowControl w:val="0"/>
              <w:snapToGrid w:val="0"/>
              <w:jc w:val="right"/>
              <w:rPr>
                <w:ins w:id="8481" w:author="Haiyang Liu" w:date="2026-05-21T12:32:00Z" w16du:dateUtc="2026-05-21T05:32:00Z"/>
                <w:rFonts w:eastAsia="DengXian"/>
              </w:rPr>
            </w:pPr>
          </w:p>
        </w:tc>
        <w:tc>
          <w:tcPr>
            <w:tcW w:w="1620" w:type="dxa"/>
            <w:noWrap/>
            <w:vAlign w:val="center"/>
          </w:tcPr>
          <w:p w14:paraId="7980920A" w14:textId="77777777" w:rsidR="000A6604" w:rsidRPr="00694AE7" w:rsidRDefault="000A6604" w:rsidP="005E69E8">
            <w:pPr>
              <w:widowControl w:val="0"/>
              <w:snapToGrid w:val="0"/>
              <w:jc w:val="right"/>
              <w:rPr>
                <w:ins w:id="8482" w:author="Haiyang Liu" w:date="2026-05-21T12:32:00Z" w16du:dateUtc="2026-05-21T05:32:00Z"/>
                <w:rFonts w:eastAsia="DengXian"/>
              </w:rPr>
            </w:pPr>
          </w:p>
        </w:tc>
        <w:tc>
          <w:tcPr>
            <w:tcW w:w="1710" w:type="dxa"/>
            <w:noWrap/>
            <w:vAlign w:val="center"/>
          </w:tcPr>
          <w:p w14:paraId="546F7335" w14:textId="77777777" w:rsidR="000A6604" w:rsidRPr="00694AE7" w:rsidRDefault="000A6604" w:rsidP="005E69E8">
            <w:pPr>
              <w:widowControl w:val="0"/>
              <w:snapToGrid w:val="0"/>
              <w:jc w:val="right"/>
              <w:rPr>
                <w:ins w:id="8483" w:author="Haiyang Liu" w:date="2026-05-21T12:32:00Z" w16du:dateUtc="2026-05-21T05:32:00Z"/>
                <w:rFonts w:eastAsia="DengXian"/>
                <w:color w:val="000000"/>
              </w:rPr>
            </w:pPr>
          </w:p>
        </w:tc>
      </w:tr>
      <w:tr w:rsidR="000A6604" w:rsidRPr="00694AE7" w14:paraId="52364756" w14:textId="77777777" w:rsidTr="005E69E8">
        <w:trPr>
          <w:trHeight w:val="323"/>
          <w:jc w:val="center"/>
          <w:ins w:id="8484" w:author="Haiyang Liu" w:date="2026-05-21T12:32:00Z"/>
        </w:trPr>
        <w:tc>
          <w:tcPr>
            <w:tcW w:w="3690" w:type="dxa"/>
            <w:noWrap/>
            <w:vAlign w:val="center"/>
          </w:tcPr>
          <w:p w14:paraId="67C6B8C9" w14:textId="77777777" w:rsidR="000A6604" w:rsidRPr="00694AE7" w:rsidRDefault="000A6604" w:rsidP="005E69E8">
            <w:pPr>
              <w:widowControl w:val="0"/>
              <w:snapToGrid w:val="0"/>
              <w:rPr>
                <w:ins w:id="8485" w:author="Haiyang Liu" w:date="2026-05-21T12:32:00Z" w16du:dateUtc="2026-05-21T05:32:00Z"/>
                <w:color w:val="000000"/>
              </w:rPr>
            </w:pPr>
            <w:ins w:id="8486" w:author="Haiyang Liu" w:date="2026-05-21T12:32:00Z" w16du:dateUtc="2026-05-21T05:32:00Z">
              <w:r w:rsidRPr="00694AE7">
                <w:rPr>
                  <w:color w:val="000000"/>
                </w:rPr>
                <w:t>Newcomer learning goal orientation</w:t>
              </w:r>
            </w:ins>
          </w:p>
        </w:tc>
        <w:tc>
          <w:tcPr>
            <w:tcW w:w="1800" w:type="dxa"/>
            <w:noWrap/>
            <w:vAlign w:val="center"/>
          </w:tcPr>
          <w:p w14:paraId="4DABE96F" w14:textId="77777777" w:rsidR="000A6604" w:rsidRPr="00694AE7" w:rsidRDefault="000A6604" w:rsidP="005E69E8">
            <w:pPr>
              <w:widowControl w:val="0"/>
              <w:snapToGrid w:val="0"/>
              <w:jc w:val="right"/>
              <w:rPr>
                <w:ins w:id="8487" w:author="Haiyang Liu" w:date="2026-05-21T12:32:00Z" w16du:dateUtc="2026-05-21T05:32:00Z"/>
                <w:color w:val="000000"/>
              </w:rPr>
            </w:pPr>
            <w:ins w:id="8488" w:author="Haiyang Liu" w:date="2026-05-21T12:32:00Z" w16du:dateUtc="2026-05-21T05:32:00Z">
              <w:r w:rsidRPr="00694AE7">
                <w:rPr>
                  <w:color w:val="000000"/>
                </w:rPr>
                <w:t>.021(.072)</w:t>
              </w:r>
            </w:ins>
          </w:p>
        </w:tc>
        <w:tc>
          <w:tcPr>
            <w:tcW w:w="1620" w:type="dxa"/>
            <w:vAlign w:val="center"/>
          </w:tcPr>
          <w:p w14:paraId="57272F2C" w14:textId="77777777" w:rsidR="000A6604" w:rsidRPr="00694AE7" w:rsidRDefault="000A6604" w:rsidP="005E69E8">
            <w:pPr>
              <w:widowControl w:val="0"/>
              <w:snapToGrid w:val="0"/>
              <w:jc w:val="right"/>
              <w:rPr>
                <w:ins w:id="8489" w:author="Haiyang Liu" w:date="2026-05-21T12:32:00Z" w16du:dateUtc="2026-05-21T05:32:00Z"/>
                <w:color w:val="000000"/>
              </w:rPr>
            </w:pPr>
            <w:ins w:id="8490" w:author="Haiyang Liu" w:date="2026-05-21T12:32:00Z" w16du:dateUtc="2026-05-21T05:32:00Z">
              <w:r w:rsidRPr="00694AE7">
                <w:rPr>
                  <w:color w:val="000000"/>
                </w:rPr>
                <w:t>.012(.100)</w:t>
              </w:r>
            </w:ins>
          </w:p>
        </w:tc>
        <w:tc>
          <w:tcPr>
            <w:tcW w:w="1620" w:type="dxa"/>
            <w:noWrap/>
            <w:vAlign w:val="center"/>
          </w:tcPr>
          <w:p w14:paraId="1549A1C0" w14:textId="77777777" w:rsidR="000A6604" w:rsidRPr="00694AE7" w:rsidRDefault="000A6604" w:rsidP="005E69E8">
            <w:pPr>
              <w:widowControl w:val="0"/>
              <w:snapToGrid w:val="0"/>
              <w:jc w:val="right"/>
              <w:rPr>
                <w:ins w:id="8491" w:author="Haiyang Liu" w:date="2026-05-21T12:32:00Z" w16du:dateUtc="2026-05-21T05:32:00Z"/>
                <w:color w:val="000000"/>
              </w:rPr>
            </w:pPr>
            <w:ins w:id="8492" w:author="Haiyang Liu" w:date="2026-05-21T12:32:00Z" w16du:dateUtc="2026-05-21T05:32:00Z">
              <w:r w:rsidRPr="00694AE7">
                <w:rPr>
                  <w:color w:val="000000"/>
                </w:rPr>
                <w:t>-.005(.038)</w:t>
              </w:r>
            </w:ins>
          </w:p>
        </w:tc>
        <w:tc>
          <w:tcPr>
            <w:tcW w:w="1710" w:type="dxa"/>
            <w:noWrap/>
            <w:vAlign w:val="center"/>
          </w:tcPr>
          <w:p w14:paraId="44CEF268" w14:textId="77777777" w:rsidR="000A6604" w:rsidRPr="00694AE7" w:rsidRDefault="000A6604" w:rsidP="005E69E8">
            <w:pPr>
              <w:widowControl w:val="0"/>
              <w:snapToGrid w:val="0"/>
              <w:jc w:val="right"/>
              <w:rPr>
                <w:ins w:id="8493" w:author="Haiyang Liu" w:date="2026-05-21T12:32:00Z" w16du:dateUtc="2026-05-21T05:32:00Z"/>
                <w:color w:val="000000"/>
              </w:rPr>
            </w:pPr>
            <w:ins w:id="8494" w:author="Haiyang Liu" w:date="2026-05-21T12:32:00Z" w16du:dateUtc="2026-05-21T05:32:00Z">
              <w:r w:rsidRPr="00694AE7">
                <w:rPr>
                  <w:color w:val="000000"/>
                </w:rPr>
                <w:t>.058(.079)</w:t>
              </w:r>
            </w:ins>
          </w:p>
        </w:tc>
      </w:tr>
      <w:tr w:rsidR="000A6604" w:rsidRPr="00694AE7" w14:paraId="4FC6D316" w14:textId="77777777" w:rsidTr="005E69E8">
        <w:trPr>
          <w:trHeight w:val="323"/>
          <w:jc w:val="center"/>
          <w:ins w:id="8495" w:author="Haiyang Liu" w:date="2026-05-21T12:32:00Z"/>
        </w:trPr>
        <w:tc>
          <w:tcPr>
            <w:tcW w:w="3690" w:type="dxa"/>
            <w:noWrap/>
            <w:vAlign w:val="center"/>
          </w:tcPr>
          <w:p w14:paraId="075B99FE" w14:textId="77777777" w:rsidR="000A6604" w:rsidRPr="00694AE7" w:rsidRDefault="000A6604" w:rsidP="005E69E8">
            <w:pPr>
              <w:widowControl w:val="0"/>
              <w:snapToGrid w:val="0"/>
              <w:rPr>
                <w:ins w:id="8496" w:author="Haiyang Liu" w:date="2026-05-21T12:32:00Z" w16du:dateUtc="2026-05-21T05:32:00Z"/>
                <w:color w:val="000000"/>
              </w:rPr>
            </w:pPr>
            <w:ins w:id="8497" w:author="Haiyang Liu" w:date="2026-05-21T12:32:00Z" w16du:dateUtc="2026-05-21T05:32:00Z">
              <w:r w:rsidRPr="00694AE7">
                <w:rPr>
                  <w:color w:val="000000"/>
                </w:rPr>
                <w:t>Newcomer performance goal orientation</w:t>
              </w:r>
            </w:ins>
          </w:p>
        </w:tc>
        <w:tc>
          <w:tcPr>
            <w:tcW w:w="1800" w:type="dxa"/>
            <w:noWrap/>
            <w:vAlign w:val="center"/>
          </w:tcPr>
          <w:p w14:paraId="602F6064" w14:textId="77777777" w:rsidR="000A6604" w:rsidRPr="00694AE7" w:rsidRDefault="000A6604" w:rsidP="005E69E8">
            <w:pPr>
              <w:widowControl w:val="0"/>
              <w:snapToGrid w:val="0"/>
              <w:jc w:val="right"/>
              <w:rPr>
                <w:ins w:id="8498" w:author="Haiyang Liu" w:date="2026-05-21T12:32:00Z" w16du:dateUtc="2026-05-21T05:32:00Z"/>
                <w:color w:val="000000"/>
              </w:rPr>
            </w:pPr>
            <w:ins w:id="8499" w:author="Haiyang Liu" w:date="2026-05-21T12:32:00Z" w16du:dateUtc="2026-05-21T05:32:00Z">
              <w:r w:rsidRPr="00694AE7">
                <w:rPr>
                  <w:color w:val="000000"/>
                </w:rPr>
                <w:t>.076(.048)</w:t>
              </w:r>
            </w:ins>
          </w:p>
        </w:tc>
        <w:tc>
          <w:tcPr>
            <w:tcW w:w="1620" w:type="dxa"/>
            <w:vAlign w:val="center"/>
          </w:tcPr>
          <w:p w14:paraId="1491C23C" w14:textId="77777777" w:rsidR="000A6604" w:rsidRPr="00694AE7" w:rsidRDefault="000A6604" w:rsidP="005E69E8">
            <w:pPr>
              <w:widowControl w:val="0"/>
              <w:snapToGrid w:val="0"/>
              <w:jc w:val="right"/>
              <w:rPr>
                <w:ins w:id="8500" w:author="Haiyang Liu" w:date="2026-05-21T12:32:00Z" w16du:dateUtc="2026-05-21T05:32:00Z"/>
                <w:color w:val="000000"/>
              </w:rPr>
            </w:pPr>
            <w:ins w:id="8501" w:author="Haiyang Liu" w:date="2026-05-21T12:32:00Z" w16du:dateUtc="2026-05-21T05:32:00Z">
              <w:r w:rsidRPr="00694AE7">
                <w:rPr>
                  <w:color w:val="000000"/>
                </w:rPr>
                <w:t>-.002(.067)</w:t>
              </w:r>
            </w:ins>
          </w:p>
        </w:tc>
        <w:tc>
          <w:tcPr>
            <w:tcW w:w="1620" w:type="dxa"/>
            <w:noWrap/>
            <w:vAlign w:val="center"/>
          </w:tcPr>
          <w:p w14:paraId="36D52C79" w14:textId="77777777" w:rsidR="000A6604" w:rsidRPr="00694AE7" w:rsidRDefault="000A6604" w:rsidP="005E69E8">
            <w:pPr>
              <w:widowControl w:val="0"/>
              <w:snapToGrid w:val="0"/>
              <w:jc w:val="right"/>
              <w:rPr>
                <w:ins w:id="8502" w:author="Haiyang Liu" w:date="2026-05-21T12:32:00Z" w16du:dateUtc="2026-05-21T05:32:00Z"/>
                <w:color w:val="000000"/>
              </w:rPr>
            </w:pPr>
            <w:ins w:id="8503" w:author="Haiyang Liu" w:date="2026-05-21T12:32:00Z" w16du:dateUtc="2026-05-21T05:32:00Z">
              <w:r w:rsidRPr="00694AE7">
                <w:rPr>
                  <w:color w:val="000000"/>
                </w:rPr>
                <w:t>.004(.025)</w:t>
              </w:r>
            </w:ins>
          </w:p>
        </w:tc>
        <w:tc>
          <w:tcPr>
            <w:tcW w:w="1710" w:type="dxa"/>
            <w:noWrap/>
            <w:vAlign w:val="center"/>
          </w:tcPr>
          <w:p w14:paraId="2B17EC09" w14:textId="77777777" w:rsidR="000A6604" w:rsidRPr="00694AE7" w:rsidRDefault="000A6604" w:rsidP="005E69E8">
            <w:pPr>
              <w:widowControl w:val="0"/>
              <w:snapToGrid w:val="0"/>
              <w:jc w:val="right"/>
              <w:rPr>
                <w:ins w:id="8504" w:author="Haiyang Liu" w:date="2026-05-21T12:32:00Z" w16du:dateUtc="2026-05-21T05:32:00Z"/>
                <w:color w:val="000000"/>
              </w:rPr>
            </w:pPr>
            <w:ins w:id="8505" w:author="Haiyang Liu" w:date="2026-05-21T12:32:00Z" w16du:dateUtc="2026-05-21T05:32:00Z">
              <w:r w:rsidRPr="00694AE7">
                <w:rPr>
                  <w:color w:val="000000"/>
                </w:rPr>
                <w:t>.003(.053)</w:t>
              </w:r>
            </w:ins>
          </w:p>
        </w:tc>
      </w:tr>
      <w:tr w:rsidR="000A6604" w:rsidRPr="00694AE7" w14:paraId="51C26836" w14:textId="77777777" w:rsidTr="005E69E8">
        <w:trPr>
          <w:trHeight w:val="323"/>
          <w:jc w:val="center"/>
          <w:ins w:id="8506" w:author="Haiyang Liu" w:date="2026-05-21T12:32:00Z"/>
        </w:trPr>
        <w:tc>
          <w:tcPr>
            <w:tcW w:w="3690" w:type="dxa"/>
            <w:noWrap/>
            <w:vAlign w:val="center"/>
          </w:tcPr>
          <w:p w14:paraId="199CC737" w14:textId="77777777" w:rsidR="000A6604" w:rsidRPr="00694AE7" w:rsidRDefault="000A6604" w:rsidP="005E69E8">
            <w:pPr>
              <w:widowControl w:val="0"/>
              <w:snapToGrid w:val="0"/>
              <w:rPr>
                <w:ins w:id="8507" w:author="Haiyang Liu" w:date="2026-05-21T12:32:00Z" w16du:dateUtc="2026-05-21T05:32:00Z"/>
                <w:color w:val="000000"/>
              </w:rPr>
            </w:pPr>
            <w:ins w:id="8508" w:author="Haiyang Liu" w:date="2026-05-21T12:32:00Z" w16du:dateUtc="2026-05-21T05:32:00Z">
              <w:r w:rsidRPr="00694AE7">
                <w:rPr>
                  <w:color w:val="000000"/>
                </w:rPr>
                <w:t>Newcomer proactivity</w:t>
              </w:r>
            </w:ins>
          </w:p>
        </w:tc>
        <w:tc>
          <w:tcPr>
            <w:tcW w:w="1800" w:type="dxa"/>
            <w:noWrap/>
            <w:vAlign w:val="center"/>
          </w:tcPr>
          <w:p w14:paraId="2E9342C0" w14:textId="77777777" w:rsidR="000A6604" w:rsidRPr="00694AE7" w:rsidRDefault="000A6604" w:rsidP="005E69E8">
            <w:pPr>
              <w:widowControl w:val="0"/>
              <w:snapToGrid w:val="0"/>
              <w:jc w:val="right"/>
              <w:rPr>
                <w:ins w:id="8509" w:author="Haiyang Liu" w:date="2026-05-21T12:32:00Z" w16du:dateUtc="2026-05-21T05:32:00Z"/>
                <w:color w:val="000000"/>
              </w:rPr>
            </w:pPr>
            <w:ins w:id="8510" w:author="Haiyang Liu" w:date="2026-05-21T12:32:00Z" w16du:dateUtc="2026-05-21T05:32:00Z">
              <w:r w:rsidRPr="00694AE7">
                <w:rPr>
                  <w:color w:val="000000"/>
                </w:rPr>
                <w:t>.189</w:t>
              </w:r>
              <w:r w:rsidRPr="00694AE7">
                <w:rPr>
                  <w:rFonts w:eastAsia="DengXian"/>
                  <w:vertAlign w:val="superscript"/>
                </w:rPr>
                <w:t>*</w:t>
              </w:r>
              <w:r w:rsidRPr="00694AE7">
                <w:rPr>
                  <w:color w:val="000000"/>
                </w:rPr>
                <w:t>(.083)</w:t>
              </w:r>
            </w:ins>
          </w:p>
        </w:tc>
        <w:tc>
          <w:tcPr>
            <w:tcW w:w="1620" w:type="dxa"/>
            <w:vAlign w:val="center"/>
          </w:tcPr>
          <w:p w14:paraId="62749B50" w14:textId="77777777" w:rsidR="000A6604" w:rsidRPr="00694AE7" w:rsidRDefault="000A6604" w:rsidP="005E69E8">
            <w:pPr>
              <w:widowControl w:val="0"/>
              <w:snapToGrid w:val="0"/>
              <w:jc w:val="right"/>
              <w:rPr>
                <w:ins w:id="8511" w:author="Haiyang Liu" w:date="2026-05-21T12:32:00Z" w16du:dateUtc="2026-05-21T05:32:00Z"/>
                <w:color w:val="000000"/>
              </w:rPr>
            </w:pPr>
            <w:ins w:id="8512" w:author="Haiyang Liu" w:date="2026-05-21T12:32:00Z" w16du:dateUtc="2026-05-21T05:32:00Z">
              <w:r w:rsidRPr="00694AE7">
                <w:rPr>
                  <w:color w:val="000000"/>
                </w:rPr>
                <w:t>.045(.116)</w:t>
              </w:r>
            </w:ins>
          </w:p>
        </w:tc>
        <w:tc>
          <w:tcPr>
            <w:tcW w:w="1620" w:type="dxa"/>
            <w:noWrap/>
            <w:vAlign w:val="center"/>
          </w:tcPr>
          <w:p w14:paraId="2E77248E" w14:textId="77777777" w:rsidR="000A6604" w:rsidRPr="00694AE7" w:rsidRDefault="000A6604" w:rsidP="005E69E8">
            <w:pPr>
              <w:widowControl w:val="0"/>
              <w:snapToGrid w:val="0"/>
              <w:jc w:val="right"/>
              <w:rPr>
                <w:ins w:id="8513" w:author="Haiyang Liu" w:date="2026-05-21T12:32:00Z" w16du:dateUtc="2026-05-21T05:32:00Z"/>
                <w:color w:val="000000"/>
              </w:rPr>
            </w:pPr>
            <w:ins w:id="8514" w:author="Haiyang Liu" w:date="2026-05-21T12:32:00Z" w16du:dateUtc="2026-05-21T05:32:00Z">
              <w:r w:rsidRPr="00694AE7">
                <w:rPr>
                  <w:color w:val="000000"/>
                </w:rPr>
                <w:t>.003(.044)</w:t>
              </w:r>
            </w:ins>
          </w:p>
        </w:tc>
        <w:tc>
          <w:tcPr>
            <w:tcW w:w="1710" w:type="dxa"/>
            <w:noWrap/>
            <w:vAlign w:val="center"/>
          </w:tcPr>
          <w:p w14:paraId="2BC222EB" w14:textId="77777777" w:rsidR="000A6604" w:rsidRPr="00694AE7" w:rsidRDefault="000A6604" w:rsidP="005E69E8">
            <w:pPr>
              <w:widowControl w:val="0"/>
              <w:snapToGrid w:val="0"/>
              <w:jc w:val="right"/>
              <w:rPr>
                <w:ins w:id="8515" w:author="Haiyang Liu" w:date="2026-05-21T12:32:00Z" w16du:dateUtc="2026-05-21T05:32:00Z"/>
                <w:color w:val="000000"/>
              </w:rPr>
            </w:pPr>
            <w:ins w:id="8516" w:author="Haiyang Liu" w:date="2026-05-21T12:32:00Z" w16du:dateUtc="2026-05-21T05:32:00Z">
              <w:r w:rsidRPr="00694AE7">
                <w:rPr>
                  <w:color w:val="000000"/>
                </w:rPr>
                <w:t>.013(.098)</w:t>
              </w:r>
            </w:ins>
          </w:p>
        </w:tc>
      </w:tr>
      <w:tr w:rsidR="000A6604" w:rsidRPr="00694AE7" w14:paraId="1EBB5A58" w14:textId="77777777" w:rsidTr="005E69E8">
        <w:trPr>
          <w:trHeight w:val="323"/>
          <w:jc w:val="center"/>
          <w:ins w:id="8517" w:author="Haiyang Liu" w:date="2026-05-21T12:32:00Z"/>
        </w:trPr>
        <w:tc>
          <w:tcPr>
            <w:tcW w:w="3690" w:type="dxa"/>
            <w:noWrap/>
            <w:vAlign w:val="center"/>
          </w:tcPr>
          <w:p w14:paraId="2A24CD77" w14:textId="77777777" w:rsidR="000A6604" w:rsidRPr="00694AE7" w:rsidRDefault="000A6604" w:rsidP="005E69E8">
            <w:pPr>
              <w:widowControl w:val="0"/>
              <w:snapToGrid w:val="0"/>
              <w:rPr>
                <w:ins w:id="8518" w:author="Haiyang Liu" w:date="2026-05-21T12:32:00Z" w16du:dateUtc="2026-05-21T05:32:00Z"/>
                <w:color w:val="000000"/>
              </w:rPr>
            </w:pPr>
            <w:ins w:id="8519" w:author="Haiyang Liu" w:date="2026-05-21T12:32:00Z" w16du:dateUtc="2026-05-21T05:32:00Z">
              <w:r w:rsidRPr="00694AE7">
                <w:rPr>
                  <w:color w:val="000000"/>
                </w:rPr>
                <w:t>Team psychological safety</w:t>
              </w:r>
            </w:ins>
          </w:p>
        </w:tc>
        <w:tc>
          <w:tcPr>
            <w:tcW w:w="1800" w:type="dxa"/>
            <w:noWrap/>
            <w:vAlign w:val="center"/>
          </w:tcPr>
          <w:p w14:paraId="60EB0CA5" w14:textId="77777777" w:rsidR="000A6604" w:rsidRPr="00694AE7" w:rsidRDefault="000A6604" w:rsidP="005E69E8">
            <w:pPr>
              <w:widowControl w:val="0"/>
              <w:snapToGrid w:val="0"/>
              <w:jc w:val="right"/>
              <w:rPr>
                <w:ins w:id="8520" w:author="Haiyang Liu" w:date="2026-05-21T12:32:00Z" w16du:dateUtc="2026-05-21T05:32:00Z"/>
                <w:color w:val="000000"/>
              </w:rPr>
            </w:pPr>
            <w:ins w:id="8521" w:author="Haiyang Liu" w:date="2026-05-21T12:32:00Z" w16du:dateUtc="2026-05-21T05:32:00Z">
              <w:r w:rsidRPr="00694AE7">
                <w:rPr>
                  <w:color w:val="000000"/>
                </w:rPr>
                <w:t>-.049(.060)</w:t>
              </w:r>
            </w:ins>
          </w:p>
        </w:tc>
        <w:tc>
          <w:tcPr>
            <w:tcW w:w="1620" w:type="dxa"/>
            <w:vAlign w:val="center"/>
          </w:tcPr>
          <w:p w14:paraId="3450FB8C" w14:textId="77777777" w:rsidR="000A6604" w:rsidRPr="00694AE7" w:rsidRDefault="000A6604" w:rsidP="005E69E8">
            <w:pPr>
              <w:widowControl w:val="0"/>
              <w:snapToGrid w:val="0"/>
              <w:jc w:val="right"/>
              <w:rPr>
                <w:ins w:id="8522" w:author="Haiyang Liu" w:date="2026-05-21T12:32:00Z" w16du:dateUtc="2026-05-21T05:32:00Z"/>
                <w:color w:val="000000"/>
              </w:rPr>
            </w:pPr>
            <w:ins w:id="8523" w:author="Haiyang Liu" w:date="2026-05-21T12:32:00Z" w16du:dateUtc="2026-05-21T05:32:00Z">
              <w:r w:rsidRPr="00694AE7">
                <w:rPr>
                  <w:color w:val="000000"/>
                </w:rPr>
                <w:t>.279</w:t>
              </w:r>
              <w:r w:rsidRPr="00694AE7">
                <w:rPr>
                  <w:rFonts w:eastAsia="DengXian"/>
                  <w:vertAlign w:val="superscript"/>
                </w:rPr>
                <w:t>**</w:t>
              </w:r>
              <w:r w:rsidRPr="00694AE7">
                <w:rPr>
                  <w:color w:val="000000"/>
                </w:rPr>
                <w:t>(.083)</w:t>
              </w:r>
            </w:ins>
          </w:p>
        </w:tc>
        <w:tc>
          <w:tcPr>
            <w:tcW w:w="1620" w:type="dxa"/>
            <w:noWrap/>
            <w:vAlign w:val="center"/>
          </w:tcPr>
          <w:p w14:paraId="21CEE907" w14:textId="77777777" w:rsidR="000A6604" w:rsidRPr="00694AE7" w:rsidRDefault="000A6604" w:rsidP="005E69E8">
            <w:pPr>
              <w:widowControl w:val="0"/>
              <w:snapToGrid w:val="0"/>
              <w:jc w:val="right"/>
              <w:rPr>
                <w:ins w:id="8524" w:author="Haiyang Liu" w:date="2026-05-21T12:32:00Z" w16du:dateUtc="2026-05-21T05:32:00Z"/>
                <w:color w:val="000000"/>
              </w:rPr>
            </w:pPr>
            <w:ins w:id="8525" w:author="Haiyang Liu" w:date="2026-05-21T12:32:00Z" w16du:dateUtc="2026-05-21T05:32:00Z">
              <w:r w:rsidRPr="00694AE7">
                <w:rPr>
                  <w:color w:val="000000"/>
                </w:rPr>
                <w:t>.093</w:t>
              </w:r>
              <w:r w:rsidRPr="00694AE7">
                <w:rPr>
                  <w:rFonts w:eastAsia="DengXian"/>
                  <w:vertAlign w:val="superscript"/>
                </w:rPr>
                <w:t>**</w:t>
              </w:r>
              <w:r w:rsidRPr="00694AE7">
                <w:rPr>
                  <w:color w:val="000000"/>
                </w:rPr>
                <w:t>(.031)</w:t>
              </w:r>
            </w:ins>
          </w:p>
        </w:tc>
        <w:tc>
          <w:tcPr>
            <w:tcW w:w="1710" w:type="dxa"/>
            <w:noWrap/>
            <w:vAlign w:val="center"/>
          </w:tcPr>
          <w:p w14:paraId="19CE69BE" w14:textId="77777777" w:rsidR="000A6604" w:rsidRPr="00694AE7" w:rsidRDefault="000A6604" w:rsidP="005E69E8">
            <w:pPr>
              <w:widowControl w:val="0"/>
              <w:snapToGrid w:val="0"/>
              <w:jc w:val="right"/>
              <w:rPr>
                <w:ins w:id="8526" w:author="Haiyang Liu" w:date="2026-05-21T12:32:00Z" w16du:dateUtc="2026-05-21T05:32:00Z"/>
                <w:color w:val="000000"/>
              </w:rPr>
            </w:pPr>
            <w:ins w:id="8527" w:author="Haiyang Liu" w:date="2026-05-21T12:32:00Z" w16du:dateUtc="2026-05-21T05:32:00Z">
              <w:r w:rsidRPr="00694AE7">
                <w:rPr>
                  <w:color w:val="000000"/>
                </w:rPr>
                <w:t>-.041(.136)</w:t>
              </w:r>
            </w:ins>
          </w:p>
        </w:tc>
      </w:tr>
      <w:tr w:rsidR="000A6604" w:rsidRPr="00694AE7" w14:paraId="71696FD7" w14:textId="77777777" w:rsidTr="005E69E8">
        <w:trPr>
          <w:trHeight w:val="323"/>
          <w:jc w:val="center"/>
          <w:ins w:id="8528" w:author="Haiyang Liu" w:date="2026-05-21T12:32:00Z"/>
        </w:trPr>
        <w:tc>
          <w:tcPr>
            <w:tcW w:w="3690" w:type="dxa"/>
            <w:noWrap/>
            <w:vAlign w:val="center"/>
          </w:tcPr>
          <w:p w14:paraId="14859DEA" w14:textId="77777777" w:rsidR="000A6604" w:rsidRPr="00694AE7" w:rsidRDefault="000A6604" w:rsidP="005E69E8">
            <w:pPr>
              <w:widowControl w:val="0"/>
              <w:snapToGrid w:val="0"/>
              <w:rPr>
                <w:ins w:id="8529" w:author="Haiyang Liu" w:date="2026-05-21T12:32:00Z" w16du:dateUtc="2026-05-21T05:32:00Z"/>
                <w:color w:val="000000"/>
              </w:rPr>
            </w:pPr>
            <w:ins w:id="8530" w:author="Haiyang Liu" w:date="2026-05-21T12:32:00Z" w16du:dateUtc="2026-05-21T05:32:00Z">
              <w:r w:rsidRPr="00694AE7">
                <w:rPr>
                  <w:color w:val="000000"/>
                </w:rPr>
                <w:t xml:space="preserve">Newcomer risk </w:t>
              </w:r>
              <w:r>
                <w:rPr>
                  <w:color w:val="000000"/>
                </w:rPr>
                <w:t>propensity</w:t>
              </w:r>
            </w:ins>
          </w:p>
        </w:tc>
        <w:tc>
          <w:tcPr>
            <w:tcW w:w="1800" w:type="dxa"/>
            <w:noWrap/>
            <w:vAlign w:val="center"/>
          </w:tcPr>
          <w:p w14:paraId="6507D978" w14:textId="77777777" w:rsidR="000A6604" w:rsidRPr="00694AE7" w:rsidRDefault="000A6604" w:rsidP="005E69E8">
            <w:pPr>
              <w:widowControl w:val="0"/>
              <w:snapToGrid w:val="0"/>
              <w:jc w:val="right"/>
              <w:rPr>
                <w:ins w:id="8531" w:author="Haiyang Liu" w:date="2026-05-21T12:32:00Z" w16du:dateUtc="2026-05-21T05:32:00Z"/>
                <w:color w:val="000000"/>
              </w:rPr>
            </w:pPr>
            <w:ins w:id="8532" w:author="Haiyang Liu" w:date="2026-05-21T12:32:00Z" w16du:dateUtc="2026-05-21T05:32:00Z">
              <w:r w:rsidRPr="00694AE7">
                <w:rPr>
                  <w:color w:val="000000"/>
                </w:rPr>
                <w:t>-.007(.026)</w:t>
              </w:r>
            </w:ins>
          </w:p>
        </w:tc>
        <w:tc>
          <w:tcPr>
            <w:tcW w:w="1620" w:type="dxa"/>
            <w:vAlign w:val="center"/>
          </w:tcPr>
          <w:p w14:paraId="792ECB06" w14:textId="77777777" w:rsidR="000A6604" w:rsidRPr="00694AE7" w:rsidRDefault="000A6604" w:rsidP="005E69E8">
            <w:pPr>
              <w:widowControl w:val="0"/>
              <w:snapToGrid w:val="0"/>
              <w:jc w:val="right"/>
              <w:rPr>
                <w:ins w:id="8533" w:author="Haiyang Liu" w:date="2026-05-21T12:32:00Z" w16du:dateUtc="2026-05-21T05:32:00Z"/>
                <w:color w:val="000000"/>
              </w:rPr>
            </w:pPr>
            <w:ins w:id="8534" w:author="Haiyang Liu" w:date="2026-05-21T12:32:00Z" w16du:dateUtc="2026-05-21T05:32:00Z">
              <w:r w:rsidRPr="00694AE7">
                <w:rPr>
                  <w:color w:val="000000"/>
                </w:rPr>
                <w:t>.031(.036)</w:t>
              </w:r>
            </w:ins>
          </w:p>
        </w:tc>
        <w:tc>
          <w:tcPr>
            <w:tcW w:w="1620" w:type="dxa"/>
            <w:noWrap/>
            <w:vAlign w:val="center"/>
          </w:tcPr>
          <w:p w14:paraId="132F9DBE" w14:textId="77777777" w:rsidR="000A6604" w:rsidRPr="00694AE7" w:rsidRDefault="000A6604" w:rsidP="005E69E8">
            <w:pPr>
              <w:widowControl w:val="0"/>
              <w:snapToGrid w:val="0"/>
              <w:jc w:val="right"/>
              <w:rPr>
                <w:ins w:id="8535" w:author="Haiyang Liu" w:date="2026-05-21T12:32:00Z" w16du:dateUtc="2026-05-21T05:32:00Z"/>
                <w:color w:val="000000"/>
              </w:rPr>
            </w:pPr>
            <w:ins w:id="8536" w:author="Haiyang Liu" w:date="2026-05-21T12:32:00Z" w16du:dateUtc="2026-05-21T05:32:00Z">
              <w:r w:rsidRPr="00694AE7">
                <w:rPr>
                  <w:color w:val="000000"/>
                </w:rPr>
                <w:t>.009(.013)</w:t>
              </w:r>
            </w:ins>
          </w:p>
        </w:tc>
        <w:tc>
          <w:tcPr>
            <w:tcW w:w="1710" w:type="dxa"/>
            <w:noWrap/>
            <w:vAlign w:val="center"/>
          </w:tcPr>
          <w:p w14:paraId="24C33F8B" w14:textId="77777777" w:rsidR="000A6604" w:rsidRPr="00694AE7" w:rsidRDefault="000A6604" w:rsidP="005E69E8">
            <w:pPr>
              <w:widowControl w:val="0"/>
              <w:snapToGrid w:val="0"/>
              <w:jc w:val="right"/>
              <w:rPr>
                <w:ins w:id="8537" w:author="Haiyang Liu" w:date="2026-05-21T12:32:00Z" w16du:dateUtc="2026-05-21T05:32:00Z"/>
                <w:color w:val="000000"/>
              </w:rPr>
            </w:pPr>
            <w:ins w:id="8538" w:author="Haiyang Liu" w:date="2026-05-21T12:32:00Z" w16du:dateUtc="2026-05-21T05:32:00Z">
              <w:r w:rsidRPr="00694AE7">
                <w:rPr>
                  <w:color w:val="000000"/>
                </w:rPr>
                <w:t>-.029(.031)</w:t>
              </w:r>
            </w:ins>
          </w:p>
        </w:tc>
      </w:tr>
      <w:tr w:rsidR="000A6604" w:rsidRPr="00694AE7" w14:paraId="2F97BC40" w14:textId="77777777" w:rsidTr="005E69E8">
        <w:trPr>
          <w:trHeight w:val="323"/>
          <w:jc w:val="center"/>
          <w:ins w:id="8539" w:author="Haiyang Liu" w:date="2026-05-21T12:32:00Z"/>
        </w:trPr>
        <w:tc>
          <w:tcPr>
            <w:tcW w:w="3690" w:type="dxa"/>
            <w:noWrap/>
            <w:vAlign w:val="center"/>
          </w:tcPr>
          <w:p w14:paraId="74F47BB8" w14:textId="77777777" w:rsidR="000A6604" w:rsidRPr="00694AE7" w:rsidRDefault="000A6604" w:rsidP="005E69E8">
            <w:pPr>
              <w:widowControl w:val="0"/>
              <w:snapToGrid w:val="0"/>
              <w:rPr>
                <w:ins w:id="8540" w:author="Haiyang Liu" w:date="2026-05-21T12:32:00Z" w16du:dateUtc="2026-05-21T05:32:00Z"/>
                <w:color w:val="000000"/>
              </w:rPr>
            </w:pPr>
            <w:ins w:id="8541" w:author="Haiyang Liu" w:date="2026-05-21T12:32:00Z" w16du:dateUtc="2026-05-21T05:32:00Z">
              <w:r w:rsidRPr="00694AE7">
                <w:rPr>
                  <w:color w:val="000000"/>
                </w:rPr>
                <w:t>Newcomer self-efficacy</w:t>
              </w:r>
            </w:ins>
          </w:p>
        </w:tc>
        <w:tc>
          <w:tcPr>
            <w:tcW w:w="1800" w:type="dxa"/>
            <w:noWrap/>
            <w:vAlign w:val="center"/>
          </w:tcPr>
          <w:p w14:paraId="623B4258" w14:textId="77777777" w:rsidR="000A6604" w:rsidRPr="00694AE7" w:rsidRDefault="000A6604" w:rsidP="005E69E8">
            <w:pPr>
              <w:widowControl w:val="0"/>
              <w:snapToGrid w:val="0"/>
              <w:jc w:val="right"/>
              <w:rPr>
                <w:ins w:id="8542" w:author="Haiyang Liu" w:date="2026-05-21T12:32:00Z" w16du:dateUtc="2026-05-21T05:32:00Z"/>
                <w:color w:val="000000"/>
              </w:rPr>
            </w:pPr>
            <w:ins w:id="8543" w:author="Haiyang Liu" w:date="2026-05-21T12:32:00Z" w16du:dateUtc="2026-05-21T05:32:00Z">
              <w:r w:rsidRPr="00694AE7">
                <w:rPr>
                  <w:color w:val="000000"/>
                </w:rPr>
                <w:t>-.345</w:t>
              </w:r>
              <w:r w:rsidRPr="00694AE7">
                <w:rPr>
                  <w:rFonts w:eastAsia="DengXian"/>
                  <w:vertAlign w:val="superscript"/>
                </w:rPr>
                <w:t>***</w:t>
              </w:r>
              <w:r w:rsidRPr="00694AE7">
                <w:rPr>
                  <w:color w:val="000000"/>
                </w:rPr>
                <w:t>(.073)</w:t>
              </w:r>
            </w:ins>
          </w:p>
        </w:tc>
        <w:tc>
          <w:tcPr>
            <w:tcW w:w="1620" w:type="dxa"/>
            <w:vAlign w:val="center"/>
          </w:tcPr>
          <w:p w14:paraId="166D1797" w14:textId="77777777" w:rsidR="000A6604" w:rsidRPr="00694AE7" w:rsidRDefault="000A6604" w:rsidP="005E69E8">
            <w:pPr>
              <w:widowControl w:val="0"/>
              <w:snapToGrid w:val="0"/>
              <w:jc w:val="right"/>
              <w:rPr>
                <w:ins w:id="8544" w:author="Haiyang Liu" w:date="2026-05-21T12:32:00Z" w16du:dateUtc="2026-05-21T05:32:00Z"/>
                <w:color w:val="000000"/>
              </w:rPr>
            </w:pPr>
            <w:ins w:id="8545" w:author="Haiyang Liu" w:date="2026-05-21T12:32:00Z" w16du:dateUtc="2026-05-21T05:32:00Z">
              <w:r w:rsidRPr="00694AE7">
                <w:rPr>
                  <w:color w:val="000000"/>
                </w:rPr>
                <w:t>-.097(.101)</w:t>
              </w:r>
            </w:ins>
          </w:p>
        </w:tc>
        <w:tc>
          <w:tcPr>
            <w:tcW w:w="1620" w:type="dxa"/>
            <w:noWrap/>
            <w:vAlign w:val="center"/>
          </w:tcPr>
          <w:p w14:paraId="722ECBBA" w14:textId="77777777" w:rsidR="000A6604" w:rsidRPr="00694AE7" w:rsidRDefault="000A6604" w:rsidP="005E69E8">
            <w:pPr>
              <w:widowControl w:val="0"/>
              <w:snapToGrid w:val="0"/>
              <w:jc w:val="right"/>
              <w:rPr>
                <w:ins w:id="8546" w:author="Haiyang Liu" w:date="2026-05-21T12:32:00Z" w16du:dateUtc="2026-05-21T05:32:00Z"/>
                <w:color w:val="000000"/>
              </w:rPr>
            </w:pPr>
            <w:ins w:id="8547" w:author="Haiyang Liu" w:date="2026-05-21T12:32:00Z" w16du:dateUtc="2026-05-21T05:32:00Z">
              <w:r w:rsidRPr="00694AE7">
                <w:rPr>
                  <w:color w:val="000000"/>
                </w:rPr>
                <w:t>-.043(.038)</w:t>
              </w:r>
            </w:ins>
          </w:p>
        </w:tc>
        <w:tc>
          <w:tcPr>
            <w:tcW w:w="1710" w:type="dxa"/>
            <w:noWrap/>
            <w:vAlign w:val="center"/>
          </w:tcPr>
          <w:p w14:paraId="084A908A" w14:textId="77777777" w:rsidR="000A6604" w:rsidRPr="00694AE7" w:rsidRDefault="000A6604" w:rsidP="005E69E8">
            <w:pPr>
              <w:widowControl w:val="0"/>
              <w:snapToGrid w:val="0"/>
              <w:jc w:val="right"/>
              <w:rPr>
                <w:ins w:id="8548" w:author="Haiyang Liu" w:date="2026-05-21T12:32:00Z" w16du:dateUtc="2026-05-21T05:32:00Z"/>
                <w:color w:val="000000"/>
              </w:rPr>
            </w:pPr>
            <w:ins w:id="8549" w:author="Haiyang Liu" w:date="2026-05-21T12:32:00Z" w16du:dateUtc="2026-05-21T05:32:00Z">
              <w:r w:rsidRPr="00694AE7">
                <w:rPr>
                  <w:color w:val="000000"/>
                </w:rPr>
                <w:t>.075(.101)</w:t>
              </w:r>
            </w:ins>
          </w:p>
        </w:tc>
      </w:tr>
      <w:tr w:rsidR="000A6604" w:rsidRPr="00694AE7" w14:paraId="5F137081" w14:textId="77777777" w:rsidTr="005E69E8">
        <w:trPr>
          <w:trHeight w:val="323"/>
          <w:jc w:val="center"/>
          <w:ins w:id="8550" w:author="Haiyang Liu" w:date="2026-05-21T12:32:00Z"/>
        </w:trPr>
        <w:tc>
          <w:tcPr>
            <w:tcW w:w="3690" w:type="dxa"/>
            <w:noWrap/>
            <w:vAlign w:val="center"/>
          </w:tcPr>
          <w:p w14:paraId="6B1DACFA" w14:textId="77777777" w:rsidR="000A6604" w:rsidRPr="00694AE7" w:rsidRDefault="000A6604" w:rsidP="005E69E8">
            <w:pPr>
              <w:widowControl w:val="0"/>
              <w:snapToGrid w:val="0"/>
              <w:rPr>
                <w:ins w:id="8551" w:author="Haiyang Liu" w:date="2026-05-21T12:32:00Z" w16du:dateUtc="2026-05-21T05:32:00Z"/>
                <w:color w:val="000000"/>
              </w:rPr>
            </w:pPr>
            <w:ins w:id="8552" w:author="Haiyang Liu" w:date="2026-05-21T12:32:00Z" w16du:dateUtc="2026-05-21T05:32:00Z">
              <w:r w:rsidRPr="00694AE7">
                <w:rPr>
                  <w:color w:val="000000"/>
                </w:rPr>
                <w:t>Leader feedback specificity</w:t>
              </w:r>
            </w:ins>
          </w:p>
        </w:tc>
        <w:tc>
          <w:tcPr>
            <w:tcW w:w="1800" w:type="dxa"/>
            <w:noWrap/>
            <w:vAlign w:val="center"/>
          </w:tcPr>
          <w:p w14:paraId="6C81E8D4" w14:textId="77777777" w:rsidR="000A6604" w:rsidRPr="00694AE7" w:rsidRDefault="000A6604" w:rsidP="005E69E8">
            <w:pPr>
              <w:widowControl w:val="0"/>
              <w:snapToGrid w:val="0"/>
              <w:jc w:val="right"/>
              <w:rPr>
                <w:ins w:id="8553" w:author="Haiyang Liu" w:date="2026-05-21T12:32:00Z" w16du:dateUtc="2026-05-21T05:32:00Z"/>
                <w:color w:val="000000"/>
              </w:rPr>
            </w:pPr>
            <w:ins w:id="8554" w:author="Haiyang Liu" w:date="2026-05-21T12:32:00Z" w16du:dateUtc="2026-05-21T05:32:00Z">
              <w:r w:rsidRPr="00694AE7">
                <w:rPr>
                  <w:color w:val="000000"/>
                </w:rPr>
                <w:t>-.147</w:t>
              </w:r>
              <w:r w:rsidRPr="00694AE7">
                <w:rPr>
                  <w:rFonts w:eastAsia="DengXian"/>
                  <w:vertAlign w:val="superscript"/>
                </w:rPr>
                <w:t>*</w:t>
              </w:r>
              <w:r w:rsidRPr="00694AE7">
                <w:rPr>
                  <w:color w:val="000000"/>
                </w:rPr>
                <w:t>(.066)</w:t>
              </w:r>
            </w:ins>
          </w:p>
        </w:tc>
        <w:tc>
          <w:tcPr>
            <w:tcW w:w="1620" w:type="dxa"/>
            <w:vAlign w:val="center"/>
          </w:tcPr>
          <w:p w14:paraId="4ECE1084" w14:textId="77777777" w:rsidR="000A6604" w:rsidRPr="00694AE7" w:rsidRDefault="000A6604" w:rsidP="005E69E8">
            <w:pPr>
              <w:widowControl w:val="0"/>
              <w:snapToGrid w:val="0"/>
              <w:jc w:val="right"/>
              <w:rPr>
                <w:ins w:id="8555" w:author="Haiyang Liu" w:date="2026-05-21T12:32:00Z" w16du:dateUtc="2026-05-21T05:32:00Z"/>
                <w:color w:val="000000"/>
              </w:rPr>
            </w:pPr>
            <w:ins w:id="8556" w:author="Haiyang Liu" w:date="2026-05-21T12:32:00Z" w16du:dateUtc="2026-05-21T05:32:00Z">
              <w:r w:rsidRPr="00694AE7">
                <w:rPr>
                  <w:color w:val="000000"/>
                </w:rPr>
                <w:t>-.045(.092)</w:t>
              </w:r>
            </w:ins>
          </w:p>
        </w:tc>
        <w:tc>
          <w:tcPr>
            <w:tcW w:w="1620" w:type="dxa"/>
            <w:noWrap/>
            <w:vAlign w:val="center"/>
          </w:tcPr>
          <w:p w14:paraId="525C6966" w14:textId="77777777" w:rsidR="000A6604" w:rsidRPr="00694AE7" w:rsidRDefault="000A6604" w:rsidP="005E69E8">
            <w:pPr>
              <w:widowControl w:val="0"/>
              <w:snapToGrid w:val="0"/>
              <w:jc w:val="right"/>
              <w:rPr>
                <w:ins w:id="8557" w:author="Haiyang Liu" w:date="2026-05-21T12:32:00Z" w16du:dateUtc="2026-05-21T05:32:00Z"/>
                <w:color w:val="000000"/>
              </w:rPr>
            </w:pPr>
            <w:ins w:id="8558" w:author="Haiyang Liu" w:date="2026-05-21T12:32:00Z" w16du:dateUtc="2026-05-21T05:32:00Z">
              <w:r w:rsidRPr="00694AE7">
                <w:rPr>
                  <w:color w:val="000000"/>
                </w:rPr>
                <w:t>-.005(.035)</w:t>
              </w:r>
            </w:ins>
          </w:p>
        </w:tc>
        <w:tc>
          <w:tcPr>
            <w:tcW w:w="1710" w:type="dxa"/>
            <w:noWrap/>
            <w:vAlign w:val="center"/>
          </w:tcPr>
          <w:p w14:paraId="3E4458E7" w14:textId="77777777" w:rsidR="000A6604" w:rsidRPr="00694AE7" w:rsidRDefault="000A6604" w:rsidP="005E69E8">
            <w:pPr>
              <w:widowControl w:val="0"/>
              <w:snapToGrid w:val="0"/>
              <w:jc w:val="right"/>
              <w:rPr>
                <w:ins w:id="8559" w:author="Haiyang Liu" w:date="2026-05-21T12:32:00Z" w16du:dateUtc="2026-05-21T05:32:00Z"/>
                <w:color w:val="000000"/>
              </w:rPr>
            </w:pPr>
            <w:ins w:id="8560" w:author="Haiyang Liu" w:date="2026-05-21T12:32:00Z" w16du:dateUtc="2026-05-21T05:32:00Z">
              <w:r w:rsidRPr="00694AE7">
                <w:rPr>
                  <w:color w:val="000000"/>
                </w:rPr>
                <w:t>-.160</w:t>
              </w:r>
              <w:r w:rsidRPr="00694AE7">
                <w:rPr>
                  <w:rFonts w:eastAsia="DengXian"/>
                  <w:vertAlign w:val="superscript"/>
                </w:rPr>
                <w:t>*</w:t>
              </w:r>
              <w:r w:rsidRPr="00694AE7">
                <w:rPr>
                  <w:color w:val="000000"/>
                </w:rPr>
                <w:t>(.079)</w:t>
              </w:r>
            </w:ins>
          </w:p>
        </w:tc>
      </w:tr>
      <w:tr w:rsidR="000A6604" w:rsidRPr="00694AE7" w14:paraId="362013BD" w14:textId="77777777" w:rsidTr="005E69E8">
        <w:trPr>
          <w:trHeight w:val="323"/>
          <w:jc w:val="center"/>
          <w:ins w:id="8561" w:author="Haiyang Liu" w:date="2026-05-21T12:32:00Z"/>
        </w:trPr>
        <w:tc>
          <w:tcPr>
            <w:tcW w:w="3690" w:type="dxa"/>
            <w:noWrap/>
            <w:vAlign w:val="center"/>
          </w:tcPr>
          <w:p w14:paraId="07CFF5DC" w14:textId="77777777" w:rsidR="000A6604" w:rsidRPr="00694AE7" w:rsidRDefault="000A6604" w:rsidP="005E69E8">
            <w:pPr>
              <w:widowControl w:val="0"/>
              <w:snapToGrid w:val="0"/>
              <w:rPr>
                <w:ins w:id="8562" w:author="Haiyang Liu" w:date="2026-05-21T12:32:00Z" w16du:dateUtc="2026-05-21T05:32:00Z"/>
                <w:color w:val="000000"/>
              </w:rPr>
            </w:pPr>
            <w:ins w:id="8563" w:author="Haiyang Liu" w:date="2026-05-21T12:32:00Z" w16du:dateUtc="2026-05-21T05:32:00Z">
              <w:r w:rsidRPr="00694AE7">
                <w:rPr>
                  <w:color w:val="000000"/>
                </w:rPr>
                <w:t>Leader-team interaction frequency</w:t>
              </w:r>
            </w:ins>
          </w:p>
        </w:tc>
        <w:tc>
          <w:tcPr>
            <w:tcW w:w="1800" w:type="dxa"/>
            <w:noWrap/>
            <w:vAlign w:val="center"/>
          </w:tcPr>
          <w:p w14:paraId="5017A91A" w14:textId="77777777" w:rsidR="000A6604" w:rsidRPr="00694AE7" w:rsidRDefault="000A6604" w:rsidP="005E69E8">
            <w:pPr>
              <w:widowControl w:val="0"/>
              <w:snapToGrid w:val="0"/>
              <w:jc w:val="right"/>
              <w:rPr>
                <w:ins w:id="8564" w:author="Haiyang Liu" w:date="2026-05-21T12:32:00Z" w16du:dateUtc="2026-05-21T05:32:00Z"/>
                <w:color w:val="000000"/>
              </w:rPr>
            </w:pPr>
            <w:ins w:id="8565" w:author="Haiyang Liu" w:date="2026-05-21T12:32:00Z" w16du:dateUtc="2026-05-21T05:32:00Z">
              <w:r w:rsidRPr="00694AE7">
                <w:rPr>
                  <w:color w:val="000000"/>
                </w:rPr>
                <w:t>.071</w:t>
              </w:r>
              <w:r w:rsidRPr="00694AE7">
                <w:rPr>
                  <w:rFonts w:eastAsia="DengXian"/>
                  <w:vertAlign w:val="superscript"/>
                </w:rPr>
                <w:t>*</w:t>
              </w:r>
              <w:r w:rsidRPr="00694AE7">
                <w:rPr>
                  <w:color w:val="000000"/>
                </w:rPr>
                <w:t>(.035)</w:t>
              </w:r>
            </w:ins>
          </w:p>
        </w:tc>
        <w:tc>
          <w:tcPr>
            <w:tcW w:w="1620" w:type="dxa"/>
            <w:vAlign w:val="center"/>
          </w:tcPr>
          <w:p w14:paraId="36BF1C6B" w14:textId="77777777" w:rsidR="000A6604" w:rsidRPr="00694AE7" w:rsidRDefault="000A6604" w:rsidP="005E69E8">
            <w:pPr>
              <w:widowControl w:val="0"/>
              <w:snapToGrid w:val="0"/>
              <w:jc w:val="right"/>
              <w:rPr>
                <w:ins w:id="8566" w:author="Haiyang Liu" w:date="2026-05-21T12:32:00Z" w16du:dateUtc="2026-05-21T05:32:00Z"/>
                <w:color w:val="000000"/>
              </w:rPr>
            </w:pPr>
            <w:ins w:id="8567" w:author="Haiyang Liu" w:date="2026-05-21T12:32:00Z" w16du:dateUtc="2026-05-21T05:32:00Z">
              <w:r w:rsidRPr="00694AE7">
                <w:rPr>
                  <w:color w:val="000000"/>
                </w:rPr>
                <w:t>-.107</w:t>
              </w:r>
              <w:r w:rsidRPr="00694AE7">
                <w:rPr>
                  <w:rFonts w:eastAsia="DengXian"/>
                  <w:vertAlign w:val="superscript"/>
                </w:rPr>
                <w:t>*</w:t>
              </w:r>
              <w:r w:rsidRPr="00694AE7">
                <w:rPr>
                  <w:color w:val="000000"/>
                </w:rPr>
                <w:t>(.049)</w:t>
              </w:r>
            </w:ins>
          </w:p>
        </w:tc>
        <w:tc>
          <w:tcPr>
            <w:tcW w:w="1620" w:type="dxa"/>
            <w:noWrap/>
            <w:vAlign w:val="center"/>
          </w:tcPr>
          <w:p w14:paraId="5CB203C5" w14:textId="77777777" w:rsidR="000A6604" w:rsidRPr="00694AE7" w:rsidRDefault="000A6604" w:rsidP="005E69E8">
            <w:pPr>
              <w:widowControl w:val="0"/>
              <w:snapToGrid w:val="0"/>
              <w:jc w:val="right"/>
              <w:rPr>
                <w:ins w:id="8568" w:author="Haiyang Liu" w:date="2026-05-21T12:32:00Z" w16du:dateUtc="2026-05-21T05:32:00Z"/>
                <w:color w:val="000000"/>
              </w:rPr>
            </w:pPr>
            <w:ins w:id="8569" w:author="Haiyang Liu" w:date="2026-05-21T12:32:00Z" w16du:dateUtc="2026-05-21T05:32:00Z">
              <w:r w:rsidRPr="00694AE7">
                <w:rPr>
                  <w:color w:val="000000"/>
                </w:rPr>
                <w:t>.006(.019)</w:t>
              </w:r>
            </w:ins>
          </w:p>
        </w:tc>
        <w:tc>
          <w:tcPr>
            <w:tcW w:w="1710" w:type="dxa"/>
            <w:noWrap/>
            <w:vAlign w:val="center"/>
          </w:tcPr>
          <w:p w14:paraId="344780AC" w14:textId="77777777" w:rsidR="000A6604" w:rsidRPr="00694AE7" w:rsidRDefault="000A6604" w:rsidP="005E69E8">
            <w:pPr>
              <w:widowControl w:val="0"/>
              <w:snapToGrid w:val="0"/>
              <w:jc w:val="right"/>
              <w:rPr>
                <w:ins w:id="8570" w:author="Haiyang Liu" w:date="2026-05-21T12:32:00Z" w16du:dateUtc="2026-05-21T05:32:00Z"/>
                <w:color w:val="000000"/>
              </w:rPr>
            </w:pPr>
            <w:ins w:id="8571" w:author="Haiyang Liu" w:date="2026-05-21T12:32:00Z" w16du:dateUtc="2026-05-21T05:32:00Z">
              <w:r w:rsidRPr="00694AE7">
                <w:rPr>
                  <w:color w:val="000000"/>
                </w:rPr>
                <w:t>.051(.065)</w:t>
              </w:r>
            </w:ins>
          </w:p>
        </w:tc>
      </w:tr>
      <w:tr w:rsidR="000A6604" w:rsidRPr="00694AE7" w14:paraId="38BA8667" w14:textId="77777777" w:rsidTr="005E69E8">
        <w:trPr>
          <w:trHeight w:val="323"/>
          <w:jc w:val="center"/>
          <w:ins w:id="8572" w:author="Haiyang Liu" w:date="2026-05-21T12:32:00Z"/>
        </w:trPr>
        <w:tc>
          <w:tcPr>
            <w:tcW w:w="3690" w:type="dxa"/>
            <w:noWrap/>
            <w:vAlign w:val="center"/>
          </w:tcPr>
          <w:p w14:paraId="07A1F78E" w14:textId="77777777" w:rsidR="000A6604" w:rsidRPr="00694AE7" w:rsidRDefault="000A6604" w:rsidP="005E69E8">
            <w:pPr>
              <w:widowControl w:val="0"/>
              <w:snapToGrid w:val="0"/>
              <w:rPr>
                <w:ins w:id="8573" w:author="Haiyang Liu" w:date="2026-05-21T12:32:00Z" w16du:dateUtc="2026-05-21T05:32:00Z"/>
                <w:color w:val="000000"/>
              </w:rPr>
            </w:pPr>
            <w:ins w:id="8574" w:author="Haiyang Liu" w:date="2026-05-21T12:32:00Z" w16du:dateUtc="2026-05-21T05:32:00Z">
              <w:r w:rsidRPr="00694AE7">
                <w:rPr>
                  <w:color w:val="000000"/>
                </w:rPr>
                <w:t>Mentor-newcomer interaction frequency</w:t>
              </w:r>
            </w:ins>
          </w:p>
        </w:tc>
        <w:tc>
          <w:tcPr>
            <w:tcW w:w="1800" w:type="dxa"/>
            <w:noWrap/>
            <w:vAlign w:val="center"/>
          </w:tcPr>
          <w:p w14:paraId="6BA2B768" w14:textId="77777777" w:rsidR="000A6604" w:rsidRPr="00694AE7" w:rsidRDefault="000A6604" w:rsidP="005E69E8">
            <w:pPr>
              <w:widowControl w:val="0"/>
              <w:snapToGrid w:val="0"/>
              <w:jc w:val="right"/>
              <w:rPr>
                <w:ins w:id="8575" w:author="Haiyang Liu" w:date="2026-05-21T12:32:00Z" w16du:dateUtc="2026-05-21T05:32:00Z"/>
                <w:color w:val="000000"/>
              </w:rPr>
            </w:pPr>
            <w:ins w:id="8576" w:author="Haiyang Liu" w:date="2026-05-21T12:32:00Z" w16du:dateUtc="2026-05-21T05:32:00Z">
              <w:r w:rsidRPr="00694AE7">
                <w:rPr>
                  <w:color w:val="000000"/>
                </w:rPr>
                <w:t>.012(.029)</w:t>
              </w:r>
            </w:ins>
          </w:p>
        </w:tc>
        <w:tc>
          <w:tcPr>
            <w:tcW w:w="1620" w:type="dxa"/>
            <w:vAlign w:val="center"/>
          </w:tcPr>
          <w:p w14:paraId="5C631328" w14:textId="77777777" w:rsidR="000A6604" w:rsidRPr="00694AE7" w:rsidRDefault="000A6604" w:rsidP="005E69E8">
            <w:pPr>
              <w:widowControl w:val="0"/>
              <w:snapToGrid w:val="0"/>
              <w:jc w:val="right"/>
              <w:rPr>
                <w:ins w:id="8577" w:author="Haiyang Liu" w:date="2026-05-21T12:32:00Z" w16du:dateUtc="2026-05-21T05:32:00Z"/>
                <w:color w:val="000000"/>
              </w:rPr>
            </w:pPr>
            <w:ins w:id="8578" w:author="Haiyang Liu" w:date="2026-05-21T12:32:00Z" w16du:dateUtc="2026-05-21T05:32:00Z">
              <w:r w:rsidRPr="00694AE7">
                <w:rPr>
                  <w:color w:val="000000"/>
                </w:rPr>
                <w:t>-.093</w:t>
              </w:r>
              <w:r w:rsidRPr="00694AE7">
                <w:rPr>
                  <w:rFonts w:eastAsia="DengXian"/>
                  <w:vertAlign w:val="superscript"/>
                </w:rPr>
                <w:t>*</w:t>
              </w:r>
              <w:r w:rsidRPr="00694AE7">
                <w:rPr>
                  <w:color w:val="000000"/>
                </w:rPr>
                <w:t>(.041)</w:t>
              </w:r>
            </w:ins>
          </w:p>
        </w:tc>
        <w:tc>
          <w:tcPr>
            <w:tcW w:w="1620" w:type="dxa"/>
            <w:noWrap/>
            <w:vAlign w:val="center"/>
          </w:tcPr>
          <w:p w14:paraId="5FE2C177" w14:textId="77777777" w:rsidR="000A6604" w:rsidRPr="00694AE7" w:rsidRDefault="000A6604" w:rsidP="005E69E8">
            <w:pPr>
              <w:widowControl w:val="0"/>
              <w:snapToGrid w:val="0"/>
              <w:jc w:val="right"/>
              <w:rPr>
                <w:ins w:id="8579" w:author="Haiyang Liu" w:date="2026-05-21T12:32:00Z" w16du:dateUtc="2026-05-21T05:32:00Z"/>
                <w:color w:val="000000"/>
              </w:rPr>
            </w:pPr>
            <w:ins w:id="8580" w:author="Haiyang Liu" w:date="2026-05-21T12:32:00Z" w16du:dateUtc="2026-05-21T05:32:00Z">
              <w:r w:rsidRPr="00694AE7">
                <w:rPr>
                  <w:color w:val="000000"/>
                </w:rPr>
                <w:t>-.039</w:t>
              </w:r>
              <w:r w:rsidRPr="00694AE7">
                <w:rPr>
                  <w:rFonts w:eastAsia="DengXian"/>
                  <w:vertAlign w:val="superscript"/>
                </w:rPr>
                <w:t>*</w:t>
              </w:r>
              <w:r w:rsidRPr="00694AE7">
                <w:rPr>
                  <w:color w:val="000000"/>
                </w:rPr>
                <w:t>(.015)</w:t>
              </w:r>
            </w:ins>
          </w:p>
        </w:tc>
        <w:tc>
          <w:tcPr>
            <w:tcW w:w="1710" w:type="dxa"/>
            <w:noWrap/>
            <w:vAlign w:val="center"/>
          </w:tcPr>
          <w:p w14:paraId="1924ED91" w14:textId="77777777" w:rsidR="000A6604" w:rsidRPr="00694AE7" w:rsidRDefault="000A6604" w:rsidP="005E69E8">
            <w:pPr>
              <w:widowControl w:val="0"/>
              <w:snapToGrid w:val="0"/>
              <w:jc w:val="right"/>
              <w:rPr>
                <w:ins w:id="8581" w:author="Haiyang Liu" w:date="2026-05-21T12:32:00Z" w16du:dateUtc="2026-05-21T05:32:00Z"/>
                <w:color w:val="000000"/>
              </w:rPr>
            </w:pPr>
            <w:ins w:id="8582" w:author="Haiyang Liu" w:date="2026-05-21T12:32:00Z" w16du:dateUtc="2026-05-21T05:32:00Z">
              <w:r w:rsidRPr="00694AE7">
                <w:rPr>
                  <w:color w:val="000000"/>
                </w:rPr>
                <w:t>-.009(.050)</w:t>
              </w:r>
            </w:ins>
          </w:p>
        </w:tc>
      </w:tr>
      <w:tr w:rsidR="000A6604" w:rsidRPr="00694AE7" w14:paraId="404D6983" w14:textId="77777777" w:rsidTr="005E69E8">
        <w:trPr>
          <w:trHeight w:val="323"/>
          <w:jc w:val="center"/>
          <w:ins w:id="8583" w:author="Haiyang Liu" w:date="2026-05-21T12:32:00Z"/>
        </w:trPr>
        <w:tc>
          <w:tcPr>
            <w:tcW w:w="3690" w:type="dxa"/>
            <w:noWrap/>
            <w:vAlign w:val="center"/>
          </w:tcPr>
          <w:p w14:paraId="66C2F622" w14:textId="77777777" w:rsidR="000A6604" w:rsidRPr="00694AE7" w:rsidRDefault="000A6604" w:rsidP="005E69E8">
            <w:pPr>
              <w:widowControl w:val="0"/>
              <w:snapToGrid w:val="0"/>
              <w:rPr>
                <w:ins w:id="8584" w:author="Haiyang Liu" w:date="2026-05-21T12:32:00Z" w16du:dateUtc="2026-05-21T05:32:00Z"/>
                <w:color w:val="000000"/>
              </w:rPr>
            </w:pPr>
            <w:ins w:id="8585" w:author="Haiyang Liu" w:date="2026-05-21T12:32:00Z" w16du:dateUtc="2026-05-21T05:32:00Z">
              <w:r w:rsidRPr="00694AE7">
                <w:rPr>
                  <w:color w:val="000000"/>
                </w:rPr>
                <w:t>Leader-newcomer interaction frequency</w:t>
              </w:r>
            </w:ins>
          </w:p>
        </w:tc>
        <w:tc>
          <w:tcPr>
            <w:tcW w:w="1800" w:type="dxa"/>
            <w:noWrap/>
            <w:vAlign w:val="center"/>
          </w:tcPr>
          <w:p w14:paraId="60695296" w14:textId="77777777" w:rsidR="000A6604" w:rsidRPr="00694AE7" w:rsidRDefault="000A6604" w:rsidP="005E69E8">
            <w:pPr>
              <w:widowControl w:val="0"/>
              <w:snapToGrid w:val="0"/>
              <w:jc w:val="right"/>
              <w:rPr>
                <w:ins w:id="8586" w:author="Haiyang Liu" w:date="2026-05-21T12:32:00Z" w16du:dateUtc="2026-05-21T05:32:00Z"/>
                <w:color w:val="000000"/>
              </w:rPr>
            </w:pPr>
            <w:ins w:id="8587" w:author="Haiyang Liu" w:date="2026-05-21T12:32:00Z" w16du:dateUtc="2026-05-21T05:32:00Z">
              <w:r w:rsidRPr="00694AE7">
                <w:rPr>
                  <w:color w:val="000000"/>
                </w:rPr>
                <w:t>-.017(.029)</w:t>
              </w:r>
            </w:ins>
          </w:p>
        </w:tc>
        <w:tc>
          <w:tcPr>
            <w:tcW w:w="1620" w:type="dxa"/>
            <w:vAlign w:val="center"/>
          </w:tcPr>
          <w:p w14:paraId="43923556" w14:textId="77777777" w:rsidR="000A6604" w:rsidRPr="00694AE7" w:rsidRDefault="000A6604" w:rsidP="005E69E8">
            <w:pPr>
              <w:widowControl w:val="0"/>
              <w:snapToGrid w:val="0"/>
              <w:jc w:val="right"/>
              <w:rPr>
                <w:ins w:id="8588" w:author="Haiyang Liu" w:date="2026-05-21T12:32:00Z" w16du:dateUtc="2026-05-21T05:32:00Z"/>
                <w:color w:val="000000"/>
              </w:rPr>
            </w:pPr>
            <w:ins w:id="8589" w:author="Haiyang Liu" w:date="2026-05-21T12:32:00Z" w16du:dateUtc="2026-05-21T05:32:00Z">
              <w:r w:rsidRPr="00694AE7">
                <w:rPr>
                  <w:color w:val="000000"/>
                </w:rPr>
                <w:t>.048(.040)</w:t>
              </w:r>
            </w:ins>
          </w:p>
        </w:tc>
        <w:tc>
          <w:tcPr>
            <w:tcW w:w="1620" w:type="dxa"/>
            <w:noWrap/>
            <w:vAlign w:val="center"/>
          </w:tcPr>
          <w:p w14:paraId="5B14ECD9" w14:textId="77777777" w:rsidR="000A6604" w:rsidRPr="00694AE7" w:rsidRDefault="000A6604" w:rsidP="005E69E8">
            <w:pPr>
              <w:widowControl w:val="0"/>
              <w:snapToGrid w:val="0"/>
              <w:jc w:val="right"/>
              <w:rPr>
                <w:ins w:id="8590" w:author="Haiyang Liu" w:date="2026-05-21T12:32:00Z" w16du:dateUtc="2026-05-21T05:32:00Z"/>
                <w:color w:val="000000"/>
              </w:rPr>
            </w:pPr>
            <w:ins w:id="8591" w:author="Haiyang Liu" w:date="2026-05-21T12:32:00Z" w16du:dateUtc="2026-05-21T05:32:00Z">
              <w:r w:rsidRPr="00694AE7">
                <w:rPr>
                  <w:color w:val="000000"/>
                </w:rPr>
                <w:t>.003(.015)</w:t>
              </w:r>
            </w:ins>
          </w:p>
        </w:tc>
        <w:tc>
          <w:tcPr>
            <w:tcW w:w="1710" w:type="dxa"/>
            <w:noWrap/>
            <w:vAlign w:val="center"/>
          </w:tcPr>
          <w:p w14:paraId="4CCF1B0C" w14:textId="77777777" w:rsidR="000A6604" w:rsidRPr="00694AE7" w:rsidRDefault="000A6604" w:rsidP="005E69E8">
            <w:pPr>
              <w:widowControl w:val="0"/>
              <w:snapToGrid w:val="0"/>
              <w:jc w:val="right"/>
              <w:rPr>
                <w:ins w:id="8592" w:author="Haiyang Liu" w:date="2026-05-21T12:32:00Z" w16du:dateUtc="2026-05-21T05:32:00Z"/>
                <w:color w:val="000000"/>
              </w:rPr>
            </w:pPr>
            <w:ins w:id="8593" w:author="Haiyang Liu" w:date="2026-05-21T12:32:00Z" w16du:dateUtc="2026-05-21T05:32:00Z">
              <w:r w:rsidRPr="00694AE7">
                <w:rPr>
                  <w:color w:val="000000"/>
                </w:rPr>
                <w:t>-.022(.038)</w:t>
              </w:r>
            </w:ins>
          </w:p>
        </w:tc>
      </w:tr>
      <w:tr w:rsidR="000A6604" w:rsidRPr="00694AE7" w14:paraId="6CC32255" w14:textId="77777777" w:rsidTr="005E69E8">
        <w:trPr>
          <w:trHeight w:val="323"/>
          <w:jc w:val="center"/>
          <w:ins w:id="8594" w:author="Haiyang Liu" w:date="2026-05-21T12:32:00Z"/>
        </w:trPr>
        <w:tc>
          <w:tcPr>
            <w:tcW w:w="3690" w:type="dxa"/>
            <w:noWrap/>
            <w:vAlign w:val="center"/>
          </w:tcPr>
          <w:p w14:paraId="74D58B5F" w14:textId="77777777" w:rsidR="000A6604" w:rsidRPr="00694AE7" w:rsidRDefault="000A6604" w:rsidP="005E69E8">
            <w:pPr>
              <w:widowControl w:val="0"/>
              <w:snapToGrid w:val="0"/>
              <w:rPr>
                <w:ins w:id="8595" w:author="Haiyang Liu" w:date="2026-05-21T12:32:00Z" w16du:dateUtc="2026-05-21T05:32:00Z"/>
                <w:color w:val="000000"/>
              </w:rPr>
            </w:pPr>
            <w:ins w:id="8596" w:author="Haiyang Liu" w:date="2026-05-21T12:32:00Z" w16du:dateUtc="2026-05-21T05:32:00Z">
              <w:r w:rsidRPr="00694AE7">
                <w:rPr>
                  <w:color w:val="000000"/>
                </w:rPr>
                <w:t>Leader role modeling to newcomer</w:t>
              </w:r>
            </w:ins>
          </w:p>
        </w:tc>
        <w:tc>
          <w:tcPr>
            <w:tcW w:w="1800" w:type="dxa"/>
            <w:noWrap/>
            <w:vAlign w:val="center"/>
          </w:tcPr>
          <w:p w14:paraId="3F50B1F9" w14:textId="77777777" w:rsidR="000A6604" w:rsidRPr="00694AE7" w:rsidRDefault="000A6604" w:rsidP="005E69E8">
            <w:pPr>
              <w:widowControl w:val="0"/>
              <w:snapToGrid w:val="0"/>
              <w:jc w:val="right"/>
              <w:rPr>
                <w:ins w:id="8597" w:author="Haiyang Liu" w:date="2026-05-21T12:32:00Z" w16du:dateUtc="2026-05-21T05:32:00Z"/>
                <w:color w:val="000000"/>
              </w:rPr>
            </w:pPr>
            <w:ins w:id="8598" w:author="Haiyang Liu" w:date="2026-05-21T12:32:00Z" w16du:dateUtc="2026-05-21T05:32:00Z">
              <w:r w:rsidRPr="00694AE7">
                <w:rPr>
                  <w:color w:val="000000"/>
                </w:rPr>
                <w:t>-.147</w:t>
              </w:r>
              <w:r w:rsidRPr="00694AE7">
                <w:rPr>
                  <w:rFonts w:eastAsia="DengXian"/>
                  <w:vertAlign w:val="superscript"/>
                </w:rPr>
                <w:t>**</w:t>
              </w:r>
              <w:r w:rsidRPr="00694AE7">
                <w:rPr>
                  <w:color w:val="000000"/>
                </w:rPr>
                <w:t>(.044)</w:t>
              </w:r>
            </w:ins>
          </w:p>
        </w:tc>
        <w:tc>
          <w:tcPr>
            <w:tcW w:w="1620" w:type="dxa"/>
            <w:vAlign w:val="center"/>
          </w:tcPr>
          <w:p w14:paraId="15C87E0B" w14:textId="77777777" w:rsidR="000A6604" w:rsidRPr="00694AE7" w:rsidRDefault="000A6604" w:rsidP="005E69E8">
            <w:pPr>
              <w:widowControl w:val="0"/>
              <w:snapToGrid w:val="0"/>
              <w:jc w:val="right"/>
              <w:rPr>
                <w:ins w:id="8599" w:author="Haiyang Liu" w:date="2026-05-21T12:32:00Z" w16du:dateUtc="2026-05-21T05:32:00Z"/>
                <w:color w:val="000000"/>
              </w:rPr>
            </w:pPr>
            <w:ins w:id="8600" w:author="Haiyang Liu" w:date="2026-05-21T12:32:00Z" w16du:dateUtc="2026-05-21T05:32:00Z">
              <w:r w:rsidRPr="00694AE7">
                <w:rPr>
                  <w:color w:val="000000"/>
                </w:rPr>
                <w:t>-.066(.061)</w:t>
              </w:r>
            </w:ins>
          </w:p>
        </w:tc>
        <w:tc>
          <w:tcPr>
            <w:tcW w:w="1620" w:type="dxa"/>
            <w:noWrap/>
            <w:vAlign w:val="center"/>
          </w:tcPr>
          <w:p w14:paraId="479824A4" w14:textId="77777777" w:rsidR="000A6604" w:rsidRPr="00694AE7" w:rsidRDefault="000A6604" w:rsidP="005E69E8">
            <w:pPr>
              <w:widowControl w:val="0"/>
              <w:snapToGrid w:val="0"/>
              <w:jc w:val="right"/>
              <w:rPr>
                <w:ins w:id="8601" w:author="Haiyang Liu" w:date="2026-05-21T12:32:00Z" w16du:dateUtc="2026-05-21T05:32:00Z"/>
                <w:color w:val="000000"/>
              </w:rPr>
            </w:pPr>
            <w:ins w:id="8602" w:author="Haiyang Liu" w:date="2026-05-21T12:32:00Z" w16du:dateUtc="2026-05-21T05:32:00Z">
              <w:r w:rsidRPr="00694AE7">
                <w:rPr>
                  <w:color w:val="000000"/>
                </w:rPr>
                <w:t>-.047(.023)</w:t>
              </w:r>
            </w:ins>
          </w:p>
        </w:tc>
        <w:tc>
          <w:tcPr>
            <w:tcW w:w="1710" w:type="dxa"/>
            <w:noWrap/>
            <w:vAlign w:val="center"/>
          </w:tcPr>
          <w:p w14:paraId="32C28DB5" w14:textId="77777777" w:rsidR="000A6604" w:rsidRPr="00694AE7" w:rsidRDefault="000A6604" w:rsidP="005E69E8">
            <w:pPr>
              <w:widowControl w:val="0"/>
              <w:snapToGrid w:val="0"/>
              <w:jc w:val="right"/>
              <w:rPr>
                <w:ins w:id="8603" w:author="Haiyang Liu" w:date="2026-05-21T12:32:00Z" w16du:dateUtc="2026-05-21T05:32:00Z"/>
                <w:color w:val="000000"/>
              </w:rPr>
            </w:pPr>
            <w:ins w:id="8604" w:author="Haiyang Liu" w:date="2026-05-21T12:32:00Z" w16du:dateUtc="2026-05-21T05:32:00Z">
              <w:r w:rsidRPr="00694AE7">
                <w:rPr>
                  <w:color w:val="000000"/>
                </w:rPr>
                <w:t>.379</w:t>
              </w:r>
              <w:r w:rsidRPr="00694AE7">
                <w:rPr>
                  <w:rFonts w:eastAsia="DengXian"/>
                  <w:vertAlign w:val="superscript"/>
                </w:rPr>
                <w:t>***</w:t>
              </w:r>
              <w:r w:rsidRPr="00694AE7">
                <w:rPr>
                  <w:color w:val="000000"/>
                </w:rPr>
                <w:t>(.061)</w:t>
              </w:r>
            </w:ins>
          </w:p>
        </w:tc>
      </w:tr>
      <w:tr w:rsidR="000A6604" w:rsidRPr="00694AE7" w14:paraId="7F034ECF" w14:textId="77777777" w:rsidTr="005E69E8">
        <w:trPr>
          <w:trHeight w:val="323"/>
          <w:jc w:val="center"/>
          <w:ins w:id="8605" w:author="Haiyang Liu" w:date="2026-05-21T12:32:00Z"/>
        </w:trPr>
        <w:tc>
          <w:tcPr>
            <w:tcW w:w="3690" w:type="dxa"/>
            <w:noWrap/>
            <w:vAlign w:val="center"/>
          </w:tcPr>
          <w:p w14:paraId="1508FEF5" w14:textId="77777777" w:rsidR="000A6604" w:rsidRPr="00694AE7" w:rsidRDefault="000A6604" w:rsidP="005E69E8">
            <w:pPr>
              <w:widowControl w:val="0"/>
              <w:snapToGrid w:val="0"/>
              <w:rPr>
                <w:ins w:id="8606" w:author="Haiyang Liu" w:date="2026-05-21T12:32:00Z" w16du:dateUtc="2026-05-21T05:32:00Z"/>
                <w:color w:val="000000"/>
              </w:rPr>
            </w:pPr>
          </w:p>
        </w:tc>
        <w:tc>
          <w:tcPr>
            <w:tcW w:w="1800" w:type="dxa"/>
            <w:noWrap/>
            <w:vAlign w:val="center"/>
          </w:tcPr>
          <w:p w14:paraId="1529BC06" w14:textId="77777777" w:rsidR="000A6604" w:rsidRPr="00694AE7" w:rsidRDefault="000A6604" w:rsidP="005E69E8">
            <w:pPr>
              <w:widowControl w:val="0"/>
              <w:snapToGrid w:val="0"/>
              <w:jc w:val="right"/>
              <w:rPr>
                <w:ins w:id="8607" w:author="Haiyang Liu" w:date="2026-05-21T12:32:00Z" w16du:dateUtc="2026-05-21T05:32:00Z"/>
                <w:color w:val="000000"/>
              </w:rPr>
            </w:pPr>
          </w:p>
        </w:tc>
        <w:tc>
          <w:tcPr>
            <w:tcW w:w="1620" w:type="dxa"/>
            <w:vAlign w:val="center"/>
          </w:tcPr>
          <w:p w14:paraId="7D1EDC70" w14:textId="77777777" w:rsidR="000A6604" w:rsidRPr="00694AE7" w:rsidRDefault="000A6604" w:rsidP="005E69E8">
            <w:pPr>
              <w:widowControl w:val="0"/>
              <w:snapToGrid w:val="0"/>
              <w:jc w:val="right"/>
              <w:rPr>
                <w:ins w:id="8608" w:author="Haiyang Liu" w:date="2026-05-21T12:32:00Z" w16du:dateUtc="2026-05-21T05:32:00Z"/>
                <w:color w:val="000000"/>
              </w:rPr>
            </w:pPr>
          </w:p>
        </w:tc>
        <w:tc>
          <w:tcPr>
            <w:tcW w:w="1620" w:type="dxa"/>
            <w:noWrap/>
            <w:vAlign w:val="center"/>
          </w:tcPr>
          <w:p w14:paraId="23FB9F9D" w14:textId="77777777" w:rsidR="000A6604" w:rsidRPr="00694AE7" w:rsidRDefault="000A6604" w:rsidP="005E69E8">
            <w:pPr>
              <w:widowControl w:val="0"/>
              <w:snapToGrid w:val="0"/>
              <w:jc w:val="right"/>
              <w:rPr>
                <w:ins w:id="8609" w:author="Haiyang Liu" w:date="2026-05-21T12:32:00Z" w16du:dateUtc="2026-05-21T05:32:00Z"/>
                <w:color w:val="000000"/>
              </w:rPr>
            </w:pPr>
          </w:p>
        </w:tc>
        <w:tc>
          <w:tcPr>
            <w:tcW w:w="1710" w:type="dxa"/>
            <w:noWrap/>
            <w:vAlign w:val="center"/>
          </w:tcPr>
          <w:p w14:paraId="0727054F" w14:textId="77777777" w:rsidR="000A6604" w:rsidRPr="00694AE7" w:rsidRDefault="000A6604" w:rsidP="005E69E8">
            <w:pPr>
              <w:widowControl w:val="0"/>
              <w:snapToGrid w:val="0"/>
              <w:jc w:val="right"/>
              <w:rPr>
                <w:ins w:id="8610" w:author="Haiyang Liu" w:date="2026-05-21T12:32:00Z" w16du:dateUtc="2026-05-21T05:32:00Z"/>
                <w:color w:val="000000"/>
              </w:rPr>
            </w:pPr>
          </w:p>
        </w:tc>
      </w:tr>
      <w:tr w:rsidR="000A6604" w:rsidRPr="00694AE7" w14:paraId="39DD7D86" w14:textId="77777777" w:rsidTr="005E69E8">
        <w:trPr>
          <w:trHeight w:val="323"/>
          <w:jc w:val="center"/>
          <w:ins w:id="8611" w:author="Haiyang Liu" w:date="2026-05-21T12:32:00Z"/>
        </w:trPr>
        <w:tc>
          <w:tcPr>
            <w:tcW w:w="3690" w:type="dxa"/>
            <w:noWrap/>
            <w:vAlign w:val="center"/>
          </w:tcPr>
          <w:p w14:paraId="3CF3545C" w14:textId="77777777" w:rsidR="000A6604" w:rsidRPr="00694AE7" w:rsidRDefault="000A6604" w:rsidP="005E69E8">
            <w:pPr>
              <w:widowControl w:val="0"/>
              <w:snapToGrid w:val="0"/>
              <w:rPr>
                <w:ins w:id="8612" w:author="Haiyang Liu" w:date="2026-05-21T12:32:00Z" w16du:dateUtc="2026-05-21T05:32:00Z"/>
                <w:color w:val="000000"/>
              </w:rPr>
            </w:pPr>
            <w:ins w:id="8613" w:author="Haiyang Liu" w:date="2026-05-21T12:32:00Z" w16du:dateUtc="2026-05-21T05:32:00Z">
              <w:r w:rsidRPr="00694AE7">
                <w:rPr>
                  <w:b/>
                  <w:bCs/>
                  <w:color w:val="000000"/>
                </w:rPr>
                <w:t>Main predictors</w:t>
              </w:r>
            </w:ins>
          </w:p>
        </w:tc>
        <w:tc>
          <w:tcPr>
            <w:tcW w:w="1800" w:type="dxa"/>
            <w:noWrap/>
            <w:vAlign w:val="center"/>
          </w:tcPr>
          <w:p w14:paraId="5DF81C52" w14:textId="77777777" w:rsidR="000A6604" w:rsidRPr="00694AE7" w:rsidRDefault="000A6604" w:rsidP="005E69E8">
            <w:pPr>
              <w:widowControl w:val="0"/>
              <w:snapToGrid w:val="0"/>
              <w:jc w:val="right"/>
              <w:rPr>
                <w:ins w:id="8614" w:author="Haiyang Liu" w:date="2026-05-21T12:32:00Z" w16du:dateUtc="2026-05-21T05:32:00Z"/>
                <w:color w:val="000000"/>
              </w:rPr>
            </w:pPr>
          </w:p>
        </w:tc>
        <w:tc>
          <w:tcPr>
            <w:tcW w:w="1620" w:type="dxa"/>
            <w:vAlign w:val="center"/>
          </w:tcPr>
          <w:p w14:paraId="126359E5" w14:textId="77777777" w:rsidR="000A6604" w:rsidRPr="00694AE7" w:rsidRDefault="000A6604" w:rsidP="005E69E8">
            <w:pPr>
              <w:widowControl w:val="0"/>
              <w:snapToGrid w:val="0"/>
              <w:ind w:right="420"/>
              <w:jc w:val="right"/>
              <w:rPr>
                <w:ins w:id="8615" w:author="Haiyang Liu" w:date="2026-05-21T12:32:00Z" w16du:dateUtc="2026-05-21T05:32:00Z"/>
                <w:color w:val="000000"/>
              </w:rPr>
            </w:pPr>
          </w:p>
        </w:tc>
        <w:tc>
          <w:tcPr>
            <w:tcW w:w="1620" w:type="dxa"/>
            <w:noWrap/>
            <w:vAlign w:val="center"/>
          </w:tcPr>
          <w:p w14:paraId="087C7372" w14:textId="77777777" w:rsidR="000A6604" w:rsidRPr="00694AE7" w:rsidRDefault="000A6604" w:rsidP="005E69E8">
            <w:pPr>
              <w:widowControl w:val="0"/>
              <w:snapToGrid w:val="0"/>
              <w:ind w:right="210"/>
              <w:jc w:val="right"/>
              <w:rPr>
                <w:ins w:id="8616" w:author="Haiyang Liu" w:date="2026-05-21T12:32:00Z" w16du:dateUtc="2026-05-21T05:32:00Z"/>
                <w:color w:val="000000"/>
              </w:rPr>
            </w:pPr>
          </w:p>
        </w:tc>
        <w:tc>
          <w:tcPr>
            <w:tcW w:w="1710" w:type="dxa"/>
            <w:noWrap/>
            <w:vAlign w:val="center"/>
          </w:tcPr>
          <w:p w14:paraId="29659A4E" w14:textId="77777777" w:rsidR="000A6604" w:rsidRPr="00694AE7" w:rsidRDefault="000A6604" w:rsidP="005E69E8">
            <w:pPr>
              <w:widowControl w:val="0"/>
              <w:snapToGrid w:val="0"/>
              <w:ind w:right="105"/>
              <w:jc w:val="right"/>
              <w:rPr>
                <w:ins w:id="8617" w:author="Haiyang Liu" w:date="2026-05-21T12:32:00Z" w16du:dateUtc="2026-05-21T05:32:00Z"/>
                <w:color w:val="000000"/>
              </w:rPr>
            </w:pPr>
          </w:p>
        </w:tc>
      </w:tr>
      <w:tr w:rsidR="000A6604" w:rsidRPr="00694AE7" w14:paraId="6D67B9AC" w14:textId="77777777" w:rsidTr="005E69E8">
        <w:trPr>
          <w:trHeight w:val="323"/>
          <w:jc w:val="center"/>
          <w:ins w:id="8618" w:author="Haiyang Liu" w:date="2026-05-21T12:32:00Z"/>
        </w:trPr>
        <w:tc>
          <w:tcPr>
            <w:tcW w:w="3690" w:type="dxa"/>
            <w:noWrap/>
            <w:vAlign w:val="center"/>
          </w:tcPr>
          <w:p w14:paraId="012559B2" w14:textId="77777777" w:rsidR="000A6604" w:rsidRPr="00694AE7" w:rsidRDefault="000A6604" w:rsidP="005E69E8">
            <w:pPr>
              <w:widowControl w:val="0"/>
              <w:snapToGrid w:val="0"/>
              <w:rPr>
                <w:ins w:id="8619" w:author="Haiyang Liu" w:date="2026-05-21T12:32:00Z" w16du:dateUtc="2026-05-21T05:32:00Z"/>
                <w:rFonts w:eastAsia="DengXian"/>
                <w:color w:val="000000"/>
              </w:rPr>
            </w:pPr>
            <w:ins w:id="8620" w:author="Haiyang Liu" w:date="2026-05-21T12:32:00Z" w16du:dateUtc="2026-05-21T05:32:00Z">
              <w:r w:rsidRPr="00694AE7">
                <w:rPr>
                  <w:color w:val="000000"/>
                </w:rPr>
                <w:t xml:space="preserve">Team error management culture </w:t>
              </w:r>
            </w:ins>
          </w:p>
        </w:tc>
        <w:tc>
          <w:tcPr>
            <w:tcW w:w="1800" w:type="dxa"/>
            <w:noWrap/>
            <w:vAlign w:val="center"/>
          </w:tcPr>
          <w:p w14:paraId="10EEB73E" w14:textId="77777777" w:rsidR="000A6604" w:rsidRPr="00694AE7" w:rsidRDefault="000A6604" w:rsidP="005E69E8">
            <w:pPr>
              <w:widowControl w:val="0"/>
              <w:snapToGrid w:val="0"/>
              <w:jc w:val="right"/>
              <w:rPr>
                <w:ins w:id="8621" w:author="Haiyang Liu" w:date="2026-05-21T12:32:00Z" w16du:dateUtc="2026-05-21T05:32:00Z"/>
                <w:color w:val="000000"/>
              </w:rPr>
            </w:pPr>
            <w:ins w:id="8622" w:author="Haiyang Liu" w:date="2026-05-21T12:32:00Z" w16du:dateUtc="2026-05-21T05:32:00Z">
              <w:r w:rsidRPr="00694AE7">
                <w:rPr>
                  <w:color w:val="000000"/>
                </w:rPr>
                <w:t>-.059(.056)</w:t>
              </w:r>
            </w:ins>
          </w:p>
        </w:tc>
        <w:tc>
          <w:tcPr>
            <w:tcW w:w="1620" w:type="dxa"/>
            <w:vAlign w:val="center"/>
          </w:tcPr>
          <w:p w14:paraId="30F87422" w14:textId="77777777" w:rsidR="000A6604" w:rsidRPr="00694AE7" w:rsidRDefault="000A6604" w:rsidP="005E69E8">
            <w:pPr>
              <w:widowControl w:val="0"/>
              <w:snapToGrid w:val="0"/>
              <w:jc w:val="right"/>
              <w:rPr>
                <w:ins w:id="8623" w:author="Haiyang Liu" w:date="2026-05-21T12:32:00Z" w16du:dateUtc="2026-05-21T05:32:00Z"/>
                <w:color w:val="000000"/>
              </w:rPr>
            </w:pPr>
            <w:ins w:id="8624" w:author="Haiyang Liu" w:date="2026-05-21T12:32:00Z" w16du:dateUtc="2026-05-21T05:32:00Z">
              <w:r w:rsidRPr="00694AE7">
                <w:rPr>
                  <w:color w:val="000000"/>
                </w:rPr>
                <w:t>-.127(.078)</w:t>
              </w:r>
            </w:ins>
          </w:p>
        </w:tc>
        <w:tc>
          <w:tcPr>
            <w:tcW w:w="1620" w:type="dxa"/>
            <w:noWrap/>
            <w:vAlign w:val="center"/>
          </w:tcPr>
          <w:p w14:paraId="468BFA94" w14:textId="77777777" w:rsidR="000A6604" w:rsidRPr="00694AE7" w:rsidRDefault="000A6604" w:rsidP="005E69E8">
            <w:pPr>
              <w:widowControl w:val="0"/>
              <w:snapToGrid w:val="0"/>
              <w:jc w:val="right"/>
              <w:rPr>
                <w:ins w:id="8625" w:author="Haiyang Liu" w:date="2026-05-21T12:32:00Z" w16du:dateUtc="2026-05-21T05:32:00Z"/>
                <w:color w:val="000000"/>
              </w:rPr>
            </w:pPr>
            <w:ins w:id="8626" w:author="Haiyang Liu" w:date="2026-05-21T12:32:00Z" w16du:dateUtc="2026-05-21T05:32:00Z">
              <w:r w:rsidRPr="00694AE7">
                <w:rPr>
                  <w:color w:val="000000"/>
                </w:rPr>
                <w:t>-.063</w:t>
              </w:r>
              <w:r w:rsidRPr="00694AE7">
                <w:rPr>
                  <w:rFonts w:eastAsia="DengXian"/>
                  <w:vertAlign w:val="superscript"/>
                </w:rPr>
                <w:t>*</w:t>
              </w:r>
              <w:r w:rsidRPr="00694AE7">
                <w:rPr>
                  <w:color w:val="000000"/>
                </w:rPr>
                <w:t>(.029)</w:t>
              </w:r>
            </w:ins>
          </w:p>
        </w:tc>
        <w:tc>
          <w:tcPr>
            <w:tcW w:w="1710" w:type="dxa"/>
            <w:noWrap/>
            <w:vAlign w:val="center"/>
          </w:tcPr>
          <w:p w14:paraId="0318E722" w14:textId="77777777" w:rsidR="000A6604" w:rsidRPr="00694AE7" w:rsidRDefault="000A6604" w:rsidP="005E69E8">
            <w:pPr>
              <w:widowControl w:val="0"/>
              <w:snapToGrid w:val="0"/>
              <w:jc w:val="right"/>
              <w:rPr>
                <w:ins w:id="8627" w:author="Haiyang Liu" w:date="2026-05-21T12:32:00Z" w16du:dateUtc="2026-05-21T05:32:00Z"/>
                <w:color w:val="000000"/>
              </w:rPr>
            </w:pPr>
            <w:ins w:id="8628" w:author="Haiyang Liu" w:date="2026-05-21T12:32:00Z" w16du:dateUtc="2026-05-21T05:32:00Z">
              <w:r w:rsidRPr="00694AE7">
                <w:rPr>
                  <w:color w:val="000000"/>
                </w:rPr>
                <w:t>.192</w:t>
              </w:r>
              <w:r w:rsidRPr="00694AE7">
                <w:rPr>
                  <w:rFonts w:eastAsia="DengXian"/>
                  <w:vertAlign w:val="superscript"/>
                </w:rPr>
                <w:t>*</w:t>
              </w:r>
              <w:r w:rsidRPr="00694AE7">
                <w:rPr>
                  <w:color w:val="000000"/>
                </w:rPr>
                <w:t>(.086)</w:t>
              </w:r>
            </w:ins>
          </w:p>
        </w:tc>
      </w:tr>
      <w:tr w:rsidR="000A6604" w:rsidRPr="00694AE7" w14:paraId="3CFA17BB" w14:textId="77777777" w:rsidTr="005E69E8">
        <w:trPr>
          <w:trHeight w:val="308"/>
          <w:jc w:val="center"/>
          <w:ins w:id="8629" w:author="Haiyang Liu" w:date="2026-05-21T12:32:00Z"/>
        </w:trPr>
        <w:tc>
          <w:tcPr>
            <w:tcW w:w="3690" w:type="dxa"/>
            <w:vAlign w:val="center"/>
          </w:tcPr>
          <w:p w14:paraId="3F4AEFC7" w14:textId="77777777" w:rsidR="000A6604" w:rsidRPr="00694AE7" w:rsidRDefault="000A6604" w:rsidP="005E69E8">
            <w:pPr>
              <w:widowControl w:val="0"/>
              <w:snapToGrid w:val="0"/>
              <w:rPr>
                <w:ins w:id="8630" w:author="Haiyang Liu" w:date="2026-05-21T12:32:00Z" w16du:dateUtc="2026-05-21T05:32:00Z"/>
                <w:rFonts w:eastAsia="DengXian"/>
              </w:rPr>
            </w:pPr>
            <w:ins w:id="8631" w:author="Haiyang Liu" w:date="2026-05-21T12:32:00Z" w16du:dateUtc="2026-05-21T05:32:00Z">
              <w:r w:rsidRPr="00694AE7">
                <w:rPr>
                  <w:color w:val="000000"/>
                </w:rPr>
                <w:t>Team error aversion culture</w:t>
              </w:r>
            </w:ins>
          </w:p>
        </w:tc>
        <w:tc>
          <w:tcPr>
            <w:tcW w:w="1800" w:type="dxa"/>
            <w:noWrap/>
            <w:vAlign w:val="center"/>
            <w:hideMark/>
          </w:tcPr>
          <w:p w14:paraId="38DD6C1A" w14:textId="77777777" w:rsidR="000A6604" w:rsidRPr="00694AE7" w:rsidRDefault="000A6604" w:rsidP="005E69E8">
            <w:pPr>
              <w:widowControl w:val="0"/>
              <w:snapToGrid w:val="0"/>
              <w:jc w:val="right"/>
              <w:rPr>
                <w:ins w:id="8632" w:author="Haiyang Liu" w:date="2026-05-21T12:32:00Z" w16du:dateUtc="2026-05-21T05:32:00Z"/>
                <w:color w:val="000000"/>
              </w:rPr>
            </w:pPr>
            <w:ins w:id="8633" w:author="Haiyang Liu" w:date="2026-05-21T12:32:00Z" w16du:dateUtc="2026-05-21T05:32:00Z">
              <w:r w:rsidRPr="00694AE7">
                <w:rPr>
                  <w:color w:val="000000"/>
                </w:rPr>
                <w:t>-.044(.056)</w:t>
              </w:r>
            </w:ins>
          </w:p>
        </w:tc>
        <w:tc>
          <w:tcPr>
            <w:tcW w:w="1620" w:type="dxa"/>
            <w:vAlign w:val="center"/>
          </w:tcPr>
          <w:p w14:paraId="2188EDE0" w14:textId="77777777" w:rsidR="000A6604" w:rsidRPr="00694AE7" w:rsidRDefault="000A6604" w:rsidP="005E69E8">
            <w:pPr>
              <w:widowControl w:val="0"/>
              <w:snapToGrid w:val="0"/>
              <w:jc w:val="right"/>
              <w:rPr>
                <w:ins w:id="8634" w:author="Haiyang Liu" w:date="2026-05-21T12:32:00Z" w16du:dateUtc="2026-05-21T05:32:00Z"/>
                <w:color w:val="000000"/>
              </w:rPr>
            </w:pPr>
            <w:ins w:id="8635" w:author="Haiyang Liu" w:date="2026-05-21T12:32:00Z" w16du:dateUtc="2026-05-21T05:32:00Z">
              <w:r w:rsidRPr="00694AE7">
                <w:rPr>
                  <w:color w:val="000000"/>
                </w:rPr>
                <w:t>.241</w:t>
              </w:r>
              <w:r w:rsidRPr="00694AE7">
                <w:rPr>
                  <w:rFonts w:eastAsia="DengXian"/>
                  <w:vertAlign w:val="superscript"/>
                </w:rPr>
                <w:t>**</w:t>
              </w:r>
              <w:r w:rsidRPr="00694AE7">
                <w:rPr>
                  <w:color w:val="000000"/>
                </w:rPr>
                <w:t>(.078)</w:t>
              </w:r>
            </w:ins>
          </w:p>
        </w:tc>
        <w:tc>
          <w:tcPr>
            <w:tcW w:w="1620" w:type="dxa"/>
            <w:noWrap/>
            <w:vAlign w:val="center"/>
            <w:hideMark/>
          </w:tcPr>
          <w:p w14:paraId="1D1A6858" w14:textId="77777777" w:rsidR="000A6604" w:rsidRPr="00694AE7" w:rsidRDefault="000A6604" w:rsidP="005E69E8">
            <w:pPr>
              <w:widowControl w:val="0"/>
              <w:snapToGrid w:val="0"/>
              <w:jc w:val="right"/>
              <w:rPr>
                <w:ins w:id="8636" w:author="Haiyang Liu" w:date="2026-05-21T12:32:00Z" w16du:dateUtc="2026-05-21T05:32:00Z"/>
                <w:color w:val="000000"/>
              </w:rPr>
            </w:pPr>
            <w:ins w:id="8637" w:author="Haiyang Liu" w:date="2026-05-21T12:32:00Z" w16du:dateUtc="2026-05-21T05:32:00Z">
              <w:r w:rsidRPr="00694AE7">
                <w:rPr>
                  <w:color w:val="000000"/>
                </w:rPr>
                <w:t>.065</w:t>
              </w:r>
              <w:r w:rsidRPr="00694AE7">
                <w:rPr>
                  <w:rFonts w:eastAsia="DengXian"/>
                  <w:vertAlign w:val="superscript"/>
                </w:rPr>
                <w:t>*</w:t>
              </w:r>
              <w:r w:rsidRPr="00694AE7">
                <w:rPr>
                  <w:color w:val="000000"/>
                </w:rPr>
                <w:t>(.029)</w:t>
              </w:r>
            </w:ins>
          </w:p>
        </w:tc>
        <w:tc>
          <w:tcPr>
            <w:tcW w:w="1710" w:type="dxa"/>
            <w:noWrap/>
            <w:vAlign w:val="center"/>
          </w:tcPr>
          <w:p w14:paraId="1921B3C4" w14:textId="77777777" w:rsidR="000A6604" w:rsidRPr="00694AE7" w:rsidRDefault="000A6604" w:rsidP="005E69E8">
            <w:pPr>
              <w:widowControl w:val="0"/>
              <w:snapToGrid w:val="0"/>
              <w:jc w:val="right"/>
              <w:rPr>
                <w:ins w:id="8638" w:author="Haiyang Liu" w:date="2026-05-21T12:32:00Z" w16du:dateUtc="2026-05-21T05:32:00Z"/>
                <w:color w:val="000000"/>
              </w:rPr>
            </w:pPr>
            <w:ins w:id="8639" w:author="Haiyang Liu" w:date="2026-05-21T12:32:00Z" w16du:dateUtc="2026-05-21T05:32:00Z">
              <w:r w:rsidRPr="00694AE7">
                <w:rPr>
                  <w:color w:val="000000"/>
                </w:rPr>
                <w:t>-.187(.123)</w:t>
              </w:r>
            </w:ins>
          </w:p>
        </w:tc>
      </w:tr>
      <w:tr w:rsidR="000A6604" w:rsidRPr="00694AE7" w14:paraId="54676639" w14:textId="77777777" w:rsidTr="005E69E8">
        <w:trPr>
          <w:trHeight w:val="308"/>
          <w:jc w:val="center"/>
          <w:ins w:id="8640" w:author="Haiyang Liu" w:date="2026-05-21T12:32:00Z"/>
        </w:trPr>
        <w:tc>
          <w:tcPr>
            <w:tcW w:w="3690" w:type="dxa"/>
            <w:vAlign w:val="center"/>
          </w:tcPr>
          <w:p w14:paraId="616D3D3E" w14:textId="77777777" w:rsidR="000A6604" w:rsidRPr="00694AE7" w:rsidRDefault="000A6604" w:rsidP="005E69E8">
            <w:pPr>
              <w:widowControl w:val="0"/>
              <w:snapToGrid w:val="0"/>
              <w:rPr>
                <w:ins w:id="8641" w:author="Haiyang Liu" w:date="2026-05-21T12:32:00Z" w16du:dateUtc="2026-05-21T05:32:00Z"/>
                <w:color w:val="000000"/>
              </w:rPr>
            </w:pPr>
          </w:p>
        </w:tc>
        <w:tc>
          <w:tcPr>
            <w:tcW w:w="1800" w:type="dxa"/>
            <w:noWrap/>
            <w:vAlign w:val="center"/>
          </w:tcPr>
          <w:p w14:paraId="36D36B56" w14:textId="77777777" w:rsidR="000A6604" w:rsidRPr="00694AE7" w:rsidRDefault="000A6604" w:rsidP="005E69E8">
            <w:pPr>
              <w:widowControl w:val="0"/>
              <w:snapToGrid w:val="0"/>
              <w:jc w:val="right"/>
              <w:rPr>
                <w:ins w:id="8642" w:author="Haiyang Liu" w:date="2026-05-21T12:32:00Z" w16du:dateUtc="2026-05-21T05:32:00Z"/>
                <w:color w:val="000000"/>
              </w:rPr>
            </w:pPr>
          </w:p>
        </w:tc>
        <w:tc>
          <w:tcPr>
            <w:tcW w:w="1620" w:type="dxa"/>
            <w:vAlign w:val="center"/>
          </w:tcPr>
          <w:p w14:paraId="67C986B9" w14:textId="77777777" w:rsidR="000A6604" w:rsidRPr="00694AE7" w:rsidRDefault="000A6604" w:rsidP="005E69E8">
            <w:pPr>
              <w:widowControl w:val="0"/>
              <w:snapToGrid w:val="0"/>
              <w:jc w:val="right"/>
              <w:rPr>
                <w:ins w:id="8643" w:author="Haiyang Liu" w:date="2026-05-21T12:32:00Z" w16du:dateUtc="2026-05-21T05:32:00Z"/>
                <w:color w:val="000000"/>
              </w:rPr>
            </w:pPr>
          </w:p>
        </w:tc>
        <w:tc>
          <w:tcPr>
            <w:tcW w:w="1620" w:type="dxa"/>
            <w:noWrap/>
            <w:vAlign w:val="center"/>
          </w:tcPr>
          <w:p w14:paraId="39426829" w14:textId="77777777" w:rsidR="000A6604" w:rsidRPr="00694AE7" w:rsidRDefault="000A6604" w:rsidP="005E69E8">
            <w:pPr>
              <w:widowControl w:val="0"/>
              <w:snapToGrid w:val="0"/>
              <w:jc w:val="right"/>
              <w:rPr>
                <w:ins w:id="8644" w:author="Haiyang Liu" w:date="2026-05-21T12:32:00Z" w16du:dateUtc="2026-05-21T05:32:00Z"/>
                <w:color w:val="000000"/>
              </w:rPr>
            </w:pPr>
          </w:p>
        </w:tc>
        <w:tc>
          <w:tcPr>
            <w:tcW w:w="1710" w:type="dxa"/>
            <w:noWrap/>
            <w:vAlign w:val="center"/>
          </w:tcPr>
          <w:p w14:paraId="43A2B786" w14:textId="77777777" w:rsidR="000A6604" w:rsidRPr="00694AE7" w:rsidRDefault="000A6604" w:rsidP="005E69E8">
            <w:pPr>
              <w:widowControl w:val="0"/>
              <w:snapToGrid w:val="0"/>
              <w:jc w:val="right"/>
              <w:rPr>
                <w:ins w:id="8645" w:author="Haiyang Liu" w:date="2026-05-21T12:32:00Z" w16du:dateUtc="2026-05-21T05:32:00Z"/>
                <w:color w:val="000000"/>
              </w:rPr>
            </w:pPr>
          </w:p>
        </w:tc>
      </w:tr>
      <w:tr w:rsidR="000A6604" w:rsidRPr="00694AE7" w14:paraId="16305F71" w14:textId="77777777" w:rsidTr="005E69E8">
        <w:trPr>
          <w:trHeight w:val="308"/>
          <w:jc w:val="center"/>
          <w:ins w:id="8646" w:author="Haiyang Liu" w:date="2026-05-21T12:32:00Z"/>
        </w:trPr>
        <w:tc>
          <w:tcPr>
            <w:tcW w:w="3690" w:type="dxa"/>
            <w:vAlign w:val="center"/>
          </w:tcPr>
          <w:p w14:paraId="1DC96AAE" w14:textId="77777777" w:rsidR="000A6604" w:rsidRPr="00694AE7" w:rsidRDefault="000A6604" w:rsidP="005E69E8">
            <w:pPr>
              <w:widowControl w:val="0"/>
              <w:snapToGrid w:val="0"/>
              <w:rPr>
                <w:ins w:id="8647" w:author="Haiyang Liu" w:date="2026-05-21T12:32:00Z" w16du:dateUtc="2026-05-21T05:32:00Z"/>
                <w:b/>
                <w:bCs/>
                <w:color w:val="000000"/>
              </w:rPr>
            </w:pPr>
            <w:ins w:id="8648" w:author="Haiyang Liu" w:date="2026-05-21T12:32:00Z" w16du:dateUtc="2026-05-21T05:32:00Z">
              <w:r w:rsidRPr="00694AE7">
                <w:rPr>
                  <w:b/>
                  <w:bCs/>
                  <w:color w:val="000000"/>
                </w:rPr>
                <w:t>Dynamic mediators</w:t>
              </w:r>
            </w:ins>
          </w:p>
        </w:tc>
        <w:tc>
          <w:tcPr>
            <w:tcW w:w="1800" w:type="dxa"/>
            <w:noWrap/>
            <w:vAlign w:val="center"/>
          </w:tcPr>
          <w:p w14:paraId="530E641C" w14:textId="77777777" w:rsidR="000A6604" w:rsidRPr="00694AE7" w:rsidRDefault="000A6604" w:rsidP="005E69E8">
            <w:pPr>
              <w:widowControl w:val="0"/>
              <w:snapToGrid w:val="0"/>
              <w:jc w:val="right"/>
              <w:rPr>
                <w:ins w:id="8649" w:author="Haiyang Liu" w:date="2026-05-21T12:32:00Z" w16du:dateUtc="2026-05-21T05:32:00Z"/>
                <w:color w:val="000000"/>
              </w:rPr>
            </w:pPr>
          </w:p>
        </w:tc>
        <w:tc>
          <w:tcPr>
            <w:tcW w:w="1620" w:type="dxa"/>
            <w:vAlign w:val="center"/>
          </w:tcPr>
          <w:p w14:paraId="6A236A46" w14:textId="77777777" w:rsidR="000A6604" w:rsidRPr="00694AE7" w:rsidRDefault="000A6604" w:rsidP="005E69E8">
            <w:pPr>
              <w:widowControl w:val="0"/>
              <w:snapToGrid w:val="0"/>
              <w:jc w:val="right"/>
              <w:rPr>
                <w:ins w:id="8650" w:author="Haiyang Liu" w:date="2026-05-21T12:32:00Z" w16du:dateUtc="2026-05-21T05:32:00Z"/>
                <w:color w:val="000000"/>
              </w:rPr>
            </w:pPr>
          </w:p>
        </w:tc>
        <w:tc>
          <w:tcPr>
            <w:tcW w:w="1620" w:type="dxa"/>
            <w:noWrap/>
            <w:vAlign w:val="center"/>
          </w:tcPr>
          <w:p w14:paraId="6BB0F30B" w14:textId="77777777" w:rsidR="000A6604" w:rsidRPr="00694AE7" w:rsidRDefault="000A6604" w:rsidP="005E69E8">
            <w:pPr>
              <w:widowControl w:val="0"/>
              <w:snapToGrid w:val="0"/>
              <w:jc w:val="right"/>
              <w:rPr>
                <w:ins w:id="8651" w:author="Haiyang Liu" w:date="2026-05-21T12:32:00Z" w16du:dateUtc="2026-05-21T05:32:00Z"/>
                <w:color w:val="000000"/>
              </w:rPr>
            </w:pPr>
          </w:p>
        </w:tc>
        <w:tc>
          <w:tcPr>
            <w:tcW w:w="1710" w:type="dxa"/>
            <w:noWrap/>
            <w:vAlign w:val="center"/>
          </w:tcPr>
          <w:p w14:paraId="7E68D13F" w14:textId="77777777" w:rsidR="000A6604" w:rsidRPr="00694AE7" w:rsidRDefault="000A6604" w:rsidP="005E69E8">
            <w:pPr>
              <w:widowControl w:val="0"/>
              <w:snapToGrid w:val="0"/>
              <w:jc w:val="right"/>
              <w:rPr>
                <w:ins w:id="8652" w:author="Haiyang Liu" w:date="2026-05-21T12:32:00Z" w16du:dateUtc="2026-05-21T05:32:00Z"/>
                <w:color w:val="000000"/>
              </w:rPr>
            </w:pPr>
          </w:p>
        </w:tc>
      </w:tr>
      <w:tr w:rsidR="000A6604" w:rsidRPr="00694AE7" w14:paraId="48CDAE2E" w14:textId="77777777" w:rsidTr="005E69E8">
        <w:trPr>
          <w:trHeight w:val="308"/>
          <w:jc w:val="center"/>
          <w:ins w:id="8653" w:author="Haiyang Liu" w:date="2026-05-21T12:32:00Z"/>
        </w:trPr>
        <w:tc>
          <w:tcPr>
            <w:tcW w:w="3690" w:type="dxa"/>
            <w:vAlign w:val="center"/>
          </w:tcPr>
          <w:p w14:paraId="58CA27C6" w14:textId="77777777" w:rsidR="000A6604" w:rsidRPr="00694AE7" w:rsidRDefault="000A6604" w:rsidP="005E69E8">
            <w:pPr>
              <w:widowControl w:val="0"/>
              <w:snapToGrid w:val="0"/>
              <w:rPr>
                <w:ins w:id="8654" w:author="Haiyang Liu" w:date="2026-05-21T12:32:00Z" w16du:dateUtc="2026-05-21T05:32:00Z"/>
                <w:color w:val="000000"/>
              </w:rPr>
            </w:pPr>
            <w:ins w:id="8655" w:author="Haiyang Liu" w:date="2026-05-21T12:32:00Z" w16du:dateUtc="2026-05-21T05:32:00Z">
              <w:r w:rsidRPr="00694AE7">
                <w:rPr>
                  <w:rFonts w:eastAsia="DengXian"/>
                </w:rPr>
                <w:t>Intercept (</w:t>
              </w:r>
              <w:r w:rsidRPr="00694AE7">
                <w:rPr>
                  <w:rFonts w:eastAsia="DengXian"/>
                  <w:i/>
                  <w:iCs/>
                </w:rPr>
                <w:t>i</w:t>
              </w:r>
              <w:r w:rsidRPr="00694AE7">
                <w:rPr>
                  <w:rFonts w:eastAsia="DengXian"/>
                </w:rPr>
                <w:t>)</w:t>
              </w:r>
            </w:ins>
          </w:p>
        </w:tc>
        <w:tc>
          <w:tcPr>
            <w:tcW w:w="1800" w:type="dxa"/>
            <w:noWrap/>
            <w:vAlign w:val="center"/>
          </w:tcPr>
          <w:p w14:paraId="5E64B9D5" w14:textId="77777777" w:rsidR="000A6604" w:rsidRPr="00694AE7" w:rsidRDefault="000A6604" w:rsidP="005E69E8">
            <w:pPr>
              <w:widowControl w:val="0"/>
              <w:snapToGrid w:val="0"/>
              <w:jc w:val="right"/>
              <w:rPr>
                <w:ins w:id="8656" w:author="Haiyang Liu" w:date="2026-05-21T12:32:00Z" w16du:dateUtc="2026-05-21T05:32:00Z"/>
                <w:color w:val="000000"/>
              </w:rPr>
            </w:pPr>
          </w:p>
        </w:tc>
        <w:tc>
          <w:tcPr>
            <w:tcW w:w="1620" w:type="dxa"/>
            <w:vAlign w:val="center"/>
          </w:tcPr>
          <w:p w14:paraId="593A1797" w14:textId="77777777" w:rsidR="000A6604" w:rsidRPr="00694AE7" w:rsidRDefault="000A6604" w:rsidP="005E69E8">
            <w:pPr>
              <w:widowControl w:val="0"/>
              <w:snapToGrid w:val="0"/>
              <w:jc w:val="right"/>
              <w:rPr>
                <w:ins w:id="8657" w:author="Haiyang Liu" w:date="2026-05-21T12:32:00Z" w16du:dateUtc="2026-05-21T05:32:00Z"/>
                <w:color w:val="000000"/>
              </w:rPr>
            </w:pPr>
          </w:p>
        </w:tc>
        <w:tc>
          <w:tcPr>
            <w:tcW w:w="1620" w:type="dxa"/>
            <w:noWrap/>
            <w:vAlign w:val="center"/>
          </w:tcPr>
          <w:p w14:paraId="24A7D552" w14:textId="77777777" w:rsidR="000A6604" w:rsidRPr="00694AE7" w:rsidRDefault="000A6604" w:rsidP="005E69E8">
            <w:pPr>
              <w:widowControl w:val="0"/>
              <w:snapToGrid w:val="0"/>
              <w:jc w:val="right"/>
              <w:rPr>
                <w:ins w:id="8658" w:author="Haiyang Liu" w:date="2026-05-21T12:32:00Z" w16du:dateUtc="2026-05-21T05:32:00Z"/>
                <w:color w:val="000000"/>
              </w:rPr>
            </w:pPr>
          </w:p>
        </w:tc>
        <w:tc>
          <w:tcPr>
            <w:tcW w:w="1710" w:type="dxa"/>
            <w:noWrap/>
            <w:vAlign w:val="center"/>
          </w:tcPr>
          <w:p w14:paraId="55AF7FFB" w14:textId="77777777" w:rsidR="000A6604" w:rsidRPr="00694AE7" w:rsidRDefault="000A6604" w:rsidP="005E69E8">
            <w:pPr>
              <w:widowControl w:val="0"/>
              <w:snapToGrid w:val="0"/>
              <w:jc w:val="right"/>
              <w:rPr>
                <w:ins w:id="8659" w:author="Haiyang Liu" w:date="2026-05-21T12:32:00Z" w16du:dateUtc="2026-05-21T05:32:00Z"/>
                <w:color w:val="000000"/>
              </w:rPr>
            </w:pPr>
            <w:ins w:id="8660" w:author="Haiyang Liu" w:date="2026-05-21T12:32:00Z" w16du:dateUtc="2026-05-21T05:32:00Z">
              <w:r w:rsidRPr="00694AE7">
                <w:rPr>
                  <w:color w:val="000000"/>
                </w:rPr>
                <w:t>-.464</w:t>
              </w:r>
              <w:r w:rsidRPr="00694AE7">
                <w:rPr>
                  <w:rFonts w:eastAsia="DengXian"/>
                  <w:vertAlign w:val="superscript"/>
                </w:rPr>
                <w:t>***</w:t>
              </w:r>
              <w:r w:rsidRPr="00694AE7">
                <w:rPr>
                  <w:color w:val="000000"/>
                </w:rPr>
                <w:t>(.108)</w:t>
              </w:r>
            </w:ins>
          </w:p>
        </w:tc>
      </w:tr>
      <w:tr w:rsidR="000A6604" w:rsidRPr="00694AE7" w14:paraId="76F7DC61" w14:textId="77777777" w:rsidTr="005E69E8">
        <w:trPr>
          <w:trHeight w:val="308"/>
          <w:jc w:val="center"/>
          <w:ins w:id="8661" w:author="Haiyang Liu" w:date="2026-05-21T12:32:00Z"/>
        </w:trPr>
        <w:tc>
          <w:tcPr>
            <w:tcW w:w="3690" w:type="dxa"/>
            <w:vAlign w:val="center"/>
          </w:tcPr>
          <w:p w14:paraId="159FE711" w14:textId="77777777" w:rsidR="000A6604" w:rsidRPr="00694AE7" w:rsidDel="00123298" w:rsidRDefault="000A6604" w:rsidP="005E69E8">
            <w:pPr>
              <w:widowControl w:val="0"/>
              <w:snapToGrid w:val="0"/>
              <w:rPr>
                <w:ins w:id="8662" w:author="Haiyang Liu" w:date="2026-05-21T12:32:00Z" w16du:dateUtc="2026-05-21T05:32:00Z"/>
                <w:rFonts w:eastAsia="DengXian"/>
              </w:rPr>
            </w:pPr>
            <w:ins w:id="8663" w:author="Haiyang Liu" w:date="2026-05-21T12:32:00Z" w16du:dateUtc="2026-05-21T05:32:00Z">
              <w:r w:rsidRPr="00694AE7">
                <w:rPr>
                  <w:rFonts w:eastAsia="DengXian"/>
                </w:rPr>
                <w:t>Linear term (</w:t>
              </w:r>
              <w:r w:rsidRPr="00694AE7">
                <w:rPr>
                  <w:rFonts w:eastAsia="DengXian"/>
                  <w:i/>
                  <w:iCs/>
                </w:rPr>
                <w:t>s</w:t>
              </w:r>
              <w:r w:rsidRPr="00694AE7">
                <w:rPr>
                  <w:rFonts w:eastAsia="DengXian"/>
                </w:rPr>
                <w:t>)</w:t>
              </w:r>
            </w:ins>
          </w:p>
        </w:tc>
        <w:tc>
          <w:tcPr>
            <w:tcW w:w="1800" w:type="dxa"/>
            <w:noWrap/>
            <w:vAlign w:val="center"/>
          </w:tcPr>
          <w:p w14:paraId="32702E2D" w14:textId="77777777" w:rsidR="000A6604" w:rsidRPr="00694AE7" w:rsidRDefault="000A6604" w:rsidP="005E69E8">
            <w:pPr>
              <w:widowControl w:val="0"/>
              <w:snapToGrid w:val="0"/>
              <w:jc w:val="right"/>
              <w:rPr>
                <w:ins w:id="8664" w:author="Haiyang Liu" w:date="2026-05-21T12:32:00Z" w16du:dateUtc="2026-05-21T05:32:00Z"/>
                <w:color w:val="000000"/>
              </w:rPr>
            </w:pPr>
          </w:p>
        </w:tc>
        <w:tc>
          <w:tcPr>
            <w:tcW w:w="1620" w:type="dxa"/>
            <w:vAlign w:val="center"/>
          </w:tcPr>
          <w:p w14:paraId="14A83444" w14:textId="77777777" w:rsidR="000A6604" w:rsidRPr="00694AE7" w:rsidRDefault="000A6604" w:rsidP="005E69E8">
            <w:pPr>
              <w:widowControl w:val="0"/>
              <w:snapToGrid w:val="0"/>
              <w:jc w:val="right"/>
              <w:rPr>
                <w:ins w:id="8665" w:author="Haiyang Liu" w:date="2026-05-21T12:32:00Z" w16du:dateUtc="2026-05-21T05:32:00Z"/>
                <w:color w:val="000000"/>
              </w:rPr>
            </w:pPr>
          </w:p>
        </w:tc>
        <w:tc>
          <w:tcPr>
            <w:tcW w:w="1620" w:type="dxa"/>
            <w:noWrap/>
            <w:vAlign w:val="center"/>
          </w:tcPr>
          <w:p w14:paraId="13E9C5DC" w14:textId="77777777" w:rsidR="000A6604" w:rsidRPr="00694AE7" w:rsidRDefault="000A6604" w:rsidP="005E69E8">
            <w:pPr>
              <w:widowControl w:val="0"/>
              <w:snapToGrid w:val="0"/>
              <w:jc w:val="right"/>
              <w:rPr>
                <w:ins w:id="8666" w:author="Haiyang Liu" w:date="2026-05-21T12:32:00Z" w16du:dateUtc="2026-05-21T05:32:00Z"/>
                <w:color w:val="000000"/>
              </w:rPr>
            </w:pPr>
          </w:p>
        </w:tc>
        <w:tc>
          <w:tcPr>
            <w:tcW w:w="1710" w:type="dxa"/>
            <w:noWrap/>
            <w:vAlign w:val="center"/>
          </w:tcPr>
          <w:p w14:paraId="0A584265" w14:textId="77777777" w:rsidR="000A6604" w:rsidRPr="00694AE7" w:rsidRDefault="000A6604" w:rsidP="005E69E8">
            <w:pPr>
              <w:widowControl w:val="0"/>
              <w:snapToGrid w:val="0"/>
              <w:jc w:val="right"/>
              <w:rPr>
                <w:ins w:id="8667" w:author="Haiyang Liu" w:date="2026-05-21T12:32:00Z" w16du:dateUtc="2026-05-21T05:32:00Z"/>
                <w:color w:val="000000"/>
              </w:rPr>
            </w:pPr>
            <w:ins w:id="8668" w:author="Haiyang Liu" w:date="2026-05-21T12:32:00Z" w16du:dateUtc="2026-05-21T05:32:00Z">
              <w:r w:rsidRPr="00694AE7">
                <w:rPr>
                  <w:color w:val="000000"/>
                </w:rPr>
                <w:t>1.578</w:t>
              </w:r>
              <w:r w:rsidRPr="00694AE7">
                <w:rPr>
                  <w:rFonts w:eastAsia="DengXian"/>
                  <w:vertAlign w:val="superscript"/>
                </w:rPr>
                <w:t>**</w:t>
              </w:r>
              <w:r w:rsidRPr="00694AE7">
                <w:rPr>
                  <w:color w:val="000000"/>
                </w:rPr>
                <w:t>(.495)</w:t>
              </w:r>
            </w:ins>
          </w:p>
        </w:tc>
      </w:tr>
      <w:tr w:rsidR="000A6604" w:rsidRPr="00694AE7" w14:paraId="725A5CDC" w14:textId="77777777" w:rsidTr="005E69E8">
        <w:trPr>
          <w:trHeight w:val="308"/>
          <w:jc w:val="center"/>
          <w:ins w:id="8669" w:author="Haiyang Liu" w:date="2026-05-21T12:32:00Z"/>
        </w:trPr>
        <w:tc>
          <w:tcPr>
            <w:tcW w:w="3690" w:type="dxa"/>
            <w:vAlign w:val="center"/>
          </w:tcPr>
          <w:p w14:paraId="1DCE5E37" w14:textId="77777777" w:rsidR="000A6604" w:rsidRPr="00694AE7" w:rsidRDefault="000A6604" w:rsidP="005E69E8">
            <w:pPr>
              <w:widowControl w:val="0"/>
              <w:snapToGrid w:val="0"/>
              <w:rPr>
                <w:ins w:id="8670" w:author="Haiyang Liu" w:date="2026-05-21T12:32:00Z" w16du:dateUtc="2026-05-21T05:32:00Z"/>
                <w:rFonts w:eastAsia="DengXian"/>
              </w:rPr>
            </w:pPr>
            <w:ins w:id="8671" w:author="Haiyang Liu" w:date="2026-05-21T12:32:00Z" w16du:dateUtc="2026-05-21T05:32:00Z">
              <w:r w:rsidRPr="00694AE7">
                <w:rPr>
                  <w:rFonts w:eastAsia="DengXian"/>
                </w:rPr>
                <w:t>Quadratic term (</w:t>
              </w:r>
              <w:r w:rsidRPr="00694AE7">
                <w:rPr>
                  <w:rFonts w:eastAsia="DengXian"/>
                  <w:i/>
                  <w:iCs/>
                </w:rPr>
                <w:t>q</w:t>
              </w:r>
              <w:r w:rsidRPr="00694AE7">
                <w:rPr>
                  <w:rFonts w:eastAsia="DengXian"/>
                </w:rPr>
                <w:t>)</w:t>
              </w:r>
            </w:ins>
          </w:p>
        </w:tc>
        <w:tc>
          <w:tcPr>
            <w:tcW w:w="1800" w:type="dxa"/>
            <w:noWrap/>
            <w:vAlign w:val="center"/>
          </w:tcPr>
          <w:p w14:paraId="110129E4" w14:textId="77777777" w:rsidR="000A6604" w:rsidRPr="00694AE7" w:rsidRDefault="000A6604" w:rsidP="005E69E8">
            <w:pPr>
              <w:widowControl w:val="0"/>
              <w:snapToGrid w:val="0"/>
              <w:jc w:val="right"/>
              <w:rPr>
                <w:ins w:id="8672" w:author="Haiyang Liu" w:date="2026-05-21T12:32:00Z" w16du:dateUtc="2026-05-21T05:32:00Z"/>
                <w:color w:val="000000"/>
              </w:rPr>
            </w:pPr>
          </w:p>
        </w:tc>
        <w:tc>
          <w:tcPr>
            <w:tcW w:w="1620" w:type="dxa"/>
            <w:vAlign w:val="center"/>
          </w:tcPr>
          <w:p w14:paraId="74B0D55C" w14:textId="77777777" w:rsidR="000A6604" w:rsidRPr="00694AE7" w:rsidRDefault="000A6604" w:rsidP="005E69E8">
            <w:pPr>
              <w:widowControl w:val="0"/>
              <w:snapToGrid w:val="0"/>
              <w:jc w:val="right"/>
              <w:rPr>
                <w:ins w:id="8673" w:author="Haiyang Liu" w:date="2026-05-21T12:32:00Z" w16du:dateUtc="2026-05-21T05:32:00Z"/>
                <w:color w:val="000000"/>
              </w:rPr>
            </w:pPr>
          </w:p>
        </w:tc>
        <w:tc>
          <w:tcPr>
            <w:tcW w:w="1620" w:type="dxa"/>
            <w:noWrap/>
            <w:vAlign w:val="center"/>
          </w:tcPr>
          <w:p w14:paraId="3EF619D7" w14:textId="77777777" w:rsidR="000A6604" w:rsidRPr="00694AE7" w:rsidRDefault="000A6604" w:rsidP="005E69E8">
            <w:pPr>
              <w:widowControl w:val="0"/>
              <w:snapToGrid w:val="0"/>
              <w:jc w:val="right"/>
              <w:rPr>
                <w:ins w:id="8674" w:author="Haiyang Liu" w:date="2026-05-21T12:32:00Z" w16du:dateUtc="2026-05-21T05:32:00Z"/>
                <w:color w:val="000000"/>
              </w:rPr>
            </w:pPr>
          </w:p>
        </w:tc>
        <w:tc>
          <w:tcPr>
            <w:tcW w:w="1710" w:type="dxa"/>
            <w:noWrap/>
            <w:vAlign w:val="center"/>
          </w:tcPr>
          <w:p w14:paraId="024A2AD8" w14:textId="77777777" w:rsidR="000A6604" w:rsidRPr="00694AE7" w:rsidRDefault="000A6604" w:rsidP="005E69E8">
            <w:pPr>
              <w:widowControl w:val="0"/>
              <w:snapToGrid w:val="0"/>
              <w:jc w:val="right"/>
              <w:rPr>
                <w:ins w:id="8675" w:author="Haiyang Liu" w:date="2026-05-21T12:32:00Z" w16du:dateUtc="2026-05-21T05:32:00Z"/>
                <w:color w:val="000000"/>
              </w:rPr>
            </w:pPr>
            <w:ins w:id="8676" w:author="Haiyang Liu" w:date="2026-05-21T12:32:00Z" w16du:dateUtc="2026-05-21T05:32:00Z">
              <w:r w:rsidRPr="00694AE7">
                <w:rPr>
                  <w:color w:val="000000"/>
                </w:rPr>
                <w:t>-4.326</w:t>
              </w:r>
              <w:r w:rsidRPr="00694AE7">
                <w:rPr>
                  <w:rFonts w:eastAsia="DengXian"/>
                  <w:vertAlign w:val="superscript"/>
                </w:rPr>
                <w:t>***</w:t>
              </w:r>
              <w:r w:rsidRPr="00694AE7">
                <w:rPr>
                  <w:color w:val="000000"/>
                </w:rPr>
                <w:t>(.588)</w:t>
              </w:r>
            </w:ins>
          </w:p>
        </w:tc>
      </w:tr>
      <w:tr w:rsidR="00CC355E" w:rsidRPr="00694AE7" w14:paraId="025C24E5" w14:textId="77777777" w:rsidTr="005E69E8">
        <w:trPr>
          <w:trHeight w:val="308"/>
          <w:jc w:val="center"/>
          <w:ins w:id="8677" w:author="Haiyang Liu" w:date="2026-05-22T16:50:00Z"/>
        </w:trPr>
        <w:tc>
          <w:tcPr>
            <w:tcW w:w="3690" w:type="dxa"/>
            <w:vAlign w:val="center"/>
          </w:tcPr>
          <w:p w14:paraId="6361A1A9" w14:textId="77777777" w:rsidR="00CC355E" w:rsidRPr="00694AE7" w:rsidRDefault="00CC355E" w:rsidP="005E69E8">
            <w:pPr>
              <w:widowControl w:val="0"/>
              <w:snapToGrid w:val="0"/>
              <w:rPr>
                <w:ins w:id="8678" w:author="Haiyang Liu" w:date="2026-05-22T16:50:00Z" w16du:dateUtc="2026-05-22T09:50:00Z"/>
                <w:rFonts w:eastAsia="DengXian"/>
              </w:rPr>
            </w:pPr>
          </w:p>
        </w:tc>
        <w:tc>
          <w:tcPr>
            <w:tcW w:w="1800" w:type="dxa"/>
            <w:noWrap/>
            <w:vAlign w:val="center"/>
          </w:tcPr>
          <w:p w14:paraId="3383B0FA" w14:textId="77777777" w:rsidR="00CC355E" w:rsidRPr="00694AE7" w:rsidRDefault="00CC355E" w:rsidP="005E69E8">
            <w:pPr>
              <w:widowControl w:val="0"/>
              <w:snapToGrid w:val="0"/>
              <w:jc w:val="right"/>
              <w:rPr>
                <w:ins w:id="8679" w:author="Haiyang Liu" w:date="2026-05-22T16:50:00Z" w16du:dateUtc="2026-05-22T09:50:00Z"/>
                <w:color w:val="000000"/>
              </w:rPr>
            </w:pPr>
          </w:p>
        </w:tc>
        <w:tc>
          <w:tcPr>
            <w:tcW w:w="1620" w:type="dxa"/>
            <w:vAlign w:val="center"/>
          </w:tcPr>
          <w:p w14:paraId="5E2945D4" w14:textId="77777777" w:rsidR="00CC355E" w:rsidRPr="00694AE7" w:rsidRDefault="00CC355E" w:rsidP="005E69E8">
            <w:pPr>
              <w:widowControl w:val="0"/>
              <w:snapToGrid w:val="0"/>
              <w:jc w:val="right"/>
              <w:rPr>
                <w:ins w:id="8680" w:author="Haiyang Liu" w:date="2026-05-22T16:50:00Z" w16du:dateUtc="2026-05-22T09:50:00Z"/>
                <w:color w:val="000000"/>
              </w:rPr>
            </w:pPr>
          </w:p>
        </w:tc>
        <w:tc>
          <w:tcPr>
            <w:tcW w:w="1620" w:type="dxa"/>
            <w:noWrap/>
            <w:vAlign w:val="center"/>
          </w:tcPr>
          <w:p w14:paraId="7068BC24" w14:textId="77777777" w:rsidR="00CC355E" w:rsidRPr="00694AE7" w:rsidRDefault="00CC355E" w:rsidP="005E69E8">
            <w:pPr>
              <w:widowControl w:val="0"/>
              <w:snapToGrid w:val="0"/>
              <w:jc w:val="right"/>
              <w:rPr>
                <w:ins w:id="8681" w:author="Haiyang Liu" w:date="2026-05-22T16:50:00Z" w16du:dateUtc="2026-05-22T09:50:00Z"/>
                <w:color w:val="000000"/>
              </w:rPr>
            </w:pPr>
          </w:p>
        </w:tc>
        <w:tc>
          <w:tcPr>
            <w:tcW w:w="1710" w:type="dxa"/>
            <w:noWrap/>
            <w:vAlign w:val="center"/>
          </w:tcPr>
          <w:p w14:paraId="7D06A105" w14:textId="77777777" w:rsidR="00CC355E" w:rsidRPr="00694AE7" w:rsidRDefault="00CC355E" w:rsidP="005E69E8">
            <w:pPr>
              <w:widowControl w:val="0"/>
              <w:snapToGrid w:val="0"/>
              <w:jc w:val="right"/>
              <w:rPr>
                <w:ins w:id="8682" w:author="Haiyang Liu" w:date="2026-05-22T16:50:00Z" w16du:dateUtc="2026-05-22T09:50:00Z"/>
                <w:color w:val="000000"/>
              </w:rPr>
            </w:pPr>
          </w:p>
        </w:tc>
      </w:tr>
      <w:tr w:rsidR="00CC355E" w:rsidRPr="00694AE7" w14:paraId="66EAD8DA" w14:textId="77777777" w:rsidTr="005E69E8">
        <w:trPr>
          <w:trHeight w:val="308"/>
          <w:jc w:val="center"/>
          <w:ins w:id="8683" w:author="Haiyang Liu" w:date="2026-05-22T16:50:00Z"/>
        </w:trPr>
        <w:tc>
          <w:tcPr>
            <w:tcW w:w="3690" w:type="dxa"/>
            <w:vAlign w:val="center"/>
          </w:tcPr>
          <w:p w14:paraId="74D2CD27" w14:textId="1FF37FA1" w:rsidR="00CC355E" w:rsidRPr="00694AE7" w:rsidRDefault="00CC355E" w:rsidP="00CC355E">
            <w:pPr>
              <w:widowControl w:val="0"/>
              <w:snapToGrid w:val="0"/>
              <w:rPr>
                <w:ins w:id="8684" w:author="Haiyang Liu" w:date="2026-05-22T16:50:00Z" w16du:dateUtc="2026-05-22T09:50:00Z"/>
                <w:rFonts w:eastAsia="DengXian"/>
              </w:rPr>
            </w:pPr>
            <w:ins w:id="8685" w:author="Haiyang Liu" w:date="2026-05-22T16:50:00Z" w16du:dateUtc="2026-05-22T09:50:00Z">
              <w:r w:rsidRPr="00D96649">
                <w:rPr>
                  <w:rFonts w:eastAsia="DengXian"/>
                  <w:b/>
                  <w:bCs/>
                </w:rPr>
                <w:t xml:space="preserve">Random effects </w:t>
              </w:r>
            </w:ins>
          </w:p>
        </w:tc>
        <w:tc>
          <w:tcPr>
            <w:tcW w:w="1800" w:type="dxa"/>
            <w:noWrap/>
            <w:vAlign w:val="center"/>
          </w:tcPr>
          <w:p w14:paraId="56153F03" w14:textId="77777777" w:rsidR="00CC355E" w:rsidRPr="00694AE7" w:rsidRDefault="00CC355E" w:rsidP="00CC355E">
            <w:pPr>
              <w:widowControl w:val="0"/>
              <w:snapToGrid w:val="0"/>
              <w:jc w:val="right"/>
              <w:rPr>
                <w:ins w:id="8686" w:author="Haiyang Liu" w:date="2026-05-22T16:50:00Z" w16du:dateUtc="2026-05-22T09:50:00Z"/>
                <w:color w:val="000000"/>
              </w:rPr>
            </w:pPr>
          </w:p>
        </w:tc>
        <w:tc>
          <w:tcPr>
            <w:tcW w:w="1620" w:type="dxa"/>
            <w:vAlign w:val="center"/>
          </w:tcPr>
          <w:p w14:paraId="081F3ADF" w14:textId="77777777" w:rsidR="00CC355E" w:rsidRPr="00694AE7" w:rsidRDefault="00CC355E" w:rsidP="00CC355E">
            <w:pPr>
              <w:widowControl w:val="0"/>
              <w:snapToGrid w:val="0"/>
              <w:jc w:val="right"/>
              <w:rPr>
                <w:ins w:id="8687" w:author="Haiyang Liu" w:date="2026-05-22T16:50:00Z" w16du:dateUtc="2026-05-22T09:50:00Z"/>
                <w:color w:val="000000"/>
              </w:rPr>
            </w:pPr>
          </w:p>
        </w:tc>
        <w:tc>
          <w:tcPr>
            <w:tcW w:w="1620" w:type="dxa"/>
            <w:noWrap/>
            <w:vAlign w:val="center"/>
          </w:tcPr>
          <w:p w14:paraId="31223C41" w14:textId="77777777" w:rsidR="00CC355E" w:rsidRPr="00694AE7" w:rsidRDefault="00CC355E" w:rsidP="00CC355E">
            <w:pPr>
              <w:widowControl w:val="0"/>
              <w:snapToGrid w:val="0"/>
              <w:jc w:val="right"/>
              <w:rPr>
                <w:ins w:id="8688" w:author="Haiyang Liu" w:date="2026-05-22T16:50:00Z" w16du:dateUtc="2026-05-22T09:50:00Z"/>
                <w:color w:val="000000"/>
              </w:rPr>
            </w:pPr>
          </w:p>
        </w:tc>
        <w:tc>
          <w:tcPr>
            <w:tcW w:w="1710" w:type="dxa"/>
            <w:noWrap/>
            <w:vAlign w:val="center"/>
          </w:tcPr>
          <w:p w14:paraId="096E48C8" w14:textId="77777777" w:rsidR="00CC355E" w:rsidRPr="00694AE7" w:rsidRDefault="00CC355E" w:rsidP="00CC355E">
            <w:pPr>
              <w:widowControl w:val="0"/>
              <w:snapToGrid w:val="0"/>
              <w:jc w:val="right"/>
              <w:rPr>
                <w:ins w:id="8689" w:author="Haiyang Liu" w:date="2026-05-22T16:50:00Z" w16du:dateUtc="2026-05-22T09:50:00Z"/>
                <w:color w:val="000000"/>
              </w:rPr>
            </w:pPr>
          </w:p>
        </w:tc>
      </w:tr>
      <w:tr w:rsidR="00CC355E" w:rsidRPr="00694AE7" w14:paraId="0F06EF44" w14:textId="77777777" w:rsidTr="005E69E8">
        <w:trPr>
          <w:trHeight w:val="308"/>
          <w:jc w:val="center"/>
          <w:ins w:id="8690" w:author="Haiyang Liu" w:date="2026-05-22T16:50:00Z"/>
        </w:trPr>
        <w:tc>
          <w:tcPr>
            <w:tcW w:w="3690" w:type="dxa"/>
            <w:vAlign w:val="center"/>
          </w:tcPr>
          <w:p w14:paraId="48F797DE" w14:textId="5B74019A" w:rsidR="00CC355E" w:rsidRPr="00694AE7" w:rsidRDefault="00CC355E" w:rsidP="00CC355E">
            <w:pPr>
              <w:widowControl w:val="0"/>
              <w:snapToGrid w:val="0"/>
              <w:rPr>
                <w:ins w:id="8691" w:author="Haiyang Liu" w:date="2026-05-22T16:50:00Z" w16du:dateUtc="2026-05-22T09:50:00Z"/>
                <w:rFonts w:eastAsia="DengXian"/>
              </w:rPr>
            </w:pPr>
            <w:ins w:id="8692" w:author="Haiyang Liu" w:date="2026-05-22T16:50:00Z" w16du:dateUtc="2026-05-22T09:50:00Z">
              <w:r>
                <w:rPr>
                  <w:rFonts w:eastAsia="DengXian"/>
                </w:rPr>
                <w:t>R</w:t>
              </w:r>
              <w:r w:rsidRPr="00D96649">
                <w:rPr>
                  <w:rFonts w:eastAsia="DengXian"/>
                </w:rPr>
                <w:t>esidual variances</w:t>
              </w:r>
            </w:ins>
          </w:p>
        </w:tc>
        <w:tc>
          <w:tcPr>
            <w:tcW w:w="1800" w:type="dxa"/>
            <w:noWrap/>
            <w:vAlign w:val="center"/>
          </w:tcPr>
          <w:p w14:paraId="5D89F7C3" w14:textId="558C9CAD" w:rsidR="00CC355E" w:rsidRPr="00694AE7" w:rsidRDefault="00CC355E" w:rsidP="00CC355E">
            <w:pPr>
              <w:widowControl w:val="0"/>
              <w:snapToGrid w:val="0"/>
              <w:jc w:val="right"/>
              <w:rPr>
                <w:ins w:id="8693" w:author="Haiyang Liu" w:date="2026-05-22T16:50:00Z" w16du:dateUtc="2026-05-22T09:50:00Z"/>
                <w:color w:val="000000"/>
              </w:rPr>
            </w:pPr>
            <w:ins w:id="8694" w:author="Haiyang Liu" w:date="2026-05-22T16:50:00Z" w16du:dateUtc="2026-05-22T09:50:00Z">
              <w:r w:rsidRPr="00D96649">
                <w:rPr>
                  <w:rFonts w:eastAsia="DengXian"/>
                </w:rPr>
                <w:t>.</w:t>
              </w:r>
            </w:ins>
            <w:ins w:id="8695" w:author="Haiyang Liu" w:date="2026-05-22T16:52:00Z" w16du:dateUtc="2026-05-22T09:52:00Z">
              <w:r w:rsidR="007A0307">
                <w:rPr>
                  <w:rFonts w:eastAsia="DengXian"/>
                </w:rPr>
                <w:t>173</w:t>
              </w:r>
            </w:ins>
            <w:ins w:id="8696" w:author="Haiyang Liu" w:date="2026-05-22T16:50:00Z" w16du:dateUtc="2026-05-22T09:50:00Z">
              <w:r w:rsidRPr="00D96649">
                <w:rPr>
                  <w:rFonts w:eastAsia="DengXian"/>
                  <w:vertAlign w:val="superscript"/>
                </w:rPr>
                <w:t>*</w:t>
              </w:r>
              <w:r w:rsidRPr="00D96649">
                <w:rPr>
                  <w:rFonts w:eastAsia="DengXian"/>
                </w:rPr>
                <w:t>(.0</w:t>
              </w:r>
            </w:ins>
            <w:ins w:id="8697" w:author="Haiyang Liu" w:date="2026-05-22T16:52:00Z" w16du:dateUtc="2026-05-22T09:52:00Z">
              <w:r w:rsidR="007A0307">
                <w:rPr>
                  <w:rFonts w:eastAsia="DengXian"/>
                </w:rPr>
                <w:t>67</w:t>
              </w:r>
            </w:ins>
            <w:ins w:id="8698" w:author="Haiyang Liu" w:date="2026-05-22T16:50:00Z" w16du:dateUtc="2026-05-22T09:50:00Z">
              <w:r w:rsidRPr="00D96649">
                <w:rPr>
                  <w:rFonts w:eastAsia="DengXian"/>
                </w:rPr>
                <w:t>)</w:t>
              </w:r>
            </w:ins>
          </w:p>
        </w:tc>
        <w:tc>
          <w:tcPr>
            <w:tcW w:w="1620" w:type="dxa"/>
            <w:vAlign w:val="center"/>
          </w:tcPr>
          <w:p w14:paraId="10F2E50F" w14:textId="357AAEB8" w:rsidR="00CC355E" w:rsidRPr="00694AE7" w:rsidRDefault="00CC355E" w:rsidP="00CC355E">
            <w:pPr>
              <w:widowControl w:val="0"/>
              <w:snapToGrid w:val="0"/>
              <w:jc w:val="right"/>
              <w:rPr>
                <w:ins w:id="8699" w:author="Haiyang Liu" w:date="2026-05-22T16:50:00Z" w16du:dateUtc="2026-05-22T09:50:00Z"/>
                <w:color w:val="000000"/>
              </w:rPr>
            </w:pPr>
            <w:ins w:id="8700" w:author="Haiyang Liu" w:date="2026-05-22T16:50:00Z" w16du:dateUtc="2026-05-22T09:50:00Z">
              <w:r w:rsidRPr="00D96649">
                <w:rPr>
                  <w:rFonts w:eastAsia="DengXian"/>
                </w:rPr>
                <w:t>.</w:t>
              </w:r>
            </w:ins>
            <w:ins w:id="8701" w:author="Haiyang Liu" w:date="2026-05-22T16:52:00Z" w16du:dateUtc="2026-05-22T09:52:00Z">
              <w:r w:rsidR="007A0307">
                <w:rPr>
                  <w:rFonts w:eastAsia="DengXian"/>
                </w:rPr>
                <w:t>081</w:t>
              </w:r>
            </w:ins>
            <w:ins w:id="8702" w:author="Haiyang Liu" w:date="2026-05-22T16:50:00Z" w16du:dateUtc="2026-05-22T09:50:00Z">
              <w:r w:rsidRPr="00D96649">
                <w:rPr>
                  <w:rFonts w:eastAsia="DengXian"/>
                </w:rPr>
                <w:t>(.08</w:t>
              </w:r>
            </w:ins>
            <w:ins w:id="8703" w:author="Haiyang Liu" w:date="2026-05-22T16:52:00Z" w16du:dateUtc="2026-05-22T09:52:00Z">
              <w:r w:rsidR="007A0307">
                <w:rPr>
                  <w:rFonts w:eastAsia="DengXian"/>
                </w:rPr>
                <w:t>7</w:t>
              </w:r>
            </w:ins>
            <w:ins w:id="8704" w:author="Haiyang Liu" w:date="2026-05-22T16:50:00Z" w16du:dateUtc="2026-05-22T09:50:00Z">
              <w:r w:rsidRPr="00D96649">
                <w:rPr>
                  <w:rFonts w:eastAsia="DengXian"/>
                </w:rPr>
                <w:t>)</w:t>
              </w:r>
            </w:ins>
          </w:p>
        </w:tc>
        <w:tc>
          <w:tcPr>
            <w:tcW w:w="1620" w:type="dxa"/>
            <w:noWrap/>
            <w:vAlign w:val="center"/>
          </w:tcPr>
          <w:p w14:paraId="514A3588" w14:textId="174D7380" w:rsidR="00CC355E" w:rsidRPr="00694AE7" w:rsidRDefault="00CC355E" w:rsidP="00CC355E">
            <w:pPr>
              <w:widowControl w:val="0"/>
              <w:snapToGrid w:val="0"/>
              <w:jc w:val="right"/>
              <w:rPr>
                <w:ins w:id="8705" w:author="Haiyang Liu" w:date="2026-05-22T16:50:00Z" w16du:dateUtc="2026-05-22T09:50:00Z"/>
                <w:color w:val="000000"/>
              </w:rPr>
            </w:pPr>
            <w:ins w:id="8706" w:author="Haiyang Liu" w:date="2026-05-22T16:50:00Z" w16du:dateUtc="2026-05-22T09:50:00Z">
              <w:r w:rsidRPr="00D96649">
                <w:rPr>
                  <w:rFonts w:eastAsia="DengXian"/>
                </w:rPr>
                <w:t>.0</w:t>
              </w:r>
            </w:ins>
            <w:ins w:id="8707" w:author="Haiyang Liu" w:date="2026-05-22T16:53:00Z" w16du:dateUtc="2026-05-22T09:53:00Z">
              <w:r w:rsidR="007A0307">
                <w:rPr>
                  <w:rFonts w:eastAsia="DengXian"/>
                </w:rPr>
                <w:t>23</w:t>
              </w:r>
            </w:ins>
            <w:ins w:id="8708" w:author="Haiyang Liu" w:date="2026-05-22T16:50:00Z" w16du:dateUtc="2026-05-22T09:50:00Z">
              <w:r w:rsidRPr="00D96649">
                <w:rPr>
                  <w:rFonts w:eastAsia="DengXian"/>
                  <w:vertAlign w:val="superscript"/>
                </w:rPr>
                <w:t>*</w:t>
              </w:r>
              <w:r w:rsidRPr="00D96649">
                <w:rPr>
                  <w:rFonts w:eastAsia="DengXian"/>
                </w:rPr>
                <w:t>(.0</w:t>
              </w:r>
            </w:ins>
            <w:ins w:id="8709" w:author="Haiyang Liu" w:date="2026-05-22T16:53:00Z" w16du:dateUtc="2026-05-22T09:53:00Z">
              <w:r w:rsidR="007A0307">
                <w:rPr>
                  <w:rFonts w:eastAsia="DengXian"/>
                </w:rPr>
                <w:t>09</w:t>
              </w:r>
            </w:ins>
            <w:ins w:id="8710" w:author="Haiyang Liu" w:date="2026-05-22T16:50:00Z" w16du:dateUtc="2026-05-22T09:50:00Z">
              <w:r w:rsidRPr="00D96649">
                <w:rPr>
                  <w:rFonts w:eastAsia="DengXian"/>
                </w:rPr>
                <w:t>)</w:t>
              </w:r>
            </w:ins>
          </w:p>
        </w:tc>
        <w:tc>
          <w:tcPr>
            <w:tcW w:w="1710" w:type="dxa"/>
            <w:noWrap/>
            <w:vAlign w:val="center"/>
          </w:tcPr>
          <w:p w14:paraId="26F48E61" w14:textId="00627BA8" w:rsidR="00CC355E" w:rsidRPr="00694AE7" w:rsidRDefault="00CC355E" w:rsidP="00CC355E">
            <w:pPr>
              <w:widowControl w:val="0"/>
              <w:snapToGrid w:val="0"/>
              <w:jc w:val="right"/>
              <w:rPr>
                <w:ins w:id="8711" w:author="Haiyang Liu" w:date="2026-05-22T16:50:00Z" w16du:dateUtc="2026-05-22T09:50:00Z"/>
                <w:color w:val="000000"/>
              </w:rPr>
            </w:pPr>
            <w:ins w:id="8712" w:author="Haiyang Liu" w:date="2026-05-22T16:50:00Z" w16du:dateUtc="2026-05-22T09:50:00Z">
              <w:r w:rsidRPr="00D96649">
                <w:rPr>
                  <w:rFonts w:eastAsia="DengXian"/>
                </w:rPr>
                <w:t>.</w:t>
              </w:r>
            </w:ins>
            <w:ins w:id="8713" w:author="Haiyang Liu" w:date="2026-05-22T16:53:00Z" w16du:dateUtc="2026-05-22T09:53:00Z">
              <w:r w:rsidR="007A0307">
                <w:rPr>
                  <w:rFonts w:eastAsia="DengXian"/>
                </w:rPr>
                <w:t>272</w:t>
              </w:r>
            </w:ins>
            <w:ins w:id="8714" w:author="Haiyang Liu" w:date="2026-05-22T16:50:00Z" w16du:dateUtc="2026-05-22T09:50:00Z">
              <w:r w:rsidRPr="00D96649">
                <w:rPr>
                  <w:rFonts w:eastAsia="DengXian"/>
                  <w:vertAlign w:val="superscript"/>
                </w:rPr>
                <w:t>***</w:t>
              </w:r>
              <w:r w:rsidRPr="00D96649">
                <w:rPr>
                  <w:rFonts w:eastAsia="DengXian"/>
                </w:rPr>
                <w:t>(.0</w:t>
              </w:r>
            </w:ins>
            <w:ins w:id="8715" w:author="Haiyang Liu" w:date="2026-05-22T16:53:00Z" w16du:dateUtc="2026-05-22T09:53:00Z">
              <w:r w:rsidR="007A0307">
                <w:rPr>
                  <w:rFonts w:eastAsia="DengXian"/>
                </w:rPr>
                <w:t>31</w:t>
              </w:r>
            </w:ins>
            <w:ins w:id="8716" w:author="Haiyang Liu" w:date="2026-05-22T16:50:00Z" w16du:dateUtc="2026-05-22T09:50:00Z">
              <w:r w:rsidRPr="00D96649">
                <w:rPr>
                  <w:rFonts w:eastAsia="DengXian"/>
                </w:rPr>
                <w:t>)</w:t>
              </w:r>
            </w:ins>
          </w:p>
        </w:tc>
      </w:tr>
      <w:tr w:rsidR="00CC355E" w:rsidRPr="00694AE7" w14:paraId="0612A542" w14:textId="77777777" w:rsidTr="005E69E8">
        <w:trPr>
          <w:trHeight w:val="308"/>
          <w:jc w:val="center"/>
          <w:ins w:id="8717" w:author="Haiyang Liu" w:date="2026-05-22T16:50:00Z"/>
        </w:trPr>
        <w:tc>
          <w:tcPr>
            <w:tcW w:w="3690" w:type="dxa"/>
            <w:vAlign w:val="center"/>
          </w:tcPr>
          <w:p w14:paraId="1CE2A94D" w14:textId="6CB023E3" w:rsidR="00CC355E" w:rsidRPr="00694AE7" w:rsidRDefault="00CC355E" w:rsidP="00CC355E">
            <w:pPr>
              <w:widowControl w:val="0"/>
              <w:snapToGrid w:val="0"/>
              <w:rPr>
                <w:ins w:id="8718" w:author="Haiyang Liu" w:date="2026-05-22T16:50:00Z" w16du:dateUtc="2026-05-22T09:50:00Z"/>
                <w:rFonts w:eastAsia="DengXian"/>
              </w:rPr>
            </w:pPr>
            <w:ins w:id="8719" w:author="Haiyang Liu" w:date="2026-05-22T16:50:00Z" w16du:dateUtc="2026-05-22T09:50:00Z">
              <w:r w:rsidRPr="00D96649">
                <w:rPr>
                  <w:rFonts w:eastAsia="DengXian"/>
                </w:rPr>
                <w:t>Cov(</w:t>
              </w:r>
              <w:r w:rsidRPr="00D96649">
                <w:rPr>
                  <w:rFonts w:eastAsia="DengXian"/>
                  <w:i/>
                  <w:iCs/>
                </w:rPr>
                <w:t>i</w:t>
              </w:r>
              <w:r w:rsidRPr="00D96649">
                <w:rPr>
                  <w:rFonts w:eastAsia="DengXian"/>
                </w:rPr>
                <w:t xml:space="preserve">, </w:t>
              </w:r>
              <w:r w:rsidRPr="00D96649">
                <w:rPr>
                  <w:rFonts w:eastAsia="DengXian"/>
                  <w:i/>
                  <w:iCs/>
                </w:rPr>
                <w:t>s</w:t>
              </w:r>
              <w:r w:rsidRPr="00D96649">
                <w:rPr>
                  <w:rFonts w:eastAsia="DengXian"/>
                </w:rPr>
                <w:t>)</w:t>
              </w:r>
            </w:ins>
          </w:p>
        </w:tc>
        <w:tc>
          <w:tcPr>
            <w:tcW w:w="1800" w:type="dxa"/>
            <w:noWrap/>
            <w:vAlign w:val="center"/>
          </w:tcPr>
          <w:p w14:paraId="3E85A05A" w14:textId="35813B13" w:rsidR="00CC355E" w:rsidRPr="00694AE7" w:rsidRDefault="00CC355E" w:rsidP="00CC355E">
            <w:pPr>
              <w:widowControl w:val="0"/>
              <w:snapToGrid w:val="0"/>
              <w:jc w:val="right"/>
              <w:rPr>
                <w:ins w:id="8720" w:author="Haiyang Liu" w:date="2026-05-22T16:50:00Z" w16du:dateUtc="2026-05-22T09:50:00Z"/>
                <w:color w:val="000000"/>
              </w:rPr>
            </w:pPr>
            <w:ins w:id="8721" w:author="Haiyang Liu" w:date="2026-05-22T16:50:00Z" w16du:dateUtc="2026-05-22T09:50:00Z">
              <w:r w:rsidRPr="00D96649">
                <w:rPr>
                  <w:rFonts w:eastAsia="DengXian"/>
                </w:rPr>
                <w:t>.0</w:t>
              </w:r>
            </w:ins>
            <w:ins w:id="8722" w:author="Haiyang Liu" w:date="2026-05-22T16:51:00Z" w16du:dateUtc="2026-05-22T09:51:00Z">
              <w:r w:rsidR="007A0307">
                <w:rPr>
                  <w:rFonts w:eastAsia="DengXian"/>
                </w:rPr>
                <w:t>07</w:t>
              </w:r>
            </w:ins>
            <w:ins w:id="8723" w:author="Haiyang Liu" w:date="2026-05-22T16:50:00Z" w16du:dateUtc="2026-05-22T09:50:00Z">
              <w:r w:rsidRPr="00D96649">
                <w:rPr>
                  <w:rFonts w:eastAsia="DengXian"/>
                </w:rPr>
                <w:t>(.07</w:t>
              </w:r>
            </w:ins>
            <w:ins w:id="8724" w:author="Haiyang Liu" w:date="2026-05-22T16:51:00Z" w16du:dateUtc="2026-05-22T09:51:00Z">
              <w:r w:rsidR="007A0307">
                <w:rPr>
                  <w:rFonts w:eastAsia="DengXian"/>
                </w:rPr>
                <w:t>2</w:t>
              </w:r>
            </w:ins>
            <w:ins w:id="8725" w:author="Haiyang Liu" w:date="2026-05-22T16:50:00Z" w16du:dateUtc="2026-05-22T09:50:00Z">
              <w:r w:rsidRPr="00D96649">
                <w:rPr>
                  <w:rFonts w:eastAsia="DengXian"/>
                </w:rPr>
                <w:t>)</w:t>
              </w:r>
            </w:ins>
          </w:p>
        </w:tc>
        <w:tc>
          <w:tcPr>
            <w:tcW w:w="1620" w:type="dxa"/>
            <w:vAlign w:val="center"/>
          </w:tcPr>
          <w:p w14:paraId="27656B12" w14:textId="77777777" w:rsidR="00CC355E" w:rsidRPr="00694AE7" w:rsidRDefault="00CC355E" w:rsidP="00CC355E">
            <w:pPr>
              <w:widowControl w:val="0"/>
              <w:snapToGrid w:val="0"/>
              <w:jc w:val="right"/>
              <w:rPr>
                <w:ins w:id="8726" w:author="Haiyang Liu" w:date="2026-05-22T16:50:00Z" w16du:dateUtc="2026-05-22T09:50:00Z"/>
                <w:color w:val="000000"/>
              </w:rPr>
            </w:pPr>
          </w:p>
        </w:tc>
        <w:tc>
          <w:tcPr>
            <w:tcW w:w="1620" w:type="dxa"/>
            <w:noWrap/>
            <w:vAlign w:val="center"/>
          </w:tcPr>
          <w:p w14:paraId="78C96B3A" w14:textId="77777777" w:rsidR="00CC355E" w:rsidRPr="00694AE7" w:rsidRDefault="00CC355E" w:rsidP="00CC355E">
            <w:pPr>
              <w:widowControl w:val="0"/>
              <w:snapToGrid w:val="0"/>
              <w:jc w:val="right"/>
              <w:rPr>
                <w:ins w:id="8727" w:author="Haiyang Liu" w:date="2026-05-22T16:50:00Z" w16du:dateUtc="2026-05-22T09:50:00Z"/>
                <w:color w:val="000000"/>
              </w:rPr>
            </w:pPr>
          </w:p>
        </w:tc>
        <w:tc>
          <w:tcPr>
            <w:tcW w:w="1710" w:type="dxa"/>
            <w:noWrap/>
            <w:vAlign w:val="center"/>
          </w:tcPr>
          <w:p w14:paraId="62237A2B" w14:textId="77777777" w:rsidR="00CC355E" w:rsidRPr="00694AE7" w:rsidRDefault="00CC355E" w:rsidP="00CC355E">
            <w:pPr>
              <w:widowControl w:val="0"/>
              <w:snapToGrid w:val="0"/>
              <w:jc w:val="right"/>
              <w:rPr>
                <w:ins w:id="8728" w:author="Haiyang Liu" w:date="2026-05-22T16:50:00Z" w16du:dateUtc="2026-05-22T09:50:00Z"/>
                <w:color w:val="000000"/>
              </w:rPr>
            </w:pPr>
          </w:p>
        </w:tc>
      </w:tr>
      <w:tr w:rsidR="00CC355E" w:rsidRPr="00694AE7" w14:paraId="6B817A0E" w14:textId="77777777" w:rsidTr="005E69E8">
        <w:trPr>
          <w:trHeight w:val="308"/>
          <w:jc w:val="center"/>
          <w:ins w:id="8729" w:author="Haiyang Liu" w:date="2026-05-22T16:50:00Z"/>
        </w:trPr>
        <w:tc>
          <w:tcPr>
            <w:tcW w:w="3690" w:type="dxa"/>
            <w:vAlign w:val="center"/>
          </w:tcPr>
          <w:p w14:paraId="6113D61E" w14:textId="701411ED" w:rsidR="00CC355E" w:rsidRPr="00694AE7" w:rsidRDefault="00CC355E" w:rsidP="00CC355E">
            <w:pPr>
              <w:widowControl w:val="0"/>
              <w:snapToGrid w:val="0"/>
              <w:rPr>
                <w:ins w:id="8730" w:author="Haiyang Liu" w:date="2026-05-22T16:50:00Z" w16du:dateUtc="2026-05-22T09:50:00Z"/>
                <w:rFonts w:eastAsia="DengXian"/>
              </w:rPr>
            </w:pPr>
            <w:ins w:id="8731" w:author="Haiyang Liu" w:date="2026-05-22T16:50:00Z" w16du:dateUtc="2026-05-22T09:50:00Z">
              <w:r w:rsidRPr="00D96649">
                <w:rPr>
                  <w:rFonts w:eastAsia="DengXian"/>
                </w:rPr>
                <w:t>Cov(</w:t>
              </w:r>
              <w:r w:rsidRPr="00D96649">
                <w:rPr>
                  <w:rFonts w:eastAsia="DengXian"/>
                  <w:i/>
                  <w:iCs/>
                </w:rPr>
                <w:t>i</w:t>
              </w:r>
              <w:r w:rsidRPr="00D96649">
                <w:rPr>
                  <w:rFonts w:eastAsia="DengXian"/>
                </w:rPr>
                <w:t xml:space="preserve">, </w:t>
              </w:r>
              <w:r w:rsidRPr="00D96649">
                <w:rPr>
                  <w:rFonts w:eastAsia="DengXian"/>
                  <w:i/>
                  <w:iCs/>
                </w:rPr>
                <w:t>q</w:t>
              </w:r>
              <w:r w:rsidRPr="00D96649">
                <w:rPr>
                  <w:rFonts w:eastAsia="DengXian"/>
                </w:rPr>
                <w:t>)</w:t>
              </w:r>
            </w:ins>
          </w:p>
        </w:tc>
        <w:tc>
          <w:tcPr>
            <w:tcW w:w="1800" w:type="dxa"/>
            <w:noWrap/>
            <w:vAlign w:val="center"/>
          </w:tcPr>
          <w:p w14:paraId="510A39E1" w14:textId="1331E5AE" w:rsidR="00CC355E" w:rsidRPr="00694AE7" w:rsidRDefault="00CC355E" w:rsidP="00CC355E">
            <w:pPr>
              <w:widowControl w:val="0"/>
              <w:snapToGrid w:val="0"/>
              <w:jc w:val="right"/>
              <w:rPr>
                <w:ins w:id="8732" w:author="Haiyang Liu" w:date="2026-05-22T16:50:00Z" w16du:dateUtc="2026-05-22T09:50:00Z"/>
                <w:color w:val="000000"/>
              </w:rPr>
            </w:pPr>
            <w:ins w:id="8733" w:author="Haiyang Liu" w:date="2026-05-22T16:50:00Z" w16du:dateUtc="2026-05-22T09:50:00Z">
              <w:r w:rsidRPr="00D96649">
                <w:rPr>
                  <w:rFonts w:eastAsia="DengXian"/>
                </w:rPr>
                <w:t>.0</w:t>
              </w:r>
            </w:ins>
            <w:ins w:id="8734" w:author="Haiyang Liu" w:date="2026-05-22T16:52:00Z" w16du:dateUtc="2026-05-22T09:52:00Z">
              <w:r w:rsidR="007A0307">
                <w:rPr>
                  <w:rFonts w:eastAsia="DengXian"/>
                </w:rPr>
                <w:t>05</w:t>
              </w:r>
            </w:ins>
            <w:ins w:id="8735" w:author="Haiyang Liu" w:date="2026-05-22T16:50:00Z" w16du:dateUtc="2026-05-22T09:50:00Z">
              <w:r w:rsidRPr="00D96649">
                <w:rPr>
                  <w:rFonts w:eastAsia="DengXian"/>
                </w:rPr>
                <w:t>(.0</w:t>
              </w:r>
            </w:ins>
            <w:ins w:id="8736" w:author="Haiyang Liu" w:date="2026-05-22T16:51:00Z" w16du:dateUtc="2026-05-22T09:51:00Z">
              <w:r w:rsidR="007A0307">
                <w:rPr>
                  <w:rFonts w:eastAsia="DengXian"/>
                </w:rPr>
                <w:t>18</w:t>
              </w:r>
            </w:ins>
            <w:ins w:id="8737" w:author="Haiyang Liu" w:date="2026-05-22T16:50:00Z" w16du:dateUtc="2026-05-22T09:50:00Z">
              <w:r w:rsidRPr="00D96649">
                <w:rPr>
                  <w:rFonts w:eastAsia="DengXian"/>
                </w:rPr>
                <w:t>)</w:t>
              </w:r>
            </w:ins>
          </w:p>
        </w:tc>
        <w:tc>
          <w:tcPr>
            <w:tcW w:w="1620" w:type="dxa"/>
            <w:vAlign w:val="center"/>
          </w:tcPr>
          <w:p w14:paraId="105B45AE" w14:textId="77777777" w:rsidR="00CC355E" w:rsidRPr="00694AE7" w:rsidRDefault="00CC355E" w:rsidP="00CC355E">
            <w:pPr>
              <w:widowControl w:val="0"/>
              <w:snapToGrid w:val="0"/>
              <w:jc w:val="right"/>
              <w:rPr>
                <w:ins w:id="8738" w:author="Haiyang Liu" w:date="2026-05-22T16:50:00Z" w16du:dateUtc="2026-05-22T09:50:00Z"/>
                <w:color w:val="000000"/>
              </w:rPr>
            </w:pPr>
          </w:p>
        </w:tc>
        <w:tc>
          <w:tcPr>
            <w:tcW w:w="1620" w:type="dxa"/>
            <w:noWrap/>
            <w:vAlign w:val="center"/>
          </w:tcPr>
          <w:p w14:paraId="188CEEFE" w14:textId="77777777" w:rsidR="00CC355E" w:rsidRPr="00694AE7" w:rsidRDefault="00CC355E" w:rsidP="00CC355E">
            <w:pPr>
              <w:widowControl w:val="0"/>
              <w:snapToGrid w:val="0"/>
              <w:jc w:val="right"/>
              <w:rPr>
                <w:ins w:id="8739" w:author="Haiyang Liu" w:date="2026-05-22T16:50:00Z" w16du:dateUtc="2026-05-22T09:50:00Z"/>
                <w:color w:val="000000"/>
              </w:rPr>
            </w:pPr>
          </w:p>
        </w:tc>
        <w:tc>
          <w:tcPr>
            <w:tcW w:w="1710" w:type="dxa"/>
            <w:noWrap/>
            <w:vAlign w:val="center"/>
          </w:tcPr>
          <w:p w14:paraId="71B94463" w14:textId="77777777" w:rsidR="00CC355E" w:rsidRPr="00694AE7" w:rsidRDefault="00CC355E" w:rsidP="00CC355E">
            <w:pPr>
              <w:widowControl w:val="0"/>
              <w:snapToGrid w:val="0"/>
              <w:jc w:val="right"/>
              <w:rPr>
                <w:ins w:id="8740" w:author="Haiyang Liu" w:date="2026-05-22T16:50:00Z" w16du:dateUtc="2026-05-22T09:50:00Z"/>
                <w:color w:val="000000"/>
              </w:rPr>
            </w:pPr>
          </w:p>
        </w:tc>
      </w:tr>
      <w:tr w:rsidR="00CC355E" w:rsidRPr="00694AE7" w14:paraId="591B738A" w14:textId="77777777" w:rsidTr="005E69E8">
        <w:trPr>
          <w:trHeight w:val="308"/>
          <w:jc w:val="center"/>
          <w:ins w:id="8741" w:author="Haiyang Liu" w:date="2026-05-21T12:32:00Z"/>
        </w:trPr>
        <w:tc>
          <w:tcPr>
            <w:tcW w:w="3690" w:type="dxa"/>
            <w:vAlign w:val="center"/>
          </w:tcPr>
          <w:p w14:paraId="0FA94D34" w14:textId="2B76ECFD" w:rsidR="00CC355E" w:rsidRPr="00694AE7" w:rsidRDefault="00CC355E" w:rsidP="00CC355E">
            <w:pPr>
              <w:widowControl w:val="0"/>
              <w:snapToGrid w:val="0"/>
              <w:rPr>
                <w:ins w:id="8742" w:author="Haiyang Liu" w:date="2026-05-21T12:32:00Z" w16du:dateUtc="2026-05-21T05:32:00Z"/>
                <w:rFonts w:eastAsia="DengXian"/>
              </w:rPr>
            </w:pPr>
            <w:ins w:id="8743" w:author="Haiyang Liu" w:date="2026-05-22T16:50:00Z" w16du:dateUtc="2026-05-22T09:50:00Z">
              <w:r w:rsidRPr="00D96649">
                <w:rPr>
                  <w:rFonts w:eastAsia="DengXian"/>
                </w:rPr>
                <w:t>Cov(</w:t>
              </w:r>
              <w:r w:rsidRPr="00D96649">
                <w:rPr>
                  <w:rFonts w:eastAsia="DengXian"/>
                  <w:i/>
                  <w:iCs/>
                </w:rPr>
                <w:t>s</w:t>
              </w:r>
              <w:r w:rsidRPr="00D96649">
                <w:rPr>
                  <w:rFonts w:eastAsia="DengXian"/>
                </w:rPr>
                <w:t xml:space="preserve">, </w:t>
              </w:r>
              <w:r w:rsidRPr="00D96649">
                <w:rPr>
                  <w:rFonts w:eastAsia="DengXian"/>
                  <w:i/>
                  <w:iCs/>
                </w:rPr>
                <w:t>q</w:t>
              </w:r>
              <w:r w:rsidRPr="00D96649">
                <w:rPr>
                  <w:rFonts w:eastAsia="DengXian"/>
                </w:rPr>
                <w:t>)</w:t>
              </w:r>
            </w:ins>
          </w:p>
        </w:tc>
        <w:tc>
          <w:tcPr>
            <w:tcW w:w="1800" w:type="dxa"/>
            <w:noWrap/>
            <w:vAlign w:val="center"/>
          </w:tcPr>
          <w:p w14:paraId="6D036FDF" w14:textId="0B05524F" w:rsidR="00CC355E" w:rsidRPr="00694AE7" w:rsidRDefault="00CC355E" w:rsidP="00CC355E">
            <w:pPr>
              <w:widowControl w:val="0"/>
              <w:snapToGrid w:val="0"/>
              <w:jc w:val="right"/>
              <w:rPr>
                <w:ins w:id="8744" w:author="Haiyang Liu" w:date="2026-05-21T12:32:00Z" w16du:dateUtc="2026-05-21T05:32:00Z"/>
                <w:rFonts w:eastAsia="DengXian"/>
              </w:rPr>
            </w:pPr>
            <w:ins w:id="8745" w:author="Haiyang Liu" w:date="2026-05-22T16:50:00Z" w16du:dateUtc="2026-05-22T09:50:00Z">
              <w:r w:rsidRPr="00D96649">
                <w:rPr>
                  <w:rFonts w:eastAsia="DengXian"/>
                </w:rPr>
                <w:t>.0</w:t>
              </w:r>
            </w:ins>
            <w:ins w:id="8746" w:author="Haiyang Liu" w:date="2026-05-22T16:52:00Z" w16du:dateUtc="2026-05-22T09:52:00Z">
              <w:r w:rsidR="007A0307">
                <w:rPr>
                  <w:rFonts w:eastAsia="DengXian"/>
                </w:rPr>
                <w:t>34</w:t>
              </w:r>
            </w:ins>
            <w:ins w:id="8747" w:author="Haiyang Liu" w:date="2026-05-22T16:50:00Z" w16du:dateUtc="2026-05-22T09:50:00Z">
              <w:r w:rsidRPr="00D96649">
                <w:rPr>
                  <w:rFonts w:eastAsia="DengXian"/>
                </w:rPr>
                <w:t>(.0</w:t>
              </w:r>
            </w:ins>
            <w:ins w:id="8748" w:author="Haiyang Liu" w:date="2026-05-22T16:51:00Z" w16du:dateUtc="2026-05-22T09:51:00Z">
              <w:r w:rsidR="007A0307">
                <w:rPr>
                  <w:rFonts w:eastAsia="DengXian"/>
                </w:rPr>
                <w:t>34</w:t>
              </w:r>
            </w:ins>
            <w:ins w:id="8749" w:author="Haiyang Liu" w:date="2026-05-22T16:50:00Z" w16du:dateUtc="2026-05-22T09:50:00Z">
              <w:r w:rsidRPr="00D96649">
                <w:rPr>
                  <w:rFonts w:eastAsia="DengXian"/>
                </w:rPr>
                <w:t>)</w:t>
              </w:r>
            </w:ins>
          </w:p>
        </w:tc>
        <w:tc>
          <w:tcPr>
            <w:tcW w:w="1620" w:type="dxa"/>
            <w:vAlign w:val="center"/>
          </w:tcPr>
          <w:p w14:paraId="37E7AFC1" w14:textId="77777777" w:rsidR="00CC355E" w:rsidRPr="00694AE7" w:rsidRDefault="00CC355E" w:rsidP="00CC355E">
            <w:pPr>
              <w:widowControl w:val="0"/>
              <w:snapToGrid w:val="0"/>
              <w:jc w:val="right"/>
              <w:rPr>
                <w:ins w:id="8750" w:author="Haiyang Liu" w:date="2026-05-21T12:32:00Z" w16du:dateUtc="2026-05-21T05:32:00Z"/>
                <w:rFonts w:eastAsia="DengXian"/>
              </w:rPr>
            </w:pPr>
          </w:p>
        </w:tc>
        <w:tc>
          <w:tcPr>
            <w:tcW w:w="1620" w:type="dxa"/>
            <w:noWrap/>
            <w:vAlign w:val="center"/>
          </w:tcPr>
          <w:p w14:paraId="4E4E4E9D" w14:textId="77777777" w:rsidR="00CC355E" w:rsidRPr="00694AE7" w:rsidRDefault="00CC355E" w:rsidP="00CC355E">
            <w:pPr>
              <w:widowControl w:val="0"/>
              <w:snapToGrid w:val="0"/>
              <w:jc w:val="right"/>
              <w:rPr>
                <w:ins w:id="8751" w:author="Haiyang Liu" w:date="2026-05-21T12:32:00Z" w16du:dateUtc="2026-05-21T05:32:00Z"/>
                <w:rFonts w:eastAsia="DengXian"/>
              </w:rPr>
            </w:pPr>
          </w:p>
        </w:tc>
        <w:tc>
          <w:tcPr>
            <w:tcW w:w="1710" w:type="dxa"/>
            <w:noWrap/>
            <w:vAlign w:val="center"/>
          </w:tcPr>
          <w:p w14:paraId="2D2AAC29" w14:textId="77777777" w:rsidR="00CC355E" w:rsidRPr="00694AE7" w:rsidRDefault="00CC355E" w:rsidP="00CC355E">
            <w:pPr>
              <w:widowControl w:val="0"/>
              <w:snapToGrid w:val="0"/>
              <w:jc w:val="right"/>
              <w:rPr>
                <w:ins w:id="8752" w:author="Haiyang Liu" w:date="2026-05-21T12:32:00Z" w16du:dateUtc="2026-05-21T05:32:00Z"/>
                <w:rFonts w:eastAsia="DengXian"/>
                <w:color w:val="000000"/>
              </w:rPr>
            </w:pPr>
          </w:p>
        </w:tc>
      </w:tr>
      <w:tr w:rsidR="00A26CFE" w:rsidRPr="00694AE7" w14:paraId="7279AE7C" w14:textId="77777777" w:rsidTr="005E69E8">
        <w:trPr>
          <w:trHeight w:val="308"/>
          <w:jc w:val="center"/>
          <w:ins w:id="8753" w:author="Haiyang Liu" w:date="2026-05-22T16:53:00Z"/>
        </w:trPr>
        <w:tc>
          <w:tcPr>
            <w:tcW w:w="3690" w:type="dxa"/>
            <w:vAlign w:val="center"/>
          </w:tcPr>
          <w:p w14:paraId="62FBC870" w14:textId="77777777" w:rsidR="00A26CFE" w:rsidRPr="00D96649" w:rsidRDefault="00A26CFE" w:rsidP="00CC355E">
            <w:pPr>
              <w:widowControl w:val="0"/>
              <w:snapToGrid w:val="0"/>
              <w:rPr>
                <w:ins w:id="8754" w:author="Haiyang Liu" w:date="2026-05-22T16:53:00Z" w16du:dateUtc="2026-05-22T09:53:00Z"/>
                <w:rFonts w:eastAsia="DengXian"/>
              </w:rPr>
            </w:pPr>
          </w:p>
        </w:tc>
        <w:tc>
          <w:tcPr>
            <w:tcW w:w="1800" w:type="dxa"/>
            <w:noWrap/>
            <w:vAlign w:val="center"/>
          </w:tcPr>
          <w:p w14:paraId="70456BF1" w14:textId="77777777" w:rsidR="00A26CFE" w:rsidRPr="00D96649" w:rsidRDefault="00A26CFE" w:rsidP="00CC355E">
            <w:pPr>
              <w:widowControl w:val="0"/>
              <w:snapToGrid w:val="0"/>
              <w:jc w:val="right"/>
              <w:rPr>
                <w:ins w:id="8755" w:author="Haiyang Liu" w:date="2026-05-22T16:53:00Z" w16du:dateUtc="2026-05-22T09:53:00Z"/>
                <w:rFonts w:eastAsia="DengXian"/>
              </w:rPr>
            </w:pPr>
          </w:p>
        </w:tc>
        <w:tc>
          <w:tcPr>
            <w:tcW w:w="1620" w:type="dxa"/>
            <w:vAlign w:val="center"/>
          </w:tcPr>
          <w:p w14:paraId="324AF509" w14:textId="77777777" w:rsidR="00A26CFE" w:rsidRPr="00694AE7" w:rsidRDefault="00A26CFE" w:rsidP="00CC355E">
            <w:pPr>
              <w:widowControl w:val="0"/>
              <w:snapToGrid w:val="0"/>
              <w:jc w:val="right"/>
              <w:rPr>
                <w:ins w:id="8756" w:author="Haiyang Liu" w:date="2026-05-22T16:53:00Z" w16du:dateUtc="2026-05-22T09:53:00Z"/>
                <w:rFonts w:eastAsia="DengXian"/>
              </w:rPr>
            </w:pPr>
          </w:p>
        </w:tc>
        <w:tc>
          <w:tcPr>
            <w:tcW w:w="1620" w:type="dxa"/>
            <w:noWrap/>
            <w:vAlign w:val="center"/>
          </w:tcPr>
          <w:p w14:paraId="00A7371C" w14:textId="77777777" w:rsidR="00A26CFE" w:rsidRPr="00694AE7" w:rsidRDefault="00A26CFE" w:rsidP="00CC355E">
            <w:pPr>
              <w:widowControl w:val="0"/>
              <w:snapToGrid w:val="0"/>
              <w:jc w:val="right"/>
              <w:rPr>
                <w:ins w:id="8757" w:author="Haiyang Liu" w:date="2026-05-22T16:53:00Z" w16du:dateUtc="2026-05-22T09:53:00Z"/>
                <w:rFonts w:eastAsia="DengXian"/>
              </w:rPr>
            </w:pPr>
          </w:p>
        </w:tc>
        <w:tc>
          <w:tcPr>
            <w:tcW w:w="1710" w:type="dxa"/>
            <w:noWrap/>
            <w:vAlign w:val="center"/>
          </w:tcPr>
          <w:p w14:paraId="29F9E2AC" w14:textId="77777777" w:rsidR="00A26CFE" w:rsidRPr="00694AE7" w:rsidRDefault="00A26CFE" w:rsidP="00CC355E">
            <w:pPr>
              <w:widowControl w:val="0"/>
              <w:snapToGrid w:val="0"/>
              <w:jc w:val="right"/>
              <w:rPr>
                <w:ins w:id="8758" w:author="Haiyang Liu" w:date="2026-05-22T16:53:00Z" w16du:dateUtc="2026-05-22T09:53:00Z"/>
                <w:rFonts w:eastAsia="DengXian"/>
                <w:color w:val="000000"/>
              </w:rPr>
            </w:pPr>
          </w:p>
        </w:tc>
      </w:tr>
      <w:tr w:rsidR="00A26CFE" w:rsidRPr="00694AE7" w14:paraId="1F1EB5C8" w14:textId="77777777" w:rsidTr="005E69E8">
        <w:trPr>
          <w:trHeight w:val="308"/>
          <w:jc w:val="center"/>
          <w:ins w:id="8759" w:author="Haiyang Liu" w:date="2026-05-21T12:32:00Z"/>
        </w:trPr>
        <w:tc>
          <w:tcPr>
            <w:tcW w:w="3690" w:type="dxa"/>
            <w:tcBorders>
              <w:bottom w:val="single" w:sz="4" w:space="0" w:color="auto"/>
            </w:tcBorders>
            <w:vAlign w:val="center"/>
          </w:tcPr>
          <w:p w14:paraId="0D2C5C63" w14:textId="54F71D18" w:rsidR="00A26CFE" w:rsidRPr="00694AE7" w:rsidRDefault="00A26CFE" w:rsidP="00A26CFE">
            <w:pPr>
              <w:widowControl w:val="0"/>
              <w:snapToGrid w:val="0"/>
              <w:rPr>
                <w:ins w:id="8760" w:author="Haiyang Liu" w:date="2026-05-21T12:32:00Z" w16du:dateUtc="2026-05-21T05:32:00Z"/>
                <w:rFonts w:eastAsia="DengXian"/>
              </w:rPr>
            </w:pPr>
            <w:ins w:id="8761" w:author="Haiyang Liu" w:date="2026-05-22T16:53:00Z" w16du:dateUtc="2026-05-22T09:53:00Z">
              <w:r w:rsidRPr="00172734">
                <w:rPr>
                  <w:rFonts w:eastAsia="DengXian"/>
                  <w:i/>
                </w:rPr>
                <w:t>pseudo-R</w:t>
              </w:r>
              <w:r w:rsidRPr="00172734">
                <w:rPr>
                  <w:rFonts w:eastAsia="DengXian"/>
                  <w:i/>
                  <w:vertAlign w:val="superscript"/>
                </w:rPr>
                <w:t>2</w:t>
              </w:r>
            </w:ins>
          </w:p>
        </w:tc>
        <w:tc>
          <w:tcPr>
            <w:tcW w:w="1800" w:type="dxa"/>
            <w:tcBorders>
              <w:bottom w:val="single" w:sz="4" w:space="0" w:color="auto"/>
            </w:tcBorders>
            <w:noWrap/>
            <w:vAlign w:val="center"/>
          </w:tcPr>
          <w:p w14:paraId="79E100FA" w14:textId="77777777" w:rsidR="00A26CFE" w:rsidRPr="00694AE7" w:rsidRDefault="00A26CFE" w:rsidP="00A26CFE">
            <w:pPr>
              <w:widowControl w:val="0"/>
              <w:snapToGrid w:val="0"/>
              <w:jc w:val="right"/>
              <w:rPr>
                <w:ins w:id="8762" w:author="Haiyang Liu" w:date="2026-05-21T12:32:00Z" w16du:dateUtc="2026-05-21T05:32:00Z"/>
                <w:rFonts w:eastAsia="DengXian"/>
              </w:rPr>
            </w:pPr>
            <w:ins w:id="8763" w:author="Haiyang Liu" w:date="2026-05-21T12:32:00Z" w16du:dateUtc="2026-05-21T05:32:00Z">
              <w:r w:rsidRPr="00694AE7">
                <w:rPr>
                  <w:rFonts w:eastAsia="DengXian"/>
                </w:rPr>
                <w:t>.251</w:t>
              </w:r>
              <w:r w:rsidRPr="00694AE7">
                <w:rPr>
                  <w:rFonts w:eastAsia="DengXian"/>
                  <w:vertAlign w:val="superscript"/>
                </w:rPr>
                <w:t>**</w:t>
              </w:r>
            </w:ins>
          </w:p>
        </w:tc>
        <w:tc>
          <w:tcPr>
            <w:tcW w:w="1620" w:type="dxa"/>
            <w:tcBorders>
              <w:bottom w:val="single" w:sz="4" w:space="0" w:color="auto"/>
            </w:tcBorders>
            <w:vAlign w:val="center"/>
          </w:tcPr>
          <w:p w14:paraId="47EF6DCE" w14:textId="77777777" w:rsidR="00A26CFE" w:rsidRPr="00694AE7" w:rsidRDefault="00A26CFE" w:rsidP="00A26CFE">
            <w:pPr>
              <w:widowControl w:val="0"/>
              <w:snapToGrid w:val="0"/>
              <w:jc w:val="right"/>
              <w:rPr>
                <w:ins w:id="8764" w:author="Haiyang Liu" w:date="2026-05-21T12:32:00Z" w16du:dateUtc="2026-05-21T05:32:00Z"/>
                <w:rFonts w:eastAsia="DengXian"/>
              </w:rPr>
            </w:pPr>
            <w:ins w:id="8765" w:author="Haiyang Liu" w:date="2026-05-21T12:32:00Z" w16du:dateUtc="2026-05-21T05:32:00Z">
              <w:r w:rsidRPr="00694AE7">
                <w:rPr>
                  <w:rFonts w:eastAsia="DengXian"/>
                </w:rPr>
                <w:t>.641</w:t>
              </w:r>
              <w:r w:rsidRPr="00694AE7">
                <w:rPr>
                  <w:rFonts w:eastAsia="DengXian"/>
                  <w:vertAlign w:val="superscript"/>
                </w:rPr>
                <w:t>*</w:t>
              </w:r>
            </w:ins>
          </w:p>
        </w:tc>
        <w:tc>
          <w:tcPr>
            <w:tcW w:w="1620" w:type="dxa"/>
            <w:tcBorders>
              <w:bottom w:val="single" w:sz="4" w:space="0" w:color="auto"/>
            </w:tcBorders>
            <w:noWrap/>
            <w:vAlign w:val="center"/>
          </w:tcPr>
          <w:p w14:paraId="475462C2" w14:textId="77777777" w:rsidR="00A26CFE" w:rsidRPr="00694AE7" w:rsidRDefault="00A26CFE" w:rsidP="00A26CFE">
            <w:pPr>
              <w:widowControl w:val="0"/>
              <w:snapToGrid w:val="0"/>
              <w:jc w:val="right"/>
              <w:rPr>
                <w:ins w:id="8766" w:author="Haiyang Liu" w:date="2026-05-21T12:32:00Z" w16du:dateUtc="2026-05-21T05:32:00Z"/>
                <w:rFonts w:eastAsia="DengXian"/>
              </w:rPr>
            </w:pPr>
            <w:ins w:id="8767" w:author="Haiyang Liu" w:date="2026-05-21T12:32:00Z" w16du:dateUtc="2026-05-21T05:32:00Z">
              <w:r w:rsidRPr="00694AE7">
                <w:rPr>
                  <w:rFonts w:eastAsia="DengXian"/>
                </w:rPr>
                <w:t>.416</w:t>
              </w:r>
              <w:r w:rsidRPr="00694AE7">
                <w:rPr>
                  <w:rFonts w:eastAsia="DengXian"/>
                  <w:vertAlign w:val="superscript"/>
                </w:rPr>
                <w:t>**</w:t>
              </w:r>
            </w:ins>
          </w:p>
        </w:tc>
        <w:tc>
          <w:tcPr>
            <w:tcW w:w="1710" w:type="dxa"/>
            <w:tcBorders>
              <w:bottom w:val="single" w:sz="4" w:space="0" w:color="auto"/>
            </w:tcBorders>
            <w:noWrap/>
            <w:vAlign w:val="center"/>
          </w:tcPr>
          <w:p w14:paraId="0B5D8E09" w14:textId="77777777" w:rsidR="00A26CFE" w:rsidRPr="00694AE7" w:rsidRDefault="00A26CFE" w:rsidP="00A26CFE">
            <w:pPr>
              <w:widowControl w:val="0"/>
              <w:snapToGrid w:val="0"/>
              <w:jc w:val="right"/>
              <w:rPr>
                <w:ins w:id="8768" w:author="Haiyang Liu" w:date="2026-05-21T12:32:00Z" w16du:dateUtc="2026-05-21T05:32:00Z"/>
                <w:rFonts w:eastAsia="DengXian"/>
                <w:color w:val="000000"/>
              </w:rPr>
            </w:pPr>
            <w:ins w:id="8769" w:author="Haiyang Liu" w:date="2026-05-21T12:32:00Z" w16du:dateUtc="2026-05-21T05:32:00Z">
              <w:r w:rsidRPr="00694AE7">
                <w:rPr>
                  <w:rFonts w:eastAsia="DengXian"/>
                  <w:color w:val="000000"/>
                </w:rPr>
                <w:t>.651</w:t>
              </w:r>
              <w:r w:rsidRPr="00694AE7">
                <w:rPr>
                  <w:rFonts w:eastAsia="DengXian"/>
                  <w:vertAlign w:val="superscript"/>
                </w:rPr>
                <w:t>***</w:t>
              </w:r>
            </w:ins>
          </w:p>
        </w:tc>
      </w:tr>
    </w:tbl>
    <w:p w14:paraId="0ECA954E" w14:textId="5F2A0E6D" w:rsidR="000A6604" w:rsidRDefault="000A6604" w:rsidP="000A6604">
      <w:pPr>
        <w:widowControl w:val="0"/>
        <w:autoSpaceDE w:val="0"/>
        <w:autoSpaceDN w:val="0"/>
        <w:adjustRightInd w:val="0"/>
        <w:snapToGrid w:val="0"/>
        <w:ind w:right="60"/>
        <w:rPr>
          <w:ins w:id="8770" w:author="Haiyang Liu" w:date="2026-05-21T12:32:00Z" w16du:dateUtc="2026-05-21T05:32:00Z"/>
          <w:rFonts w:eastAsia="DengXian"/>
          <w:bCs/>
          <w:color w:val="000000"/>
          <w:kern w:val="2"/>
        </w:rPr>
      </w:pPr>
      <w:ins w:id="8771" w:author="Haiyang Liu" w:date="2026-05-21T12:32:00Z" w16du:dateUtc="2026-05-21T05:32:00Z">
        <w:r w:rsidRPr="00654781">
          <w:rPr>
            <w:rFonts w:eastAsia="DengXian"/>
            <w:bCs/>
            <w:i/>
            <w:color w:val="000000"/>
            <w:kern w:val="2"/>
          </w:rPr>
          <w:t>Note</w:t>
        </w:r>
        <w:r>
          <w:rPr>
            <w:rFonts w:eastAsia="DengXian"/>
            <w:bCs/>
            <w:color w:val="000000"/>
            <w:kern w:val="2"/>
          </w:rPr>
          <w:t>.</w:t>
        </w:r>
        <w:r>
          <w:rPr>
            <w:rFonts w:eastAsia="DengXian" w:hint="eastAsia"/>
            <w:bCs/>
            <w:color w:val="000000"/>
            <w:kern w:val="2"/>
          </w:rPr>
          <w:t xml:space="preserve"> </w:t>
        </w:r>
        <w:r w:rsidRPr="00C870B2">
          <w:rPr>
            <w:rFonts w:eastAsia="DengXian" w:hint="eastAsia"/>
            <w:bCs/>
            <w:i/>
            <w:iCs/>
            <w:color w:val="000000"/>
            <w:kern w:val="2"/>
          </w:rPr>
          <w:t>N</w:t>
        </w:r>
        <w:r>
          <w:rPr>
            <w:rFonts w:eastAsia="DengXian" w:hint="eastAsia"/>
            <w:bCs/>
            <w:color w:val="000000"/>
            <w:kern w:val="2"/>
          </w:rPr>
          <w:t xml:space="preserve"> = 294.</w:t>
        </w:r>
        <w:r w:rsidRPr="00866F29">
          <w:rPr>
            <w:rFonts w:eastAsia="DengXian"/>
            <w:bCs/>
            <w:color w:val="000000"/>
            <w:kern w:val="2"/>
          </w:rPr>
          <w:t xml:space="preserve"> </w:t>
        </w:r>
        <w:r w:rsidRPr="00866F29">
          <w:rPr>
            <w:rFonts w:eastAsia="DengXian"/>
            <w:vertAlign w:val="superscript"/>
          </w:rPr>
          <w:t>*</w:t>
        </w:r>
        <w:r w:rsidRPr="00866F29">
          <w:rPr>
            <w:rFonts w:eastAsia="DengXian"/>
            <w:bCs/>
            <w:color w:val="000000"/>
            <w:kern w:val="2"/>
          </w:rPr>
          <w:t xml:space="preserve"> </w:t>
        </w:r>
        <w:r w:rsidRPr="00866F29">
          <w:rPr>
            <w:rFonts w:eastAsia="DengXian"/>
            <w:bCs/>
            <w:i/>
            <w:iCs/>
            <w:color w:val="000000"/>
            <w:kern w:val="2"/>
          </w:rPr>
          <w:t xml:space="preserve">p </w:t>
        </w:r>
        <w:r w:rsidRPr="00866F29">
          <w:rPr>
            <w:rFonts w:eastAsia="DengXian"/>
            <w:bCs/>
            <w:color w:val="000000"/>
            <w:kern w:val="2"/>
          </w:rPr>
          <w:t xml:space="preserve">&lt; .05, </w:t>
        </w:r>
        <w:r w:rsidRPr="00866F29">
          <w:rPr>
            <w:rFonts w:eastAsia="DengXian"/>
            <w:vertAlign w:val="superscript"/>
          </w:rPr>
          <w:t>**</w:t>
        </w:r>
        <w:r w:rsidRPr="00866F29">
          <w:rPr>
            <w:rFonts w:eastAsia="DengXian"/>
            <w:bCs/>
            <w:color w:val="000000"/>
            <w:kern w:val="2"/>
          </w:rPr>
          <w:t xml:space="preserve"> </w:t>
        </w:r>
        <w:r w:rsidRPr="00866F29">
          <w:rPr>
            <w:rFonts w:eastAsia="DengXian"/>
            <w:bCs/>
            <w:i/>
            <w:iCs/>
            <w:color w:val="000000"/>
            <w:kern w:val="2"/>
          </w:rPr>
          <w:t xml:space="preserve">p </w:t>
        </w:r>
        <w:r w:rsidRPr="00866F29">
          <w:rPr>
            <w:rFonts w:eastAsia="DengXian"/>
            <w:bCs/>
            <w:color w:val="000000"/>
            <w:kern w:val="2"/>
          </w:rPr>
          <w:t xml:space="preserve">&lt; .01, </w:t>
        </w:r>
        <w:r w:rsidRPr="00866F29">
          <w:rPr>
            <w:rFonts w:eastAsia="DengXian"/>
            <w:vertAlign w:val="superscript"/>
          </w:rPr>
          <w:t>***</w:t>
        </w:r>
        <w:r w:rsidRPr="00866F29">
          <w:rPr>
            <w:rFonts w:eastAsia="DengXian"/>
            <w:bCs/>
            <w:color w:val="000000"/>
            <w:kern w:val="2"/>
          </w:rPr>
          <w:t xml:space="preserve"> </w:t>
        </w:r>
        <w:r w:rsidRPr="00866F29">
          <w:rPr>
            <w:rFonts w:eastAsia="DengXian"/>
            <w:bCs/>
            <w:i/>
            <w:iCs/>
            <w:color w:val="000000"/>
            <w:kern w:val="2"/>
          </w:rPr>
          <w:t xml:space="preserve">p </w:t>
        </w:r>
        <w:r w:rsidRPr="00866F29">
          <w:rPr>
            <w:rFonts w:eastAsia="DengXian"/>
            <w:bCs/>
            <w:color w:val="000000"/>
            <w:kern w:val="2"/>
          </w:rPr>
          <w:t>&lt; .0</w:t>
        </w:r>
        <w:r>
          <w:rPr>
            <w:rFonts w:eastAsia="DengXian"/>
            <w:bCs/>
            <w:color w:val="000000"/>
            <w:kern w:val="2"/>
          </w:rPr>
          <w:t>0</w:t>
        </w:r>
        <w:r w:rsidRPr="00866F29">
          <w:rPr>
            <w:rFonts w:eastAsia="DengXian"/>
            <w:bCs/>
            <w:color w:val="000000"/>
            <w:kern w:val="2"/>
          </w:rPr>
          <w:t>1.</w:t>
        </w:r>
        <w:r>
          <w:rPr>
            <w:rFonts w:eastAsia="DengXian"/>
            <w:bCs/>
            <w:color w:val="000000"/>
            <w:kern w:val="2"/>
          </w:rPr>
          <w:br w:type="page"/>
        </w:r>
      </w:ins>
    </w:p>
    <w:p w14:paraId="55A7321D" w14:textId="27002816" w:rsidR="000A6604" w:rsidRPr="00B50080" w:rsidRDefault="00B50080">
      <w:pPr>
        <w:widowControl w:val="0"/>
        <w:autoSpaceDE w:val="0"/>
        <w:autoSpaceDN w:val="0"/>
        <w:adjustRightInd w:val="0"/>
        <w:snapToGrid w:val="0"/>
        <w:ind w:right="60"/>
        <w:rPr>
          <w:ins w:id="8772" w:author="Haiyang Liu" w:date="2026-05-21T12:32:00Z" w16du:dateUtc="2026-05-21T05:32:00Z"/>
          <w:rFonts w:eastAsia="DengXian"/>
          <w:color w:val="000000"/>
          <w:kern w:val="2"/>
          <w:rPrChange w:id="8773" w:author="Haiyang Liu" w:date="2026-05-21T12:33:00Z" w16du:dateUtc="2026-05-21T05:33:00Z">
            <w:rPr>
              <w:ins w:id="8774" w:author="Haiyang Liu" w:date="2026-05-21T12:32:00Z" w16du:dateUtc="2026-05-21T05:32:00Z"/>
              <w:rFonts w:eastAsia="DengXian"/>
              <w:b/>
              <w:bCs/>
              <w:i/>
              <w:color w:val="000000"/>
              <w:kern w:val="2"/>
            </w:rPr>
          </w:rPrChange>
        </w:rPr>
        <w:pPrChange w:id="8775" w:author="Haiyang Liu" w:date="2026-05-22T16:51:00Z" w16du:dateUtc="2026-05-22T09:51:00Z">
          <w:pPr>
            <w:widowControl w:val="0"/>
            <w:autoSpaceDE w:val="0"/>
            <w:autoSpaceDN w:val="0"/>
            <w:adjustRightInd w:val="0"/>
            <w:snapToGrid w:val="0"/>
            <w:spacing w:line="480" w:lineRule="auto"/>
            <w:ind w:right="60"/>
            <w:jc w:val="center"/>
          </w:pPr>
        </w:pPrChange>
      </w:pPr>
      <w:ins w:id="8776" w:author="Haiyang Liu" w:date="2026-05-21T12:33:00Z" w16du:dateUtc="2026-05-21T05:33:00Z">
        <w:r w:rsidRPr="00B50080">
          <w:rPr>
            <w:rFonts w:eastAsia="DengXian"/>
            <w:b/>
            <w:bCs/>
            <w:color w:val="000000"/>
            <w:kern w:val="2"/>
          </w:rPr>
          <w:lastRenderedPageBreak/>
          <w:t>Table</w:t>
        </w:r>
        <w:r w:rsidRPr="00B50080">
          <w:rPr>
            <w:rFonts w:eastAsia="DengXian"/>
            <w:b/>
            <w:bCs/>
            <w:color w:val="000000"/>
            <w:kern w:val="2"/>
            <w:rPrChange w:id="8777" w:author="Haiyang Liu" w:date="2026-05-21T12:33:00Z" w16du:dateUtc="2026-05-21T05:33:00Z">
              <w:rPr>
                <w:rFonts w:eastAsia="DengXian"/>
                <w:b/>
                <w:bCs/>
                <w:i/>
                <w:color w:val="000000"/>
                <w:kern w:val="2"/>
              </w:rPr>
            </w:rPrChange>
          </w:rPr>
          <w:t xml:space="preserve"> </w:t>
        </w:r>
        <w:r w:rsidRPr="00B50080">
          <w:rPr>
            <w:rFonts w:eastAsia="DengXian"/>
            <w:b/>
            <w:bCs/>
            <w:color w:val="000000"/>
            <w:kern w:val="2"/>
          </w:rPr>
          <w:t>B</w:t>
        </w:r>
        <w:r>
          <w:rPr>
            <w:rFonts w:eastAsia="DengXian"/>
            <w:b/>
            <w:bCs/>
            <w:color w:val="000000"/>
            <w:kern w:val="2"/>
          </w:rPr>
          <w:t>2</w:t>
        </w:r>
        <w:r w:rsidRPr="00B50080">
          <w:rPr>
            <w:rFonts w:eastAsia="DengXian"/>
            <w:b/>
            <w:bCs/>
            <w:color w:val="000000"/>
            <w:kern w:val="2"/>
            <w:rPrChange w:id="8778" w:author="Haiyang Liu" w:date="2026-05-21T12:33:00Z" w16du:dateUtc="2026-05-21T05:33:00Z">
              <w:rPr>
                <w:rFonts w:eastAsia="DengXian"/>
                <w:b/>
                <w:i/>
                <w:color w:val="000000"/>
                <w:kern w:val="2"/>
              </w:rPr>
            </w:rPrChange>
          </w:rPr>
          <w:t>.</w:t>
        </w:r>
        <w:r w:rsidRPr="00B50080">
          <w:rPr>
            <w:rFonts w:eastAsia="DengXian"/>
            <w:color w:val="000000"/>
            <w:kern w:val="2"/>
            <w:rPrChange w:id="8779" w:author="Haiyang Liu" w:date="2026-05-21T12:33:00Z" w16du:dateUtc="2026-05-21T05:33:00Z">
              <w:rPr>
                <w:rFonts w:eastAsia="DengXian"/>
                <w:b/>
                <w:i/>
                <w:color w:val="000000"/>
                <w:kern w:val="2"/>
              </w:rPr>
            </w:rPrChange>
          </w:rPr>
          <w:t xml:space="preserve"> </w:t>
        </w:r>
        <w:r w:rsidRPr="00B50080">
          <w:rPr>
            <w:rFonts w:eastAsia="DengXian"/>
            <w:color w:val="000000"/>
            <w:kern w:val="2"/>
          </w:rPr>
          <w:t xml:space="preserve">Latent Growth Modeling </w:t>
        </w:r>
      </w:ins>
      <w:ins w:id="8780" w:author="Haiyang Liu" w:date="2026-05-21T12:32:00Z" w16du:dateUtc="2026-05-21T05:32:00Z">
        <w:r w:rsidR="000A6604" w:rsidRPr="00B50080">
          <w:rPr>
            <w:rFonts w:eastAsia="DengXian"/>
            <w:color w:val="000000"/>
            <w:kern w:val="2"/>
            <w:rPrChange w:id="8781" w:author="Haiyang Liu" w:date="2026-05-21T12:33:00Z" w16du:dateUtc="2026-05-21T05:33:00Z">
              <w:rPr>
                <w:rFonts w:eastAsia="DengXian"/>
                <w:b/>
                <w:bCs/>
                <w:i/>
                <w:color w:val="000000"/>
                <w:kern w:val="2"/>
              </w:rPr>
            </w:rPrChange>
          </w:rPr>
          <w:t>the Moderated-Mediation Effects of Studied Variables</w:t>
        </w:r>
      </w:ins>
    </w:p>
    <w:tbl>
      <w:tblPr>
        <w:tblStyle w:val="1"/>
        <w:tblW w:w="1080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Change w:id="8782" w:author="Haiyang Liu" w:date="2026-05-22T16:50:00Z" w16du:dateUtc="2026-05-22T09:50:00Z">
          <w:tblPr>
            <w:tblStyle w:val="1"/>
            <w:tblW w:w="1071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PrChange>
      </w:tblPr>
      <w:tblGrid>
        <w:gridCol w:w="4140"/>
        <w:gridCol w:w="1710"/>
        <w:gridCol w:w="1620"/>
        <w:gridCol w:w="1620"/>
        <w:gridCol w:w="1710"/>
        <w:tblGridChange w:id="8783">
          <w:tblGrid>
            <w:gridCol w:w="4140"/>
            <w:gridCol w:w="1710"/>
            <w:gridCol w:w="1620"/>
            <w:gridCol w:w="1620"/>
            <w:gridCol w:w="1620"/>
            <w:gridCol w:w="90"/>
          </w:tblGrid>
        </w:tblGridChange>
      </w:tblGrid>
      <w:tr w:rsidR="000A6604" w:rsidRPr="003C7386" w14:paraId="49436867" w14:textId="77777777" w:rsidTr="00CC355E">
        <w:trPr>
          <w:trHeight w:val="308"/>
          <w:jc w:val="center"/>
          <w:ins w:id="8784" w:author="Haiyang Liu" w:date="2026-05-21T12:32:00Z"/>
          <w:trPrChange w:id="8785" w:author="Haiyang Liu" w:date="2026-05-22T16:50:00Z" w16du:dateUtc="2026-05-22T09:50:00Z">
            <w:trPr>
              <w:gridAfter w:val="0"/>
              <w:trHeight w:val="308"/>
              <w:jc w:val="center"/>
            </w:trPr>
          </w:trPrChange>
        </w:trPr>
        <w:tc>
          <w:tcPr>
            <w:tcW w:w="4140" w:type="dxa"/>
            <w:vMerge w:val="restart"/>
            <w:tcBorders>
              <w:top w:val="single" w:sz="4" w:space="0" w:color="000000"/>
              <w:bottom w:val="single" w:sz="4" w:space="0" w:color="auto"/>
            </w:tcBorders>
            <w:noWrap/>
            <w:vAlign w:val="bottom"/>
            <w:tcPrChange w:id="8786" w:author="Haiyang Liu" w:date="2026-05-22T16:50:00Z" w16du:dateUtc="2026-05-22T09:50:00Z">
              <w:tcPr>
                <w:tcW w:w="4140" w:type="dxa"/>
                <w:vMerge w:val="restart"/>
                <w:tcBorders>
                  <w:top w:val="single" w:sz="4" w:space="0" w:color="000000"/>
                  <w:bottom w:val="single" w:sz="4" w:space="0" w:color="auto"/>
                </w:tcBorders>
                <w:noWrap/>
                <w:vAlign w:val="bottom"/>
              </w:tcPr>
            </w:tcPrChange>
          </w:tcPr>
          <w:p w14:paraId="0A3A6179" w14:textId="77777777" w:rsidR="000A6604" w:rsidRPr="003C7386" w:rsidRDefault="000A6604" w:rsidP="005E69E8">
            <w:pPr>
              <w:widowControl w:val="0"/>
              <w:snapToGrid w:val="0"/>
              <w:jc w:val="both"/>
              <w:rPr>
                <w:ins w:id="8787" w:author="Haiyang Liu" w:date="2026-05-21T12:32:00Z" w16du:dateUtc="2026-05-21T05:32:00Z"/>
                <w:i/>
                <w:color w:val="000000"/>
              </w:rPr>
            </w:pPr>
            <w:ins w:id="8788" w:author="Haiyang Liu" w:date="2026-05-21T12:32:00Z" w16du:dateUtc="2026-05-21T05:32:00Z">
              <w:r w:rsidRPr="003C7386">
                <w:rPr>
                  <w:rFonts w:eastAsia="DengXian"/>
                  <w:b/>
                  <w:bCs/>
                  <w:i/>
                </w:rPr>
                <w:t>Variables</w:t>
              </w:r>
            </w:ins>
          </w:p>
        </w:tc>
        <w:tc>
          <w:tcPr>
            <w:tcW w:w="1710" w:type="dxa"/>
            <w:tcBorders>
              <w:top w:val="single" w:sz="4" w:space="0" w:color="000000"/>
              <w:bottom w:val="single" w:sz="4" w:space="0" w:color="000000"/>
            </w:tcBorders>
            <w:noWrap/>
            <w:vAlign w:val="center"/>
            <w:tcPrChange w:id="8789" w:author="Haiyang Liu" w:date="2026-05-22T16:50:00Z" w16du:dateUtc="2026-05-22T09:50:00Z">
              <w:tcPr>
                <w:tcW w:w="1710" w:type="dxa"/>
                <w:tcBorders>
                  <w:top w:val="single" w:sz="4" w:space="0" w:color="000000"/>
                  <w:bottom w:val="single" w:sz="4" w:space="0" w:color="000000"/>
                </w:tcBorders>
                <w:noWrap/>
                <w:vAlign w:val="center"/>
              </w:tcPr>
            </w:tcPrChange>
          </w:tcPr>
          <w:p w14:paraId="7CBA17C0" w14:textId="77777777" w:rsidR="000A6604" w:rsidRPr="003C7386" w:rsidRDefault="000A6604" w:rsidP="005E69E8">
            <w:pPr>
              <w:widowControl w:val="0"/>
              <w:snapToGrid w:val="0"/>
              <w:jc w:val="center"/>
              <w:rPr>
                <w:ins w:id="8790" w:author="Haiyang Liu" w:date="2026-05-21T12:32:00Z" w16du:dateUtc="2026-05-21T05:32:00Z"/>
                <w:rFonts w:eastAsia="DengXian"/>
                <w:b/>
                <w:i/>
              </w:rPr>
            </w:pPr>
            <w:ins w:id="8791" w:author="Haiyang Liu" w:date="2026-05-21T12:32:00Z" w16du:dateUtc="2026-05-21T05:32:00Z">
              <w:r w:rsidRPr="003C7386">
                <w:rPr>
                  <w:rFonts w:eastAsia="DengXian"/>
                  <w:b/>
                  <w:i/>
                </w:rPr>
                <w:t xml:space="preserve">Intercept </w:t>
              </w:r>
            </w:ins>
          </w:p>
          <w:p w14:paraId="0A2E14D1" w14:textId="77777777" w:rsidR="000A6604" w:rsidRPr="003C7386" w:rsidRDefault="000A6604" w:rsidP="005E69E8">
            <w:pPr>
              <w:widowControl w:val="0"/>
              <w:snapToGrid w:val="0"/>
              <w:jc w:val="center"/>
              <w:rPr>
                <w:ins w:id="8792" w:author="Haiyang Liu" w:date="2026-05-21T12:32:00Z" w16du:dateUtc="2026-05-21T05:32:00Z"/>
                <w:rFonts w:eastAsia="DengXian"/>
                <w:b/>
                <w:i/>
              </w:rPr>
            </w:pPr>
            <w:ins w:id="8793" w:author="Haiyang Liu" w:date="2026-05-21T12:32:00Z" w16du:dateUtc="2026-05-21T05:32:00Z">
              <w:r w:rsidRPr="003C7386">
                <w:rPr>
                  <w:rFonts w:eastAsia="DengXian"/>
                  <w:b/>
                  <w:i/>
                </w:rPr>
                <w:t>(i)</w:t>
              </w:r>
            </w:ins>
          </w:p>
        </w:tc>
        <w:tc>
          <w:tcPr>
            <w:tcW w:w="1620" w:type="dxa"/>
            <w:tcBorders>
              <w:top w:val="single" w:sz="4" w:space="0" w:color="000000"/>
              <w:bottom w:val="single" w:sz="4" w:space="0" w:color="000000"/>
            </w:tcBorders>
            <w:vAlign w:val="center"/>
            <w:tcPrChange w:id="8794" w:author="Haiyang Liu" w:date="2026-05-22T16:50:00Z" w16du:dateUtc="2026-05-22T09:50:00Z">
              <w:tcPr>
                <w:tcW w:w="1620" w:type="dxa"/>
                <w:tcBorders>
                  <w:top w:val="single" w:sz="4" w:space="0" w:color="000000"/>
                  <w:bottom w:val="single" w:sz="4" w:space="0" w:color="000000"/>
                </w:tcBorders>
                <w:vAlign w:val="center"/>
              </w:tcPr>
            </w:tcPrChange>
          </w:tcPr>
          <w:p w14:paraId="24E15757" w14:textId="77777777" w:rsidR="000A6604" w:rsidRPr="003C7386" w:rsidRDefault="000A6604" w:rsidP="005E69E8">
            <w:pPr>
              <w:widowControl w:val="0"/>
              <w:snapToGrid w:val="0"/>
              <w:jc w:val="center"/>
              <w:rPr>
                <w:ins w:id="8795" w:author="Haiyang Liu" w:date="2026-05-21T12:32:00Z" w16du:dateUtc="2026-05-21T05:32:00Z"/>
                <w:rFonts w:eastAsia="DengXian"/>
                <w:b/>
                <w:i/>
              </w:rPr>
            </w:pPr>
            <w:ins w:id="8796" w:author="Haiyang Liu" w:date="2026-05-21T12:32:00Z" w16du:dateUtc="2026-05-21T05:32:00Z">
              <w:r w:rsidRPr="003C7386">
                <w:rPr>
                  <w:rFonts w:eastAsia="DengXian"/>
                  <w:b/>
                  <w:i/>
                </w:rPr>
                <w:t>Linear term (s)</w:t>
              </w:r>
            </w:ins>
          </w:p>
        </w:tc>
        <w:tc>
          <w:tcPr>
            <w:tcW w:w="1620" w:type="dxa"/>
            <w:tcBorders>
              <w:top w:val="single" w:sz="4" w:space="0" w:color="000000"/>
              <w:bottom w:val="single" w:sz="4" w:space="0" w:color="000000"/>
            </w:tcBorders>
            <w:noWrap/>
            <w:vAlign w:val="center"/>
            <w:tcPrChange w:id="8797" w:author="Haiyang Liu" w:date="2026-05-22T16:50:00Z" w16du:dateUtc="2026-05-22T09:50:00Z">
              <w:tcPr>
                <w:tcW w:w="1620" w:type="dxa"/>
                <w:tcBorders>
                  <w:top w:val="single" w:sz="4" w:space="0" w:color="000000"/>
                  <w:bottom w:val="single" w:sz="4" w:space="0" w:color="000000"/>
                </w:tcBorders>
                <w:noWrap/>
                <w:vAlign w:val="center"/>
              </w:tcPr>
            </w:tcPrChange>
          </w:tcPr>
          <w:p w14:paraId="73E06E08" w14:textId="77777777" w:rsidR="000A6604" w:rsidRPr="003C7386" w:rsidRDefault="000A6604" w:rsidP="005E69E8">
            <w:pPr>
              <w:widowControl w:val="0"/>
              <w:snapToGrid w:val="0"/>
              <w:jc w:val="center"/>
              <w:rPr>
                <w:ins w:id="8798" w:author="Haiyang Liu" w:date="2026-05-21T12:32:00Z" w16du:dateUtc="2026-05-21T05:32:00Z"/>
                <w:rFonts w:eastAsia="DengXian"/>
                <w:b/>
                <w:i/>
              </w:rPr>
            </w:pPr>
            <w:ins w:id="8799" w:author="Haiyang Liu" w:date="2026-05-21T12:32:00Z" w16du:dateUtc="2026-05-21T05:32:00Z">
              <w:r w:rsidRPr="003C7386">
                <w:rPr>
                  <w:rFonts w:eastAsia="DengXian"/>
                  <w:b/>
                  <w:i/>
                </w:rPr>
                <w:t>Quadratic term (q)</w:t>
              </w:r>
            </w:ins>
          </w:p>
        </w:tc>
        <w:tc>
          <w:tcPr>
            <w:tcW w:w="1710" w:type="dxa"/>
            <w:tcBorders>
              <w:top w:val="single" w:sz="4" w:space="0" w:color="000000"/>
              <w:bottom w:val="single" w:sz="4" w:space="0" w:color="000000"/>
            </w:tcBorders>
            <w:noWrap/>
            <w:vAlign w:val="center"/>
            <w:tcPrChange w:id="8800" w:author="Haiyang Liu" w:date="2026-05-22T16:50:00Z" w16du:dateUtc="2026-05-22T09:50:00Z">
              <w:tcPr>
                <w:tcW w:w="1620" w:type="dxa"/>
                <w:tcBorders>
                  <w:top w:val="single" w:sz="4" w:space="0" w:color="000000"/>
                  <w:bottom w:val="single" w:sz="4" w:space="0" w:color="000000"/>
                </w:tcBorders>
                <w:noWrap/>
                <w:vAlign w:val="center"/>
              </w:tcPr>
            </w:tcPrChange>
          </w:tcPr>
          <w:p w14:paraId="03EA296A" w14:textId="77777777" w:rsidR="000A6604" w:rsidRPr="003C7386" w:rsidRDefault="000A6604" w:rsidP="005E69E8">
            <w:pPr>
              <w:widowControl w:val="0"/>
              <w:snapToGrid w:val="0"/>
              <w:jc w:val="center"/>
              <w:rPr>
                <w:ins w:id="8801" w:author="Haiyang Liu" w:date="2026-05-21T12:32:00Z" w16du:dateUtc="2026-05-21T05:32:00Z"/>
                <w:rFonts w:eastAsia="DengXian"/>
                <w:b/>
                <w:i/>
              </w:rPr>
            </w:pPr>
            <w:ins w:id="8802" w:author="Haiyang Liu" w:date="2026-05-21T12:32:00Z" w16du:dateUtc="2026-05-21T05:32:00Z">
              <w:r w:rsidRPr="003C7386">
                <w:rPr>
                  <w:rFonts w:eastAsia="DengXian"/>
                  <w:b/>
                  <w:i/>
                </w:rPr>
                <w:t>Newcomer overall performance</w:t>
              </w:r>
            </w:ins>
          </w:p>
        </w:tc>
      </w:tr>
      <w:tr w:rsidR="000A6604" w:rsidRPr="003C7386" w14:paraId="202B846C" w14:textId="77777777" w:rsidTr="00CC355E">
        <w:trPr>
          <w:trHeight w:val="308"/>
          <w:jc w:val="center"/>
          <w:ins w:id="8803" w:author="Haiyang Liu" w:date="2026-05-21T12:32:00Z"/>
          <w:trPrChange w:id="8804" w:author="Haiyang Liu" w:date="2026-05-22T16:50:00Z" w16du:dateUtc="2026-05-22T09:50:00Z">
            <w:trPr>
              <w:gridAfter w:val="0"/>
              <w:trHeight w:val="308"/>
              <w:jc w:val="center"/>
            </w:trPr>
          </w:trPrChange>
        </w:trPr>
        <w:tc>
          <w:tcPr>
            <w:tcW w:w="4140" w:type="dxa"/>
            <w:vMerge/>
            <w:tcBorders>
              <w:bottom w:val="single" w:sz="4" w:space="0" w:color="auto"/>
            </w:tcBorders>
            <w:noWrap/>
            <w:vAlign w:val="center"/>
            <w:tcPrChange w:id="8805" w:author="Haiyang Liu" w:date="2026-05-22T16:50:00Z" w16du:dateUtc="2026-05-22T09:50:00Z">
              <w:tcPr>
                <w:tcW w:w="4140" w:type="dxa"/>
                <w:vMerge/>
                <w:tcBorders>
                  <w:bottom w:val="single" w:sz="4" w:space="0" w:color="auto"/>
                </w:tcBorders>
                <w:noWrap/>
                <w:vAlign w:val="center"/>
              </w:tcPr>
            </w:tcPrChange>
          </w:tcPr>
          <w:p w14:paraId="3A09074B" w14:textId="77777777" w:rsidR="000A6604" w:rsidRPr="003C7386" w:rsidRDefault="000A6604" w:rsidP="005E69E8">
            <w:pPr>
              <w:widowControl w:val="0"/>
              <w:snapToGrid w:val="0"/>
              <w:jc w:val="both"/>
              <w:rPr>
                <w:ins w:id="8806" w:author="Haiyang Liu" w:date="2026-05-21T12:32:00Z" w16du:dateUtc="2026-05-21T05:32:00Z"/>
                <w:rFonts w:eastAsia="DengXian"/>
                <w:b/>
                <w:bCs/>
              </w:rPr>
            </w:pPr>
          </w:p>
        </w:tc>
        <w:tc>
          <w:tcPr>
            <w:tcW w:w="1710" w:type="dxa"/>
            <w:tcBorders>
              <w:top w:val="single" w:sz="4" w:space="0" w:color="000000"/>
              <w:bottom w:val="single" w:sz="4" w:space="0" w:color="auto"/>
            </w:tcBorders>
            <w:noWrap/>
            <w:vAlign w:val="center"/>
            <w:tcPrChange w:id="8807" w:author="Haiyang Liu" w:date="2026-05-22T16:50:00Z" w16du:dateUtc="2026-05-22T09:50:00Z">
              <w:tcPr>
                <w:tcW w:w="1710" w:type="dxa"/>
                <w:tcBorders>
                  <w:top w:val="single" w:sz="4" w:space="0" w:color="000000"/>
                  <w:bottom w:val="single" w:sz="4" w:space="0" w:color="auto"/>
                </w:tcBorders>
                <w:noWrap/>
                <w:vAlign w:val="center"/>
              </w:tcPr>
            </w:tcPrChange>
          </w:tcPr>
          <w:p w14:paraId="076993DA" w14:textId="77777777" w:rsidR="000A6604" w:rsidRPr="003C7386" w:rsidRDefault="000A6604" w:rsidP="005E69E8">
            <w:pPr>
              <w:widowControl w:val="0"/>
              <w:snapToGrid w:val="0"/>
              <w:jc w:val="center"/>
              <w:rPr>
                <w:ins w:id="8808" w:author="Haiyang Liu" w:date="2026-05-21T12:32:00Z" w16du:dateUtc="2026-05-21T05:32:00Z"/>
                <w:rFonts w:eastAsia="DengXian"/>
              </w:rPr>
            </w:pPr>
            <w:ins w:id="8809" w:author="Haiyang Liu" w:date="2026-05-21T12:32:00Z" w16du:dateUtc="2026-05-21T05:32:00Z">
              <w:r w:rsidRPr="003C7386">
                <w:rPr>
                  <w:rFonts w:eastAsia="DengXian"/>
                  <w:i/>
                </w:rPr>
                <w:t>b</w:t>
              </w:r>
              <w:r w:rsidRPr="003C7386">
                <w:rPr>
                  <w:rFonts w:eastAsia="DengXian"/>
                </w:rPr>
                <w:t xml:space="preserve"> (</w:t>
              </w:r>
              <w:r w:rsidRPr="003C7386">
                <w:rPr>
                  <w:rFonts w:eastAsia="DengXian"/>
                  <w:i/>
                </w:rPr>
                <w:t>SE</w:t>
              </w:r>
              <w:r w:rsidRPr="003C7386">
                <w:rPr>
                  <w:rFonts w:eastAsia="DengXian"/>
                </w:rPr>
                <w:t>)</w:t>
              </w:r>
            </w:ins>
          </w:p>
        </w:tc>
        <w:tc>
          <w:tcPr>
            <w:tcW w:w="1620" w:type="dxa"/>
            <w:tcBorders>
              <w:top w:val="single" w:sz="4" w:space="0" w:color="000000"/>
              <w:bottom w:val="single" w:sz="4" w:space="0" w:color="auto"/>
            </w:tcBorders>
            <w:vAlign w:val="center"/>
            <w:tcPrChange w:id="8810" w:author="Haiyang Liu" w:date="2026-05-22T16:50:00Z" w16du:dateUtc="2026-05-22T09:50:00Z">
              <w:tcPr>
                <w:tcW w:w="1620" w:type="dxa"/>
                <w:tcBorders>
                  <w:top w:val="single" w:sz="4" w:space="0" w:color="000000"/>
                  <w:bottom w:val="single" w:sz="4" w:space="0" w:color="auto"/>
                </w:tcBorders>
                <w:vAlign w:val="center"/>
              </w:tcPr>
            </w:tcPrChange>
          </w:tcPr>
          <w:p w14:paraId="7859D03C" w14:textId="77777777" w:rsidR="000A6604" w:rsidRPr="003C7386" w:rsidRDefault="000A6604" w:rsidP="005E69E8">
            <w:pPr>
              <w:widowControl w:val="0"/>
              <w:snapToGrid w:val="0"/>
              <w:jc w:val="center"/>
              <w:rPr>
                <w:ins w:id="8811" w:author="Haiyang Liu" w:date="2026-05-21T12:32:00Z" w16du:dateUtc="2026-05-21T05:32:00Z"/>
                <w:rFonts w:eastAsia="DengXian"/>
              </w:rPr>
            </w:pPr>
            <w:ins w:id="8812" w:author="Haiyang Liu" w:date="2026-05-21T12:32:00Z" w16du:dateUtc="2026-05-21T05:32:00Z">
              <w:r w:rsidRPr="003C7386">
                <w:rPr>
                  <w:rFonts w:eastAsia="DengXian"/>
                  <w:i/>
                </w:rPr>
                <w:t xml:space="preserve">b </w:t>
              </w:r>
              <w:r w:rsidRPr="003C7386">
                <w:rPr>
                  <w:rFonts w:eastAsia="DengXian"/>
                </w:rPr>
                <w:t>(</w:t>
              </w:r>
              <w:r w:rsidRPr="003C7386">
                <w:rPr>
                  <w:rFonts w:eastAsia="DengXian"/>
                  <w:i/>
                </w:rPr>
                <w:t>SE</w:t>
              </w:r>
              <w:r w:rsidRPr="003C7386">
                <w:rPr>
                  <w:rFonts w:eastAsia="DengXian"/>
                </w:rPr>
                <w:t>)</w:t>
              </w:r>
            </w:ins>
          </w:p>
        </w:tc>
        <w:tc>
          <w:tcPr>
            <w:tcW w:w="1620" w:type="dxa"/>
            <w:tcBorders>
              <w:top w:val="single" w:sz="4" w:space="0" w:color="000000"/>
              <w:bottom w:val="single" w:sz="4" w:space="0" w:color="auto"/>
            </w:tcBorders>
            <w:noWrap/>
            <w:vAlign w:val="center"/>
            <w:tcPrChange w:id="8813" w:author="Haiyang Liu" w:date="2026-05-22T16:50:00Z" w16du:dateUtc="2026-05-22T09:50:00Z">
              <w:tcPr>
                <w:tcW w:w="1620" w:type="dxa"/>
                <w:tcBorders>
                  <w:top w:val="single" w:sz="4" w:space="0" w:color="000000"/>
                  <w:bottom w:val="single" w:sz="4" w:space="0" w:color="auto"/>
                </w:tcBorders>
                <w:noWrap/>
                <w:vAlign w:val="center"/>
              </w:tcPr>
            </w:tcPrChange>
          </w:tcPr>
          <w:p w14:paraId="289676EC" w14:textId="77777777" w:rsidR="000A6604" w:rsidRPr="003C7386" w:rsidRDefault="000A6604" w:rsidP="005E69E8">
            <w:pPr>
              <w:widowControl w:val="0"/>
              <w:snapToGrid w:val="0"/>
              <w:jc w:val="center"/>
              <w:rPr>
                <w:ins w:id="8814" w:author="Haiyang Liu" w:date="2026-05-21T12:32:00Z" w16du:dateUtc="2026-05-21T05:32:00Z"/>
                <w:rFonts w:eastAsia="DengXian"/>
              </w:rPr>
            </w:pPr>
            <w:ins w:id="8815" w:author="Haiyang Liu" w:date="2026-05-21T12:32:00Z" w16du:dateUtc="2026-05-21T05:32:00Z">
              <w:r w:rsidRPr="003C7386">
                <w:rPr>
                  <w:rFonts w:eastAsia="DengXian"/>
                  <w:i/>
                </w:rPr>
                <w:t xml:space="preserve">b </w:t>
              </w:r>
              <w:r w:rsidRPr="003C7386">
                <w:rPr>
                  <w:rFonts w:eastAsia="DengXian"/>
                </w:rPr>
                <w:t>(</w:t>
              </w:r>
              <w:r w:rsidRPr="003C7386">
                <w:rPr>
                  <w:rFonts w:eastAsia="DengXian"/>
                  <w:i/>
                </w:rPr>
                <w:t>SE</w:t>
              </w:r>
              <w:r w:rsidRPr="003C7386">
                <w:rPr>
                  <w:rFonts w:eastAsia="DengXian"/>
                </w:rPr>
                <w:t>)</w:t>
              </w:r>
            </w:ins>
          </w:p>
        </w:tc>
        <w:tc>
          <w:tcPr>
            <w:tcW w:w="1710" w:type="dxa"/>
            <w:tcBorders>
              <w:top w:val="single" w:sz="4" w:space="0" w:color="000000"/>
              <w:bottom w:val="single" w:sz="4" w:space="0" w:color="auto"/>
            </w:tcBorders>
            <w:noWrap/>
            <w:vAlign w:val="center"/>
            <w:tcPrChange w:id="8816" w:author="Haiyang Liu" w:date="2026-05-22T16:50:00Z" w16du:dateUtc="2026-05-22T09:50:00Z">
              <w:tcPr>
                <w:tcW w:w="1620" w:type="dxa"/>
                <w:tcBorders>
                  <w:top w:val="single" w:sz="4" w:space="0" w:color="000000"/>
                  <w:bottom w:val="single" w:sz="4" w:space="0" w:color="auto"/>
                </w:tcBorders>
                <w:noWrap/>
                <w:vAlign w:val="center"/>
              </w:tcPr>
            </w:tcPrChange>
          </w:tcPr>
          <w:p w14:paraId="2F5D0F95" w14:textId="77777777" w:rsidR="000A6604" w:rsidRPr="003C7386" w:rsidRDefault="000A6604" w:rsidP="005E69E8">
            <w:pPr>
              <w:widowControl w:val="0"/>
              <w:snapToGrid w:val="0"/>
              <w:jc w:val="center"/>
              <w:rPr>
                <w:ins w:id="8817" w:author="Haiyang Liu" w:date="2026-05-21T12:32:00Z" w16du:dateUtc="2026-05-21T05:32:00Z"/>
                <w:rFonts w:eastAsia="DengXian"/>
              </w:rPr>
            </w:pPr>
            <w:ins w:id="8818" w:author="Haiyang Liu" w:date="2026-05-21T12:32:00Z" w16du:dateUtc="2026-05-21T05:32:00Z">
              <w:r w:rsidRPr="003C7386">
                <w:rPr>
                  <w:rFonts w:eastAsia="DengXian"/>
                  <w:i/>
                </w:rPr>
                <w:t>b</w:t>
              </w:r>
              <w:r w:rsidRPr="003C7386">
                <w:rPr>
                  <w:rFonts w:eastAsia="DengXian"/>
                </w:rPr>
                <w:t xml:space="preserve"> (</w:t>
              </w:r>
              <w:r w:rsidRPr="003C7386">
                <w:rPr>
                  <w:rFonts w:eastAsia="DengXian"/>
                  <w:i/>
                </w:rPr>
                <w:t>SE</w:t>
              </w:r>
              <w:r w:rsidRPr="003C7386">
                <w:rPr>
                  <w:rFonts w:eastAsia="DengXian"/>
                </w:rPr>
                <w:t>)</w:t>
              </w:r>
            </w:ins>
          </w:p>
        </w:tc>
      </w:tr>
      <w:tr w:rsidR="000A6604" w:rsidRPr="003C7386" w14:paraId="55D545B1" w14:textId="77777777" w:rsidTr="00CC355E">
        <w:trPr>
          <w:trHeight w:val="323"/>
          <w:jc w:val="center"/>
          <w:ins w:id="8819" w:author="Haiyang Liu" w:date="2026-05-21T12:32:00Z"/>
          <w:trPrChange w:id="8820" w:author="Haiyang Liu" w:date="2026-05-22T16:50:00Z" w16du:dateUtc="2026-05-22T09:50:00Z">
            <w:trPr>
              <w:gridAfter w:val="0"/>
              <w:trHeight w:val="323"/>
              <w:jc w:val="center"/>
            </w:trPr>
          </w:trPrChange>
        </w:trPr>
        <w:tc>
          <w:tcPr>
            <w:tcW w:w="4140" w:type="dxa"/>
            <w:noWrap/>
            <w:vAlign w:val="center"/>
            <w:tcPrChange w:id="8821" w:author="Haiyang Liu" w:date="2026-05-22T16:50:00Z" w16du:dateUtc="2026-05-22T09:50:00Z">
              <w:tcPr>
                <w:tcW w:w="4140" w:type="dxa"/>
                <w:noWrap/>
                <w:vAlign w:val="center"/>
              </w:tcPr>
            </w:tcPrChange>
          </w:tcPr>
          <w:p w14:paraId="4083ED0A" w14:textId="77777777" w:rsidR="000A6604" w:rsidRPr="003C7386" w:rsidRDefault="000A6604" w:rsidP="005E69E8">
            <w:pPr>
              <w:widowControl w:val="0"/>
              <w:snapToGrid w:val="0"/>
              <w:rPr>
                <w:ins w:id="8822" w:author="Haiyang Liu" w:date="2026-05-21T12:32:00Z" w16du:dateUtc="2026-05-21T05:32:00Z"/>
                <w:color w:val="000000"/>
              </w:rPr>
            </w:pPr>
            <w:ins w:id="8823" w:author="Haiyang Liu" w:date="2026-05-21T12:32:00Z" w16du:dateUtc="2026-05-21T05:32:00Z">
              <w:r w:rsidRPr="003C7386">
                <w:rPr>
                  <w:color w:val="000000"/>
                </w:rPr>
                <w:t>Constant</w:t>
              </w:r>
            </w:ins>
          </w:p>
        </w:tc>
        <w:tc>
          <w:tcPr>
            <w:tcW w:w="1710" w:type="dxa"/>
            <w:noWrap/>
            <w:vAlign w:val="center"/>
            <w:tcPrChange w:id="8824" w:author="Haiyang Liu" w:date="2026-05-22T16:50:00Z" w16du:dateUtc="2026-05-22T09:50:00Z">
              <w:tcPr>
                <w:tcW w:w="1710" w:type="dxa"/>
                <w:noWrap/>
                <w:vAlign w:val="center"/>
              </w:tcPr>
            </w:tcPrChange>
          </w:tcPr>
          <w:p w14:paraId="20296F41" w14:textId="77777777" w:rsidR="000A6604" w:rsidRPr="003C7386" w:rsidRDefault="000A6604" w:rsidP="005E69E8">
            <w:pPr>
              <w:widowControl w:val="0"/>
              <w:snapToGrid w:val="0"/>
              <w:jc w:val="right"/>
              <w:rPr>
                <w:ins w:id="8825" w:author="Haiyang Liu" w:date="2026-05-21T12:32:00Z" w16du:dateUtc="2026-05-21T05:32:00Z"/>
                <w:rFonts w:eastAsia="DengXian"/>
              </w:rPr>
            </w:pPr>
            <w:ins w:id="8826" w:author="Haiyang Liu" w:date="2026-05-21T12:32:00Z" w16du:dateUtc="2026-05-21T05:32:00Z">
              <w:r w:rsidRPr="003C7386">
                <w:rPr>
                  <w:rFonts w:eastAsia="DengXian"/>
                </w:rPr>
                <w:t>1.778</w:t>
              </w:r>
              <w:r w:rsidRPr="003C7386">
                <w:rPr>
                  <w:rFonts w:eastAsia="DengXian"/>
                  <w:vertAlign w:val="superscript"/>
                </w:rPr>
                <w:t>***</w:t>
              </w:r>
              <w:r w:rsidRPr="003C7386">
                <w:rPr>
                  <w:rFonts w:eastAsia="DengXian"/>
                </w:rPr>
                <w:t>(.037)</w:t>
              </w:r>
            </w:ins>
          </w:p>
        </w:tc>
        <w:tc>
          <w:tcPr>
            <w:tcW w:w="1620" w:type="dxa"/>
            <w:vAlign w:val="center"/>
            <w:tcPrChange w:id="8827" w:author="Haiyang Liu" w:date="2026-05-22T16:50:00Z" w16du:dateUtc="2026-05-22T09:50:00Z">
              <w:tcPr>
                <w:tcW w:w="1620" w:type="dxa"/>
                <w:vAlign w:val="center"/>
              </w:tcPr>
            </w:tcPrChange>
          </w:tcPr>
          <w:p w14:paraId="709DC330" w14:textId="77777777" w:rsidR="000A6604" w:rsidRPr="003C7386" w:rsidRDefault="000A6604" w:rsidP="005E69E8">
            <w:pPr>
              <w:widowControl w:val="0"/>
              <w:snapToGrid w:val="0"/>
              <w:jc w:val="right"/>
              <w:rPr>
                <w:ins w:id="8828" w:author="Haiyang Liu" w:date="2026-05-21T12:32:00Z" w16du:dateUtc="2026-05-21T05:32:00Z"/>
                <w:rFonts w:eastAsia="DengXian"/>
              </w:rPr>
            </w:pPr>
            <w:ins w:id="8829" w:author="Haiyang Liu" w:date="2026-05-21T12:32:00Z" w16du:dateUtc="2026-05-21T05:32:00Z">
              <w:r w:rsidRPr="003C7386">
                <w:rPr>
                  <w:rFonts w:eastAsia="DengXian"/>
                </w:rPr>
                <w:t>-.328</w:t>
              </w:r>
              <w:r w:rsidRPr="003C7386">
                <w:rPr>
                  <w:rFonts w:eastAsia="DengXian"/>
                  <w:vertAlign w:val="superscript"/>
                </w:rPr>
                <w:t>***</w:t>
              </w:r>
              <w:r w:rsidRPr="003C7386">
                <w:rPr>
                  <w:rFonts w:eastAsia="DengXian"/>
                </w:rPr>
                <w:t>(.051)</w:t>
              </w:r>
            </w:ins>
          </w:p>
        </w:tc>
        <w:tc>
          <w:tcPr>
            <w:tcW w:w="1620" w:type="dxa"/>
            <w:noWrap/>
            <w:vAlign w:val="center"/>
            <w:tcPrChange w:id="8830" w:author="Haiyang Liu" w:date="2026-05-22T16:50:00Z" w16du:dateUtc="2026-05-22T09:50:00Z">
              <w:tcPr>
                <w:tcW w:w="1620" w:type="dxa"/>
                <w:noWrap/>
                <w:vAlign w:val="center"/>
              </w:tcPr>
            </w:tcPrChange>
          </w:tcPr>
          <w:p w14:paraId="6F55F994" w14:textId="77777777" w:rsidR="000A6604" w:rsidRPr="003C7386" w:rsidRDefault="000A6604" w:rsidP="005E69E8">
            <w:pPr>
              <w:widowControl w:val="0"/>
              <w:snapToGrid w:val="0"/>
              <w:jc w:val="right"/>
              <w:rPr>
                <w:ins w:id="8831" w:author="Haiyang Liu" w:date="2026-05-21T12:32:00Z" w16du:dateUtc="2026-05-21T05:32:00Z"/>
                <w:rFonts w:eastAsia="DengXian"/>
              </w:rPr>
            </w:pPr>
            <w:ins w:id="8832" w:author="Haiyang Liu" w:date="2026-05-21T12:32:00Z" w16du:dateUtc="2026-05-21T05:32:00Z">
              <w:r w:rsidRPr="003C7386">
                <w:rPr>
                  <w:rFonts w:eastAsia="DengXian"/>
                </w:rPr>
                <w:t>-.048</w:t>
              </w:r>
              <w:r w:rsidRPr="003C7386">
                <w:rPr>
                  <w:rFonts w:eastAsia="DengXian"/>
                  <w:vertAlign w:val="superscript"/>
                </w:rPr>
                <w:t>***</w:t>
              </w:r>
              <w:r w:rsidRPr="003C7386">
                <w:rPr>
                  <w:rFonts w:eastAsia="DengXian"/>
                </w:rPr>
                <w:t>(.019)</w:t>
              </w:r>
            </w:ins>
          </w:p>
        </w:tc>
        <w:tc>
          <w:tcPr>
            <w:tcW w:w="1710" w:type="dxa"/>
            <w:noWrap/>
            <w:vAlign w:val="center"/>
            <w:tcPrChange w:id="8833" w:author="Haiyang Liu" w:date="2026-05-22T16:50:00Z" w16du:dateUtc="2026-05-22T09:50:00Z">
              <w:tcPr>
                <w:tcW w:w="1620" w:type="dxa"/>
                <w:noWrap/>
                <w:vAlign w:val="center"/>
              </w:tcPr>
            </w:tcPrChange>
          </w:tcPr>
          <w:p w14:paraId="5054873E" w14:textId="77777777" w:rsidR="000A6604" w:rsidRPr="003C7386" w:rsidRDefault="000A6604" w:rsidP="005E69E8">
            <w:pPr>
              <w:widowControl w:val="0"/>
              <w:snapToGrid w:val="0"/>
              <w:jc w:val="right"/>
              <w:rPr>
                <w:ins w:id="8834" w:author="Haiyang Liu" w:date="2026-05-21T12:32:00Z" w16du:dateUtc="2026-05-21T05:32:00Z"/>
                <w:rFonts w:eastAsia="DengXian"/>
                <w:color w:val="000000"/>
              </w:rPr>
            </w:pPr>
            <w:ins w:id="8835" w:author="Haiyang Liu" w:date="2026-05-21T12:32:00Z" w16du:dateUtc="2026-05-21T05:32:00Z">
              <w:r w:rsidRPr="003C7386">
                <w:rPr>
                  <w:rFonts w:eastAsia="DengXian"/>
                  <w:color w:val="000000"/>
                </w:rPr>
                <w:t>6.585</w:t>
              </w:r>
              <w:r w:rsidRPr="003C7386">
                <w:rPr>
                  <w:rFonts w:eastAsia="DengXian"/>
                  <w:vertAlign w:val="superscript"/>
                </w:rPr>
                <w:t>***</w:t>
              </w:r>
              <w:r w:rsidRPr="003C7386">
                <w:rPr>
                  <w:rFonts w:eastAsia="DengXian"/>
                  <w:color w:val="000000"/>
                </w:rPr>
                <w:t>(.226)</w:t>
              </w:r>
            </w:ins>
          </w:p>
        </w:tc>
      </w:tr>
      <w:tr w:rsidR="000A6604" w:rsidRPr="003C7386" w14:paraId="44E53690" w14:textId="77777777" w:rsidTr="00CC355E">
        <w:trPr>
          <w:trHeight w:val="323"/>
          <w:jc w:val="center"/>
          <w:ins w:id="8836" w:author="Haiyang Liu" w:date="2026-05-21T12:32:00Z"/>
          <w:trPrChange w:id="8837" w:author="Haiyang Liu" w:date="2026-05-22T16:50:00Z" w16du:dateUtc="2026-05-22T09:50:00Z">
            <w:trPr>
              <w:gridAfter w:val="0"/>
              <w:trHeight w:val="323"/>
              <w:jc w:val="center"/>
            </w:trPr>
          </w:trPrChange>
        </w:trPr>
        <w:tc>
          <w:tcPr>
            <w:tcW w:w="4140" w:type="dxa"/>
            <w:noWrap/>
            <w:vAlign w:val="center"/>
            <w:tcPrChange w:id="8838" w:author="Haiyang Liu" w:date="2026-05-22T16:50:00Z" w16du:dateUtc="2026-05-22T09:50:00Z">
              <w:tcPr>
                <w:tcW w:w="4140" w:type="dxa"/>
                <w:noWrap/>
                <w:vAlign w:val="center"/>
              </w:tcPr>
            </w:tcPrChange>
          </w:tcPr>
          <w:p w14:paraId="71DF6DEA" w14:textId="77777777" w:rsidR="000A6604" w:rsidRPr="003C7386" w:rsidRDefault="000A6604" w:rsidP="005E69E8">
            <w:pPr>
              <w:widowControl w:val="0"/>
              <w:snapToGrid w:val="0"/>
              <w:rPr>
                <w:ins w:id="8839" w:author="Haiyang Liu" w:date="2026-05-21T12:32:00Z" w16du:dateUtc="2026-05-21T05:32:00Z"/>
                <w:color w:val="000000"/>
              </w:rPr>
            </w:pPr>
          </w:p>
        </w:tc>
        <w:tc>
          <w:tcPr>
            <w:tcW w:w="1710" w:type="dxa"/>
            <w:noWrap/>
            <w:vAlign w:val="center"/>
            <w:tcPrChange w:id="8840" w:author="Haiyang Liu" w:date="2026-05-22T16:50:00Z" w16du:dateUtc="2026-05-22T09:50:00Z">
              <w:tcPr>
                <w:tcW w:w="1710" w:type="dxa"/>
                <w:noWrap/>
                <w:vAlign w:val="center"/>
              </w:tcPr>
            </w:tcPrChange>
          </w:tcPr>
          <w:p w14:paraId="2388A950" w14:textId="77777777" w:rsidR="000A6604" w:rsidRPr="003C7386" w:rsidRDefault="000A6604" w:rsidP="005E69E8">
            <w:pPr>
              <w:widowControl w:val="0"/>
              <w:snapToGrid w:val="0"/>
              <w:jc w:val="right"/>
              <w:rPr>
                <w:ins w:id="8841" w:author="Haiyang Liu" w:date="2026-05-21T12:32:00Z" w16du:dateUtc="2026-05-21T05:32:00Z"/>
                <w:rFonts w:eastAsia="DengXian"/>
              </w:rPr>
            </w:pPr>
          </w:p>
        </w:tc>
        <w:tc>
          <w:tcPr>
            <w:tcW w:w="1620" w:type="dxa"/>
            <w:vAlign w:val="center"/>
            <w:tcPrChange w:id="8842" w:author="Haiyang Liu" w:date="2026-05-22T16:50:00Z" w16du:dateUtc="2026-05-22T09:50:00Z">
              <w:tcPr>
                <w:tcW w:w="1620" w:type="dxa"/>
                <w:vAlign w:val="center"/>
              </w:tcPr>
            </w:tcPrChange>
          </w:tcPr>
          <w:p w14:paraId="4CD42CEA" w14:textId="77777777" w:rsidR="000A6604" w:rsidRPr="003C7386" w:rsidRDefault="000A6604" w:rsidP="005E69E8">
            <w:pPr>
              <w:widowControl w:val="0"/>
              <w:snapToGrid w:val="0"/>
              <w:jc w:val="right"/>
              <w:rPr>
                <w:ins w:id="8843" w:author="Haiyang Liu" w:date="2026-05-21T12:32:00Z" w16du:dateUtc="2026-05-21T05:32:00Z"/>
                <w:rFonts w:eastAsia="DengXian"/>
              </w:rPr>
            </w:pPr>
          </w:p>
        </w:tc>
        <w:tc>
          <w:tcPr>
            <w:tcW w:w="1620" w:type="dxa"/>
            <w:noWrap/>
            <w:vAlign w:val="center"/>
            <w:tcPrChange w:id="8844" w:author="Haiyang Liu" w:date="2026-05-22T16:50:00Z" w16du:dateUtc="2026-05-22T09:50:00Z">
              <w:tcPr>
                <w:tcW w:w="1620" w:type="dxa"/>
                <w:noWrap/>
                <w:vAlign w:val="center"/>
              </w:tcPr>
            </w:tcPrChange>
          </w:tcPr>
          <w:p w14:paraId="02CBF876" w14:textId="77777777" w:rsidR="000A6604" w:rsidRPr="003C7386" w:rsidRDefault="000A6604" w:rsidP="005E69E8">
            <w:pPr>
              <w:widowControl w:val="0"/>
              <w:snapToGrid w:val="0"/>
              <w:jc w:val="right"/>
              <w:rPr>
                <w:ins w:id="8845" w:author="Haiyang Liu" w:date="2026-05-21T12:32:00Z" w16du:dateUtc="2026-05-21T05:32:00Z"/>
                <w:rFonts w:eastAsia="DengXian"/>
              </w:rPr>
            </w:pPr>
          </w:p>
        </w:tc>
        <w:tc>
          <w:tcPr>
            <w:tcW w:w="1710" w:type="dxa"/>
            <w:noWrap/>
            <w:vAlign w:val="center"/>
            <w:tcPrChange w:id="8846" w:author="Haiyang Liu" w:date="2026-05-22T16:50:00Z" w16du:dateUtc="2026-05-22T09:50:00Z">
              <w:tcPr>
                <w:tcW w:w="1620" w:type="dxa"/>
                <w:noWrap/>
                <w:vAlign w:val="center"/>
              </w:tcPr>
            </w:tcPrChange>
          </w:tcPr>
          <w:p w14:paraId="6607661C" w14:textId="77777777" w:rsidR="000A6604" w:rsidRPr="003C7386" w:rsidRDefault="000A6604" w:rsidP="005E69E8">
            <w:pPr>
              <w:widowControl w:val="0"/>
              <w:snapToGrid w:val="0"/>
              <w:jc w:val="right"/>
              <w:rPr>
                <w:ins w:id="8847" w:author="Haiyang Liu" w:date="2026-05-21T12:32:00Z" w16du:dateUtc="2026-05-21T05:32:00Z"/>
                <w:rFonts w:eastAsia="DengXian"/>
                <w:color w:val="000000"/>
              </w:rPr>
            </w:pPr>
          </w:p>
        </w:tc>
      </w:tr>
      <w:tr w:rsidR="000A6604" w:rsidRPr="003C7386" w14:paraId="736839A9" w14:textId="77777777" w:rsidTr="00CC355E">
        <w:trPr>
          <w:trHeight w:val="323"/>
          <w:jc w:val="center"/>
          <w:ins w:id="8848" w:author="Haiyang Liu" w:date="2026-05-21T12:32:00Z"/>
          <w:trPrChange w:id="8849" w:author="Haiyang Liu" w:date="2026-05-22T16:50:00Z" w16du:dateUtc="2026-05-22T09:50:00Z">
            <w:trPr>
              <w:gridAfter w:val="0"/>
              <w:trHeight w:val="323"/>
              <w:jc w:val="center"/>
            </w:trPr>
          </w:trPrChange>
        </w:trPr>
        <w:tc>
          <w:tcPr>
            <w:tcW w:w="4140" w:type="dxa"/>
            <w:noWrap/>
            <w:vAlign w:val="center"/>
            <w:tcPrChange w:id="8850" w:author="Haiyang Liu" w:date="2026-05-22T16:50:00Z" w16du:dateUtc="2026-05-22T09:50:00Z">
              <w:tcPr>
                <w:tcW w:w="4140" w:type="dxa"/>
                <w:noWrap/>
                <w:vAlign w:val="center"/>
              </w:tcPr>
            </w:tcPrChange>
          </w:tcPr>
          <w:p w14:paraId="286AFC7E" w14:textId="77777777" w:rsidR="000A6604" w:rsidRPr="003C7386" w:rsidRDefault="000A6604" w:rsidP="005E69E8">
            <w:pPr>
              <w:widowControl w:val="0"/>
              <w:snapToGrid w:val="0"/>
              <w:rPr>
                <w:ins w:id="8851" w:author="Haiyang Liu" w:date="2026-05-21T12:32:00Z" w16du:dateUtc="2026-05-21T05:32:00Z"/>
                <w:color w:val="000000"/>
              </w:rPr>
            </w:pPr>
            <w:ins w:id="8852" w:author="Haiyang Liu" w:date="2026-05-21T12:32:00Z" w16du:dateUtc="2026-05-21T05:32:00Z">
              <w:r w:rsidRPr="003C7386">
                <w:rPr>
                  <w:b/>
                  <w:bCs/>
                  <w:color w:val="000000"/>
                </w:rPr>
                <w:t>Controls</w:t>
              </w:r>
            </w:ins>
          </w:p>
        </w:tc>
        <w:tc>
          <w:tcPr>
            <w:tcW w:w="1710" w:type="dxa"/>
            <w:noWrap/>
            <w:vAlign w:val="center"/>
            <w:tcPrChange w:id="8853" w:author="Haiyang Liu" w:date="2026-05-22T16:50:00Z" w16du:dateUtc="2026-05-22T09:50:00Z">
              <w:tcPr>
                <w:tcW w:w="1710" w:type="dxa"/>
                <w:noWrap/>
                <w:vAlign w:val="center"/>
              </w:tcPr>
            </w:tcPrChange>
          </w:tcPr>
          <w:p w14:paraId="2B6540DF" w14:textId="77777777" w:rsidR="000A6604" w:rsidRPr="003C7386" w:rsidRDefault="000A6604" w:rsidP="005E69E8">
            <w:pPr>
              <w:widowControl w:val="0"/>
              <w:snapToGrid w:val="0"/>
              <w:jc w:val="right"/>
              <w:rPr>
                <w:ins w:id="8854" w:author="Haiyang Liu" w:date="2026-05-21T12:32:00Z" w16du:dateUtc="2026-05-21T05:32:00Z"/>
                <w:rFonts w:eastAsia="DengXian"/>
              </w:rPr>
            </w:pPr>
          </w:p>
        </w:tc>
        <w:tc>
          <w:tcPr>
            <w:tcW w:w="1620" w:type="dxa"/>
            <w:vAlign w:val="center"/>
            <w:tcPrChange w:id="8855" w:author="Haiyang Liu" w:date="2026-05-22T16:50:00Z" w16du:dateUtc="2026-05-22T09:50:00Z">
              <w:tcPr>
                <w:tcW w:w="1620" w:type="dxa"/>
                <w:vAlign w:val="center"/>
              </w:tcPr>
            </w:tcPrChange>
          </w:tcPr>
          <w:p w14:paraId="66766F58" w14:textId="77777777" w:rsidR="000A6604" w:rsidRPr="003C7386" w:rsidRDefault="000A6604" w:rsidP="005E69E8">
            <w:pPr>
              <w:widowControl w:val="0"/>
              <w:snapToGrid w:val="0"/>
              <w:jc w:val="right"/>
              <w:rPr>
                <w:ins w:id="8856" w:author="Haiyang Liu" w:date="2026-05-21T12:32:00Z" w16du:dateUtc="2026-05-21T05:32:00Z"/>
                <w:rFonts w:eastAsia="DengXian"/>
              </w:rPr>
            </w:pPr>
          </w:p>
        </w:tc>
        <w:tc>
          <w:tcPr>
            <w:tcW w:w="1620" w:type="dxa"/>
            <w:noWrap/>
            <w:vAlign w:val="center"/>
            <w:tcPrChange w:id="8857" w:author="Haiyang Liu" w:date="2026-05-22T16:50:00Z" w16du:dateUtc="2026-05-22T09:50:00Z">
              <w:tcPr>
                <w:tcW w:w="1620" w:type="dxa"/>
                <w:noWrap/>
                <w:vAlign w:val="center"/>
              </w:tcPr>
            </w:tcPrChange>
          </w:tcPr>
          <w:p w14:paraId="689A75FB" w14:textId="77777777" w:rsidR="000A6604" w:rsidRPr="003C7386" w:rsidRDefault="000A6604" w:rsidP="005E69E8">
            <w:pPr>
              <w:widowControl w:val="0"/>
              <w:snapToGrid w:val="0"/>
              <w:jc w:val="right"/>
              <w:rPr>
                <w:ins w:id="8858" w:author="Haiyang Liu" w:date="2026-05-21T12:32:00Z" w16du:dateUtc="2026-05-21T05:32:00Z"/>
                <w:rFonts w:eastAsia="DengXian"/>
              </w:rPr>
            </w:pPr>
          </w:p>
        </w:tc>
        <w:tc>
          <w:tcPr>
            <w:tcW w:w="1710" w:type="dxa"/>
            <w:noWrap/>
            <w:vAlign w:val="center"/>
            <w:tcPrChange w:id="8859" w:author="Haiyang Liu" w:date="2026-05-22T16:50:00Z" w16du:dateUtc="2026-05-22T09:50:00Z">
              <w:tcPr>
                <w:tcW w:w="1620" w:type="dxa"/>
                <w:noWrap/>
                <w:vAlign w:val="center"/>
              </w:tcPr>
            </w:tcPrChange>
          </w:tcPr>
          <w:p w14:paraId="08AD176C" w14:textId="77777777" w:rsidR="000A6604" w:rsidRPr="003C7386" w:rsidRDefault="000A6604" w:rsidP="005E69E8">
            <w:pPr>
              <w:widowControl w:val="0"/>
              <w:snapToGrid w:val="0"/>
              <w:jc w:val="right"/>
              <w:rPr>
                <w:ins w:id="8860" w:author="Haiyang Liu" w:date="2026-05-21T12:32:00Z" w16du:dateUtc="2026-05-21T05:32:00Z"/>
                <w:rFonts w:eastAsia="DengXian"/>
                <w:color w:val="000000"/>
              </w:rPr>
            </w:pPr>
          </w:p>
        </w:tc>
      </w:tr>
      <w:tr w:rsidR="000A6604" w:rsidRPr="003C7386" w14:paraId="2C67AFF4" w14:textId="77777777" w:rsidTr="00CC355E">
        <w:trPr>
          <w:trHeight w:val="323"/>
          <w:jc w:val="center"/>
          <w:ins w:id="8861" w:author="Haiyang Liu" w:date="2026-05-21T12:32:00Z"/>
          <w:trPrChange w:id="8862" w:author="Haiyang Liu" w:date="2026-05-22T16:50:00Z" w16du:dateUtc="2026-05-22T09:50:00Z">
            <w:trPr>
              <w:gridAfter w:val="0"/>
              <w:trHeight w:val="323"/>
              <w:jc w:val="center"/>
            </w:trPr>
          </w:trPrChange>
        </w:trPr>
        <w:tc>
          <w:tcPr>
            <w:tcW w:w="4140" w:type="dxa"/>
            <w:noWrap/>
            <w:vAlign w:val="center"/>
            <w:tcPrChange w:id="8863" w:author="Haiyang Liu" w:date="2026-05-22T16:50:00Z" w16du:dateUtc="2026-05-22T09:50:00Z">
              <w:tcPr>
                <w:tcW w:w="4140" w:type="dxa"/>
                <w:noWrap/>
                <w:vAlign w:val="center"/>
              </w:tcPr>
            </w:tcPrChange>
          </w:tcPr>
          <w:p w14:paraId="007907C7" w14:textId="77777777" w:rsidR="000A6604" w:rsidRPr="003C7386" w:rsidRDefault="000A6604" w:rsidP="005E69E8">
            <w:pPr>
              <w:widowControl w:val="0"/>
              <w:snapToGrid w:val="0"/>
              <w:rPr>
                <w:ins w:id="8864" w:author="Haiyang Liu" w:date="2026-05-21T12:32:00Z" w16du:dateUtc="2026-05-21T05:32:00Z"/>
                <w:color w:val="000000"/>
              </w:rPr>
            </w:pPr>
            <w:ins w:id="8865" w:author="Haiyang Liu" w:date="2026-05-21T12:32:00Z" w16du:dateUtc="2026-05-21T05:32:00Z">
              <w:r w:rsidRPr="003C7386">
                <w:rPr>
                  <w:color w:val="000000"/>
                </w:rPr>
                <w:t>Newcomer learning goal orientation</w:t>
              </w:r>
            </w:ins>
          </w:p>
        </w:tc>
        <w:tc>
          <w:tcPr>
            <w:tcW w:w="1710" w:type="dxa"/>
            <w:noWrap/>
            <w:vAlign w:val="center"/>
            <w:tcPrChange w:id="8866" w:author="Haiyang Liu" w:date="2026-05-22T16:50:00Z" w16du:dateUtc="2026-05-22T09:50:00Z">
              <w:tcPr>
                <w:tcW w:w="1710" w:type="dxa"/>
                <w:noWrap/>
                <w:vAlign w:val="center"/>
              </w:tcPr>
            </w:tcPrChange>
          </w:tcPr>
          <w:p w14:paraId="3E2C08AD" w14:textId="77777777" w:rsidR="000A6604" w:rsidRPr="003C7386" w:rsidRDefault="000A6604" w:rsidP="005E69E8">
            <w:pPr>
              <w:widowControl w:val="0"/>
              <w:snapToGrid w:val="0"/>
              <w:jc w:val="right"/>
              <w:rPr>
                <w:ins w:id="8867" w:author="Haiyang Liu" w:date="2026-05-21T12:32:00Z" w16du:dateUtc="2026-05-21T05:32:00Z"/>
                <w:rFonts w:eastAsia="DengXian"/>
              </w:rPr>
            </w:pPr>
            <w:ins w:id="8868" w:author="Haiyang Liu" w:date="2026-05-21T12:32:00Z" w16du:dateUtc="2026-05-21T05:32:00Z">
              <w:r w:rsidRPr="003C7386">
                <w:rPr>
                  <w:rFonts w:eastAsia="DengXian"/>
                </w:rPr>
                <w:t>.013(.072)</w:t>
              </w:r>
            </w:ins>
          </w:p>
        </w:tc>
        <w:tc>
          <w:tcPr>
            <w:tcW w:w="1620" w:type="dxa"/>
            <w:vAlign w:val="center"/>
            <w:tcPrChange w:id="8869" w:author="Haiyang Liu" w:date="2026-05-22T16:50:00Z" w16du:dateUtc="2026-05-22T09:50:00Z">
              <w:tcPr>
                <w:tcW w:w="1620" w:type="dxa"/>
                <w:vAlign w:val="center"/>
              </w:tcPr>
            </w:tcPrChange>
          </w:tcPr>
          <w:p w14:paraId="3A55B535" w14:textId="77777777" w:rsidR="000A6604" w:rsidRPr="003C7386" w:rsidRDefault="000A6604" w:rsidP="005E69E8">
            <w:pPr>
              <w:widowControl w:val="0"/>
              <w:snapToGrid w:val="0"/>
              <w:jc w:val="right"/>
              <w:rPr>
                <w:ins w:id="8870" w:author="Haiyang Liu" w:date="2026-05-21T12:32:00Z" w16du:dateUtc="2026-05-21T05:32:00Z"/>
                <w:rFonts w:eastAsia="DengXian"/>
              </w:rPr>
            </w:pPr>
            <w:ins w:id="8871" w:author="Haiyang Liu" w:date="2026-05-21T12:32:00Z" w16du:dateUtc="2026-05-21T05:32:00Z">
              <w:r w:rsidRPr="003C7386">
                <w:rPr>
                  <w:rFonts w:eastAsia="DengXian"/>
                </w:rPr>
                <w:t>-.019(.100)</w:t>
              </w:r>
            </w:ins>
          </w:p>
        </w:tc>
        <w:tc>
          <w:tcPr>
            <w:tcW w:w="1620" w:type="dxa"/>
            <w:noWrap/>
            <w:vAlign w:val="center"/>
            <w:tcPrChange w:id="8872" w:author="Haiyang Liu" w:date="2026-05-22T16:50:00Z" w16du:dateUtc="2026-05-22T09:50:00Z">
              <w:tcPr>
                <w:tcW w:w="1620" w:type="dxa"/>
                <w:noWrap/>
                <w:vAlign w:val="center"/>
              </w:tcPr>
            </w:tcPrChange>
          </w:tcPr>
          <w:p w14:paraId="051587D3" w14:textId="77777777" w:rsidR="000A6604" w:rsidRPr="003C7386" w:rsidRDefault="000A6604" w:rsidP="005E69E8">
            <w:pPr>
              <w:widowControl w:val="0"/>
              <w:snapToGrid w:val="0"/>
              <w:jc w:val="right"/>
              <w:rPr>
                <w:ins w:id="8873" w:author="Haiyang Liu" w:date="2026-05-21T12:32:00Z" w16du:dateUtc="2026-05-21T05:32:00Z"/>
                <w:rFonts w:eastAsia="DengXian"/>
              </w:rPr>
            </w:pPr>
            <w:ins w:id="8874" w:author="Haiyang Liu" w:date="2026-05-21T12:32:00Z" w16du:dateUtc="2026-05-21T05:32:00Z">
              <w:r w:rsidRPr="003C7386">
                <w:rPr>
                  <w:rFonts w:eastAsia="DengXian"/>
                </w:rPr>
                <w:t>-.019(.037)</w:t>
              </w:r>
            </w:ins>
          </w:p>
        </w:tc>
        <w:tc>
          <w:tcPr>
            <w:tcW w:w="1710" w:type="dxa"/>
            <w:noWrap/>
            <w:vAlign w:val="center"/>
            <w:tcPrChange w:id="8875" w:author="Haiyang Liu" w:date="2026-05-22T16:50:00Z" w16du:dateUtc="2026-05-22T09:50:00Z">
              <w:tcPr>
                <w:tcW w:w="1620" w:type="dxa"/>
                <w:noWrap/>
                <w:vAlign w:val="center"/>
              </w:tcPr>
            </w:tcPrChange>
          </w:tcPr>
          <w:p w14:paraId="26086DC4" w14:textId="77777777" w:rsidR="000A6604" w:rsidRPr="003C7386" w:rsidRDefault="000A6604" w:rsidP="005E69E8">
            <w:pPr>
              <w:widowControl w:val="0"/>
              <w:snapToGrid w:val="0"/>
              <w:jc w:val="right"/>
              <w:rPr>
                <w:ins w:id="8876" w:author="Haiyang Liu" w:date="2026-05-21T12:32:00Z" w16du:dateUtc="2026-05-21T05:32:00Z"/>
                <w:rFonts w:eastAsia="DengXian"/>
              </w:rPr>
            </w:pPr>
            <w:ins w:id="8877" w:author="Haiyang Liu" w:date="2026-05-21T12:32:00Z" w16du:dateUtc="2026-05-21T05:32:00Z">
              <w:r w:rsidRPr="003C7386">
                <w:rPr>
                  <w:rFonts w:eastAsia="DengXian"/>
                </w:rPr>
                <w:t>.055(.081)</w:t>
              </w:r>
            </w:ins>
          </w:p>
        </w:tc>
      </w:tr>
      <w:tr w:rsidR="000A6604" w:rsidRPr="003C7386" w14:paraId="7E74F50A" w14:textId="77777777" w:rsidTr="00CC355E">
        <w:trPr>
          <w:trHeight w:val="323"/>
          <w:jc w:val="center"/>
          <w:ins w:id="8878" w:author="Haiyang Liu" w:date="2026-05-21T12:32:00Z"/>
          <w:trPrChange w:id="8879" w:author="Haiyang Liu" w:date="2026-05-22T16:50:00Z" w16du:dateUtc="2026-05-22T09:50:00Z">
            <w:trPr>
              <w:gridAfter w:val="0"/>
              <w:trHeight w:val="323"/>
              <w:jc w:val="center"/>
            </w:trPr>
          </w:trPrChange>
        </w:trPr>
        <w:tc>
          <w:tcPr>
            <w:tcW w:w="4140" w:type="dxa"/>
            <w:noWrap/>
            <w:vAlign w:val="center"/>
            <w:tcPrChange w:id="8880" w:author="Haiyang Liu" w:date="2026-05-22T16:50:00Z" w16du:dateUtc="2026-05-22T09:50:00Z">
              <w:tcPr>
                <w:tcW w:w="4140" w:type="dxa"/>
                <w:noWrap/>
                <w:vAlign w:val="center"/>
              </w:tcPr>
            </w:tcPrChange>
          </w:tcPr>
          <w:p w14:paraId="20D5DC83" w14:textId="77777777" w:rsidR="000A6604" w:rsidRPr="003C7386" w:rsidRDefault="000A6604" w:rsidP="005E69E8">
            <w:pPr>
              <w:widowControl w:val="0"/>
              <w:snapToGrid w:val="0"/>
              <w:rPr>
                <w:ins w:id="8881" w:author="Haiyang Liu" w:date="2026-05-21T12:32:00Z" w16du:dateUtc="2026-05-21T05:32:00Z"/>
                <w:color w:val="000000"/>
              </w:rPr>
            </w:pPr>
            <w:ins w:id="8882" w:author="Haiyang Liu" w:date="2026-05-21T12:32:00Z" w16du:dateUtc="2026-05-21T05:32:00Z">
              <w:r w:rsidRPr="003C7386">
                <w:rPr>
                  <w:color w:val="000000"/>
                </w:rPr>
                <w:t>Newcomer performance goal orientation</w:t>
              </w:r>
            </w:ins>
          </w:p>
        </w:tc>
        <w:tc>
          <w:tcPr>
            <w:tcW w:w="1710" w:type="dxa"/>
            <w:noWrap/>
            <w:vAlign w:val="center"/>
            <w:tcPrChange w:id="8883" w:author="Haiyang Liu" w:date="2026-05-22T16:50:00Z" w16du:dateUtc="2026-05-22T09:50:00Z">
              <w:tcPr>
                <w:tcW w:w="1710" w:type="dxa"/>
                <w:noWrap/>
                <w:vAlign w:val="center"/>
              </w:tcPr>
            </w:tcPrChange>
          </w:tcPr>
          <w:p w14:paraId="47796242" w14:textId="77777777" w:rsidR="000A6604" w:rsidRPr="003C7386" w:rsidRDefault="000A6604" w:rsidP="005E69E8">
            <w:pPr>
              <w:widowControl w:val="0"/>
              <w:snapToGrid w:val="0"/>
              <w:jc w:val="right"/>
              <w:rPr>
                <w:ins w:id="8884" w:author="Haiyang Liu" w:date="2026-05-21T12:32:00Z" w16du:dateUtc="2026-05-21T05:32:00Z"/>
                <w:rFonts w:eastAsia="DengXian"/>
              </w:rPr>
            </w:pPr>
            <w:ins w:id="8885" w:author="Haiyang Liu" w:date="2026-05-21T12:32:00Z" w16du:dateUtc="2026-05-21T05:32:00Z">
              <w:r w:rsidRPr="003C7386">
                <w:rPr>
                  <w:rFonts w:eastAsia="DengXian"/>
                </w:rPr>
                <w:t>.075(.049)</w:t>
              </w:r>
            </w:ins>
          </w:p>
        </w:tc>
        <w:tc>
          <w:tcPr>
            <w:tcW w:w="1620" w:type="dxa"/>
            <w:vAlign w:val="center"/>
            <w:tcPrChange w:id="8886" w:author="Haiyang Liu" w:date="2026-05-22T16:50:00Z" w16du:dateUtc="2026-05-22T09:50:00Z">
              <w:tcPr>
                <w:tcW w:w="1620" w:type="dxa"/>
                <w:vAlign w:val="center"/>
              </w:tcPr>
            </w:tcPrChange>
          </w:tcPr>
          <w:p w14:paraId="16BB618F" w14:textId="77777777" w:rsidR="000A6604" w:rsidRPr="003C7386" w:rsidRDefault="000A6604" w:rsidP="005E69E8">
            <w:pPr>
              <w:widowControl w:val="0"/>
              <w:snapToGrid w:val="0"/>
              <w:jc w:val="right"/>
              <w:rPr>
                <w:ins w:id="8887" w:author="Haiyang Liu" w:date="2026-05-21T12:32:00Z" w16du:dateUtc="2026-05-21T05:32:00Z"/>
                <w:rFonts w:eastAsia="DengXian"/>
              </w:rPr>
            </w:pPr>
            <w:ins w:id="8888" w:author="Haiyang Liu" w:date="2026-05-21T12:32:00Z" w16du:dateUtc="2026-05-21T05:32:00Z">
              <w:r w:rsidRPr="003C7386">
                <w:rPr>
                  <w:rFonts w:eastAsia="DengXian"/>
                </w:rPr>
                <w:t>.020(.067)</w:t>
              </w:r>
            </w:ins>
          </w:p>
        </w:tc>
        <w:tc>
          <w:tcPr>
            <w:tcW w:w="1620" w:type="dxa"/>
            <w:noWrap/>
            <w:vAlign w:val="center"/>
            <w:tcPrChange w:id="8889" w:author="Haiyang Liu" w:date="2026-05-22T16:50:00Z" w16du:dateUtc="2026-05-22T09:50:00Z">
              <w:tcPr>
                <w:tcW w:w="1620" w:type="dxa"/>
                <w:noWrap/>
                <w:vAlign w:val="center"/>
              </w:tcPr>
            </w:tcPrChange>
          </w:tcPr>
          <w:p w14:paraId="2D9A6DC9" w14:textId="77777777" w:rsidR="000A6604" w:rsidRPr="003C7386" w:rsidRDefault="000A6604" w:rsidP="005E69E8">
            <w:pPr>
              <w:widowControl w:val="0"/>
              <w:snapToGrid w:val="0"/>
              <w:jc w:val="right"/>
              <w:rPr>
                <w:ins w:id="8890" w:author="Haiyang Liu" w:date="2026-05-21T12:32:00Z" w16du:dateUtc="2026-05-21T05:32:00Z"/>
                <w:rFonts w:eastAsia="DengXian"/>
              </w:rPr>
            </w:pPr>
            <w:ins w:id="8891" w:author="Haiyang Liu" w:date="2026-05-21T12:32:00Z" w16du:dateUtc="2026-05-21T05:32:00Z">
              <w:r w:rsidRPr="003C7386">
                <w:rPr>
                  <w:rFonts w:eastAsia="DengXian"/>
                </w:rPr>
                <w:t>.013(.025)</w:t>
              </w:r>
            </w:ins>
          </w:p>
        </w:tc>
        <w:tc>
          <w:tcPr>
            <w:tcW w:w="1710" w:type="dxa"/>
            <w:noWrap/>
            <w:vAlign w:val="center"/>
            <w:tcPrChange w:id="8892" w:author="Haiyang Liu" w:date="2026-05-22T16:50:00Z" w16du:dateUtc="2026-05-22T09:50:00Z">
              <w:tcPr>
                <w:tcW w:w="1620" w:type="dxa"/>
                <w:noWrap/>
                <w:vAlign w:val="center"/>
              </w:tcPr>
            </w:tcPrChange>
          </w:tcPr>
          <w:p w14:paraId="187292C3" w14:textId="77777777" w:rsidR="000A6604" w:rsidRPr="003C7386" w:rsidRDefault="000A6604" w:rsidP="005E69E8">
            <w:pPr>
              <w:widowControl w:val="0"/>
              <w:snapToGrid w:val="0"/>
              <w:jc w:val="right"/>
              <w:rPr>
                <w:ins w:id="8893" w:author="Haiyang Liu" w:date="2026-05-21T12:32:00Z" w16du:dateUtc="2026-05-21T05:32:00Z"/>
                <w:rFonts w:eastAsia="DengXian"/>
              </w:rPr>
            </w:pPr>
            <w:ins w:id="8894" w:author="Haiyang Liu" w:date="2026-05-21T12:32:00Z" w16du:dateUtc="2026-05-21T05:32:00Z">
              <w:r w:rsidRPr="003C7386">
                <w:rPr>
                  <w:rFonts w:eastAsia="DengXian"/>
                </w:rPr>
                <w:t>.015(.055)</w:t>
              </w:r>
            </w:ins>
          </w:p>
        </w:tc>
      </w:tr>
      <w:tr w:rsidR="000A6604" w:rsidRPr="003C7386" w14:paraId="6F287345" w14:textId="77777777" w:rsidTr="00CC355E">
        <w:trPr>
          <w:trHeight w:val="323"/>
          <w:jc w:val="center"/>
          <w:ins w:id="8895" w:author="Haiyang Liu" w:date="2026-05-21T12:32:00Z"/>
          <w:trPrChange w:id="8896" w:author="Haiyang Liu" w:date="2026-05-22T16:50:00Z" w16du:dateUtc="2026-05-22T09:50:00Z">
            <w:trPr>
              <w:gridAfter w:val="0"/>
              <w:trHeight w:val="323"/>
              <w:jc w:val="center"/>
            </w:trPr>
          </w:trPrChange>
        </w:trPr>
        <w:tc>
          <w:tcPr>
            <w:tcW w:w="4140" w:type="dxa"/>
            <w:noWrap/>
            <w:vAlign w:val="center"/>
            <w:tcPrChange w:id="8897" w:author="Haiyang Liu" w:date="2026-05-22T16:50:00Z" w16du:dateUtc="2026-05-22T09:50:00Z">
              <w:tcPr>
                <w:tcW w:w="4140" w:type="dxa"/>
                <w:noWrap/>
                <w:vAlign w:val="center"/>
              </w:tcPr>
            </w:tcPrChange>
          </w:tcPr>
          <w:p w14:paraId="67E9754B" w14:textId="77777777" w:rsidR="000A6604" w:rsidRPr="003C7386" w:rsidRDefault="000A6604" w:rsidP="005E69E8">
            <w:pPr>
              <w:widowControl w:val="0"/>
              <w:snapToGrid w:val="0"/>
              <w:rPr>
                <w:ins w:id="8898" w:author="Haiyang Liu" w:date="2026-05-21T12:32:00Z" w16du:dateUtc="2026-05-21T05:32:00Z"/>
                <w:color w:val="000000"/>
              </w:rPr>
            </w:pPr>
            <w:ins w:id="8899" w:author="Haiyang Liu" w:date="2026-05-21T12:32:00Z" w16du:dateUtc="2026-05-21T05:32:00Z">
              <w:r w:rsidRPr="003C7386">
                <w:rPr>
                  <w:color w:val="000000"/>
                </w:rPr>
                <w:t>Newcomer proactivity</w:t>
              </w:r>
            </w:ins>
          </w:p>
        </w:tc>
        <w:tc>
          <w:tcPr>
            <w:tcW w:w="1710" w:type="dxa"/>
            <w:noWrap/>
            <w:vAlign w:val="center"/>
            <w:tcPrChange w:id="8900" w:author="Haiyang Liu" w:date="2026-05-22T16:50:00Z" w16du:dateUtc="2026-05-22T09:50:00Z">
              <w:tcPr>
                <w:tcW w:w="1710" w:type="dxa"/>
                <w:noWrap/>
                <w:vAlign w:val="center"/>
              </w:tcPr>
            </w:tcPrChange>
          </w:tcPr>
          <w:p w14:paraId="0245B769" w14:textId="77777777" w:rsidR="000A6604" w:rsidRPr="003C7386" w:rsidRDefault="000A6604" w:rsidP="005E69E8">
            <w:pPr>
              <w:widowControl w:val="0"/>
              <w:snapToGrid w:val="0"/>
              <w:jc w:val="right"/>
              <w:rPr>
                <w:ins w:id="8901" w:author="Haiyang Liu" w:date="2026-05-21T12:32:00Z" w16du:dateUtc="2026-05-21T05:32:00Z"/>
                <w:rFonts w:eastAsia="DengXian"/>
              </w:rPr>
            </w:pPr>
            <w:ins w:id="8902" w:author="Haiyang Liu" w:date="2026-05-21T12:32:00Z" w16du:dateUtc="2026-05-21T05:32:00Z">
              <w:r w:rsidRPr="003C7386">
                <w:rPr>
                  <w:rFonts w:eastAsia="DengXian"/>
                </w:rPr>
                <w:t>.201</w:t>
              </w:r>
              <w:r w:rsidRPr="003C7386">
                <w:rPr>
                  <w:rFonts w:eastAsia="DengXian"/>
                  <w:vertAlign w:val="superscript"/>
                </w:rPr>
                <w:t>*</w:t>
              </w:r>
              <w:r w:rsidRPr="003C7386">
                <w:rPr>
                  <w:rFonts w:eastAsia="DengXian"/>
                </w:rPr>
                <w:t>(.084)</w:t>
              </w:r>
            </w:ins>
          </w:p>
        </w:tc>
        <w:tc>
          <w:tcPr>
            <w:tcW w:w="1620" w:type="dxa"/>
            <w:vAlign w:val="center"/>
            <w:tcPrChange w:id="8903" w:author="Haiyang Liu" w:date="2026-05-22T16:50:00Z" w16du:dateUtc="2026-05-22T09:50:00Z">
              <w:tcPr>
                <w:tcW w:w="1620" w:type="dxa"/>
                <w:vAlign w:val="center"/>
              </w:tcPr>
            </w:tcPrChange>
          </w:tcPr>
          <w:p w14:paraId="4799DF9B" w14:textId="77777777" w:rsidR="000A6604" w:rsidRPr="003C7386" w:rsidRDefault="000A6604" w:rsidP="005E69E8">
            <w:pPr>
              <w:widowControl w:val="0"/>
              <w:snapToGrid w:val="0"/>
              <w:jc w:val="right"/>
              <w:rPr>
                <w:ins w:id="8904" w:author="Haiyang Liu" w:date="2026-05-21T12:32:00Z" w16du:dateUtc="2026-05-21T05:32:00Z"/>
                <w:rFonts w:eastAsia="DengXian"/>
              </w:rPr>
            </w:pPr>
            <w:ins w:id="8905" w:author="Haiyang Liu" w:date="2026-05-21T12:32:00Z" w16du:dateUtc="2026-05-21T05:32:00Z">
              <w:r w:rsidRPr="003C7386">
                <w:rPr>
                  <w:rFonts w:eastAsia="DengXian"/>
                </w:rPr>
                <w:t>.104(.116)</w:t>
              </w:r>
            </w:ins>
          </w:p>
        </w:tc>
        <w:tc>
          <w:tcPr>
            <w:tcW w:w="1620" w:type="dxa"/>
            <w:noWrap/>
            <w:vAlign w:val="center"/>
            <w:tcPrChange w:id="8906" w:author="Haiyang Liu" w:date="2026-05-22T16:50:00Z" w16du:dateUtc="2026-05-22T09:50:00Z">
              <w:tcPr>
                <w:tcW w:w="1620" w:type="dxa"/>
                <w:noWrap/>
                <w:vAlign w:val="center"/>
              </w:tcPr>
            </w:tcPrChange>
          </w:tcPr>
          <w:p w14:paraId="75241A72" w14:textId="77777777" w:rsidR="000A6604" w:rsidRPr="003C7386" w:rsidRDefault="000A6604" w:rsidP="005E69E8">
            <w:pPr>
              <w:widowControl w:val="0"/>
              <w:snapToGrid w:val="0"/>
              <w:jc w:val="right"/>
              <w:rPr>
                <w:ins w:id="8907" w:author="Haiyang Liu" w:date="2026-05-21T12:32:00Z" w16du:dateUtc="2026-05-21T05:32:00Z"/>
                <w:rFonts w:eastAsia="DengXian"/>
              </w:rPr>
            </w:pPr>
            <w:ins w:id="8908" w:author="Haiyang Liu" w:date="2026-05-21T12:32:00Z" w16du:dateUtc="2026-05-21T05:32:00Z">
              <w:r w:rsidRPr="003C7386">
                <w:rPr>
                  <w:rFonts w:eastAsia="DengXian"/>
                </w:rPr>
                <w:t>.026(.043)</w:t>
              </w:r>
            </w:ins>
          </w:p>
        </w:tc>
        <w:tc>
          <w:tcPr>
            <w:tcW w:w="1710" w:type="dxa"/>
            <w:noWrap/>
            <w:vAlign w:val="center"/>
            <w:tcPrChange w:id="8909" w:author="Haiyang Liu" w:date="2026-05-22T16:50:00Z" w16du:dateUtc="2026-05-22T09:50:00Z">
              <w:tcPr>
                <w:tcW w:w="1620" w:type="dxa"/>
                <w:noWrap/>
                <w:vAlign w:val="center"/>
              </w:tcPr>
            </w:tcPrChange>
          </w:tcPr>
          <w:p w14:paraId="05176FCB" w14:textId="77777777" w:rsidR="000A6604" w:rsidRPr="003C7386" w:rsidRDefault="000A6604" w:rsidP="005E69E8">
            <w:pPr>
              <w:widowControl w:val="0"/>
              <w:snapToGrid w:val="0"/>
              <w:jc w:val="right"/>
              <w:rPr>
                <w:ins w:id="8910" w:author="Haiyang Liu" w:date="2026-05-21T12:32:00Z" w16du:dateUtc="2026-05-21T05:32:00Z"/>
                <w:rFonts w:eastAsia="DengXian"/>
              </w:rPr>
            </w:pPr>
            <w:ins w:id="8911" w:author="Haiyang Liu" w:date="2026-05-21T12:32:00Z" w16du:dateUtc="2026-05-21T05:32:00Z">
              <w:r w:rsidRPr="003C7386">
                <w:rPr>
                  <w:rFonts w:eastAsia="DengXian"/>
                </w:rPr>
                <w:t>.056(.105)</w:t>
              </w:r>
            </w:ins>
          </w:p>
        </w:tc>
      </w:tr>
      <w:tr w:rsidR="000A6604" w:rsidRPr="003C7386" w14:paraId="65A0522D" w14:textId="77777777" w:rsidTr="00CC355E">
        <w:trPr>
          <w:trHeight w:val="323"/>
          <w:jc w:val="center"/>
          <w:ins w:id="8912" w:author="Haiyang Liu" w:date="2026-05-21T12:32:00Z"/>
          <w:trPrChange w:id="8913" w:author="Haiyang Liu" w:date="2026-05-22T16:50:00Z" w16du:dateUtc="2026-05-22T09:50:00Z">
            <w:trPr>
              <w:gridAfter w:val="0"/>
              <w:trHeight w:val="323"/>
              <w:jc w:val="center"/>
            </w:trPr>
          </w:trPrChange>
        </w:trPr>
        <w:tc>
          <w:tcPr>
            <w:tcW w:w="4140" w:type="dxa"/>
            <w:noWrap/>
            <w:vAlign w:val="center"/>
            <w:tcPrChange w:id="8914" w:author="Haiyang Liu" w:date="2026-05-22T16:50:00Z" w16du:dateUtc="2026-05-22T09:50:00Z">
              <w:tcPr>
                <w:tcW w:w="4140" w:type="dxa"/>
                <w:noWrap/>
                <w:vAlign w:val="center"/>
              </w:tcPr>
            </w:tcPrChange>
          </w:tcPr>
          <w:p w14:paraId="7DDB0491" w14:textId="77777777" w:rsidR="000A6604" w:rsidRPr="003C7386" w:rsidRDefault="000A6604" w:rsidP="005E69E8">
            <w:pPr>
              <w:widowControl w:val="0"/>
              <w:snapToGrid w:val="0"/>
              <w:rPr>
                <w:ins w:id="8915" w:author="Haiyang Liu" w:date="2026-05-21T12:32:00Z" w16du:dateUtc="2026-05-21T05:32:00Z"/>
                <w:color w:val="000000"/>
              </w:rPr>
            </w:pPr>
            <w:ins w:id="8916" w:author="Haiyang Liu" w:date="2026-05-21T12:32:00Z" w16du:dateUtc="2026-05-21T05:32:00Z">
              <w:r w:rsidRPr="003C7386">
                <w:rPr>
                  <w:color w:val="000000"/>
                </w:rPr>
                <w:t>Team psychological safety</w:t>
              </w:r>
            </w:ins>
          </w:p>
        </w:tc>
        <w:tc>
          <w:tcPr>
            <w:tcW w:w="1710" w:type="dxa"/>
            <w:noWrap/>
            <w:vAlign w:val="center"/>
            <w:tcPrChange w:id="8917" w:author="Haiyang Liu" w:date="2026-05-22T16:50:00Z" w16du:dateUtc="2026-05-22T09:50:00Z">
              <w:tcPr>
                <w:tcW w:w="1710" w:type="dxa"/>
                <w:noWrap/>
                <w:vAlign w:val="center"/>
              </w:tcPr>
            </w:tcPrChange>
          </w:tcPr>
          <w:p w14:paraId="564B1B19" w14:textId="77777777" w:rsidR="000A6604" w:rsidRPr="003C7386" w:rsidRDefault="000A6604" w:rsidP="005E69E8">
            <w:pPr>
              <w:widowControl w:val="0"/>
              <w:snapToGrid w:val="0"/>
              <w:jc w:val="right"/>
              <w:rPr>
                <w:ins w:id="8918" w:author="Haiyang Liu" w:date="2026-05-21T12:32:00Z" w16du:dateUtc="2026-05-21T05:32:00Z"/>
                <w:rFonts w:eastAsia="DengXian"/>
              </w:rPr>
            </w:pPr>
            <w:ins w:id="8919" w:author="Haiyang Liu" w:date="2026-05-21T12:32:00Z" w16du:dateUtc="2026-05-21T05:32:00Z">
              <w:r w:rsidRPr="003C7386">
                <w:rPr>
                  <w:rFonts w:eastAsia="DengXian"/>
                </w:rPr>
                <w:t>-.058(.061)</w:t>
              </w:r>
            </w:ins>
          </w:p>
        </w:tc>
        <w:tc>
          <w:tcPr>
            <w:tcW w:w="1620" w:type="dxa"/>
            <w:vAlign w:val="center"/>
            <w:tcPrChange w:id="8920" w:author="Haiyang Liu" w:date="2026-05-22T16:50:00Z" w16du:dateUtc="2026-05-22T09:50:00Z">
              <w:tcPr>
                <w:tcW w:w="1620" w:type="dxa"/>
                <w:vAlign w:val="center"/>
              </w:tcPr>
            </w:tcPrChange>
          </w:tcPr>
          <w:p w14:paraId="1A5B61A1" w14:textId="77777777" w:rsidR="000A6604" w:rsidRPr="003C7386" w:rsidRDefault="000A6604" w:rsidP="005E69E8">
            <w:pPr>
              <w:widowControl w:val="0"/>
              <w:snapToGrid w:val="0"/>
              <w:jc w:val="right"/>
              <w:rPr>
                <w:ins w:id="8921" w:author="Haiyang Liu" w:date="2026-05-21T12:32:00Z" w16du:dateUtc="2026-05-21T05:32:00Z"/>
                <w:rFonts w:eastAsia="DengXian"/>
              </w:rPr>
            </w:pPr>
            <w:ins w:id="8922" w:author="Haiyang Liu" w:date="2026-05-21T12:32:00Z" w16du:dateUtc="2026-05-21T05:32:00Z">
              <w:r w:rsidRPr="003C7386">
                <w:rPr>
                  <w:rFonts w:eastAsia="DengXian"/>
                </w:rPr>
                <w:t>.226</w:t>
              </w:r>
              <w:r w:rsidRPr="003C7386">
                <w:rPr>
                  <w:rFonts w:eastAsia="DengXian"/>
                  <w:vertAlign w:val="superscript"/>
                </w:rPr>
                <w:t>**</w:t>
              </w:r>
              <w:r w:rsidRPr="003C7386">
                <w:rPr>
                  <w:rFonts w:eastAsia="DengXian"/>
                </w:rPr>
                <w:t>(.085)</w:t>
              </w:r>
            </w:ins>
          </w:p>
        </w:tc>
        <w:tc>
          <w:tcPr>
            <w:tcW w:w="1620" w:type="dxa"/>
            <w:noWrap/>
            <w:vAlign w:val="center"/>
            <w:tcPrChange w:id="8923" w:author="Haiyang Liu" w:date="2026-05-22T16:50:00Z" w16du:dateUtc="2026-05-22T09:50:00Z">
              <w:tcPr>
                <w:tcW w:w="1620" w:type="dxa"/>
                <w:noWrap/>
                <w:vAlign w:val="center"/>
              </w:tcPr>
            </w:tcPrChange>
          </w:tcPr>
          <w:p w14:paraId="3EBD2545" w14:textId="77777777" w:rsidR="000A6604" w:rsidRPr="003C7386" w:rsidRDefault="000A6604" w:rsidP="005E69E8">
            <w:pPr>
              <w:widowControl w:val="0"/>
              <w:snapToGrid w:val="0"/>
              <w:jc w:val="right"/>
              <w:rPr>
                <w:ins w:id="8924" w:author="Haiyang Liu" w:date="2026-05-21T12:32:00Z" w16du:dateUtc="2026-05-21T05:32:00Z"/>
                <w:rFonts w:eastAsia="DengXian"/>
              </w:rPr>
            </w:pPr>
            <w:ins w:id="8925" w:author="Haiyang Liu" w:date="2026-05-21T12:32:00Z" w16du:dateUtc="2026-05-21T05:32:00Z">
              <w:r w:rsidRPr="003C7386">
                <w:rPr>
                  <w:rFonts w:eastAsia="DengXian"/>
                </w:rPr>
                <w:t>.074</w:t>
              </w:r>
              <w:r w:rsidRPr="003C7386">
                <w:rPr>
                  <w:rFonts w:eastAsia="DengXian"/>
                  <w:vertAlign w:val="superscript"/>
                </w:rPr>
                <w:t>*</w:t>
              </w:r>
              <w:r w:rsidRPr="003C7386">
                <w:rPr>
                  <w:rFonts w:eastAsia="DengXian"/>
                </w:rPr>
                <w:t>(.032)</w:t>
              </w:r>
            </w:ins>
          </w:p>
        </w:tc>
        <w:tc>
          <w:tcPr>
            <w:tcW w:w="1710" w:type="dxa"/>
            <w:noWrap/>
            <w:vAlign w:val="center"/>
            <w:tcPrChange w:id="8926" w:author="Haiyang Liu" w:date="2026-05-22T16:50:00Z" w16du:dateUtc="2026-05-22T09:50:00Z">
              <w:tcPr>
                <w:tcW w:w="1620" w:type="dxa"/>
                <w:noWrap/>
                <w:vAlign w:val="center"/>
              </w:tcPr>
            </w:tcPrChange>
          </w:tcPr>
          <w:p w14:paraId="794BA25A" w14:textId="77777777" w:rsidR="000A6604" w:rsidRPr="003C7386" w:rsidRDefault="000A6604" w:rsidP="005E69E8">
            <w:pPr>
              <w:widowControl w:val="0"/>
              <w:snapToGrid w:val="0"/>
              <w:jc w:val="right"/>
              <w:rPr>
                <w:ins w:id="8927" w:author="Haiyang Liu" w:date="2026-05-21T12:32:00Z" w16du:dateUtc="2026-05-21T05:32:00Z"/>
                <w:rFonts w:eastAsia="DengXian"/>
              </w:rPr>
            </w:pPr>
            <w:ins w:id="8928" w:author="Haiyang Liu" w:date="2026-05-21T12:32:00Z" w16du:dateUtc="2026-05-21T05:32:00Z">
              <w:r w:rsidRPr="003C7386">
                <w:rPr>
                  <w:rFonts w:eastAsia="DengXian"/>
                </w:rPr>
                <w:t>-.039(.124)</w:t>
              </w:r>
            </w:ins>
          </w:p>
        </w:tc>
      </w:tr>
      <w:tr w:rsidR="000A6604" w:rsidRPr="003C7386" w14:paraId="02791AFB" w14:textId="77777777" w:rsidTr="00CC355E">
        <w:trPr>
          <w:trHeight w:val="323"/>
          <w:jc w:val="center"/>
          <w:ins w:id="8929" w:author="Haiyang Liu" w:date="2026-05-21T12:32:00Z"/>
          <w:trPrChange w:id="8930" w:author="Haiyang Liu" w:date="2026-05-22T16:50:00Z" w16du:dateUtc="2026-05-22T09:50:00Z">
            <w:trPr>
              <w:gridAfter w:val="0"/>
              <w:trHeight w:val="323"/>
              <w:jc w:val="center"/>
            </w:trPr>
          </w:trPrChange>
        </w:trPr>
        <w:tc>
          <w:tcPr>
            <w:tcW w:w="4140" w:type="dxa"/>
            <w:noWrap/>
            <w:vAlign w:val="center"/>
            <w:tcPrChange w:id="8931" w:author="Haiyang Liu" w:date="2026-05-22T16:50:00Z" w16du:dateUtc="2026-05-22T09:50:00Z">
              <w:tcPr>
                <w:tcW w:w="4140" w:type="dxa"/>
                <w:noWrap/>
                <w:vAlign w:val="center"/>
              </w:tcPr>
            </w:tcPrChange>
          </w:tcPr>
          <w:p w14:paraId="527D6F60" w14:textId="3F7ACD84" w:rsidR="000A6604" w:rsidRPr="003C7386" w:rsidRDefault="000A6604" w:rsidP="005E69E8">
            <w:pPr>
              <w:widowControl w:val="0"/>
              <w:snapToGrid w:val="0"/>
              <w:rPr>
                <w:ins w:id="8932" w:author="Haiyang Liu" w:date="2026-05-21T12:32:00Z" w16du:dateUtc="2026-05-21T05:32:00Z"/>
                <w:color w:val="000000"/>
              </w:rPr>
            </w:pPr>
            <w:ins w:id="8933" w:author="Haiyang Liu" w:date="2026-05-21T12:32:00Z" w16du:dateUtc="2026-05-21T05:32:00Z">
              <w:r w:rsidRPr="003C7386">
                <w:rPr>
                  <w:color w:val="000000"/>
                </w:rPr>
                <w:t xml:space="preserve">Newcomer risk </w:t>
              </w:r>
            </w:ins>
            <w:ins w:id="8934" w:author="Haiyang Liu" w:date="2026-05-21T12:34:00Z" w16du:dateUtc="2026-05-21T05:34:00Z">
              <w:r w:rsidR="007B7B93">
                <w:rPr>
                  <w:color w:val="000000"/>
                </w:rPr>
                <w:t>propensity</w:t>
              </w:r>
            </w:ins>
          </w:p>
        </w:tc>
        <w:tc>
          <w:tcPr>
            <w:tcW w:w="1710" w:type="dxa"/>
            <w:noWrap/>
            <w:vAlign w:val="center"/>
            <w:tcPrChange w:id="8935" w:author="Haiyang Liu" w:date="2026-05-22T16:50:00Z" w16du:dateUtc="2026-05-22T09:50:00Z">
              <w:tcPr>
                <w:tcW w:w="1710" w:type="dxa"/>
                <w:noWrap/>
                <w:vAlign w:val="center"/>
              </w:tcPr>
            </w:tcPrChange>
          </w:tcPr>
          <w:p w14:paraId="31268659" w14:textId="77777777" w:rsidR="000A6604" w:rsidRPr="003C7386" w:rsidRDefault="000A6604" w:rsidP="005E69E8">
            <w:pPr>
              <w:widowControl w:val="0"/>
              <w:snapToGrid w:val="0"/>
              <w:jc w:val="right"/>
              <w:rPr>
                <w:ins w:id="8936" w:author="Haiyang Liu" w:date="2026-05-21T12:32:00Z" w16du:dateUtc="2026-05-21T05:32:00Z"/>
                <w:rFonts w:eastAsia="DengXian"/>
              </w:rPr>
            </w:pPr>
            <w:ins w:id="8937" w:author="Haiyang Liu" w:date="2026-05-21T12:32:00Z" w16du:dateUtc="2026-05-21T05:32:00Z">
              <w:r w:rsidRPr="003C7386">
                <w:rPr>
                  <w:rFonts w:eastAsia="DengXian"/>
                </w:rPr>
                <w:t>-.011(.026)</w:t>
              </w:r>
            </w:ins>
          </w:p>
        </w:tc>
        <w:tc>
          <w:tcPr>
            <w:tcW w:w="1620" w:type="dxa"/>
            <w:vAlign w:val="center"/>
            <w:tcPrChange w:id="8938" w:author="Haiyang Liu" w:date="2026-05-22T16:50:00Z" w16du:dateUtc="2026-05-22T09:50:00Z">
              <w:tcPr>
                <w:tcW w:w="1620" w:type="dxa"/>
                <w:vAlign w:val="center"/>
              </w:tcPr>
            </w:tcPrChange>
          </w:tcPr>
          <w:p w14:paraId="2DFCE152" w14:textId="77777777" w:rsidR="000A6604" w:rsidRPr="003C7386" w:rsidRDefault="000A6604" w:rsidP="005E69E8">
            <w:pPr>
              <w:widowControl w:val="0"/>
              <w:snapToGrid w:val="0"/>
              <w:jc w:val="right"/>
              <w:rPr>
                <w:ins w:id="8939" w:author="Haiyang Liu" w:date="2026-05-21T12:32:00Z" w16du:dateUtc="2026-05-21T05:32:00Z"/>
                <w:rFonts w:eastAsia="DengXian"/>
              </w:rPr>
            </w:pPr>
            <w:ins w:id="8940" w:author="Haiyang Liu" w:date="2026-05-21T12:32:00Z" w16du:dateUtc="2026-05-21T05:32:00Z">
              <w:r w:rsidRPr="003C7386">
                <w:rPr>
                  <w:rFonts w:eastAsia="DengXian"/>
                </w:rPr>
                <w:t>.015(.036)</w:t>
              </w:r>
            </w:ins>
          </w:p>
        </w:tc>
        <w:tc>
          <w:tcPr>
            <w:tcW w:w="1620" w:type="dxa"/>
            <w:noWrap/>
            <w:vAlign w:val="center"/>
            <w:tcPrChange w:id="8941" w:author="Haiyang Liu" w:date="2026-05-22T16:50:00Z" w16du:dateUtc="2026-05-22T09:50:00Z">
              <w:tcPr>
                <w:tcW w:w="1620" w:type="dxa"/>
                <w:noWrap/>
                <w:vAlign w:val="center"/>
              </w:tcPr>
            </w:tcPrChange>
          </w:tcPr>
          <w:p w14:paraId="595CCA39" w14:textId="77777777" w:rsidR="000A6604" w:rsidRPr="003C7386" w:rsidRDefault="000A6604" w:rsidP="005E69E8">
            <w:pPr>
              <w:widowControl w:val="0"/>
              <w:snapToGrid w:val="0"/>
              <w:jc w:val="right"/>
              <w:rPr>
                <w:ins w:id="8942" w:author="Haiyang Liu" w:date="2026-05-21T12:32:00Z" w16du:dateUtc="2026-05-21T05:32:00Z"/>
                <w:rFonts w:eastAsia="DengXian"/>
              </w:rPr>
            </w:pPr>
            <w:ins w:id="8943" w:author="Haiyang Liu" w:date="2026-05-21T12:32:00Z" w16du:dateUtc="2026-05-21T05:32:00Z">
              <w:r w:rsidRPr="003C7386">
                <w:rPr>
                  <w:rFonts w:eastAsia="DengXian"/>
                </w:rPr>
                <w:t>.003(.013)</w:t>
              </w:r>
            </w:ins>
          </w:p>
        </w:tc>
        <w:tc>
          <w:tcPr>
            <w:tcW w:w="1710" w:type="dxa"/>
            <w:noWrap/>
            <w:vAlign w:val="center"/>
            <w:tcPrChange w:id="8944" w:author="Haiyang Liu" w:date="2026-05-22T16:50:00Z" w16du:dateUtc="2026-05-22T09:50:00Z">
              <w:tcPr>
                <w:tcW w:w="1620" w:type="dxa"/>
                <w:noWrap/>
                <w:vAlign w:val="center"/>
              </w:tcPr>
            </w:tcPrChange>
          </w:tcPr>
          <w:p w14:paraId="57C6D8D4" w14:textId="77777777" w:rsidR="000A6604" w:rsidRPr="003C7386" w:rsidRDefault="000A6604" w:rsidP="005E69E8">
            <w:pPr>
              <w:widowControl w:val="0"/>
              <w:snapToGrid w:val="0"/>
              <w:jc w:val="right"/>
              <w:rPr>
                <w:ins w:id="8945" w:author="Haiyang Liu" w:date="2026-05-21T12:32:00Z" w16du:dateUtc="2026-05-21T05:32:00Z"/>
                <w:rFonts w:eastAsia="DengXian"/>
              </w:rPr>
            </w:pPr>
            <w:ins w:id="8946" w:author="Haiyang Liu" w:date="2026-05-21T12:32:00Z" w16du:dateUtc="2026-05-21T05:32:00Z">
              <w:r w:rsidRPr="003C7386">
                <w:rPr>
                  <w:rFonts w:eastAsia="DengXian"/>
                </w:rPr>
                <w:t>-.036(.029)</w:t>
              </w:r>
            </w:ins>
          </w:p>
        </w:tc>
      </w:tr>
      <w:tr w:rsidR="000A6604" w:rsidRPr="003C7386" w14:paraId="12AC5A2D" w14:textId="77777777" w:rsidTr="00CC355E">
        <w:trPr>
          <w:trHeight w:val="323"/>
          <w:jc w:val="center"/>
          <w:ins w:id="8947" w:author="Haiyang Liu" w:date="2026-05-21T12:32:00Z"/>
          <w:trPrChange w:id="8948" w:author="Haiyang Liu" w:date="2026-05-22T16:50:00Z" w16du:dateUtc="2026-05-22T09:50:00Z">
            <w:trPr>
              <w:gridAfter w:val="0"/>
              <w:trHeight w:val="323"/>
              <w:jc w:val="center"/>
            </w:trPr>
          </w:trPrChange>
        </w:trPr>
        <w:tc>
          <w:tcPr>
            <w:tcW w:w="4140" w:type="dxa"/>
            <w:noWrap/>
            <w:vAlign w:val="center"/>
            <w:tcPrChange w:id="8949" w:author="Haiyang Liu" w:date="2026-05-22T16:50:00Z" w16du:dateUtc="2026-05-22T09:50:00Z">
              <w:tcPr>
                <w:tcW w:w="4140" w:type="dxa"/>
                <w:noWrap/>
                <w:vAlign w:val="center"/>
              </w:tcPr>
            </w:tcPrChange>
          </w:tcPr>
          <w:p w14:paraId="7B0CBA1D" w14:textId="77777777" w:rsidR="000A6604" w:rsidRPr="003C7386" w:rsidRDefault="000A6604" w:rsidP="005E69E8">
            <w:pPr>
              <w:widowControl w:val="0"/>
              <w:snapToGrid w:val="0"/>
              <w:rPr>
                <w:ins w:id="8950" w:author="Haiyang Liu" w:date="2026-05-21T12:32:00Z" w16du:dateUtc="2026-05-21T05:32:00Z"/>
                <w:color w:val="000000"/>
              </w:rPr>
            </w:pPr>
            <w:ins w:id="8951" w:author="Haiyang Liu" w:date="2026-05-21T12:32:00Z" w16du:dateUtc="2026-05-21T05:32:00Z">
              <w:r w:rsidRPr="003C7386">
                <w:rPr>
                  <w:color w:val="000000"/>
                </w:rPr>
                <w:t>Newcomer self-efficacy</w:t>
              </w:r>
            </w:ins>
          </w:p>
        </w:tc>
        <w:tc>
          <w:tcPr>
            <w:tcW w:w="1710" w:type="dxa"/>
            <w:noWrap/>
            <w:vAlign w:val="center"/>
            <w:tcPrChange w:id="8952" w:author="Haiyang Liu" w:date="2026-05-22T16:50:00Z" w16du:dateUtc="2026-05-22T09:50:00Z">
              <w:tcPr>
                <w:tcW w:w="1710" w:type="dxa"/>
                <w:noWrap/>
                <w:vAlign w:val="center"/>
              </w:tcPr>
            </w:tcPrChange>
          </w:tcPr>
          <w:p w14:paraId="324CEDD0" w14:textId="77777777" w:rsidR="000A6604" w:rsidRPr="003C7386" w:rsidRDefault="000A6604" w:rsidP="005E69E8">
            <w:pPr>
              <w:widowControl w:val="0"/>
              <w:snapToGrid w:val="0"/>
              <w:jc w:val="right"/>
              <w:rPr>
                <w:ins w:id="8953" w:author="Haiyang Liu" w:date="2026-05-21T12:32:00Z" w16du:dateUtc="2026-05-21T05:32:00Z"/>
                <w:rFonts w:eastAsia="DengXian"/>
              </w:rPr>
            </w:pPr>
            <w:ins w:id="8954" w:author="Haiyang Liu" w:date="2026-05-21T12:32:00Z" w16du:dateUtc="2026-05-21T05:32:00Z">
              <w:r w:rsidRPr="003C7386">
                <w:rPr>
                  <w:rFonts w:eastAsia="DengXian"/>
                </w:rPr>
                <w:t>-.340</w:t>
              </w:r>
              <w:r w:rsidRPr="003C7386">
                <w:rPr>
                  <w:rFonts w:eastAsia="DengXian"/>
                  <w:vertAlign w:val="superscript"/>
                </w:rPr>
                <w:t>***</w:t>
              </w:r>
              <w:r w:rsidRPr="003C7386">
                <w:rPr>
                  <w:rFonts w:eastAsia="DengXian"/>
                </w:rPr>
                <w:t>(.073)</w:t>
              </w:r>
            </w:ins>
          </w:p>
        </w:tc>
        <w:tc>
          <w:tcPr>
            <w:tcW w:w="1620" w:type="dxa"/>
            <w:vAlign w:val="center"/>
            <w:tcPrChange w:id="8955" w:author="Haiyang Liu" w:date="2026-05-22T16:50:00Z" w16du:dateUtc="2026-05-22T09:50:00Z">
              <w:tcPr>
                <w:tcW w:w="1620" w:type="dxa"/>
                <w:vAlign w:val="center"/>
              </w:tcPr>
            </w:tcPrChange>
          </w:tcPr>
          <w:p w14:paraId="4C4C17F5" w14:textId="77777777" w:rsidR="000A6604" w:rsidRPr="003C7386" w:rsidRDefault="000A6604" w:rsidP="005E69E8">
            <w:pPr>
              <w:widowControl w:val="0"/>
              <w:snapToGrid w:val="0"/>
              <w:jc w:val="right"/>
              <w:rPr>
                <w:ins w:id="8956" w:author="Haiyang Liu" w:date="2026-05-21T12:32:00Z" w16du:dateUtc="2026-05-21T05:32:00Z"/>
                <w:rFonts w:eastAsia="DengXian"/>
              </w:rPr>
            </w:pPr>
            <w:ins w:id="8957" w:author="Haiyang Liu" w:date="2026-05-21T12:32:00Z" w16du:dateUtc="2026-05-21T05:32:00Z">
              <w:r w:rsidRPr="003C7386">
                <w:rPr>
                  <w:rFonts w:eastAsia="DengXian"/>
                </w:rPr>
                <w:t>-.080(.101)</w:t>
              </w:r>
            </w:ins>
          </w:p>
        </w:tc>
        <w:tc>
          <w:tcPr>
            <w:tcW w:w="1620" w:type="dxa"/>
            <w:noWrap/>
            <w:vAlign w:val="center"/>
            <w:tcPrChange w:id="8958" w:author="Haiyang Liu" w:date="2026-05-22T16:50:00Z" w16du:dateUtc="2026-05-22T09:50:00Z">
              <w:tcPr>
                <w:tcW w:w="1620" w:type="dxa"/>
                <w:noWrap/>
                <w:vAlign w:val="center"/>
              </w:tcPr>
            </w:tcPrChange>
          </w:tcPr>
          <w:p w14:paraId="1E3FF237" w14:textId="77777777" w:rsidR="000A6604" w:rsidRPr="003C7386" w:rsidRDefault="000A6604" w:rsidP="005E69E8">
            <w:pPr>
              <w:widowControl w:val="0"/>
              <w:snapToGrid w:val="0"/>
              <w:jc w:val="right"/>
              <w:rPr>
                <w:ins w:id="8959" w:author="Haiyang Liu" w:date="2026-05-21T12:32:00Z" w16du:dateUtc="2026-05-21T05:32:00Z"/>
                <w:rFonts w:eastAsia="DengXian"/>
              </w:rPr>
            </w:pPr>
            <w:ins w:id="8960" w:author="Haiyang Liu" w:date="2026-05-21T12:32:00Z" w16du:dateUtc="2026-05-21T05:32:00Z">
              <w:r w:rsidRPr="003C7386">
                <w:rPr>
                  <w:rFonts w:eastAsia="DengXian"/>
                </w:rPr>
                <w:t>-.038(.038)</w:t>
              </w:r>
            </w:ins>
          </w:p>
        </w:tc>
        <w:tc>
          <w:tcPr>
            <w:tcW w:w="1710" w:type="dxa"/>
            <w:noWrap/>
            <w:vAlign w:val="center"/>
            <w:tcPrChange w:id="8961" w:author="Haiyang Liu" w:date="2026-05-22T16:50:00Z" w16du:dateUtc="2026-05-22T09:50:00Z">
              <w:tcPr>
                <w:tcW w:w="1620" w:type="dxa"/>
                <w:noWrap/>
                <w:vAlign w:val="center"/>
              </w:tcPr>
            </w:tcPrChange>
          </w:tcPr>
          <w:p w14:paraId="163BE427" w14:textId="77777777" w:rsidR="000A6604" w:rsidRPr="003C7386" w:rsidRDefault="000A6604" w:rsidP="005E69E8">
            <w:pPr>
              <w:widowControl w:val="0"/>
              <w:snapToGrid w:val="0"/>
              <w:jc w:val="right"/>
              <w:rPr>
                <w:ins w:id="8962" w:author="Haiyang Liu" w:date="2026-05-21T12:32:00Z" w16du:dateUtc="2026-05-21T05:32:00Z"/>
                <w:rFonts w:eastAsia="DengXian"/>
              </w:rPr>
            </w:pPr>
            <w:ins w:id="8963" w:author="Haiyang Liu" w:date="2026-05-21T12:32:00Z" w16du:dateUtc="2026-05-21T05:32:00Z">
              <w:r w:rsidRPr="003C7386">
                <w:rPr>
                  <w:rFonts w:eastAsia="DengXian"/>
                </w:rPr>
                <w:t>.081(.093)</w:t>
              </w:r>
            </w:ins>
          </w:p>
        </w:tc>
      </w:tr>
      <w:tr w:rsidR="000A6604" w:rsidRPr="003C7386" w14:paraId="202CA416" w14:textId="77777777" w:rsidTr="00CC355E">
        <w:trPr>
          <w:trHeight w:val="323"/>
          <w:jc w:val="center"/>
          <w:ins w:id="8964" w:author="Haiyang Liu" w:date="2026-05-21T12:32:00Z"/>
          <w:trPrChange w:id="8965" w:author="Haiyang Liu" w:date="2026-05-22T16:50:00Z" w16du:dateUtc="2026-05-22T09:50:00Z">
            <w:trPr>
              <w:gridAfter w:val="0"/>
              <w:trHeight w:val="323"/>
              <w:jc w:val="center"/>
            </w:trPr>
          </w:trPrChange>
        </w:trPr>
        <w:tc>
          <w:tcPr>
            <w:tcW w:w="4140" w:type="dxa"/>
            <w:noWrap/>
            <w:vAlign w:val="center"/>
            <w:tcPrChange w:id="8966" w:author="Haiyang Liu" w:date="2026-05-22T16:50:00Z" w16du:dateUtc="2026-05-22T09:50:00Z">
              <w:tcPr>
                <w:tcW w:w="4140" w:type="dxa"/>
                <w:noWrap/>
                <w:vAlign w:val="center"/>
              </w:tcPr>
            </w:tcPrChange>
          </w:tcPr>
          <w:p w14:paraId="790C380D" w14:textId="77777777" w:rsidR="000A6604" w:rsidRPr="003C7386" w:rsidRDefault="000A6604" w:rsidP="005E69E8">
            <w:pPr>
              <w:widowControl w:val="0"/>
              <w:snapToGrid w:val="0"/>
              <w:rPr>
                <w:ins w:id="8967" w:author="Haiyang Liu" w:date="2026-05-21T12:32:00Z" w16du:dateUtc="2026-05-21T05:32:00Z"/>
                <w:color w:val="000000"/>
              </w:rPr>
            </w:pPr>
            <w:ins w:id="8968" w:author="Haiyang Liu" w:date="2026-05-21T12:32:00Z" w16du:dateUtc="2026-05-21T05:32:00Z">
              <w:r w:rsidRPr="003C7386">
                <w:rPr>
                  <w:color w:val="000000"/>
                </w:rPr>
                <w:t>Leader feedback specificity</w:t>
              </w:r>
            </w:ins>
          </w:p>
        </w:tc>
        <w:tc>
          <w:tcPr>
            <w:tcW w:w="1710" w:type="dxa"/>
            <w:noWrap/>
            <w:vAlign w:val="center"/>
            <w:tcPrChange w:id="8969" w:author="Haiyang Liu" w:date="2026-05-22T16:50:00Z" w16du:dateUtc="2026-05-22T09:50:00Z">
              <w:tcPr>
                <w:tcW w:w="1710" w:type="dxa"/>
                <w:noWrap/>
                <w:vAlign w:val="center"/>
              </w:tcPr>
            </w:tcPrChange>
          </w:tcPr>
          <w:p w14:paraId="64CF4467" w14:textId="77777777" w:rsidR="000A6604" w:rsidRPr="003C7386" w:rsidRDefault="000A6604" w:rsidP="005E69E8">
            <w:pPr>
              <w:widowControl w:val="0"/>
              <w:snapToGrid w:val="0"/>
              <w:jc w:val="right"/>
              <w:rPr>
                <w:ins w:id="8970" w:author="Haiyang Liu" w:date="2026-05-21T12:32:00Z" w16du:dateUtc="2026-05-21T05:32:00Z"/>
                <w:rFonts w:eastAsia="DengXian"/>
              </w:rPr>
            </w:pPr>
            <w:ins w:id="8971" w:author="Haiyang Liu" w:date="2026-05-21T12:32:00Z" w16du:dateUtc="2026-05-21T05:32:00Z">
              <w:r w:rsidRPr="003C7386">
                <w:rPr>
                  <w:rFonts w:eastAsia="DengXian"/>
                </w:rPr>
                <w:t>-.153</w:t>
              </w:r>
              <w:r w:rsidRPr="003C7386">
                <w:rPr>
                  <w:rFonts w:eastAsia="DengXian"/>
                  <w:vertAlign w:val="superscript"/>
                </w:rPr>
                <w:t>*</w:t>
              </w:r>
              <w:r w:rsidRPr="003C7386">
                <w:rPr>
                  <w:rFonts w:eastAsia="DengXian"/>
                </w:rPr>
                <w:t>(.067)</w:t>
              </w:r>
            </w:ins>
          </w:p>
        </w:tc>
        <w:tc>
          <w:tcPr>
            <w:tcW w:w="1620" w:type="dxa"/>
            <w:vAlign w:val="center"/>
            <w:tcPrChange w:id="8972" w:author="Haiyang Liu" w:date="2026-05-22T16:50:00Z" w16du:dateUtc="2026-05-22T09:50:00Z">
              <w:tcPr>
                <w:tcW w:w="1620" w:type="dxa"/>
                <w:vAlign w:val="center"/>
              </w:tcPr>
            </w:tcPrChange>
          </w:tcPr>
          <w:p w14:paraId="7E802304" w14:textId="77777777" w:rsidR="000A6604" w:rsidRPr="003C7386" w:rsidRDefault="000A6604" w:rsidP="005E69E8">
            <w:pPr>
              <w:widowControl w:val="0"/>
              <w:snapToGrid w:val="0"/>
              <w:jc w:val="right"/>
              <w:rPr>
                <w:ins w:id="8973" w:author="Haiyang Liu" w:date="2026-05-21T12:32:00Z" w16du:dateUtc="2026-05-21T05:32:00Z"/>
                <w:rFonts w:eastAsia="DengXian"/>
              </w:rPr>
            </w:pPr>
            <w:ins w:id="8974" w:author="Haiyang Liu" w:date="2026-05-21T12:32:00Z" w16du:dateUtc="2026-05-21T05:32:00Z">
              <w:r w:rsidRPr="003C7386">
                <w:rPr>
                  <w:rFonts w:eastAsia="DengXian"/>
                </w:rPr>
                <w:t>-.067(.092)</w:t>
              </w:r>
            </w:ins>
          </w:p>
        </w:tc>
        <w:tc>
          <w:tcPr>
            <w:tcW w:w="1620" w:type="dxa"/>
            <w:noWrap/>
            <w:vAlign w:val="center"/>
            <w:tcPrChange w:id="8975" w:author="Haiyang Liu" w:date="2026-05-22T16:50:00Z" w16du:dateUtc="2026-05-22T09:50:00Z">
              <w:tcPr>
                <w:tcW w:w="1620" w:type="dxa"/>
                <w:noWrap/>
                <w:vAlign w:val="center"/>
              </w:tcPr>
            </w:tcPrChange>
          </w:tcPr>
          <w:p w14:paraId="14CC5D79" w14:textId="77777777" w:rsidR="000A6604" w:rsidRPr="003C7386" w:rsidRDefault="000A6604" w:rsidP="005E69E8">
            <w:pPr>
              <w:widowControl w:val="0"/>
              <w:snapToGrid w:val="0"/>
              <w:jc w:val="right"/>
              <w:rPr>
                <w:ins w:id="8976" w:author="Haiyang Liu" w:date="2026-05-21T12:32:00Z" w16du:dateUtc="2026-05-21T05:32:00Z"/>
                <w:rFonts w:eastAsia="DengXian"/>
              </w:rPr>
            </w:pPr>
            <w:ins w:id="8977" w:author="Haiyang Liu" w:date="2026-05-21T12:32:00Z" w16du:dateUtc="2026-05-21T05:32:00Z">
              <w:r w:rsidRPr="003C7386">
                <w:rPr>
                  <w:rFonts w:eastAsia="DengXian"/>
                </w:rPr>
                <w:t>-.010(.035)</w:t>
              </w:r>
            </w:ins>
          </w:p>
        </w:tc>
        <w:tc>
          <w:tcPr>
            <w:tcW w:w="1710" w:type="dxa"/>
            <w:noWrap/>
            <w:vAlign w:val="center"/>
            <w:tcPrChange w:id="8978" w:author="Haiyang Liu" w:date="2026-05-22T16:50:00Z" w16du:dateUtc="2026-05-22T09:50:00Z">
              <w:tcPr>
                <w:tcW w:w="1620" w:type="dxa"/>
                <w:noWrap/>
                <w:vAlign w:val="center"/>
              </w:tcPr>
            </w:tcPrChange>
          </w:tcPr>
          <w:p w14:paraId="7F2A9896" w14:textId="77777777" w:rsidR="000A6604" w:rsidRPr="003C7386" w:rsidRDefault="000A6604" w:rsidP="005E69E8">
            <w:pPr>
              <w:widowControl w:val="0"/>
              <w:snapToGrid w:val="0"/>
              <w:jc w:val="right"/>
              <w:rPr>
                <w:ins w:id="8979" w:author="Haiyang Liu" w:date="2026-05-21T12:32:00Z" w16du:dateUtc="2026-05-21T05:32:00Z"/>
                <w:rFonts w:eastAsia="DengXian"/>
              </w:rPr>
            </w:pPr>
            <w:ins w:id="8980" w:author="Haiyang Liu" w:date="2026-05-21T12:32:00Z" w16du:dateUtc="2026-05-21T05:32:00Z">
              <w:r w:rsidRPr="003C7386">
                <w:rPr>
                  <w:rFonts w:eastAsia="DengXian"/>
                </w:rPr>
                <w:t>-.194(.080)</w:t>
              </w:r>
            </w:ins>
          </w:p>
        </w:tc>
      </w:tr>
      <w:tr w:rsidR="000A6604" w:rsidRPr="003C7386" w14:paraId="0F0CCBE6" w14:textId="77777777" w:rsidTr="00CC355E">
        <w:trPr>
          <w:trHeight w:val="323"/>
          <w:jc w:val="center"/>
          <w:ins w:id="8981" w:author="Haiyang Liu" w:date="2026-05-21T12:32:00Z"/>
          <w:trPrChange w:id="8982" w:author="Haiyang Liu" w:date="2026-05-22T16:50:00Z" w16du:dateUtc="2026-05-22T09:50:00Z">
            <w:trPr>
              <w:gridAfter w:val="0"/>
              <w:trHeight w:val="323"/>
              <w:jc w:val="center"/>
            </w:trPr>
          </w:trPrChange>
        </w:trPr>
        <w:tc>
          <w:tcPr>
            <w:tcW w:w="4140" w:type="dxa"/>
            <w:noWrap/>
            <w:vAlign w:val="center"/>
            <w:tcPrChange w:id="8983" w:author="Haiyang Liu" w:date="2026-05-22T16:50:00Z" w16du:dateUtc="2026-05-22T09:50:00Z">
              <w:tcPr>
                <w:tcW w:w="4140" w:type="dxa"/>
                <w:noWrap/>
                <w:vAlign w:val="center"/>
              </w:tcPr>
            </w:tcPrChange>
          </w:tcPr>
          <w:p w14:paraId="6B9FA18D" w14:textId="77777777" w:rsidR="000A6604" w:rsidRPr="003C7386" w:rsidRDefault="000A6604" w:rsidP="005E69E8">
            <w:pPr>
              <w:widowControl w:val="0"/>
              <w:snapToGrid w:val="0"/>
              <w:rPr>
                <w:ins w:id="8984" w:author="Haiyang Liu" w:date="2026-05-21T12:32:00Z" w16du:dateUtc="2026-05-21T05:32:00Z"/>
                <w:color w:val="000000"/>
              </w:rPr>
            </w:pPr>
            <w:ins w:id="8985" w:author="Haiyang Liu" w:date="2026-05-21T12:32:00Z" w16du:dateUtc="2026-05-21T05:32:00Z">
              <w:r w:rsidRPr="003C7386">
                <w:rPr>
                  <w:color w:val="000000"/>
                </w:rPr>
                <w:t>Leader-team interaction frequency</w:t>
              </w:r>
            </w:ins>
          </w:p>
        </w:tc>
        <w:tc>
          <w:tcPr>
            <w:tcW w:w="1710" w:type="dxa"/>
            <w:noWrap/>
            <w:vAlign w:val="center"/>
            <w:tcPrChange w:id="8986" w:author="Haiyang Liu" w:date="2026-05-22T16:50:00Z" w16du:dateUtc="2026-05-22T09:50:00Z">
              <w:tcPr>
                <w:tcW w:w="1710" w:type="dxa"/>
                <w:noWrap/>
                <w:vAlign w:val="center"/>
              </w:tcPr>
            </w:tcPrChange>
          </w:tcPr>
          <w:p w14:paraId="66059BF3" w14:textId="77777777" w:rsidR="000A6604" w:rsidRPr="003C7386" w:rsidRDefault="000A6604" w:rsidP="005E69E8">
            <w:pPr>
              <w:widowControl w:val="0"/>
              <w:snapToGrid w:val="0"/>
              <w:jc w:val="right"/>
              <w:rPr>
                <w:ins w:id="8987" w:author="Haiyang Liu" w:date="2026-05-21T12:32:00Z" w16du:dateUtc="2026-05-21T05:32:00Z"/>
                <w:rFonts w:eastAsia="DengXian"/>
              </w:rPr>
            </w:pPr>
            <w:ins w:id="8988" w:author="Haiyang Liu" w:date="2026-05-21T12:32:00Z" w16du:dateUtc="2026-05-21T05:32:00Z">
              <w:r w:rsidRPr="003C7386">
                <w:rPr>
                  <w:rFonts w:eastAsia="DengXian"/>
                </w:rPr>
                <w:t>.072</w:t>
              </w:r>
              <w:r w:rsidRPr="003C7386">
                <w:rPr>
                  <w:rFonts w:eastAsia="DengXian"/>
                  <w:vertAlign w:val="superscript"/>
                </w:rPr>
                <w:t>*</w:t>
              </w:r>
              <w:r w:rsidRPr="003C7386">
                <w:rPr>
                  <w:rFonts w:eastAsia="DengXian"/>
                </w:rPr>
                <w:t>(.035)</w:t>
              </w:r>
            </w:ins>
          </w:p>
        </w:tc>
        <w:tc>
          <w:tcPr>
            <w:tcW w:w="1620" w:type="dxa"/>
            <w:vAlign w:val="center"/>
            <w:tcPrChange w:id="8989" w:author="Haiyang Liu" w:date="2026-05-22T16:50:00Z" w16du:dateUtc="2026-05-22T09:50:00Z">
              <w:tcPr>
                <w:tcW w:w="1620" w:type="dxa"/>
                <w:vAlign w:val="center"/>
              </w:tcPr>
            </w:tcPrChange>
          </w:tcPr>
          <w:p w14:paraId="003CB18B" w14:textId="77777777" w:rsidR="000A6604" w:rsidRPr="003C7386" w:rsidRDefault="000A6604" w:rsidP="005E69E8">
            <w:pPr>
              <w:widowControl w:val="0"/>
              <w:snapToGrid w:val="0"/>
              <w:jc w:val="right"/>
              <w:rPr>
                <w:ins w:id="8990" w:author="Haiyang Liu" w:date="2026-05-21T12:32:00Z" w16du:dateUtc="2026-05-21T05:32:00Z"/>
                <w:rFonts w:eastAsia="DengXian"/>
              </w:rPr>
            </w:pPr>
            <w:ins w:id="8991" w:author="Haiyang Liu" w:date="2026-05-21T12:32:00Z" w16du:dateUtc="2026-05-21T05:32:00Z">
              <w:r w:rsidRPr="003C7386">
                <w:rPr>
                  <w:rFonts w:eastAsia="DengXian"/>
                </w:rPr>
                <w:t>-.103</w:t>
              </w:r>
              <w:r w:rsidRPr="003C7386">
                <w:rPr>
                  <w:rFonts w:eastAsia="DengXian"/>
                  <w:vertAlign w:val="superscript"/>
                </w:rPr>
                <w:t>*</w:t>
              </w:r>
              <w:r w:rsidRPr="003C7386">
                <w:rPr>
                  <w:rFonts w:eastAsia="DengXian"/>
                </w:rPr>
                <w:t>(.049)</w:t>
              </w:r>
            </w:ins>
          </w:p>
        </w:tc>
        <w:tc>
          <w:tcPr>
            <w:tcW w:w="1620" w:type="dxa"/>
            <w:noWrap/>
            <w:vAlign w:val="center"/>
            <w:tcPrChange w:id="8992" w:author="Haiyang Liu" w:date="2026-05-22T16:50:00Z" w16du:dateUtc="2026-05-22T09:50:00Z">
              <w:tcPr>
                <w:tcW w:w="1620" w:type="dxa"/>
                <w:noWrap/>
                <w:vAlign w:val="center"/>
              </w:tcPr>
            </w:tcPrChange>
          </w:tcPr>
          <w:p w14:paraId="3373C311" w14:textId="77777777" w:rsidR="000A6604" w:rsidRPr="003C7386" w:rsidRDefault="000A6604" w:rsidP="005E69E8">
            <w:pPr>
              <w:widowControl w:val="0"/>
              <w:snapToGrid w:val="0"/>
              <w:jc w:val="right"/>
              <w:rPr>
                <w:ins w:id="8993" w:author="Haiyang Liu" w:date="2026-05-21T12:32:00Z" w16du:dateUtc="2026-05-21T05:32:00Z"/>
                <w:rFonts w:eastAsia="DengXian"/>
              </w:rPr>
            </w:pPr>
            <w:ins w:id="8994" w:author="Haiyang Liu" w:date="2026-05-21T12:32:00Z" w16du:dateUtc="2026-05-21T05:32:00Z">
              <w:r w:rsidRPr="003C7386">
                <w:rPr>
                  <w:rFonts w:eastAsia="DengXian"/>
                </w:rPr>
                <w:t>.007(.018)</w:t>
              </w:r>
            </w:ins>
          </w:p>
        </w:tc>
        <w:tc>
          <w:tcPr>
            <w:tcW w:w="1710" w:type="dxa"/>
            <w:noWrap/>
            <w:vAlign w:val="center"/>
            <w:tcPrChange w:id="8995" w:author="Haiyang Liu" w:date="2026-05-22T16:50:00Z" w16du:dateUtc="2026-05-22T09:50:00Z">
              <w:tcPr>
                <w:tcW w:w="1620" w:type="dxa"/>
                <w:noWrap/>
                <w:vAlign w:val="center"/>
              </w:tcPr>
            </w:tcPrChange>
          </w:tcPr>
          <w:p w14:paraId="7B0F2509" w14:textId="77777777" w:rsidR="000A6604" w:rsidRPr="003C7386" w:rsidRDefault="000A6604" w:rsidP="005E69E8">
            <w:pPr>
              <w:widowControl w:val="0"/>
              <w:snapToGrid w:val="0"/>
              <w:jc w:val="right"/>
              <w:rPr>
                <w:ins w:id="8996" w:author="Haiyang Liu" w:date="2026-05-21T12:32:00Z" w16du:dateUtc="2026-05-21T05:32:00Z"/>
                <w:rFonts w:eastAsia="DengXian"/>
              </w:rPr>
            </w:pPr>
            <w:ins w:id="8997" w:author="Haiyang Liu" w:date="2026-05-21T12:32:00Z" w16du:dateUtc="2026-05-21T05:32:00Z">
              <w:r w:rsidRPr="003C7386">
                <w:rPr>
                  <w:rFonts w:eastAsia="DengXian"/>
                </w:rPr>
                <w:t>.037(.060)</w:t>
              </w:r>
            </w:ins>
          </w:p>
        </w:tc>
      </w:tr>
      <w:tr w:rsidR="000A6604" w:rsidRPr="003C7386" w14:paraId="47FC6112" w14:textId="77777777" w:rsidTr="00CC355E">
        <w:trPr>
          <w:trHeight w:val="323"/>
          <w:jc w:val="center"/>
          <w:ins w:id="8998" w:author="Haiyang Liu" w:date="2026-05-21T12:32:00Z"/>
          <w:trPrChange w:id="8999" w:author="Haiyang Liu" w:date="2026-05-22T16:50:00Z" w16du:dateUtc="2026-05-22T09:50:00Z">
            <w:trPr>
              <w:gridAfter w:val="0"/>
              <w:trHeight w:val="323"/>
              <w:jc w:val="center"/>
            </w:trPr>
          </w:trPrChange>
        </w:trPr>
        <w:tc>
          <w:tcPr>
            <w:tcW w:w="4140" w:type="dxa"/>
            <w:noWrap/>
            <w:vAlign w:val="center"/>
            <w:tcPrChange w:id="9000" w:author="Haiyang Liu" w:date="2026-05-22T16:50:00Z" w16du:dateUtc="2026-05-22T09:50:00Z">
              <w:tcPr>
                <w:tcW w:w="4140" w:type="dxa"/>
                <w:noWrap/>
                <w:vAlign w:val="center"/>
              </w:tcPr>
            </w:tcPrChange>
          </w:tcPr>
          <w:p w14:paraId="78F6F32B" w14:textId="77777777" w:rsidR="000A6604" w:rsidRPr="003C7386" w:rsidRDefault="000A6604" w:rsidP="005E69E8">
            <w:pPr>
              <w:widowControl w:val="0"/>
              <w:snapToGrid w:val="0"/>
              <w:rPr>
                <w:ins w:id="9001" w:author="Haiyang Liu" w:date="2026-05-21T12:32:00Z" w16du:dateUtc="2026-05-21T05:32:00Z"/>
                <w:color w:val="000000"/>
              </w:rPr>
            </w:pPr>
            <w:ins w:id="9002" w:author="Haiyang Liu" w:date="2026-05-21T12:32:00Z" w16du:dateUtc="2026-05-21T05:32:00Z">
              <w:r w:rsidRPr="003C7386">
                <w:rPr>
                  <w:color w:val="000000"/>
                </w:rPr>
                <w:t>Mentor-newcomer interaction frequency</w:t>
              </w:r>
            </w:ins>
          </w:p>
        </w:tc>
        <w:tc>
          <w:tcPr>
            <w:tcW w:w="1710" w:type="dxa"/>
            <w:noWrap/>
            <w:vAlign w:val="center"/>
            <w:tcPrChange w:id="9003" w:author="Haiyang Liu" w:date="2026-05-22T16:50:00Z" w16du:dateUtc="2026-05-22T09:50:00Z">
              <w:tcPr>
                <w:tcW w:w="1710" w:type="dxa"/>
                <w:noWrap/>
                <w:vAlign w:val="center"/>
              </w:tcPr>
            </w:tcPrChange>
          </w:tcPr>
          <w:p w14:paraId="34DBB6CD" w14:textId="77777777" w:rsidR="000A6604" w:rsidRPr="003C7386" w:rsidRDefault="000A6604" w:rsidP="005E69E8">
            <w:pPr>
              <w:widowControl w:val="0"/>
              <w:snapToGrid w:val="0"/>
              <w:jc w:val="right"/>
              <w:rPr>
                <w:ins w:id="9004" w:author="Haiyang Liu" w:date="2026-05-21T12:32:00Z" w16du:dateUtc="2026-05-21T05:32:00Z"/>
                <w:rFonts w:eastAsia="DengXian"/>
              </w:rPr>
            </w:pPr>
            <w:ins w:id="9005" w:author="Haiyang Liu" w:date="2026-05-21T12:32:00Z" w16du:dateUtc="2026-05-21T05:32:00Z">
              <w:r w:rsidRPr="003C7386">
                <w:rPr>
                  <w:rFonts w:eastAsia="DengXian"/>
                </w:rPr>
                <w:t>.013(.029)</w:t>
              </w:r>
            </w:ins>
          </w:p>
        </w:tc>
        <w:tc>
          <w:tcPr>
            <w:tcW w:w="1620" w:type="dxa"/>
            <w:vAlign w:val="center"/>
            <w:tcPrChange w:id="9006" w:author="Haiyang Liu" w:date="2026-05-22T16:50:00Z" w16du:dateUtc="2026-05-22T09:50:00Z">
              <w:tcPr>
                <w:tcW w:w="1620" w:type="dxa"/>
                <w:vAlign w:val="center"/>
              </w:tcPr>
            </w:tcPrChange>
          </w:tcPr>
          <w:p w14:paraId="6C00ABD0" w14:textId="77777777" w:rsidR="000A6604" w:rsidRPr="003C7386" w:rsidRDefault="000A6604" w:rsidP="005E69E8">
            <w:pPr>
              <w:widowControl w:val="0"/>
              <w:snapToGrid w:val="0"/>
              <w:jc w:val="right"/>
              <w:rPr>
                <w:ins w:id="9007" w:author="Haiyang Liu" w:date="2026-05-21T12:32:00Z" w16du:dateUtc="2026-05-21T05:32:00Z"/>
                <w:rFonts w:eastAsia="DengXian"/>
              </w:rPr>
            </w:pPr>
            <w:ins w:id="9008" w:author="Haiyang Liu" w:date="2026-05-21T12:32:00Z" w16du:dateUtc="2026-05-21T05:32:00Z">
              <w:r w:rsidRPr="003C7386">
                <w:rPr>
                  <w:rFonts w:eastAsia="DengXian"/>
                </w:rPr>
                <w:t>-.091</w:t>
              </w:r>
              <w:r w:rsidRPr="003C7386">
                <w:rPr>
                  <w:rFonts w:eastAsia="DengXian"/>
                  <w:vertAlign w:val="superscript"/>
                </w:rPr>
                <w:t>*</w:t>
              </w:r>
              <w:r w:rsidRPr="003C7386">
                <w:rPr>
                  <w:rFonts w:eastAsia="DengXian"/>
                </w:rPr>
                <w:t>(.040)</w:t>
              </w:r>
            </w:ins>
          </w:p>
        </w:tc>
        <w:tc>
          <w:tcPr>
            <w:tcW w:w="1620" w:type="dxa"/>
            <w:noWrap/>
            <w:vAlign w:val="center"/>
            <w:tcPrChange w:id="9009" w:author="Haiyang Liu" w:date="2026-05-22T16:50:00Z" w16du:dateUtc="2026-05-22T09:50:00Z">
              <w:tcPr>
                <w:tcW w:w="1620" w:type="dxa"/>
                <w:noWrap/>
                <w:vAlign w:val="center"/>
              </w:tcPr>
            </w:tcPrChange>
          </w:tcPr>
          <w:p w14:paraId="70CC467E" w14:textId="77777777" w:rsidR="000A6604" w:rsidRPr="003C7386" w:rsidRDefault="000A6604" w:rsidP="005E69E8">
            <w:pPr>
              <w:widowControl w:val="0"/>
              <w:snapToGrid w:val="0"/>
              <w:jc w:val="right"/>
              <w:rPr>
                <w:ins w:id="9010" w:author="Haiyang Liu" w:date="2026-05-21T12:32:00Z" w16du:dateUtc="2026-05-21T05:32:00Z"/>
                <w:rFonts w:eastAsia="DengXian"/>
              </w:rPr>
            </w:pPr>
            <w:ins w:id="9011" w:author="Haiyang Liu" w:date="2026-05-21T12:32:00Z" w16du:dateUtc="2026-05-21T05:32:00Z">
              <w:r w:rsidRPr="003C7386">
                <w:rPr>
                  <w:rFonts w:eastAsia="DengXian"/>
                </w:rPr>
                <w:t>-.039</w:t>
              </w:r>
              <w:r w:rsidRPr="003C7386">
                <w:rPr>
                  <w:rFonts w:eastAsia="DengXian"/>
                  <w:vertAlign w:val="superscript"/>
                </w:rPr>
                <w:t>*</w:t>
              </w:r>
              <w:r w:rsidRPr="003C7386">
                <w:rPr>
                  <w:rFonts w:eastAsia="DengXian"/>
                </w:rPr>
                <w:t>(.015)</w:t>
              </w:r>
            </w:ins>
          </w:p>
        </w:tc>
        <w:tc>
          <w:tcPr>
            <w:tcW w:w="1710" w:type="dxa"/>
            <w:noWrap/>
            <w:vAlign w:val="center"/>
            <w:tcPrChange w:id="9012" w:author="Haiyang Liu" w:date="2026-05-22T16:50:00Z" w16du:dateUtc="2026-05-22T09:50:00Z">
              <w:tcPr>
                <w:tcW w:w="1620" w:type="dxa"/>
                <w:noWrap/>
                <w:vAlign w:val="center"/>
              </w:tcPr>
            </w:tcPrChange>
          </w:tcPr>
          <w:p w14:paraId="67B93A3F" w14:textId="77777777" w:rsidR="000A6604" w:rsidRPr="003C7386" w:rsidRDefault="000A6604" w:rsidP="005E69E8">
            <w:pPr>
              <w:widowControl w:val="0"/>
              <w:snapToGrid w:val="0"/>
              <w:jc w:val="right"/>
              <w:rPr>
                <w:ins w:id="9013" w:author="Haiyang Liu" w:date="2026-05-21T12:32:00Z" w16du:dateUtc="2026-05-21T05:32:00Z"/>
                <w:rFonts w:eastAsia="DengXian"/>
              </w:rPr>
            </w:pPr>
            <w:ins w:id="9014" w:author="Haiyang Liu" w:date="2026-05-21T12:32:00Z" w16du:dateUtc="2026-05-21T05:32:00Z">
              <w:r w:rsidRPr="003C7386">
                <w:rPr>
                  <w:rFonts w:eastAsia="DengXian"/>
                </w:rPr>
                <w:t>-.020(.054)</w:t>
              </w:r>
            </w:ins>
          </w:p>
        </w:tc>
      </w:tr>
      <w:tr w:rsidR="000A6604" w:rsidRPr="003C7386" w14:paraId="0624BF5F" w14:textId="77777777" w:rsidTr="00CC355E">
        <w:trPr>
          <w:trHeight w:val="323"/>
          <w:jc w:val="center"/>
          <w:ins w:id="9015" w:author="Haiyang Liu" w:date="2026-05-21T12:32:00Z"/>
          <w:trPrChange w:id="9016" w:author="Haiyang Liu" w:date="2026-05-22T16:50:00Z" w16du:dateUtc="2026-05-22T09:50:00Z">
            <w:trPr>
              <w:gridAfter w:val="0"/>
              <w:trHeight w:val="323"/>
              <w:jc w:val="center"/>
            </w:trPr>
          </w:trPrChange>
        </w:trPr>
        <w:tc>
          <w:tcPr>
            <w:tcW w:w="4140" w:type="dxa"/>
            <w:noWrap/>
            <w:vAlign w:val="center"/>
            <w:tcPrChange w:id="9017" w:author="Haiyang Liu" w:date="2026-05-22T16:50:00Z" w16du:dateUtc="2026-05-22T09:50:00Z">
              <w:tcPr>
                <w:tcW w:w="4140" w:type="dxa"/>
                <w:noWrap/>
                <w:vAlign w:val="center"/>
              </w:tcPr>
            </w:tcPrChange>
          </w:tcPr>
          <w:p w14:paraId="3824D5BE" w14:textId="77777777" w:rsidR="000A6604" w:rsidRPr="003C7386" w:rsidRDefault="000A6604" w:rsidP="005E69E8">
            <w:pPr>
              <w:widowControl w:val="0"/>
              <w:snapToGrid w:val="0"/>
              <w:rPr>
                <w:ins w:id="9018" w:author="Haiyang Liu" w:date="2026-05-21T12:32:00Z" w16du:dateUtc="2026-05-21T05:32:00Z"/>
                <w:color w:val="000000"/>
              </w:rPr>
            </w:pPr>
            <w:ins w:id="9019" w:author="Haiyang Liu" w:date="2026-05-21T12:32:00Z" w16du:dateUtc="2026-05-21T05:32:00Z">
              <w:r w:rsidRPr="003C7386">
                <w:rPr>
                  <w:color w:val="000000"/>
                </w:rPr>
                <w:t>Leader-newcomer interaction frequency</w:t>
              </w:r>
            </w:ins>
          </w:p>
        </w:tc>
        <w:tc>
          <w:tcPr>
            <w:tcW w:w="1710" w:type="dxa"/>
            <w:noWrap/>
            <w:vAlign w:val="center"/>
            <w:tcPrChange w:id="9020" w:author="Haiyang Liu" w:date="2026-05-22T16:50:00Z" w16du:dateUtc="2026-05-22T09:50:00Z">
              <w:tcPr>
                <w:tcW w:w="1710" w:type="dxa"/>
                <w:noWrap/>
                <w:vAlign w:val="center"/>
              </w:tcPr>
            </w:tcPrChange>
          </w:tcPr>
          <w:p w14:paraId="7828AA91" w14:textId="77777777" w:rsidR="000A6604" w:rsidRPr="003C7386" w:rsidRDefault="000A6604" w:rsidP="005E69E8">
            <w:pPr>
              <w:widowControl w:val="0"/>
              <w:snapToGrid w:val="0"/>
              <w:jc w:val="right"/>
              <w:rPr>
                <w:ins w:id="9021" w:author="Haiyang Liu" w:date="2026-05-21T12:32:00Z" w16du:dateUtc="2026-05-21T05:32:00Z"/>
                <w:rFonts w:eastAsia="DengXian"/>
              </w:rPr>
            </w:pPr>
            <w:ins w:id="9022" w:author="Haiyang Liu" w:date="2026-05-21T12:32:00Z" w16du:dateUtc="2026-05-21T05:32:00Z">
              <w:r w:rsidRPr="003C7386">
                <w:rPr>
                  <w:rFonts w:eastAsia="DengXian"/>
                </w:rPr>
                <w:t>-.016(.029)</w:t>
              </w:r>
            </w:ins>
          </w:p>
        </w:tc>
        <w:tc>
          <w:tcPr>
            <w:tcW w:w="1620" w:type="dxa"/>
            <w:vAlign w:val="center"/>
            <w:tcPrChange w:id="9023" w:author="Haiyang Liu" w:date="2026-05-22T16:50:00Z" w16du:dateUtc="2026-05-22T09:50:00Z">
              <w:tcPr>
                <w:tcW w:w="1620" w:type="dxa"/>
                <w:vAlign w:val="center"/>
              </w:tcPr>
            </w:tcPrChange>
          </w:tcPr>
          <w:p w14:paraId="4B2486FE" w14:textId="77777777" w:rsidR="000A6604" w:rsidRPr="003C7386" w:rsidRDefault="000A6604" w:rsidP="005E69E8">
            <w:pPr>
              <w:widowControl w:val="0"/>
              <w:snapToGrid w:val="0"/>
              <w:jc w:val="right"/>
              <w:rPr>
                <w:ins w:id="9024" w:author="Haiyang Liu" w:date="2026-05-21T12:32:00Z" w16du:dateUtc="2026-05-21T05:32:00Z"/>
                <w:rFonts w:eastAsia="DengXian"/>
              </w:rPr>
            </w:pPr>
            <w:ins w:id="9025" w:author="Haiyang Liu" w:date="2026-05-21T12:32:00Z" w16du:dateUtc="2026-05-21T05:32:00Z">
              <w:r w:rsidRPr="003C7386">
                <w:rPr>
                  <w:rFonts w:eastAsia="DengXian"/>
                </w:rPr>
                <w:t>.051(.039)</w:t>
              </w:r>
            </w:ins>
          </w:p>
        </w:tc>
        <w:tc>
          <w:tcPr>
            <w:tcW w:w="1620" w:type="dxa"/>
            <w:noWrap/>
            <w:vAlign w:val="center"/>
            <w:tcPrChange w:id="9026" w:author="Haiyang Liu" w:date="2026-05-22T16:50:00Z" w16du:dateUtc="2026-05-22T09:50:00Z">
              <w:tcPr>
                <w:tcW w:w="1620" w:type="dxa"/>
                <w:noWrap/>
                <w:vAlign w:val="center"/>
              </w:tcPr>
            </w:tcPrChange>
          </w:tcPr>
          <w:p w14:paraId="535BA3F3" w14:textId="77777777" w:rsidR="000A6604" w:rsidRPr="003C7386" w:rsidRDefault="000A6604" w:rsidP="005E69E8">
            <w:pPr>
              <w:widowControl w:val="0"/>
              <w:snapToGrid w:val="0"/>
              <w:jc w:val="right"/>
              <w:rPr>
                <w:ins w:id="9027" w:author="Haiyang Liu" w:date="2026-05-21T12:32:00Z" w16du:dateUtc="2026-05-21T05:32:00Z"/>
                <w:rFonts w:eastAsia="DengXian"/>
              </w:rPr>
            </w:pPr>
            <w:ins w:id="9028" w:author="Haiyang Liu" w:date="2026-05-21T12:32:00Z" w16du:dateUtc="2026-05-21T05:32:00Z">
              <w:r w:rsidRPr="003C7386">
                <w:rPr>
                  <w:rFonts w:eastAsia="DengXian"/>
                </w:rPr>
                <w:t>.005(.015)</w:t>
              </w:r>
            </w:ins>
          </w:p>
        </w:tc>
        <w:tc>
          <w:tcPr>
            <w:tcW w:w="1710" w:type="dxa"/>
            <w:noWrap/>
            <w:vAlign w:val="center"/>
            <w:tcPrChange w:id="9029" w:author="Haiyang Liu" w:date="2026-05-22T16:50:00Z" w16du:dateUtc="2026-05-22T09:50:00Z">
              <w:tcPr>
                <w:tcW w:w="1620" w:type="dxa"/>
                <w:noWrap/>
                <w:vAlign w:val="center"/>
              </w:tcPr>
            </w:tcPrChange>
          </w:tcPr>
          <w:p w14:paraId="7DAD8DC5" w14:textId="77777777" w:rsidR="000A6604" w:rsidRPr="003C7386" w:rsidRDefault="000A6604" w:rsidP="005E69E8">
            <w:pPr>
              <w:widowControl w:val="0"/>
              <w:snapToGrid w:val="0"/>
              <w:jc w:val="right"/>
              <w:rPr>
                <w:ins w:id="9030" w:author="Haiyang Liu" w:date="2026-05-21T12:32:00Z" w16du:dateUtc="2026-05-21T05:32:00Z"/>
                <w:rFonts w:eastAsia="DengXian"/>
              </w:rPr>
            </w:pPr>
            <w:ins w:id="9031" w:author="Haiyang Liu" w:date="2026-05-21T12:32:00Z" w16du:dateUtc="2026-05-21T05:32:00Z">
              <w:r w:rsidRPr="003C7386">
                <w:rPr>
                  <w:rFonts w:eastAsia="DengXian"/>
                </w:rPr>
                <w:t>-.014(.038)</w:t>
              </w:r>
            </w:ins>
          </w:p>
        </w:tc>
      </w:tr>
      <w:tr w:rsidR="000A6604" w:rsidRPr="003C7386" w14:paraId="59CEFDA0" w14:textId="77777777" w:rsidTr="00CC355E">
        <w:trPr>
          <w:trHeight w:val="323"/>
          <w:jc w:val="center"/>
          <w:ins w:id="9032" w:author="Haiyang Liu" w:date="2026-05-21T12:32:00Z"/>
          <w:trPrChange w:id="9033" w:author="Haiyang Liu" w:date="2026-05-22T16:50:00Z" w16du:dateUtc="2026-05-22T09:50:00Z">
            <w:trPr>
              <w:gridAfter w:val="0"/>
              <w:trHeight w:val="323"/>
              <w:jc w:val="center"/>
            </w:trPr>
          </w:trPrChange>
        </w:trPr>
        <w:tc>
          <w:tcPr>
            <w:tcW w:w="4140" w:type="dxa"/>
            <w:noWrap/>
            <w:vAlign w:val="center"/>
            <w:tcPrChange w:id="9034" w:author="Haiyang Liu" w:date="2026-05-22T16:50:00Z" w16du:dateUtc="2026-05-22T09:50:00Z">
              <w:tcPr>
                <w:tcW w:w="4140" w:type="dxa"/>
                <w:noWrap/>
                <w:vAlign w:val="center"/>
              </w:tcPr>
            </w:tcPrChange>
          </w:tcPr>
          <w:p w14:paraId="4ACE5C47" w14:textId="77777777" w:rsidR="000A6604" w:rsidRPr="003C7386" w:rsidRDefault="000A6604" w:rsidP="005E69E8">
            <w:pPr>
              <w:widowControl w:val="0"/>
              <w:snapToGrid w:val="0"/>
              <w:rPr>
                <w:ins w:id="9035" w:author="Haiyang Liu" w:date="2026-05-21T12:32:00Z" w16du:dateUtc="2026-05-21T05:32:00Z"/>
                <w:color w:val="000000"/>
              </w:rPr>
            </w:pPr>
            <w:ins w:id="9036" w:author="Haiyang Liu" w:date="2026-05-21T12:32:00Z" w16du:dateUtc="2026-05-21T05:32:00Z">
              <w:r w:rsidRPr="003C7386">
                <w:rPr>
                  <w:color w:val="000000"/>
                </w:rPr>
                <w:t>Leader role modeling to newcomer</w:t>
              </w:r>
            </w:ins>
          </w:p>
        </w:tc>
        <w:tc>
          <w:tcPr>
            <w:tcW w:w="1710" w:type="dxa"/>
            <w:noWrap/>
            <w:vAlign w:val="center"/>
            <w:tcPrChange w:id="9037" w:author="Haiyang Liu" w:date="2026-05-22T16:50:00Z" w16du:dateUtc="2026-05-22T09:50:00Z">
              <w:tcPr>
                <w:tcW w:w="1710" w:type="dxa"/>
                <w:noWrap/>
                <w:vAlign w:val="center"/>
              </w:tcPr>
            </w:tcPrChange>
          </w:tcPr>
          <w:p w14:paraId="69B6F58B" w14:textId="77777777" w:rsidR="000A6604" w:rsidRPr="003C7386" w:rsidRDefault="000A6604" w:rsidP="005E69E8">
            <w:pPr>
              <w:widowControl w:val="0"/>
              <w:snapToGrid w:val="0"/>
              <w:jc w:val="right"/>
              <w:rPr>
                <w:ins w:id="9038" w:author="Haiyang Liu" w:date="2026-05-21T12:32:00Z" w16du:dateUtc="2026-05-21T05:32:00Z"/>
                <w:rFonts w:eastAsia="DengXian"/>
              </w:rPr>
            </w:pPr>
            <w:ins w:id="9039" w:author="Haiyang Liu" w:date="2026-05-21T12:32:00Z" w16du:dateUtc="2026-05-21T05:32:00Z">
              <w:r w:rsidRPr="003C7386">
                <w:rPr>
                  <w:rFonts w:eastAsia="DengXian"/>
                </w:rPr>
                <w:t>-.147</w:t>
              </w:r>
              <w:r w:rsidRPr="003C7386">
                <w:rPr>
                  <w:rFonts w:eastAsia="DengXian"/>
                  <w:vertAlign w:val="superscript"/>
                </w:rPr>
                <w:t>**</w:t>
              </w:r>
              <w:r w:rsidRPr="003C7386">
                <w:rPr>
                  <w:rFonts w:eastAsia="DengXian"/>
                </w:rPr>
                <w:t>(.044)</w:t>
              </w:r>
            </w:ins>
          </w:p>
        </w:tc>
        <w:tc>
          <w:tcPr>
            <w:tcW w:w="1620" w:type="dxa"/>
            <w:vAlign w:val="center"/>
            <w:tcPrChange w:id="9040" w:author="Haiyang Liu" w:date="2026-05-22T16:50:00Z" w16du:dateUtc="2026-05-22T09:50:00Z">
              <w:tcPr>
                <w:tcW w:w="1620" w:type="dxa"/>
                <w:vAlign w:val="center"/>
              </w:tcPr>
            </w:tcPrChange>
          </w:tcPr>
          <w:p w14:paraId="2AF6C8F6" w14:textId="77777777" w:rsidR="000A6604" w:rsidRPr="003C7386" w:rsidRDefault="000A6604" w:rsidP="005E69E8">
            <w:pPr>
              <w:widowControl w:val="0"/>
              <w:snapToGrid w:val="0"/>
              <w:jc w:val="right"/>
              <w:rPr>
                <w:ins w:id="9041" w:author="Haiyang Liu" w:date="2026-05-21T12:32:00Z" w16du:dateUtc="2026-05-21T05:32:00Z"/>
                <w:rFonts w:eastAsia="DengXian"/>
              </w:rPr>
            </w:pPr>
            <w:ins w:id="9042" w:author="Haiyang Liu" w:date="2026-05-21T12:32:00Z" w16du:dateUtc="2026-05-21T05:32:00Z">
              <w:r w:rsidRPr="003C7386">
                <w:rPr>
                  <w:rFonts w:eastAsia="DengXian"/>
                </w:rPr>
                <w:t>-.064(.060)</w:t>
              </w:r>
            </w:ins>
          </w:p>
        </w:tc>
        <w:tc>
          <w:tcPr>
            <w:tcW w:w="1620" w:type="dxa"/>
            <w:noWrap/>
            <w:vAlign w:val="center"/>
            <w:tcPrChange w:id="9043" w:author="Haiyang Liu" w:date="2026-05-22T16:50:00Z" w16du:dateUtc="2026-05-22T09:50:00Z">
              <w:tcPr>
                <w:tcW w:w="1620" w:type="dxa"/>
                <w:noWrap/>
                <w:vAlign w:val="center"/>
              </w:tcPr>
            </w:tcPrChange>
          </w:tcPr>
          <w:p w14:paraId="58885BAF" w14:textId="77777777" w:rsidR="000A6604" w:rsidRPr="003C7386" w:rsidRDefault="000A6604" w:rsidP="005E69E8">
            <w:pPr>
              <w:widowControl w:val="0"/>
              <w:snapToGrid w:val="0"/>
              <w:jc w:val="right"/>
              <w:rPr>
                <w:ins w:id="9044" w:author="Haiyang Liu" w:date="2026-05-21T12:32:00Z" w16du:dateUtc="2026-05-21T05:32:00Z"/>
                <w:rFonts w:eastAsia="DengXian"/>
              </w:rPr>
            </w:pPr>
            <w:ins w:id="9045" w:author="Haiyang Liu" w:date="2026-05-21T12:32:00Z" w16du:dateUtc="2026-05-21T05:32:00Z">
              <w:r w:rsidRPr="003C7386">
                <w:rPr>
                  <w:rFonts w:eastAsia="DengXian"/>
                </w:rPr>
                <w:t>-.046</w:t>
              </w:r>
              <w:r w:rsidRPr="003C7386">
                <w:rPr>
                  <w:rFonts w:eastAsia="DengXian"/>
                  <w:vertAlign w:val="superscript"/>
                </w:rPr>
                <w:t>*</w:t>
              </w:r>
              <w:r w:rsidRPr="003C7386">
                <w:rPr>
                  <w:rFonts w:eastAsia="DengXian"/>
                </w:rPr>
                <w:t>(.022)</w:t>
              </w:r>
            </w:ins>
          </w:p>
        </w:tc>
        <w:tc>
          <w:tcPr>
            <w:tcW w:w="1710" w:type="dxa"/>
            <w:noWrap/>
            <w:vAlign w:val="center"/>
            <w:tcPrChange w:id="9046" w:author="Haiyang Liu" w:date="2026-05-22T16:50:00Z" w16du:dateUtc="2026-05-22T09:50:00Z">
              <w:tcPr>
                <w:tcW w:w="1620" w:type="dxa"/>
                <w:noWrap/>
                <w:vAlign w:val="center"/>
              </w:tcPr>
            </w:tcPrChange>
          </w:tcPr>
          <w:p w14:paraId="02322C02" w14:textId="77777777" w:rsidR="000A6604" w:rsidRPr="003C7386" w:rsidRDefault="000A6604" w:rsidP="005E69E8">
            <w:pPr>
              <w:widowControl w:val="0"/>
              <w:snapToGrid w:val="0"/>
              <w:jc w:val="right"/>
              <w:rPr>
                <w:ins w:id="9047" w:author="Haiyang Liu" w:date="2026-05-21T12:32:00Z" w16du:dateUtc="2026-05-21T05:32:00Z"/>
                <w:rFonts w:eastAsia="DengXian"/>
              </w:rPr>
            </w:pPr>
            <w:ins w:id="9048" w:author="Haiyang Liu" w:date="2026-05-21T12:32:00Z" w16du:dateUtc="2026-05-21T05:32:00Z">
              <w:r w:rsidRPr="003C7386">
                <w:rPr>
                  <w:rFonts w:eastAsia="DengXian"/>
                </w:rPr>
                <w:t>.367(.062)</w:t>
              </w:r>
            </w:ins>
          </w:p>
        </w:tc>
      </w:tr>
      <w:tr w:rsidR="000A6604" w:rsidRPr="003C7386" w14:paraId="2DB0C2D2" w14:textId="77777777" w:rsidTr="00CC355E">
        <w:trPr>
          <w:trHeight w:val="323"/>
          <w:jc w:val="center"/>
          <w:ins w:id="9049" w:author="Haiyang Liu" w:date="2026-05-21T12:32:00Z"/>
          <w:trPrChange w:id="9050" w:author="Haiyang Liu" w:date="2026-05-22T16:50:00Z" w16du:dateUtc="2026-05-22T09:50:00Z">
            <w:trPr>
              <w:gridAfter w:val="0"/>
              <w:trHeight w:val="323"/>
              <w:jc w:val="center"/>
            </w:trPr>
          </w:trPrChange>
        </w:trPr>
        <w:tc>
          <w:tcPr>
            <w:tcW w:w="4140" w:type="dxa"/>
            <w:noWrap/>
            <w:vAlign w:val="center"/>
            <w:tcPrChange w:id="9051" w:author="Haiyang Liu" w:date="2026-05-22T16:50:00Z" w16du:dateUtc="2026-05-22T09:50:00Z">
              <w:tcPr>
                <w:tcW w:w="4140" w:type="dxa"/>
                <w:noWrap/>
                <w:vAlign w:val="center"/>
              </w:tcPr>
            </w:tcPrChange>
          </w:tcPr>
          <w:p w14:paraId="74E4C61B" w14:textId="77777777" w:rsidR="000A6604" w:rsidRPr="003C7386" w:rsidRDefault="000A6604" w:rsidP="005E69E8">
            <w:pPr>
              <w:widowControl w:val="0"/>
              <w:snapToGrid w:val="0"/>
              <w:rPr>
                <w:ins w:id="9052" w:author="Haiyang Liu" w:date="2026-05-21T12:32:00Z" w16du:dateUtc="2026-05-21T05:32:00Z"/>
                <w:color w:val="000000"/>
              </w:rPr>
            </w:pPr>
          </w:p>
        </w:tc>
        <w:tc>
          <w:tcPr>
            <w:tcW w:w="1710" w:type="dxa"/>
            <w:noWrap/>
            <w:vAlign w:val="center"/>
            <w:tcPrChange w:id="9053" w:author="Haiyang Liu" w:date="2026-05-22T16:50:00Z" w16du:dateUtc="2026-05-22T09:50:00Z">
              <w:tcPr>
                <w:tcW w:w="1710" w:type="dxa"/>
                <w:noWrap/>
                <w:vAlign w:val="center"/>
              </w:tcPr>
            </w:tcPrChange>
          </w:tcPr>
          <w:p w14:paraId="0790E8A2" w14:textId="77777777" w:rsidR="000A6604" w:rsidRPr="003C7386" w:rsidRDefault="000A6604" w:rsidP="005E69E8">
            <w:pPr>
              <w:widowControl w:val="0"/>
              <w:snapToGrid w:val="0"/>
              <w:jc w:val="right"/>
              <w:rPr>
                <w:ins w:id="9054" w:author="Haiyang Liu" w:date="2026-05-21T12:32:00Z" w16du:dateUtc="2026-05-21T05:32:00Z"/>
                <w:rFonts w:eastAsia="DengXian"/>
              </w:rPr>
            </w:pPr>
          </w:p>
        </w:tc>
        <w:tc>
          <w:tcPr>
            <w:tcW w:w="1620" w:type="dxa"/>
            <w:vAlign w:val="center"/>
            <w:tcPrChange w:id="9055" w:author="Haiyang Liu" w:date="2026-05-22T16:50:00Z" w16du:dateUtc="2026-05-22T09:50:00Z">
              <w:tcPr>
                <w:tcW w:w="1620" w:type="dxa"/>
                <w:vAlign w:val="center"/>
              </w:tcPr>
            </w:tcPrChange>
          </w:tcPr>
          <w:p w14:paraId="5D3934D7" w14:textId="77777777" w:rsidR="000A6604" w:rsidRPr="003C7386" w:rsidRDefault="000A6604" w:rsidP="005E69E8">
            <w:pPr>
              <w:widowControl w:val="0"/>
              <w:snapToGrid w:val="0"/>
              <w:jc w:val="right"/>
              <w:rPr>
                <w:ins w:id="9056" w:author="Haiyang Liu" w:date="2026-05-21T12:32:00Z" w16du:dateUtc="2026-05-21T05:32:00Z"/>
                <w:rFonts w:eastAsia="DengXian"/>
              </w:rPr>
            </w:pPr>
          </w:p>
        </w:tc>
        <w:tc>
          <w:tcPr>
            <w:tcW w:w="1620" w:type="dxa"/>
            <w:noWrap/>
            <w:vAlign w:val="center"/>
            <w:tcPrChange w:id="9057" w:author="Haiyang Liu" w:date="2026-05-22T16:50:00Z" w16du:dateUtc="2026-05-22T09:50:00Z">
              <w:tcPr>
                <w:tcW w:w="1620" w:type="dxa"/>
                <w:noWrap/>
                <w:vAlign w:val="center"/>
              </w:tcPr>
            </w:tcPrChange>
          </w:tcPr>
          <w:p w14:paraId="76ACF977" w14:textId="77777777" w:rsidR="000A6604" w:rsidRPr="003C7386" w:rsidRDefault="000A6604" w:rsidP="005E69E8">
            <w:pPr>
              <w:widowControl w:val="0"/>
              <w:snapToGrid w:val="0"/>
              <w:jc w:val="right"/>
              <w:rPr>
                <w:ins w:id="9058" w:author="Haiyang Liu" w:date="2026-05-21T12:32:00Z" w16du:dateUtc="2026-05-21T05:32:00Z"/>
                <w:rFonts w:eastAsia="DengXian"/>
              </w:rPr>
            </w:pPr>
          </w:p>
        </w:tc>
        <w:tc>
          <w:tcPr>
            <w:tcW w:w="1710" w:type="dxa"/>
            <w:noWrap/>
            <w:vAlign w:val="center"/>
            <w:tcPrChange w:id="9059" w:author="Haiyang Liu" w:date="2026-05-22T16:50:00Z" w16du:dateUtc="2026-05-22T09:50:00Z">
              <w:tcPr>
                <w:tcW w:w="1620" w:type="dxa"/>
                <w:noWrap/>
                <w:vAlign w:val="center"/>
              </w:tcPr>
            </w:tcPrChange>
          </w:tcPr>
          <w:p w14:paraId="64EB3081" w14:textId="77777777" w:rsidR="000A6604" w:rsidRPr="003C7386" w:rsidRDefault="000A6604" w:rsidP="005E69E8">
            <w:pPr>
              <w:widowControl w:val="0"/>
              <w:snapToGrid w:val="0"/>
              <w:jc w:val="right"/>
              <w:rPr>
                <w:ins w:id="9060" w:author="Haiyang Liu" w:date="2026-05-21T12:32:00Z" w16du:dateUtc="2026-05-21T05:32:00Z"/>
                <w:rFonts w:eastAsia="DengXian"/>
              </w:rPr>
            </w:pPr>
          </w:p>
        </w:tc>
      </w:tr>
      <w:tr w:rsidR="000A6604" w:rsidRPr="003C7386" w14:paraId="46E6E27A" w14:textId="77777777" w:rsidTr="00CC355E">
        <w:trPr>
          <w:trHeight w:val="323"/>
          <w:jc w:val="center"/>
          <w:ins w:id="9061" w:author="Haiyang Liu" w:date="2026-05-21T12:32:00Z"/>
          <w:trPrChange w:id="9062" w:author="Haiyang Liu" w:date="2026-05-22T16:50:00Z" w16du:dateUtc="2026-05-22T09:50:00Z">
            <w:trPr>
              <w:gridAfter w:val="0"/>
              <w:trHeight w:val="323"/>
              <w:jc w:val="center"/>
            </w:trPr>
          </w:trPrChange>
        </w:trPr>
        <w:tc>
          <w:tcPr>
            <w:tcW w:w="4140" w:type="dxa"/>
            <w:noWrap/>
            <w:vAlign w:val="center"/>
            <w:tcPrChange w:id="9063" w:author="Haiyang Liu" w:date="2026-05-22T16:50:00Z" w16du:dateUtc="2026-05-22T09:50:00Z">
              <w:tcPr>
                <w:tcW w:w="4140" w:type="dxa"/>
                <w:noWrap/>
                <w:vAlign w:val="center"/>
              </w:tcPr>
            </w:tcPrChange>
          </w:tcPr>
          <w:p w14:paraId="712EB2BA" w14:textId="77777777" w:rsidR="000A6604" w:rsidRPr="003C7386" w:rsidRDefault="000A6604" w:rsidP="005E69E8">
            <w:pPr>
              <w:widowControl w:val="0"/>
              <w:snapToGrid w:val="0"/>
              <w:rPr>
                <w:ins w:id="9064" w:author="Haiyang Liu" w:date="2026-05-21T12:32:00Z" w16du:dateUtc="2026-05-21T05:32:00Z"/>
                <w:color w:val="000000"/>
              </w:rPr>
            </w:pPr>
            <w:ins w:id="9065" w:author="Haiyang Liu" w:date="2026-05-21T12:32:00Z" w16du:dateUtc="2026-05-21T05:32:00Z">
              <w:r w:rsidRPr="003C7386">
                <w:rPr>
                  <w:b/>
                  <w:bCs/>
                  <w:color w:val="000000"/>
                </w:rPr>
                <w:t>Main predictors</w:t>
              </w:r>
            </w:ins>
          </w:p>
        </w:tc>
        <w:tc>
          <w:tcPr>
            <w:tcW w:w="1710" w:type="dxa"/>
            <w:noWrap/>
            <w:vAlign w:val="center"/>
            <w:tcPrChange w:id="9066" w:author="Haiyang Liu" w:date="2026-05-22T16:50:00Z" w16du:dateUtc="2026-05-22T09:50:00Z">
              <w:tcPr>
                <w:tcW w:w="1710" w:type="dxa"/>
                <w:noWrap/>
                <w:vAlign w:val="center"/>
              </w:tcPr>
            </w:tcPrChange>
          </w:tcPr>
          <w:p w14:paraId="278B6B81" w14:textId="77777777" w:rsidR="000A6604" w:rsidRPr="003C7386" w:rsidRDefault="000A6604" w:rsidP="005E69E8">
            <w:pPr>
              <w:widowControl w:val="0"/>
              <w:snapToGrid w:val="0"/>
              <w:jc w:val="right"/>
              <w:rPr>
                <w:ins w:id="9067" w:author="Haiyang Liu" w:date="2026-05-21T12:32:00Z" w16du:dateUtc="2026-05-21T05:32:00Z"/>
                <w:rFonts w:eastAsia="DengXian"/>
              </w:rPr>
            </w:pPr>
          </w:p>
        </w:tc>
        <w:tc>
          <w:tcPr>
            <w:tcW w:w="1620" w:type="dxa"/>
            <w:vAlign w:val="center"/>
            <w:tcPrChange w:id="9068" w:author="Haiyang Liu" w:date="2026-05-22T16:50:00Z" w16du:dateUtc="2026-05-22T09:50:00Z">
              <w:tcPr>
                <w:tcW w:w="1620" w:type="dxa"/>
                <w:vAlign w:val="center"/>
              </w:tcPr>
            </w:tcPrChange>
          </w:tcPr>
          <w:p w14:paraId="2AA7F6ED" w14:textId="77777777" w:rsidR="000A6604" w:rsidRPr="003C7386" w:rsidRDefault="000A6604" w:rsidP="005E69E8">
            <w:pPr>
              <w:widowControl w:val="0"/>
              <w:snapToGrid w:val="0"/>
              <w:jc w:val="right"/>
              <w:rPr>
                <w:ins w:id="9069" w:author="Haiyang Liu" w:date="2026-05-21T12:32:00Z" w16du:dateUtc="2026-05-21T05:32:00Z"/>
                <w:rFonts w:eastAsia="DengXian"/>
              </w:rPr>
            </w:pPr>
          </w:p>
        </w:tc>
        <w:tc>
          <w:tcPr>
            <w:tcW w:w="1620" w:type="dxa"/>
            <w:noWrap/>
            <w:vAlign w:val="center"/>
            <w:tcPrChange w:id="9070" w:author="Haiyang Liu" w:date="2026-05-22T16:50:00Z" w16du:dateUtc="2026-05-22T09:50:00Z">
              <w:tcPr>
                <w:tcW w:w="1620" w:type="dxa"/>
                <w:noWrap/>
                <w:vAlign w:val="center"/>
              </w:tcPr>
            </w:tcPrChange>
          </w:tcPr>
          <w:p w14:paraId="08B8AB62" w14:textId="77777777" w:rsidR="000A6604" w:rsidRPr="003C7386" w:rsidRDefault="000A6604" w:rsidP="005E69E8">
            <w:pPr>
              <w:widowControl w:val="0"/>
              <w:snapToGrid w:val="0"/>
              <w:jc w:val="right"/>
              <w:rPr>
                <w:ins w:id="9071" w:author="Haiyang Liu" w:date="2026-05-21T12:32:00Z" w16du:dateUtc="2026-05-21T05:32:00Z"/>
                <w:rFonts w:eastAsia="DengXian"/>
              </w:rPr>
            </w:pPr>
          </w:p>
        </w:tc>
        <w:tc>
          <w:tcPr>
            <w:tcW w:w="1710" w:type="dxa"/>
            <w:noWrap/>
            <w:vAlign w:val="center"/>
            <w:tcPrChange w:id="9072" w:author="Haiyang Liu" w:date="2026-05-22T16:50:00Z" w16du:dateUtc="2026-05-22T09:50:00Z">
              <w:tcPr>
                <w:tcW w:w="1620" w:type="dxa"/>
                <w:noWrap/>
                <w:vAlign w:val="center"/>
              </w:tcPr>
            </w:tcPrChange>
          </w:tcPr>
          <w:p w14:paraId="2F937471" w14:textId="77777777" w:rsidR="000A6604" w:rsidRPr="003C7386" w:rsidRDefault="000A6604" w:rsidP="005E69E8">
            <w:pPr>
              <w:widowControl w:val="0"/>
              <w:snapToGrid w:val="0"/>
              <w:jc w:val="right"/>
              <w:rPr>
                <w:ins w:id="9073" w:author="Haiyang Liu" w:date="2026-05-21T12:32:00Z" w16du:dateUtc="2026-05-21T05:32:00Z"/>
                <w:rFonts w:eastAsia="DengXian"/>
              </w:rPr>
            </w:pPr>
          </w:p>
        </w:tc>
      </w:tr>
      <w:tr w:rsidR="000A6604" w:rsidRPr="003C7386" w14:paraId="2709150B" w14:textId="77777777" w:rsidTr="00CC355E">
        <w:trPr>
          <w:trHeight w:val="323"/>
          <w:jc w:val="center"/>
          <w:ins w:id="9074" w:author="Haiyang Liu" w:date="2026-05-21T12:32:00Z"/>
          <w:trPrChange w:id="9075" w:author="Haiyang Liu" w:date="2026-05-22T16:50:00Z" w16du:dateUtc="2026-05-22T09:50:00Z">
            <w:trPr>
              <w:gridAfter w:val="0"/>
              <w:trHeight w:val="323"/>
              <w:jc w:val="center"/>
            </w:trPr>
          </w:trPrChange>
        </w:trPr>
        <w:tc>
          <w:tcPr>
            <w:tcW w:w="4140" w:type="dxa"/>
            <w:noWrap/>
            <w:vAlign w:val="center"/>
            <w:tcPrChange w:id="9076" w:author="Haiyang Liu" w:date="2026-05-22T16:50:00Z" w16du:dateUtc="2026-05-22T09:50:00Z">
              <w:tcPr>
                <w:tcW w:w="4140" w:type="dxa"/>
                <w:noWrap/>
                <w:vAlign w:val="center"/>
              </w:tcPr>
            </w:tcPrChange>
          </w:tcPr>
          <w:p w14:paraId="228B2A7A" w14:textId="77777777" w:rsidR="000A6604" w:rsidRPr="003C7386" w:rsidRDefault="000A6604" w:rsidP="005E69E8">
            <w:pPr>
              <w:widowControl w:val="0"/>
              <w:snapToGrid w:val="0"/>
              <w:rPr>
                <w:ins w:id="9077" w:author="Haiyang Liu" w:date="2026-05-21T12:32:00Z" w16du:dateUtc="2026-05-21T05:32:00Z"/>
                <w:rFonts w:eastAsia="DengXian"/>
                <w:color w:val="000000"/>
              </w:rPr>
            </w:pPr>
            <w:ins w:id="9078" w:author="Haiyang Liu" w:date="2026-05-21T12:32:00Z" w16du:dateUtc="2026-05-21T05:32:00Z">
              <w:r w:rsidRPr="003C7386">
                <w:rPr>
                  <w:color w:val="000000"/>
                </w:rPr>
                <w:t xml:space="preserve">Team error management culture </w:t>
              </w:r>
            </w:ins>
          </w:p>
        </w:tc>
        <w:tc>
          <w:tcPr>
            <w:tcW w:w="1710" w:type="dxa"/>
            <w:noWrap/>
            <w:vAlign w:val="center"/>
            <w:tcPrChange w:id="9079" w:author="Haiyang Liu" w:date="2026-05-22T16:50:00Z" w16du:dateUtc="2026-05-22T09:50:00Z">
              <w:tcPr>
                <w:tcW w:w="1710" w:type="dxa"/>
                <w:noWrap/>
                <w:vAlign w:val="center"/>
              </w:tcPr>
            </w:tcPrChange>
          </w:tcPr>
          <w:p w14:paraId="4FE96116" w14:textId="77777777" w:rsidR="000A6604" w:rsidRPr="003C7386" w:rsidRDefault="000A6604" w:rsidP="005E69E8">
            <w:pPr>
              <w:widowControl w:val="0"/>
              <w:snapToGrid w:val="0"/>
              <w:jc w:val="right"/>
              <w:rPr>
                <w:ins w:id="9080" w:author="Haiyang Liu" w:date="2026-05-21T12:32:00Z" w16du:dateUtc="2026-05-21T05:32:00Z"/>
                <w:rFonts w:eastAsia="DengXian"/>
              </w:rPr>
            </w:pPr>
            <w:ins w:id="9081" w:author="Haiyang Liu" w:date="2026-05-21T12:32:00Z" w16du:dateUtc="2026-05-21T05:32:00Z">
              <w:r w:rsidRPr="003C7386">
                <w:rPr>
                  <w:rFonts w:eastAsia="DengXian"/>
                </w:rPr>
                <w:t>-.053(.065)</w:t>
              </w:r>
            </w:ins>
          </w:p>
        </w:tc>
        <w:tc>
          <w:tcPr>
            <w:tcW w:w="1620" w:type="dxa"/>
            <w:vAlign w:val="center"/>
            <w:tcPrChange w:id="9082" w:author="Haiyang Liu" w:date="2026-05-22T16:50:00Z" w16du:dateUtc="2026-05-22T09:50:00Z">
              <w:tcPr>
                <w:tcW w:w="1620" w:type="dxa"/>
                <w:vAlign w:val="center"/>
              </w:tcPr>
            </w:tcPrChange>
          </w:tcPr>
          <w:p w14:paraId="473E6FDE" w14:textId="77777777" w:rsidR="000A6604" w:rsidRPr="003C7386" w:rsidRDefault="000A6604" w:rsidP="005E69E8">
            <w:pPr>
              <w:widowControl w:val="0"/>
              <w:snapToGrid w:val="0"/>
              <w:jc w:val="right"/>
              <w:rPr>
                <w:ins w:id="9083" w:author="Haiyang Liu" w:date="2026-05-21T12:32:00Z" w16du:dateUtc="2026-05-21T05:32:00Z"/>
                <w:rFonts w:eastAsia="DengXian"/>
              </w:rPr>
            </w:pPr>
            <w:ins w:id="9084" w:author="Haiyang Liu" w:date="2026-05-21T12:32:00Z" w16du:dateUtc="2026-05-21T05:32:00Z">
              <w:r w:rsidRPr="003C7386">
                <w:rPr>
                  <w:rFonts w:eastAsia="DengXian"/>
                </w:rPr>
                <w:t>-.132(.089)</w:t>
              </w:r>
            </w:ins>
          </w:p>
        </w:tc>
        <w:tc>
          <w:tcPr>
            <w:tcW w:w="1620" w:type="dxa"/>
            <w:noWrap/>
            <w:vAlign w:val="center"/>
            <w:tcPrChange w:id="9085" w:author="Haiyang Liu" w:date="2026-05-22T16:50:00Z" w16du:dateUtc="2026-05-22T09:50:00Z">
              <w:tcPr>
                <w:tcW w:w="1620" w:type="dxa"/>
                <w:noWrap/>
                <w:vAlign w:val="center"/>
              </w:tcPr>
            </w:tcPrChange>
          </w:tcPr>
          <w:p w14:paraId="4156808C" w14:textId="77777777" w:rsidR="000A6604" w:rsidRPr="003C7386" w:rsidRDefault="000A6604" w:rsidP="005E69E8">
            <w:pPr>
              <w:widowControl w:val="0"/>
              <w:snapToGrid w:val="0"/>
              <w:jc w:val="right"/>
              <w:rPr>
                <w:ins w:id="9086" w:author="Haiyang Liu" w:date="2026-05-21T12:32:00Z" w16du:dateUtc="2026-05-21T05:32:00Z"/>
                <w:rFonts w:eastAsia="DengXian"/>
              </w:rPr>
            </w:pPr>
            <w:ins w:id="9087" w:author="Haiyang Liu" w:date="2026-05-21T12:32:00Z" w16du:dateUtc="2026-05-21T05:32:00Z">
              <w:r w:rsidRPr="003C7386">
                <w:rPr>
                  <w:rFonts w:eastAsia="DengXian"/>
                </w:rPr>
                <w:t>-.074</w:t>
              </w:r>
              <w:r w:rsidRPr="003C7386">
                <w:rPr>
                  <w:rFonts w:eastAsia="DengXian"/>
                  <w:vertAlign w:val="superscript"/>
                </w:rPr>
                <w:t>*</w:t>
              </w:r>
              <w:r w:rsidRPr="003C7386">
                <w:rPr>
                  <w:rFonts w:eastAsia="DengXian"/>
                </w:rPr>
                <w:t>(.034)</w:t>
              </w:r>
            </w:ins>
          </w:p>
        </w:tc>
        <w:tc>
          <w:tcPr>
            <w:tcW w:w="1710" w:type="dxa"/>
            <w:noWrap/>
            <w:vAlign w:val="center"/>
            <w:tcPrChange w:id="9088" w:author="Haiyang Liu" w:date="2026-05-22T16:50:00Z" w16du:dateUtc="2026-05-22T09:50:00Z">
              <w:tcPr>
                <w:tcW w:w="1620" w:type="dxa"/>
                <w:noWrap/>
                <w:vAlign w:val="center"/>
              </w:tcPr>
            </w:tcPrChange>
          </w:tcPr>
          <w:p w14:paraId="2E8E6017" w14:textId="77777777" w:rsidR="000A6604" w:rsidRPr="003C7386" w:rsidRDefault="000A6604" w:rsidP="005E69E8">
            <w:pPr>
              <w:widowControl w:val="0"/>
              <w:snapToGrid w:val="0"/>
              <w:jc w:val="right"/>
              <w:rPr>
                <w:ins w:id="9089" w:author="Haiyang Liu" w:date="2026-05-21T12:32:00Z" w16du:dateUtc="2026-05-21T05:32:00Z"/>
                <w:rFonts w:eastAsia="DengXian"/>
              </w:rPr>
            </w:pPr>
            <w:ins w:id="9090" w:author="Haiyang Liu" w:date="2026-05-21T12:32:00Z" w16du:dateUtc="2026-05-21T05:32:00Z">
              <w:r w:rsidRPr="003C7386">
                <w:rPr>
                  <w:rFonts w:eastAsia="DengXian"/>
                </w:rPr>
                <w:t>.211(.103)</w:t>
              </w:r>
            </w:ins>
          </w:p>
        </w:tc>
      </w:tr>
      <w:tr w:rsidR="000A6604" w:rsidRPr="003C7386" w14:paraId="2D8F097A" w14:textId="77777777" w:rsidTr="00CC355E">
        <w:trPr>
          <w:trHeight w:val="308"/>
          <w:jc w:val="center"/>
          <w:ins w:id="9091" w:author="Haiyang Liu" w:date="2026-05-21T12:32:00Z"/>
          <w:trPrChange w:id="9092" w:author="Haiyang Liu" w:date="2026-05-22T16:50:00Z" w16du:dateUtc="2026-05-22T09:50:00Z">
            <w:trPr>
              <w:gridAfter w:val="0"/>
              <w:trHeight w:val="308"/>
              <w:jc w:val="center"/>
            </w:trPr>
          </w:trPrChange>
        </w:trPr>
        <w:tc>
          <w:tcPr>
            <w:tcW w:w="4140" w:type="dxa"/>
            <w:vAlign w:val="center"/>
            <w:tcPrChange w:id="9093" w:author="Haiyang Liu" w:date="2026-05-22T16:50:00Z" w16du:dateUtc="2026-05-22T09:50:00Z">
              <w:tcPr>
                <w:tcW w:w="4140" w:type="dxa"/>
                <w:vAlign w:val="center"/>
              </w:tcPr>
            </w:tcPrChange>
          </w:tcPr>
          <w:p w14:paraId="227913CD" w14:textId="77777777" w:rsidR="000A6604" w:rsidRPr="003C7386" w:rsidRDefault="000A6604" w:rsidP="005E69E8">
            <w:pPr>
              <w:widowControl w:val="0"/>
              <w:snapToGrid w:val="0"/>
              <w:rPr>
                <w:ins w:id="9094" w:author="Haiyang Liu" w:date="2026-05-21T12:32:00Z" w16du:dateUtc="2026-05-21T05:32:00Z"/>
                <w:rFonts w:eastAsia="DengXian"/>
              </w:rPr>
            </w:pPr>
            <w:ins w:id="9095" w:author="Haiyang Liu" w:date="2026-05-21T12:32:00Z" w16du:dateUtc="2026-05-21T05:32:00Z">
              <w:r w:rsidRPr="003C7386">
                <w:rPr>
                  <w:color w:val="000000"/>
                </w:rPr>
                <w:t>Team error aversion culture</w:t>
              </w:r>
            </w:ins>
          </w:p>
        </w:tc>
        <w:tc>
          <w:tcPr>
            <w:tcW w:w="1710" w:type="dxa"/>
            <w:noWrap/>
            <w:vAlign w:val="center"/>
            <w:hideMark/>
            <w:tcPrChange w:id="9096" w:author="Haiyang Liu" w:date="2026-05-22T16:50:00Z" w16du:dateUtc="2026-05-22T09:50:00Z">
              <w:tcPr>
                <w:tcW w:w="1710" w:type="dxa"/>
                <w:noWrap/>
                <w:vAlign w:val="center"/>
                <w:hideMark/>
              </w:tcPr>
            </w:tcPrChange>
          </w:tcPr>
          <w:p w14:paraId="19F959EB" w14:textId="77777777" w:rsidR="000A6604" w:rsidRPr="003C7386" w:rsidRDefault="000A6604" w:rsidP="005E69E8">
            <w:pPr>
              <w:widowControl w:val="0"/>
              <w:snapToGrid w:val="0"/>
              <w:jc w:val="right"/>
              <w:rPr>
                <w:ins w:id="9097" w:author="Haiyang Liu" w:date="2026-05-21T12:32:00Z" w16du:dateUtc="2026-05-21T05:32:00Z"/>
                <w:rFonts w:eastAsia="DengXian"/>
              </w:rPr>
            </w:pPr>
            <w:ins w:id="9098" w:author="Haiyang Liu" w:date="2026-05-21T12:32:00Z" w16du:dateUtc="2026-05-21T05:32:00Z">
              <w:r w:rsidRPr="003C7386">
                <w:rPr>
                  <w:rFonts w:eastAsia="DengXian"/>
                </w:rPr>
                <w:t>-.017(.064)</w:t>
              </w:r>
            </w:ins>
          </w:p>
        </w:tc>
        <w:tc>
          <w:tcPr>
            <w:tcW w:w="1620" w:type="dxa"/>
            <w:vAlign w:val="center"/>
            <w:tcPrChange w:id="9099" w:author="Haiyang Liu" w:date="2026-05-22T16:50:00Z" w16du:dateUtc="2026-05-22T09:50:00Z">
              <w:tcPr>
                <w:tcW w:w="1620" w:type="dxa"/>
                <w:vAlign w:val="center"/>
              </w:tcPr>
            </w:tcPrChange>
          </w:tcPr>
          <w:p w14:paraId="0DFB59ED" w14:textId="77777777" w:rsidR="000A6604" w:rsidRPr="003C7386" w:rsidRDefault="000A6604" w:rsidP="005E69E8">
            <w:pPr>
              <w:widowControl w:val="0"/>
              <w:snapToGrid w:val="0"/>
              <w:jc w:val="right"/>
              <w:rPr>
                <w:ins w:id="9100" w:author="Haiyang Liu" w:date="2026-05-21T12:32:00Z" w16du:dateUtc="2026-05-21T05:32:00Z"/>
                <w:rFonts w:eastAsia="DengXian"/>
              </w:rPr>
            </w:pPr>
            <w:ins w:id="9101" w:author="Haiyang Liu" w:date="2026-05-21T12:32:00Z" w16du:dateUtc="2026-05-21T05:32:00Z">
              <w:r w:rsidRPr="003C7386">
                <w:rPr>
                  <w:rFonts w:eastAsia="DengXian"/>
                </w:rPr>
                <w:t>.241</w:t>
              </w:r>
              <w:r w:rsidRPr="003C7386">
                <w:rPr>
                  <w:rFonts w:eastAsia="DengXian"/>
                  <w:vertAlign w:val="superscript"/>
                </w:rPr>
                <w:t>**</w:t>
              </w:r>
              <w:r w:rsidRPr="003C7386">
                <w:rPr>
                  <w:rFonts w:eastAsia="DengXian"/>
                </w:rPr>
                <w:t>(.088)</w:t>
              </w:r>
            </w:ins>
          </w:p>
        </w:tc>
        <w:tc>
          <w:tcPr>
            <w:tcW w:w="1620" w:type="dxa"/>
            <w:noWrap/>
            <w:vAlign w:val="center"/>
            <w:hideMark/>
            <w:tcPrChange w:id="9102" w:author="Haiyang Liu" w:date="2026-05-22T16:50:00Z" w16du:dateUtc="2026-05-22T09:50:00Z">
              <w:tcPr>
                <w:tcW w:w="1620" w:type="dxa"/>
                <w:noWrap/>
                <w:vAlign w:val="center"/>
                <w:hideMark/>
              </w:tcPr>
            </w:tcPrChange>
          </w:tcPr>
          <w:p w14:paraId="7EB58C7F" w14:textId="77777777" w:rsidR="000A6604" w:rsidRPr="003C7386" w:rsidRDefault="000A6604" w:rsidP="005E69E8">
            <w:pPr>
              <w:widowControl w:val="0"/>
              <w:snapToGrid w:val="0"/>
              <w:jc w:val="right"/>
              <w:rPr>
                <w:ins w:id="9103" w:author="Haiyang Liu" w:date="2026-05-21T12:32:00Z" w16du:dateUtc="2026-05-21T05:32:00Z"/>
                <w:rFonts w:eastAsia="DengXian"/>
              </w:rPr>
            </w:pPr>
            <w:ins w:id="9104" w:author="Haiyang Liu" w:date="2026-05-21T12:32:00Z" w16du:dateUtc="2026-05-21T05:32:00Z">
              <w:r w:rsidRPr="003C7386">
                <w:rPr>
                  <w:rFonts w:eastAsia="DengXian"/>
                </w:rPr>
                <w:t>.069</w:t>
              </w:r>
              <w:r w:rsidRPr="003C7386">
                <w:rPr>
                  <w:rFonts w:eastAsia="DengXian"/>
                  <w:vertAlign w:val="superscript"/>
                </w:rPr>
                <w:t>*</w:t>
              </w:r>
              <w:r w:rsidRPr="003C7386">
                <w:rPr>
                  <w:rFonts w:eastAsia="DengXian"/>
                </w:rPr>
                <w:t>(.033)</w:t>
              </w:r>
            </w:ins>
          </w:p>
        </w:tc>
        <w:tc>
          <w:tcPr>
            <w:tcW w:w="1710" w:type="dxa"/>
            <w:noWrap/>
            <w:vAlign w:val="center"/>
            <w:tcPrChange w:id="9105" w:author="Haiyang Liu" w:date="2026-05-22T16:50:00Z" w16du:dateUtc="2026-05-22T09:50:00Z">
              <w:tcPr>
                <w:tcW w:w="1620" w:type="dxa"/>
                <w:noWrap/>
                <w:vAlign w:val="center"/>
              </w:tcPr>
            </w:tcPrChange>
          </w:tcPr>
          <w:p w14:paraId="15DBD535" w14:textId="77777777" w:rsidR="000A6604" w:rsidRPr="003C7386" w:rsidRDefault="000A6604" w:rsidP="005E69E8">
            <w:pPr>
              <w:widowControl w:val="0"/>
              <w:snapToGrid w:val="0"/>
              <w:jc w:val="right"/>
              <w:rPr>
                <w:ins w:id="9106" w:author="Haiyang Liu" w:date="2026-05-21T12:32:00Z" w16du:dateUtc="2026-05-21T05:32:00Z"/>
                <w:rFonts w:eastAsia="DengXian"/>
              </w:rPr>
            </w:pPr>
            <w:ins w:id="9107" w:author="Haiyang Liu" w:date="2026-05-21T12:32:00Z" w16du:dateUtc="2026-05-21T05:32:00Z">
              <w:r w:rsidRPr="003C7386">
                <w:rPr>
                  <w:rFonts w:eastAsia="DengXian"/>
                </w:rPr>
                <w:t>-.171(.133)</w:t>
              </w:r>
            </w:ins>
          </w:p>
        </w:tc>
      </w:tr>
      <w:tr w:rsidR="000A6604" w:rsidRPr="003C7386" w14:paraId="5BA70F3B" w14:textId="77777777" w:rsidTr="00CC355E">
        <w:trPr>
          <w:trHeight w:val="308"/>
          <w:jc w:val="center"/>
          <w:ins w:id="9108" w:author="Haiyang Liu" w:date="2026-05-21T12:32:00Z"/>
          <w:trPrChange w:id="9109" w:author="Haiyang Liu" w:date="2026-05-22T16:50:00Z" w16du:dateUtc="2026-05-22T09:50:00Z">
            <w:trPr>
              <w:gridAfter w:val="0"/>
              <w:trHeight w:val="308"/>
              <w:jc w:val="center"/>
            </w:trPr>
          </w:trPrChange>
        </w:trPr>
        <w:tc>
          <w:tcPr>
            <w:tcW w:w="4140" w:type="dxa"/>
            <w:vAlign w:val="center"/>
            <w:tcPrChange w:id="9110" w:author="Haiyang Liu" w:date="2026-05-22T16:50:00Z" w16du:dateUtc="2026-05-22T09:50:00Z">
              <w:tcPr>
                <w:tcW w:w="4140" w:type="dxa"/>
                <w:vAlign w:val="center"/>
              </w:tcPr>
            </w:tcPrChange>
          </w:tcPr>
          <w:p w14:paraId="636B6223" w14:textId="77777777" w:rsidR="000A6604" w:rsidRPr="003C7386" w:rsidRDefault="000A6604" w:rsidP="005E69E8">
            <w:pPr>
              <w:widowControl w:val="0"/>
              <w:snapToGrid w:val="0"/>
              <w:rPr>
                <w:ins w:id="9111" w:author="Haiyang Liu" w:date="2026-05-21T12:32:00Z" w16du:dateUtc="2026-05-21T05:32:00Z"/>
                <w:color w:val="000000"/>
              </w:rPr>
            </w:pPr>
            <w:ins w:id="9112" w:author="Haiyang Liu" w:date="2026-05-21T12:32:00Z" w16du:dateUtc="2026-05-21T05:32:00Z">
              <w:r w:rsidRPr="003C7386">
                <w:rPr>
                  <w:color w:val="000000"/>
                </w:rPr>
                <w:t>Newcomer external locus of control</w:t>
              </w:r>
            </w:ins>
          </w:p>
        </w:tc>
        <w:tc>
          <w:tcPr>
            <w:tcW w:w="1710" w:type="dxa"/>
            <w:noWrap/>
            <w:vAlign w:val="center"/>
            <w:tcPrChange w:id="9113" w:author="Haiyang Liu" w:date="2026-05-22T16:50:00Z" w16du:dateUtc="2026-05-22T09:50:00Z">
              <w:tcPr>
                <w:tcW w:w="1710" w:type="dxa"/>
                <w:noWrap/>
                <w:vAlign w:val="center"/>
              </w:tcPr>
            </w:tcPrChange>
          </w:tcPr>
          <w:p w14:paraId="29A0CA3C" w14:textId="77777777" w:rsidR="000A6604" w:rsidRPr="003C7386" w:rsidRDefault="000A6604" w:rsidP="005E69E8">
            <w:pPr>
              <w:widowControl w:val="0"/>
              <w:snapToGrid w:val="0"/>
              <w:jc w:val="right"/>
              <w:rPr>
                <w:ins w:id="9114" w:author="Haiyang Liu" w:date="2026-05-21T12:32:00Z" w16du:dateUtc="2026-05-21T05:32:00Z"/>
                <w:rFonts w:eastAsia="DengXian"/>
              </w:rPr>
            </w:pPr>
            <w:ins w:id="9115" w:author="Haiyang Liu" w:date="2026-05-21T12:32:00Z" w16du:dateUtc="2026-05-21T05:32:00Z">
              <w:r w:rsidRPr="003C7386">
                <w:rPr>
                  <w:rFonts w:eastAsia="DengXian"/>
                </w:rPr>
                <w:t>.011(.038)</w:t>
              </w:r>
            </w:ins>
          </w:p>
        </w:tc>
        <w:tc>
          <w:tcPr>
            <w:tcW w:w="1620" w:type="dxa"/>
            <w:vAlign w:val="center"/>
            <w:tcPrChange w:id="9116" w:author="Haiyang Liu" w:date="2026-05-22T16:50:00Z" w16du:dateUtc="2026-05-22T09:50:00Z">
              <w:tcPr>
                <w:tcW w:w="1620" w:type="dxa"/>
                <w:vAlign w:val="center"/>
              </w:tcPr>
            </w:tcPrChange>
          </w:tcPr>
          <w:p w14:paraId="187B1A65" w14:textId="77777777" w:rsidR="000A6604" w:rsidRPr="003C7386" w:rsidRDefault="000A6604" w:rsidP="005E69E8">
            <w:pPr>
              <w:widowControl w:val="0"/>
              <w:snapToGrid w:val="0"/>
              <w:jc w:val="right"/>
              <w:rPr>
                <w:ins w:id="9117" w:author="Haiyang Liu" w:date="2026-05-21T12:32:00Z" w16du:dateUtc="2026-05-21T05:32:00Z"/>
                <w:rFonts w:eastAsia="DengXian"/>
              </w:rPr>
            </w:pPr>
            <w:ins w:id="9118" w:author="Haiyang Liu" w:date="2026-05-21T12:32:00Z" w16du:dateUtc="2026-05-21T05:32:00Z">
              <w:r w:rsidRPr="003C7386">
                <w:rPr>
                  <w:rFonts w:eastAsia="DengXian"/>
                </w:rPr>
                <w:t>.072(.052)</w:t>
              </w:r>
            </w:ins>
          </w:p>
        </w:tc>
        <w:tc>
          <w:tcPr>
            <w:tcW w:w="1620" w:type="dxa"/>
            <w:noWrap/>
            <w:vAlign w:val="center"/>
            <w:tcPrChange w:id="9119" w:author="Haiyang Liu" w:date="2026-05-22T16:50:00Z" w16du:dateUtc="2026-05-22T09:50:00Z">
              <w:tcPr>
                <w:tcW w:w="1620" w:type="dxa"/>
                <w:noWrap/>
                <w:vAlign w:val="center"/>
              </w:tcPr>
            </w:tcPrChange>
          </w:tcPr>
          <w:p w14:paraId="45B049D1" w14:textId="77777777" w:rsidR="000A6604" w:rsidRPr="003C7386" w:rsidRDefault="000A6604" w:rsidP="005E69E8">
            <w:pPr>
              <w:widowControl w:val="0"/>
              <w:snapToGrid w:val="0"/>
              <w:jc w:val="right"/>
              <w:rPr>
                <w:ins w:id="9120" w:author="Haiyang Liu" w:date="2026-05-21T12:32:00Z" w16du:dateUtc="2026-05-21T05:32:00Z"/>
                <w:rFonts w:eastAsia="DengXian"/>
              </w:rPr>
            </w:pPr>
            <w:ins w:id="9121" w:author="Haiyang Liu" w:date="2026-05-21T12:32:00Z" w16du:dateUtc="2026-05-21T05:32:00Z">
              <w:r w:rsidRPr="003C7386">
                <w:rPr>
                  <w:rFonts w:eastAsia="DengXian"/>
                </w:rPr>
                <w:t>.019(.019)</w:t>
              </w:r>
            </w:ins>
          </w:p>
        </w:tc>
        <w:tc>
          <w:tcPr>
            <w:tcW w:w="1710" w:type="dxa"/>
            <w:noWrap/>
            <w:vAlign w:val="center"/>
            <w:tcPrChange w:id="9122" w:author="Haiyang Liu" w:date="2026-05-22T16:50:00Z" w16du:dateUtc="2026-05-22T09:50:00Z">
              <w:tcPr>
                <w:tcW w:w="1620" w:type="dxa"/>
                <w:noWrap/>
                <w:vAlign w:val="center"/>
              </w:tcPr>
            </w:tcPrChange>
          </w:tcPr>
          <w:p w14:paraId="170CA873" w14:textId="77777777" w:rsidR="000A6604" w:rsidRPr="003C7386" w:rsidRDefault="000A6604" w:rsidP="005E69E8">
            <w:pPr>
              <w:widowControl w:val="0"/>
              <w:snapToGrid w:val="0"/>
              <w:jc w:val="right"/>
              <w:rPr>
                <w:ins w:id="9123" w:author="Haiyang Liu" w:date="2026-05-21T12:32:00Z" w16du:dateUtc="2026-05-21T05:32:00Z"/>
                <w:rFonts w:eastAsia="DengXian"/>
              </w:rPr>
            </w:pPr>
            <w:ins w:id="9124" w:author="Haiyang Liu" w:date="2026-05-21T12:32:00Z" w16du:dateUtc="2026-05-21T05:32:00Z">
              <w:r w:rsidRPr="003C7386">
                <w:rPr>
                  <w:rFonts w:eastAsia="DengXian"/>
                </w:rPr>
                <w:t>.087(.053)</w:t>
              </w:r>
            </w:ins>
          </w:p>
        </w:tc>
      </w:tr>
      <w:tr w:rsidR="000A6604" w:rsidRPr="003C7386" w14:paraId="62BB2F05" w14:textId="77777777" w:rsidTr="00CC355E">
        <w:trPr>
          <w:trHeight w:val="308"/>
          <w:jc w:val="center"/>
          <w:ins w:id="9125" w:author="Haiyang Liu" w:date="2026-05-21T12:32:00Z"/>
          <w:trPrChange w:id="9126" w:author="Haiyang Liu" w:date="2026-05-22T16:50:00Z" w16du:dateUtc="2026-05-22T09:50:00Z">
            <w:trPr>
              <w:gridAfter w:val="0"/>
              <w:trHeight w:val="308"/>
              <w:jc w:val="center"/>
            </w:trPr>
          </w:trPrChange>
        </w:trPr>
        <w:tc>
          <w:tcPr>
            <w:tcW w:w="4140" w:type="dxa"/>
            <w:vAlign w:val="center"/>
            <w:tcPrChange w:id="9127" w:author="Haiyang Liu" w:date="2026-05-22T16:50:00Z" w16du:dateUtc="2026-05-22T09:50:00Z">
              <w:tcPr>
                <w:tcW w:w="4140" w:type="dxa"/>
                <w:vAlign w:val="center"/>
              </w:tcPr>
            </w:tcPrChange>
          </w:tcPr>
          <w:p w14:paraId="330020E7" w14:textId="77777777" w:rsidR="000A6604" w:rsidRPr="003C7386" w:rsidRDefault="000A6604" w:rsidP="005E69E8">
            <w:pPr>
              <w:widowControl w:val="0"/>
              <w:snapToGrid w:val="0"/>
              <w:rPr>
                <w:ins w:id="9128" w:author="Haiyang Liu" w:date="2026-05-21T12:32:00Z" w16du:dateUtc="2026-05-21T05:32:00Z"/>
                <w:color w:val="000000"/>
              </w:rPr>
            </w:pPr>
            <w:ins w:id="9129" w:author="Haiyang Liu" w:date="2026-05-21T12:32:00Z" w16du:dateUtc="2026-05-21T05:32:00Z">
              <w:r w:rsidRPr="003C7386">
                <w:rPr>
                  <w:color w:val="000000"/>
                </w:rPr>
                <w:t>Team error management culture × newcomer external locus of control</w:t>
              </w:r>
            </w:ins>
          </w:p>
        </w:tc>
        <w:tc>
          <w:tcPr>
            <w:tcW w:w="1710" w:type="dxa"/>
            <w:noWrap/>
            <w:vAlign w:val="center"/>
            <w:tcPrChange w:id="9130" w:author="Haiyang Liu" w:date="2026-05-22T16:50:00Z" w16du:dateUtc="2026-05-22T09:50:00Z">
              <w:tcPr>
                <w:tcW w:w="1710" w:type="dxa"/>
                <w:noWrap/>
                <w:vAlign w:val="center"/>
              </w:tcPr>
            </w:tcPrChange>
          </w:tcPr>
          <w:p w14:paraId="26FB08EC" w14:textId="77777777" w:rsidR="000A6604" w:rsidRPr="003C7386" w:rsidRDefault="000A6604" w:rsidP="005E69E8">
            <w:pPr>
              <w:widowControl w:val="0"/>
              <w:snapToGrid w:val="0"/>
              <w:jc w:val="right"/>
              <w:rPr>
                <w:ins w:id="9131" w:author="Haiyang Liu" w:date="2026-05-21T12:32:00Z" w16du:dateUtc="2026-05-21T05:32:00Z"/>
                <w:rFonts w:eastAsia="DengXian"/>
              </w:rPr>
            </w:pPr>
            <w:ins w:id="9132" w:author="Haiyang Liu" w:date="2026-05-21T12:32:00Z" w16du:dateUtc="2026-05-21T05:32:00Z">
              <w:r w:rsidRPr="003C7386">
                <w:rPr>
                  <w:rFonts w:eastAsia="DengXian"/>
                </w:rPr>
                <w:t>.013(.047)</w:t>
              </w:r>
            </w:ins>
          </w:p>
        </w:tc>
        <w:tc>
          <w:tcPr>
            <w:tcW w:w="1620" w:type="dxa"/>
            <w:vAlign w:val="center"/>
            <w:tcPrChange w:id="9133" w:author="Haiyang Liu" w:date="2026-05-22T16:50:00Z" w16du:dateUtc="2026-05-22T09:50:00Z">
              <w:tcPr>
                <w:tcW w:w="1620" w:type="dxa"/>
                <w:vAlign w:val="center"/>
              </w:tcPr>
            </w:tcPrChange>
          </w:tcPr>
          <w:p w14:paraId="079218C2" w14:textId="77777777" w:rsidR="000A6604" w:rsidRPr="003C7386" w:rsidRDefault="000A6604" w:rsidP="005E69E8">
            <w:pPr>
              <w:widowControl w:val="0"/>
              <w:snapToGrid w:val="0"/>
              <w:jc w:val="right"/>
              <w:rPr>
                <w:ins w:id="9134" w:author="Haiyang Liu" w:date="2026-05-21T12:32:00Z" w16du:dateUtc="2026-05-21T05:32:00Z"/>
                <w:rFonts w:eastAsia="DengXian"/>
              </w:rPr>
            </w:pPr>
            <w:ins w:id="9135" w:author="Haiyang Liu" w:date="2026-05-21T12:32:00Z" w16du:dateUtc="2026-05-21T05:32:00Z">
              <w:r w:rsidRPr="003C7386">
                <w:rPr>
                  <w:rFonts w:eastAsia="DengXian"/>
                </w:rPr>
                <w:t>.166</w:t>
              </w:r>
              <w:r w:rsidRPr="003C7386">
                <w:rPr>
                  <w:rFonts w:eastAsia="DengXian"/>
                  <w:vertAlign w:val="superscript"/>
                </w:rPr>
                <w:t>*</w:t>
              </w:r>
              <w:r w:rsidRPr="003C7386">
                <w:rPr>
                  <w:rFonts w:eastAsia="DengXian"/>
                </w:rPr>
                <w:t>(.065)</w:t>
              </w:r>
            </w:ins>
          </w:p>
        </w:tc>
        <w:tc>
          <w:tcPr>
            <w:tcW w:w="1620" w:type="dxa"/>
            <w:noWrap/>
            <w:vAlign w:val="center"/>
            <w:tcPrChange w:id="9136" w:author="Haiyang Liu" w:date="2026-05-22T16:50:00Z" w16du:dateUtc="2026-05-22T09:50:00Z">
              <w:tcPr>
                <w:tcW w:w="1620" w:type="dxa"/>
                <w:noWrap/>
                <w:vAlign w:val="center"/>
              </w:tcPr>
            </w:tcPrChange>
          </w:tcPr>
          <w:p w14:paraId="0ACC87D9" w14:textId="77777777" w:rsidR="000A6604" w:rsidRPr="003C7386" w:rsidRDefault="000A6604" w:rsidP="005E69E8">
            <w:pPr>
              <w:widowControl w:val="0"/>
              <w:snapToGrid w:val="0"/>
              <w:jc w:val="right"/>
              <w:rPr>
                <w:ins w:id="9137" w:author="Haiyang Liu" w:date="2026-05-21T12:32:00Z" w16du:dateUtc="2026-05-21T05:32:00Z"/>
                <w:rFonts w:eastAsia="DengXian"/>
              </w:rPr>
            </w:pPr>
            <w:ins w:id="9138" w:author="Haiyang Liu" w:date="2026-05-21T12:32:00Z" w16du:dateUtc="2026-05-21T05:32:00Z">
              <w:r w:rsidRPr="003C7386">
                <w:rPr>
                  <w:rFonts w:eastAsia="DengXian"/>
                </w:rPr>
                <w:t>.067</w:t>
              </w:r>
              <w:r w:rsidRPr="003C7386">
                <w:rPr>
                  <w:rFonts w:eastAsia="DengXian"/>
                  <w:vertAlign w:val="superscript"/>
                </w:rPr>
                <w:t>**</w:t>
              </w:r>
              <w:r w:rsidRPr="003C7386">
                <w:rPr>
                  <w:rFonts w:eastAsia="DengXian"/>
                </w:rPr>
                <w:t>(.024)</w:t>
              </w:r>
            </w:ins>
          </w:p>
        </w:tc>
        <w:tc>
          <w:tcPr>
            <w:tcW w:w="1710" w:type="dxa"/>
            <w:noWrap/>
            <w:vAlign w:val="center"/>
            <w:tcPrChange w:id="9139" w:author="Haiyang Liu" w:date="2026-05-22T16:50:00Z" w16du:dateUtc="2026-05-22T09:50:00Z">
              <w:tcPr>
                <w:tcW w:w="1620" w:type="dxa"/>
                <w:noWrap/>
                <w:vAlign w:val="center"/>
              </w:tcPr>
            </w:tcPrChange>
          </w:tcPr>
          <w:p w14:paraId="63843A3D" w14:textId="77777777" w:rsidR="000A6604" w:rsidRPr="003C7386" w:rsidRDefault="000A6604" w:rsidP="005E69E8">
            <w:pPr>
              <w:widowControl w:val="0"/>
              <w:snapToGrid w:val="0"/>
              <w:jc w:val="right"/>
              <w:rPr>
                <w:ins w:id="9140" w:author="Haiyang Liu" w:date="2026-05-21T12:32:00Z" w16du:dateUtc="2026-05-21T05:32:00Z"/>
                <w:rFonts w:eastAsia="DengXian"/>
              </w:rPr>
            </w:pPr>
            <w:ins w:id="9141" w:author="Haiyang Liu" w:date="2026-05-21T12:32:00Z" w16du:dateUtc="2026-05-21T05:32:00Z">
              <w:r w:rsidRPr="003C7386">
                <w:rPr>
                  <w:rFonts w:eastAsia="DengXian"/>
                </w:rPr>
                <w:t>.087(.097)</w:t>
              </w:r>
            </w:ins>
          </w:p>
        </w:tc>
      </w:tr>
      <w:tr w:rsidR="000A6604" w:rsidRPr="003C7386" w14:paraId="28A93810" w14:textId="77777777" w:rsidTr="00CC355E">
        <w:trPr>
          <w:trHeight w:val="308"/>
          <w:jc w:val="center"/>
          <w:ins w:id="9142" w:author="Haiyang Liu" w:date="2026-05-21T12:32:00Z"/>
          <w:trPrChange w:id="9143" w:author="Haiyang Liu" w:date="2026-05-22T16:50:00Z" w16du:dateUtc="2026-05-22T09:50:00Z">
            <w:trPr>
              <w:gridAfter w:val="0"/>
              <w:trHeight w:val="308"/>
              <w:jc w:val="center"/>
            </w:trPr>
          </w:trPrChange>
        </w:trPr>
        <w:tc>
          <w:tcPr>
            <w:tcW w:w="4140" w:type="dxa"/>
            <w:vAlign w:val="center"/>
            <w:tcPrChange w:id="9144" w:author="Haiyang Liu" w:date="2026-05-22T16:50:00Z" w16du:dateUtc="2026-05-22T09:50:00Z">
              <w:tcPr>
                <w:tcW w:w="4140" w:type="dxa"/>
                <w:vAlign w:val="center"/>
              </w:tcPr>
            </w:tcPrChange>
          </w:tcPr>
          <w:p w14:paraId="4207AC22" w14:textId="77777777" w:rsidR="000A6604" w:rsidRPr="003C7386" w:rsidRDefault="000A6604" w:rsidP="005E69E8">
            <w:pPr>
              <w:widowControl w:val="0"/>
              <w:snapToGrid w:val="0"/>
              <w:rPr>
                <w:ins w:id="9145" w:author="Haiyang Liu" w:date="2026-05-21T12:32:00Z" w16du:dateUtc="2026-05-21T05:32:00Z"/>
                <w:color w:val="000000"/>
              </w:rPr>
            </w:pPr>
            <w:ins w:id="9146" w:author="Haiyang Liu" w:date="2026-05-21T12:32:00Z" w16du:dateUtc="2026-05-21T05:32:00Z">
              <w:r w:rsidRPr="003C7386">
                <w:rPr>
                  <w:color w:val="000000"/>
                </w:rPr>
                <w:t>Team error aversion culture × newcomer external locus of control</w:t>
              </w:r>
            </w:ins>
          </w:p>
        </w:tc>
        <w:tc>
          <w:tcPr>
            <w:tcW w:w="1710" w:type="dxa"/>
            <w:noWrap/>
            <w:vAlign w:val="center"/>
            <w:tcPrChange w:id="9147" w:author="Haiyang Liu" w:date="2026-05-22T16:50:00Z" w16du:dateUtc="2026-05-22T09:50:00Z">
              <w:tcPr>
                <w:tcW w:w="1710" w:type="dxa"/>
                <w:noWrap/>
                <w:vAlign w:val="center"/>
              </w:tcPr>
            </w:tcPrChange>
          </w:tcPr>
          <w:p w14:paraId="3B635B9C" w14:textId="77777777" w:rsidR="000A6604" w:rsidRPr="003C7386" w:rsidRDefault="000A6604" w:rsidP="005E69E8">
            <w:pPr>
              <w:widowControl w:val="0"/>
              <w:snapToGrid w:val="0"/>
              <w:jc w:val="right"/>
              <w:rPr>
                <w:ins w:id="9148" w:author="Haiyang Liu" w:date="2026-05-21T12:32:00Z" w16du:dateUtc="2026-05-21T05:32:00Z"/>
                <w:rFonts w:eastAsia="DengXian"/>
              </w:rPr>
            </w:pPr>
            <w:ins w:id="9149" w:author="Haiyang Liu" w:date="2026-05-21T12:32:00Z" w16du:dateUtc="2026-05-21T05:32:00Z">
              <w:r w:rsidRPr="003C7386">
                <w:rPr>
                  <w:rFonts w:eastAsia="DengXian"/>
                </w:rPr>
                <w:t>-.046(.038)</w:t>
              </w:r>
            </w:ins>
          </w:p>
        </w:tc>
        <w:tc>
          <w:tcPr>
            <w:tcW w:w="1620" w:type="dxa"/>
            <w:vAlign w:val="center"/>
            <w:tcPrChange w:id="9150" w:author="Haiyang Liu" w:date="2026-05-22T16:50:00Z" w16du:dateUtc="2026-05-22T09:50:00Z">
              <w:tcPr>
                <w:tcW w:w="1620" w:type="dxa"/>
                <w:vAlign w:val="center"/>
              </w:tcPr>
            </w:tcPrChange>
          </w:tcPr>
          <w:p w14:paraId="6DBE3F8B" w14:textId="77777777" w:rsidR="000A6604" w:rsidRPr="003C7386" w:rsidRDefault="000A6604" w:rsidP="005E69E8">
            <w:pPr>
              <w:widowControl w:val="0"/>
              <w:snapToGrid w:val="0"/>
              <w:jc w:val="right"/>
              <w:rPr>
                <w:ins w:id="9151" w:author="Haiyang Liu" w:date="2026-05-21T12:32:00Z" w16du:dateUtc="2026-05-21T05:32:00Z"/>
                <w:rFonts w:eastAsia="DengXian"/>
              </w:rPr>
            </w:pPr>
            <w:ins w:id="9152" w:author="Haiyang Liu" w:date="2026-05-21T12:32:00Z" w16du:dateUtc="2026-05-21T05:32:00Z">
              <w:r w:rsidRPr="003C7386">
                <w:rPr>
                  <w:rFonts w:eastAsia="DengXian"/>
                </w:rPr>
                <w:t>-.051(.052)</w:t>
              </w:r>
            </w:ins>
          </w:p>
        </w:tc>
        <w:tc>
          <w:tcPr>
            <w:tcW w:w="1620" w:type="dxa"/>
            <w:noWrap/>
            <w:vAlign w:val="center"/>
            <w:tcPrChange w:id="9153" w:author="Haiyang Liu" w:date="2026-05-22T16:50:00Z" w16du:dateUtc="2026-05-22T09:50:00Z">
              <w:tcPr>
                <w:tcW w:w="1620" w:type="dxa"/>
                <w:noWrap/>
                <w:vAlign w:val="center"/>
              </w:tcPr>
            </w:tcPrChange>
          </w:tcPr>
          <w:p w14:paraId="3698A977" w14:textId="77777777" w:rsidR="000A6604" w:rsidRPr="003C7386" w:rsidRDefault="000A6604" w:rsidP="005E69E8">
            <w:pPr>
              <w:widowControl w:val="0"/>
              <w:snapToGrid w:val="0"/>
              <w:jc w:val="right"/>
              <w:rPr>
                <w:ins w:id="9154" w:author="Haiyang Liu" w:date="2026-05-21T12:32:00Z" w16du:dateUtc="2026-05-21T05:32:00Z"/>
                <w:rFonts w:eastAsia="DengXian"/>
              </w:rPr>
            </w:pPr>
            <w:ins w:id="9155" w:author="Haiyang Liu" w:date="2026-05-21T12:32:00Z" w16du:dateUtc="2026-05-21T05:32:00Z">
              <w:r w:rsidRPr="003C7386">
                <w:rPr>
                  <w:rFonts w:eastAsia="DengXian"/>
                </w:rPr>
                <w:t>-.019(.020)</w:t>
              </w:r>
            </w:ins>
          </w:p>
        </w:tc>
        <w:tc>
          <w:tcPr>
            <w:tcW w:w="1710" w:type="dxa"/>
            <w:noWrap/>
            <w:vAlign w:val="center"/>
            <w:tcPrChange w:id="9156" w:author="Haiyang Liu" w:date="2026-05-22T16:50:00Z" w16du:dateUtc="2026-05-22T09:50:00Z">
              <w:tcPr>
                <w:tcW w:w="1620" w:type="dxa"/>
                <w:noWrap/>
                <w:vAlign w:val="center"/>
              </w:tcPr>
            </w:tcPrChange>
          </w:tcPr>
          <w:p w14:paraId="19A9F859" w14:textId="77777777" w:rsidR="000A6604" w:rsidRPr="003C7386" w:rsidRDefault="000A6604" w:rsidP="005E69E8">
            <w:pPr>
              <w:widowControl w:val="0"/>
              <w:snapToGrid w:val="0"/>
              <w:jc w:val="right"/>
              <w:rPr>
                <w:ins w:id="9157" w:author="Haiyang Liu" w:date="2026-05-21T12:32:00Z" w16du:dateUtc="2026-05-21T05:32:00Z"/>
                <w:rFonts w:eastAsia="DengXian"/>
              </w:rPr>
            </w:pPr>
            <w:ins w:id="9158" w:author="Haiyang Liu" w:date="2026-05-21T12:32:00Z" w16du:dateUtc="2026-05-21T05:32:00Z">
              <w:r w:rsidRPr="003C7386">
                <w:rPr>
                  <w:rFonts w:eastAsia="DengXian"/>
                </w:rPr>
                <w:t>-.032(.048)</w:t>
              </w:r>
            </w:ins>
          </w:p>
        </w:tc>
      </w:tr>
      <w:tr w:rsidR="000A6604" w:rsidRPr="003C7386" w14:paraId="5F6D7355" w14:textId="77777777" w:rsidTr="00CC355E">
        <w:trPr>
          <w:trHeight w:val="308"/>
          <w:jc w:val="center"/>
          <w:ins w:id="9159" w:author="Haiyang Liu" w:date="2026-05-21T12:32:00Z"/>
          <w:trPrChange w:id="9160" w:author="Haiyang Liu" w:date="2026-05-22T16:50:00Z" w16du:dateUtc="2026-05-22T09:50:00Z">
            <w:trPr>
              <w:gridAfter w:val="0"/>
              <w:trHeight w:val="308"/>
              <w:jc w:val="center"/>
            </w:trPr>
          </w:trPrChange>
        </w:trPr>
        <w:tc>
          <w:tcPr>
            <w:tcW w:w="4140" w:type="dxa"/>
            <w:vAlign w:val="center"/>
            <w:tcPrChange w:id="9161" w:author="Haiyang Liu" w:date="2026-05-22T16:50:00Z" w16du:dateUtc="2026-05-22T09:50:00Z">
              <w:tcPr>
                <w:tcW w:w="4140" w:type="dxa"/>
                <w:vAlign w:val="center"/>
              </w:tcPr>
            </w:tcPrChange>
          </w:tcPr>
          <w:p w14:paraId="7ED88D75" w14:textId="77777777" w:rsidR="000A6604" w:rsidRPr="003C7386" w:rsidRDefault="000A6604" w:rsidP="005E69E8">
            <w:pPr>
              <w:widowControl w:val="0"/>
              <w:snapToGrid w:val="0"/>
              <w:rPr>
                <w:ins w:id="9162" w:author="Haiyang Liu" w:date="2026-05-21T12:32:00Z" w16du:dateUtc="2026-05-21T05:32:00Z"/>
                <w:color w:val="000000"/>
              </w:rPr>
            </w:pPr>
          </w:p>
        </w:tc>
        <w:tc>
          <w:tcPr>
            <w:tcW w:w="1710" w:type="dxa"/>
            <w:noWrap/>
            <w:vAlign w:val="center"/>
            <w:tcPrChange w:id="9163" w:author="Haiyang Liu" w:date="2026-05-22T16:50:00Z" w16du:dateUtc="2026-05-22T09:50:00Z">
              <w:tcPr>
                <w:tcW w:w="1710" w:type="dxa"/>
                <w:noWrap/>
                <w:vAlign w:val="center"/>
              </w:tcPr>
            </w:tcPrChange>
          </w:tcPr>
          <w:p w14:paraId="54B7C4ED" w14:textId="77777777" w:rsidR="000A6604" w:rsidRPr="003C7386" w:rsidRDefault="000A6604" w:rsidP="005E69E8">
            <w:pPr>
              <w:widowControl w:val="0"/>
              <w:snapToGrid w:val="0"/>
              <w:jc w:val="right"/>
              <w:rPr>
                <w:ins w:id="9164" w:author="Haiyang Liu" w:date="2026-05-21T12:32:00Z" w16du:dateUtc="2026-05-21T05:32:00Z"/>
                <w:rFonts w:eastAsia="DengXian"/>
              </w:rPr>
            </w:pPr>
          </w:p>
        </w:tc>
        <w:tc>
          <w:tcPr>
            <w:tcW w:w="1620" w:type="dxa"/>
            <w:vAlign w:val="center"/>
            <w:tcPrChange w:id="9165" w:author="Haiyang Liu" w:date="2026-05-22T16:50:00Z" w16du:dateUtc="2026-05-22T09:50:00Z">
              <w:tcPr>
                <w:tcW w:w="1620" w:type="dxa"/>
                <w:vAlign w:val="center"/>
              </w:tcPr>
            </w:tcPrChange>
          </w:tcPr>
          <w:p w14:paraId="290AA8DE" w14:textId="77777777" w:rsidR="000A6604" w:rsidRPr="003C7386" w:rsidRDefault="000A6604" w:rsidP="005E69E8">
            <w:pPr>
              <w:widowControl w:val="0"/>
              <w:snapToGrid w:val="0"/>
              <w:jc w:val="right"/>
              <w:rPr>
                <w:ins w:id="9166" w:author="Haiyang Liu" w:date="2026-05-21T12:32:00Z" w16du:dateUtc="2026-05-21T05:32:00Z"/>
                <w:rFonts w:eastAsia="DengXian"/>
              </w:rPr>
            </w:pPr>
          </w:p>
        </w:tc>
        <w:tc>
          <w:tcPr>
            <w:tcW w:w="1620" w:type="dxa"/>
            <w:noWrap/>
            <w:vAlign w:val="center"/>
            <w:tcPrChange w:id="9167" w:author="Haiyang Liu" w:date="2026-05-22T16:50:00Z" w16du:dateUtc="2026-05-22T09:50:00Z">
              <w:tcPr>
                <w:tcW w:w="1620" w:type="dxa"/>
                <w:noWrap/>
                <w:vAlign w:val="center"/>
              </w:tcPr>
            </w:tcPrChange>
          </w:tcPr>
          <w:p w14:paraId="18FD0E4A" w14:textId="77777777" w:rsidR="000A6604" w:rsidRPr="003C7386" w:rsidRDefault="000A6604" w:rsidP="005E69E8">
            <w:pPr>
              <w:widowControl w:val="0"/>
              <w:snapToGrid w:val="0"/>
              <w:jc w:val="right"/>
              <w:rPr>
                <w:ins w:id="9168" w:author="Haiyang Liu" w:date="2026-05-21T12:32:00Z" w16du:dateUtc="2026-05-21T05:32:00Z"/>
                <w:rFonts w:eastAsia="DengXian"/>
              </w:rPr>
            </w:pPr>
          </w:p>
        </w:tc>
        <w:tc>
          <w:tcPr>
            <w:tcW w:w="1710" w:type="dxa"/>
            <w:noWrap/>
            <w:vAlign w:val="center"/>
            <w:tcPrChange w:id="9169" w:author="Haiyang Liu" w:date="2026-05-22T16:50:00Z" w16du:dateUtc="2026-05-22T09:50:00Z">
              <w:tcPr>
                <w:tcW w:w="1620" w:type="dxa"/>
                <w:noWrap/>
                <w:vAlign w:val="center"/>
              </w:tcPr>
            </w:tcPrChange>
          </w:tcPr>
          <w:p w14:paraId="3F19E4DB" w14:textId="77777777" w:rsidR="000A6604" w:rsidRPr="003C7386" w:rsidRDefault="000A6604" w:rsidP="005E69E8">
            <w:pPr>
              <w:widowControl w:val="0"/>
              <w:snapToGrid w:val="0"/>
              <w:jc w:val="right"/>
              <w:rPr>
                <w:ins w:id="9170" w:author="Haiyang Liu" w:date="2026-05-21T12:32:00Z" w16du:dateUtc="2026-05-21T05:32:00Z"/>
                <w:rFonts w:eastAsia="DengXian"/>
              </w:rPr>
            </w:pPr>
          </w:p>
        </w:tc>
      </w:tr>
      <w:tr w:rsidR="000A6604" w:rsidRPr="003C7386" w14:paraId="04F88058" w14:textId="77777777" w:rsidTr="00CC355E">
        <w:trPr>
          <w:trHeight w:val="308"/>
          <w:jc w:val="center"/>
          <w:ins w:id="9171" w:author="Haiyang Liu" w:date="2026-05-21T12:32:00Z"/>
          <w:trPrChange w:id="9172" w:author="Haiyang Liu" w:date="2026-05-22T16:50:00Z" w16du:dateUtc="2026-05-22T09:50:00Z">
            <w:trPr>
              <w:gridAfter w:val="0"/>
              <w:trHeight w:val="308"/>
              <w:jc w:val="center"/>
            </w:trPr>
          </w:trPrChange>
        </w:trPr>
        <w:tc>
          <w:tcPr>
            <w:tcW w:w="4140" w:type="dxa"/>
            <w:vAlign w:val="center"/>
            <w:tcPrChange w:id="9173" w:author="Haiyang Liu" w:date="2026-05-22T16:50:00Z" w16du:dateUtc="2026-05-22T09:50:00Z">
              <w:tcPr>
                <w:tcW w:w="4140" w:type="dxa"/>
                <w:vAlign w:val="center"/>
              </w:tcPr>
            </w:tcPrChange>
          </w:tcPr>
          <w:p w14:paraId="04EE728D" w14:textId="77777777" w:rsidR="000A6604" w:rsidRPr="003C7386" w:rsidRDefault="000A6604" w:rsidP="005E69E8">
            <w:pPr>
              <w:widowControl w:val="0"/>
              <w:snapToGrid w:val="0"/>
              <w:rPr>
                <w:ins w:id="9174" w:author="Haiyang Liu" w:date="2026-05-21T12:32:00Z" w16du:dateUtc="2026-05-21T05:32:00Z"/>
                <w:color w:val="000000"/>
              </w:rPr>
            </w:pPr>
            <w:ins w:id="9175" w:author="Haiyang Liu" w:date="2026-05-21T12:32:00Z" w16du:dateUtc="2026-05-21T05:32:00Z">
              <w:r w:rsidRPr="003C7386">
                <w:rPr>
                  <w:b/>
                  <w:bCs/>
                  <w:color w:val="000000"/>
                </w:rPr>
                <w:t>Dynamic mediators</w:t>
              </w:r>
            </w:ins>
          </w:p>
        </w:tc>
        <w:tc>
          <w:tcPr>
            <w:tcW w:w="1710" w:type="dxa"/>
            <w:noWrap/>
            <w:vAlign w:val="center"/>
            <w:tcPrChange w:id="9176" w:author="Haiyang Liu" w:date="2026-05-22T16:50:00Z" w16du:dateUtc="2026-05-22T09:50:00Z">
              <w:tcPr>
                <w:tcW w:w="1710" w:type="dxa"/>
                <w:noWrap/>
                <w:vAlign w:val="center"/>
              </w:tcPr>
            </w:tcPrChange>
          </w:tcPr>
          <w:p w14:paraId="4AAD4990" w14:textId="77777777" w:rsidR="000A6604" w:rsidRPr="003C7386" w:rsidRDefault="000A6604" w:rsidP="005E69E8">
            <w:pPr>
              <w:widowControl w:val="0"/>
              <w:snapToGrid w:val="0"/>
              <w:jc w:val="right"/>
              <w:rPr>
                <w:ins w:id="9177" w:author="Haiyang Liu" w:date="2026-05-21T12:32:00Z" w16du:dateUtc="2026-05-21T05:32:00Z"/>
                <w:rFonts w:eastAsia="DengXian"/>
              </w:rPr>
            </w:pPr>
          </w:p>
        </w:tc>
        <w:tc>
          <w:tcPr>
            <w:tcW w:w="1620" w:type="dxa"/>
            <w:vAlign w:val="center"/>
            <w:tcPrChange w:id="9178" w:author="Haiyang Liu" w:date="2026-05-22T16:50:00Z" w16du:dateUtc="2026-05-22T09:50:00Z">
              <w:tcPr>
                <w:tcW w:w="1620" w:type="dxa"/>
                <w:vAlign w:val="center"/>
              </w:tcPr>
            </w:tcPrChange>
          </w:tcPr>
          <w:p w14:paraId="74EBF7F2" w14:textId="77777777" w:rsidR="000A6604" w:rsidRPr="003C7386" w:rsidRDefault="000A6604" w:rsidP="005E69E8">
            <w:pPr>
              <w:widowControl w:val="0"/>
              <w:snapToGrid w:val="0"/>
              <w:jc w:val="right"/>
              <w:rPr>
                <w:ins w:id="9179" w:author="Haiyang Liu" w:date="2026-05-21T12:32:00Z" w16du:dateUtc="2026-05-21T05:32:00Z"/>
                <w:rFonts w:eastAsia="DengXian"/>
              </w:rPr>
            </w:pPr>
          </w:p>
        </w:tc>
        <w:tc>
          <w:tcPr>
            <w:tcW w:w="1620" w:type="dxa"/>
            <w:noWrap/>
            <w:vAlign w:val="center"/>
            <w:tcPrChange w:id="9180" w:author="Haiyang Liu" w:date="2026-05-22T16:50:00Z" w16du:dateUtc="2026-05-22T09:50:00Z">
              <w:tcPr>
                <w:tcW w:w="1620" w:type="dxa"/>
                <w:noWrap/>
                <w:vAlign w:val="center"/>
              </w:tcPr>
            </w:tcPrChange>
          </w:tcPr>
          <w:p w14:paraId="1B93E891" w14:textId="77777777" w:rsidR="000A6604" w:rsidRPr="003C7386" w:rsidRDefault="000A6604" w:rsidP="005E69E8">
            <w:pPr>
              <w:widowControl w:val="0"/>
              <w:snapToGrid w:val="0"/>
              <w:jc w:val="right"/>
              <w:rPr>
                <w:ins w:id="9181" w:author="Haiyang Liu" w:date="2026-05-21T12:32:00Z" w16du:dateUtc="2026-05-21T05:32:00Z"/>
                <w:rFonts w:eastAsia="DengXian"/>
              </w:rPr>
            </w:pPr>
          </w:p>
        </w:tc>
        <w:tc>
          <w:tcPr>
            <w:tcW w:w="1710" w:type="dxa"/>
            <w:noWrap/>
            <w:vAlign w:val="center"/>
            <w:tcPrChange w:id="9182" w:author="Haiyang Liu" w:date="2026-05-22T16:50:00Z" w16du:dateUtc="2026-05-22T09:50:00Z">
              <w:tcPr>
                <w:tcW w:w="1620" w:type="dxa"/>
                <w:noWrap/>
                <w:vAlign w:val="center"/>
              </w:tcPr>
            </w:tcPrChange>
          </w:tcPr>
          <w:p w14:paraId="144DBA80" w14:textId="77777777" w:rsidR="000A6604" w:rsidRPr="003C7386" w:rsidRDefault="000A6604" w:rsidP="005E69E8">
            <w:pPr>
              <w:widowControl w:val="0"/>
              <w:snapToGrid w:val="0"/>
              <w:jc w:val="right"/>
              <w:rPr>
                <w:ins w:id="9183" w:author="Haiyang Liu" w:date="2026-05-21T12:32:00Z" w16du:dateUtc="2026-05-21T05:32:00Z"/>
                <w:rFonts w:eastAsia="DengXian"/>
              </w:rPr>
            </w:pPr>
          </w:p>
        </w:tc>
      </w:tr>
      <w:tr w:rsidR="000A6604" w:rsidRPr="003C7386" w14:paraId="53935525" w14:textId="77777777" w:rsidTr="00CC355E">
        <w:trPr>
          <w:trHeight w:val="308"/>
          <w:jc w:val="center"/>
          <w:ins w:id="9184" w:author="Haiyang Liu" w:date="2026-05-21T12:32:00Z"/>
          <w:trPrChange w:id="9185" w:author="Haiyang Liu" w:date="2026-05-22T16:50:00Z" w16du:dateUtc="2026-05-22T09:50:00Z">
            <w:trPr>
              <w:gridAfter w:val="0"/>
              <w:trHeight w:val="308"/>
              <w:jc w:val="center"/>
            </w:trPr>
          </w:trPrChange>
        </w:trPr>
        <w:tc>
          <w:tcPr>
            <w:tcW w:w="4140" w:type="dxa"/>
            <w:vAlign w:val="center"/>
            <w:tcPrChange w:id="9186" w:author="Haiyang Liu" w:date="2026-05-22T16:50:00Z" w16du:dateUtc="2026-05-22T09:50:00Z">
              <w:tcPr>
                <w:tcW w:w="4140" w:type="dxa"/>
                <w:vAlign w:val="center"/>
              </w:tcPr>
            </w:tcPrChange>
          </w:tcPr>
          <w:p w14:paraId="4C605A27" w14:textId="77777777" w:rsidR="000A6604" w:rsidRPr="003C7386" w:rsidRDefault="000A6604" w:rsidP="005E69E8">
            <w:pPr>
              <w:widowControl w:val="0"/>
              <w:snapToGrid w:val="0"/>
              <w:rPr>
                <w:ins w:id="9187" w:author="Haiyang Liu" w:date="2026-05-21T12:32:00Z" w16du:dateUtc="2026-05-21T05:32:00Z"/>
                <w:color w:val="000000"/>
              </w:rPr>
            </w:pPr>
            <w:ins w:id="9188" w:author="Haiyang Liu" w:date="2026-05-21T12:32:00Z" w16du:dateUtc="2026-05-21T05:32:00Z">
              <w:r w:rsidRPr="003C7386">
                <w:rPr>
                  <w:rFonts w:eastAsia="DengXian"/>
                </w:rPr>
                <w:t>Intercept (</w:t>
              </w:r>
              <w:r w:rsidRPr="003C7386">
                <w:rPr>
                  <w:rFonts w:eastAsia="DengXian"/>
                  <w:i/>
                  <w:iCs/>
                </w:rPr>
                <w:t>i</w:t>
              </w:r>
              <w:r w:rsidRPr="003C7386">
                <w:rPr>
                  <w:rFonts w:eastAsia="DengXian"/>
                </w:rPr>
                <w:t>)</w:t>
              </w:r>
            </w:ins>
          </w:p>
        </w:tc>
        <w:tc>
          <w:tcPr>
            <w:tcW w:w="1710" w:type="dxa"/>
            <w:noWrap/>
            <w:vAlign w:val="center"/>
            <w:tcPrChange w:id="9189" w:author="Haiyang Liu" w:date="2026-05-22T16:50:00Z" w16du:dateUtc="2026-05-22T09:50:00Z">
              <w:tcPr>
                <w:tcW w:w="1710" w:type="dxa"/>
                <w:noWrap/>
                <w:vAlign w:val="center"/>
              </w:tcPr>
            </w:tcPrChange>
          </w:tcPr>
          <w:p w14:paraId="276F6E20" w14:textId="77777777" w:rsidR="000A6604" w:rsidRPr="003C7386" w:rsidRDefault="000A6604" w:rsidP="005E69E8">
            <w:pPr>
              <w:widowControl w:val="0"/>
              <w:snapToGrid w:val="0"/>
              <w:jc w:val="right"/>
              <w:rPr>
                <w:ins w:id="9190" w:author="Haiyang Liu" w:date="2026-05-21T12:32:00Z" w16du:dateUtc="2026-05-21T05:32:00Z"/>
                <w:rFonts w:eastAsia="DengXian"/>
              </w:rPr>
            </w:pPr>
          </w:p>
        </w:tc>
        <w:tc>
          <w:tcPr>
            <w:tcW w:w="1620" w:type="dxa"/>
            <w:vAlign w:val="center"/>
            <w:tcPrChange w:id="9191" w:author="Haiyang Liu" w:date="2026-05-22T16:50:00Z" w16du:dateUtc="2026-05-22T09:50:00Z">
              <w:tcPr>
                <w:tcW w:w="1620" w:type="dxa"/>
                <w:vAlign w:val="center"/>
              </w:tcPr>
            </w:tcPrChange>
          </w:tcPr>
          <w:p w14:paraId="78E080F0" w14:textId="77777777" w:rsidR="000A6604" w:rsidRPr="003C7386" w:rsidRDefault="000A6604" w:rsidP="005E69E8">
            <w:pPr>
              <w:widowControl w:val="0"/>
              <w:snapToGrid w:val="0"/>
              <w:jc w:val="right"/>
              <w:rPr>
                <w:ins w:id="9192" w:author="Haiyang Liu" w:date="2026-05-21T12:32:00Z" w16du:dateUtc="2026-05-21T05:32:00Z"/>
                <w:rFonts w:eastAsia="DengXian"/>
              </w:rPr>
            </w:pPr>
          </w:p>
        </w:tc>
        <w:tc>
          <w:tcPr>
            <w:tcW w:w="1620" w:type="dxa"/>
            <w:noWrap/>
            <w:vAlign w:val="center"/>
            <w:tcPrChange w:id="9193" w:author="Haiyang Liu" w:date="2026-05-22T16:50:00Z" w16du:dateUtc="2026-05-22T09:50:00Z">
              <w:tcPr>
                <w:tcW w:w="1620" w:type="dxa"/>
                <w:noWrap/>
                <w:vAlign w:val="center"/>
              </w:tcPr>
            </w:tcPrChange>
          </w:tcPr>
          <w:p w14:paraId="57BF63AF" w14:textId="77777777" w:rsidR="000A6604" w:rsidRPr="003C7386" w:rsidRDefault="000A6604" w:rsidP="005E69E8">
            <w:pPr>
              <w:widowControl w:val="0"/>
              <w:snapToGrid w:val="0"/>
              <w:jc w:val="right"/>
              <w:rPr>
                <w:ins w:id="9194" w:author="Haiyang Liu" w:date="2026-05-21T12:32:00Z" w16du:dateUtc="2026-05-21T05:32:00Z"/>
                <w:rFonts w:eastAsia="DengXian"/>
              </w:rPr>
            </w:pPr>
          </w:p>
        </w:tc>
        <w:tc>
          <w:tcPr>
            <w:tcW w:w="1710" w:type="dxa"/>
            <w:noWrap/>
            <w:vAlign w:val="center"/>
            <w:tcPrChange w:id="9195" w:author="Haiyang Liu" w:date="2026-05-22T16:50:00Z" w16du:dateUtc="2026-05-22T09:50:00Z">
              <w:tcPr>
                <w:tcW w:w="1620" w:type="dxa"/>
                <w:noWrap/>
                <w:vAlign w:val="center"/>
              </w:tcPr>
            </w:tcPrChange>
          </w:tcPr>
          <w:p w14:paraId="64600B03" w14:textId="77777777" w:rsidR="000A6604" w:rsidRPr="003C7386" w:rsidRDefault="000A6604" w:rsidP="005E69E8">
            <w:pPr>
              <w:widowControl w:val="0"/>
              <w:snapToGrid w:val="0"/>
              <w:jc w:val="right"/>
              <w:rPr>
                <w:ins w:id="9196" w:author="Haiyang Liu" w:date="2026-05-21T12:32:00Z" w16du:dateUtc="2026-05-21T05:32:00Z"/>
                <w:rFonts w:eastAsia="DengXian"/>
              </w:rPr>
            </w:pPr>
            <w:ins w:id="9197" w:author="Haiyang Liu" w:date="2026-05-21T12:32:00Z" w16du:dateUtc="2026-05-21T05:32:00Z">
              <w:r w:rsidRPr="003C7386">
                <w:rPr>
                  <w:rFonts w:eastAsia="DengXian"/>
                </w:rPr>
                <w:t>-.468</w:t>
              </w:r>
              <w:r w:rsidRPr="003C7386">
                <w:rPr>
                  <w:rFonts w:eastAsia="DengXian"/>
                  <w:vertAlign w:val="superscript"/>
                </w:rPr>
                <w:t>***</w:t>
              </w:r>
              <w:r w:rsidRPr="003C7386">
                <w:rPr>
                  <w:rFonts w:eastAsia="DengXian"/>
                </w:rPr>
                <w:t>(.092)</w:t>
              </w:r>
            </w:ins>
          </w:p>
        </w:tc>
      </w:tr>
      <w:tr w:rsidR="000A6604" w:rsidRPr="003C7386" w14:paraId="2ECB8F61" w14:textId="77777777" w:rsidTr="00CC355E">
        <w:trPr>
          <w:trHeight w:val="308"/>
          <w:jc w:val="center"/>
          <w:ins w:id="9198" w:author="Haiyang Liu" w:date="2026-05-21T12:32:00Z"/>
          <w:trPrChange w:id="9199" w:author="Haiyang Liu" w:date="2026-05-22T16:50:00Z" w16du:dateUtc="2026-05-22T09:50:00Z">
            <w:trPr>
              <w:gridAfter w:val="0"/>
              <w:trHeight w:val="308"/>
              <w:jc w:val="center"/>
            </w:trPr>
          </w:trPrChange>
        </w:trPr>
        <w:tc>
          <w:tcPr>
            <w:tcW w:w="4140" w:type="dxa"/>
            <w:vAlign w:val="center"/>
            <w:tcPrChange w:id="9200" w:author="Haiyang Liu" w:date="2026-05-22T16:50:00Z" w16du:dateUtc="2026-05-22T09:50:00Z">
              <w:tcPr>
                <w:tcW w:w="4140" w:type="dxa"/>
                <w:vAlign w:val="center"/>
              </w:tcPr>
            </w:tcPrChange>
          </w:tcPr>
          <w:p w14:paraId="56364B3A" w14:textId="77777777" w:rsidR="000A6604" w:rsidRPr="003C7386" w:rsidDel="00123298" w:rsidRDefault="000A6604" w:rsidP="005E69E8">
            <w:pPr>
              <w:widowControl w:val="0"/>
              <w:snapToGrid w:val="0"/>
              <w:rPr>
                <w:ins w:id="9201" w:author="Haiyang Liu" w:date="2026-05-21T12:32:00Z" w16du:dateUtc="2026-05-21T05:32:00Z"/>
                <w:rFonts w:eastAsia="DengXian"/>
              </w:rPr>
            </w:pPr>
            <w:ins w:id="9202" w:author="Haiyang Liu" w:date="2026-05-21T12:32:00Z" w16du:dateUtc="2026-05-21T05:32:00Z">
              <w:r w:rsidRPr="003C7386">
                <w:rPr>
                  <w:rFonts w:eastAsia="DengXian"/>
                </w:rPr>
                <w:t>Linear term (</w:t>
              </w:r>
              <w:r w:rsidRPr="003C7386">
                <w:rPr>
                  <w:rFonts w:eastAsia="DengXian"/>
                  <w:i/>
                  <w:iCs/>
                </w:rPr>
                <w:t>s</w:t>
              </w:r>
              <w:r w:rsidRPr="003C7386">
                <w:rPr>
                  <w:rFonts w:eastAsia="DengXian"/>
                </w:rPr>
                <w:t>)</w:t>
              </w:r>
            </w:ins>
          </w:p>
        </w:tc>
        <w:tc>
          <w:tcPr>
            <w:tcW w:w="1710" w:type="dxa"/>
            <w:noWrap/>
            <w:vAlign w:val="center"/>
            <w:tcPrChange w:id="9203" w:author="Haiyang Liu" w:date="2026-05-22T16:50:00Z" w16du:dateUtc="2026-05-22T09:50:00Z">
              <w:tcPr>
                <w:tcW w:w="1710" w:type="dxa"/>
                <w:noWrap/>
                <w:vAlign w:val="center"/>
              </w:tcPr>
            </w:tcPrChange>
          </w:tcPr>
          <w:p w14:paraId="7BF0C14A" w14:textId="77777777" w:rsidR="000A6604" w:rsidRPr="003C7386" w:rsidRDefault="000A6604" w:rsidP="005E69E8">
            <w:pPr>
              <w:widowControl w:val="0"/>
              <w:snapToGrid w:val="0"/>
              <w:jc w:val="right"/>
              <w:rPr>
                <w:ins w:id="9204" w:author="Haiyang Liu" w:date="2026-05-21T12:32:00Z" w16du:dateUtc="2026-05-21T05:32:00Z"/>
                <w:rFonts w:eastAsia="DengXian"/>
              </w:rPr>
            </w:pPr>
          </w:p>
        </w:tc>
        <w:tc>
          <w:tcPr>
            <w:tcW w:w="1620" w:type="dxa"/>
            <w:vAlign w:val="center"/>
            <w:tcPrChange w:id="9205" w:author="Haiyang Liu" w:date="2026-05-22T16:50:00Z" w16du:dateUtc="2026-05-22T09:50:00Z">
              <w:tcPr>
                <w:tcW w:w="1620" w:type="dxa"/>
                <w:vAlign w:val="center"/>
              </w:tcPr>
            </w:tcPrChange>
          </w:tcPr>
          <w:p w14:paraId="5E343030" w14:textId="77777777" w:rsidR="000A6604" w:rsidRPr="003C7386" w:rsidRDefault="000A6604" w:rsidP="005E69E8">
            <w:pPr>
              <w:widowControl w:val="0"/>
              <w:snapToGrid w:val="0"/>
              <w:jc w:val="right"/>
              <w:rPr>
                <w:ins w:id="9206" w:author="Haiyang Liu" w:date="2026-05-21T12:32:00Z" w16du:dateUtc="2026-05-21T05:32:00Z"/>
                <w:rFonts w:eastAsia="DengXian"/>
              </w:rPr>
            </w:pPr>
          </w:p>
        </w:tc>
        <w:tc>
          <w:tcPr>
            <w:tcW w:w="1620" w:type="dxa"/>
            <w:noWrap/>
            <w:vAlign w:val="center"/>
            <w:tcPrChange w:id="9207" w:author="Haiyang Liu" w:date="2026-05-22T16:50:00Z" w16du:dateUtc="2026-05-22T09:50:00Z">
              <w:tcPr>
                <w:tcW w:w="1620" w:type="dxa"/>
                <w:noWrap/>
                <w:vAlign w:val="center"/>
              </w:tcPr>
            </w:tcPrChange>
          </w:tcPr>
          <w:p w14:paraId="13298878" w14:textId="77777777" w:rsidR="000A6604" w:rsidRPr="003C7386" w:rsidRDefault="000A6604" w:rsidP="005E69E8">
            <w:pPr>
              <w:widowControl w:val="0"/>
              <w:snapToGrid w:val="0"/>
              <w:jc w:val="right"/>
              <w:rPr>
                <w:ins w:id="9208" w:author="Haiyang Liu" w:date="2026-05-21T12:32:00Z" w16du:dateUtc="2026-05-21T05:32:00Z"/>
                <w:rFonts w:eastAsia="DengXian"/>
              </w:rPr>
            </w:pPr>
          </w:p>
        </w:tc>
        <w:tc>
          <w:tcPr>
            <w:tcW w:w="1710" w:type="dxa"/>
            <w:noWrap/>
            <w:vAlign w:val="center"/>
            <w:tcPrChange w:id="9209" w:author="Haiyang Liu" w:date="2026-05-22T16:50:00Z" w16du:dateUtc="2026-05-22T09:50:00Z">
              <w:tcPr>
                <w:tcW w:w="1620" w:type="dxa"/>
                <w:noWrap/>
                <w:vAlign w:val="center"/>
              </w:tcPr>
            </w:tcPrChange>
          </w:tcPr>
          <w:p w14:paraId="3B650DB4" w14:textId="77777777" w:rsidR="000A6604" w:rsidRPr="003C7386" w:rsidRDefault="000A6604" w:rsidP="005E69E8">
            <w:pPr>
              <w:widowControl w:val="0"/>
              <w:snapToGrid w:val="0"/>
              <w:jc w:val="right"/>
              <w:rPr>
                <w:ins w:id="9210" w:author="Haiyang Liu" w:date="2026-05-21T12:32:00Z" w16du:dateUtc="2026-05-21T05:32:00Z"/>
                <w:rFonts w:eastAsia="DengXian"/>
              </w:rPr>
            </w:pPr>
            <w:ins w:id="9211" w:author="Haiyang Liu" w:date="2026-05-21T12:32:00Z" w16du:dateUtc="2026-05-21T05:32:00Z">
              <w:r w:rsidRPr="003C7386">
                <w:rPr>
                  <w:rFonts w:eastAsia="DengXian"/>
                </w:rPr>
                <w:t>1.425</w:t>
              </w:r>
              <w:r w:rsidRPr="003C7386">
                <w:rPr>
                  <w:rFonts w:eastAsia="DengXian"/>
                  <w:vertAlign w:val="superscript"/>
                </w:rPr>
                <w:t>**</w:t>
              </w:r>
              <w:r w:rsidRPr="003C7386">
                <w:rPr>
                  <w:rFonts w:eastAsia="DengXian"/>
                </w:rPr>
                <w:t>(.440)</w:t>
              </w:r>
            </w:ins>
          </w:p>
        </w:tc>
      </w:tr>
      <w:tr w:rsidR="000A6604" w:rsidRPr="003C7386" w14:paraId="2FB2307F" w14:textId="77777777" w:rsidTr="00CC355E">
        <w:trPr>
          <w:trHeight w:val="308"/>
          <w:jc w:val="center"/>
          <w:ins w:id="9212" w:author="Haiyang Liu" w:date="2026-05-21T12:32:00Z"/>
          <w:trPrChange w:id="9213" w:author="Haiyang Liu" w:date="2026-05-22T16:50:00Z" w16du:dateUtc="2026-05-22T09:50:00Z">
            <w:trPr>
              <w:gridAfter w:val="0"/>
              <w:trHeight w:val="308"/>
              <w:jc w:val="center"/>
            </w:trPr>
          </w:trPrChange>
        </w:trPr>
        <w:tc>
          <w:tcPr>
            <w:tcW w:w="4140" w:type="dxa"/>
            <w:vAlign w:val="center"/>
            <w:tcPrChange w:id="9214" w:author="Haiyang Liu" w:date="2026-05-22T16:50:00Z" w16du:dateUtc="2026-05-22T09:50:00Z">
              <w:tcPr>
                <w:tcW w:w="4140" w:type="dxa"/>
                <w:vAlign w:val="center"/>
              </w:tcPr>
            </w:tcPrChange>
          </w:tcPr>
          <w:p w14:paraId="52483FAC" w14:textId="77777777" w:rsidR="000A6604" w:rsidRPr="003C7386" w:rsidRDefault="000A6604" w:rsidP="005E69E8">
            <w:pPr>
              <w:widowControl w:val="0"/>
              <w:snapToGrid w:val="0"/>
              <w:rPr>
                <w:ins w:id="9215" w:author="Haiyang Liu" w:date="2026-05-21T12:32:00Z" w16du:dateUtc="2026-05-21T05:32:00Z"/>
                <w:rFonts w:eastAsia="DengXian"/>
              </w:rPr>
            </w:pPr>
            <w:ins w:id="9216" w:author="Haiyang Liu" w:date="2026-05-21T12:32:00Z" w16du:dateUtc="2026-05-21T05:32:00Z">
              <w:r w:rsidRPr="003C7386">
                <w:rPr>
                  <w:rFonts w:eastAsia="DengXian"/>
                </w:rPr>
                <w:t>Quadratic term (</w:t>
              </w:r>
              <w:r w:rsidRPr="003C7386">
                <w:rPr>
                  <w:rFonts w:eastAsia="DengXian"/>
                  <w:i/>
                  <w:iCs/>
                </w:rPr>
                <w:t>q</w:t>
              </w:r>
              <w:r w:rsidRPr="003C7386">
                <w:rPr>
                  <w:rFonts w:eastAsia="DengXian"/>
                </w:rPr>
                <w:t>)</w:t>
              </w:r>
            </w:ins>
          </w:p>
        </w:tc>
        <w:tc>
          <w:tcPr>
            <w:tcW w:w="1710" w:type="dxa"/>
            <w:noWrap/>
            <w:vAlign w:val="center"/>
            <w:tcPrChange w:id="9217" w:author="Haiyang Liu" w:date="2026-05-22T16:50:00Z" w16du:dateUtc="2026-05-22T09:50:00Z">
              <w:tcPr>
                <w:tcW w:w="1710" w:type="dxa"/>
                <w:noWrap/>
                <w:vAlign w:val="center"/>
              </w:tcPr>
            </w:tcPrChange>
          </w:tcPr>
          <w:p w14:paraId="38BF959B" w14:textId="77777777" w:rsidR="000A6604" w:rsidRPr="003C7386" w:rsidRDefault="000A6604" w:rsidP="005E69E8">
            <w:pPr>
              <w:widowControl w:val="0"/>
              <w:snapToGrid w:val="0"/>
              <w:jc w:val="right"/>
              <w:rPr>
                <w:ins w:id="9218" w:author="Haiyang Liu" w:date="2026-05-21T12:32:00Z" w16du:dateUtc="2026-05-21T05:32:00Z"/>
                <w:rFonts w:eastAsia="DengXian"/>
              </w:rPr>
            </w:pPr>
          </w:p>
        </w:tc>
        <w:tc>
          <w:tcPr>
            <w:tcW w:w="1620" w:type="dxa"/>
            <w:vAlign w:val="center"/>
            <w:tcPrChange w:id="9219" w:author="Haiyang Liu" w:date="2026-05-22T16:50:00Z" w16du:dateUtc="2026-05-22T09:50:00Z">
              <w:tcPr>
                <w:tcW w:w="1620" w:type="dxa"/>
                <w:vAlign w:val="center"/>
              </w:tcPr>
            </w:tcPrChange>
          </w:tcPr>
          <w:p w14:paraId="28DB3945" w14:textId="77777777" w:rsidR="000A6604" w:rsidRPr="003C7386" w:rsidRDefault="000A6604" w:rsidP="005E69E8">
            <w:pPr>
              <w:widowControl w:val="0"/>
              <w:snapToGrid w:val="0"/>
              <w:jc w:val="right"/>
              <w:rPr>
                <w:ins w:id="9220" w:author="Haiyang Liu" w:date="2026-05-21T12:32:00Z" w16du:dateUtc="2026-05-21T05:32:00Z"/>
                <w:rFonts w:eastAsia="DengXian"/>
              </w:rPr>
            </w:pPr>
          </w:p>
        </w:tc>
        <w:tc>
          <w:tcPr>
            <w:tcW w:w="1620" w:type="dxa"/>
            <w:noWrap/>
            <w:vAlign w:val="center"/>
            <w:tcPrChange w:id="9221" w:author="Haiyang Liu" w:date="2026-05-22T16:50:00Z" w16du:dateUtc="2026-05-22T09:50:00Z">
              <w:tcPr>
                <w:tcW w:w="1620" w:type="dxa"/>
                <w:noWrap/>
                <w:vAlign w:val="center"/>
              </w:tcPr>
            </w:tcPrChange>
          </w:tcPr>
          <w:p w14:paraId="7D30DD5C" w14:textId="77777777" w:rsidR="000A6604" w:rsidRPr="003C7386" w:rsidRDefault="000A6604" w:rsidP="005E69E8">
            <w:pPr>
              <w:widowControl w:val="0"/>
              <w:snapToGrid w:val="0"/>
              <w:jc w:val="right"/>
              <w:rPr>
                <w:ins w:id="9222" w:author="Haiyang Liu" w:date="2026-05-21T12:32:00Z" w16du:dateUtc="2026-05-21T05:32:00Z"/>
                <w:rFonts w:eastAsia="DengXian"/>
              </w:rPr>
            </w:pPr>
          </w:p>
        </w:tc>
        <w:tc>
          <w:tcPr>
            <w:tcW w:w="1710" w:type="dxa"/>
            <w:noWrap/>
            <w:vAlign w:val="center"/>
            <w:tcPrChange w:id="9223" w:author="Haiyang Liu" w:date="2026-05-22T16:50:00Z" w16du:dateUtc="2026-05-22T09:50:00Z">
              <w:tcPr>
                <w:tcW w:w="1620" w:type="dxa"/>
                <w:noWrap/>
                <w:vAlign w:val="center"/>
              </w:tcPr>
            </w:tcPrChange>
          </w:tcPr>
          <w:p w14:paraId="56A915B2" w14:textId="77777777" w:rsidR="000A6604" w:rsidRPr="003C7386" w:rsidRDefault="000A6604" w:rsidP="005E69E8">
            <w:pPr>
              <w:widowControl w:val="0"/>
              <w:snapToGrid w:val="0"/>
              <w:jc w:val="right"/>
              <w:rPr>
                <w:ins w:id="9224" w:author="Haiyang Liu" w:date="2026-05-21T12:32:00Z" w16du:dateUtc="2026-05-21T05:32:00Z"/>
                <w:rFonts w:eastAsia="DengXian"/>
              </w:rPr>
            </w:pPr>
            <w:ins w:id="9225" w:author="Haiyang Liu" w:date="2026-05-21T12:32:00Z" w16du:dateUtc="2026-05-21T05:32:00Z">
              <w:r w:rsidRPr="003C7386">
                <w:rPr>
                  <w:rFonts w:eastAsia="DengXian"/>
                </w:rPr>
                <w:t>-4.351</w:t>
              </w:r>
              <w:r w:rsidRPr="003C7386">
                <w:rPr>
                  <w:rFonts w:eastAsia="DengXian"/>
                  <w:vertAlign w:val="superscript"/>
                </w:rPr>
                <w:t>***</w:t>
              </w:r>
              <w:r w:rsidRPr="003C7386">
                <w:rPr>
                  <w:rFonts w:eastAsia="DengXian"/>
                </w:rPr>
                <w:t>(.652)</w:t>
              </w:r>
            </w:ins>
          </w:p>
        </w:tc>
      </w:tr>
      <w:tr w:rsidR="00CC355E" w:rsidRPr="003C7386" w14:paraId="0662724F" w14:textId="77777777" w:rsidTr="00CC355E">
        <w:trPr>
          <w:trHeight w:val="308"/>
          <w:jc w:val="center"/>
          <w:ins w:id="9226" w:author="Haiyang Liu" w:date="2026-05-22T16:51:00Z"/>
        </w:trPr>
        <w:tc>
          <w:tcPr>
            <w:tcW w:w="4140" w:type="dxa"/>
            <w:vAlign w:val="center"/>
          </w:tcPr>
          <w:p w14:paraId="17DABD81" w14:textId="77777777" w:rsidR="00CC355E" w:rsidRPr="003C7386" w:rsidRDefault="00CC355E" w:rsidP="005E69E8">
            <w:pPr>
              <w:widowControl w:val="0"/>
              <w:snapToGrid w:val="0"/>
              <w:rPr>
                <w:ins w:id="9227" w:author="Haiyang Liu" w:date="2026-05-22T16:51:00Z" w16du:dateUtc="2026-05-22T09:51:00Z"/>
                <w:rFonts w:eastAsia="DengXian"/>
              </w:rPr>
            </w:pPr>
          </w:p>
        </w:tc>
        <w:tc>
          <w:tcPr>
            <w:tcW w:w="1710" w:type="dxa"/>
            <w:noWrap/>
            <w:vAlign w:val="center"/>
          </w:tcPr>
          <w:p w14:paraId="3DA4BF47" w14:textId="77777777" w:rsidR="00CC355E" w:rsidRPr="003C7386" w:rsidRDefault="00CC355E" w:rsidP="005E69E8">
            <w:pPr>
              <w:widowControl w:val="0"/>
              <w:snapToGrid w:val="0"/>
              <w:jc w:val="right"/>
              <w:rPr>
                <w:ins w:id="9228" w:author="Haiyang Liu" w:date="2026-05-22T16:51:00Z" w16du:dateUtc="2026-05-22T09:51:00Z"/>
                <w:rFonts w:eastAsia="DengXian"/>
              </w:rPr>
            </w:pPr>
          </w:p>
        </w:tc>
        <w:tc>
          <w:tcPr>
            <w:tcW w:w="1620" w:type="dxa"/>
            <w:vAlign w:val="center"/>
          </w:tcPr>
          <w:p w14:paraId="744AD038" w14:textId="77777777" w:rsidR="00CC355E" w:rsidRPr="003C7386" w:rsidRDefault="00CC355E" w:rsidP="005E69E8">
            <w:pPr>
              <w:widowControl w:val="0"/>
              <w:snapToGrid w:val="0"/>
              <w:jc w:val="right"/>
              <w:rPr>
                <w:ins w:id="9229" w:author="Haiyang Liu" w:date="2026-05-22T16:51:00Z" w16du:dateUtc="2026-05-22T09:51:00Z"/>
                <w:rFonts w:eastAsia="DengXian"/>
              </w:rPr>
            </w:pPr>
          </w:p>
        </w:tc>
        <w:tc>
          <w:tcPr>
            <w:tcW w:w="1620" w:type="dxa"/>
            <w:noWrap/>
            <w:vAlign w:val="center"/>
          </w:tcPr>
          <w:p w14:paraId="7522F4D8" w14:textId="77777777" w:rsidR="00CC355E" w:rsidRPr="003C7386" w:rsidRDefault="00CC355E" w:rsidP="005E69E8">
            <w:pPr>
              <w:widowControl w:val="0"/>
              <w:snapToGrid w:val="0"/>
              <w:jc w:val="right"/>
              <w:rPr>
                <w:ins w:id="9230" w:author="Haiyang Liu" w:date="2026-05-22T16:51:00Z" w16du:dateUtc="2026-05-22T09:51:00Z"/>
                <w:rFonts w:eastAsia="DengXian"/>
              </w:rPr>
            </w:pPr>
          </w:p>
        </w:tc>
        <w:tc>
          <w:tcPr>
            <w:tcW w:w="1710" w:type="dxa"/>
            <w:noWrap/>
            <w:vAlign w:val="center"/>
          </w:tcPr>
          <w:p w14:paraId="5917F016" w14:textId="77777777" w:rsidR="00CC355E" w:rsidRPr="003C7386" w:rsidRDefault="00CC355E" w:rsidP="005E69E8">
            <w:pPr>
              <w:widowControl w:val="0"/>
              <w:snapToGrid w:val="0"/>
              <w:jc w:val="right"/>
              <w:rPr>
                <w:ins w:id="9231" w:author="Haiyang Liu" w:date="2026-05-22T16:51:00Z" w16du:dateUtc="2026-05-22T09:51:00Z"/>
                <w:rFonts w:eastAsia="DengXian"/>
              </w:rPr>
            </w:pPr>
          </w:p>
        </w:tc>
      </w:tr>
      <w:tr w:rsidR="00CC355E" w:rsidRPr="003C7386" w14:paraId="04E35CE8" w14:textId="77777777" w:rsidTr="00CC355E">
        <w:trPr>
          <w:trHeight w:val="308"/>
          <w:jc w:val="center"/>
          <w:ins w:id="9232" w:author="Haiyang Liu" w:date="2026-05-22T16:51:00Z"/>
        </w:trPr>
        <w:tc>
          <w:tcPr>
            <w:tcW w:w="4140" w:type="dxa"/>
            <w:vAlign w:val="center"/>
          </w:tcPr>
          <w:p w14:paraId="66BAEFC0" w14:textId="615F438C" w:rsidR="00CC355E" w:rsidRPr="003C7386" w:rsidRDefault="00CC355E" w:rsidP="00CC355E">
            <w:pPr>
              <w:widowControl w:val="0"/>
              <w:snapToGrid w:val="0"/>
              <w:rPr>
                <w:ins w:id="9233" w:author="Haiyang Liu" w:date="2026-05-22T16:51:00Z" w16du:dateUtc="2026-05-22T09:51:00Z"/>
                <w:rFonts w:eastAsia="DengXian"/>
              </w:rPr>
            </w:pPr>
            <w:ins w:id="9234" w:author="Haiyang Liu" w:date="2026-05-22T16:51:00Z" w16du:dateUtc="2026-05-22T09:51:00Z">
              <w:r w:rsidRPr="00D96649">
                <w:rPr>
                  <w:rFonts w:eastAsia="DengXian"/>
                  <w:b/>
                  <w:bCs/>
                </w:rPr>
                <w:t xml:space="preserve">Random effects </w:t>
              </w:r>
            </w:ins>
          </w:p>
        </w:tc>
        <w:tc>
          <w:tcPr>
            <w:tcW w:w="1710" w:type="dxa"/>
            <w:noWrap/>
            <w:vAlign w:val="center"/>
          </w:tcPr>
          <w:p w14:paraId="2C8C84A6" w14:textId="77777777" w:rsidR="00CC355E" w:rsidRPr="003C7386" w:rsidRDefault="00CC355E" w:rsidP="00CC355E">
            <w:pPr>
              <w:widowControl w:val="0"/>
              <w:snapToGrid w:val="0"/>
              <w:jc w:val="right"/>
              <w:rPr>
                <w:ins w:id="9235" w:author="Haiyang Liu" w:date="2026-05-22T16:51:00Z" w16du:dateUtc="2026-05-22T09:51:00Z"/>
                <w:rFonts w:eastAsia="DengXian"/>
              </w:rPr>
            </w:pPr>
          </w:p>
        </w:tc>
        <w:tc>
          <w:tcPr>
            <w:tcW w:w="1620" w:type="dxa"/>
            <w:vAlign w:val="center"/>
          </w:tcPr>
          <w:p w14:paraId="25C99D5D" w14:textId="77777777" w:rsidR="00CC355E" w:rsidRPr="003C7386" w:rsidRDefault="00CC355E" w:rsidP="00CC355E">
            <w:pPr>
              <w:widowControl w:val="0"/>
              <w:snapToGrid w:val="0"/>
              <w:jc w:val="right"/>
              <w:rPr>
                <w:ins w:id="9236" w:author="Haiyang Liu" w:date="2026-05-22T16:51:00Z" w16du:dateUtc="2026-05-22T09:51:00Z"/>
                <w:rFonts w:eastAsia="DengXian"/>
              </w:rPr>
            </w:pPr>
          </w:p>
        </w:tc>
        <w:tc>
          <w:tcPr>
            <w:tcW w:w="1620" w:type="dxa"/>
            <w:noWrap/>
            <w:vAlign w:val="center"/>
          </w:tcPr>
          <w:p w14:paraId="42A6B015" w14:textId="77777777" w:rsidR="00CC355E" w:rsidRPr="003C7386" w:rsidRDefault="00CC355E" w:rsidP="00CC355E">
            <w:pPr>
              <w:widowControl w:val="0"/>
              <w:snapToGrid w:val="0"/>
              <w:jc w:val="right"/>
              <w:rPr>
                <w:ins w:id="9237" w:author="Haiyang Liu" w:date="2026-05-22T16:51:00Z" w16du:dateUtc="2026-05-22T09:51:00Z"/>
                <w:rFonts w:eastAsia="DengXian"/>
              </w:rPr>
            </w:pPr>
          </w:p>
        </w:tc>
        <w:tc>
          <w:tcPr>
            <w:tcW w:w="1710" w:type="dxa"/>
            <w:noWrap/>
            <w:vAlign w:val="center"/>
          </w:tcPr>
          <w:p w14:paraId="0FBDF16B" w14:textId="77777777" w:rsidR="00CC355E" w:rsidRPr="003C7386" w:rsidRDefault="00CC355E" w:rsidP="00CC355E">
            <w:pPr>
              <w:widowControl w:val="0"/>
              <w:snapToGrid w:val="0"/>
              <w:jc w:val="right"/>
              <w:rPr>
                <w:ins w:id="9238" w:author="Haiyang Liu" w:date="2026-05-22T16:51:00Z" w16du:dateUtc="2026-05-22T09:51:00Z"/>
                <w:rFonts w:eastAsia="DengXian"/>
              </w:rPr>
            </w:pPr>
          </w:p>
        </w:tc>
      </w:tr>
      <w:tr w:rsidR="00CC355E" w:rsidRPr="003C7386" w14:paraId="12453841" w14:textId="77777777" w:rsidTr="00CC355E">
        <w:trPr>
          <w:trHeight w:val="308"/>
          <w:jc w:val="center"/>
          <w:ins w:id="9239" w:author="Haiyang Liu" w:date="2026-05-22T16:51:00Z"/>
        </w:trPr>
        <w:tc>
          <w:tcPr>
            <w:tcW w:w="4140" w:type="dxa"/>
            <w:vAlign w:val="center"/>
          </w:tcPr>
          <w:p w14:paraId="3D2FDF2B" w14:textId="1EAF3FEE" w:rsidR="00CC355E" w:rsidRPr="003C7386" w:rsidRDefault="00CC355E" w:rsidP="00CC355E">
            <w:pPr>
              <w:widowControl w:val="0"/>
              <w:snapToGrid w:val="0"/>
              <w:rPr>
                <w:ins w:id="9240" w:author="Haiyang Liu" w:date="2026-05-22T16:51:00Z" w16du:dateUtc="2026-05-22T09:51:00Z"/>
                <w:rFonts w:eastAsia="DengXian"/>
              </w:rPr>
            </w:pPr>
            <w:ins w:id="9241" w:author="Haiyang Liu" w:date="2026-05-22T16:51:00Z" w16du:dateUtc="2026-05-22T09:51:00Z">
              <w:r>
                <w:rPr>
                  <w:rFonts w:eastAsia="DengXian"/>
                </w:rPr>
                <w:t>R</w:t>
              </w:r>
              <w:r w:rsidRPr="00D96649">
                <w:rPr>
                  <w:rFonts w:eastAsia="DengXian"/>
                </w:rPr>
                <w:t>esidual variances</w:t>
              </w:r>
            </w:ins>
          </w:p>
        </w:tc>
        <w:tc>
          <w:tcPr>
            <w:tcW w:w="1710" w:type="dxa"/>
            <w:noWrap/>
            <w:vAlign w:val="center"/>
          </w:tcPr>
          <w:p w14:paraId="7091489D" w14:textId="204D8BA7" w:rsidR="00CC355E" w:rsidRPr="003C7386" w:rsidRDefault="00CC355E" w:rsidP="00CC355E">
            <w:pPr>
              <w:widowControl w:val="0"/>
              <w:snapToGrid w:val="0"/>
              <w:jc w:val="right"/>
              <w:rPr>
                <w:ins w:id="9242" w:author="Haiyang Liu" w:date="2026-05-22T16:51:00Z" w16du:dateUtc="2026-05-22T09:51:00Z"/>
                <w:rFonts w:eastAsia="DengXian"/>
              </w:rPr>
            </w:pPr>
            <w:ins w:id="9243" w:author="Haiyang Liu" w:date="2026-05-22T16:51:00Z" w16du:dateUtc="2026-05-22T09:51:00Z">
              <w:r w:rsidRPr="00D96649">
                <w:rPr>
                  <w:rFonts w:eastAsia="DengXian"/>
                </w:rPr>
                <w:t>.</w:t>
              </w:r>
            </w:ins>
            <w:ins w:id="9244" w:author="Haiyang Liu" w:date="2026-05-22T16:54:00Z" w16du:dateUtc="2026-05-22T09:54:00Z">
              <w:r w:rsidR="003B13A8">
                <w:rPr>
                  <w:rFonts w:eastAsia="DengXian"/>
                </w:rPr>
                <w:t>177</w:t>
              </w:r>
            </w:ins>
            <w:ins w:id="9245" w:author="Haiyang Liu" w:date="2026-05-22T16:51:00Z" w16du:dateUtc="2026-05-22T09:51:00Z">
              <w:r w:rsidRPr="00D96649">
                <w:rPr>
                  <w:rFonts w:eastAsia="DengXian"/>
                  <w:vertAlign w:val="superscript"/>
                </w:rPr>
                <w:t>**</w:t>
              </w:r>
              <w:r w:rsidRPr="00D96649">
                <w:rPr>
                  <w:rFonts w:eastAsia="DengXian"/>
                </w:rPr>
                <w:t>(.0</w:t>
              </w:r>
            </w:ins>
            <w:ins w:id="9246" w:author="Haiyang Liu" w:date="2026-05-22T16:55:00Z" w16du:dateUtc="2026-05-22T09:55:00Z">
              <w:r w:rsidR="003B13A8">
                <w:rPr>
                  <w:rFonts w:eastAsia="DengXian"/>
                </w:rPr>
                <w:t>67</w:t>
              </w:r>
            </w:ins>
            <w:ins w:id="9247" w:author="Haiyang Liu" w:date="2026-05-22T16:51:00Z" w16du:dateUtc="2026-05-22T09:51:00Z">
              <w:r w:rsidRPr="00D96649">
                <w:rPr>
                  <w:rFonts w:eastAsia="DengXian"/>
                </w:rPr>
                <w:t>)</w:t>
              </w:r>
            </w:ins>
          </w:p>
        </w:tc>
        <w:tc>
          <w:tcPr>
            <w:tcW w:w="1620" w:type="dxa"/>
            <w:vAlign w:val="center"/>
          </w:tcPr>
          <w:p w14:paraId="109BA0A1" w14:textId="01B565C3" w:rsidR="00CC355E" w:rsidRPr="003C7386" w:rsidRDefault="00CC355E" w:rsidP="00CC355E">
            <w:pPr>
              <w:widowControl w:val="0"/>
              <w:snapToGrid w:val="0"/>
              <w:jc w:val="right"/>
              <w:rPr>
                <w:ins w:id="9248" w:author="Haiyang Liu" w:date="2026-05-22T16:51:00Z" w16du:dateUtc="2026-05-22T09:51:00Z"/>
                <w:rFonts w:eastAsia="DengXian"/>
              </w:rPr>
            </w:pPr>
            <w:ins w:id="9249" w:author="Haiyang Liu" w:date="2026-05-22T16:51:00Z" w16du:dateUtc="2026-05-22T09:51:00Z">
              <w:r w:rsidRPr="00D96649">
                <w:rPr>
                  <w:rFonts w:eastAsia="DengXian"/>
                </w:rPr>
                <w:t>.</w:t>
              </w:r>
            </w:ins>
            <w:ins w:id="9250" w:author="Haiyang Liu" w:date="2026-05-22T16:55:00Z" w16du:dateUtc="2026-05-22T09:55:00Z">
              <w:r w:rsidR="003B13A8">
                <w:rPr>
                  <w:rFonts w:eastAsia="DengXian"/>
                </w:rPr>
                <w:t>069</w:t>
              </w:r>
            </w:ins>
            <w:ins w:id="9251" w:author="Haiyang Liu" w:date="2026-05-22T16:51:00Z" w16du:dateUtc="2026-05-22T09:51:00Z">
              <w:r w:rsidRPr="00D96649">
                <w:rPr>
                  <w:rFonts w:eastAsia="DengXian"/>
                </w:rPr>
                <w:t>(.08</w:t>
              </w:r>
            </w:ins>
            <w:ins w:id="9252" w:author="Haiyang Liu" w:date="2026-05-22T16:55:00Z" w16du:dateUtc="2026-05-22T09:55:00Z">
              <w:r w:rsidR="003B13A8">
                <w:rPr>
                  <w:rFonts w:eastAsia="DengXian"/>
                </w:rPr>
                <w:t>6</w:t>
              </w:r>
            </w:ins>
            <w:ins w:id="9253" w:author="Haiyang Liu" w:date="2026-05-22T16:51:00Z" w16du:dateUtc="2026-05-22T09:51:00Z">
              <w:r w:rsidRPr="00D96649">
                <w:rPr>
                  <w:rFonts w:eastAsia="DengXian"/>
                </w:rPr>
                <w:t>)</w:t>
              </w:r>
            </w:ins>
          </w:p>
        </w:tc>
        <w:tc>
          <w:tcPr>
            <w:tcW w:w="1620" w:type="dxa"/>
            <w:noWrap/>
            <w:vAlign w:val="center"/>
          </w:tcPr>
          <w:p w14:paraId="3D6E020D" w14:textId="226970A4" w:rsidR="00CC355E" w:rsidRPr="003C7386" w:rsidRDefault="00CC355E" w:rsidP="00CC355E">
            <w:pPr>
              <w:widowControl w:val="0"/>
              <w:snapToGrid w:val="0"/>
              <w:jc w:val="right"/>
              <w:rPr>
                <w:ins w:id="9254" w:author="Haiyang Liu" w:date="2026-05-22T16:51:00Z" w16du:dateUtc="2026-05-22T09:51:00Z"/>
                <w:rFonts w:eastAsia="DengXian"/>
              </w:rPr>
            </w:pPr>
            <w:ins w:id="9255" w:author="Haiyang Liu" w:date="2026-05-22T16:51:00Z" w16du:dateUtc="2026-05-22T09:51:00Z">
              <w:r w:rsidRPr="00D96649">
                <w:rPr>
                  <w:rFonts w:eastAsia="DengXian"/>
                </w:rPr>
                <w:t>.0</w:t>
              </w:r>
            </w:ins>
            <w:ins w:id="9256" w:author="Haiyang Liu" w:date="2026-05-22T16:55:00Z" w16du:dateUtc="2026-05-22T09:55:00Z">
              <w:r w:rsidR="003B13A8">
                <w:rPr>
                  <w:rFonts w:eastAsia="DengXian"/>
                </w:rPr>
                <w:t>19</w:t>
              </w:r>
            </w:ins>
            <w:ins w:id="9257" w:author="Haiyang Liu" w:date="2026-05-22T16:51:00Z" w16du:dateUtc="2026-05-22T09:51:00Z">
              <w:r w:rsidRPr="00D96649">
                <w:rPr>
                  <w:rFonts w:eastAsia="DengXian"/>
                  <w:vertAlign w:val="superscript"/>
                </w:rPr>
                <w:t>*</w:t>
              </w:r>
              <w:r w:rsidRPr="00D96649">
                <w:rPr>
                  <w:rFonts w:eastAsia="DengXian"/>
                </w:rPr>
                <w:t>(.0</w:t>
              </w:r>
            </w:ins>
            <w:ins w:id="9258" w:author="Haiyang Liu" w:date="2026-05-22T16:55:00Z" w16du:dateUtc="2026-05-22T09:55:00Z">
              <w:r w:rsidR="003B13A8">
                <w:rPr>
                  <w:rFonts w:eastAsia="DengXian"/>
                </w:rPr>
                <w:t>09</w:t>
              </w:r>
            </w:ins>
            <w:ins w:id="9259" w:author="Haiyang Liu" w:date="2026-05-22T16:51:00Z" w16du:dateUtc="2026-05-22T09:51:00Z">
              <w:r w:rsidRPr="00D96649">
                <w:rPr>
                  <w:rFonts w:eastAsia="DengXian"/>
                </w:rPr>
                <w:t>)</w:t>
              </w:r>
            </w:ins>
          </w:p>
        </w:tc>
        <w:tc>
          <w:tcPr>
            <w:tcW w:w="1710" w:type="dxa"/>
            <w:noWrap/>
            <w:vAlign w:val="center"/>
          </w:tcPr>
          <w:p w14:paraId="40518417" w14:textId="691DA777" w:rsidR="00CC355E" w:rsidRPr="003C7386" w:rsidRDefault="00CC355E" w:rsidP="00CC355E">
            <w:pPr>
              <w:widowControl w:val="0"/>
              <w:snapToGrid w:val="0"/>
              <w:jc w:val="right"/>
              <w:rPr>
                <w:ins w:id="9260" w:author="Haiyang Liu" w:date="2026-05-22T16:51:00Z" w16du:dateUtc="2026-05-22T09:51:00Z"/>
                <w:rFonts w:eastAsia="DengXian"/>
              </w:rPr>
            </w:pPr>
            <w:ins w:id="9261" w:author="Haiyang Liu" w:date="2026-05-22T16:51:00Z" w16du:dateUtc="2026-05-22T09:51:00Z">
              <w:r w:rsidRPr="00D96649">
                <w:rPr>
                  <w:rFonts w:eastAsia="DengXian"/>
                </w:rPr>
                <w:t>.</w:t>
              </w:r>
            </w:ins>
            <w:ins w:id="9262" w:author="Haiyang Liu" w:date="2026-05-22T16:55:00Z" w16du:dateUtc="2026-05-22T09:55:00Z">
              <w:r w:rsidR="003B13A8">
                <w:rPr>
                  <w:rFonts w:eastAsia="DengXian"/>
                </w:rPr>
                <w:t>262</w:t>
              </w:r>
            </w:ins>
            <w:ins w:id="9263" w:author="Haiyang Liu" w:date="2026-05-22T16:51:00Z" w16du:dateUtc="2026-05-22T09:51:00Z">
              <w:r w:rsidRPr="00D96649">
                <w:rPr>
                  <w:rFonts w:eastAsia="DengXian"/>
                  <w:vertAlign w:val="superscript"/>
                </w:rPr>
                <w:t>***</w:t>
              </w:r>
              <w:r w:rsidRPr="00D96649">
                <w:rPr>
                  <w:rFonts w:eastAsia="DengXian"/>
                </w:rPr>
                <w:t>(.0</w:t>
              </w:r>
            </w:ins>
            <w:ins w:id="9264" w:author="Haiyang Liu" w:date="2026-05-22T16:55:00Z" w16du:dateUtc="2026-05-22T09:55:00Z">
              <w:r w:rsidR="003B13A8">
                <w:rPr>
                  <w:rFonts w:eastAsia="DengXian"/>
                </w:rPr>
                <w:t>37</w:t>
              </w:r>
            </w:ins>
            <w:ins w:id="9265" w:author="Haiyang Liu" w:date="2026-05-22T16:51:00Z" w16du:dateUtc="2026-05-22T09:51:00Z">
              <w:r w:rsidRPr="00D96649">
                <w:rPr>
                  <w:rFonts w:eastAsia="DengXian"/>
                </w:rPr>
                <w:t>)</w:t>
              </w:r>
            </w:ins>
          </w:p>
        </w:tc>
      </w:tr>
      <w:tr w:rsidR="00CC355E" w:rsidRPr="003C7386" w14:paraId="74D9E64D" w14:textId="77777777" w:rsidTr="00CC355E">
        <w:trPr>
          <w:trHeight w:val="308"/>
          <w:jc w:val="center"/>
          <w:ins w:id="9266" w:author="Haiyang Liu" w:date="2026-05-22T16:51:00Z"/>
        </w:trPr>
        <w:tc>
          <w:tcPr>
            <w:tcW w:w="4140" w:type="dxa"/>
            <w:vAlign w:val="center"/>
          </w:tcPr>
          <w:p w14:paraId="55026A40" w14:textId="6C236E75" w:rsidR="00CC355E" w:rsidRPr="003C7386" w:rsidRDefault="00CC355E" w:rsidP="00CC355E">
            <w:pPr>
              <w:widowControl w:val="0"/>
              <w:snapToGrid w:val="0"/>
              <w:rPr>
                <w:ins w:id="9267" w:author="Haiyang Liu" w:date="2026-05-22T16:51:00Z" w16du:dateUtc="2026-05-22T09:51:00Z"/>
                <w:rFonts w:eastAsia="DengXian"/>
              </w:rPr>
            </w:pPr>
            <w:ins w:id="9268" w:author="Haiyang Liu" w:date="2026-05-22T16:51:00Z" w16du:dateUtc="2026-05-22T09:51:00Z">
              <w:r w:rsidRPr="00D96649">
                <w:rPr>
                  <w:rFonts w:eastAsia="DengXian"/>
                </w:rPr>
                <w:t>Cov(</w:t>
              </w:r>
              <w:r w:rsidRPr="00D96649">
                <w:rPr>
                  <w:rFonts w:eastAsia="DengXian"/>
                  <w:i/>
                  <w:iCs/>
                </w:rPr>
                <w:t>i</w:t>
              </w:r>
              <w:r w:rsidRPr="00D96649">
                <w:rPr>
                  <w:rFonts w:eastAsia="DengXian"/>
                </w:rPr>
                <w:t xml:space="preserve">, </w:t>
              </w:r>
              <w:r w:rsidRPr="00D96649">
                <w:rPr>
                  <w:rFonts w:eastAsia="DengXian"/>
                  <w:i/>
                  <w:iCs/>
                </w:rPr>
                <w:t>s</w:t>
              </w:r>
              <w:r w:rsidRPr="00D96649">
                <w:rPr>
                  <w:rFonts w:eastAsia="DengXian"/>
                </w:rPr>
                <w:t>)</w:t>
              </w:r>
            </w:ins>
          </w:p>
        </w:tc>
        <w:tc>
          <w:tcPr>
            <w:tcW w:w="1710" w:type="dxa"/>
            <w:noWrap/>
            <w:vAlign w:val="center"/>
          </w:tcPr>
          <w:p w14:paraId="58B30CA3" w14:textId="5536462A" w:rsidR="00CC355E" w:rsidRPr="003C7386" w:rsidRDefault="00CC355E" w:rsidP="00CC355E">
            <w:pPr>
              <w:widowControl w:val="0"/>
              <w:snapToGrid w:val="0"/>
              <w:jc w:val="right"/>
              <w:rPr>
                <w:ins w:id="9269" w:author="Haiyang Liu" w:date="2026-05-22T16:51:00Z" w16du:dateUtc="2026-05-22T09:51:00Z"/>
                <w:rFonts w:eastAsia="DengXian"/>
              </w:rPr>
            </w:pPr>
            <w:ins w:id="9270" w:author="Haiyang Liu" w:date="2026-05-22T16:51:00Z" w16du:dateUtc="2026-05-22T09:51:00Z">
              <w:r w:rsidRPr="00D96649">
                <w:rPr>
                  <w:rFonts w:eastAsia="DengXian"/>
                </w:rPr>
                <w:t>.0</w:t>
              </w:r>
            </w:ins>
            <w:ins w:id="9271" w:author="Haiyang Liu" w:date="2026-05-22T16:56:00Z" w16du:dateUtc="2026-05-22T09:56:00Z">
              <w:r w:rsidR="008039CC">
                <w:rPr>
                  <w:rFonts w:eastAsia="DengXian"/>
                </w:rPr>
                <w:t>0</w:t>
              </w:r>
            </w:ins>
            <w:ins w:id="9272" w:author="Haiyang Liu" w:date="2026-05-22T16:51:00Z" w16du:dateUtc="2026-05-22T09:51:00Z">
              <w:r w:rsidRPr="00D96649">
                <w:rPr>
                  <w:rFonts w:eastAsia="DengXian"/>
                </w:rPr>
                <w:t>9(.07</w:t>
              </w:r>
            </w:ins>
            <w:ins w:id="9273" w:author="Haiyang Liu" w:date="2026-05-22T16:56:00Z" w16du:dateUtc="2026-05-22T09:56:00Z">
              <w:r w:rsidR="008039CC">
                <w:rPr>
                  <w:rFonts w:eastAsia="DengXian"/>
                </w:rPr>
                <w:t>2</w:t>
              </w:r>
            </w:ins>
            <w:ins w:id="9274" w:author="Haiyang Liu" w:date="2026-05-22T16:51:00Z" w16du:dateUtc="2026-05-22T09:51:00Z">
              <w:r w:rsidRPr="00D96649">
                <w:rPr>
                  <w:rFonts w:eastAsia="DengXian"/>
                </w:rPr>
                <w:t>)</w:t>
              </w:r>
            </w:ins>
          </w:p>
        </w:tc>
        <w:tc>
          <w:tcPr>
            <w:tcW w:w="1620" w:type="dxa"/>
            <w:vAlign w:val="center"/>
          </w:tcPr>
          <w:p w14:paraId="67F8BEED" w14:textId="77777777" w:rsidR="00CC355E" w:rsidRPr="003C7386" w:rsidRDefault="00CC355E" w:rsidP="00CC355E">
            <w:pPr>
              <w:widowControl w:val="0"/>
              <w:snapToGrid w:val="0"/>
              <w:jc w:val="right"/>
              <w:rPr>
                <w:ins w:id="9275" w:author="Haiyang Liu" w:date="2026-05-22T16:51:00Z" w16du:dateUtc="2026-05-22T09:51:00Z"/>
                <w:rFonts w:eastAsia="DengXian"/>
              </w:rPr>
            </w:pPr>
          </w:p>
        </w:tc>
        <w:tc>
          <w:tcPr>
            <w:tcW w:w="1620" w:type="dxa"/>
            <w:noWrap/>
            <w:vAlign w:val="center"/>
          </w:tcPr>
          <w:p w14:paraId="4CC171A6" w14:textId="77777777" w:rsidR="00CC355E" w:rsidRPr="003C7386" w:rsidRDefault="00CC355E" w:rsidP="00CC355E">
            <w:pPr>
              <w:widowControl w:val="0"/>
              <w:snapToGrid w:val="0"/>
              <w:jc w:val="right"/>
              <w:rPr>
                <w:ins w:id="9276" w:author="Haiyang Liu" w:date="2026-05-22T16:51:00Z" w16du:dateUtc="2026-05-22T09:51:00Z"/>
                <w:rFonts w:eastAsia="DengXian"/>
              </w:rPr>
            </w:pPr>
          </w:p>
        </w:tc>
        <w:tc>
          <w:tcPr>
            <w:tcW w:w="1710" w:type="dxa"/>
            <w:noWrap/>
            <w:vAlign w:val="center"/>
          </w:tcPr>
          <w:p w14:paraId="3431C832" w14:textId="77777777" w:rsidR="00CC355E" w:rsidRPr="003C7386" w:rsidRDefault="00CC355E" w:rsidP="00CC355E">
            <w:pPr>
              <w:widowControl w:val="0"/>
              <w:snapToGrid w:val="0"/>
              <w:jc w:val="right"/>
              <w:rPr>
                <w:ins w:id="9277" w:author="Haiyang Liu" w:date="2026-05-22T16:51:00Z" w16du:dateUtc="2026-05-22T09:51:00Z"/>
                <w:rFonts w:eastAsia="DengXian"/>
              </w:rPr>
            </w:pPr>
          </w:p>
        </w:tc>
      </w:tr>
      <w:tr w:rsidR="00CC355E" w:rsidRPr="003C7386" w14:paraId="51C6438E" w14:textId="77777777" w:rsidTr="00CC355E">
        <w:trPr>
          <w:trHeight w:val="308"/>
          <w:jc w:val="center"/>
          <w:ins w:id="9278" w:author="Haiyang Liu" w:date="2026-05-22T16:51:00Z"/>
        </w:trPr>
        <w:tc>
          <w:tcPr>
            <w:tcW w:w="4140" w:type="dxa"/>
            <w:vAlign w:val="center"/>
          </w:tcPr>
          <w:p w14:paraId="47B75DDB" w14:textId="1BD36168" w:rsidR="00CC355E" w:rsidRPr="003C7386" w:rsidRDefault="00CC355E" w:rsidP="00CC355E">
            <w:pPr>
              <w:widowControl w:val="0"/>
              <w:snapToGrid w:val="0"/>
              <w:rPr>
                <w:ins w:id="9279" w:author="Haiyang Liu" w:date="2026-05-22T16:51:00Z" w16du:dateUtc="2026-05-22T09:51:00Z"/>
                <w:rFonts w:eastAsia="DengXian"/>
              </w:rPr>
            </w:pPr>
            <w:ins w:id="9280" w:author="Haiyang Liu" w:date="2026-05-22T16:51:00Z" w16du:dateUtc="2026-05-22T09:51:00Z">
              <w:r w:rsidRPr="00D96649">
                <w:rPr>
                  <w:rFonts w:eastAsia="DengXian"/>
                </w:rPr>
                <w:t>Cov(</w:t>
              </w:r>
              <w:r w:rsidRPr="00D96649">
                <w:rPr>
                  <w:rFonts w:eastAsia="DengXian"/>
                  <w:i/>
                  <w:iCs/>
                </w:rPr>
                <w:t>i</w:t>
              </w:r>
              <w:r w:rsidRPr="00D96649">
                <w:rPr>
                  <w:rFonts w:eastAsia="DengXian"/>
                </w:rPr>
                <w:t xml:space="preserve">, </w:t>
              </w:r>
              <w:r w:rsidRPr="00D96649">
                <w:rPr>
                  <w:rFonts w:eastAsia="DengXian"/>
                  <w:i/>
                  <w:iCs/>
                </w:rPr>
                <w:t>q</w:t>
              </w:r>
              <w:r w:rsidRPr="00D96649">
                <w:rPr>
                  <w:rFonts w:eastAsia="DengXian"/>
                </w:rPr>
                <w:t>)</w:t>
              </w:r>
            </w:ins>
          </w:p>
        </w:tc>
        <w:tc>
          <w:tcPr>
            <w:tcW w:w="1710" w:type="dxa"/>
            <w:noWrap/>
            <w:vAlign w:val="center"/>
          </w:tcPr>
          <w:p w14:paraId="609874EC" w14:textId="3FE3616C" w:rsidR="00CC355E" w:rsidRPr="003C7386" w:rsidRDefault="00CC355E" w:rsidP="00CC355E">
            <w:pPr>
              <w:widowControl w:val="0"/>
              <w:snapToGrid w:val="0"/>
              <w:jc w:val="right"/>
              <w:rPr>
                <w:ins w:id="9281" w:author="Haiyang Liu" w:date="2026-05-22T16:51:00Z" w16du:dateUtc="2026-05-22T09:51:00Z"/>
                <w:rFonts w:eastAsia="DengXian"/>
              </w:rPr>
            </w:pPr>
            <w:ins w:id="9282" w:author="Haiyang Liu" w:date="2026-05-22T16:51:00Z" w16du:dateUtc="2026-05-22T09:51:00Z">
              <w:r w:rsidRPr="00D96649">
                <w:rPr>
                  <w:rFonts w:eastAsia="DengXian"/>
                </w:rPr>
                <w:t>.0</w:t>
              </w:r>
            </w:ins>
            <w:ins w:id="9283" w:author="Haiyang Liu" w:date="2026-05-22T16:56:00Z" w16du:dateUtc="2026-05-22T09:56:00Z">
              <w:r w:rsidR="008039CC">
                <w:rPr>
                  <w:rFonts w:eastAsia="DengXian"/>
                </w:rPr>
                <w:t>05</w:t>
              </w:r>
            </w:ins>
            <w:ins w:id="9284" w:author="Haiyang Liu" w:date="2026-05-22T16:51:00Z" w16du:dateUtc="2026-05-22T09:51:00Z">
              <w:r w:rsidRPr="00D96649">
                <w:rPr>
                  <w:rFonts w:eastAsia="DengXian"/>
                </w:rPr>
                <w:t>(.01</w:t>
              </w:r>
            </w:ins>
            <w:ins w:id="9285" w:author="Haiyang Liu" w:date="2026-05-22T16:56:00Z" w16du:dateUtc="2026-05-22T09:56:00Z">
              <w:r w:rsidR="008039CC">
                <w:rPr>
                  <w:rFonts w:eastAsia="DengXian"/>
                </w:rPr>
                <w:t>8</w:t>
              </w:r>
            </w:ins>
            <w:ins w:id="9286" w:author="Haiyang Liu" w:date="2026-05-22T16:51:00Z" w16du:dateUtc="2026-05-22T09:51:00Z">
              <w:r w:rsidRPr="00D96649">
                <w:rPr>
                  <w:rFonts w:eastAsia="DengXian"/>
                </w:rPr>
                <w:t>)</w:t>
              </w:r>
            </w:ins>
          </w:p>
        </w:tc>
        <w:tc>
          <w:tcPr>
            <w:tcW w:w="1620" w:type="dxa"/>
            <w:vAlign w:val="center"/>
          </w:tcPr>
          <w:p w14:paraId="53CA5DD2" w14:textId="77777777" w:rsidR="00CC355E" w:rsidRPr="003C7386" w:rsidRDefault="00CC355E" w:rsidP="00CC355E">
            <w:pPr>
              <w:widowControl w:val="0"/>
              <w:snapToGrid w:val="0"/>
              <w:jc w:val="right"/>
              <w:rPr>
                <w:ins w:id="9287" w:author="Haiyang Liu" w:date="2026-05-22T16:51:00Z" w16du:dateUtc="2026-05-22T09:51:00Z"/>
                <w:rFonts w:eastAsia="DengXian"/>
              </w:rPr>
            </w:pPr>
          </w:p>
        </w:tc>
        <w:tc>
          <w:tcPr>
            <w:tcW w:w="1620" w:type="dxa"/>
            <w:noWrap/>
            <w:vAlign w:val="center"/>
          </w:tcPr>
          <w:p w14:paraId="157E2433" w14:textId="77777777" w:rsidR="00CC355E" w:rsidRPr="003C7386" w:rsidRDefault="00CC355E" w:rsidP="00CC355E">
            <w:pPr>
              <w:widowControl w:val="0"/>
              <w:snapToGrid w:val="0"/>
              <w:jc w:val="right"/>
              <w:rPr>
                <w:ins w:id="9288" w:author="Haiyang Liu" w:date="2026-05-22T16:51:00Z" w16du:dateUtc="2026-05-22T09:51:00Z"/>
                <w:rFonts w:eastAsia="DengXian"/>
              </w:rPr>
            </w:pPr>
          </w:p>
        </w:tc>
        <w:tc>
          <w:tcPr>
            <w:tcW w:w="1710" w:type="dxa"/>
            <w:noWrap/>
            <w:vAlign w:val="center"/>
          </w:tcPr>
          <w:p w14:paraId="233F6304" w14:textId="77777777" w:rsidR="00CC355E" w:rsidRPr="003C7386" w:rsidRDefault="00CC355E" w:rsidP="00CC355E">
            <w:pPr>
              <w:widowControl w:val="0"/>
              <w:snapToGrid w:val="0"/>
              <w:jc w:val="right"/>
              <w:rPr>
                <w:ins w:id="9289" w:author="Haiyang Liu" w:date="2026-05-22T16:51:00Z" w16du:dateUtc="2026-05-22T09:51:00Z"/>
                <w:rFonts w:eastAsia="DengXian"/>
              </w:rPr>
            </w:pPr>
          </w:p>
        </w:tc>
      </w:tr>
      <w:tr w:rsidR="00CC355E" w:rsidRPr="003C7386" w14:paraId="1810C661" w14:textId="77777777" w:rsidTr="00CC355E">
        <w:trPr>
          <w:trHeight w:val="308"/>
          <w:jc w:val="center"/>
          <w:ins w:id="9290" w:author="Haiyang Liu" w:date="2026-05-21T12:32:00Z"/>
          <w:trPrChange w:id="9291" w:author="Haiyang Liu" w:date="2026-05-22T16:50:00Z" w16du:dateUtc="2026-05-22T09:50:00Z">
            <w:trPr>
              <w:gridAfter w:val="0"/>
              <w:trHeight w:val="308"/>
              <w:jc w:val="center"/>
            </w:trPr>
          </w:trPrChange>
        </w:trPr>
        <w:tc>
          <w:tcPr>
            <w:tcW w:w="4140" w:type="dxa"/>
            <w:vAlign w:val="center"/>
            <w:tcPrChange w:id="9292" w:author="Haiyang Liu" w:date="2026-05-22T16:50:00Z" w16du:dateUtc="2026-05-22T09:50:00Z">
              <w:tcPr>
                <w:tcW w:w="4140" w:type="dxa"/>
                <w:vAlign w:val="center"/>
              </w:tcPr>
            </w:tcPrChange>
          </w:tcPr>
          <w:p w14:paraId="61FB4204" w14:textId="6DA20554" w:rsidR="00CC355E" w:rsidRPr="003C7386" w:rsidRDefault="00CC355E" w:rsidP="00CC355E">
            <w:pPr>
              <w:widowControl w:val="0"/>
              <w:snapToGrid w:val="0"/>
              <w:rPr>
                <w:ins w:id="9293" w:author="Haiyang Liu" w:date="2026-05-21T12:32:00Z" w16du:dateUtc="2026-05-21T05:32:00Z"/>
                <w:rFonts w:eastAsia="DengXian"/>
              </w:rPr>
            </w:pPr>
            <w:ins w:id="9294" w:author="Haiyang Liu" w:date="2026-05-22T16:51:00Z" w16du:dateUtc="2026-05-22T09:51:00Z">
              <w:r w:rsidRPr="00D96649">
                <w:rPr>
                  <w:rFonts w:eastAsia="DengXian"/>
                </w:rPr>
                <w:t>Cov(</w:t>
              </w:r>
              <w:r w:rsidRPr="00D96649">
                <w:rPr>
                  <w:rFonts w:eastAsia="DengXian"/>
                  <w:i/>
                  <w:iCs/>
                </w:rPr>
                <w:t>s</w:t>
              </w:r>
              <w:r w:rsidRPr="00D96649">
                <w:rPr>
                  <w:rFonts w:eastAsia="DengXian"/>
                </w:rPr>
                <w:t xml:space="preserve">, </w:t>
              </w:r>
              <w:r w:rsidRPr="00D96649">
                <w:rPr>
                  <w:rFonts w:eastAsia="DengXian"/>
                  <w:i/>
                  <w:iCs/>
                </w:rPr>
                <w:t>q</w:t>
              </w:r>
              <w:r w:rsidRPr="00D96649">
                <w:rPr>
                  <w:rFonts w:eastAsia="DengXian"/>
                </w:rPr>
                <w:t>)</w:t>
              </w:r>
            </w:ins>
          </w:p>
        </w:tc>
        <w:tc>
          <w:tcPr>
            <w:tcW w:w="1710" w:type="dxa"/>
            <w:noWrap/>
            <w:vAlign w:val="center"/>
            <w:tcPrChange w:id="9295" w:author="Haiyang Liu" w:date="2026-05-22T16:50:00Z" w16du:dateUtc="2026-05-22T09:50:00Z">
              <w:tcPr>
                <w:tcW w:w="1710" w:type="dxa"/>
                <w:noWrap/>
                <w:vAlign w:val="center"/>
              </w:tcPr>
            </w:tcPrChange>
          </w:tcPr>
          <w:p w14:paraId="7F207109" w14:textId="11A2CDEF" w:rsidR="00CC355E" w:rsidRPr="003C7386" w:rsidRDefault="00CC355E" w:rsidP="00CC355E">
            <w:pPr>
              <w:widowControl w:val="0"/>
              <w:snapToGrid w:val="0"/>
              <w:jc w:val="right"/>
              <w:rPr>
                <w:ins w:id="9296" w:author="Haiyang Liu" w:date="2026-05-21T12:32:00Z" w16du:dateUtc="2026-05-21T05:32:00Z"/>
                <w:rFonts w:eastAsia="DengXian"/>
              </w:rPr>
            </w:pPr>
            <w:ins w:id="9297" w:author="Haiyang Liu" w:date="2026-05-22T16:51:00Z" w16du:dateUtc="2026-05-22T09:51:00Z">
              <w:r w:rsidRPr="00D96649">
                <w:rPr>
                  <w:rFonts w:eastAsia="DengXian"/>
                </w:rPr>
                <w:t>.0</w:t>
              </w:r>
            </w:ins>
            <w:ins w:id="9298" w:author="Haiyang Liu" w:date="2026-05-22T16:56:00Z" w16du:dateUtc="2026-05-22T09:56:00Z">
              <w:r w:rsidR="008039CC">
                <w:rPr>
                  <w:rFonts w:eastAsia="DengXian"/>
                </w:rPr>
                <w:t>27</w:t>
              </w:r>
            </w:ins>
            <w:ins w:id="9299" w:author="Haiyang Liu" w:date="2026-05-22T16:51:00Z" w16du:dateUtc="2026-05-22T09:51:00Z">
              <w:r w:rsidRPr="00D96649">
                <w:rPr>
                  <w:rFonts w:eastAsia="DengXian"/>
                </w:rPr>
                <w:t>(.02</w:t>
              </w:r>
            </w:ins>
            <w:ins w:id="9300" w:author="Haiyang Liu" w:date="2026-05-22T16:56:00Z" w16du:dateUtc="2026-05-22T09:56:00Z">
              <w:r w:rsidR="008039CC">
                <w:rPr>
                  <w:rFonts w:eastAsia="DengXian"/>
                </w:rPr>
                <w:t>4</w:t>
              </w:r>
            </w:ins>
            <w:ins w:id="9301" w:author="Haiyang Liu" w:date="2026-05-22T16:51:00Z" w16du:dateUtc="2026-05-22T09:51:00Z">
              <w:r w:rsidRPr="00D96649">
                <w:rPr>
                  <w:rFonts w:eastAsia="DengXian"/>
                </w:rPr>
                <w:t>)</w:t>
              </w:r>
            </w:ins>
          </w:p>
        </w:tc>
        <w:tc>
          <w:tcPr>
            <w:tcW w:w="1620" w:type="dxa"/>
            <w:vAlign w:val="center"/>
            <w:tcPrChange w:id="9302" w:author="Haiyang Liu" w:date="2026-05-22T16:50:00Z" w16du:dateUtc="2026-05-22T09:50:00Z">
              <w:tcPr>
                <w:tcW w:w="1620" w:type="dxa"/>
                <w:vAlign w:val="center"/>
              </w:tcPr>
            </w:tcPrChange>
          </w:tcPr>
          <w:p w14:paraId="1A9D6174" w14:textId="77777777" w:rsidR="00CC355E" w:rsidRPr="003C7386" w:rsidRDefault="00CC355E" w:rsidP="00CC355E">
            <w:pPr>
              <w:widowControl w:val="0"/>
              <w:snapToGrid w:val="0"/>
              <w:jc w:val="right"/>
              <w:rPr>
                <w:ins w:id="9303" w:author="Haiyang Liu" w:date="2026-05-21T12:32:00Z" w16du:dateUtc="2026-05-21T05:32:00Z"/>
                <w:rFonts w:eastAsia="DengXian"/>
              </w:rPr>
            </w:pPr>
          </w:p>
        </w:tc>
        <w:tc>
          <w:tcPr>
            <w:tcW w:w="1620" w:type="dxa"/>
            <w:noWrap/>
            <w:vAlign w:val="center"/>
            <w:tcPrChange w:id="9304" w:author="Haiyang Liu" w:date="2026-05-22T16:50:00Z" w16du:dateUtc="2026-05-22T09:50:00Z">
              <w:tcPr>
                <w:tcW w:w="1620" w:type="dxa"/>
                <w:noWrap/>
                <w:vAlign w:val="center"/>
              </w:tcPr>
            </w:tcPrChange>
          </w:tcPr>
          <w:p w14:paraId="22B06A4C" w14:textId="77777777" w:rsidR="00CC355E" w:rsidRPr="003C7386" w:rsidRDefault="00CC355E" w:rsidP="00CC355E">
            <w:pPr>
              <w:widowControl w:val="0"/>
              <w:snapToGrid w:val="0"/>
              <w:jc w:val="right"/>
              <w:rPr>
                <w:ins w:id="9305" w:author="Haiyang Liu" w:date="2026-05-21T12:32:00Z" w16du:dateUtc="2026-05-21T05:32:00Z"/>
                <w:rFonts w:eastAsia="DengXian"/>
              </w:rPr>
            </w:pPr>
          </w:p>
        </w:tc>
        <w:tc>
          <w:tcPr>
            <w:tcW w:w="1710" w:type="dxa"/>
            <w:noWrap/>
            <w:vAlign w:val="center"/>
            <w:tcPrChange w:id="9306" w:author="Haiyang Liu" w:date="2026-05-22T16:50:00Z" w16du:dateUtc="2026-05-22T09:50:00Z">
              <w:tcPr>
                <w:tcW w:w="1620" w:type="dxa"/>
                <w:noWrap/>
                <w:vAlign w:val="center"/>
              </w:tcPr>
            </w:tcPrChange>
          </w:tcPr>
          <w:p w14:paraId="64EAA034" w14:textId="77777777" w:rsidR="00CC355E" w:rsidRPr="003C7386" w:rsidRDefault="00CC355E" w:rsidP="00CC355E">
            <w:pPr>
              <w:widowControl w:val="0"/>
              <w:snapToGrid w:val="0"/>
              <w:jc w:val="right"/>
              <w:rPr>
                <w:ins w:id="9307" w:author="Haiyang Liu" w:date="2026-05-21T12:32:00Z" w16du:dateUtc="2026-05-21T05:32:00Z"/>
                <w:rFonts w:eastAsia="DengXian"/>
              </w:rPr>
            </w:pPr>
          </w:p>
        </w:tc>
      </w:tr>
      <w:tr w:rsidR="000213E0" w:rsidRPr="003C7386" w14:paraId="09CA3942" w14:textId="77777777" w:rsidTr="00CC355E">
        <w:trPr>
          <w:trHeight w:val="308"/>
          <w:jc w:val="center"/>
          <w:ins w:id="9308" w:author="Haiyang Liu" w:date="2026-05-22T16:54:00Z"/>
        </w:trPr>
        <w:tc>
          <w:tcPr>
            <w:tcW w:w="4140" w:type="dxa"/>
            <w:vAlign w:val="center"/>
          </w:tcPr>
          <w:p w14:paraId="32B54F80" w14:textId="77777777" w:rsidR="000213E0" w:rsidRPr="00D96649" w:rsidRDefault="000213E0" w:rsidP="00CC355E">
            <w:pPr>
              <w:widowControl w:val="0"/>
              <w:snapToGrid w:val="0"/>
              <w:rPr>
                <w:ins w:id="9309" w:author="Haiyang Liu" w:date="2026-05-22T16:54:00Z" w16du:dateUtc="2026-05-22T09:54:00Z"/>
                <w:rFonts w:eastAsia="DengXian"/>
              </w:rPr>
            </w:pPr>
          </w:p>
        </w:tc>
        <w:tc>
          <w:tcPr>
            <w:tcW w:w="1710" w:type="dxa"/>
            <w:noWrap/>
            <w:vAlign w:val="center"/>
          </w:tcPr>
          <w:p w14:paraId="70B7B4BE" w14:textId="77777777" w:rsidR="000213E0" w:rsidRPr="00D96649" w:rsidRDefault="000213E0" w:rsidP="00CC355E">
            <w:pPr>
              <w:widowControl w:val="0"/>
              <w:snapToGrid w:val="0"/>
              <w:jc w:val="right"/>
              <w:rPr>
                <w:ins w:id="9310" w:author="Haiyang Liu" w:date="2026-05-22T16:54:00Z" w16du:dateUtc="2026-05-22T09:54:00Z"/>
                <w:rFonts w:eastAsia="DengXian"/>
              </w:rPr>
            </w:pPr>
          </w:p>
        </w:tc>
        <w:tc>
          <w:tcPr>
            <w:tcW w:w="1620" w:type="dxa"/>
            <w:vAlign w:val="center"/>
          </w:tcPr>
          <w:p w14:paraId="529DD5A8" w14:textId="77777777" w:rsidR="000213E0" w:rsidRPr="003C7386" w:rsidRDefault="000213E0" w:rsidP="00CC355E">
            <w:pPr>
              <w:widowControl w:val="0"/>
              <w:snapToGrid w:val="0"/>
              <w:jc w:val="right"/>
              <w:rPr>
                <w:ins w:id="9311" w:author="Haiyang Liu" w:date="2026-05-22T16:54:00Z" w16du:dateUtc="2026-05-22T09:54:00Z"/>
                <w:rFonts w:eastAsia="DengXian"/>
              </w:rPr>
            </w:pPr>
          </w:p>
        </w:tc>
        <w:tc>
          <w:tcPr>
            <w:tcW w:w="1620" w:type="dxa"/>
            <w:noWrap/>
            <w:vAlign w:val="center"/>
          </w:tcPr>
          <w:p w14:paraId="0C1A78CF" w14:textId="77777777" w:rsidR="000213E0" w:rsidRPr="003C7386" w:rsidRDefault="000213E0" w:rsidP="00CC355E">
            <w:pPr>
              <w:widowControl w:val="0"/>
              <w:snapToGrid w:val="0"/>
              <w:jc w:val="right"/>
              <w:rPr>
                <w:ins w:id="9312" w:author="Haiyang Liu" w:date="2026-05-22T16:54:00Z" w16du:dateUtc="2026-05-22T09:54:00Z"/>
                <w:rFonts w:eastAsia="DengXian"/>
              </w:rPr>
            </w:pPr>
          </w:p>
        </w:tc>
        <w:tc>
          <w:tcPr>
            <w:tcW w:w="1710" w:type="dxa"/>
            <w:noWrap/>
            <w:vAlign w:val="center"/>
          </w:tcPr>
          <w:p w14:paraId="6E994A74" w14:textId="77777777" w:rsidR="000213E0" w:rsidRPr="003C7386" w:rsidRDefault="000213E0" w:rsidP="00CC355E">
            <w:pPr>
              <w:widowControl w:val="0"/>
              <w:snapToGrid w:val="0"/>
              <w:jc w:val="right"/>
              <w:rPr>
                <w:ins w:id="9313" w:author="Haiyang Liu" w:date="2026-05-22T16:54:00Z" w16du:dateUtc="2026-05-22T09:54:00Z"/>
                <w:rFonts w:eastAsia="DengXian"/>
              </w:rPr>
            </w:pPr>
          </w:p>
        </w:tc>
      </w:tr>
      <w:tr w:rsidR="000213E0" w:rsidRPr="003C7386" w14:paraId="723DB1E7" w14:textId="77777777" w:rsidTr="00CC355E">
        <w:trPr>
          <w:trHeight w:val="308"/>
          <w:jc w:val="center"/>
          <w:ins w:id="9314" w:author="Haiyang Liu" w:date="2026-05-21T12:32:00Z"/>
          <w:trPrChange w:id="9315" w:author="Haiyang Liu" w:date="2026-05-22T16:50:00Z" w16du:dateUtc="2026-05-22T09:50:00Z">
            <w:trPr>
              <w:gridAfter w:val="0"/>
              <w:trHeight w:val="308"/>
              <w:jc w:val="center"/>
            </w:trPr>
          </w:trPrChange>
        </w:trPr>
        <w:tc>
          <w:tcPr>
            <w:tcW w:w="4140" w:type="dxa"/>
            <w:tcBorders>
              <w:bottom w:val="single" w:sz="4" w:space="0" w:color="auto"/>
            </w:tcBorders>
            <w:vAlign w:val="center"/>
            <w:tcPrChange w:id="9316" w:author="Haiyang Liu" w:date="2026-05-22T16:50:00Z" w16du:dateUtc="2026-05-22T09:50:00Z">
              <w:tcPr>
                <w:tcW w:w="4140" w:type="dxa"/>
                <w:tcBorders>
                  <w:bottom w:val="single" w:sz="4" w:space="0" w:color="auto"/>
                </w:tcBorders>
                <w:vAlign w:val="center"/>
              </w:tcPr>
            </w:tcPrChange>
          </w:tcPr>
          <w:p w14:paraId="569748C2" w14:textId="19A082CC" w:rsidR="000213E0" w:rsidRPr="003C7386" w:rsidRDefault="000213E0" w:rsidP="000213E0">
            <w:pPr>
              <w:widowControl w:val="0"/>
              <w:snapToGrid w:val="0"/>
              <w:rPr>
                <w:ins w:id="9317" w:author="Haiyang Liu" w:date="2026-05-21T12:32:00Z" w16du:dateUtc="2026-05-21T05:32:00Z"/>
                <w:rFonts w:eastAsia="DengXian"/>
                <w:i/>
              </w:rPr>
            </w:pPr>
            <w:ins w:id="9318" w:author="Haiyang Liu" w:date="2026-05-22T16:54:00Z" w16du:dateUtc="2026-05-22T09:54:00Z">
              <w:r w:rsidRPr="00172734">
                <w:rPr>
                  <w:rFonts w:eastAsia="DengXian"/>
                  <w:i/>
                </w:rPr>
                <w:t>pseudo-R</w:t>
              </w:r>
              <w:r w:rsidRPr="00172734">
                <w:rPr>
                  <w:rFonts w:eastAsia="DengXian"/>
                  <w:i/>
                  <w:vertAlign w:val="superscript"/>
                </w:rPr>
                <w:t>2</w:t>
              </w:r>
            </w:ins>
          </w:p>
        </w:tc>
        <w:tc>
          <w:tcPr>
            <w:tcW w:w="1710" w:type="dxa"/>
            <w:tcBorders>
              <w:bottom w:val="single" w:sz="4" w:space="0" w:color="auto"/>
            </w:tcBorders>
            <w:noWrap/>
            <w:vAlign w:val="center"/>
            <w:tcPrChange w:id="9319" w:author="Haiyang Liu" w:date="2026-05-22T16:50:00Z" w16du:dateUtc="2026-05-22T09:50:00Z">
              <w:tcPr>
                <w:tcW w:w="1710" w:type="dxa"/>
                <w:tcBorders>
                  <w:bottom w:val="single" w:sz="4" w:space="0" w:color="auto"/>
                </w:tcBorders>
                <w:noWrap/>
                <w:vAlign w:val="center"/>
              </w:tcPr>
            </w:tcPrChange>
          </w:tcPr>
          <w:p w14:paraId="04CF2C4C" w14:textId="77777777" w:rsidR="000213E0" w:rsidRPr="003C7386" w:rsidRDefault="000213E0" w:rsidP="000213E0">
            <w:pPr>
              <w:widowControl w:val="0"/>
              <w:snapToGrid w:val="0"/>
              <w:jc w:val="right"/>
              <w:rPr>
                <w:ins w:id="9320" w:author="Haiyang Liu" w:date="2026-05-21T12:32:00Z" w16du:dateUtc="2026-05-21T05:32:00Z"/>
                <w:rFonts w:eastAsia="DengXian"/>
              </w:rPr>
            </w:pPr>
            <w:ins w:id="9321" w:author="Haiyang Liu" w:date="2026-05-21T12:32:00Z" w16du:dateUtc="2026-05-21T05:32:00Z">
              <w:r w:rsidRPr="003C7386">
                <w:rPr>
                  <w:rFonts w:eastAsia="DengXian"/>
                </w:rPr>
                <w:t>.252</w:t>
              </w:r>
              <w:r w:rsidRPr="003C7386">
                <w:rPr>
                  <w:rFonts w:eastAsia="DengXian"/>
                  <w:vertAlign w:val="superscript"/>
                </w:rPr>
                <w:t>**</w:t>
              </w:r>
            </w:ins>
          </w:p>
        </w:tc>
        <w:tc>
          <w:tcPr>
            <w:tcW w:w="1620" w:type="dxa"/>
            <w:tcBorders>
              <w:bottom w:val="single" w:sz="4" w:space="0" w:color="auto"/>
            </w:tcBorders>
            <w:vAlign w:val="center"/>
            <w:tcPrChange w:id="9322" w:author="Haiyang Liu" w:date="2026-05-22T16:50:00Z" w16du:dateUtc="2026-05-22T09:50:00Z">
              <w:tcPr>
                <w:tcW w:w="1620" w:type="dxa"/>
                <w:tcBorders>
                  <w:bottom w:val="single" w:sz="4" w:space="0" w:color="auto"/>
                </w:tcBorders>
                <w:vAlign w:val="center"/>
              </w:tcPr>
            </w:tcPrChange>
          </w:tcPr>
          <w:p w14:paraId="1AE30FB7" w14:textId="77777777" w:rsidR="000213E0" w:rsidRPr="003C7386" w:rsidRDefault="000213E0" w:rsidP="000213E0">
            <w:pPr>
              <w:widowControl w:val="0"/>
              <w:snapToGrid w:val="0"/>
              <w:jc w:val="right"/>
              <w:rPr>
                <w:ins w:id="9323" w:author="Haiyang Liu" w:date="2026-05-21T12:32:00Z" w16du:dateUtc="2026-05-21T05:32:00Z"/>
                <w:rFonts w:eastAsia="DengXian"/>
              </w:rPr>
            </w:pPr>
            <w:ins w:id="9324" w:author="Haiyang Liu" w:date="2026-05-21T12:32:00Z" w16du:dateUtc="2026-05-21T05:32:00Z">
              <w:r w:rsidRPr="003C7386">
                <w:rPr>
                  <w:rFonts w:eastAsia="DengXian"/>
                </w:rPr>
                <w:t>.700</w:t>
              </w:r>
              <w:r w:rsidRPr="003C7386">
                <w:rPr>
                  <w:rFonts w:eastAsia="DengXian"/>
                  <w:vertAlign w:val="superscript"/>
                </w:rPr>
                <w:t>**</w:t>
              </w:r>
            </w:ins>
          </w:p>
        </w:tc>
        <w:tc>
          <w:tcPr>
            <w:tcW w:w="1620" w:type="dxa"/>
            <w:tcBorders>
              <w:bottom w:val="single" w:sz="4" w:space="0" w:color="auto"/>
            </w:tcBorders>
            <w:noWrap/>
            <w:vAlign w:val="center"/>
            <w:tcPrChange w:id="9325" w:author="Haiyang Liu" w:date="2026-05-22T16:50:00Z" w16du:dateUtc="2026-05-22T09:50:00Z">
              <w:tcPr>
                <w:tcW w:w="1620" w:type="dxa"/>
                <w:tcBorders>
                  <w:bottom w:val="single" w:sz="4" w:space="0" w:color="auto"/>
                </w:tcBorders>
                <w:noWrap/>
                <w:vAlign w:val="center"/>
              </w:tcPr>
            </w:tcPrChange>
          </w:tcPr>
          <w:p w14:paraId="13DEAA7D" w14:textId="77777777" w:rsidR="000213E0" w:rsidRPr="003C7386" w:rsidRDefault="000213E0" w:rsidP="000213E0">
            <w:pPr>
              <w:widowControl w:val="0"/>
              <w:snapToGrid w:val="0"/>
              <w:jc w:val="right"/>
              <w:rPr>
                <w:ins w:id="9326" w:author="Haiyang Liu" w:date="2026-05-21T12:32:00Z" w16du:dateUtc="2026-05-21T05:32:00Z"/>
                <w:rFonts w:eastAsia="DengXian"/>
              </w:rPr>
            </w:pPr>
            <w:ins w:id="9327" w:author="Haiyang Liu" w:date="2026-05-21T12:32:00Z" w16du:dateUtc="2026-05-21T05:32:00Z">
              <w:r w:rsidRPr="003C7386">
                <w:rPr>
                  <w:rFonts w:eastAsia="DengXian"/>
                </w:rPr>
                <w:t>.488</w:t>
              </w:r>
              <w:r w:rsidRPr="003C7386">
                <w:rPr>
                  <w:rFonts w:eastAsia="DengXian"/>
                  <w:vertAlign w:val="superscript"/>
                </w:rPr>
                <w:t>***</w:t>
              </w:r>
            </w:ins>
          </w:p>
        </w:tc>
        <w:tc>
          <w:tcPr>
            <w:tcW w:w="1710" w:type="dxa"/>
            <w:tcBorders>
              <w:bottom w:val="single" w:sz="4" w:space="0" w:color="auto"/>
            </w:tcBorders>
            <w:noWrap/>
            <w:vAlign w:val="center"/>
            <w:tcPrChange w:id="9328" w:author="Haiyang Liu" w:date="2026-05-22T16:50:00Z" w16du:dateUtc="2026-05-22T09:50:00Z">
              <w:tcPr>
                <w:tcW w:w="1620" w:type="dxa"/>
                <w:tcBorders>
                  <w:bottom w:val="single" w:sz="4" w:space="0" w:color="auto"/>
                </w:tcBorders>
                <w:noWrap/>
                <w:vAlign w:val="center"/>
              </w:tcPr>
            </w:tcPrChange>
          </w:tcPr>
          <w:p w14:paraId="603F2A11" w14:textId="77777777" w:rsidR="000213E0" w:rsidRPr="003C7386" w:rsidRDefault="000213E0" w:rsidP="000213E0">
            <w:pPr>
              <w:widowControl w:val="0"/>
              <w:snapToGrid w:val="0"/>
              <w:jc w:val="right"/>
              <w:rPr>
                <w:ins w:id="9329" w:author="Haiyang Liu" w:date="2026-05-21T12:32:00Z" w16du:dateUtc="2026-05-21T05:32:00Z"/>
                <w:rFonts w:eastAsia="DengXian"/>
              </w:rPr>
            </w:pPr>
            <w:ins w:id="9330" w:author="Haiyang Liu" w:date="2026-05-21T12:32:00Z" w16du:dateUtc="2026-05-21T05:32:00Z">
              <w:r w:rsidRPr="003C7386">
                <w:rPr>
                  <w:rFonts w:eastAsia="DengXian"/>
                  <w:color w:val="000000"/>
                </w:rPr>
                <w:t>.664</w:t>
              </w:r>
              <w:r w:rsidRPr="003C7386">
                <w:rPr>
                  <w:rFonts w:eastAsia="DengXian"/>
                  <w:vertAlign w:val="superscript"/>
                </w:rPr>
                <w:t>***</w:t>
              </w:r>
            </w:ins>
          </w:p>
        </w:tc>
      </w:tr>
    </w:tbl>
    <w:p w14:paraId="58930595" w14:textId="5D94B5C9" w:rsidR="000A6604" w:rsidRDefault="000A6604" w:rsidP="000A6604">
      <w:pPr>
        <w:widowControl w:val="0"/>
        <w:autoSpaceDE w:val="0"/>
        <w:autoSpaceDN w:val="0"/>
        <w:adjustRightInd w:val="0"/>
        <w:snapToGrid w:val="0"/>
        <w:ind w:right="60"/>
        <w:rPr>
          <w:ins w:id="9331" w:author="Haiyang Liu" w:date="2026-05-21T12:34:00Z" w16du:dateUtc="2026-05-21T05:34:00Z"/>
          <w:rFonts w:eastAsia="DengXian"/>
          <w:color w:val="000000"/>
          <w:kern w:val="2"/>
        </w:rPr>
      </w:pPr>
      <w:ins w:id="9332" w:author="Haiyang Liu" w:date="2026-05-21T12:32:00Z" w16du:dateUtc="2026-05-21T05:32:00Z">
        <w:r w:rsidRPr="00654781">
          <w:rPr>
            <w:rFonts w:eastAsia="DengXian"/>
            <w:bCs/>
            <w:i/>
            <w:color w:val="000000"/>
            <w:kern w:val="2"/>
          </w:rPr>
          <w:t>Note</w:t>
        </w:r>
        <w:r>
          <w:rPr>
            <w:rFonts w:eastAsia="DengXian"/>
            <w:bCs/>
            <w:color w:val="000000"/>
            <w:kern w:val="2"/>
          </w:rPr>
          <w:t>.</w:t>
        </w:r>
        <w:r w:rsidRPr="00866F29">
          <w:rPr>
            <w:rFonts w:eastAsia="DengXian"/>
            <w:bCs/>
            <w:color w:val="000000"/>
            <w:kern w:val="2"/>
          </w:rPr>
          <w:t xml:space="preserve"> </w:t>
        </w:r>
        <w:r w:rsidRPr="00C870B2">
          <w:rPr>
            <w:rFonts w:eastAsia="DengXian" w:hint="eastAsia"/>
            <w:bCs/>
            <w:i/>
            <w:iCs/>
            <w:color w:val="000000"/>
            <w:kern w:val="2"/>
          </w:rPr>
          <w:t>N</w:t>
        </w:r>
        <w:r>
          <w:rPr>
            <w:rFonts w:eastAsia="DengXian" w:hint="eastAsia"/>
            <w:bCs/>
            <w:color w:val="000000"/>
            <w:kern w:val="2"/>
          </w:rPr>
          <w:t xml:space="preserve"> = 294.</w:t>
        </w:r>
        <w:r w:rsidRPr="00866F29">
          <w:rPr>
            <w:rFonts w:eastAsia="DengXian"/>
            <w:bCs/>
            <w:color w:val="000000"/>
            <w:kern w:val="2"/>
          </w:rPr>
          <w:t xml:space="preserve"> </w:t>
        </w:r>
        <w:r w:rsidRPr="00866F29">
          <w:rPr>
            <w:rFonts w:eastAsia="DengXian"/>
            <w:vertAlign w:val="superscript"/>
          </w:rPr>
          <w:t>*</w:t>
        </w:r>
        <w:r w:rsidRPr="00866F29">
          <w:rPr>
            <w:rFonts w:eastAsia="DengXian"/>
            <w:bCs/>
            <w:color w:val="000000"/>
            <w:kern w:val="2"/>
          </w:rPr>
          <w:t xml:space="preserve"> </w:t>
        </w:r>
        <w:r w:rsidRPr="00866F29">
          <w:rPr>
            <w:rFonts w:eastAsia="DengXian"/>
            <w:bCs/>
            <w:i/>
            <w:iCs/>
            <w:color w:val="000000"/>
            <w:kern w:val="2"/>
          </w:rPr>
          <w:t xml:space="preserve">p </w:t>
        </w:r>
        <w:r w:rsidRPr="00866F29">
          <w:rPr>
            <w:rFonts w:eastAsia="DengXian"/>
            <w:bCs/>
            <w:color w:val="000000"/>
            <w:kern w:val="2"/>
          </w:rPr>
          <w:t xml:space="preserve">&lt; .05, </w:t>
        </w:r>
        <w:r w:rsidRPr="00866F29">
          <w:rPr>
            <w:rFonts w:eastAsia="DengXian"/>
            <w:vertAlign w:val="superscript"/>
          </w:rPr>
          <w:t>**</w:t>
        </w:r>
        <w:r w:rsidRPr="00866F29">
          <w:rPr>
            <w:rFonts w:eastAsia="DengXian"/>
            <w:bCs/>
            <w:color w:val="000000"/>
            <w:kern w:val="2"/>
          </w:rPr>
          <w:t xml:space="preserve"> </w:t>
        </w:r>
        <w:r w:rsidRPr="00866F29">
          <w:rPr>
            <w:rFonts w:eastAsia="DengXian"/>
            <w:bCs/>
            <w:i/>
            <w:iCs/>
            <w:color w:val="000000"/>
            <w:kern w:val="2"/>
          </w:rPr>
          <w:t xml:space="preserve">p </w:t>
        </w:r>
        <w:r w:rsidRPr="00866F29">
          <w:rPr>
            <w:rFonts w:eastAsia="DengXian"/>
            <w:bCs/>
            <w:color w:val="000000"/>
            <w:kern w:val="2"/>
          </w:rPr>
          <w:t xml:space="preserve">&lt; .01, </w:t>
        </w:r>
        <w:r w:rsidRPr="00866F29">
          <w:rPr>
            <w:rFonts w:eastAsia="DengXian"/>
            <w:vertAlign w:val="superscript"/>
          </w:rPr>
          <w:t>***</w:t>
        </w:r>
        <w:r w:rsidRPr="00866F29">
          <w:rPr>
            <w:rFonts w:eastAsia="DengXian"/>
            <w:bCs/>
            <w:color w:val="000000"/>
            <w:kern w:val="2"/>
          </w:rPr>
          <w:t xml:space="preserve"> </w:t>
        </w:r>
        <w:r w:rsidRPr="00866F29">
          <w:rPr>
            <w:rFonts w:eastAsia="DengXian"/>
            <w:bCs/>
            <w:i/>
            <w:iCs/>
            <w:color w:val="000000"/>
            <w:kern w:val="2"/>
          </w:rPr>
          <w:t xml:space="preserve">p </w:t>
        </w:r>
        <w:r w:rsidRPr="00866F29">
          <w:rPr>
            <w:rFonts w:eastAsia="DengXian"/>
            <w:bCs/>
            <w:color w:val="000000"/>
            <w:kern w:val="2"/>
          </w:rPr>
          <w:t>&lt; .0</w:t>
        </w:r>
        <w:r>
          <w:rPr>
            <w:rFonts w:eastAsia="DengXian"/>
            <w:bCs/>
            <w:color w:val="000000"/>
            <w:kern w:val="2"/>
          </w:rPr>
          <w:t>0</w:t>
        </w:r>
        <w:r w:rsidRPr="00866F29">
          <w:rPr>
            <w:rFonts w:eastAsia="DengXian"/>
            <w:bCs/>
            <w:color w:val="000000"/>
            <w:kern w:val="2"/>
          </w:rPr>
          <w:t>1.</w:t>
        </w:r>
      </w:ins>
    </w:p>
    <w:p w14:paraId="406F1F47" w14:textId="77777777" w:rsidR="007B7B93" w:rsidRDefault="007B7B93" w:rsidP="000A6604">
      <w:pPr>
        <w:widowControl w:val="0"/>
        <w:autoSpaceDE w:val="0"/>
        <w:autoSpaceDN w:val="0"/>
        <w:adjustRightInd w:val="0"/>
        <w:snapToGrid w:val="0"/>
        <w:ind w:right="60"/>
        <w:rPr>
          <w:ins w:id="9333" w:author="Haiyang Liu" w:date="2026-05-21T12:34:00Z" w16du:dateUtc="2026-05-21T05:34:00Z"/>
          <w:rFonts w:eastAsia="DengXian"/>
          <w:color w:val="000000"/>
          <w:kern w:val="2"/>
        </w:rPr>
        <w:sectPr w:rsidR="007B7B93">
          <w:pgSz w:w="12240" w:h="15840"/>
          <w:pgMar w:top="1440" w:right="1440" w:bottom="1440" w:left="1440" w:header="851" w:footer="992" w:gutter="0"/>
          <w:cols w:space="425"/>
          <w:docGrid w:linePitch="326"/>
        </w:sectPr>
      </w:pPr>
    </w:p>
    <w:p w14:paraId="500B80E9" w14:textId="091A825A" w:rsidR="007B7B93" w:rsidRPr="007B7B93" w:rsidRDefault="007B7B93">
      <w:pPr>
        <w:widowControl w:val="0"/>
        <w:autoSpaceDE w:val="0"/>
        <w:autoSpaceDN w:val="0"/>
        <w:adjustRightInd w:val="0"/>
        <w:snapToGrid w:val="0"/>
        <w:ind w:right="60"/>
        <w:jc w:val="center"/>
        <w:rPr>
          <w:ins w:id="9334" w:author="Haiyang Liu" w:date="2026-05-21T12:32:00Z" w16du:dateUtc="2026-05-21T05:32:00Z"/>
          <w:rFonts w:eastAsia="DengXian"/>
          <w:b/>
          <w:bCs/>
          <w:color w:val="000000"/>
          <w:kern w:val="2"/>
          <w:rPrChange w:id="9335" w:author="Haiyang Liu" w:date="2026-05-21T12:35:00Z" w16du:dateUtc="2026-05-21T05:35:00Z">
            <w:rPr>
              <w:ins w:id="9336" w:author="Haiyang Liu" w:date="2026-05-21T12:32:00Z" w16du:dateUtc="2026-05-21T05:32:00Z"/>
              <w:rFonts w:eastAsia="DengXian"/>
              <w:color w:val="000000"/>
              <w:kern w:val="2"/>
            </w:rPr>
          </w:rPrChange>
        </w:rPr>
        <w:pPrChange w:id="9337" w:author="Haiyang Liu" w:date="2026-05-21T12:35:00Z" w16du:dateUtc="2026-05-21T05:35:00Z">
          <w:pPr>
            <w:widowControl w:val="0"/>
            <w:autoSpaceDE w:val="0"/>
            <w:autoSpaceDN w:val="0"/>
            <w:adjustRightInd w:val="0"/>
            <w:snapToGrid w:val="0"/>
            <w:ind w:right="60"/>
          </w:pPr>
        </w:pPrChange>
      </w:pPr>
      <w:ins w:id="9338" w:author="Haiyang Liu" w:date="2026-05-21T12:35:00Z" w16du:dateUtc="2026-05-21T05:35:00Z">
        <w:r w:rsidRPr="007B7B93">
          <w:rPr>
            <w:rFonts w:eastAsia="DengXian"/>
            <w:b/>
            <w:bCs/>
            <w:color w:val="000000"/>
            <w:kern w:val="2"/>
            <w:rPrChange w:id="9339" w:author="Haiyang Liu" w:date="2026-05-21T12:35:00Z" w16du:dateUtc="2026-05-21T05:35:00Z">
              <w:rPr>
                <w:rFonts w:eastAsia="DengXian"/>
                <w:color w:val="000000"/>
                <w:kern w:val="2"/>
              </w:rPr>
            </w:rPrChange>
          </w:rPr>
          <w:lastRenderedPageBreak/>
          <w:t>Appendix C: Illustrations for Newcomer Action Error Trajectories</w:t>
        </w:r>
      </w:ins>
    </w:p>
    <w:p w14:paraId="0569BE5B" w14:textId="77777777" w:rsidR="000A6604" w:rsidRDefault="000A6604" w:rsidP="00016DAD">
      <w:pPr>
        <w:widowControl w:val="0"/>
        <w:autoSpaceDE w:val="0"/>
        <w:autoSpaceDN w:val="0"/>
        <w:adjustRightInd w:val="0"/>
        <w:snapToGrid w:val="0"/>
        <w:spacing w:line="480" w:lineRule="auto"/>
        <w:ind w:right="60"/>
        <w:jc w:val="center"/>
        <w:rPr>
          <w:ins w:id="9340" w:author="Haiyang Liu" w:date="2026-05-21T12:36:00Z" w16du:dateUtc="2026-05-21T05:36:00Z"/>
          <w:rFonts w:eastAsia="DengXian"/>
          <w:color w:val="000000"/>
          <w:kern w:val="2"/>
          <w:sz w:val="20"/>
          <w:szCs w:val="20"/>
        </w:rPr>
      </w:pPr>
    </w:p>
    <w:p w14:paraId="1A6F3AD5" w14:textId="59BCBA8E" w:rsidR="007B7B93" w:rsidRDefault="007B7B93" w:rsidP="007B7B93">
      <w:pPr>
        <w:widowControl w:val="0"/>
        <w:adjustRightInd w:val="0"/>
        <w:snapToGrid w:val="0"/>
        <w:spacing w:line="480" w:lineRule="auto"/>
        <w:rPr>
          <w:ins w:id="9341" w:author="Haiyang Liu" w:date="2026-05-21T12:36:00Z" w16du:dateUtc="2026-05-21T05:36:00Z"/>
          <w:rFonts w:eastAsia="DengXian"/>
          <w:color w:val="000000"/>
          <w:kern w:val="2"/>
        </w:rPr>
      </w:pPr>
      <w:ins w:id="9342" w:author="Haiyang Liu" w:date="2026-05-21T12:36:00Z" w16du:dateUtc="2026-05-21T05:36:00Z">
        <w:r>
          <w:rPr>
            <w:b/>
            <w:bCs/>
          </w:rPr>
          <w:t xml:space="preserve">Figure </w:t>
        </w:r>
      </w:ins>
      <w:ins w:id="9343" w:author="Haiyang Liu" w:date="2026-05-21T12:37:00Z" w16du:dateUtc="2026-05-21T05:37:00Z">
        <w:r>
          <w:rPr>
            <w:b/>
            <w:bCs/>
          </w:rPr>
          <w:t>C1</w:t>
        </w:r>
      </w:ins>
      <w:ins w:id="9344" w:author="Haiyang Liu" w:date="2026-05-21T12:36:00Z" w16du:dateUtc="2026-05-21T05:36:00Z">
        <w:r>
          <w:rPr>
            <w:b/>
            <w:bCs/>
          </w:rPr>
          <w:t xml:space="preserve">. </w:t>
        </w:r>
        <w:r>
          <w:rPr>
            <w:bCs/>
          </w:rPr>
          <w:t>The traje</w:t>
        </w:r>
      </w:ins>
      <w:ins w:id="9345" w:author="Haiyang Liu" w:date="2026-05-21T12:37:00Z" w16du:dateUtc="2026-05-21T05:37:00Z">
        <w:r>
          <w:rPr>
            <w:bCs/>
          </w:rPr>
          <w:t>ctory of newcomer action error</w:t>
        </w:r>
      </w:ins>
    </w:p>
    <w:p w14:paraId="412303D1" w14:textId="77777777" w:rsidR="007B7B93" w:rsidRDefault="007B7B93" w:rsidP="007B7B93">
      <w:pPr>
        <w:snapToGrid w:val="0"/>
        <w:rPr>
          <w:ins w:id="9346" w:author="Haiyang Liu" w:date="2026-05-21T12:36:00Z" w16du:dateUtc="2026-05-21T05:36:00Z"/>
        </w:rPr>
      </w:pPr>
      <w:ins w:id="9347" w:author="Haiyang Liu" w:date="2026-05-21T12:36:00Z" w16du:dateUtc="2026-05-21T05:36:00Z">
        <w:r>
          <w:rPr>
            <w:noProof/>
          </w:rPr>
          <w:drawing>
            <wp:inline distT="0" distB="0" distL="0" distR="0" wp14:anchorId="78218A9B" wp14:editId="4BE77A19">
              <wp:extent cx="5416560" cy="3239580"/>
              <wp:effectExtent l="0" t="0" r="0" b="0"/>
              <wp:docPr id="129536934" name="Chart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ins>
    </w:p>
    <w:p w14:paraId="77564E73" w14:textId="77777777" w:rsidR="007B7B93" w:rsidRDefault="007B7B93" w:rsidP="007B7B93">
      <w:pPr>
        <w:snapToGrid w:val="0"/>
        <w:rPr>
          <w:ins w:id="9348" w:author="Haiyang Liu" w:date="2026-05-21T12:36:00Z" w16du:dateUtc="2026-05-21T05:36:00Z"/>
        </w:rPr>
      </w:pPr>
    </w:p>
    <w:p w14:paraId="450C96B3" w14:textId="77777777" w:rsidR="007B7B93" w:rsidRDefault="007B7B93" w:rsidP="007B7B93">
      <w:pPr>
        <w:snapToGrid w:val="0"/>
        <w:rPr>
          <w:ins w:id="9349" w:author="Haiyang Liu" w:date="2026-05-21T12:36:00Z" w16du:dateUtc="2026-05-21T05:36:00Z"/>
        </w:rPr>
      </w:pPr>
      <w:ins w:id="9350" w:author="Haiyang Liu" w:date="2026-05-21T12:36:00Z" w16du:dateUtc="2026-05-21T05:36:00Z">
        <w:r>
          <w:br w:type="page"/>
        </w:r>
      </w:ins>
    </w:p>
    <w:p w14:paraId="4912890F" w14:textId="54DFA529" w:rsidR="007B7B93" w:rsidRPr="00997B70" w:rsidRDefault="00997B70">
      <w:pPr>
        <w:widowControl w:val="0"/>
        <w:adjustRightInd w:val="0"/>
        <w:snapToGrid w:val="0"/>
        <w:rPr>
          <w:ins w:id="9351" w:author="Haiyang Liu" w:date="2026-05-21T12:36:00Z" w16du:dateUtc="2026-05-21T05:36:00Z"/>
          <w:rFonts w:eastAsia="DengXian"/>
          <w:color w:val="000000"/>
          <w:kern w:val="2"/>
          <w:rPrChange w:id="9352" w:author="Haiyang Liu" w:date="2026-05-21T12:38:00Z" w16du:dateUtc="2026-05-21T05:38:00Z">
            <w:rPr>
              <w:ins w:id="9353" w:author="Haiyang Liu" w:date="2026-05-21T12:36:00Z" w16du:dateUtc="2026-05-21T05:36:00Z"/>
            </w:rPr>
          </w:rPrChange>
        </w:rPr>
        <w:pPrChange w:id="9354" w:author="Haiyang Liu" w:date="2026-05-21T12:41:00Z" w16du:dateUtc="2026-05-21T05:41:00Z">
          <w:pPr>
            <w:snapToGrid w:val="0"/>
          </w:pPr>
        </w:pPrChange>
      </w:pPr>
      <w:ins w:id="9355" w:author="Haiyang Liu" w:date="2026-05-21T12:38:00Z" w16du:dateUtc="2026-05-21T05:38:00Z">
        <w:r>
          <w:rPr>
            <w:b/>
            <w:bCs/>
          </w:rPr>
          <w:lastRenderedPageBreak/>
          <w:t xml:space="preserve">Figure </w:t>
        </w:r>
      </w:ins>
      <w:ins w:id="9356" w:author="Haiyang Liu" w:date="2026-05-21T12:39:00Z" w16du:dateUtc="2026-05-21T05:39:00Z">
        <w:r>
          <w:rPr>
            <w:b/>
            <w:bCs/>
          </w:rPr>
          <w:t>C2</w:t>
        </w:r>
      </w:ins>
      <w:ins w:id="9357" w:author="Haiyang Liu" w:date="2026-05-21T12:38:00Z" w16du:dateUtc="2026-05-21T05:38:00Z">
        <w:r>
          <w:rPr>
            <w:b/>
            <w:bCs/>
          </w:rPr>
          <w:t xml:space="preserve">. </w:t>
        </w:r>
        <w:r>
          <w:rPr>
            <w:bCs/>
          </w:rPr>
          <w:t>The trajector</w:t>
        </w:r>
      </w:ins>
      <w:ins w:id="9358" w:author="Haiyang Liu" w:date="2026-05-21T12:41:00Z" w16du:dateUtc="2026-05-21T05:41:00Z">
        <w:r>
          <w:rPr>
            <w:bCs/>
          </w:rPr>
          <w:t>ies</w:t>
        </w:r>
      </w:ins>
      <w:ins w:id="9359" w:author="Haiyang Liu" w:date="2026-05-21T12:38:00Z" w16du:dateUtc="2026-05-21T05:38:00Z">
        <w:r>
          <w:rPr>
            <w:bCs/>
          </w:rPr>
          <w:t xml:space="preserve"> of newcomer action error under different levels of team error cultures</w:t>
        </w:r>
      </w:ins>
    </w:p>
    <w:p w14:paraId="6720EA46" w14:textId="77777777" w:rsidR="007B7B93" w:rsidRDefault="007B7B93" w:rsidP="007B7B93">
      <w:pPr>
        <w:snapToGrid w:val="0"/>
        <w:rPr>
          <w:ins w:id="9360" w:author="Haiyang Liu" w:date="2026-05-21T12:36:00Z" w16du:dateUtc="2026-05-21T05:36:00Z"/>
        </w:rPr>
      </w:pPr>
      <w:ins w:id="9361" w:author="Haiyang Liu" w:date="2026-05-21T12:36:00Z" w16du:dateUtc="2026-05-21T05:36:00Z">
        <w:r>
          <w:rPr>
            <w:noProof/>
            <w14:ligatures w14:val="standardContextual"/>
          </w:rPr>
          <w:drawing>
            <wp:inline distT="0" distB="0" distL="0" distR="0" wp14:anchorId="5F42EB9E" wp14:editId="6630F860">
              <wp:extent cx="5376672" cy="3273552"/>
              <wp:effectExtent l="0" t="0" r="0" b="3175"/>
              <wp:docPr id="1391024419" name="Chart 1">
                <a:extLst xmlns:a="http://schemas.openxmlformats.org/drawingml/2006/main">
                  <a:ext uri="{FF2B5EF4-FFF2-40B4-BE49-F238E27FC236}">
                    <a16:creationId xmlns:a16="http://schemas.microsoft.com/office/drawing/2014/main" id="{00000000-0008-0000-01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ins>
    </w:p>
    <w:p w14:paraId="74C879DC" w14:textId="77777777" w:rsidR="007B7B93" w:rsidRDefault="007B7B93" w:rsidP="007B7B93">
      <w:pPr>
        <w:snapToGrid w:val="0"/>
        <w:rPr>
          <w:ins w:id="9362" w:author="Haiyang Liu" w:date="2026-05-21T12:36:00Z" w16du:dateUtc="2026-05-21T05:36:00Z"/>
        </w:rPr>
      </w:pPr>
    </w:p>
    <w:p w14:paraId="49F7E57B" w14:textId="77777777" w:rsidR="007B7B93" w:rsidRDefault="007B7B93" w:rsidP="007B7B93">
      <w:pPr>
        <w:snapToGrid w:val="0"/>
        <w:rPr>
          <w:ins w:id="9363" w:author="Haiyang Liu" w:date="2026-05-21T12:36:00Z" w16du:dateUtc="2026-05-21T05:36:00Z"/>
        </w:rPr>
      </w:pPr>
      <w:ins w:id="9364" w:author="Haiyang Liu" w:date="2026-05-21T12:36:00Z" w16du:dateUtc="2026-05-21T05:36:00Z">
        <w:r>
          <w:t xml:space="preserve"> </w:t>
        </w:r>
      </w:ins>
    </w:p>
    <w:p w14:paraId="462B8390" w14:textId="77777777" w:rsidR="007B7B93" w:rsidRDefault="007B7B93" w:rsidP="007B7B93">
      <w:pPr>
        <w:snapToGrid w:val="0"/>
        <w:rPr>
          <w:ins w:id="9365" w:author="Haiyang Liu" w:date="2026-05-21T12:36:00Z" w16du:dateUtc="2026-05-21T05:36:00Z"/>
        </w:rPr>
      </w:pPr>
      <w:ins w:id="9366" w:author="Haiyang Liu" w:date="2026-05-21T12:36:00Z" w16du:dateUtc="2026-05-21T05:36:00Z">
        <w:r>
          <w:rPr>
            <w:noProof/>
            <w14:ligatures w14:val="standardContextual"/>
          </w:rPr>
          <w:drawing>
            <wp:inline distT="0" distB="0" distL="0" distR="0" wp14:anchorId="7039EC9B" wp14:editId="33105559">
              <wp:extent cx="5376672" cy="3273552"/>
              <wp:effectExtent l="0" t="0" r="0" b="3175"/>
              <wp:docPr id="1431432284" name="Chart 1">
                <a:extLst xmlns:a="http://schemas.openxmlformats.org/drawingml/2006/main">
                  <a:ext uri="{FF2B5EF4-FFF2-40B4-BE49-F238E27FC236}">
                    <a16:creationId xmlns:a16="http://schemas.microsoft.com/office/drawing/2014/main" id="{00000000-0008-0000-01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ins>
    </w:p>
    <w:p w14:paraId="0E630A06" w14:textId="77777777" w:rsidR="007B7B93" w:rsidRDefault="007B7B93" w:rsidP="007B7B93">
      <w:pPr>
        <w:snapToGrid w:val="0"/>
        <w:rPr>
          <w:ins w:id="9367" w:author="Haiyang Liu" w:date="2026-05-21T12:36:00Z" w16du:dateUtc="2026-05-21T05:36:00Z"/>
        </w:rPr>
      </w:pPr>
    </w:p>
    <w:p w14:paraId="63A82A8A" w14:textId="26025C3F" w:rsidR="007B7B93" w:rsidRDefault="007B7B93" w:rsidP="007B7B93">
      <w:pPr>
        <w:snapToGrid w:val="0"/>
        <w:rPr>
          <w:ins w:id="9368" w:author="Haiyang Liu" w:date="2026-05-21T12:36:00Z" w16du:dateUtc="2026-05-21T05:36:00Z"/>
        </w:rPr>
      </w:pPr>
      <w:ins w:id="9369" w:author="Haiyang Liu" w:date="2026-05-21T12:36:00Z" w16du:dateUtc="2026-05-21T05:36:00Z">
        <w:r>
          <w:br w:type="page"/>
        </w:r>
      </w:ins>
    </w:p>
    <w:p w14:paraId="4CA56862" w14:textId="1A488EE6" w:rsidR="00997B70" w:rsidRPr="005E69E8" w:rsidRDefault="00997B70">
      <w:pPr>
        <w:widowControl w:val="0"/>
        <w:adjustRightInd w:val="0"/>
        <w:snapToGrid w:val="0"/>
        <w:rPr>
          <w:ins w:id="9370" w:author="Haiyang Liu" w:date="2026-05-21T12:40:00Z" w16du:dateUtc="2026-05-21T05:40:00Z"/>
          <w:rFonts w:eastAsia="DengXian"/>
          <w:color w:val="000000"/>
          <w:kern w:val="2"/>
        </w:rPr>
        <w:pPrChange w:id="9371" w:author="Haiyang Liu" w:date="2026-05-21T12:41:00Z" w16du:dateUtc="2026-05-21T05:41:00Z">
          <w:pPr>
            <w:widowControl w:val="0"/>
            <w:adjustRightInd w:val="0"/>
            <w:snapToGrid w:val="0"/>
            <w:spacing w:line="480" w:lineRule="auto"/>
          </w:pPr>
        </w:pPrChange>
      </w:pPr>
      <w:ins w:id="9372" w:author="Haiyang Liu" w:date="2026-05-21T12:40:00Z" w16du:dateUtc="2026-05-21T05:40:00Z">
        <w:r>
          <w:rPr>
            <w:b/>
            <w:bCs/>
          </w:rPr>
          <w:lastRenderedPageBreak/>
          <w:t>Figure C</w:t>
        </w:r>
      </w:ins>
      <w:ins w:id="9373" w:author="Haiyang Liu" w:date="2026-05-21T12:41:00Z" w16du:dateUtc="2026-05-21T05:41:00Z">
        <w:r>
          <w:rPr>
            <w:b/>
            <w:bCs/>
          </w:rPr>
          <w:t>3</w:t>
        </w:r>
      </w:ins>
      <w:ins w:id="9374" w:author="Haiyang Liu" w:date="2026-05-21T12:40:00Z" w16du:dateUtc="2026-05-21T05:40:00Z">
        <w:r>
          <w:rPr>
            <w:b/>
            <w:bCs/>
          </w:rPr>
          <w:t xml:space="preserve">. </w:t>
        </w:r>
        <w:r>
          <w:rPr>
            <w:bCs/>
          </w:rPr>
          <w:t>The trajector</w:t>
        </w:r>
      </w:ins>
      <w:ins w:id="9375" w:author="Haiyang Liu" w:date="2026-05-21T12:41:00Z" w16du:dateUtc="2026-05-21T05:41:00Z">
        <w:r>
          <w:rPr>
            <w:bCs/>
          </w:rPr>
          <w:t>ies</w:t>
        </w:r>
      </w:ins>
      <w:ins w:id="9376" w:author="Haiyang Liu" w:date="2026-05-21T12:40:00Z" w16du:dateUtc="2026-05-21T05:40:00Z">
        <w:r>
          <w:rPr>
            <w:bCs/>
          </w:rPr>
          <w:t xml:space="preserve"> of newcomer action error under different levels of team error </w:t>
        </w:r>
      </w:ins>
      <w:ins w:id="9377" w:author="Haiyang Liu" w:date="2026-05-21T12:41:00Z" w16du:dateUtc="2026-05-21T05:41:00Z">
        <w:r>
          <w:rPr>
            <w:bCs/>
          </w:rPr>
          <w:t>management culture and newcomer locus of control</w:t>
        </w:r>
      </w:ins>
    </w:p>
    <w:p w14:paraId="4574E386" w14:textId="77777777" w:rsidR="007B7B93" w:rsidRDefault="007B7B93" w:rsidP="007B7B93">
      <w:pPr>
        <w:snapToGrid w:val="0"/>
        <w:rPr>
          <w:ins w:id="9378" w:author="Haiyang Liu" w:date="2026-05-21T12:36:00Z" w16du:dateUtc="2026-05-21T05:36:00Z"/>
        </w:rPr>
      </w:pPr>
    </w:p>
    <w:p w14:paraId="30495B08" w14:textId="77777777" w:rsidR="007B7B93" w:rsidRDefault="007B7B93" w:rsidP="007B7B93">
      <w:pPr>
        <w:snapToGrid w:val="0"/>
        <w:rPr>
          <w:ins w:id="9379" w:author="Haiyang Liu" w:date="2026-05-21T12:36:00Z" w16du:dateUtc="2026-05-21T05:36:00Z"/>
        </w:rPr>
      </w:pPr>
      <w:ins w:id="9380" w:author="Haiyang Liu" w:date="2026-05-21T12:36:00Z" w16du:dateUtc="2026-05-21T05:36:00Z">
        <w:r>
          <w:rPr>
            <w:noProof/>
            <w14:ligatures w14:val="standardContextual"/>
          </w:rPr>
          <w:drawing>
            <wp:inline distT="0" distB="0" distL="0" distR="0" wp14:anchorId="4D4B295F" wp14:editId="577F0C22">
              <wp:extent cx="5972810" cy="3412490"/>
              <wp:effectExtent l="0" t="0" r="0" b="3810"/>
              <wp:docPr id="1054981933" name="Chart 1">
                <a:extLst xmlns:a="http://schemas.openxmlformats.org/drawingml/2006/main">
                  <a:ext uri="{FF2B5EF4-FFF2-40B4-BE49-F238E27FC236}">
                    <a16:creationId xmlns:a16="http://schemas.microsoft.com/office/drawing/2014/main" id="{00000000-0008-0000-02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ins>
    </w:p>
    <w:p w14:paraId="3F39BF66" w14:textId="77777777" w:rsidR="00136C13" w:rsidRDefault="00136C13" w:rsidP="00136C13">
      <w:pPr>
        <w:widowControl w:val="0"/>
        <w:autoSpaceDE w:val="0"/>
        <w:autoSpaceDN w:val="0"/>
        <w:adjustRightInd w:val="0"/>
        <w:snapToGrid w:val="0"/>
        <w:spacing w:line="480" w:lineRule="auto"/>
        <w:ind w:right="60"/>
        <w:rPr>
          <w:ins w:id="9381" w:author="Haiyang Liu" w:date="2026-05-21T12:42:00Z" w16du:dateUtc="2026-05-21T05:42:00Z"/>
        </w:rPr>
        <w:sectPr w:rsidR="00136C13">
          <w:pgSz w:w="12240" w:h="15840"/>
          <w:pgMar w:top="1440" w:right="1440" w:bottom="1440" w:left="1440" w:header="851" w:footer="992" w:gutter="0"/>
          <w:cols w:space="425"/>
          <w:docGrid w:linePitch="326"/>
        </w:sectPr>
      </w:pPr>
    </w:p>
    <w:p w14:paraId="56FFC438" w14:textId="0FA7D06F" w:rsidR="009E51F5" w:rsidRPr="009E51F5" w:rsidRDefault="009E51F5">
      <w:pPr>
        <w:adjustRightInd w:val="0"/>
        <w:snapToGrid w:val="0"/>
        <w:jc w:val="center"/>
        <w:rPr>
          <w:ins w:id="9382" w:author="Haiyang Liu" w:date="2026-05-21T12:50:00Z" w16du:dateUtc="2026-05-21T05:50:00Z"/>
          <w:b/>
          <w:rPrChange w:id="9383" w:author="Haiyang Liu" w:date="2026-05-21T12:50:00Z" w16du:dateUtc="2026-05-21T05:50:00Z">
            <w:rPr>
              <w:ins w:id="9384" w:author="Haiyang Liu" w:date="2026-05-21T12:50:00Z" w16du:dateUtc="2026-05-21T05:50:00Z"/>
            </w:rPr>
          </w:rPrChange>
        </w:rPr>
        <w:pPrChange w:id="9385" w:author="Haiyang Liu" w:date="2026-05-21T12:51:00Z" w16du:dateUtc="2026-05-21T05:51:00Z">
          <w:pPr>
            <w:jc w:val="center"/>
          </w:pPr>
        </w:pPrChange>
      </w:pPr>
      <w:ins w:id="9386" w:author="Haiyang Liu" w:date="2026-05-21T12:42:00Z" w16du:dateUtc="2026-05-21T05:42:00Z">
        <w:r w:rsidRPr="009E51F5">
          <w:rPr>
            <w:b/>
            <w:iCs/>
          </w:rPr>
          <w:lastRenderedPageBreak/>
          <w:t xml:space="preserve">Appendix D: </w:t>
        </w:r>
      </w:ins>
      <w:ins w:id="9387" w:author="Haiyang Liu" w:date="2026-05-21T12:50:00Z" w16du:dateUtc="2026-05-21T05:50:00Z">
        <w:r w:rsidRPr="009E51F5">
          <w:rPr>
            <w:b/>
          </w:rPr>
          <w:t>Content Validation Study Results</w:t>
        </w:r>
      </w:ins>
    </w:p>
    <w:p w14:paraId="38A27614" w14:textId="2D176F56" w:rsidR="00136C13" w:rsidRDefault="00136C13">
      <w:pPr>
        <w:adjustRightInd w:val="0"/>
        <w:snapToGrid w:val="0"/>
        <w:ind w:rightChars="-34" w:right="-82"/>
        <w:jc w:val="center"/>
        <w:rPr>
          <w:ins w:id="9388" w:author="Haiyang Liu" w:date="2026-05-21T12:42:00Z" w16du:dateUtc="2026-05-21T05:42:00Z"/>
          <w:b/>
          <w:iCs/>
        </w:rPr>
        <w:pPrChange w:id="9389" w:author="Haiyang Liu" w:date="2026-05-21T12:51:00Z" w16du:dateUtc="2026-05-21T05:51:00Z">
          <w:pPr>
            <w:snapToGrid w:val="0"/>
            <w:spacing w:line="480" w:lineRule="auto"/>
            <w:ind w:rightChars="-34" w:right="-82"/>
            <w:jc w:val="center"/>
          </w:pPr>
        </w:pPrChange>
      </w:pPr>
    </w:p>
    <w:p w14:paraId="383432EC" w14:textId="59B88341" w:rsidR="009E51F5" w:rsidRPr="009E51F5" w:rsidRDefault="009E51F5">
      <w:pPr>
        <w:adjustRightInd w:val="0"/>
        <w:snapToGrid w:val="0"/>
        <w:ind w:rightChars="-34" w:right="-82"/>
        <w:rPr>
          <w:ins w:id="9390" w:author="Haiyang Liu" w:date="2026-05-21T12:51:00Z"/>
        </w:rPr>
        <w:pPrChange w:id="9391" w:author="Haiyang Liu" w:date="2026-05-21T12:53:00Z" w16du:dateUtc="2026-05-21T05:53:00Z">
          <w:pPr>
            <w:snapToGrid w:val="0"/>
            <w:spacing w:line="480" w:lineRule="auto"/>
            <w:ind w:rightChars="-34" w:right="-82"/>
            <w:jc w:val="center"/>
          </w:pPr>
        </w:pPrChange>
      </w:pPr>
      <w:ins w:id="9392" w:author="Haiyang Liu" w:date="2026-05-21T12:53:00Z" w16du:dateUtc="2026-05-21T05:53:00Z">
        <w:r w:rsidRPr="00FF0D5B">
          <w:rPr>
            <w:b/>
            <w:bCs/>
            <w:rPrChange w:id="9393" w:author="Haiyang Liu" w:date="2026-05-21T12:56:00Z" w16du:dateUtc="2026-05-21T05:56:00Z">
              <w:rPr/>
            </w:rPrChange>
          </w:rPr>
          <w:t>Table D1.</w:t>
        </w:r>
        <w:r>
          <w:t xml:space="preserve"> </w:t>
        </w:r>
      </w:ins>
      <w:ins w:id="9394" w:author="Haiyang Liu" w:date="2026-05-21T12:56:00Z" w16du:dateUtc="2026-05-21T05:56:00Z">
        <w:r w:rsidR="00AC3D81">
          <w:t>Result summary</w:t>
        </w:r>
      </w:ins>
      <w:ins w:id="9395" w:author="Haiyang Liu" w:date="2026-05-21T12:53:00Z" w16du:dateUtc="2026-05-21T05:53:00Z">
        <w:r>
          <w:t>.</w:t>
        </w:r>
      </w:ins>
    </w:p>
    <w:tbl>
      <w:tblPr>
        <w:tblW w:w="0" w:type="auto"/>
        <w:tblCellMar>
          <w:top w:w="15" w:type="dxa"/>
          <w:left w:w="15" w:type="dxa"/>
          <w:bottom w:w="15" w:type="dxa"/>
          <w:right w:w="15" w:type="dxa"/>
        </w:tblCellMar>
        <w:tblLook w:val="04A0" w:firstRow="1" w:lastRow="0" w:firstColumn="1" w:lastColumn="0" w:noHBand="0" w:noVBand="1"/>
        <w:tblPrChange w:id="9396" w:author="Haiyang Liu" w:date="2026-05-21T12:54:00Z" w16du:dateUtc="2026-05-21T05:54:00Z">
          <w:tblPr>
            <w:tblW w:w="5000" w:type="pct"/>
            <w:tblCellMar>
              <w:top w:w="15" w:type="dxa"/>
              <w:left w:w="15" w:type="dxa"/>
              <w:bottom w:w="15" w:type="dxa"/>
              <w:right w:w="15" w:type="dxa"/>
            </w:tblCellMar>
            <w:tblLook w:val="04A0" w:firstRow="1" w:lastRow="0" w:firstColumn="1" w:lastColumn="0" w:noHBand="0" w:noVBand="1"/>
          </w:tblPr>
        </w:tblPrChange>
      </w:tblPr>
      <w:tblGrid>
        <w:gridCol w:w="2663"/>
        <w:gridCol w:w="1384"/>
        <w:gridCol w:w="1357"/>
        <w:tblGridChange w:id="9397">
          <w:tblGrid>
            <w:gridCol w:w="120"/>
            <w:gridCol w:w="2543"/>
            <w:gridCol w:w="1384"/>
            <w:gridCol w:w="1357"/>
            <w:gridCol w:w="1139"/>
            <w:gridCol w:w="3275"/>
            <w:gridCol w:w="3246"/>
          </w:tblGrid>
        </w:tblGridChange>
      </w:tblGrid>
      <w:tr w:rsidR="009E51F5" w:rsidRPr="009E51F5" w14:paraId="732D85EB" w14:textId="77777777" w:rsidTr="009E51F5">
        <w:trPr>
          <w:trHeight w:val="20"/>
          <w:tblHeader/>
          <w:ins w:id="9398" w:author="Haiyang Liu" w:date="2026-05-21T12:51:00Z"/>
          <w:trPrChange w:id="9399" w:author="Haiyang Liu" w:date="2026-05-21T12:54:00Z" w16du:dateUtc="2026-05-21T05:54:00Z">
            <w:trPr>
              <w:gridBefore w:val="1"/>
              <w:tblHeader/>
            </w:trPr>
          </w:trPrChange>
        </w:trPr>
        <w:tc>
          <w:tcPr>
            <w:tcW w:w="0" w:type="auto"/>
            <w:tcBorders>
              <w:top w:val="single" w:sz="4" w:space="0" w:color="auto"/>
              <w:bottom w:val="single" w:sz="4" w:space="0" w:color="auto"/>
            </w:tcBorders>
            <w:tcMar>
              <w:top w:w="105" w:type="dxa"/>
              <w:left w:w="135" w:type="dxa"/>
              <w:bottom w:w="105" w:type="dxa"/>
              <w:right w:w="135" w:type="dxa"/>
            </w:tcMar>
            <w:hideMark/>
            <w:tcPrChange w:id="9400" w:author="Haiyang Liu" w:date="2026-05-21T12:54:00Z" w16du:dateUtc="2026-05-21T05:54:00Z">
              <w:tcPr>
                <w:tcW w:w="2481" w:type="pct"/>
                <w:gridSpan w:val="4"/>
                <w:tcBorders>
                  <w:top w:val="single" w:sz="6" w:space="0" w:color="D6D9DE"/>
                  <w:left w:val="single" w:sz="6" w:space="0" w:color="D6D9DE"/>
                  <w:bottom w:val="single" w:sz="6" w:space="0" w:color="D6D9DE"/>
                  <w:right w:val="single" w:sz="6" w:space="0" w:color="D6D9DE"/>
                </w:tcBorders>
                <w:shd w:val="clear" w:color="auto" w:fill="F2F4F7"/>
                <w:tcMar>
                  <w:top w:w="105" w:type="dxa"/>
                  <w:left w:w="135" w:type="dxa"/>
                  <w:bottom w:w="105" w:type="dxa"/>
                  <w:right w:w="135" w:type="dxa"/>
                </w:tcMar>
                <w:hideMark/>
              </w:tcPr>
            </w:tcPrChange>
          </w:tcPr>
          <w:p w14:paraId="459247DF" w14:textId="0E30909E" w:rsidR="009E51F5" w:rsidRPr="009E51F5" w:rsidRDefault="009E51F5">
            <w:pPr>
              <w:adjustRightInd w:val="0"/>
              <w:snapToGrid w:val="0"/>
              <w:ind w:rightChars="-34" w:right="-82"/>
              <w:rPr>
                <w:ins w:id="9401" w:author="Haiyang Liu" w:date="2026-05-21T12:51:00Z"/>
                <w:b/>
                <w:bCs/>
              </w:rPr>
              <w:pPrChange w:id="9402" w:author="Haiyang Liu" w:date="2026-05-21T12:53:00Z" w16du:dateUtc="2026-05-21T05:53:00Z">
                <w:pPr>
                  <w:snapToGrid w:val="0"/>
                  <w:spacing w:line="480" w:lineRule="auto"/>
                  <w:ind w:rightChars="-34" w:right="-82"/>
                  <w:jc w:val="center"/>
                </w:pPr>
              </w:pPrChange>
            </w:pPr>
            <w:ins w:id="9403" w:author="Haiyang Liu" w:date="2026-05-21T12:54:00Z" w16du:dateUtc="2026-05-21T05:54:00Z">
              <w:r>
                <w:rPr>
                  <w:b/>
                  <w:bCs/>
                </w:rPr>
                <w:t>T</w:t>
              </w:r>
            </w:ins>
            <w:ins w:id="9404" w:author="Haiyang Liu" w:date="2026-05-21T12:51:00Z">
              <w:r w:rsidRPr="009E51F5">
                <w:rPr>
                  <w:b/>
                  <w:bCs/>
                </w:rPr>
                <w:t>arget</w:t>
              </w:r>
            </w:ins>
            <w:ins w:id="9405" w:author="Haiyang Liu" w:date="2026-05-21T12:54:00Z" w16du:dateUtc="2026-05-21T05:54:00Z">
              <w:r>
                <w:rPr>
                  <w:b/>
                  <w:bCs/>
                </w:rPr>
                <w:t xml:space="preserve"> </w:t>
              </w:r>
            </w:ins>
            <w:ins w:id="9406" w:author="Haiyang Liu" w:date="2026-05-21T12:51:00Z">
              <w:r w:rsidRPr="009E51F5">
                <w:rPr>
                  <w:b/>
                  <w:bCs/>
                </w:rPr>
                <w:t>construct</w:t>
              </w:r>
            </w:ins>
          </w:p>
        </w:tc>
        <w:tc>
          <w:tcPr>
            <w:tcW w:w="0" w:type="auto"/>
            <w:tcBorders>
              <w:top w:val="single" w:sz="4" w:space="0" w:color="auto"/>
              <w:bottom w:val="single" w:sz="4" w:space="0" w:color="auto"/>
            </w:tcBorders>
            <w:tcMar>
              <w:top w:w="105" w:type="dxa"/>
              <w:left w:w="135" w:type="dxa"/>
              <w:bottom w:w="105" w:type="dxa"/>
              <w:right w:w="135" w:type="dxa"/>
            </w:tcMar>
            <w:hideMark/>
            <w:tcPrChange w:id="9407" w:author="Haiyang Liu" w:date="2026-05-21T12:54:00Z" w16du:dateUtc="2026-05-21T05:54:00Z">
              <w:tcPr>
                <w:tcW w:w="1265" w:type="pct"/>
                <w:tcBorders>
                  <w:top w:val="single" w:sz="6" w:space="0" w:color="D6D9DE"/>
                  <w:left w:val="single" w:sz="6" w:space="0" w:color="D6D9DE"/>
                  <w:bottom w:val="single" w:sz="6" w:space="0" w:color="D6D9DE"/>
                  <w:right w:val="single" w:sz="6" w:space="0" w:color="D6D9DE"/>
                </w:tcBorders>
                <w:shd w:val="clear" w:color="auto" w:fill="F2F4F7"/>
                <w:tcMar>
                  <w:top w:w="105" w:type="dxa"/>
                  <w:left w:w="135" w:type="dxa"/>
                  <w:bottom w:w="105" w:type="dxa"/>
                  <w:right w:w="135" w:type="dxa"/>
                </w:tcMar>
                <w:hideMark/>
              </w:tcPr>
            </w:tcPrChange>
          </w:tcPr>
          <w:p w14:paraId="17DC2270" w14:textId="2986A1E6" w:rsidR="009E51F5" w:rsidRPr="009E51F5" w:rsidRDefault="009E51F5">
            <w:pPr>
              <w:adjustRightInd w:val="0"/>
              <w:snapToGrid w:val="0"/>
              <w:ind w:rightChars="-34" w:right="-82"/>
              <w:rPr>
                <w:ins w:id="9408" w:author="Haiyang Liu" w:date="2026-05-21T12:51:00Z"/>
                <w:b/>
                <w:bCs/>
              </w:rPr>
              <w:pPrChange w:id="9409" w:author="Haiyang Liu" w:date="2026-05-21T12:53:00Z" w16du:dateUtc="2026-05-21T05:53:00Z">
                <w:pPr>
                  <w:snapToGrid w:val="0"/>
                  <w:spacing w:line="480" w:lineRule="auto"/>
                  <w:ind w:rightChars="-34" w:right="-82"/>
                  <w:jc w:val="center"/>
                </w:pPr>
              </w:pPrChange>
            </w:pPr>
            <w:ins w:id="9410" w:author="Haiyang Liu" w:date="2026-05-21T12:51:00Z">
              <w:r w:rsidRPr="009E51F5">
                <w:rPr>
                  <w:b/>
                  <w:bCs/>
                  <w:i/>
                  <w:iCs/>
                  <w:rPrChange w:id="9411" w:author="Haiyang Liu" w:date="2026-05-21T12:54:00Z" w16du:dateUtc="2026-05-21T05:54:00Z">
                    <w:rPr>
                      <w:b/>
                      <w:bCs/>
                    </w:rPr>
                  </w:rPrChange>
                </w:rPr>
                <w:t>psa</w:t>
              </w:r>
            </w:ins>
            <w:ins w:id="9412" w:author="Haiyang Liu" w:date="2026-05-21T12:54:00Z" w16du:dateUtc="2026-05-21T05:54:00Z">
              <w:r>
                <w:rPr>
                  <w:b/>
                  <w:bCs/>
                </w:rPr>
                <w:t xml:space="preserve"> (mean)</w:t>
              </w:r>
            </w:ins>
          </w:p>
        </w:tc>
        <w:tc>
          <w:tcPr>
            <w:tcW w:w="0" w:type="auto"/>
            <w:tcBorders>
              <w:top w:val="single" w:sz="4" w:space="0" w:color="auto"/>
              <w:bottom w:val="single" w:sz="4" w:space="0" w:color="auto"/>
            </w:tcBorders>
            <w:tcMar>
              <w:top w:w="105" w:type="dxa"/>
              <w:left w:w="135" w:type="dxa"/>
              <w:bottom w:w="105" w:type="dxa"/>
              <w:right w:w="135" w:type="dxa"/>
            </w:tcMar>
            <w:hideMark/>
            <w:tcPrChange w:id="9413" w:author="Haiyang Liu" w:date="2026-05-21T12:54:00Z" w16du:dateUtc="2026-05-21T05:54:00Z">
              <w:tcPr>
                <w:tcW w:w="1254" w:type="pct"/>
                <w:tcBorders>
                  <w:top w:val="single" w:sz="6" w:space="0" w:color="D6D9DE"/>
                  <w:left w:val="single" w:sz="6" w:space="0" w:color="D6D9DE"/>
                  <w:bottom w:val="single" w:sz="6" w:space="0" w:color="D6D9DE"/>
                  <w:right w:val="single" w:sz="6" w:space="0" w:color="D6D9DE"/>
                </w:tcBorders>
                <w:shd w:val="clear" w:color="auto" w:fill="F2F4F7"/>
                <w:tcMar>
                  <w:top w:w="105" w:type="dxa"/>
                  <w:left w:w="135" w:type="dxa"/>
                  <w:bottom w:w="105" w:type="dxa"/>
                  <w:right w:w="135" w:type="dxa"/>
                </w:tcMar>
                <w:hideMark/>
              </w:tcPr>
            </w:tcPrChange>
          </w:tcPr>
          <w:p w14:paraId="7321CFCB" w14:textId="53C3A104" w:rsidR="009E51F5" w:rsidRPr="009E51F5" w:rsidRDefault="009E51F5">
            <w:pPr>
              <w:adjustRightInd w:val="0"/>
              <w:snapToGrid w:val="0"/>
              <w:ind w:rightChars="-34" w:right="-82"/>
              <w:rPr>
                <w:ins w:id="9414" w:author="Haiyang Liu" w:date="2026-05-21T12:51:00Z"/>
                <w:b/>
                <w:bCs/>
              </w:rPr>
              <w:pPrChange w:id="9415" w:author="Haiyang Liu" w:date="2026-05-21T12:53:00Z" w16du:dateUtc="2026-05-21T05:53:00Z">
                <w:pPr>
                  <w:snapToGrid w:val="0"/>
                  <w:spacing w:line="480" w:lineRule="auto"/>
                  <w:ind w:rightChars="-34" w:right="-82"/>
                  <w:jc w:val="center"/>
                </w:pPr>
              </w:pPrChange>
            </w:pPr>
            <w:ins w:id="9416" w:author="Haiyang Liu" w:date="2026-05-21T12:51:00Z">
              <w:r w:rsidRPr="009E51F5">
                <w:rPr>
                  <w:b/>
                  <w:bCs/>
                  <w:i/>
                  <w:iCs/>
                  <w:rPrChange w:id="9417" w:author="Haiyang Liu" w:date="2026-05-21T12:54:00Z" w16du:dateUtc="2026-05-21T05:54:00Z">
                    <w:rPr>
                      <w:b/>
                      <w:bCs/>
                    </w:rPr>
                  </w:rPrChange>
                </w:rPr>
                <w:t>csv</w:t>
              </w:r>
            </w:ins>
            <w:ins w:id="9418" w:author="Haiyang Liu" w:date="2026-05-21T12:54:00Z" w16du:dateUtc="2026-05-21T05:54:00Z">
              <w:r>
                <w:rPr>
                  <w:b/>
                  <w:bCs/>
                </w:rPr>
                <w:t xml:space="preserve"> (mean)</w:t>
              </w:r>
            </w:ins>
          </w:p>
        </w:tc>
      </w:tr>
      <w:tr w:rsidR="009E51F5" w:rsidRPr="009E51F5" w14:paraId="6F2094EE" w14:textId="77777777" w:rsidTr="009E51F5">
        <w:trPr>
          <w:trHeight w:val="144"/>
          <w:ins w:id="9419" w:author="Haiyang Liu" w:date="2026-05-21T12:51:00Z"/>
          <w:trPrChange w:id="9420" w:author="Haiyang Liu" w:date="2026-05-21T12:55:00Z" w16du:dateUtc="2026-05-21T05:55:00Z">
            <w:trPr>
              <w:gridBefore w:val="1"/>
            </w:trPr>
          </w:trPrChange>
        </w:trPr>
        <w:tc>
          <w:tcPr>
            <w:tcW w:w="0" w:type="auto"/>
            <w:tcBorders>
              <w:top w:val="single" w:sz="4" w:space="0" w:color="auto"/>
            </w:tcBorders>
            <w:noWrap/>
            <w:tcMar>
              <w:top w:w="105" w:type="dxa"/>
              <w:left w:w="135" w:type="dxa"/>
              <w:bottom w:w="105" w:type="dxa"/>
              <w:right w:w="135" w:type="dxa"/>
            </w:tcMar>
            <w:vAlign w:val="center"/>
            <w:hideMark/>
            <w:tcPrChange w:id="9421" w:author="Haiyang Liu" w:date="2026-05-21T12:55:00Z" w16du:dateUtc="2026-05-21T05:55:00Z">
              <w:tcPr>
                <w:tcW w:w="2481" w:type="pct"/>
                <w:gridSpan w:val="4"/>
                <w:tcBorders>
                  <w:top w:val="single" w:sz="6" w:space="0" w:color="D6D9DE"/>
                  <w:left w:val="single" w:sz="6" w:space="0" w:color="D6D9DE"/>
                  <w:bottom w:val="single" w:sz="6" w:space="0" w:color="D6D9DE"/>
                  <w:right w:val="single" w:sz="6" w:space="0" w:color="D6D9DE"/>
                </w:tcBorders>
                <w:noWrap/>
                <w:tcMar>
                  <w:top w:w="105" w:type="dxa"/>
                  <w:left w:w="135" w:type="dxa"/>
                  <w:bottom w:w="105" w:type="dxa"/>
                  <w:right w:w="135" w:type="dxa"/>
                </w:tcMar>
                <w:hideMark/>
              </w:tcPr>
            </w:tcPrChange>
          </w:tcPr>
          <w:p w14:paraId="34778D38" w14:textId="77777777" w:rsidR="009E51F5" w:rsidRPr="009E51F5" w:rsidRDefault="009E51F5">
            <w:pPr>
              <w:adjustRightInd w:val="0"/>
              <w:snapToGrid w:val="0"/>
              <w:ind w:rightChars="-34" w:right="-82"/>
              <w:rPr>
                <w:ins w:id="9422" w:author="Haiyang Liu" w:date="2026-05-21T12:51:00Z"/>
              </w:rPr>
              <w:pPrChange w:id="9423" w:author="Haiyang Liu" w:date="2026-05-21T12:55:00Z" w16du:dateUtc="2026-05-21T05:55:00Z">
                <w:pPr>
                  <w:snapToGrid w:val="0"/>
                  <w:spacing w:line="480" w:lineRule="auto"/>
                  <w:ind w:rightChars="-34" w:right="-82"/>
                  <w:jc w:val="center"/>
                </w:pPr>
              </w:pPrChange>
            </w:pPr>
            <w:ins w:id="9424" w:author="Haiyang Liu" w:date="2026-05-21T12:51:00Z">
              <w:r w:rsidRPr="009E51F5">
                <w:t>Action Errors</w:t>
              </w:r>
            </w:ins>
          </w:p>
        </w:tc>
        <w:tc>
          <w:tcPr>
            <w:tcW w:w="0" w:type="auto"/>
            <w:tcBorders>
              <w:top w:val="single" w:sz="4" w:space="0" w:color="auto"/>
            </w:tcBorders>
            <w:tcMar>
              <w:top w:w="105" w:type="dxa"/>
              <w:left w:w="135" w:type="dxa"/>
              <w:bottom w:w="105" w:type="dxa"/>
              <w:right w:w="135" w:type="dxa"/>
            </w:tcMar>
            <w:vAlign w:val="center"/>
            <w:hideMark/>
            <w:tcPrChange w:id="9425" w:author="Haiyang Liu" w:date="2026-05-21T12:55:00Z" w16du:dateUtc="2026-05-21T05:55:00Z">
              <w:tcPr>
                <w:tcW w:w="1265" w:type="pct"/>
                <w:tcBorders>
                  <w:top w:val="single" w:sz="6" w:space="0" w:color="D6D9DE"/>
                  <w:left w:val="single" w:sz="6" w:space="0" w:color="D6D9DE"/>
                  <w:bottom w:val="single" w:sz="6" w:space="0" w:color="D6D9DE"/>
                  <w:right w:val="single" w:sz="6" w:space="0" w:color="D6D9DE"/>
                </w:tcBorders>
                <w:tcMar>
                  <w:top w:w="105" w:type="dxa"/>
                  <w:left w:w="135" w:type="dxa"/>
                  <w:bottom w:w="105" w:type="dxa"/>
                  <w:right w:w="135" w:type="dxa"/>
                </w:tcMar>
                <w:hideMark/>
              </w:tcPr>
            </w:tcPrChange>
          </w:tcPr>
          <w:p w14:paraId="69717921" w14:textId="77777777" w:rsidR="009E51F5" w:rsidRPr="009E51F5" w:rsidRDefault="009E51F5">
            <w:pPr>
              <w:adjustRightInd w:val="0"/>
              <w:snapToGrid w:val="0"/>
              <w:ind w:rightChars="-34" w:right="-82"/>
              <w:rPr>
                <w:ins w:id="9426" w:author="Haiyang Liu" w:date="2026-05-21T12:51:00Z"/>
              </w:rPr>
              <w:pPrChange w:id="9427" w:author="Haiyang Liu" w:date="2026-05-21T12:55:00Z" w16du:dateUtc="2026-05-21T05:55:00Z">
                <w:pPr>
                  <w:snapToGrid w:val="0"/>
                  <w:spacing w:line="480" w:lineRule="auto"/>
                  <w:ind w:rightChars="-34" w:right="-82"/>
                  <w:jc w:val="center"/>
                </w:pPr>
              </w:pPrChange>
            </w:pPr>
            <w:ins w:id="9428" w:author="Haiyang Liu" w:date="2026-05-21T12:51:00Z">
              <w:r w:rsidRPr="009E51F5">
                <w:t>0.779</w:t>
              </w:r>
            </w:ins>
          </w:p>
        </w:tc>
        <w:tc>
          <w:tcPr>
            <w:tcW w:w="0" w:type="auto"/>
            <w:tcBorders>
              <w:top w:val="single" w:sz="4" w:space="0" w:color="auto"/>
            </w:tcBorders>
            <w:tcMar>
              <w:top w:w="105" w:type="dxa"/>
              <w:left w:w="135" w:type="dxa"/>
              <w:bottom w:w="105" w:type="dxa"/>
              <w:right w:w="135" w:type="dxa"/>
            </w:tcMar>
            <w:vAlign w:val="center"/>
            <w:hideMark/>
            <w:tcPrChange w:id="9429" w:author="Haiyang Liu" w:date="2026-05-21T12:55:00Z" w16du:dateUtc="2026-05-21T05:55:00Z">
              <w:tcPr>
                <w:tcW w:w="1254" w:type="pct"/>
                <w:tcBorders>
                  <w:top w:val="single" w:sz="6" w:space="0" w:color="D6D9DE"/>
                  <w:left w:val="single" w:sz="6" w:space="0" w:color="D6D9DE"/>
                  <w:bottom w:val="single" w:sz="6" w:space="0" w:color="D6D9DE"/>
                  <w:right w:val="single" w:sz="6" w:space="0" w:color="D6D9DE"/>
                </w:tcBorders>
                <w:tcMar>
                  <w:top w:w="105" w:type="dxa"/>
                  <w:left w:w="135" w:type="dxa"/>
                  <w:bottom w:w="105" w:type="dxa"/>
                  <w:right w:w="135" w:type="dxa"/>
                </w:tcMar>
                <w:hideMark/>
              </w:tcPr>
            </w:tcPrChange>
          </w:tcPr>
          <w:p w14:paraId="4140D462" w14:textId="77777777" w:rsidR="009E51F5" w:rsidRPr="009E51F5" w:rsidRDefault="009E51F5">
            <w:pPr>
              <w:adjustRightInd w:val="0"/>
              <w:snapToGrid w:val="0"/>
              <w:ind w:rightChars="-34" w:right="-82"/>
              <w:rPr>
                <w:ins w:id="9430" w:author="Haiyang Liu" w:date="2026-05-21T12:51:00Z"/>
              </w:rPr>
              <w:pPrChange w:id="9431" w:author="Haiyang Liu" w:date="2026-05-21T12:55:00Z" w16du:dateUtc="2026-05-21T05:55:00Z">
                <w:pPr>
                  <w:snapToGrid w:val="0"/>
                  <w:spacing w:line="480" w:lineRule="auto"/>
                  <w:ind w:rightChars="-34" w:right="-82"/>
                  <w:jc w:val="center"/>
                </w:pPr>
              </w:pPrChange>
            </w:pPr>
            <w:ins w:id="9432" w:author="Haiyang Liu" w:date="2026-05-21T12:51:00Z">
              <w:r w:rsidRPr="009E51F5">
                <w:t>0.697</w:t>
              </w:r>
            </w:ins>
          </w:p>
        </w:tc>
      </w:tr>
      <w:tr w:rsidR="009E51F5" w:rsidRPr="009E51F5" w14:paraId="08445FDB" w14:textId="77777777" w:rsidTr="009E51F5">
        <w:trPr>
          <w:trHeight w:val="144"/>
          <w:ins w:id="9433" w:author="Haiyang Liu" w:date="2026-05-21T12:51:00Z"/>
          <w:trPrChange w:id="9434" w:author="Haiyang Liu" w:date="2026-05-21T12:55:00Z" w16du:dateUtc="2026-05-21T05:55:00Z">
            <w:trPr>
              <w:gridBefore w:val="1"/>
            </w:trPr>
          </w:trPrChange>
        </w:trPr>
        <w:tc>
          <w:tcPr>
            <w:tcW w:w="0" w:type="auto"/>
            <w:noWrap/>
            <w:tcMar>
              <w:top w:w="105" w:type="dxa"/>
              <w:left w:w="135" w:type="dxa"/>
              <w:bottom w:w="105" w:type="dxa"/>
              <w:right w:w="135" w:type="dxa"/>
            </w:tcMar>
            <w:vAlign w:val="center"/>
            <w:hideMark/>
            <w:tcPrChange w:id="9435" w:author="Haiyang Liu" w:date="2026-05-21T12:55:00Z" w16du:dateUtc="2026-05-21T05:55:00Z">
              <w:tcPr>
                <w:tcW w:w="2481" w:type="pct"/>
                <w:gridSpan w:val="4"/>
                <w:tcBorders>
                  <w:top w:val="single" w:sz="6" w:space="0" w:color="D6D9DE"/>
                  <w:left w:val="single" w:sz="6" w:space="0" w:color="D6D9DE"/>
                  <w:bottom w:val="single" w:sz="6" w:space="0" w:color="D6D9DE"/>
                  <w:right w:val="single" w:sz="6" w:space="0" w:color="D6D9DE"/>
                </w:tcBorders>
                <w:shd w:val="clear" w:color="auto" w:fill="FAFAFA"/>
                <w:noWrap/>
                <w:tcMar>
                  <w:top w:w="105" w:type="dxa"/>
                  <w:left w:w="135" w:type="dxa"/>
                  <w:bottom w:w="105" w:type="dxa"/>
                  <w:right w:w="135" w:type="dxa"/>
                </w:tcMar>
                <w:hideMark/>
              </w:tcPr>
            </w:tcPrChange>
          </w:tcPr>
          <w:p w14:paraId="4FFE6CCA" w14:textId="77777777" w:rsidR="009E51F5" w:rsidRPr="009E51F5" w:rsidRDefault="009E51F5">
            <w:pPr>
              <w:adjustRightInd w:val="0"/>
              <w:snapToGrid w:val="0"/>
              <w:ind w:rightChars="-34" w:right="-82"/>
              <w:rPr>
                <w:ins w:id="9436" w:author="Haiyang Liu" w:date="2026-05-21T12:51:00Z"/>
              </w:rPr>
              <w:pPrChange w:id="9437" w:author="Haiyang Liu" w:date="2026-05-21T12:55:00Z" w16du:dateUtc="2026-05-21T05:55:00Z">
                <w:pPr>
                  <w:snapToGrid w:val="0"/>
                  <w:spacing w:line="480" w:lineRule="auto"/>
                  <w:ind w:rightChars="-34" w:right="-82"/>
                  <w:jc w:val="center"/>
                </w:pPr>
              </w:pPrChange>
            </w:pPr>
            <w:ins w:id="9438" w:author="Haiyang Liu" w:date="2026-05-21T12:51:00Z">
              <w:r w:rsidRPr="009E51F5">
                <w:t>Organizational Deviance</w:t>
              </w:r>
            </w:ins>
          </w:p>
        </w:tc>
        <w:tc>
          <w:tcPr>
            <w:tcW w:w="0" w:type="auto"/>
            <w:tcMar>
              <w:top w:w="105" w:type="dxa"/>
              <w:left w:w="135" w:type="dxa"/>
              <w:bottom w:w="105" w:type="dxa"/>
              <w:right w:w="135" w:type="dxa"/>
            </w:tcMar>
            <w:vAlign w:val="center"/>
            <w:hideMark/>
            <w:tcPrChange w:id="9439" w:author="Haiyang Liu" w:date="2026-05-21T12:55:00Z" w16du:dateUtc="2026-05-21T05:55:00Z">
              <w:tcPr>
                <w:tcW w:w="1265" w:type="pct"/>
                <w:tcBorders>
                  <w:top w:val="single" w:sz="6" w:space="0" w:color="D6D9DE"/>
                  <w:left w:val="single" w:sz="6" w:space="0" w:color="D6D9DE"/>
                  <w:bottom w:val="single" w:sz="6" w:space="0" w:color="D6D9DE"/>
                  <w:right w:val="single" w:sz="6" w:space="0" w:color="D6D9DE"/>
                </w:tcBorders>
                <w:shd w:val="clear" w:color="auto" w:fill="FAFAFA"/>
                <w:tcMar>
                  <w:top w:w="105" w:type="dxa"/>
                  <w:left w:w="135" w:type="dxa"/>
                  <w:bottom w:w="105" w:type="dxa"/>
                  <w:right w:w="135" w:type="dxa"/>
                </w:tcMar>
                <w:hideMark/>
              </w:tcPr>
            </w:tcPrChange>
          </w:tcPr>
          <w:p w14:paraId="6EA064A9" w14:textId="77777777" w:rsidR="009E51F5" w:rsidRPr="009E51F5" w:rsidRDefault="009E51F5">
            <w:pPr>
              <w:adjustRightInd w:val="0"/>
              <w:snapToGrid w:val="0"/>
              <w:ind w:rightChars="-34" w:right="-82"/>
              <w:rPr>
                <w:ins w:id="9440" w:author="Haiyang Liu" w:date="2026-05-21T12:51:00Z"/>
              </w:rPr>
              <w:pPrChange w:id="9441" w:author="Haiyang Liu" w:date="2026-05-21T12:55:00Z" w16du:dateUtc="2026-05-21T05:55:00Z">
                <w:pPr>
                  <w:snapToGrid w:val="0"/>
                  <w:spacing w:line="480" w:lineRule="auto"/>
                  <w:ind w:rightChars="-34" w:right="-82"/>
                  <w:jc w:val="center"/>
                </w:pPr>
              </w:pPrChange>
            </w:pPr>
            <w:ins w:id="9442" w:author="Haiyang Liu" w:date="2026-05-21T12:51:00Z">
              <w:r w:rsidRPr="009E51F5">
                <w:t>0.735</w:t>
              </w:r>
            </w:ins>
          </w:p>
        </w:tc>
        <w:tc>
          <w:tcPr>
            <w:tcW w:w="0" w:type="auto"/>
            <w:tcMar>
              <w:top w:w="105" w:type="dxa"/>
              <w:left w:w="135" w:type="dxa"/>
              <w:bottom w:w="105" w:type="dxa"/>
              <w:right w:w="135" w:type="dxa"/>
            </w:tcMar>
            <w:vAlign w:val="center"/>
            <w:hideMark/>
            <w:tcPrChange w:id="9443" w:author="Haiyang Liu" w:date="2026-05-21T12:55:00Z" w16du:dateUtc="2026-05-21T05:55:00Z">
              <w:tcPr>
                <w:tcW w:w="1254" w:type="pct"/>
                <w:tcBorders>
                  <w:top w:val="single" w:sz="6" w:space="0" w:color="D6D9DE"/>
                  <w:left w:val="single" w:sz="6" w:space="0" w:color="D6D9DE"/>
                  <w:bottom w:val="single" w:sz="6" w:space="0" w:color="D6D9DE"/>
                  <w:right w:val="single" w:sz="6" w:space="0" w:color="D6D9DE"/>
                </w:tcBorders>
                <w:shd w:val="clear" w:color="auto" w:fill="FAFAFA"/>
                <w:tcMar>
                  <w:top w:w="105" w:type="dxa"/>
                  <w:left w:w="135" w:type="dxa"/>
                  <w:bottom w:w="105" w:type="dxa"/>
                  <w:right w:w="135" w:type="dxa"/>
                </w:tcMar>
                <w:hideMark/>
              </w:tcPr>
            </w:tcPrChange>
          </w:tcPr>
          <w:p w14:paraId="1A429B16" w14:textId="77777777" w:rsidR="009E51F5" w:rsidRPr="009E51F5" w:rsidRDefault="009E51F5">
            <w:pPr>
              <w:adjustRightInd w:val="0"/>
              <w:snapToGrid w:val="0"/>
              <w:ind w:rightChars="-34" w:right="-82"/>
              <w:rPr>
                <w:ins w:id="9444" w:author="Haiyang Liu" w:date="2026-05-21T12:51:00Z"/>
              </w:rPr>
              <w:pPrChange w:id="9445" w:author="Haiyang Liu" w:date="2026-05-21T12:55:00Z" w16du:dateUtc="2026-05-21T05:55:00Z">
                <w:pPr>
                  <w:snapToGrid w:val="0"/>
                  <w:spacing w:line="480" w:lineRule="auto"/>
                  <w:ind w:rightChars="-34" w:right="-82"/>
                  <w:jc w:val="center"/>
                </w:pPr>
              </w:pPrChange>
            </w:pPr>
            <w:ins w:id="9446" w:author="Haiyang Liu" w:date="2026-05-21T12:51:00Z">
              <w:r w:rsidRPr="009E51F5">
                <w:t>0.621</w:t>
              </w:r>
            </w:ins>
          </w:p>
        </w:tc>
      </w:tr>
      <w:tr w:rsidR="009E51F5" w:rsidRPr="009E51F5" w14:paraId="286DD446" w14:textId="77777777" w:rsidTr="009E51F5">
        <w:trPr>
          <w:trHeight w:val="144"/>
          <w:ins w:id="9447" w:author="Haiyang Liu" w:date="2026-05-21T12:51:00Z"/>
          <w:trPrChange w:id="9448" w:author="Haiyang Liu" w:date="2026-05-21T12:55:00Z" w16du:dateUtc="2026-05-21T05:55:00Z">
            <w:trPr>
              <w:gridBefore w:val="1"/>
            </w:trPr>
          </w:trPrChange>
        </w:trPr>
        <w:tc>
          <w:tcPr>
            <w:tcW w:w="0" w:type="auto"/>
            <w:noWrap/>
            <w:tcMar>
              <w:top w:w="105" w:type="dxa"/>
              <w:left w:w="135" w:type="dxa"/>
              <w:bottom w:w="105" w:type="dxa"/>
              <w:right w:w="135" w:type="dxa"/>
            </w:tcMar>
            <w:vAlign w:val="center"/>
            <w:hideMark/>
            <w:tcPrChange w:id="9449" w:author="Haiyang Liu" w:date="2026-05-21T12:55:00Z" w16du:dateUtc="2026-05-21T05:55:00Z">
              <w:tcPr>
                <w:tcW w:w="2481" w:type="pct"/>
                <w:gridSpan w:val="4"/>
                <w:tcBorders>
                  <w:top w:val="single" w:sz="6" w:space="0" w:color="D6D9DE"/>
                  <w:left w:val="single" w:sz="6" w:space="0" w:color="D6D9DE"/>
                  <w:bottom w:val="single" w:sz="6" w:space="0" w:color="D6D9DE"/>
                  <w:right w:val="single" w:sz="6" w:space="0" w:color="D6D9DE"/>
                </w:tcBorders>
                <w:noWrap/>
                <w:tcMar>
                  <w:top w:w="105" w:type="dxa"/>
                  <w:left w:w="135" w:type="dxa"/>
                  <w:bottom w:w="105" w:type="dxa"/>
                  <w:right w:w="135" w:type="dxa"/>
                </w:tcMar>
                <w:hideMark/>
              </w:tcPr>
            </w:tcPrChange>
          </w:tcPr>
          <w:p w14:paraId="421E0543" w14:textId="77777777" w:rsidR="009E51F5" w:rsidRPr="009E51F5" w:rsidRDefault="009E51F5">
            <w:pPr>
              <w:adjustRightInd w:val="0"/>
              <w:snapToGrid w:val="0"/>
              <w:ind w:rightChars="-34" w:right="-82"/>
              <w:rPr>
                <w:ins w:id="9450" w:author="Haiyang Liu" w:date="2026-05-21T12:51:00Z"/>
              </w:rPr>
              <w:pPrChange w:id="9451" w:author="Haiyang Liu" w:date="2026-05-21T12:55:00Z" w16du:dateUtc="2026-05-21T05:55:00Z">
                <w:pPr>
                  <w:snapToGrid w:val="0"/>
                  <w:spacing w:line="480" w:lineRule="auto"/>
                  <w:ind w:rightChars="-34" w:right="-82"/>
                  <w:jc w:val="center"/>
                </w:pPr>
              </w:pPrChange>
            </w:pPr>
            <w:ins w:id="9452" w:author="Haiyang Liu" w:date="2026-05-21T12:51:00Z">
              <w:r w:rsidRPr="009E51F5">
                <w:t>Task Adaptivity</w:t>
              </w:r>
            </w:ins>
          </w:p>
        </w:tc>
        <w:tc>
          <w:tcPr>
            <w:tcW w:w="0" w:type="auto"/>
            <w:tcMar>
              <w:top w:w="105" w:type="dxa"/>
              <w:left w:w="135" w:type="dxa"/>
              <w:bottom w:w="105" w:type="dxa"/>
              <w:right w:w="135" w:type="dxa"/>
            </w:tcMar>
            <w:vAlign w:val="center"/>
            <w:hideMark/>
            <w:tcPrChange w:id="9453" w:author="Haiyang Liu" w:date="2026-05-21T12:55:00Z" w16du:dateUtc="2026-05-21T05:55:00Z">
              <w:tcPr>
                <w:tcW w:w="1265" w:type="pct"/>
                <w:tcBorders>
                  <w:top w:val="single" w:sz="6" w:space="0" w:color="D6D9DE"/>
                  <w:left w:val="single" w:sz="6" w:space="0" w:color="D6D9DE"/>
                  <w:bottom w:val="single" w:sz="6" w:space="0" w:color="D6D9DE"/>
                  <w:right w:val="single" w:sz="6" w:space="0" w:color="D6D9DE"/>
                </w:tcBorders>
                <w:tcMar>
                  <w:top w:w="105" w:type="dxa"/>
                  <w:left w:w="135" w:type="dxa"/>
                  <w:bottom w:w="105" w:type="dxa"/>
                  <w:right w:w="135" w:type="dxa"/>
                </w:tcMar>
                <w:hideMark/>
              </w:tcPr>
            </w:tcPrChange>
          </w:tcPr>
          <w:p w14:paraId="14BCB7BB" w14:textId="77777777" w:rsidR="009E51F5" w:rsidRPr="009E51F5" w:rsidRDefault="009E51F5">
            <w:pPr>
              <w:adjustRightInd w:val="0"/>
              <w:snapToGrid w:val="0"/>
              <w:ind w:rightChars="-34" w:right="-82"/>
              <w:rPr>
                <w:ins w:id="9454" w:author="Haiyang Liu" w:date="2026-05-21T12:51:00Z"/>
              </w:rPr>
              <w:pPrChange w:id="9455" w:author="Haiyang Liu" w:date="2026-05-21T12:55:00Z" w16du:dateUtc="2026-05-21T05:55:00Z">
                <w:pPr>
                  <w:snapToGrid w:val="0"/>
                  <w:spacing w:line="480" w:lineRule="auto"/>
                  <w:ind w:rightChars="-34" w:right="-82"/>
                  <w:jc w:val="center"/>
                </w:pPr>
              </w:pPrChange>
            </w:pPr>
            <w:ins w:id="9456" w:author="Haiyang Liu" w:date="2026-05-21T12:51:00Z">
              <w:r w:rsidRPr="009E51F5">
                <w:t>0.679</w:t>
              </w:r>
            </w:ins>
          </w:p>
        </w:tc>
        <w:tc>
          <w:tcPr>
            <w:tcW w:w="0" w:type="auto"/>
            <w:tcMar>
              <w:top w:w="105" w:type="dxa"/>
              <w:left w:w="135" w:type="dxa"/>
              <w:bottom w:w="105" w:type="dxa"/>
              <w:right w:w="135" w:type="dxa"/>
            </w:tcMar>
            <w:vAlign w:val="center"/>
            <w:hideMark/>
            <w:tcPrChange w:id="9457" w:author="Haiyang Liu" w:date="2026-05-21T12:55:00Z" w16du:dateUtc="2026-05-21T05:55:00Z">
              <w:tcPr>
                <w:tcW w:w="1254" w:type="pct"/>
                <w:tcBorders>
                  <w:top w:val="single" w:sz="6" w:space="0" w:color="D6D9DE"/>
                  <w:left w:val="single" w:sz="6" w:space="0" w:color="D6D9DE"/>
                  <w:bottom w:val="single" w:sz="6" w:space="0" w:color="D6D9DE"/>
                  <w:right w:val="single" w:sz="6" w:space="0" w:color="D6D9DE"/>
                </w:tcBorders>
                <w:tcMar>
                  <w:top w:w="105" w:type="dxa"/>
                  <w:left w:w="135" w:type="dxa"/>
                  <w:bottom w:w="105" w:type="dxa"/>
                  <w:right w:w="135" w:type="dxa"/>
                </w:tcMar>
                <w:hideMark/>
              </w:tcPr>
            </w:tcPrChange>
          </w:tcPr>
          <w:p w14:paraId="26E132FD" w14:textId="77777777" w:rsidR="009E51F5" w:rsidRPr="009E51F5" w:rsidRDefault="009E51F5">
            <w:pPr>
              <w:adjustRightInd w:val="0"/>
              <w:snapToGrid w:val="0"/>
              <w:ind w:rightChars="-34" w:right="-82"/>
              <w:rPr>
                <w:ins w:id="9458" w:author="Haiyang Liu" w:date="2026-05-21T12:51:00Z"/>
              </w:rPr>
              <w:pPrChange w:id="9459" w:author="Haiyang Liu" w:date="2026-05-21T12:55:00Z" w16du:dateUtc="2026-05-21T05:55:00Z">
                <w:pPr>
                  <w:snapToGrid w:val="0"/>
                  <w:spacing w:line="480" w:lineRule="auto"/>
                  <w:ind w:rightChars="-34" w:right="-82"/>
                  <w:jc w:val="center"/>
                </w:pPr>
              </w:pPrChange>
            </w:pPr>
            <w:ins w:id="9460" w:author="Haiyang Liu" w:date="2026-05-21T12:51:00Z">
              <w:r w:rsidRPr="009E51F5">
                <w:t>0.548</w:t>
              </w:r>
            </w:ins>
          </w:p>
        </w:tc>
      </w:tr>
      <w:tr w:rsidR="009E51F5" w:rsidRPr="009E51F5" w14:paraId="271D9EFE" w14:textId="77777777" w:rsidTr="009E51F5">
        <w:trPr>
          <w:trHeight w:val="144"/>
          <w:ins w:id="9461" w:author="Haiyang Liu" w:date="2026-05-21T12:51:00Z"/>
          <w:trPrChange w:id="9462" w:author="Haiyang Liu" w:date="2026-05-21T12:55:00Z" w16du:dateUtc="2026-05-21T05:55:00Z">
            <w:trPr>
              <w:gridBefore w:val="1"/>
            </w:trPr>
          </w:trPrChange>
        </w:trPr>
        <w:tc>
          <w:tcPr>
            <w:tcW w:w="0" w:type="auto"/>
            <w:noWrap/>
            <w:tcMar>
              <w:top w:w="105" w:type="dxa"/>
              <w:left w:w="135" w:type="dxa"/>
              <w:bottom w:w="105" w:type="dxa"/>
              <w:right w:w="135" w:type="dxa"/>
            </w:tcMar>
            <w:vAlign w:val="center"/>
            <w:hideMark/>
            <w:tcPrChange w:id="9463" w:author="Haiyang Liu" w:date="2026-05-21T12:55:00Z" w16du:dateUtc="2026-05-21T05:55:00Z">
              <w:tcPr>
                <w:tcW w:w="2481" w:type="pct"/>
                <w:gridSpan w:val="4"/>
                <w:tcBorders>
                  <w:top w:val="single" w:sz="6" w:space="0" w:color="D6D9DE"/>
                  <w:left w:val="single" w:sz="6" w:space="0" w:color="D6D9DE"/>
                  <w:bottom w:val="single" w:sz="6" w:space="0" w:color="D6D9DE"/>
                  <w:right w:val="single" w:sz="6" w:space="0" w:color="D6D9DE"/>
                </w:tcBorders>
                <w:shd w:val="clear" w:color="auto" w:fill="FAFAFA"/>
                <w:noWrap/>
                <w:tcMar>
                  <w:top w:w="105" w:type="dxa"/>
                  <w:left w:w="135" w:type="dxa"/>
                  <w:bottom w:w="105" w:type="dxa"/>
                  <w:right w:w="135" w:type="dxa"/>
                </w:tcMar>
                <w:hideMark/>
              </w:tcPr>
            </w:tcPrChange>
          </w:tcPr>
          <w:p w14:paraId="18755C65" w14:textId="77777777" w:rsidR="009E51F5" w:rsidRPr="009E51F5" w:rsidRDefault="009E51F5">
            <w:pPr>
              <w:adjustRightInd w:val="0"/>
              <w:snapToGrid w:val="0"/>
              <w:ind w:rightChars="-34" w:right="-82"/>
              <w:rPr>
                <w:ins w:id="9464" w:author="Haiyang Liu" w:date="2026-05-21T12:51:00Z"/>
              </w:rPr>
              <w:pPrChange w:id="9465" w:author="Haiyang Liu" w:date="2026-05-21T12:55:00Z" w16du:dateUtc="2026-05-21T05:55:00Z">
                <w:pPr>
                  <w:snapToGrid w:val="0"/>
                  <w:spacing w:line="480" w:lineRule="auto"/>
                  <w:ind w:rightChars="-34" w:right="-82"/>
                  <w:jc w:val="center"/>
                </w:pPr>
              </w:pPrChange>
            </w:pPr>
            <w:ins w:id="9466" w:author="Haiyang Liu" w:date="2026-05-21T12:51:00Z">
              <w:r w:rsidRPr="009E51F5">
                <w:t>Task Proactivity</w:t>
              </w:r>
            </w:ins>
          </w:p>
        </w:tc>
        <w:tc>
          <w:tcPr>
            <w:tcW w:w="0" w:type="auto"/>
            <w:tcMar>
              <w:top w:w="105" w:type="dxa"/>
              <w:left w:w="135" w:type="dxa"/>
              <w:bottom w:w="105" w:type="dxa"/>
              <w:right w:w="135" w:type="dxa"/>
            </w:tcMar>
            <w:vAlign w:val="center"/>
            <w:hideMark/>
            <w:tcPrChange w:id="9467" w:author="Haiyang Liu" w:date="2026-05-21T12:55:00Z" w16du:dateUtc="2026-05-21T05:55:00Z">
              <w:tcPr>
                <w:tcW w:w="1265" w:type="pct"/>
                <w:tcBorders>
                  <w:top w:val="single" w:sz="6" w:space="0" w:color="D6D9DE"/>
                  <w:left w:val="single" w:sz="6" w:space="0" w:color="D6D9DE"/>
                  <w:bottom w:val="single" w:sz="6" w:space="0" w:color="D6D9DE"/>
                  <w:right w:val="single" w:sz="6" w:space="0" w:color="D6D9DE"/>
                </w:tcBorders>
                <w:shd w:val="clear" w:color="auto" w:fill="FAFAFA"/>
                <w:tcMar>
                  <w:top w:w="105" w:type="dxa"/>
                  <w:left w:w="135" w:type="dxa"/>
                  <w:bottom w:w="105" w:type="dxa"/>
                  <w:right w:w="135" w:type="dxa"/>
                </w:tcMar>
                <w:hideMark/>
              </w:tcPr>
            </w:tcPrChange>
          </w:tcPr>
          <w:p w14:paraId="696655CC" w14:textId="77777777" w:rsidR="009E51F5" w:rsidRPr="009E51F5" w:rsidRDefault="009E51F5">
            <w:pPr>
              <w:adjustRightInd w:val="0"/>
              <w:snapToGrid w:val="0"/>
              <w:ind w:rightChars="-34" w:right="-82"/>
              <w:rPr>
                <w:ins w:id="9468" w:author="Haiyang Liu" w:date="2026-05-21T12:51:00Z"/>
              </w:rPr>
              <w:pPrChange w:id="9469" w:author="Haiyang Liu" w:date="2026-05-21T12:55:00Z" w16du:dateUtc="2026-05-21T05:55:00Z">
                <w:pPr>
                  <w:snapToGrid w:val="0"/>
                  <w:spacing w:line="480" w:lineRule="auto"/>
                  <w:ind w:rightChars="-34" w:right="-82"/>
                  <w:jc w:val="center"/>
                </w:pPr>
              </w:pPrChange>
            </w:pPr>
            <w:ins w:id="9470" w:author="Haiyang Liu" w:date="2026-05-21T12:51:00Z">
              <w:r w:rsidRPr="009E51F5">
                <w:t>0.520</w:t>
              </w:r>
            </w:ins>
          </w:p>
        </w:tc>
        <w:tc>
          <w:tcPr>
            <w:tcW w:w="0" w:type="auto"/>
            <w:tcMar>
              <w:top w:w="105" w:type="dxa"/>
              <w:left w:w="135" w:type="dxa"/>
              <w:bottom w:w="105" w:type="dxa"/>
              <w:right w:w="135" w:type="dxa"/>
            </w:tcMar>
            <w:vAlign w:val="center"/>
            <w:hideMark/>
            <w:tcPrChange w:id="9471" w:author="Haiyang Liu" w:date="2026-05-21T12:55:00Z" w16du:dateUtc="2026-05-21T05:55:00Z">
              <w:tcPr>
                <w:tcW w:w="1254" w:type="pct"/>
                <w:tcBorders>
                  <w:top w:val="single" w:sz="6" w:space="0" w:color="D6D9DE"/>
                  <w:left w:val="single" w:sz="6" w:space="0" w:color="D6D9DE"/>
                  <w:bottom w:val="single" w:sz="6" w:space="0" w:color="D6D9DE"/>
                  <w:right w:val="single" w:sz="6" w:space="0" w:color="D6D9DE"/>
                </w:tcBorders>
                <w:shd w:val="clear" w:color="auto" w:fill="FAFAFA"/>
                <w:tcMar>
                  <w:top w:w="105" w:type="dxa"/>
                  <w:left w:w="135" w:type="dxa"/>
                  <w:bottom w:w="105" w:type="dxa"/>
                  <w:right w:w="135" w:type="dxa"/>
                </w:tcMar>
                <w:hideMark/>
              </w:tcPr>
            </w:tcPrChange>
          </w:tcPr>
          <w:p w14:paraId="15F65B6A" w14:textId="77777777" w:rsidR="009E51F5" w:rsidRPr="009E51F5" w:rsidRDefault="009E51F5">
            <w:pPr>
              <w:adjustRightInd w:val="0"/>
              <w:snapToGrid w:val="0"/>
              <w:ind w:rightChars="-34" w:right="-82"/>
              <w:rPr>
                <w:ins w:id="9472" w:author="Haiyang Liu" w:date="2026-05-21T12:51:00Z"/>
              </w:rPr>
              <w:pPrChange w:id="9473" w:author="Haiyang Liu" w:date="2026-05-21T12:55:00Z" w16du:dateUtc="2026-05-21T05:55:00Z">
                <w:pPr>
                  <w:snapToGrid w:val="0"/>
                  <w:spacing w:line="480" w:lineRule="auto"/>
                  <w:ind w:rightChars="-34" w:right="-82"/>
                  <w:jc w:val="center"/>
                </w:pPr>
              </w:pPrChange>
            </w:pPr>
            <w:ins w:id="9474" w:author="Haiyang Liu" w:date="2026-05-21T12:51:00Z">
              <w:r w:rsidRPr="009E51F5">
                <w:t>0.304</w:t>
              </w:r>
            </w:ins>
          </w:p>
        </w:tc>
      </w:tr>
      <w:tr w:rsidR="009E51F5" w:rsidRPr="009E51F5" w14:paraId="282616EA" w14:textId="77777777" w:rsidTr="009E51F5">
        <w:trPr>
          <w:trHeight w:val="144"/>
          <w:ins w:id="9475" w:author="Haiyang Liu" w:date="2026-05-21T12:51:00Z"/>
          <w:trPrChange w:id="9476" w:author="Haiyang Liu" w:date="2026-05-21T12:55:00Z" w16du:dateUtc="2026-05-21T05:55:00Z">
            <w:trPr>
              <w:gridBefore w:val="1"/>
            </w:trPr>
          </w:trPrChange>
        </w:trPr>
        <w:tc>
          <w:tcPr>
            <w:tcW w:w="0" w:type="auto"/>
            <w:noWrap/>
            <w:tcMar>
              <w:top w:w="105" w:type="dxa"/>
              <w:left w:w="135" w:type="dxa"/>
              <w:bottom w:w="105" w:type="dxa"/>
              <w:right w:w="135" w:type="dxa"/>
            </w:tcMar>
            <w:vAlign w:val="center"/>
            <w:hideMark/>
            <w:tcPrChange w:id="9477" w:author="Haiyang Liu" w:date="2026-05-21T12:55:00Z" w16du:dateUtc="2026-05-21T05:55:00Z">
              <w:tcPr>
                <w:tcW w:w="2481" w:type="pct"/>
                <w:gridSpan w:val="4"/>
                <w:tcBorders>
                  <w:top w:val="single" w:sz="6" w:space="0" w:color="D6D9DE"/>
                  <w:left w:val="single" w:sz="6" w:space="0" w:color="D6D9DE"/>
                  <w:bottom w:val="single" w:sz="6" w:space="0" w:color="D6D9DE"/>
                  <w:right w:val="single" w:sz="6" w:space="0" w:color="D6D9DE"/>
                </w:tcBorders>
                <w:noWrap/>
                <w:tcMar>
                  <w:top w:w="105" w:type="dxa"/>
                  <w:left w:w="135" w:type="dxa"/>
                  <w:bottom w:w="105" w:type="dxa"/>
                  <w:right w:w="135" w:type="dxa"/>
                </w:tcMar>
                <w:hideMark/>
              </w:tcPr>
            </w:tcPrChange>
          </w:tcPr>
          <w:p w14:paraId="36693391" w14:textId="77777777" w:rsidR="009E51F5" w:rsidRPr="009E51F5" w:rsidRDefault="009E51F5">
            <w:pPr>
              <w:adjustRightInd w:val="0"/>
              <w:snapToGrid w:val="0"/>
              <w:ind w:rightChars="-34" w:right="-82"/>
              <w:rPr>
                <w:ins w:id="9478" w:author="Haiyang Liu" w:date="2026-05-21T12:51:00Z"/>
              </w:rPr>
              <w:pPrChange w:id="9479" w:author="Haiyang Liu" w:date="2026-05-21T12:55:00Z" w16du:dateUtc="2026-05-21T05:55:00Z">
                <w:pPr>
                  <w:snapToGrid w:val="0"/>
                  <w:spacing w:line="480" w:lineRule="auto"/>
                  <w:ind w:rightChars="-34" w:right="-82"/>
                  <w:jc w:val="center"/>
                </w:pPr>
              </w:pPrChange>
            </w:pPr>
            <w:ins w:id="9480" w:author="Haiyang Liu" w:date="2026-05-21T12:51:00Z">
              <w:r w:rsidRPr="009E51F5">
                <w:t>Task Proficiency</w:t>
              </w:r>
            </w:ins>
          </w:p>
        </w:tc>
        <w:tc>
          <w:tcPr>
            <w:tcW w:w="0" w:type="auto"/>
            <w:tcMar>
              <w:top w:w="105" w:type="dxa"/>
              <w:left w:w="135" w:type="dxa"/>
              <w:bottom w:w="105" w:type="dxa"/>
              <w:right w:w="135" w:type="dxa"/>
            </w:tcMar>
            <w:vAlign w:val="center"/>
            <w:hideMark/>
            <w:tcPrChange w:id="9481" w:author="Haiyang Liu" w:date="2026-05-21T12:55:00Z" w16du:dateUtc="2026-05-21T05:55:00Z">
              <w:tcPr>
                <w:tcW w:w="1265" w:type="pct"/>
                <w:tcBorders>
                  <w:top w:val="single" w:sz="6" w:space="0" w:color="D6D9DE"/>
                  <w:left w:val="single" w:sz="6" w:space="0" w:color="D6D9DE"/>
                  <w:bottom w:val="single" w:sz="6" w:space="0" w:color="D6D9DE"/>
                  <w:right w:val="single" w:sz="6" w:space="0" w:color="D6D9DE"/>
                </w:tcBorders>
                <w:tcMar>
                  <w:top w:w="105" w:type="dxa"/>
                  <w:left w:w="135" w:type="dxa"/>
                  <w:bottom w:w="105" w:type="dxa"/>
                  <w:right w:w="135" w:type="dxa"/>
                </w:tcMar>
                <w:hideMark/>
              </w:tcPr>
            </w:tcPrChange>
          </w:tcPr>
          <w:p w14:paraId="7CEC0B7A" w14:textId="77777777" w:rsidR="009E51F5" w:rsidRPr="009E51F5" w:rsidRDefault="009E51F5">
            <w:pPr>
              <w:adjustRightInd w:val="0"/>
              <w:snapToGrid w:val="0"/>
              <w:ind w:rightChars="-34" w:right="-82"/>
              <w:rPr>
                <w:ins w:id="9482" w:author="Haiyang Liu" w:date="2026-05-21T12:51:00Z"/>
              </w:rPr>
              <w:pPrChange w:id="9483" w:author="Haiyang Liu" w:date="2026-05-21T12:55:00Z" w16du:dateUtc="2026-05-21T05:55:00Z">
                <w:pPr>
                  <w:snapToGrid w:val="0"/>
                  <w:spacing w:line="480" w:lineRule="auto"/>
                  <w:ind w:rightChars="-34" w:right="-82"/>
                  <w:jc w:val="center"/>
                </w:pPr>
              </w:pPrChange>
            </w:pPr>
            <w:ins w:id="9484" w:author="Haiyang Liu" w:date="2026-05-21T12:51:00Z">
              <w:r w:rsidRPr="009E51F5">
                <w:t>0.463</w:t>
              </w:r>
            </w:ins>
          </w:p>
        </w:tc>
        <w:tc>
          <w:tcPr>
            <w:tcW w:w="0" w:type="auto"/>
            <w:tcMar>
              <w:top w:w="105" w:type="dxa"/>
              <w:left w:w="135" w:type="dxa"/>
              <w:bottom w:w="105" w:type="dxa"/>
              <w:right w:w="135" w:type="dxa"/>
            </w:tcMar>
            <w:vAlign w:val="center"/>
            <w:hideMark/>
            <w:tcPrChange w:id="9485" w:author="Haiyang Liu" w:date="2026-05-21T12:55:00Z" w16du:dateUtc="2026-05-21T05:55:00Z">
              <w:tcPr>
                <w:tcW w:w="1254" w:type="pct"/>
                <w:tcBorders>
                  <w:top w:val="single" w:sz="6" w:space="0" w:color="D6D9DE"/>
                  <w:left w:val="single" w:sz="6" w:space="0" w:color="D6D9DE"/>
                  <w:bottom w:val="single" w:sz="6" w:space="0" w:color="D6D9DE"/>
                  <w:right w:val="single" w:sz="6" w:space="0" w:color="D6D9DE"/>
                </w:tcBorders>
                <w:tcMar>
                  <w:top w:w="105" w:type="dxa"/>
                  <w:left w:w="135" w:type="dxa"/>
                  <w:bottom w:w="105" w:type="dxa"/>
                  <w:right w:w="135" w:type="dxa"/>
                </w:tcMar>
                <w:hideMark/>
              </w:tcPr>
            </w:tcPrChange>
          </w:tcPr>
          <w:p w14:paraId="0681444E" w14:textId="77777777" w:rsidR="009E51F5" w:rsidRPr="009E51F5" w:rsidRDefault="009E51F5">
            <w:pPr>
              <w:adjustRightInd w:val="0"/>
              <w:snapToGrid w:val="0"/>
              <w:ind w:rightChars="-34" w:right="-82"/>
              <w:rPr>
                <w:ins w:id="9486" w:author="Haiyang Liu" w:date="2026-05-21T12:51:00Z"/>
              </w:rPr>
              <w:pPrChange w:id="9487" w:author="Haiyang Liu" w:date="2026-05-21T12:55:00Z" w16du:dateUtc="2026-05-21T05:55:00Z">
                <w:pPr>
                  <w:snapToGrid w:val="0"/>
                  <w:spacing w:line="480" w:lineRule="auto"/>
                  <w:ind w:rightChars="-34" w:right="-82"/>
                  <w:jc w:val="center"/>
                </w:pPr>
              </w:pPrChange>
            </w:pPr>
            <w:ins w:id="9488" w:author="Haiyang Liu" w:date="2026-05-21T12:51:00Z">
              <w:r w:rsidRPr="009E51F5">
                <w:t>0.233</w:t>
              </w:r>
            </w:ins>
          </w:p>
        </w:tc>
      </w:tr>
      <w:tr w:rsidR="009E51F5" w:rsidRPr="009E51F5" w14:paraId="4D785715" w14:textId="77777777" w:rsidTr="009E51F5">
        <w:trPr>
          <w:trHeight w:val="144"/>
          <w:ins w:id="9489" w:author="Haiyang Liu" w:date="2026-05-21T12:51:00Z"/>
          <w:trPrChange w:id="9490" w:author="Haiyang Liu" w:date="2026-05-21T12:55:00Z" w16du:dateUtc="2026-05-21T05:55:00Z">
            <w:trPr>
              <w:gridBefore w:val="1"/>
            </w:trPr>
          </w:trPrChange>
        </w:trPr>
        <w:tc>
          <w:tcPr>
            <w:tcW w:w="0" w:type="auto"/>
            <w:noWrap/>
            <w:tcMar>
              <w:top w:w="105" w:type="dxa"/>
              <w:left w:w="135" w:type="dxa"/>
              <w:bottom w:w="105" w:type="dxa"/>
              <w:right w:w="135" w:type="dxa"/>
            </w:tcMar>
            <w:vAlign w:val="center"/>
            <w:hideMark/>
            <w:tcPrChange w:id="9491" w:author="Haiyang Liu" w:date="2026-05-21T12:55:00Z" w16du:dateUtc="2026-05-21T05:55:00Z">
              <w:tcPr>
                <w:tcW w:w="2481" w:type="pct"/>
                <w:gridSpan w:val="4"/>
                <w:tcBorders>
                  <w:top w:val="single" w:sz="6" w:space="0" w:color="D6D9DE"/>
                  <w:left w:val="single" w:sz="6" w:space="0" w:color="D6D9DE"/>
                  <w:bottom w:val="single" w:sz="6" w:space="0" w:color="D6D9DE"/>
                  <w:right w:val="single" w:sz="6" w:space="0" w:color="D6D9DE"/>
                </w:tcBorders>
                <w:shd w:val="clear" w:color="auto" w:fill="FAFAFA"/>
                <w:noWrap/>
                <w:tcMar>
                  <w:top w:w="105" w:type="dxa"/>
                  <w:left w:w="135" w:type="dxa"/>
                  <w:bottom w:w="105" w:type="dxa"/>
                  <w:right w:w="135" w:type="dxa"/>
                </w:tcMar>
                <w:hideMark/>
              </w:tcPr>
            </w:tcPrChange>
          </w:tcPr>
          <w:p w14:paraId="5849D9C9" w14:textId="77777777" w:rsidR="009E51F5" w:rsidRPr="009E51F5" w:rsidRDefault="009E51F5">
            <w:pPr>
              <w:adjustRightInd w:val="0"/>
              <w:snapToGrid w:val="0"/>
              <w:ind w:rightChars="-34" w:right="-82"/>
              <w:rPr>
                <w:ins w:id="9492" w:author="Haiyang Liu" w:date="2026-05-21T12:51:00Z"/>
              </w:rPr>
              <w:pPrChange w:id="9493" w:author="Haiyang Liu" w:date="2026-05-21T12:55:00Z" w16du:dateUtc="2026-05-21T05:55:00Z">
                <w:pPr>
                  <w:snapToGrid w:val="0"/>
                  <w:spacing w:line="480" w:lineRule="auto"/>
                  <w:ind w:rightChars="-34" w:right="-82"/>
                  <w:jc w:val="center"/>
                </w:pPr>
              </w:pPrChange>
            </w:pPr>
            <w:ins w:id="9494" w:author="Haiyang Liu" w:date="2026-05-21T12:51:00Z">
              <w:r w:rsidRPr="009E51F5">
                <w:t>Overall Performance</w:t>
              </w:r>
            </w:ins>
          </w:p>
        </w:tc>
        <w:tc>
          <w:tcPr>
            <w:tcW w:w="0" w:type="auto"/>
            <w:tcMar>
              <w:top w:w="105" w:type="dxa"/>
              <w:left w:w="135" w:type="dxa"/>
              <w:bottom w:w="105" w:type="dxa"/>
              <w:right w:w="135" w:type="dxa"/>
            </w:tcMar>
            <w:vAlign w:val="center"/>
            <w:hideMark/>
            <w:tcPrChange w:id="9495" w:author="Haiyang Liu" w:date="2026-05-21T12:55:00Z" w16du:dateUtc="2026-05-21T05:55:00Z">
              <w:tcPr>
                <w:tcW w:w="1265" w:type="pct"/>
                <w:tcBorders>
                  <w:top w:val="single" w:sz="6" w:space="0" w:color="D6D9DE"/>
                  <w:left w:val="single" w:sz="6" w:space="0" w:color="D6D9DE"/>
                  <w:bottom w:val="single" w:sz="6" w:space="0" w:color="D6D9DE"/>
                  <w:right w:val="single" w:sz="6" w:space="0" w:color="D6D9DE"/>
                </w:tcBorders>
                <w:shd w:val="clear" w:color="auto" w:fill="FAFAFA"/>
                <w:tcMar>
                  <w:top w:w="105" w:type="dxa"/>
                  <w:left w:w="135" w:type="dxa"/>
                  <w:bottom w:w="105" w:type="dxa"/>
                  <w:right w:w="135" w:type="dxa"/>
                </w:tcMar>
                <w:hideMark/>
              </w:tcPr>
            </w:tcPrChange>
          </w:tcPr>
          <w:p w14:paraId="2434D880" w14:textId="77777777" w:rsidR="009E51F5" w:rsidRPr="009E51F5" w:rsidRDefault="009E51F5">
            <w:pPr>
              <w:adjustRightInd w:val="0"/>
              <w:snapToGrid w:val="0"/>
              <w:ind w:rightChars="-34" w:right="-82"/>
              <w:rPr>
                <w:ins w:id="9496" w:author="Haiyang Liu" w:date="2026-05-21T12:51:00Z"/>
              </w:rPr>
              <w:pPrChange w:id="9497" w:author="Haiyang Liu" w:date="2026-05-21T12:55:00Z" w16du:dateUtc="2026-05-21T05:55:00Z">
                <w:pPr>
                  <w:snapToGrid w:val="0"/>
                  <w:spacing w:line="480" w:lineRule="auto"/>
                  <w:ind w:rightChars="-34" w:right="-82"/>
                  <w:jc w:val="center"/>
                </w:pPr>
              </w:pPrChange>
            </w:pPr>
            <w:ins w:id="9498" w:author="Haiyang Liu" w:date="2026-05-21T12:51:00Z">
              <w:r w:rsidRPr="009E51F5">
                <w:t>0.477</w:t>
              </w:r>
            </w:ins>
          </w:p>
        </w:tc>
        <w:tc>
          <w:tcPr>
            <w:tcW w:w="0" w:type="auto"/>
            <w:tcMar>
              <w:top w:w="105" w:type="dxa"/>
              <w:left w:w="135" w:type="dxa"/>
              <w:bottom w:w="105" w:type="dxa"/>
              <w:right w:w="135" w:type="dxa"/>
            </w:tcMar>
            <w:vAlign w:val="center"/>
            <w:hideMark/>
            <w:tcPrChange w:id="9499" w:author="Haiyang Liu" w:date="2026-05-21T12:55:00Z" w16du:dateUtc="2026-05-21T05:55:00Z">
              <w:tcPr>
                <w:tcW w:w="1254" w:type="pct"/>
                <w:tcBorders>
                  <w:top w:val="single" w:sz="6" w:space="0" w:color="D6D9DE"/>
                  <w:left w:val="single" w:sz="6" w:space="0" w:color="D6D9DE"/>
                  <w:bottom w:val="single" w:sz="6" w:space="0" w:color="D6D9DE"/>
                  <w:right w:val="single" w:sz="6" w:space="0" w:color="D6D9DE"/>
                </w:tcBorders>
                <w:shd w:val="clear" w:color="auto" w:fill="FAFAFA"/>
                <w:tcMar>
                  <w:top w:w="105" w:type="dxa"/>
                  <w:left w:w="135" w:type="dxa"/>
                  <w:bottom w:w="105" w:type="dxa"/>
                  <w:right w:w="135" w:type="dxa"/>
                </w:tcMar>
                <w:hideMark/>
              </w:tcPr>
            </w:tcPrChange>
          </w:tcPr>
          <w:p w14:paraId="1A62703B" w14:textId="77777777" w:rsidR="009E51F5" w:rsidRPr="009E51F5" w:rsidRDefault="009E51F5">
            <w:pPr>
              <w:adjustRightInd w:val="0"/>
              <w:snapToGrid w:val="0"/>
              <w:ind w:rightChars="-34" w:right="-82"/>
              <w:rPr>
                <w:ins w:id="9500" w:author="Haiyang Liu" w:date="2026-05-21T12:51:00Z"/>
              </w:rPr>
              <w:pPrChange w:id="9501" w:author="Haiyang Liu" w:date="2026-05-21T12:55:00Z" w16du:dateUtc="2026-05-21T05:55:00Z">
                <w:pPr>
                  <w:snapToGrid w:val="0"/>
                  <w:spacing w:line="480" w:lineRule="auto"/>
                  <w:ind w:rightChars="-34" w:right="-82"/>
                  <w:jc w:val="center"/>
                </w:pPr>
              </w:pPrChange>
            </w:pPr>
            <w:ins w:id="9502" w:author="Haiyang Liu" w:date="2026-05-21T12:51:00Z">
              <w:r w:rsidRPr="009E51F5">
                <w:t>0.197</w:t>
              </w:r>
            </w:ins>
          </w:p>
        </w:tc>
      </w:tr>
      <w:tr w:rsidR="009E51F5" w:rsidRPr="009E51F5" w14:paraId="250C78AA" w14:textId="77777777" w:rsidTr="009E51F5">
        <w:trPr>
          <w:trHeight w:val="144"/>
          <w:ins w:id="9503" w:author="Haiyang Liu" w:date="2026-05-21T12:51:00Z"/>
          <w:trPrChange w:id="9504" w:author="Haiyang Liu" w:date="2026-05-21T12:55:00Z" w16du:dateUtc="2026-05-21T05:55:00Z">
            <w:trPr>
              <w:gridBefore w:val="1"/>
            </w:trPr>
          </w:trPrChange>
        </w:trPr>
        <w:tc>
          <w:tcPr>
            <w:tcW w:w="0" w:type="auto"/>
            <w:tcBorders>
              <w:bottom w:val="single" w:sz="4" w:space="0" w:color="auto"/>
            </w:tcBorders>
            <w:noWrap/>
            <w:tcMar>
              <w:top w:w="105" w:type="dxa"/>
              <w:left w:w="135" w:type="dxa"/>
              <w:bottom w:w="105" w:type="dxa"/>
              <w:right w:w="135" w:type="dxa"/>
            </w:tcMar>
            <w:vAlign w:val="center"/>
            <w:hideMark/>
            <w:tcPrChange w:id="9505" w:author="Haiyang Liu" w:date="2026-05-21T12:55:00Z" w16du:dateUtc="2026-05-21T05:55:00Z">
              <w:tcPr>
                <w:tcW w:w="2481" w:type="pct"/>
                <w:gridSpan w:val="4"/>
                <w:tcBorders>
                  <w:top w:val="single" w:sz="6" w:space="0" w:color="D6D9DE"/>
                  <w:left w:val="single" w:sz="6" w:space="0" w:color="D6D9DE"/>
                  <w:bottom w:val="single" w:sz="6" w:space="0" w:color="D6D9DE"/>
                  <w:right w:val="single" w:sz="6" w:space="0" w:color="D6D9DE"/>
                </w:tcBorders>
                <w:noWrap/>
                <w:tcMar>
                  <w:top w:w="105" w:type="dxa"/>
                  <w:left w:w="135" w:type="dxa"/>
                  <w:bottom w:w="105" w:type="dxa"/>
                  <w:right w:w="135" w:type="dxa"/>
                </w:tcMar>
                <w:hideMark/>
              </w:tcPr>
            </w:tcPrChange>
          </w:tcPr>
          <w:p w14:paraId="1CB19DB1" w14:textId="77777777" w:rsidR="009E51F5" w:rsidRPr="009E51F5" w:rsidRDefault="009E51F5">
            <w:pPr>
              <w:adjustRightInd w:val="0"/>
              <w:snapToGrid w:val="0"/>
              <w:ind w:rightChars="-34" w:right="-82"/>
              <w:rPr>
                <w:ins w:id="9506" w:author="Haiyang Liu" w:date="2026-05-21T12:51:00Z"/>
              </w:rPr>
              <w:pPrChange w:id="9507" w:author="Haiyang Liu" w:date="2026-05-21T12:55:00Z" w16du:dateUtc="2026-05-21T05:55:00Z">
                <w:pPr>
                  <w:snapToGrid w:val="0"/>
                  <w:spacing w:line="480" w:lineRule="auto"/>
                  <w:ind w:rightChars="-34" w:right="-82"/>
                  <w:jc w:val="center"/>
                </w:pPr>
              </w:pPrChange>
            </w:pPr>
            <w:ins w:id="9508" w:author="Haiyang Liu" w:date="2026-05-21T12:51:00Z">
              <w:r w:rsidRPr="009E51F5">
                <w:t>Work Mastery</w:t>
              </w:r>
            </w:ins>
          </w:p>
        </w:tc>
        <w:tc>
          <w:tcPr>
            <w:tcW w:w="0" w:type="auto"/>
            <w:tcBorders>
              <w:bottom w:val="single" w:sz="4" w:space="0" w:color="auto"/>
            </w:tcBorders>
            <w:tcMar>
              <w:top w:w="105" w:type="dxa"/>
              <w:left w:w="135" w:type="dxa"/>
              <w:bottom w:w="105" w:type="dxa"/>
              <w:right w:w="135" w:type="dxa"/>
            </w:tcMar>
            <w:vAlign w:val="center"/>
            <w:hideMark/>
            <w:tcPrChange w:id="9509" w:author="Haiyang Liu" w:date="2026-05-21T12:55:00Z" w16du:dateUtc="2026-05-21T05:55:00Z">
              <w:tcPr>
                <w:tcW w:w="1265" w:type="pct"/>
                <w:tcBorders>
                  <w:top w:val="single" w:sz="6" w:space="0" w:color="D6D9DE"/>
                  <w:left w:val="single" w:sz="6" w:space="0" w:color="D6D9DE"/>
                  <w:bottom w:val="single" w:sz="6" w:space="0" w:color="D6D9DE"/>
                  <w:right w:val="single" w:sz="6" w:space="0" w:color="D6D9DE"/>
                </w:tcBorders>
                <w:tcMar>
                  <w:top w:w="105" w:type="dxa"/>
                  <w:left w:w="135" w:type="dxa"/>
                  <w:bottom w:w="105" w:type="dxa"/>
                  <w:right w:w="135" w:type="dxa"/>
                </w:tcMar>
                <w:hideMark/>
              </w:tcPr>
            </w:tcPrChange>
          </w:tcPr>
          <w:p w14:paraId="64FB59B4" w14:textId="77777777" w:rsidR="009E51F5" w:rsidRPr="009E51F5" w:rsidRDefault="009E51F5">
            <w:pPr>
              <w:adjustRightInd w:val="0"/>
              <w:snapToGrid w:val="0"/>
              <w:ind w:rightChars="-34" w:right="-82"/>
              <w:rPr>
                <w:ins w:id="9510" w:author="Haiyang Liu" w:date="2026-05-21T12:51:00Z"/>
              </w:rPr>
              <w:pPrChange w:id="9511" w:author="Haiyang Liu" w:date="2026-05-21T12:55:00Z" w16du:dateUtc="2026-05-21T05:55:00Z">
                <w:pPr>
                  <w:snapToGrid w:val="0"/>
                  <w:spacing w:line="480" w:lineRule="auto"/>
                  <w:ind w:rightChars="-34" w:right="-82"/>
                  <w:jc w:val="center"/>
                </w:pPr>
              </w:pPrChange>
            </w:pPr>
            <w:ins w:id="9512" w:author="Haiyang Liu" w:date="2026-05-21T12:51:00Z">
              <w:r w:rsidRPr="009E51F5">
                <w:t>0.365</w:t>
              </w:r>
            </w:ins>
          </w:p>
        </w:tc>
        <w:tc>
          <w:tcPr>
            <w:tcW w:w="0" w:type="auto"/>
            <w:tcBorders>
              <w:bottom w:val="single" w:sz="4" w:space="0" w:color="auto"/>
            </w:tcBorders>
            <w:tcMar>
              <w:top w:w="105" w:type="dxa"/>
              <w:left w:w="135" w:type="dxa"/>
              <w:bottom w:w="105" w:type="dxa"/>
              <w:right w:w="135" w:type="dxa"/>
            </w:tcMar>
            <w:vAlign w:val="center"/>
            <w:hideMark/>
            <w:tcPrChange w:id="9513" w:author="Haiyang Liu" w:date="2026-05-21T12:55:00Z" w16du:dateUtc="2026-05-21T05:55:00Z">
              <w:tcPr>
                <w:tcW w:w="1254" w:type="pct"/>
                <w:tcBorders>
                  <w:top w:val="single" w:sz="6" w:space="0" w:color="D6D9DE"/>
                  <w:left w:val="single" w:sz="6" w:space="0" w:color="D6D9DE"/>
                  <w:bottom w:val="single" w:sz="6" w:space="0" w:color="D6D9DE"/>
                  <w:right w:val="single" w:sz="6" w:space="0" w:color="D6D9DE"/>
                </w:tcBorders>
                <w:tcMar>
                  <w:top w:w="105" w:type="dxa"/>
                  <w:left w:w="135" w:type="dxa"/>
                  <w:bottom w:w="105" w:type="dxa"/>
                  <w:right w:w="135" w:type="dxa"/>
                </w:tcMar>
                <w:hideMark/>
              </w:tcPr>
            </w:tcPrChange>
          </w:tcPr>
          <w:p w14:paraId="19AD3665" w14:textId="77777777" w:rsidR="009E51F5" w:rsidRPr="009E51F5" w:rsidRDefault="009E51F5">
            <w:pPr>
              <w:adjustRightInd w:val="0"/>
              <w:snapToGrid w:val="0"/>
              <w:ind w:rightChars="-34" w:right="-82"/>
              <w:rPr>
                <w:ins w:id="9514" w:author="Haiyang Liu" w:date="2026-05-21T12:51:00Z"/>
              </w:rPr>
              <w:pPrChange w:id="9515" w:author="Haiyang Liu" w:date="2026-05-21T12:55:00Z" w16du:dateUtc="2026-05-21T05:55:00Z">
                <w:pPr>
                  <w:snapToGrid w:val="0"/>
                  <w:spacing w:line="480" w:lineRule="auto"/>
                  <w:ind w:rightChars="-34" w:right="-82"/>
                  <w:jc w:val="center"/>
                </w:pPr>
              </w:pPrChange>
            </w:pPr>
            <w:ins w:id="9516" w:author="Haiyang Liu" w:date="2026-05-21T12:51:00Z">
              <w:r w:rsidRPr="009E51F5">
                <w:t>0.060</w:t>
              </w:r>
            </w:ins>
          </w:p>
        </w:tc>
      </w:tr>
    </w:tbl>
    <w:p w14:paraId="0E6DB0A6" w14:textId="77777777" w:rsidR="00FF0D5B" w:rsidRDefault="00FF0D5B" w:rsidP="00FF0D5B">
      <w:pPr>
        <w:adjustRightInd w:val="0"/>
        <w:snapToGrid w:val="0"/>
        <w:ind w:rightChars="-34" w:right="-82"/>
        <w:rPr>
          <w:ins w:id="9517" w:author="Haiyang Liu" w:date="2026-05-21T12:59:00Z" w16du:dateUtc="2026-05-21T05:59:00Z"/>
          <w:b/>
          <w:bCs/>
        </w:rPr>
      </w:pPr>
    </w:p>
    <w:p w14:paraId="7FCA9EE9" w14:textId="77777777" w:rsidR="00FF0D5B" w:rsidRDefault="00FF0D5B" w:rsidP="00FF0D5B">
      <w:pPr>
        <w:adjustRightInd w:val="0"/>
        <w:snapToGrid w:val="0"/>
        <w:ind w:rightChars="-34" w:right="-82"/>
        <w:rPr>
          <w:ins w:id="9518" w:author="Haiyang Liu" w:date="2026-05-21T12:59:00Z" w16du:dateUtc="2026-05-21T05:59:00Z"/>
          <w:b/>
          <w:bCs/>
        </w:rPr>
        <w:sectPr w:rsidR="00FF0D5B" w:rsidSect="00136C13">
          <w:pgSz w:w="15840" w:h="12240" w:orient="landscape"/>
          <w:pgMar w:top="1440" w:right="1440" w:bottom="1440" w:left="1440" w:header="851" w:footer="992" w:gutter="0"/>
          <w:cols w:space="425"/>
          <w:docGrid w:linePitch="326"/>
        </w:sectPr>
      </w:pPr>
    </w:p>
    <w:p w14:paraId="6A7DDF88" w14:textId="3B9CEE45" w:rsidR="009E51F5" w:rsidRPr="00FF0D5B" w:rsidRDefault="00FF0D5B">
      <w:pPr>
        <w:adjustRightInd w:val="0"/>
        <w:snapToGrid w:val="0"/>
        <w:ind w:rightChars="-34" w:right="-82"/>
        <w:rPr>
          <w:ins w:id="9519" w:author="Haiyang Liu" w:date="2026-05-21T12:51:00Z"/>
          <w:b/>
          <w:bCs/>
          <w:rPrChange w:id="9520" w:author="Haiyang Liu" w:date="2026-05-21T12:59:00Z" w16du:dateUtc="2026-05-21T05:59:00Z">
            <w:rPr>
              <w:ins w:id="9521" w:author="Haiyang Liu" w:date="2026-05-21T12:51:00Z"/>
            </w:rPr>
          </w:rPrChange>
        </w:rPr>
        <w:pPrChange w:id="9522" w:author="Haiyang Liu" w:date="2026-05-21T12:59:00Z" w16du:dateUtc="2026-05-21T05:59:00Z">
          <w:pPr>
            <w:snapToGrid w:val="0"/>
            <w:spacing w:line="480" w:lineRule="auto"/>
            <w:ind w:rightChars="-34" w:right="-82"/>
            <w:jc w:val="center"/>
          </w:pPr>
        </w:pPrChange>
      </w:pPr>
      <w:ins w:id="9523" w:author="Haiyang Liu" w:date="2026-05-21T12:59:00Z" w16du:dateUtc="2026-05-21T05:59:00Z">
        <w:r w:rsidRPr="00FF0D5B">
          <w:rPr>
            <w:b/>
            <w:bCs/>
            <w:rPrChange w:id="9524" w:author="Haiyang Liu" w:date="2026-05-21T12:59:00Z" w16du:dateUtc="2026-05-21T05:59:00Z">
              <w:rPr/>
            </w:rPrChange>
          </w:rPr>
          <w:lastRenderedPageBreak/>
          <w:t xml:space="preserve">Table D2. </w:t>
        </w:r>
      </w:ins>
      <w:ins w:id="9525" w:author="Haiyang Liu" w:date="2026-05-21T12:51:00Z">
        <w:r w:rsidR="009E51F5" w:rsidRPr="00FF0D5B">
          <w:rPr>
            <w:b/>
            <w:bCs/>
            <w:rPrChange w:id="9526" w:author="Haiyang Liu" w:date="2026-05-21T12:59:00Z" w16du:dateUtc="2026-05-21T05:59:00Z">
              <w:rPr/>
            </w:rPrChange>
          </w:rPr>
          <w:t>Item Results</w:t>
        </w:r>
      </w:ins>
    </w:p>
    <w:tbl>
      <w:tblPr>
        <w:tblW w:w="0" w:type="auto"/>
        <w:tblCellMar>
          <w:top w:w="15" w:type="dxa"/>
          <w:left w:w="15" w:type="dxa"/>
          <w:bottom w:w="15" w:type="dxa"/>
          <w:right w:w="15" w:type="dxa"/>
        </w:tblCellMar>
        <w:tblLook w:val="04A0" w:firstRow="1" w:lastRow="0" w:firstColumn="1" w:lastColumn="0" w:noHBand="0" w:noVBand="1"/>
        <w:tblPrChange w:id="9527" w:author="Haiyang Liu" w:date="2026-05-21T13:03:00Z" w16du:dateUtc="2026-05-21T06:03:00Z">
          <w:tblPr>
            <w:tblW w:w="4433" w:type="pct"/>
            <w:tblCellMar>
              <w:top w:w="15" w:type="dxa"/>
              <w:left w:w="15" w:type="dxa"/>
              <w:bottom w:w="15" w:type="dxa"/>
              <w:right w:w="15" w:type="dxa"/>
            </w:tblCellMar>
            <w:tblLook w:val="04A0" w:firstRow="1" w:lastRow="0" w:firstColumn="1" w:lastColumn="0" w:noHBand="0" w:noVBand="1"/>
          </w:tblPr>
        </w:tblPrChange>
      </w:tblPr>
      <w:tblGrid>
        <w:gridCol w:w="4060"/>
        <w:gridCol w:w="1951"/>
        <w:gridCol w:w="630"/>
        <w:gridCol w:w="810"/>
        <w:gridCol w:w="890"/>
        <w:gridCol w:w="864"/>
        <w:gridCol w:w="2264"/>
        <w:gridCol w:w="1491"/>
        <w:tblGridChange w:id="9528">
          <w:tblGrid>
            <w:gridCol w:w="1565"/>
            <w:gridCol w:w="1822"/>
            <w:gridCol w:w="673"/>
            <w:gridCol w:w="312"/>
            <w:gridCol w:w="765"/>
            <w:gridCol w:w="838"/>
            <w:gridCol w:w="36"/>
            <w:gridCol w:w="630"/>
            <w:gridCol w:w="742"/>
            <w:gridCol w:w="68"/>
            <w:gridCol w:w="890"/>
            <w:gridCol w:w="864"/>
            <w:gridCol w:w="355"/>
            <w:gridCol w:w="1419"/>
            <w:gridCol w:w="490"/>
            <w:gridCol w:w="1491"/>
          </w:tblGrid>
        </w:tblGridChange>
      </w:tblGrid>
      <w:tr w:rsidR="00FF0D5B" w:rsidRPr="000435BA" w14:paraId="69EB2725" w14:textId="77777777" w:rsidTr="0052697C">
        <w:trPr>
          <w:trHeight w:val="20"/>
          <w:tblHeader/>
          <w:ins w:id="9529" w:author="Haiyang Liu" w:date="2026-05-21T12:51:00Z"/>
          <w:trPrChange w:id="9530" w:author="Haiyang Liu" w:date="2026-05-21T13:03:00Z" w16du:dateUtc="2026-05-21T06:03:00Z">
            <w:trPr>
              <w:gridAfter w:val="0"/>
              <w:tblHeader/>
            </w:trPr>
          </w:trPrChange>
        </w:trPr>
        <w:tc>
          <w:tcPr>
            <w:tcW w:w="0" w:type="auto"/>
            <w:tcBorders>
              <w:top w:val="single" w:sz="4" w:space="0" w:color="auto"/>
              <w:bottom w:val="single" w:sz="4" w:space="0" w:color="auto"/>
            </w:tcBorders>
            <w:tcMar>
              <w:top w:w="105" w:type="dxa"/>
              <w:left w:w="135" w:type="dxa"/>
              <w:bottom w:w="105" w:type="dxa"/>
              <w:right w:w="135" w:type="dxa"/>
            </w:tcMar>
            <w:hideMark/>
            <w:tcPrChange w:id="9531" w:author="Haiyang Liu" w:date="2026-05-21T13:03:00Z" w16du:dateUtc="2026-05-21T06:03:00Z">
              <w:tcPr>
                <w:tcW w:w="602" w:type="pct"/>
                <w:tcMar>
                  <w:top w:w="105" w:type="dxa"/>
                  <w:left w:w="135" w:type="dxa"/>
                  <w:bottom w:w="105" w:type="dxa"/>
                  <w:right w:w="135" w:type="dxa"/>
                </w:tcMar>
                <w:hideMark/>
              </w:tcPr>
            </w:tcPrChange>
          </w:tcPr>
          <w:p w14:paraId="5380E49B" w14:textId="2585FCAA" w:rsidR="00FF0D5B" w:rsidRPr="000435BA" w:rsidRDefault="00FF0D5B">
            <w:pPr>
              <w:adjustRightInd w:val="0"/>
              <w:snapToGrid w:val="0"/>
              <w:jc w:val="center"/>
              <w:rPr>
                <w:ins w:id="9532" w:author="Haiyang Liu" w:date="2026-05-21T12:51:00Z"/>
                <w:b/>
                <w:bCs/>
              </w:rPr>
              <w:pPrChange w:id="9533" w:author="Haiyang Liu" w:date="2026-05-21T13:04:00Z" w16du:dateUtc="2026-05-21T06:04:00Z">
                <w:pPr>
                  <w:snapToGrid w:val="0"/>
                  <w:spacing w:line="480" w:lineRule="auto"/>
                  <w:ind w:rightChars="-34" w:right="-82"/>
                  <w:jc w:val="center"/>
                </w:pPr>
              </w:pPrChange>
            </w:pPr>
            <w:ins w:id="9534" w:author="Haiyang Liu" w:date="2026-05-21T12:59:00Z" w16du:dateUtc="2026-05-21T05:59:00Z">
              <w:r w:rsidRPr="000435BA">
                <w:rPr>
                  <w:b/>
                  <w:bCs/>
                  <w:rPrChange w:id="9535" w:author="Haiyang Liu" w:date="2026-05-21T13:14:00Z" w16du:dateUtc="2026-05-21T06:14:00Z">
                    <w:rPr>
                      <w:b/>
                      <w:bCs/>
                      <w:sz w:val="20"/>
                      <w:szCs w:val="20"/>
                    </w:rPr>
                  </w:rPrChange>
                </w:rPr>
                <w:t>Item</w:t>
              </w:r>
            </w:ins>
          </w:p>
        </w:tc>
        <w:tc>
          <w:tcPr>
            <w:tcW w:w="0" w:type="auto"/>
            <w:tcBorders>
              <w:top w:val="single" w:sz="4" w:space="0" w:color="auto"/>
              <w:bottom w:val="single" w:sz="4" w:space="0" w:color="auto"/>
            </w:tcBorders>
            <w:tcMar>
              <w:top w:w="105" w:type="dxa"/>
              <w:left w:w="135" w:type="dxa"/>
              <w:bottom w:w="105" w:type="dxa"/>
              <w:right w:w="135" w:type="dxa"/>
            </w:tcMar>
            <w:hideMark/>
            <w:tcPrChange w:id="9536" w:author="Haiyang Liu" w:date="2026-05-21T13:03:00Z" w16du:dateUtc="2026-05-21T06:03:00Z">
              <w:tcPr>
                <w:tcW w:w="698" w:type="pct"/>
                <w:tcMar>
                  <w:top w:w="105" w:type="dxa"/>
                  <w:left w:w="135" w:type="dxa"/>
                  <w:bottom w:w="105" w:type="dxa"/>
                  <w:right w:w="135" w:type="dxa"/>
                </w:tcMar>
                <w:hideMark/>
              </w:tcPr>
            </w:tcPrChange>
          </w:tcPr>
          <w:p w14:paraId="12CEECF2" w14:textId="56A6C2FE" w:rsidR="00FF0D5B" w:rsidRPr="000435BA" w:rsidRDefault="00FF0D5B">
            <w:pPr>
              <w:adjustRightInd w:val="0"/>
              <w:snapToGrid w:val="0"/>
              <w:jc w:val="center"/>
              <w:rPr>
                <w:ins w:id="9537" w:author="Haiyang Liu" w:date="2026-05-21T12:51:00Z"/>
                <w:b/>
                <w:bCs/>
              </w:rPr>
              <w:pPrChange w:id="9538" w:author="Haiyang Liu" w:date="2026-05-21T13:04:00Z" w16du:dateUtc="2026-05-21T06:04:00Z">
                <w:pPr>
                  <w:snapToGrid w:val="0"/>
                  <w:spacing w:line="480" w:lineRule="auto"/>
                  <w:ind w:rightChars="-34" w:right="-82"/>
                  <w:jc w:val="center"/>
                </w:pPr>
              </w:pPrChange>
            </w:pPr>
            <w:ins w:id="9539" w:author="Haiyang Liu" w:date="2026-05-21T12:59:00Z" w16du:dateUtc="2026-05-21T05:59:00Z">
              <w:r w:rsidRPr="000435BA">
                <w:rPr>
                  <w:b/>
                  <w:bCs/>
                  <w:rPrChange w:id="9540" w:author="Haiyang Liu" w:date="2026-05-21T13:14:00Z" w16du:dateUtc="2026-05-21T06:14:00Z">
                    <w:rPr>
                      <w:b/>
                      <w:bCs/>
                      <w:sz w:val="20"/>
                      <w:szCs w:val="20"/>
                    </w:rPr>
                  </w:rPrChange>
                </w:rPr>
                <w:t xml:space="preserve">Target </w:t>
              </w:r>
            </w:ins>
            <w:ins w:id="9541" w:author="Haiyang Liu" w:date="2026-05-21T12:51:00Z">
              <w:r w:rsidRPr="000435BA">
                <w:rPr>
                  <w:b/>
                  <w:bCs/>
                </w:rPr>
                <w:t>construct</w:t>
              </w:r>
            </w:ins>
          </w:p>
        </w:tc>
        <w:tc>
          <w:tcPr>
            <w:tcW w:w="0" w:type="auto"/>
            <w:tcBorders>
              <w:top w:val="single" w:sz="4" w:space="0" w:color="auto"/>
              <w:bottom w:val="single" w:sz="4" w:space="0" w:color="auto"/>
            </w:tcBorders>
            <w:tcMar>
              <w:top w:w="105" w:type="dxa"/>
              <w:left w:w="135" w:type="dxa"/>
              <w:bottom w:w="105" w:type="dxa"/>
              <w:right w:w="135" w:type="dxa"/>
            </w:tcMar>
            <w:hideMark/>
            <w:tcPrChange w:id="9542" w:author="Haiyang Liu" w:date="2026-05-21T13:03:00Z" w16du:dateUtc="2026-05-21T06:03:00Z">
              <w:tcPr>
                <w:tcW w:w="385" w:type="pct"/>
                <w:gridSpan w:val="2"/>
                <w:tcMar>
                  <w:top w:w="105" w:type="dxa"/>
                  <w:left w:w="135" w:type="dxa"/>
                  <w:bottom w:w="105" w:type="dxa"/>
                  <w:right w:w="135" w:type="dxa"/>
                </w:tcMar>
                <w:hideMark/>
              </w:tcPr>
            </w:tcPrChange>
          </w:tcPr>
          <w:p w14:paraId="2764C334" w14:textId="77777777" w:rsidR="00FF0D5B" w:rsidRPr="000435BA" w:rsidRDefault="00FF0D5B">
            <w:pPr>
              <w:adjustRightInd w:val="0"/>
              <w:snapToGrid w:val="0"/>
              <w:jc w:val="center"/>
              <w:rPr>
                <w:ins w:id="9543" w:author="Haiyang Liu" w:date="2026-05-21T12:51:00Z"/>
                <w:b/>
                <w:bCs/>
              </w:rPr>
              <w:pPrChange w:id="9544" w:author="Haiyang Liu" w:date="2026-05-21T13:04:00Z" w16du:dateUtc="2026-05-21T06:04:00Z">
                <w:pPr>
                  <w:snapToGrid w:val="0"/>
                  <w:spacing w:line="480" w:lineRule="auto"/>
                  <w:ind w:rightChars="-34" w:right="-82"/>
                  <w:jc w:val="center"/>
                </w:pPr>
              </w:pPrChange>
            </w:pPr>
            <w:ins w:id="9545" w:author="Haiyang Liu" w:date="2026-05-21T12:51:00Z">
              <w:r w:rsidRPr="000435BA">
                <w:rPr>
                  <w:b/>
                  <w:bCs/>
                </w:rPr>
                <w:t>N</w:t>
              </w:r>
            </w:ins>
          </w:p>
        </w:tc>
        <w:tc>
          <w:tcPr>
            <w:tcW w:w="0" w:type="auto"/>
            <w:tcBorders>
              <w:top w:val="single" w:sz="4" w:space="0" w:color="auto"/>
              <w:bottom w:val="single" w:sz="4" w:space="0" w:color="auto"/>
            </w:tcBorders>
            <w:tcMar>
              <w:top w:w="105" w:type="dxa"/>
              <w:left w:w="135" w:type="dxa"/>
              <w:bottom w:w="105" w:type="dxa"/>
              <w:right w:w="135" w:type="dxa"/>
            </w:tcMar>
            <w:hideMark/>
            <w:tcPrChange w:id="9546" w:author="Haiyang Liu" w:date="2026-05-21T13:03:00Z" w16du:dateUtc="2026-05-21T06:03:00Z">
              <w:tcPr>
                <w:tcW w:w="303" w:type="pct"/>
                <w:tcMar>
                  <w:top w:w="105" w:type="dxa"/>
                  <w:left w:w="135" w:type="dxa"/>
                  <w:bottom w:w="105" w:type="dxa"/>
                  <w:right w:w="135" w:type="dxa"/>
                </w:tcMar>
                <w:hideMark/>
              </w:tcPr>
            </w:tcPrChange>
          </w:tcPr>
          <w:p w14:paraId="0A9CF757" w14:textId="77777777" w:rsidR="00FF0D5B" w:rsidRPr="000435BA" w:rsidRDefault="00FF0D5B">
            <w:pPr>
              <w:adjustRightInd w:val="0"/>
              <w:snapToGrid w:val="0"/>
              <w:jc w:val="center"/>
              <w:rPr>
                <w:ins w:id="9547" w:author="Haiyang Liu" w:date="2026-05-21T12:51:00Z"/>
                <w:b/>
                <w:bCs/>
                <w:i/>
                <w:iCs/>
                <w:rPrChange w:id="9548" w:author="Haiyang Liu" w:date="2026-05-21T13:14:00Z" w16du:dateUtc="2026-05-21T06:14:00Z">
                  <w:rPr>
                    <w:ins w:id="9549" w:author="Haiyang Liu" w:date="2026-05-21T12:51:00Z"/>
                    <w:b/>
                    <w:bCs/>
                  </w:rPr>
                </w:rPrChange>
              </w:rPr>
              <w:pPrChange w:id="9550" w:author="Haiyang Liu" w:date="2026-05-21T13:04:00Z" w16du:dateUtc="2026-05-21T06:04:00Z">
                <w:pPr>
                  <w:snapToGrid w:val="0"/>
                  <w:spacing w:line="480" w:lineRule="auto"/>
                  <w:ind w:rightChars="-34" w:right="-82"/>
                  <w:jc w:val="center"/>
                </w:pPr>
              </w:pPrChange>
            </w:pPr>
            <w:ins w:id="9551" w:author="Haiyang Liu" w:date="2026-05-21T12:51:00Z">
              <w:r w:rsidRPr="000435BA">
                <w:rPr>
                  <w:b/>
                  <w:bCs/>
                  <w:i/>
                  <w:iCs/>
                  <w:rPrChange w:id="9552" w:author="Haiyang Liu" w:date="2026-05-21T13:14:00Z" w16du:dateUtc="2026-05-21T06:14:00Z">
                    <w:rPr>
                      <w:b/>
                      <w:bCs/>
                    </w:rPr>
                  </w:rPrChange>
                </w:rPr>
                <w:t>psa</w:t>
              </w:r>
            </w:ins>
          </w:p>
        </w:tc>
        <w:tc>
          <w:tcPr>
            <w:tcW w:w="0" w:type="auto"/>
            <w:tcBorders>
              <w:top w:val="single" w:sz="4" w:space="0" w:color="auto"/>
              <w:bottom w:val="single" w:sz="4" w:space="0" w:color="auto"/>
            </w:tcBorders>
            <w:tcMar>
              <w:top w:w="105" w:type="dxa"/>
              <w:left w:w="135" w:type="dxa"/>
              <w:bottom w:w="105" w:type="dxa"/>
              <w:right w:w="135" w:type="dxa"/>
            </w:tcMar>
            <w:hideMark/>
            <w:tcPrChange w:id="9553" w:author="Haiyang Liu" w:date="2026-05-21T13:03:00Z" w16du:dateUtc="2026-05-21T06:03:00Z">
              <w:tcPr>
                <w:tcW w:w="330" w:type="pct"/>
                <w:tcMar>
                  <w:top w:w="105" w:type="dxa"/>
                  <w:left w:w="135" w:type="dxa"/>
                  <w:bottom w:w="105" w:type="dxa"/>
                  <w:right w:w="135" w:type="dxa"/>
                </w:tcMar>
                <w:hideMark/>
              </w:tcPr>
            </w:tcPrChange>
          </w:tcPr>
          <w:p w14:paraId="42C98232" w14:textId="77777777" w:rsidR="00FF0D5B" w:rsidRPr="000435BA" w:rsidRDefault="00FF0D5B">
            <w:pPr>
              <w:adjustRightInd w:val="0"/>
              <w:snapToGrid w:val="0"/>
              <w:jc w:val="center"/>
              <w:rPr>
                <w:ins w:id="9554" w:author="Haiyang Liu" w:date="2026-05-21T12:51:00Z"/>
                <w:b/>
                <w:bCs/>
                <w:i/>
                <w:iCs/>
                <w:rPrChange w:id="9555" w:author="Haiyang Liu" w:date="2026-05-21T13:14:00Z" w16du:dateUtc="2026-05-21T06:14:00Z">
                  <w:rPr>
                    <w:ins w:id="9556" w:author="Haiyang Liu" w:date="2026-05-21T12:51:00Z"/>
                    <w:b/>
                    <w:bCs/>
                  </w:rPr>
                </w:rPrChange>
              </w:rPr>
              <w:pPrChange w:id="9557" w:author="Haiyang Liu" w:date="2026-05-21T13:04:00Z" w16du:dateUtc="2026-05-21T06:04:00Z">
                <w:pPr>
                  <w:snapToGrid w:val="0"/>
                  <w:spacing w:line="480" w:lineRule="auto"/>
                  <w:ind w:rightChars="-34" w:right="-82"/>
                  <w:jc w:val="center"/>
                </w:pPr>
              </w:pPrChange>
            </w:pPr>
            <w:ins w:id="9558" w:author="Haiyang Liu" w:date="2026-05-21T12:51:00Z">
              <w:r w:rsidRPr="000435BA">
                <w:rPr>
                  <w:b/>
                  <w:bCs/>
                  <w:i/>
                  <w:iCs/>
                  <w:rPrChange w:id="9559" w:author="Haiyang Liu" w:date="2026-05-21T13:14:00Z" w16du:dateUtc="2026-05-21T06:14:00Z">
                    <w:rPr>
                      <w:b/>
                      <w:bCs/>
                    </w:rPr>
                  </w:rPrChange>
                </w:rPr>
                <w:t>csv</w:t>
              </w:r>
            </w:ins>
          </w:p>
        </w:tc>
        <w:tc>
          <w:tcPr>
            <w:tcW w:w="0" w:type="auto"/>
            <w:tcBorders>
              <w:top w:val="single" w:sz="4" w:space="0" w:color="auto"/>
              <w:bottom w:val="single" w:sz="4" w:space="0" w:color="auto"/>
            </w:tcBorders>
            <w:tcMar>
              <w:top w:w="105" w:type="dxa"/>
              <w:left w:w="135" w:type="dxa"/>
              <w:bottom w:w="105" w:type="dxa"/>
              <w:right w:w="135" w:type="dxa"/>
            </w:tcMar>
            <w:hideMark/>
            <w:tcPrChange w:id="9560" w:author="Haiyang Liu" w:date="2026-05-21T13:03:00Z" w16du:dateUtc="2026-05-21T06:03:00Z">
              <w:tcPr>
                <w:tcW w:w="543" w:type="pct"/>
                <w:gridSpan w:val="3"/>
                <w:tcMar>
                  <w:top w:w="105" w:type="dxa"/>
                  <w:left w:w="135" w:type="dxa"/>
                  <w:bottom w:w="105" w:type="dxa"/>
                  <w:right w:w="135" w:type="dxa"/>
                </w:tcMar>
                <w:hideMark/>
              </w:tcPr>
            </w:tcPrChange>
          </w:tcPr>
          <w:p w14:paraId="2B782D9A" w14:textId="464F9F36" w:rsidR="00FF0D5B" w:rsidRPr="000435BA" w:rsidRDefault="00FF0D5B">
            <w:pPr>
              <w:adjustRightInd w:val="0"/>
              <w:snapToGrid w:val="0"/>
              <w:jc w:val="center"/>
              <w:rPr>
                <w:ins w:id="9561" w:author="Haiyang Liu" w:date="2026-05-21T12:51:00Z"/>
                <w:b/>
                <w:bCs/>
              </w:rPr>
              <w:pPrChange w:id="9562" w:author="Haiyang Liu" w:date="2026-05-21T13:04:00Z" w16du:dateUtc="2026-05-21T06:04:00Z">
                <w:pPr>
                  <w:snapToGrid w:val="0"/>
                  <w:spacing w:line="480" w:lineRule="auto"/>
                  <w:ind w:rightChars="-34" w:right="-82"/>
                  <w:jc w:val="center"/>
                </w:pPr>
              </w:pPrChange>
            </w:pPr>
            <w:ins w:id="9563" w:author="Haiyang Liu" w:date="2026-05-21T12:51:00Z">
              <w:r w:rsidRPr="000435BA">
                <w:rPr>
                  <w:b/>
                  <w:bCs/>
                  <w:i/>
                  <w:iCs/>
                  <w:rPrChange w:id="9564" w:author="Haiyang Liu" w:date="2026-05-21T13:14:00Z" w16du:dateUtc="2026-05-21T06:14:00Z">
                    <w:rPr>
                      <w:b/>
                      <w:bCs/>
                    </w:rPr>
                  </w:rPrChange>
                </w:rPr>
                <w:t>p</w:t>
              </w:r>
            </w:ins>
            <w:ins w:id="9565" w:author="Haiyang Liu" w:date="2026-05-21T13:02:00Z" w16du:dateUtc="2026-05-21T06:02:00Z">
              <w:r w:rsidR="0052697C" w:rsidRPr="000435BA">
                <w:rPr>
                  <w:b/>
                  <w:bCs/>
                  <w:i/>
                  <w:iCs/>
                  <w:rPrChange w:id="9566" w:author="Haiyang Liu" w:date="2026-05-21T13:14:00Z" w16du:dateUtc="2026-05-21T06:14:00Z">
                    <w:rPr>
                      <w:b/>
                      <w:bCs/>
                      <w:i/>
                      <w:iCs/>
                      <w:sz w:val="20"/>
                      <w:szCs w:val="20"/>
                    </w:rPr>
                  </w:rPrChange>
                </w:rPr>
                <w:t xml:space="preserve"> </w:t>
              </w:r>
              <w:r w:rsidR="0052697C" w:rsidRPr="000435BA">
                <w:rPr>
                  <w:b/>
                  <w:bCs/>
                  <w:rPrChange w:id="9567" w:author="Haiyang Liu" w:date="2026-05-21T13:14:00Z" w16du:dateUtc="2026-05-21T06:14:00Z">
                    <w:rPr>
                      <w:b/>
                      <w:bCs/>
                      <w:i/>
                      <w:iCs/>
                      <w:sz w:val="20"/>
                      <w:szCs w:val="20"/>
                    </w:rPr>
                  </w:rPrChange>
                </w:rPr>
                <w:t>value</w:t>
              </w:r>
              <w:r w:rsidR="0052697C" w:rsidRPr="000435BA">
                <w:rPr>
                  <w:b/>
                  <w:bCs/>
                  <w:rPrChange w:id="9568" w:author="Haiyang Liu" w:date="2026-05-21T13:14:00Z" w16du:dateUtc="2026-05-21T06:14:00Z">
                    <w:rPr>
                      <w:b/>
                      <w:bCs/>
                      <w:sz w:val="20"/>
                      <w:szCs w:val="20"/>
                    </w:rPr>
                  </w:rPrChange>
                </w:rPr>
                <w:t xml:space="preserve"> </w:t>
              </w:r>
            </w:ins>
          </w:p>
        </w:tc>
        <w:tc>
          <w:tcPr>
            <w:tcW w:w="0" w:type="auto"/>
            <w:tcBorders>
              <w:top w:val="single" w:sz="4" w:space="0" w:color="auto"/>
              <w:bottom w:val="single" w:sz="4" w:space="0" w:color="auto"/>
            </w:tcBorders>
            <w:tcMar>
              <w:top w:w="105" w:type="dxa"/>
              <w:left w:w="135" w:type="dxa"/>
              <w:bottom w:w="105" w:type="dxa"/>
              <w:right w:w="135" w:type="dxa"/>
            </w:tcMar>
            <w:hideMark/>
            <w:tcPrChange w:id="9569" w:author="Haiyang Liu" w:date="2026-05-21T13:03:00Z" w16du:dateUtc="2026-05-21T06:03:00Z">
              <w:tcPr>
                <w:tcW w:w="832" w:type="pct"/>
                <w:gridSpan w:val="4"/>
                <w:tcMar>
                  <w:top w:w="105" w:type="dxa"/>
                  <w:left w:w="135" w:type="dxa"/>
                  <w:bottom w:w="105" w:type="dxa"/>
                  <w:right w:w="135" w:type="dxa"/>
                </w:tcMar>
                <w:hideMark/>
              </w:tcPr>
            </w:tcPrChange>
          </w:tcPr>
          <w:p w14:paraId="3A115DA8" w14:textId="279ECB8C" w:rsidR="00FF0D5B" w:rsidRPr="000435BA" w:rsidRDefault="0052697C">
            <w:pPr>
              <w:adjustRightInd w:val="0"/>
              <w:snapToGrid w:val="0"/>
              <w:jc w:val="center"/>
              <w:rPr>
                <w:ins w:id="9570" w:author="Haiyang Liu" w:date="2026-05-21T12:51:00Z"/>
                <w:b/>
                <w:bCs/>
              </w:rPr>
              <w:pPrChange w:id="9571" w:author="Haiyang Liu" w:date="2026-05-21T13:04:00Z" w16du:dateUtc="2026-05-21T06:04:00Z">
                <w:pPr>
                  <w:snapToGrid w:val="0"/>
                  <w:spacing w:line="480" w:lineRule="auto"/>
                  <w:ind w:rightChars="-34" w:right="-82"/>
                  <w:jc w:val="center"/>
                </w:pPr>
              </w:pPrChange>
            </w:pPr>
            <w:ins w:id="9572" w:author="Haiyang Liu" w:date="2026-05-21T13:02:00Z" w16du:dateUtc="2026-05-21T06:02:00Z">
              <w:r w:rsidRPr="000435BA">
                <w:rPr>
                  <w:b/>
                  <w:bCs/>
                  <w:rPrChange w:id="9573" w:author="Haiyang Liu" w:date="2026-05-21T13:14:00Z" w16du:dateUtc="2026-05-21T06:14:00Z">
                    <w:rPr>
                      <w:b/>
                      <w:bCs/>
                      <w:sz w:val="20"/>
                      <w:szCs w:val="20"/>
                    </w:rPr>
                  </w:rPrChange>
                </w:rPr>
                <w:t xml:space="preserve">Top allocated </w:t>
              </w:r>
            </w:ins>
            <w:ins w:id="9574" w:author="Haiyang Liu" w:date="2026-05-21T13:03:00Z" w16du:dateUtc="2026-05-21T06:03:00Z">
              <w:r w:rsidRPr="000435BA">
                <w:rPr>
                  <w:b/>
                  <w:bCs/>
                  <w:rPrChange w:id="9575" w:author="Haiyang Liu" w:date="2026-05-21T13:14:00Z" w16du:dateUtc="2026-05-21T06:14:00Z">
                    <w:rPr>
                      <w:b/>
                      <w:bCs/>
                      <w:sz w:val="20"/>
                      <w:szCs w:val="20"/>
                    </w:rPr>
                  </w:rPrChange>
                </w:rPr>
                <w:t>alternative</w:t>
              </w:r>
            </w:ins>
            <w:ins w:id="9576" w:author="Haiyang Liu" w:date="2026-05-21T13:02:00Z" w16du:dateUtc="2026-05-21T06:02:00Z">
              <w:r w:rsidRPr="000435BA">
                <w:rPr>
                  <w:b/>
                  <w:bCs/>
                  <w:rPrChange w:id="9577" w:author="Haiyang Liu" w:date="2026-05-21T13:14:00Z" w16du:dateUtc="2026-05-21T06:14:00Z">
                    <w:rPr>
                      <w:b/>
                      <w:bCs/>
                      <w:sz w:val="20"/>
                      <w:szCs w:val="20"/>
                    </w:rPr>
                  </w:rPrChange>
                </w:rPr>
                <w:t xml:space="preserve"> </w:t>
              </w:r>
            </w:ins>
            <w:ins w:id="9578" w:author="Haiyang Liu" w:date="2026-05-21T12:51:00Z">
              <w:r w:rsidR="00FF0D5B" w:rsidRPr="000435BA">
                <w:rPr>
                  <w:b/>
                  <w:bCs/>
                </w:rPr>
                <w:t>construct</w:t>
              </w:r>
            </w:ins>
          </w:p>
        </w:tc>
        <w:tc>
          <w:tcPr>
            <w:tcW w:w="0" w:type="auto"/>
            <w:tcBorders>
              <w:top w:val="single" w:sz="4" w:space="0" w:color="auto"/>
              <w:bottom w:val="single" w:sz="4" w:space="0" w:color="auto"/>
            </w:tcBorders>
            <w:tcMar>
              <w:top w:w="105" w:type="dxa"/>
              <w:left w:w="135" w:type="dxa"/>
              <w:bottom w:w="105" w:type="dxa"/>
              <w:right w:w="135" w:type="dxa"/>
            </w:tcMar>
            <w:hideMark/>
            <w:tcPrChange w:id="9579" w:author="Haiyang Liu" w:date="2026-05-21T13:03:00Z" w16du:dateUtc="2026-05-21T06:03:00Z">
              <w:tcPr>
                <w:tcW w:w="548" w:type="pct"/>
                <w:tcMar>
                  <w:top w:w="105" w:type="dxa"/>
                  <w:left w:w="135" w:type="dxa"/>
                  <w:bottom w:w="105" w:type="dxa"/>
                  <w:right w:w="135" w:type="dxa"/>
                </w:tcMar>
                <w:hideMark/>
              </w:tcPr>
            </w:tcPrChange>
          </w:tcPr>
          <w:p w14:paraId="4742D4D1" w14:textId="5E563D87" w:rsidR="00FF0D5B" w:rsidRPr="000435BA" w:rsidRDefault="0052697C">
            <w:pPr>
              <w:adjustRightInd w:val="0"/>
              <w:snapToGrid w:val="0"/>
              <w:jc w:val="center"/>
              <w:rPr>
                <w:ins w:id="9580" w:author="Haiyang Liu" w:date="2026-05-21T12:51:00Z"/>
                <w:b/>
                <w:bCs/>
              </w:rPr>
              <w:pPrChange w:id="9581" w:author="Haiyang Liu" w:date="2026-05-21T13:04:00Z" w16du:dateUtc="2026-05-21T06:04:00Z">
                <w:pPr>
                  <w:snapToGrid w:val="0"/>
                  <w:spacing w:line="480" w:lineRule="auto"/>
                  <w:ind w:rightChars="-34" w:right="-82"/>
                  <w:jc w:val="center"/>
                </w:pPr>
              </w:pPrChange>
            </w:pPr>
            <w:ins w:id="9582" w:author="Haiyang Liu" w:date="2026-05-21T13:03:00Z" w16du:dateUtc="2026-05-21T06:03:00Z">
              <w:r w:rsidRPr="000435BA">
                <w:rPr>
                  <w:b/>
                  <w:bCs/>
                  <w:rPrChange w:id="9583" w:author="Haiyang Liu" w:date="2026-05-21T13:14:00Z" w16du:dateUtc="2026-05-21T06:14:00Z">
                    <w:rPr>
                      <w:b/>
                      <w:bCs/>
                      <w:sz w:val="20"/>
                      <w:szCs w:val="20"/>
                    </w:rPr>
                  </w:rPrChange>
                </w:rPr>
                <w:t>Alternative N</w:t>
              </w:r>
            </w:ins>
          </w:p>
        </w:tc>
      </w:tr>
      <w:tr w:rsidR="00FF0D5B" w:rsidRPr="000435BA" w14:paraId="1A0BF96D" w14:textId="77777777" w:rsidTr="0052697C">
        <w:trPr>
          <w:trHeight w:val="371"/>
          <w:ins w:id="9584" w:author="Haiyang Liu" w:date="2026-05-21T12:51:00Z"/>
          <w:trPrChange w:id="9585" w:author="Haiyang Liu" w:date="2026-05-21T13:04:00Z" w16du:dateUtc="2026-05-21T06:04:00Z">
            <w:trPr>
              <w:gridAfter w:val="0"/>
            </w:trPr>
          </w:trPrChange>
        </w:trPr>
        <w:tc>
          <w:tcPr>
            <w:tcW w:w="0" w:type="auto"/>
            <w:tcBorders>
              <w:top w:val="single" w:sz="4" w:space="0" w:color="auto"/>
            </w:tcBorders>
            <w:tcMar>
              <w:top w:w="105" w:type="dxa"/>
              <w:left w:w="135" w:type="dxa"/>
              <w:bottom w:w="105" w:type="dxa"/>
              <w:right w:w="135" w:type="dxa"/>
            </w:tcMar>
            <w:vAlign w:val="center"/>
            <w:hideMark/>
            <w:tcPrChange w:id="9586" w:author="Haiyang Liu" w:date="2026-05-21T13:04:00Z" w16du:dateUtc="2026-05-21T06:04:00Z">
              <w:tcPr>
                <w:tcW w:w="602" w:type="pct"/>
                <w:tcMar>
                  <w:top w:w="105" w:type="dxa"/>
                  <w:left w:w="135" w:type="dxa"/>
                  <w:bottom w:w="105" w:type="dxa"/>
                  <w:right w:w="135" w:type="dxa"/>
                </w:tcMar>
                <w:hideMark/>
              </w:tcPr>
            </w:tcPrChange>
          </w:tcPr>
          <w:p w14:paraId="0F5B3057" w14:textId="378C41FB" w:rsidR="00FF0D5B" w:rsidRPr="000435BA" w:rsidRDefault="00FF0D5B">
            <w:pPr>
              <w:adjustRightInd w:val="0"/>
              <w:snapToGrid w:val="0"/>
              <w:rPr>
                <w:ins w:id="9587" w:author="Haiyang Liu" w:date="2026-05-21T12:51:00Z"/>
              </w:rPr>
              <w:pPrChange w:id="9588" w:author="Haiyang Liu" w:date="2026-05-21T13:04:00Z" w16du:dateUtc="2026-05-21T06:04:00Z">
                <w:pPr>
                  <w:snapToGrid w:val="0"/>
                  <w:spacing w:line="480" w:lineRule="auto"/>
                  <w:ind w:rightChars="-34" w:right="-82"/>
                  <w:jc w:val="center"/>
                </w:pPr>
              </w:pPrChange>
            </w:pPr>
            <w:ins w:id="9589" w:author="Haiyang Liu" w:date="2026-05-21T12:58:00Z" w16du:dateUtc="2026-05-21T05:58:00Z">
              <w:r w:rsidRPr="000435BA">
                <w:t>This newcomer</w:t>
              </w:r>
            </w:ins>
            <w:ins w:id="9590" w:author="Haiyang Liu" w:date="2026-05-21T12:51:00Z">
              <w:r w:rsidRPr="000435BA">
                <w:t xml:space="preserve"> </w:t>
              </w:r>
            </w:ins>
            <w:ins w:id="9591" w:author="Haiyang Liu" w:date="2026-05-21T13:22:00Z" w16du:dateUtc="2026-05-21T06:22:00Z">
              <w:r w:rsidR="000435BA" w:rsidRPr="000435BA">
                <w:t>made</w:t>
              </w:r>
            </w:ins>
            <w:ins w:id="9592" w:author="Haiyang Liu" w:date="2026-05-21T12:51:00Z">
              <w:r w:rsidRPr="000435BA">
                <w:t xml:space="preserve"> a procedural mistake while carrying out a task (e.g., using the wrong process or tool).</w:t>
              </w:r>
            </w:ins>
          </w:p>
        </w:tc>
        <w:tc>
          <w:tcPr>
            <w:tcW w:w="0" w:type="auto"/>
            <w:tcBorders>
              <w:top w:val="single" w:sz="4" w:space="0" w:color="auto"/>
            </w:tcBorders>
            <w:tcMar>
              <w:top w:w="105" w:type="dxa"/>
              <w:left w:w="135" w:type="dxa"/>
              <w:bottom w:w="105" w:type="dxa"/>
              <w:right w:w="135" w:type="dxa"/>
            </w:tcMar>
            <w:hideMark/>
            <w:tcPrChange w:id="9593" w:author="Haiyang Liu" w:date="2026-05-21T13:04:00Z" w16du:dateUtc="2026-05-21T06:04:00Z">
              <w:tcPr>
                <w:tcW w:w="698" w:type="pct"/>
                <w:tcMar>
                  <w:top w:w="105" w:type="dxa"/>
                  <w:left w:w="135" w:type="dxa"/>
                  <w:bottom w:w="105" w:type="dxa"/>
                  <w:right w:w="135" w:type="dxa"/>
                </w:tcMar>
                <w:hideMark/>
              </w:tcPr>
            </w:tcPrChange>
          </w:tcPr>
          <w:p w14:paraId="385A431C" w14:textId="77777777" w:rsidR="00FF0D5B" w:rsidRPr="000435BA" w:rsidRDefault="00FF0D5B">
            <w:pPr>
              <w:adjustRightInd w:val="0"/>
              <w:snapToGrid w:val="0"/>
              <w:jc w:val="center"/>
              <w:rPr>
                <w:ins w:id="9594" w:author="Haiyang Liu" w:date="2026-05-21T12:51:00Z"/>
              </w:rPr>
              <w:pPrChange w:id="9595" w:author="Haiyang Liu" w:date="2026-05-21T13:04:00Z" w16du:dateUtc="2026-05-21T06:04:00Z">
                <w:pPr>
                  <w:snapToGrid w:val="0"/>
                  <w:spacing w:line="480" w:lineRule="auto"/>
                  <w:ind w:rightChars="-34" w:right="-82"/>
                  <w:jc w:val="center"/>
                </w:pPr>
              </w:pPrChange>
            </w:pPr>
            <w:ins w:id="9596" w:author="Haiyang Liu" w:date="2026-05-21T12:51:00Z">
              <w:r w:rsidRPr="000435BA">
                <w:t>Action Errors</w:t>
              </w:r>
            </w:ins>
          </w:p>
        </w:tc>
        <w:tc>
          <w:tcPr>
            <w:tcW w:w="0" w:type="auto"/>
            <w:tcBorders>
              <w:top w:val="single" w:sz="4" w:space="0" w:color="auto"/>
            </w:tcBorders>
            <w:noWrap/>
            <w:tcMar>
              <w:top w:w="105" w:type="dxa"/>
              <w:left w:w="135" w:type="dxa"/>
              <w:bottom w:w="105" w:type="dxa"/>
              <w:right w:w="135" w:type="dxa"/>
            </w:tcMar>
            <w:hideMark/>
            <w:tcPrChange w:id="9597" w:author="Haiyang Liu" w:date="2026-05-21T13:04:00Z" w16du:dateUtc="2026-05-21T06:04:00Z">
              <w:tcPr>
                <w:tcW w:w="385" w:type="pct"/>
                <w:gridSpan w:val="2"/>
                <w:noWrap/>
                <w:tcMar>
                  <w:top w:w="105" w:type="dxa"/>
                  <w:left w:w="135" w:type="dxa"/>
                  <w:bottom w:w="105" w:type="dxa"/>
                  <w:right w:w="135" w:type="dxa"/>
                </w:tcMar>
                <w:hideMark/>
              </w:tcPr>
            </w:tcPrChange>
          </w:tcPr>
          <w:p w14:paraId="79CD6A47" w14:textId="7715AA5E" w:rsidR="00FF0D5B" w:rsidRPr="000435BA" w:rsidRDefault="00FF0D5B">
            <w:pPr>
              <w:adjustRightInd w:val="0"/>
              <w:snapToGrid w:val="0"/>
              <w:jc w:val="center"/>
              <w:rPr>
                <w:ins w:id="9598" w:author="Haiyang Liu" w:date="2026-05-21T12:51:00Z"/>
              </w:rPr>
              <w:pPrChange w:id="9599" w:author="Haiyang Liu" w:date="2026-05-21T13:04:00Z" w16du:dateUtc="2026-05-21T06:04:00Z">
                <w:pPr>
                  <w:snapToGrid w:val="0"/>
                  <w:spacing w:line="480" w:lineRule="auto"/>
                  <w:ind w:rightChars="-34" w:right="-82"/>
                  <w:jc w:val="center"/>
                </w:pPr>
              </w:pPrChange>
            </w:pPr>
            <w:ins w:id="9600" w:author="Haiyang Liu" w:date="2026-05-21T12:51:00Z">
              <w:r w:rsidRPr="000435BA">
                <w:t>250</w:t>
              </w:r>
            </w:ins>
          </w:p>
        </w:tc>
        <w:tc>
          <w:tcPr>
            <w:tcW w:w="0" w:type="auto"/>
            <w:tcBorders>
              <w:top w:val="single" w:sz="4" w:space="0" w:color="auto"/>
            </w:tcBorders>
            <w:noWrap/>
            <w:tcMar>
              <w:top w:w="105" w:type="dxa"/>
              <w:left w:w="135" w:type="dxa"/>
              <w:bottom w:w="105" w:type="dxa"/>
              <w:right w:w="135" w:type="dxa"/>
            </w:tcMar>
            <w:hideMark/>
            <w:tcPrChange w:id="9601" w:author="Haiyang Liu" w:date="2026-05-21T13:04:00Z" w16du:dateUtc="2026-05-21T06:04:00Z">
              <w:tcPr>
                <w:tcW w:w="303" w:type="pct"/>
                <w:noWrap/>
                <w:tcMar>
                  <w:top w:w="105" w:type="dxa"/>
                  <w:left w:w="135" w:type="dxa"/>
                  <w:bottom w:w="105" w:type="dxa"/>
                  <w:right w:w="135" w:type="dxa"/>
                </w:tcMar>
                <w:hideMark/>
              </w:tcPr>
            </w:tcPrChange>
          </w:tcPr>
          <w:p w14:paraId="2BF0C633" w14:textId="77777777" w:rsidR="00FF0D5B" w:rsidRPr="000435BA" w:rsidRDefault="00FF0D5B">
            <w:pPr>
              <w:adjustRightInd w:val="0"/>
              <w:snapToGrid w:val="0"/>
              <w:jc w:val="center"/>
              <w:rPr>
                <w:ins w:id="9602" w:author="Haiyang Liu" w:date="2026-05-21T12:51:00Z"/>
              </w:rPr>
              <w:pPrChange w:id="9603" w:author="Haiyang Liu" w:date="2026-05-21T13:04:00Z" w16du:dateUtc="2026-05-21T06:04:00Z">
                <w:pPr>
                  <w:snapToGrid w:val="0"/>
                  <w:spacing w:line="480" w:lineRule="auto"/>
                  <w:ind w:rightChars="-34" w:right="-82"/>
                  <w:jc w:val="center"/>
                </w:pPr>
              </w:pPrChange>
            </w:pPr>
            <w:ins w:id="9604" w:author="Haiyang Liu" w:date="2026-05-21T12:51:00Z">
              <w:r w:rsidRPr="000435BA">
                <w:t>0.836</w:t>
              </w:r>
            </w:ins>
          </w:p>
        </w:tc>
        <w:tc>
          <w:tcPr>
            <w:tcW w:w="0" w:type="auto"/>
            <w:tcBorders>
              <w:top w:val="single" w:sz="4" w:space="0" w:color="auto"/>
            </w:tcBorders>
            <w:noWrap/>
            <w:tcMar>
              <w:top w:w="105" w:type="dxa"/>
              <w:left w:w="135" w:type="dxa"/>
              <w:bottom w:w="105" w:type="dxa"/>
              <w:right w:w="135" w:type="dxa"/>
            </w:tcMar>
            <w:hideMark/>
            <w:tcPrChange w:id="9605" w:author="Haiyang Liu" w:date="2026-05-21T13:04:00Z" w16du:dateUtc="2026-05-21T06:04:00Z">
              <w:tcPr>
                <w:tcW w:w="330" w:type="pct"/>
                <w:noWrap/>
                <w:tcMar>
                  <w:top w:w="105" w:type="dxa"/>
                  <w:left w:w="135" w:type="dxa"/>
                  <w:bottom w:w="105" w:type="dxa"/>
                  <w:right w:w="135" w:type="dxa"/>
                </w:tcMar>
                <w:hideMark/>
              </w:tcPr>
            </w:tcPrChange>
          </w:tcPr>
          <w:p w14:paraId="4EF05DD4" w14:textId="77777777" w:rsidR="00FF0D5B" w:rsidRPr="000435BA" w:rsidRDefault="00FF0D5B">
            <w:pPr>
              <w:adjustRightInd w:val="0"/>
              <w:snapToGrid w:val="0"/>
              <w:jc w:val="center"/>
              <w:rPr>
                <w:ins w:id="9606" w:author="Haiyang Liu" w:date="2026-05-21T12:51:00Z"/>
              </w:rPr>
              <w:pPrChange w:id="9607" w:author="Haiyang Liu" w:date="2026-05-21T13:04:00Z" w16du:dateUtc="2026-05-21T06:04:00Z">
                <w:pPr>
                  <w:snapToGrid w:val="0"/>
                  <w:spacing w:line="480" w:lineRule="auto"/>
                  <w:ind w:rightChars="-34" w:right="-82"/>
                  <w:jc w:val="center"/>
                </w:pPr>
              </w:pPrChange>
            </w:pPr>
            <w:ins w:id="9608" w:author="Haiyang Liu" w:date="2026-05-21T12:51:00Z">
              <w:r w:rsidRPr="000435BA">
                <w:t>0.796</w:t>
              </w:r>
            </w:ins>
          </w:p>
        </w:tc>
        <w:tc>
          <w:tcPr>
            <w:tcW w:w="0" w:type="auto"/>
            <w:tcBorders>
              <w:top w:val="single" w:sz="4" w:space="0" w:color="auto"/>
            </w:tcBorders>
            <w:noWrap/>
            <w:tcMar>
              <w:top w:w="105" w:type="dxa"/>
              <w:left w:w="135" w:type="dxa"/>
              <w:bottom w:w="105" w:type="dxa"/>
              <w:right w:w="135" w:type="dxa"/>
            </w:tcMar>
            <w:hideMark/>
            <w:tcPrChange w:id="9609" w:author="Haiyang Liu" w:date="2026-05-21T13:04:00Z" w16du:dateUtc="2026-05-21T06:04:00Z">
              <w:tcPr>
                <w:tcW w:w="543" w:type="pct"/>
                <w:gridSpan w:val="3"/>
                <w:noWrap/>
                <w:tcMar>
                  <w:top w:w="105" w:type="dxa"/>
                  <w:left w:w="135" w:type="dxa"/>
                  <w:bottom w:w="105" w:type="dxa"/>
                  <w:right w:w="135" w:type="dxa"/>
                </w:tcMar>
                <w:hideMark/>
              </w:tcPr>
            </w:tcPrChange>
          </w:tcPr>
          <w:p w14:paraId="6F60C9E3" w14:textId="77777777" w:rsidR="00FF0D5B" w:rsidRPr="000435BA" w:rsidRDefault="00FF0D5B">
            <w:pPr>
              <w:adjustRightInd w:val="0"/>
              <w:snapToGrid w:val="0"/>
              <w:jc w:val="center"/>
              <w:rPr>
                <w:ins w:id="9610" w:author="Haiyang Liu" w:date="2026-05-21T12:51:00Z"/>
              </w:rPr>
              <w:pPrChange w:id="9611" w:author="Haiyang Liu" w:date="2026-05-21T13:04:00Z" w16du:dateUtc="2026-05-21T06:04:00Z">
                <w:pPr>
                  <w:snapToGrid w:val="0"/>
                  <w:spacing w:line="480" w:lineRule="auto"/>
                  <w:ind w:rightChars="-34" w:right="-82"/>
                  <w:jc w:val="center"/>
                </w:pPr>
              </w:pPrChange>
            </w:pPr>
            <w:ins w:id="9612" w:author="Haiyang Liu" w:date="2026-05-21T12:51:00Z">
              <w:r w:rsidRPr="000435BA">
                <w:t>0.000</w:t>
              </w:r>
            </w:ins>
          </w:p>
        </w:tc>
        <w:tc>
          <w:tcPr>
            <w:tcW w:w="0" w:type="auto"/>
            <w:tcBorders>
              <w:top w:val="single" w:sz="4" w:space="0" w:color="auto"/>
            </w:tcBorders>
            <w:tcMar>
              <w:top w:w="105" w:type="dxa"/>
              <w:left w:w="135" w:type="dxa"/>
              <w:bottom w:w="105" w:type="dxa"/>
              <w:right w:w="135" w:type="dxa"/>
            </w:tcMar>
            <w:hideMark/>
            <w:tcPrChange w:id="9613" w:author="Haiyang Liu" w:date="2026-05-21T13:04:00Z" w16du:dateUtc="2026-05-21T06:04:00Z">
              <w:tcPr>
                <w:tcW w:w="832" w:type="pct"/>
                <w:gridSpan w:val="4"/>
                <w:tcMar>
                  <w:top w:w="105" w:type="dxa"/>
                  <w:left w:w="135" w:type="dxa"/>
                  <w:bottom w:w="105" w:type="dxa"/>
                  <w:right w:w="135" w:type="dxa"/>
                </w:tcMar>
                <w:hideMark/>
              </w:tcPr>
            </w:tcPrChange>
          </w:tcPr>
          <w:p w14:paraId="531643CD" w14:textId="77777777" w:rsidR="00FF0D5B" w:rsidRPr="000435BA" w:rsidRDefault="00FF0D5B">
            <w:pPr>
              <w:adjustRightInd w:val="0"/>
              <w:snapToGrid w:val="0"/>
              <w:jc w:val="center"/>
              <w:rPr>
                <w:ins w:id="9614" w:author="Haiyang Liu" w:date="2026-05-21T12:51:00Z"/>
              </w:rPr>
              <w:pPrChange w:id="9615" w:author="Haiyang Liu" w:date="2026-05-21T13:04:00Z" w16du:dateUtc="2026-05-21T06:04:00Z">
                <w:pPr>
                  <w:snapToGrid w:val="0"/>
                  <w:spacing w:line="480" w:lineRule="auto"/>
                  <w:ind w:rightChars="-34" w:right="-82"/>
                  <w:jc w:val="center"/>
                </w:pPr>
              </w:pPrChange>
            </w:pPr>
            <w:ins w:id="9616" w:author="Haiyang Liu" w:date="2026-05-21T12:51:00Z">
              <w:r w:rsidRPr="000435BA">
                <w:t>Work Mastery</w:t>
              </w:r>
            </w:ins>
          </w:p>
        </w:tc>
        <w:tc>
          <w:tcPr>
            <w:tcW w:w="0" w:type="auto"/>
            <w:tcBorders>
              <w:top w:val="single" w:sz="4" w:space="0" w:color="auto"/>
            </w:tcBorders>
            <w:tcMar>
              <w:top w:w="105" w:type="dxa"/>
              <w:left w:w="135" w:type="dxa"/>
              <w:bottom w:w="105" w:type="dxa"/>
              <w:right w:w="135" w:type="dxa"/>
            </w:tcMar>
            <w:hideMark/>
            <w:tcPrChange w:id="9617" w:author="Haiyang Liu" w:date="2026-05-21T13:04:00Z" w16du:dateUtc="2026-05-21T06:04:00Z">
              <w:tcPr>
                <w:tcW w:w="548" w:type="pct"/>
                <w:tcMar>
                  <w:top w:w="105" w:type="dxa"/>
                  <w:left w:w="135" w:type="dxa"/>
                  <w:bottom w:w="105" w:type="dxa"/>
                  <w:right w:w="135" w:type="dxa"/>
                </w:tcMar>
                <w:hideMark/>
              </w:tcPr>
            </w:tcPrChange>
          </w:tcPr>
          <w:p w14:paraId="1833E605" w14:textId="69A15506" w:rsidR="00FF0D5B" w:rsidRPr="000435BA" w:rsidRDefault="00FF0D5B">
            <w:pPr>
              <w:adjustRightInd w:val="0"/>
              <w:snapToGrid w:val="0"/>
              <w:jc w:val="center"/>
              <w:rPr>
                <w:ins w:id="9618" w:author="Haiyang Liu" w:date="2026-05-21T12:51:00Z"/>
              </w:rPr>
              <w:pPrChange w:id="9619" w:author="Haiyang Liu" w:date="2026-05-21T13:04:00Z" w16du:dateUtc="2026-05-21T06:04:00Z">
                <w:pPr>
                  <w:snapToGrid w:val="0"/>
                  <w:spacing w:line="480" w:lineRule="auto"/>
                  <w:ind w:rightChars="-34" w:right="-82"/>
                  <w:jc w:val="center"/>
                </w:pPr>
              </w:pPrChange>
            </w:pPr>
            <w:ins w:id="9620" w:author="Haiyang Liu" w:date="2026-05-21T12:51:00Z">
              <w:r w:rsidRPr="000435BA">
                <w:t>10</w:t>
              </w:r>
            </w:ins>
          </w:p>
        </w:tc>
      </w:tr>
      <w:tr w:rsidR="0052697C" w:rsidRPr="000435BA" w14:paraId="1B867FA6" w14:textId="77777777" w:rsidTr="0052697C">
        <w:trPr>
          <w:trHeight w:val="20"/>
          <w:ins w:id="9621" w:author="Haiyang Liu" w:date="2026-05-21T12:51:00Z"/>
          <w:trPrChange w:id="9622" w:author="Haiyang Liu" w:date="2026-05-21T13:03:00Z" w16du:dateUtc="2026-05-21T06:03:00Z">
            <w:trPr>
              <w:gridAfter w:val="0"/>
            </w:trPr>
          </w:trPrChange>
        </w:trPr>
        <w:tc>
          <w:tcPr>
            <w:tcW w:w="0" w:type="auto"/>
            <w:tcMar>
              <w:top w:w="105" w:type="dxa"/>
              <w:left w:w="135" w:type="dxa"/>
              <w:bottom w:w="105" w:type="dxa"/>
              <w:right w:w="135" w:type="dxa"/>
            </w:tcMar>
            <w:vAlign w:val="center"/>
            <w:hideMark/>
            <w:tcPrChange w:id="9623" w:author="Haiyang Liu" w:date="2026-05-21T13:03:00Z" w16du:dateUtc="2026-05-21T06:03:00Z">
              <w:tcPr>
                <w:tcW w:w="602" w:type="pct"/>
                <w:tcMar>
                  <w:top w:w="105" w:type="dxa"/>
                  <w:left w:w="135" w:type="dxa"/>
                  <w:bottom w:w="105" w:type="dxa"/>
                  <w:right w:w="135" w:type="dxa"/>
                </w:tcMar>
                <w:hideMark/>
              </w:tcPr>
            </w:tcPrChange>
          </w:tcPr>
          <w:p w14:paraId="5949813D" w14:textId="096233C1" w:rsidR="0052697C" w:rsidRPr="000435BA" w:rsidRDefault="000435BA">
            <w:pPr>
              <w:adjustRightInd w:val="0"/>
              <w:snapToGrid w:val="0"/>
              <w:rPr>
                <w:ins w:id="9624" w:author="Haiyang Liu" w:date="2026-05-21T12:51:00Z"/>
              </w:rPr>
              <w:pPrChange w:id="9625" w:author="Haiyang Liu" w:date="2026-05-21T13:04:00Z" w16du:dateUtc="2026-05-21T06:04:00Z">
                <w:pPr>
                  <w:snapToGrid w:val="0"/>
                  <w:spacing w:line="480" w:lineRule="auto"/>
                  <w:ind w:rightChars="-34" w:right="-82"/>
                  <w:jc w:val="center"/>
                </w:pPr>
              </w:pPrChange>
            </w:pPr>
            <w:ins w:id="9626" w:author="Haiyang Liu" w:date="2026-05-21T13:22:00Z" w16du:dateUtc="2026-05-21T06:22:00Z">
              <w:r w:rsidRPr="000435BA">
                <w:t>This newcomer</w:t>
              </w:r>
            </w:ins>
            <w:ins w:id="9627" w:author="Haiyang Liu" w:date="2026-05-21T12:51:00Z">
              <w:r w:rsidR="0052697C" w:rsidRPr="000435BA">
                <w:t xml:space="preserve"> missed or skipped a necessary step when finishing a task.</w:t>
              </w:r>
            </w:ins>
          </w:p>
        </w:tc>
        <w:tc>
          <w:tcPr>
            <w:tcW w:w="0" w:type="auto"/>
            <w:tcMar>
              <w:top w:w="105" w:type="dxa"/>
              <w:left w:w="135" w:type="dxa"/>
              <w:bottom w:w="105" w:type="dxa"/>
              <w:right w:w="135" w:type="dxa"/>
            </w:tcMar>
            <w:hideMark/>
            <w:tcPrChange w:id="9628" w:author="Haiyang Liu" w:date="2026-05-21T13:03:00Z" w16du:dateUtc="2026-05-21T06:03:00Z">
              <w:tcPr>
                <w:tcW w:w="698" w:type="pct"/>
                <w:tcMar>
                  <w:top w:w="105" w:type="dxa"/>
                  <w:left w:w="135" w:type="dxa"/>
                  <w:bottom w:w="105" w:type="dxa"/>
                  <w:right w:w="135" w:type="dxa"/>
                </w:tcMar>
                <w:hideMark/>
              </w:tcPr>
            </w:tcPrChange>
          </w:tcPr>
          <w:p w14:paraId="73EFF4C6" w14:textId="77777777" w:rsidR="0052697C" w:rsidRPr="000435BA" w:rsidRDefault="0052697C">
            <w:pPr>
              <w:adjustRightInd w:val="0"/>
              <w:snapToGrid w:val="0"/>
              <w:jc w:val="center"/>
              <w:rPr>
                <w:ins w:id="9629" w:author="Haiyang Liu" w:date="2026-05-21T12:51:00Z"/>
              </w:rPr>
              <w:pPrChange w:id="9630" w:author="Haiyang Liu" w:date="2026-05-21T13:04:00Z" w16du:dateUtc="2026-05-21T06:04:00Z">
                <w:pPr>
                  <w:snapToGrid w:val="0"/>
                  <w:spacing w:line="480" w:lineRule="auto"/>
                  <w:ind w:rightChars="-34" w:right="-82"/>
                  <w:jc w:val="center"/>
                </w:pPr>
              </w:pPrChange>
            </w:pPr>
            <w:ins w:id="9631" w:author="Haiyang Liu" w:date="2026-05-21T12:51:00Z">
              <w:r w:rsidRPr="000435BA">
                <w:t>Action Errors</w:t>
              </w:r>
            </w:ins>
          </w:p>
        </w:tc>
        <w:tc>
          <w:tcPr>
            <w:tcW w:w="0" w:type="auto"/>
            <w:noWrap/>
            <w:tcMar>
              <w:top w:w="105" w:type="dxa"/>
              <w:left w:w="135" w:type="dxa"/>
              <w:bottom w:w="105" w:type="dxa"/>
              <w:right w:w="135" w:type="dxa"/>
            </w:tcMar>
            <w:hideMark/>
            <w:tcPrChange w:id="9632" w:author="Haiyang Liu" w:date="2026-05-21T13:03:00Z" w16du:dateUtc="2026-05-21T06:03:00Z">
              <w:tcPr>
                <w:tcW w:w="385" w:type="pct"/>
                <w:gridSpan w:val="2"/>
                <w:noWrap/>
                <w:tcMar>
                  <w:top w:w="105" w:type="dxa"/>
                  <w:left w:w="135" w:type="dxa"/>
                  <w:bottom w:w="105" w:type="dxa"/>
                  <w:right w:w="135" w:type="dxa"/>
                </w:tcMar>
                <w:hideMark/>
              </w:tcPr>
            </w:tcPrChange>
          </w:tcPr>
          <w:p w14:paraId="578E342F" w14:textId="3B4692CB" w:rsidR="0052697C" w:rsidRPr="000435BA" w:rsidRDefault="0052697C">
            <w:pPr>
              <w:adjustRightInd w:val="0"/>
              <w:snapToGrid w:val="0"/>
              <w:jc w:val="center"/>
              <w:rPr>
                <w:ins w:id="9633" w:author="Haiyang Liu" w:date="2026-05-21T12:51:00Z"/>
              </w:rPr>
              <w:pPrChange w:id="9634" w:author="Haiyang Liu" w:date="2026-05-21T13:04:00Z" w16du:dateUtc="2026-05-21T06:04:00Z">
                <w:pPr>
                  <w:snapToGrid w:val="0"/>
                  <w:spacing w:line="480" w:lineRule="auto"/>
                  <w:ind w:rightChars="-34" w:right="-82"/>
                  <w:jc w:val="center"/>
                </w:pPr>
              </w:pPrChange>
            </w:pPr>
            <w:ins w:id="9635" w:author="Haiyang Liu" w:date="2026-05-21T13:05:00Z" w16du:dateUtc="2026-05-21T06:05:00Z">
              <w:r w:rsidRPr="000435BA">
                <w:rPr>
                  <w:rPrChange w:id="9636" w:author="Haiyang Liu" w:date="2026-05-21T13:14:00Z" w16du:dateUtc="2026-05-21T06:14:00Z">
                    <w:rPr>
                      <w:sz w:val="20"/>
                      <w:szCs w:val="20"/>
                    </w:rPr>
                  </w:rPrChange>
                </w:rPr>
                <w:t>250</w:t>
              </w:r>
            </w:ins>
          </w:p>
        </w:tc>
        <w:tc>
          <w:tcPr>
            <w:tcW w:w="0" w:type="auto"/>
            <w:noWrap/>
            <w:tcMar>
              <w:top w:w="105" w:type="dxa"/>
              <w:left w:w="135" w:type="dxa"/>
              <w:bottom w:w="105" w:type="dxa"/>
              <w:right w:w="135" w:type="dxa"/>
            </w:tcMar>
            <w:hideMark/>
            <w:tcPrChange w:id="9637" w:author="Haiyang Liu" w:date="2026-05-21T13:03:00Z" w16du:dateUtc="2026-05-21T06:03:00Z">
              <w:tcPr>
                <w:tcW w:w="303" w:type="pct"/>
                <w:noWrap/>
                <w:tcMar>
                  <w:top w:w="105" w:type="dxa"/>
                  <w:left w:w="135" w:type="dxa"/>
                  <w:bottom w:w="105" w:type="dxa"/>
                  <w:right w:w="135" w:type="dxa"/>
                </w:tcMar>
                <w:hideMark/>
              </w:tcPr>
            </w:tcPrChange>
          </w:tcPr>
          <w:p w14:paraId="106480A3" w14:textId="77777777" w:rsidR="0052697C" w:rsidRPr="000435BA" w:rsidRDefault="0052697C">
            <w:pPr>
              <w:adjustRightInd w:val="0"/>
              <w:snapToGrid w:val="0"/>
              <w:jc w:val="center"/>
              <w:rPr>
                <w:ins w:id="9638" w:author="Haiyang Liu" w:date="2026-05-21T12:51:00Z"/>
              </w:rPr>
              <w:pPrChange w:id="9639" w:author="Haiyang Liu" w:date="2026-05-21T13:04:00Z" w16du:dateUtc="2026-05-21T06:04:00Z">
                <w:pPr>
                  <w:snapToGrid w:val="0"/>
                  <w:spacing w:line="480" w:lineRule="auto"/>
                  <w:ind w:rightChars="-34" w:right="-82"/>
                  <w:jc w:val="center"/>
                </w:pPr>
              </w:pPrChange>
            </w:pPr>
            <w:ins w:id="9640" w:author="Haiyang Liu" w:date="2026-05-21T12:51:00Z">
              <w:r w:rsidRPr="000435BA">
                <w:t>0.720</w:t>
              </w:r>
            </w:ins>
          </w:p>
        </w:tc>
        <w:tc>
          <w:tcPr>
            <w:tcW w:w="0" w:type="auto"/>
            <w:noWrap/>
            <w:tcMar>
              <w:top w:w="105" w:type="dxa"/>
              <w:left w:w="135" w:type="dxa"/>
              <w:bottom w:w="105" w:type="dxa"/>
              <w:right w:w="135" w:type="dxa"/>
            </w:tcMar>
            <w:hideMark/>
            <w:tcPrChange w:id="9641" w:author="Haiyang Liu" w:date="2026-05-21T13:03:00Z" w16du:dateUtc="2026-05-21T06:03:00Z">
              <w:tcPr>
                <w:tcW w:w="330" w:type="pct"/>
                <w:noWrap/>
                <w:tcMar>
                  <w:top w:w="105" w:type="dxa"/>
                  <w:left w:w="135" w:type="dxa"/>
                  <w:bottom w:w="105" w:type="dxa"/>
                  <w:right w:w="135" w:type="dxa"/>
                </w:tcMar>
                <w:hideMark/>
              </w:tcPr>
            </w:tcPrChange>
          </w:tcPr>
          <w:p w14:paraId="7AA79BE4" w14:textId="77777777" w:rsidR="0052697C" w:rsidRPr="000435BA" w:rsidRDefault="0052697C">
            <w:pPr>
              <w:adjustRightInd w:val="0"/>
              <w:snapToGrid w:val="0"/>
              <w:jc w:val="center"/>
              <w:rPr>
                <w:ins w:id="9642" w:author="Haiyang Liu" w:date="2026-05-21T12:51:00Z"/>
              </w:rPr>
              <w:pPrChange w:id="9643" w:author="Haiyang Liu" w:date="2026-05-21T13:04:00Z" w16du:dateUtc="2026-05-21T06:04:00Z">
                <w:pPr>
                  <w:snapToGrid w:val="0"/>
                  <w:spacing w:line="480" w:lineRule="auto"/>
                  <w:ind w:rightChars="-34" w:right="-82"/>
                  <w:jc w:val="center"/>
                </w:pPr>
              </w:pPrChange>
            </w:pPr>
            <w:ins w:id="9644" w:author="Haiyang Liu" w:date="2026-05-21T12:51:00Z">
              <w:r w:rsidRPr="000435BA">
                <w:t>0.576</w:t>
              </w:r>
            </w:ins>
          </w:p>
        </w:tc>
        <w:tc>
          <w:tcPr>
            <w:tcW w:w="0" w:type="auto"/>
            <w:noWrap/>
            <w:tcMar>
              <w:top w:w="105" w:type="dxa"/>
              <w:left w:w="135" w:type="dxa"/>
              <w:bottom w:w="105" w:type="dxa"/>
              <w:right w:w="135" w:type="dxa"/>
            </w:tcMar>
            <w:hideMark/>
            <w:tcPrChange w:id="9645" w:author="Haiyang Liu" w:date="2026-05-21T13:03:00Z" w16du:dateUtc="2026-05-21T06:03:00Z">
              <w:tcPr>
                <w:tcW w:w="543" w:type="pct"/>
                <w:gridSpan w:val="3"/>
                <w:noWrap/>
                <w:tcMar>
                  <w:top w:w="105" w:type="dxa"/>
                  <w:left w:w="135" w:type="dxa"/>
                  <w:bottom w:w="105" w:type="dxa"/>
                  <w:right w:w="135" w:type="dxa"/>
                </w:tcMar>
                <w:hideMark/>
              </w:tcPr>
            </w:tcPrChange>
          </w:tcPr>
          <w:p w14:paraId="2C88EBD8" w14:textId="77777777" w:rsidR="0052697C" w:rsidRPr="000435BA" w:rsidRDefault="0052697C">
            <w:pPr>
              <w:adjustRightInd w:val="0"/>
              <w:snapToGrid w:val="0"/>
              <w:jc w:val="center"/>
              <w:rPr>
                <w:ins w:id="9646" w:author="Haiyang Liu" w:date="2026-05-21T12:51:00Z"/>
              </w:rPr>
              <w:pPrChange w:id="9647" w:author="Haiyang Liu" w:date="2026-05-21T13:04:00Z" w16du:dateUtc="2026-05-21T06:04:00Z">
                <w:pPr>
                  <w:snapToGrid w:val="0"/>
                  <w:spacing w:line="480" w:lineRule="auto"/>
                  <w:ind w:rightChars="-34" w:right="-82"/>
                  <w:jc w:val="center"/>
                </w:pPr>
              </w:pPrChange>
            </w:pPr>
            <w:ins w:id="9648" w:author="Haiyang Liu" w:date="2026-05-21T12:51:00Z">
              <w:r w:rsidRPr="000435BA">
                <w:t>0.000</w:t>
              </w:r>
            </w:ins>
          </w:p>
        </w:tc>
        <w:tc>
          <w:tcPr>
            <w:tcW w:w="0" w:type="auto"/>
            <w:tcMar>
              <w:top w:w="105" w:type="dxa"/>
              <w:left w:w="135" w:type="dxa"/>
              <w:bottom w:w="105" w:type="dxa"/>
              <w:right w:w="135" w:type="dxa"/>
            </w:tcMar>
            <w:hideMark/>
            <w:tcPrChange w:id="9649" w:author="Haiyang Liu" w:date="2026-05-21T13:03:00Z" w16du:dateUtc="2026-05-21T06:03:00Z">
              <w:tcPr>
                <w:tcW w:w="832" w:type="pct"/>
                <w:gridSpan w:val="4"/>
                <w:tcMar>
                  <w:top w:w="105" w:type="dxa"/>
                  <w:left w:w="135" w:type="dxa"/>
                  <w:bottom w:w="105" w:type="dxa"/>
                  <w:right w:w="135" w:type="dxa"/>
                </w:tcMar>
                <w:hideMark/>
              </w:tcPr>
            </w:tcPrChange>
          </w:tcPr>
          <w:p w14:paraId="133FDE97" w14:textId="77777777" w:rsidR="0052697C" w:rsidRPr="000435BA" w:rsidRDefault="0052697C">
            <w:pPr>
              <w:adjustRightInd w:val="0"/>
              <w:snapToGrid w:val="0"/>
              <w:jc w:val="center"/>
              <w:rPr>
                <w:ins w:id="9650" w:author="Haiyang Liu" w:date="2026-05-21T12:51:00Z"/>
              </w:rPr>
              <w:pPrChange w:id="9651" w:author="Haiyang Liu" w:date="2026-05-21T13:04:00Z" w16du:dateUtc="2026-05-21T06:04:00Z">
                <w:pPr>
                  <w:snapToGrid w:val="0"/>
                  <w:spacing w:line="480" w:lineRule="auto"/>
                  <w:ind w:rightChars="-34" w:right="-82"/>
                  <w:jc w:val="center"/>
                </w:pPr>
              </w:pPrChange>
            </w:pPr>
            <w:ins w:id="9652" w:author="Haiyang Liu" w:date="2026-05-21T12:51:00Z">
              <w:r w:rsidRPr="000435BA">
                <w:t>Organizational Deviance</w:t>
              </w:r>
            </w:ins>
          </w:p>
        </w:tc>
        <w:tc>
          <w:tcPr>
            <w:tcW w:w="0" w:type="auto"/>
            <w:tcMar>
              <w:top w:w="105" w:type="dxa"/>
              <w:left w:w="135" w:type="dxa"/>
              <w:bottom w:w="105" w:type="dxa"/>
              <w:right w:w="135" w:type="dxa"/>
            </w:tcMar>
            <w:hideMark/>
            <w:tcPrChange w:id="9653" w:author="Haiyang Liu" w:date="2026-05-21T13:03:00Z" w16du:dateUtc="2026-05-21T06:03:00Z">
              <w:tcPr>
                <w:tcW w:w="548" w:type="pct"/>
                <w:tcMar>
                  <w:top w:w="105" w:type="dxa"/>
                  <w:left w:w="135" w:type="dxa"/>
                  <w:bottom w:w="105" w:type="dxa"/>
                  <w:right w:w="135" w:type="dxa"/>
                </w:tcMar>
                <w:hideMark/>
              </w:tcPr>
            </w:tcPrChange>
          </w:tcPr>
          <w:p w14:paraId="144AFADC" w14:textId="2C95EEDA" w:rsidR="0052697C" w:rsidRPr="000435BA" w:rsidRDefault="0052697C">
            <w:pPr>
              <w:adjustRightInd w:val="0"/>
              <w:snapToGrid w:val="0"/>
              <w:jc w:val="center"/>
              <w:rPr>
                <w:ins w:id="9654" w:author="Haiyang Liu" w:date="2026-05-21T12:51:00Z"/>
              </w:rPr>
              <w:pPrChange w:id="9655" w:author="Haiyang Liu" w:date="2026-05-21T13:04:00Z" w16du:dateUtc="2026-05-21T06:04:00Z">
                <w:pPr>
                  <w:snapToGrid w:val="0"/>
                  <w:spacing w:line="480" w:lineRule="auto"/>
                  <w:ind w:rightChars="-34" w:right="-82"/>
                  <w:jc w:val="center"/>
                </w:pPr>
              </w:pPrChange>
            </w:pPr>
            <w:ins w:id="9656" w:author="Haiyang Liu" w:date="2026-05-21T12:51:00Z">
              <w:r w:rsidRPr="000435BA">
                <w:t>36</w:t>
              </w:r>
            </w:ins>
          </w:p>
        </w:tc>
      </w:tr>
      <w:tr w:rsidR="0052697C" w:rsidRPr="000435BA" w14:paraId="46BD50EB" w14:textId="77777777" w:rsidTr="0052697C">
        <w:trPr>
          <w:trHeight w:val="20"/>
          <w:ins w:id="9657" w:author="Haiyang Liu" w:date="2026-05-21T12:51:00Z"/>
          <w:trPrChange w:id="9658" w:author="Haiyang Liu" w:date="2026-05-21T13:03:00Z" w16du:dateUtc="2026-05-21T06:03:00Z">
            <w:trPr>
              <w:gridAfter w:val="0"/>
            </w:trPr>
          </w:trPrChange>
        </w:trPr>
        <w:tc>
          <w:tcPr>
            <w:tcW w:w="0" w:type="auto"/>
            <w:tcMar>
              <w:top w:w="105" w:type="dxa"/>
              <w:left w:w="135" w:type="dxa"/>
              <w:bottom w:w="105" w:type="dxa"/>
              <w:right w:w="135" w:type="dxa"/>
            </w:tcMar>
            <w:vAlign w:val="center"/>
            <w:hideMark/>
            <w:tcPrChange w:id="9659" w:author="Haiyang Liu" w:date="2026-05-21T13:03:00Z" w16du:dateUtc="2026-05-21T06:03:00Z">
              <w:tcPr>
                <w:tcW w:w="602" w:type="pct"/>
                <w:tcMar>
                  <w:top w:w="105" w:type="dxa"/>
                  <w:left w:w="135" w:type="dxa"/>
                  <w:bottom w:w="105" w:type="dxa"/>
                  <w:right w:w="135" w:type="dxa"/>
                </w:tcMar>
                <w:hideMark/>
              </w:tcPr>
            </w:tcPrChange>
          </w:tcPr>
          <w:p w14:paraId="365BB8AE" w14:textId="708E0193" w:rsidR="0052697C" w:rsidRPr="000435BA" w:rsidRDefault="000435BA">
            <w:pPr>
              <w:adjustRightInd w:val="0"/>
              <w:snapToGrid w:val="0"/>
              <w:rPr>
                <w:ins w:id="9660" w:author="Haiyang Liu" w:date="2026-05-21T12:51:00Z"/>
              </w:rPr>
              <w:pPrChange w:id="9661" w:author="Haiyang Liu" w:date="2026-05-21T13:04:00Z" w16du:dateUtc="2026-05-21T06:04:00Z">
                <w:pPr>
                  <w:snapToGrid w:val="0"/>
                  <w:spacing w:line="480" w:lineRule="auto"/>
                  <w:ind w:rightChars="-34" w:right="-82"/>
                  <w:jc w:val="center"/>
                </w:pPr>
              </w:pPrChange>
            </w:pPr>
            <w:ins w:id="9662" w:author="Haiyang Liu" w:date="2026-05-21T13:22:00Z" w16du:dateUtc="2026-05-21T06:22:00Z">
              <w:r w:rsidRPr="000435BA">
                <w:t>This newcomer</w:t>
              </w:r>
            </w:ins>
            <w:ins w:id="9663" w:author="Haiyang Liu" w:date="2026-05-21T12:51:00Z">
              <w:r w:rsidR="0052697C" w:rsidRPr="000435BA">
                <w:t xml:space="preserve"> conducted steps in the wrong order or at the wrong time.</w:t>
              </w:r>
            </w:ins>
          </w:p>
        </w:tc>
        <w:tc>
          <w:tcPr>
            <w:tcW w:w="0" w:type="auto"/>
            <w:tcMar>
              <w:top w:w="105" w:type="dxa"/>
              <w:left w:w="135" w:type="dxa"/>
              <w:bottom w:w="105" w:type="dxa"/>
              <w:right w:w="135" w:type="dxa"/>
            </w:tcMar>
            <w:hideMark/>
            <w:tcPrChange w:id="9664" w:author="Haiyang Liu" w:date="2026-05-21T13:03:00Z" w16du:dateUtc="2026-05-21T06:03:00Z">
              <w:tcPr>
                <w:tcW w:w="698" w:type="pct"/>
                <w:tcMar>
                  <w:top w:w="105" w:type="dxa"/>
                  <w:left w:w="135" w:type="dxa"/>
                  <w:bottom w:w="105" w:type="dxa"/>
                  <w:right w:w="135" w:type="dxa"/>
                </w:tcMar>
                <w:hideMark/>
              </w:tcPr>
            </w:tcPrChange>
          </w:tcPr>
          <w:p w14:paraId="77C8C4AC" w14:textId="77777777" w:rsidR="0052697C" w:rsidRPr="000435BA" w:rsidRDefault="0052697C">
            <w:pPr>
              <w:adjustRightInd w:val="0"/>
              <w:snapToGrid w:val="0"/>
              <w:jc w:val="center"/>
              <w:rPr>
                <w:ins w:id="9665" w:author="Haiyang Liu" w:date="2026-05-21T12:51:00Z"/>
              </w:rPr>
              <w:pPrChange w:id="9666" w:author="Haiyang Liu" w:date="2026-05-21T13:04:00Z" w16du:dateUtc="2026-05-21T06:04:00Z">
                <w:pPr>
                  <w:snapToGrid w:val="0"/>
                  <w:spacing w:line="480" w:lineRule="auto"/>
                  <w:ind w:rightChars="-34" w:right="-82"/>
                  <w:jc w:val="center"/>
                </w:pPr>
              </w:pPrChange>
            </w:pPr>
            <w:ins w:id="9667" w:author="Haiyang Liu" w:date="2026-05-21T12:51:00Z">
              <w:r w:rsidRPr="000435BA">
                <w:t>Action Errors</w:t>
              </w:r>
            </w:ins>
          </w:p>
        </w:tc>
        <w:tc>
          <w:tcPr>
            <w:tcW w:w="0" w:type="auto"/>
            <w:noWrap/>
            <w:tcMar>
              <w:top w:w="105" w:type="dxa"/>
              <w:left w:w="135" w:type="dxa"/>
              <w:bottom w:w="105" w:type="dxa"/>
              <w:right w:w="135" w:type="dxa"/>
            </w:tcMar>
            <w:hideMark/>
            <w:tcPrChange w:id="9668" w:author="Haiyang Liu" w:date="2026-05-21T13:03:00Z" w16du:dateUtc="2026-05-21T06:03:00Z">
              <w:tcPr>
                <w:tcW w:w="385" w:type="pct"/>
                <w:gridSpan w:val="2"/>
                <w:noWrap/>
                <w:tcMar>
                  <w:top w:w="105" w:type="dxa"/>
                  <w:left w:w="135" w:type="dxa"/>
                  <w:bottom w:w="105" w:type="dxa"/>
                  <w:right w:w="135" w:type="dxa"/>
                </w:tcMar>
                <w:hideMark/>
              </w:tcPr>
            </w:tcPrChange>
          </w:tcPr>
          <w:p w14:paraId="6C2DF60A" w14:textId="75D39B9D" w:rsidR="0052697C" w:rsidRPr="000435BA" w:rsidRDefault="0052697C">
            <w:pPr>
              <w:adjustRightInd w:val="0"/>
              <w:snapToGrid w:val="0"/>
              <w:jc w:val="center"/>
              <w:rPr>
                <w:ins w:id="9669" w:author="Haiyang Liu" w:date="2026-05-21T12:51:00Z"/>
              </w:rPr>
              <w:pPrChange w:id="9670" w:author="Haiyang Liu" w:date="2026-05-21T13:04:00Z" w16du:dateUtc="2026-05-21T06:04:00Z">
                <w:pPr>
                  <w:snapToGrid w:val="0"/>
                  <w:spacing w:line="480" w:lineRule="auto"/>
                  <w:ind w:rightChars="-34" w:right="-82"/>
                  <w:jc w:val="center"/>
                </w:pPr>
              </w:pPrChange>
            </w:pPr>
            <w:ins w:id="9671" w:author="Haiyang Liu" w:date="2026-05-21T13:05:00Z" w16du:dateUtc="2026-05-21T06:05:00Z">
              <w:r w:rsidRPr="000435BA">
                <w:rPr>
                  <w:rPrChange w:id="9672" w:author="Haiyang Liu" w:date="2026-05-21T13:14:00Z" w16du:dateUtc="2026-05-21T06:14:00Z">
                    <w:rPr>
                      <w:sz w:val="20"/>
                      <w:szCs w:val="20"/>
                    </w:rPr>
                  </w:rPrChange>
                </w:rPr>
                <w:t>250</w:t>
              </w:r>
            </w:ins>
          </w:p>
        </w:tc>
        <w:tc>
          <w:tcPr>
            <w:tcW w:w="0" w:type="auto"/>
            <w:noWrap/>
            <w:tcMar>
              <w:top w:w="105" w:type="dxa"/>
              <w:left w:w="135" w:type="dxa"/>
              <w:bottom w:w="105" w:type="dxa"/>
              <w:right w:w="135" w:type="dxa"/>
            </w:tcMar>
            <w:hideMark/>
            <w:tcPrChange w:id="9673" w:author="Haiyang Liu" w:date="2026-05-21T13:03:00Z" w16du:dateUtc="2026-05-21T06:03:00Z">
              <w:tcPr>
                <w:tcW w:w="303" w:type="pct"/>
                <w:noWrap/>
                <w:tcMar>
                  <w:top w:w="105" w:type="dxa"/>
                  <w:left w:w="135" w:type="dxa"/>
                  <w:bottom w:w="105" w:type="dxa"/>
                  <w:right w:w="135" w:type="dxa"/>
                </w:tcMar>
                <w:hideMark/>
              </w:tcPr>
            </w:tcPrChange>
          </w:tcPr>
          <w:p w14:paraId="5FCA7E3A" w14:textId="77777777" w:rsidR="0052697C" w:rsidRPr="000435BA" w:rsidRDefault="0052697C">
            <w:pPr>
              <w:adjustRightInd w:val="0"/>
              <w:snapToGrid w:val="0"/>
              <w:jc w:val="center"/>
              <w:rPr>
                <w:ins w:id="9674" w:author="Haiyang Liu" w:date="2026-05-21T12:51:00Z"/>
              </w:rPr>
              <w:pPrChange w:id="9675" w:author="Haiyang Liu" w:date="2026-05-21T13:04:00Z" w16du:dateUtc="2026-05-21T06:04:00Z">
                <w:pPr>
                  <w:snapToGrid w:val="0"/>
                  <w:spacing w:line="480" w:lineRule="auto"/>
                  <w:ind w:rightChars="-34" w:right="-82"/>
                  <w:jc w:val="center"/>
                </w:pPr>
              </w:pPrChange>
            </w:pPr>
            <w:ins w:id="9676" w:author="Haiyang Liu" w:date="2026-05-21T12:51:00Z">
              <w:r w:rsidRPr="000435BA">
                <w:t>0.728</w:t>
              </w:r>
            </w:ins>
          </w:p>
        </w:tc>
        <w:tc>
          <w:tcPr>
            <w:tcW w:w="0" w:type="auto"/>
            <w:noWrap/>
            <w:tcMar>
              <w:top w:w="105" w:type="dxa"/>
              <w:left w:w="135" w:type="dxa"/>
              <w:bottom w:w="105" w:type="dxa"/>
              <w:right w:w="135" w:type="dxa"/>
            </w:tcMar>
            <w:hideMark/>
            <w:tcPrChange w:id="9677" w:author="Haiyang Liu" w:date="2026-05-21T13:03:00Z" w16du:dateUtc="2026-05-21T06:03:00Z">
              <w:tcPr>
                <w:tcW w:w="330" w:type="pct"/>
                <w:noWrap/>
                <w:tcMar>
                  <w:top w:w="105" w:type="dxa"/>
                  <w:left w:w="135" w:type="dxa"/>
                  <w:bottom w:w="105" w:type="dxa"/>
                  <w:right w:w="135" w:type="dxa"/>
                </w:tcMar>
                <w:hideMark/>
              </w:tcPr>
            </w:tcPrChange>
          </w:tcPr>
          <w:p w14:paraId="76595999" w14:textId="77777777" w:rsidR="0052697C" w:rsidRPr="000435BA" w:rsidRDefault="0052697C">
            <w:pPr>
              <w:adjustRightInd w:val="0"/>
              <w:snapToGrid w:val="0"/>
              <w:jc w:val="center"/>
              <w:rPr>
                <w:ins w:id="9678" w:author="Haiyang Liu" w:date="2026-05-21T12:51:00Z"/>
              </w:rPr>
              <w:pPrChange w:id="9679" w:author="Haiyang Liu" w:date="2026-05-21T13:04:00Z" w16du:dateUtc="2026-05-21T06:04:00Z">
                <w:pPr>
                  <w:snapToGrid w:val="0"/>
                  <w:spacing w:line="480" w:lineRule="auto"/>
                  <w:ind w:rightChars="-34" w:right="-82"/>
                  <w:jc w:val="center"/>
                </w:pPr>
              </w:pPrChange>
            </w:pPr>
            <w:ins w:id="9680" w:author="Haiyang Liu" w:date="2026-05-21T12:51:00Z">
              <w:r w:rsidRPr="000435BA">
                <w:t>0.612</w:t>
              </w:r>
            </w:ins>
          </w:p>
        </w:tc>
        <w:tc>
          <w:tcPr>
            <w:tcW w:w="0" w:type="auto"/>
            <w:noWrap/>
            <w:tcMar>
              <w:top w:w="105" w:type="dxa"/>
              <w:left w:w="135" w:type="dxa"/>
              <w:bottom w:w="105" w:type="dxa"/>
              <w:right w:w="135" w:type="dxa"/>
            </w:tcMar>
            <w:hideMark/>
            <w:tcPrChange w:id="9681" w:author="Haiyang Liu" w:date="2026-05-21T13:03:00Z" w16du:dateUtc="2026-05-21T06:03:00Z">
              <w:tcPr>
                <w:tcW w:w="543" w:type="pct"/>
                <w:gridSpan w:val="3"/>
                <w:noWrap/>
                <w:tcMar>
                  <w:top w:w="105" w:type="dxa"/>
                  <w:left w:w="135" w:type="dxa"/>
                  <w:bottom w:w="105" w:type="dxa"/>
                  <w:right w:w="135" w:type="dxa"/>
                </w:tcMar>
                <w:hideMark/>
              </w:tcPr>
            </w:tcPrChange>
          </w:tcPr>
          <w:p w14:paraId="15701423" w14:textId="77777777" w:rsidR="0052697C" w:rsidRPr="000435BA" w:rsidRDefault="0052697C">
            <w:pPr>
              <w:adjustRightInd w:val="0"/>
              <w:snapToGrid w:val="0"/>
              <w:jc w:val="center"/>
              <w:rPr>
                <w:ins w:id="9682" w:author="Haiyang Liu" w:date="2026-05-21T12:51:00Z"/>
              </w:rPr>
              <w:pPrChange w:id="9683" w:author="Haiyang Liu" w:date="2026-05-21T13:04:00Z" w16du:dateUtc="2026-05-21T06:04:00Z">
                <w:pPr>
                  <w:snapToGrid w:val="0"/>
                  <w:spacing w:line="480" w:lineRule="auto"/>
                  <w:ind w:rightChars="-34" w:right="-82"/>
                  <w:jc w:val="center"/>
                </w:pPr>
              </w:pPrChange>
            </w:pPr>
            <w:ins w:id="9684" w:author="Haiyang Liu" w:date="2026-05-21T12:51:00Z">
              <w:r w:rsidRPr="000435BA">
                <w:t>0.000</w:t>
              </w:r>
            </w:ins>
          </w:p>
        </w:tc>
        <w:tc>
          <w:tcPr>
            <w:tcW w:w="0" w:type="auto"/>
            <w:tcMar>
              <w:top w:w="105" w:type="dxa"/>
              <w:left w:w="135" w:type="dxa"/>
              <w:bottom w:w="105" w:type="dxa"/>
              <w:right w:w="135" w:type="dxa"/>
            </w:tcMar>
            <w:hideMark/>
            <w:tcPrChange w:id="9685" w:author="Haiyang Liu" w:date="2026-05-21T13:03:00Z" w16du:dateUtc="2026-05-21T06:03:00Z">
              <w:tcPr>
                <w:tcW w:w="832" w:type="pct"/>
                <w:gridSpan w:val="4"/>
                <w:tcMar>
                  <w:top w:w="105" w:type="dxa"/>
                  <w:left w:w="135" w:type="dxa"/>
                  <w:bottom w:w="105" w:type="dxa"/>
                  <w:right w:w="135" w:type="dxa"/>
                </w:tcMar>
                <w:hideMark/>
              </w:tcPr>
            </w:tcPrChange>
          </w:tcPr>
          <w:p w14:paraId="194EB2BA" w14:textId="77777777" w:rsidR="0052697C" w:rsidRPr="000435BA" w:rsidRDefault="0052697C">
            <w:pPr>
              <w:adjustRightInd w:val="0"/>
              <w:snapToGrid w:val="0"/>
              <w:jc w:val="center"/>
              <w:rPr>
                <w:ins w:id="9686" w:author="Haiyang Liu" w:date="2026-05-21T12:51:00Z"/>
              </w:rPr>
              <w:pPrChange w:id="9687" w:author="Haiyang Liu" w:date="2026-05-21T13:04:00Z" w16du:dateUtc="2026-05-21T06:04:00Z">
                <w:pPr>
                  <w:snapToGrid w:val="0"/>
                  <w:spacing w:line="480" w:lineRule="auto"/>
                  <w:ind w:rightChars="-34" w:right="-82"/>
                  <w:jc w:val="center"/>
                </w:pPr>
              </w:pPrChange>
            </w:pPr>
            <w:ins w:id="9688" w:author="Haiyang Liu" w:date="2026-05-21T12:51:00Z">
              <w:r w:rsidRPr="000435BA">
                <w:t>Organizational Deviance</w:t>
              </w:r>
            </w:ins>
          </w:p>
        </w:tc>
        <w:tc>
          <w:tcPr>
            <w:tcW w:w="0" w:type="auto"/>
            <w:tcMar>
              <w:top w:w="105" w:type="dxa"/>
              <w:left w:w="135" w:type="dxa"/>
              <w:bottom w:w="105" w:type="dxa"/>
              <w:right w:w="135" w:type="dxa"/>
            </w:tcMar>
            <w:hideMark/>
            <w:tcPrChange w:id="9689" w:author="Haiyang Liu" w:date="2026-05-21T13:03:00Z" w16du:dateUtc="2026-05-21T06:03:00Z">
              <w:tcPr>
                <w:tcW w:w="548" w:type="pct"/>
                <w:tcMar>
                  <w:top w:w="105" w:type="dxa"/>
                  <w:left w:w="135" w:type="dxa"/>
                  <w:bottom w:w="105" w:type="dxa"/>
                  <w:right w:w="135" w:type="dxa"/>
                </w:tcMar>
                <w:hideMark/>
              </w:tcPr>
            </w:tcPrChange>
          </w:tcPr>
          <w:p w14:paraId="7B2B49DB" w14:textId="55FBD3BB" w:rsidR="0052697C" w:rsidRPr="000435BA" w:rsidRDefault="0052697C">
            <w:pPr>
              <w:adjustRightInd w:val="0"/>
              <w:snapToGrid w:val="0"/>
              <w:jc w:val="center"/>
              <w:rPr>
                <w:ins w:id="9690" w:author="Haiyang Liu" w:date="2026-05-21T12:51:00Z"/>
              </w:rPr>
              <w:pPrChange w:id="9691" w:author="Haiyang Liu" w:date="2026-05-21T13:04:00Z" w16du:dateUtc="2026-05-21T06:04:00Z">
                <w:pPr>
                  <w:snapToGrid w:val="0"/>
                  <w:spacing w:line="480" w:lineRule="auto"/>
                  <w:ind w:rightChars="-34" w:right="-82"/>
                  <w:jc w:val="center"/>
                </w:pPr>
              </w:pPrChange>
            </w:pPr>
            <w:ins w:id="9692" w:author="Haiyang Liu" w:date="2026-05-21T12:51:00Z">
              <w:r w:rsidRPr="000435BA">
                <w:t>29</w:t>
              </w:r>
            </w:ins>
          </w:p>
        </w:tc>
      </w:tr>
      <w:tr w:rsidR="0052697C" w:rsidRPr="000435BA" w14:paraId="7CF83C51" w14:textId="77777777" w:rsidTr="0052697C">
        <w:trPr>
          <w:trHeight w:val="20"/>
          <w:ins w:id="9693" w:author="Haiyang Liu" w:date="2026-05-21T12:51:00Z"/>
          <w:trPrChange w:id="9694" w:author="Haiyang Liu" w:date="2026-05-21T13:03:00Z" w16du:dateUtc="2026-05-21T06:03:00Z">
            <w:trPr>
              <w:gridAfter w:val="0"/>
            </w:trPr>
          </w:trPrChange>
        </w:trPr>
        <w:tc>
          <w:tcPr>
            <w:tcW w:w="0" w:type="auto"/>
            <w:tcMar>
              <w:top w:w="105" w:type="dxa"/>
              <w:left w:w="135" w:type="dxa"/>
              <w:bottom w:w="105" w:type="dxa"/>
              <w:right w:w="135" w:type="dxa"/>
            </w:tcMar>
            <w:vAlign w:val="center"/>
            <w:hideMark/>
            <w:tcPrChange w:id="9695" w:author="Haiyang Liu" w:date="2026-05-21T13:03:00Z" w16du:dateUtc="2026-05-21T06:03:00Z">
              <w:tcPr>
                <w:tcW w:w="602" w:type="pct"/>
                <w:tcMar>
                  <w:top w:w="105" w:type="dxa"/>
                  <w:left w:w="135" w:type="dxa"/>
                  <w:bottom w:w="105" w:type="dxa"/>
                  <w:right w:w="135" w:type="dxa"/>
                </w:tcMar>
                <w:hideMark/>
              </w:tcPr>
            </w:tcPrChange>
          </w:tcPr>
          <w:p w14:paraId="1A973F61" w14:textId="1FF099E8" w:rsidR="0052697C" w:rsidRPr="000435BA" w:rsidRDefault="000435BA">
            <w:pPr>
              <w:adjustRightInd w:val="0"/>
              <w:snapToGrid w:val="0"/>
              <w:rPr>
                <w:ins w:id="9696" w:author="Haiyang Liu" w:date="2026-05-21T12:51:00Z"/>
              </w:rPr>
              <w:pPrChange w:id="9697" w:author="Haiyang Liu" w:date="2026-05-21T13:04:00Z" w16du:dateUtc="2026-05-21T06:04:00Z">
                <w:pPr>
                  <w:snapToGrid w:val="0"/>
                  <w:spacing w:line="480" w:lineRule="auto"/>
                  <w:ind w:rightChars="-34" w:right="-82"/>
                  <w:jc w:val="center"/>
                </w:pPr>
              </w:pPrChange>
            </w:pPr>
            <w:ins w:id="9698" w:author="Haiyang Liu" w:date="2026-05-21T13:22:00Z" w16du:dateUtc="2026-05-21T06:22:00Z">
              <w:r w:rsidRPr="000435BA">
                <w:t>This newcomer</w:t>
              </w:r>
            </w:ins>
            <w:ins w:id="9699" w:author="Haiyang Liu" w:date="2026-05-21T12:51:00Z">
              <w:r w:rsidR="0052697C" w:rsidRPr="000435BA">
                <w:t xml:space="preserve"> entered, recorded, or communicated incorrect information by mistake.</w:t>
              </w:r>
            </w:ins>
          </w:p>
        </w:tc>
        <w:tc>
          <w:tcPr>
            <w:tcW w:w="0" w:type="auto"/>
            <w:tcMar>
              <w:top w:w="105" w:type="dxa"/>
              <w:left w:w="135" w:type="dxa"/>
              <w:bottom w:w="105" w:type="dxa"/>
              <w:right w:w="135" w:type="dxa"/>
            </w:tcMar>
            <w:hideMark/>
            <w:tcPrChange w:id="9700" w:author="Haiyang Liu" w:date="2026-05-21T13:03:00Z" w16du:dateUtc="2026-05-21T06:03:00Z">
              <w:tcPr>
                <w:tcW w:w="698" w:type="pct"/>
                <w:tcMar>
                  <w:top w:w="105" w:type="dxa"/>
                  <w:left w:w="135" w:type="dxa"/>
                  <w:bottom w:w="105" w:type="dxa"/>
                  <w:right w:w="135" w:type="dxa"/>
                </w:tcMar>
                <w:hideMark/>
              </w:tcPr>
            </w:tcPrChange>
          </w:tcPr>
          <w:p w14:paraId="37673F7C" w14:textId="77777777" w:rsidR="0052697C" w:rsidRPr="000435BA" w:rsidRDefault="0052697C">
            <w:pPr>
              <w:adjustRightInd w:val="0"/>
              <w:snapToGrid w:val="0"/>
              <w:jc w:val="center"/>
              <w:rPr>
                <w:ins w:id="9701" w:author="Haiyang Liu" w:date="2026-05-21T12:51:00Z"/>
              </w:rPr>
              <w:pPrChange w:id="9702" w:author="Haiyang Liu" w:date="2026-05-21T13:04:00Z" w16du:dateUtc="2026-05-21T06:04:00Z">
                <w:pPr>
                  <w:snapToGrid w:val="0"/>
                  <w:spacing w:line="480" w:lineRule="auto"/>
                  <w:ind w:rightChars="-34" w:right="-82"/>
                  <w:jc w:val="center"/>
                </w:pPr>
              </w:pPrChange>
            </w:pPr>
            <w:ins w:id="9703" w:author="Haiyang Liu" w:date="2026-05-21T12:51:00Z">
              <w:r w:rsidRPr="000435BA">
                <w:t>Action Errors</w:t>
              </w:r>
            </w:ins>
          </w:p>
        </w:tc>
        <w:tc>
          <w:tcPr>
            <w:tcW w:w="0" w:type="auto"/>
            <w:noWrap/>
            <w:tcMar>
              <w:top w:w="105" w:type="dxa"/>
              <w:left w:w="135" w:type="dxa"/>
              <w:bottom w:w="105" w:type="dxa"/>
              <w:right w:w="135" w:type="dxa"/>
            </w:tcMar>
            <w:hideMark/>
            <w:tcPrChange w:id="9704" w:author="Haiyang Liu" w:date="2026-05-21T13:03:00Z" w16du:dateUtc="2026-05-21T06:03:00Z">
              <w:tcPr>
                <w:tcW w:w="385" w:type="pct"/>
                <w:gridSpan w:val="2"/>
                <w:noWrap/>
                <w:tcMar>
                  <w:top w:w="105" w:type="dxa"/>
                  <w:left w:w="135" w:type="dxa"/>
                  <w:bottom w:w="105" w:type="dxa"/>
                  <w:right w:w="135" w:type="dxa"/>
                </w:tcMar>
                <w:hideMark/>
              </w:tcPr>
            </w:tcPrChange>
          </w:tcPr>
          <w:p w14:paraId="0EFB4A52" w14:textId="42CB0CFF" w:rsidR="0052697C" w:rsidRPr="000435BA" w:rsidRDefault="0052697C">
            <w:pPr>
              <w:adjustRightInd w:val="0"/>
              <w:snapToGrid w:val="0"/>
              <w:jc w:val="center"/>
              <w:rPr>
                <w:ins w:id="9705" w:author="Haiyang Liu" w:date="2026-05-21T12:51:00Z"/>
              </w:rPr>
              <w:pPrChange w:id="9706" w:author="Haiyang Liu" w:date="2026-05-21T13:04:00Z" w16du:dateUtc="2026-05-21T06:04:00Z">
                <w:pPr>
                  <w:snapToGrid w:val="0"/>
                  <w:spacing w:line="480" w:lineRule="auto"/>
                  <w:ind w:rightChars="-34" w:right="-82"/>
                  <w:jc w:val="center"/>
                </w:pPr>
              </w:pPrChange>
            </w:pPr>
            <w:ins w:id="9707" w:author="Haiyang Liu" w:date="2026-05-21T13:05:00Z" w16du:dateUtc="2026-05-21T06:05:00Z">
              <w:r w:rsidRPr="000435BA">
                <w:rPr>
                  <w:rPrChange w:id="9708" w:author="Haiyang Liu" w:date="2026-05-21T13:14:00Z" w16du:dateUtc="2026-05-21T06:14:00Z">
                    <w:rPr>
                      <w:sz w:val="20"/>
                      <w:szCs w:val="20"/>
                    </w:rPr>
                  </w:rPrChange>
                </w:rPr>
                <w:t>250</w:t>
              </w:r>
            </w:ins>
          </w:p>
        </w:tc>
        <w:tc>
          <w:tcPr>
            <w:tcW w:w="0" w:type="auto"/>
            <w:noWrap/>
            <w:tcMar>
              <w:top w:w="105" w:type="dxa"/>
              <w:left w:w="135" w:type="dxa"/>
              <w:bottom w:w="105" w:type="dxa"/>
              <w:right w:w="135" w:type="dxa"/>
            </w:tcMar>
            <w:hideMark/>
            <w:tcPrChange w:id="9709" w:author="Haiyang Liu" w:date="2026-05-21T13:03:00Z" w16du:dateUtc="2026-05-21T06:03:00Z">
              <w:tcPr>
                <w:tcW w:w="303" w:type="pct"/>
                <w:noWrap/>
                <w:tcMar>
                  <w:top w:w="105" w:type="dxa"/>
                  <w:left w:w="135" w:type="dxa"/>
                  <w:bottom w:w="105" w:type="dxa"/>
                  <w:right w:w="135" w:type="dxa"/>
                </w:tcMar>
                <w:hideMark/>
              </w:tcPr>
            </w:tcPrChange>
          </w:tcPr>
          <w:p w14:paraId="4E0C888E" w14:textId="77777777" w:rsidR="0052697C" w:rsidRPr="000435BA" w:rsidRDefault="0052697C">
            <w:pPr>
              <w:adjustRightInd w:val="0"/>
              <w:snapToGrid w:val="0"/>
              <w:jc w:val="center"/>
              <w:rPr>
                <w:ins w:id="9710" w:author="Haiyang Liu" w:date="2026-05-21T12:51:00Z"/>
              </w:rPr>
              <w:pPrChange w:id="9711" w:author="Haiyang Liu" w:date="2026-05-21T13:04:00Z" w16du:dateUtc="2026-05-21T06:04:00Z">
                <w:pPr>
                  <w:snapToGrid w:val="0"/>
                  <w:spacing w:line="480" w:lineRule="auto"/>
                  <w:ind w:rightChars="-34" w:right="-82"/>
                  <w:jc w:val="center"/>
                </w:pPr>
              </w:pPrChange>
            </w:pPr>
            <w:ins w:id="9712" w:author="Haiyang Liu" w:date="2026-05-21T12:51:00Z">
              <w:r w:rsidRPr="000435BA">
                <w:t>0.836</w:t>
              </w:r>
            </w:ins>
          </w:p>
        </w:tc>
        <w:tc>
          <w:tcPr>
            <w:tcW w:w="0" w:type="auto"/>
            <w:noWrap/>
            <w:tcMar>
              <w:top w:w="105" w:type="dxa"/>
              <w:left w:w="135" w:type="dxa"/>
              <w:bottom w:w="105" w:type="dxa"/>
              <w:right w:w="135" w:type="dxa"/>
            </w:tcMar>
            <w:hideMark/>
            <w:tcPrChange w:id="9713" w:author="Haiyang Liu" w:date="2026-05-21T13:03:00Z" w16du:dateUtc="2026-05-21T06:03:00Z">
              <w:tcPr>
                <w:tcW w:w="330" w:type="pct"/>
                <w:noWrap/>
                <w:tcMar>
                  <w:top w:w="105" w:type="dxa"/>
                  <w:left w:w="135" w:type="dxa"/>
                  <w:bottom w:w="105" w:type="dxa"/>
                  <w:right w:w="135" w:type="dxa"/>
                </w:tcMar>
                <w:hideMark/>
              </w:tcPr>
            </w:tcPrChange>
          </w:tcPr>
          <w:p w14:paraId="51DF85C1" w14:textId="77777777" w:rsidR="0052697C" w:rsidRPr="000435BA" w:rsidRDefault="0052697C">
            <w:pPr>
              <w:adjustRightInd w:val="0"/>
              <w:snapToGrid w:val="0"/>
              <w:jc w:val="center"/>
              <w:rPr>
                <w:ins w:id="9714" w:author="Haiyang Liu" w:date="2026-05-21T12:51:00Z"/>
              </w:rPr>
              <w:pPrChange w:id="9715" w:author="Haiyang Liu" w:date="2026-05-21T13:04:00Z" w16du:dateUtc="2026-05-21T06:04:00Z">
                <w:pPr>
                  <w:snapToGrid w:val="0"/>
                  <w:spacing w:line="480" w:lineRule="auto"/>
                  <w:ind w:rightChars="-34" w:right="-82"/>
                  <w:jc w:val="center"/>
                </w:pPr>
              </w:pPrChange>
            </w:pPr>
            <w:ins w:id="9716" w:author="Haiyang Liu" w:date="2026-05-21T12:51:00Z">
              <w:r w:rsidRPr="000435BA">
                <w:t>0.784</w:t>
              </w:r>
            </w:ins>
          </w:p>
        </w:tc>
        <w:tc>
          <w:tcPr>
            <w:tcW w:w="0" w:type="auto"/>
            <w:noWrap/>
            <w:tcMar>
              <w:top w:w="105" w:type="dxa"/>
              <w:left w:w="135" w:type="dxa"/>
              <w:bottom w:w="105" w:type="dxa"/>
              <w:right w:w="135" w:type="dxa"/>
            </w:tcMar>
            <w:hideMark/>
            <w:tcPrChange w:id="9717" w:author="Haiyang Liu" w:date="2026-05-21T13:03:00Z" w16du:dateUtc="2026-05-21T06:03:00Z">
              <w:tcPr>
                <w:tcW w:w="543" w:type="pct"/>
                <w:gridSpan w:val="3"/>
                <w:noWrap/>
                <w:tcMar>
                  <w:top w:w="105" w:type="dxa"/>
                  <w:left w:w="135" w:type="dxa"/>
                  <w:bottom w:w="105" w:type="dxa"/>
                  <w:right w:w="135" w:type="dxa"/>
                </w:tcMar>
                <w:hideMark/>
              </w:tcPr>
            </w:tcPrChange>
          </w:tcPr>
          <w:p w14:paraId="34A5A7D0" w14:textId="77777777" w:rsidR="0052697C" w:rsidRPr="000435BA" w:rsidRDefault="0052697C">
            <w:pPr>
              <w:adjustRightInd w:val="0"/>
              <w:snapToGrid w:val="0"/>
              <w:jc w:val="center"/>
              <w:rPr>
                <w:ins w:id="9718" w:author="Haiyang Liu" w:date="2026-05-21T12:51:00Z"/>
              </w:rPr>
              <w:pPrChange w:id="9719" w:author="Haiyang Liu" w:date="2026-05-21T13:04:00Z" w16du:dateUtc="2026-05-21T06:04:00Z">
                <w:pPr>
                  <w:snapToGrid w:val="0"/>
                  <w:spacing w:line="480" w:lineRule="auto"/>
                  <w:ind w:rightChars="-34" w:right="-82"/>
                  <w:jc w:val="center"/>
                </w:pPr>
              </w:pPrChange>
            </w:pPr>
            <w:ins w:id="9720" w:author="Haiyang Liu" w:date="2026-05-21T12:51:00Z">
              <w:r w:rsidRPr="000435BA">
                <w:t>0.000</w:t>
              </w:r>
            </w:ins>
          </w:p>
        </w:tc>
        <w:tc>
          <w:tcPr>
            <w:tcW w:w="0" w:type="auto"/>
            <w:tcMar>
              <w:top w:w="105" w:type="dxa"/>
              <w:left w:w="135" w:type="dxa"/>
              <w:bottom w:w="105" w:type="dxa"/>
              <w:right w:w="135" w:type="dxa"/>
            </w:tcMar>
            <w:hideMark/>
            <w:tcPrChange w:id="9721" w:author="Haiyang Liu" w:date="2026-05-21T13:03:00Z" w16du:dateUtc="2026-05-21T06:03:00Z">
              <w:tcPr>
                <w:tcW w:w="832" w:type="pct"/>
                <w:gridSpan w:val="4"/>
                <w:tcMar>
                  <w:top w:w="105" w:type="dxa"/>
                  <w:left w:w="135" w:type="dxa"/>
                  <w:bottom w:w="105" w:type="dxa"/>
                  <w:right w:w="135" w:type="dxa"/>
                </w:tcMar>
                <w:hideMark/>
              </w:tcPr>
            </w:tcPrChange>
          </w:tcPr>
          <w:p w14:paraId="3F75229B" w14:textId="77777777" w:rsidR="0052697C" w:rsidRPr="000435BA" w:rsidRDefault="0052697C">
            <w:pPr>
              <w:adjustRightInd w:val="0"/>
              <w:snapToGrid w:val="0"/>
              <w:jc w:val="center"/>
              <w:rPr>
                <w:ins w:id="9722" w:author="Haiyang Liu" w:date="2026-05-21T12:51:00Z"/>
              </w:rPr>
              <w:pPrChange w:id="9723" w:author="Haiyang Liu" w:date="2026-05-21T13:04:00Z" w16du:dateUtc="2026-05-21T06:04:00Z">
                <w:pPr>
                  <w:snapToGrid w:val="0"/>
                  <w:spacing w:line="480" w:lineRule="auto"/>
                  <w:ind w:rightChars="-34" w:right="-82"/>
                  <w:jc w:val="center"/>
                </w:pPr>
              </w:pPrChange>
            </w:pPr>
            <w:ins w:id="9724" w:author="Haiyang Liu" w:date="2026-05-21T12:51:00Z">
              <w:r w:rsidRPr="000435BA">
                <w:t>Organizational Deviance</w:t>
              </w:r>
            </w:ins>
          </w:p>
        </w:tc>
        <w:tc>
          <w:tcPr>
            <w:tcW w:w="0" w:type="auto"/>
            <w:tcMar>
              <w:top w:w="105" w:type="dxa"/>
              <w:left w:w="135" w:type="dxa"/>
              <w:bottom w:w="105" w:type="dxa"/>
              <w:right w:w="135" w:type="dxa"/>
            </w:tcMar>
            <w:hideMark/>
            <w:tcPrChange w:id="9725" w:author="Haiyang Liu" w:date="2026-05-21T13:03:00Z" w16du:dateUtc="2026-05-21T06:03:00Z">
              <w:tcPr>
                <w:tcW w:w="548" w:type="pct"/>
                <w:tcMar>
                  <w:top w:w="105" w:type="dxa"/>
                  <w:left w:w="135" w:type="dxa"/>
                  <w:bottom w:w="105" w:type="dxa"/>
                  <w:right w:w="135" w:type="dxa"/>
                </w:tcMar>
                <w:hideMark/>
              </w:tcPr>
            </w:tcPrChange>
          </w:tcPr>
          <w:p w14:paraId="0BBD6C81" w14:textId="46F925F0" w:rsidR="0052697C" w:rsidRPr="000435BA" w:rsidRDefault="0052697C">
            <w:pPr>
              <w:adjustRightInd w:val="0"/>
              <w:snapToGrid w:val="0"/>
              <w:jc w:val="center"/>
              <w:rPr>
                <w:ins w:id="9726" w:author="Haiyang Liu" w:date="2026-05-21T12:51:00Z"/>
              </w:rPr>
              <w:pPrChange w:id="9727" w:author="Haiyang Liu" w:date="2026-05-21T13:04:00Z" w16du:dateUtc="2026-05-21T06:04:00Z">
                <w:pPr>
                  <w:snapToGrid w:val="0"/>
                  <w:spacing w:line="480" w:lineRule="auto"/>
                  <w:ind w:rightChars="-34" w:right="-82"/>
                  <w:jc w:val="center"/>
                </w:pPr>
              </w:pPrChange>
            </w:pPr>
            <w:ins w:id="9728" w:author="Haiyang Liu" w:date="2026-05-21T12:51:00Z">
              <w:r w:rsidRPr="000435BA">
                <w:t>13</w:t>
              </w:r>
            </w:ins>
          </w:p>
        </w:tc>
      </w:tr>
      <w:tr w:rsidR="0052697C" w:rsidRPr="000435BA" w14:paraId="134723E2" w14:textId="77777777" w:rsidTr="0052697C">
        <w:trPr>
          <w:trHeight w:val="20"/>
          <w:ins w:id="9729" w:author="Haiyang Liu" w:date="2026-05-21T12:51:00Z"/>
          <w:trPrChange w:id="9730" w:author="Haiyang Liu" w:date="2026-05-21T13:03:00Z" w16du:dateUtc="2026-05-21T06:03:00Z">
            <w:trPr>
              <w:gridAfter w:val="0"/>
            </w:trPr>
          </w:trPrChange>
        </w:trPr>
        <w:tc>
          <w:tcPr>
            <w:tcW w:w="0" w:type="auto"/>
            <w:tcMar>
              <w:top w:w="105" w:type="dxa"/>
              <w:left w:w="135" w:type="dxa"/>
              <w:bottom w:w="105" w:type="dxa"/>
              <w:right w:w="135" w:type="dxa"/>
            </w:tcMar>
            <w:vAlign w:val="center"/>
            <w:hideMark/>
            <w:tcPrChange w:id="9731" w:author="Haiyang Liu" w:date="2026-05-21T13:03:00Z" w16du:dateUtc="2026-05-21T06:03:00Z">
              <w:tcPr>
                <w:tcW w:w="602" w:type="pct"/>
                <w:tcMar>
                  <w:top w:w="105" w:type="dxa"/>
                  <w:left w:w="135" w:type="dxa"/>
                  <w:bottom w:w="105" w:type="dxa"/>
                  <w:right w:w="135" w:type="dxa"/>
                </w:tcMar>
                <w:hideMark/>
              </w:tcPr>
            </w:tcPrChange>
          </w:tcPr>
          <w:p w14:paraId="57B12DF5" w14:textId="0E44FD40" w:rsidR="0052697C" w:rsidRPr="000435BA" w:rsidRDefault="000435BA">
            <w:pPr>
              <w:adjustRightInd w:val="0"/>
              <w:snapToGrid w:val="0"/>
              <w:rPr>
                <w:ins w:id="9732" w:author="Haiyang Liu" w:date="2026-05-21T12:51:00Z"/>
              </w:rPr>
              <w:pPrChange w:id="9733" w:author="Haiyang Liu" w:date="2026-05-21T13:04:00Z" w16du:dateUtc="2026-05-21T06:04:00Z">
                <w:pPr>
                  <w:snapToGrid w:val="0"/>
                  <w:spacing w:line="480" w:lineRule="auto"/>
                  <w:ind w:rightChars="-34" w:right="-82"/>
                  <w:jc w:val="center"/>
                </w:pPr>
              </w:pPrChange>
            </w:pPr>
            <w:ins w:id="9734" w:author="Haiyang Liu" w:date="2026-05-21T13:22:00Z" w16du:dateUtc="2026-05-21T06:22:00Z">
              <w:r w:rsidRPr="000435BA">
                <w:t>This newcomer</w:t>
              </w:r>
            </w:ins>
            <w:ins w:id="9735" w:author="Haiyang Liu" w:date="2026-05-21T12:51:00Z">
              <w:r w:rsidR="0052697C" w:rsidRPr="000435BA">
                <w:t xml:space="preserve"> started or continued a task based on an incorrect assumption about what needed to be done.</w:t>
              </w:r>
            </w:ins>
          </w:p>
        </w:tc>
        <w:tc>
          <w:tcPr>
            <w:tcW w:w="0" w:type="auto"/>
            <w:tcMar>
              <w:top w:w="105" w:type="dxa"/>
              <w:left w:w="135" w:type="dxa"/>
              <w:bottom w:w="105" w:type="dxa"/>
              <w:right w:w="135" w:type="dxa"/>
            </w:tcMar>
            <w:hideMark/>
            <w:tcPrChange w:id="9736" w:author="Haiyang Liu" w:date="2026-05-21T13:03:00Z" w16du:dateUtc="2026-05-21T06:03:00Z">
              <w:tcPr>
                <w:tcW w:w="698" w:type="pct"/>
                <w:tcMar>
                  <w:top w:w="105" w:type="dxa"/>
                  <w:left w:w="135" w:type="dxa"/>
                  <w:bottom w:w="105" w:type="dxa"/>
                  <w:right w:w="135" w:type="dxa"/>
                </w:tcMar>
                <w:hideMark/>
              </w:tcPr>
            </w:tcPrChange>
          </w:tcPr>
          <w:p w14:paraId="433CE379" w14:textId="77777777" w:rsidR="0052697C" w:rsidRPr="000435BA" w:rsidRDefault="0052697C">
            <w:pPr>
              <w:adjustRightInd w:val="0"/>
              <w:snapToGrid w:val="0"/>
              <w:jc w:val="center"/>
              <w:rPr>
                <w:ins w:id="9737" w:author="Haiyang Liu" w:date="2026-05-21T12:51:00Z"/>
              </w:rPr>
              <w:pPrChange w:id="9738" w:author="Haiyang Liu" w:date="2026-05-21T13:04:00Z" w16du:dateUtc="2026-05-21T06:04:00Z">
                <w:pPr>
                  <w:snapToGrid w:val="0"/>
                  <w:spacing w:line="480" w:lineRule="auto"/>
                  <w:ind w:rightChars="-34" w:right="-82"/>
                  <w:jc w:val="center"/>
                </w:pPr>
              </w:pPrChange>
            </w:pPr>
            <w:ins w:id="9739" w:author="Haiyang Liu" w:date="2026-05-21T12:51:00Z">
              <w:r w:rsidRPr="000435BA">
                <w:t>Action Errors</w:t>
              </w:r>
            </w:ins>
          </w:p>
        </w:tc>
        <w:tc>
          <w:tcPr>
            <w:tcW w:w="0" w:type="auto"/>
            <w:noWrap/>
            <w:tcMar>
              <w:top w:w="105" w:type="dxa"/>
              <w:left w:w="135" w:type="dxa"/>
              <w:bottom w:w="105" w:type="dxa"/>
              <w:right w:w="135" w:type="dxa"/>
            </w:tcMar>
            <w:hideMark/>
            <w:tcPrChange w:id="9740" w:author="Haiyang Liu" w:date="2026-05-21T13:03:00Z" w16du:dateUtc="2026-05-21T06:03:00Z">
              <w:tcPr>
                <w:tcW w:w="385" w:type="pct"/>
                <w:gridSpan w:val="2"/>
                <w:noWrap/>
                <w:tcMar>
                  <w:top w:w="105" w:type="dxa"/>
                  <w:left w:w="135" w:type="dxa"/>
                  <w:bottom w:w="105" w:type="dxa"/>
                  <w:right w:w="135" w:type="dxa"/>
                </w:tcMar>
                <w:hideMark/>
              </w:tcPr>
            </w:tcPrChange>
          </w:tcPr>
          <w:p w14:paraId="11EF8023" w14:textId="5E62B558" w:rsidR="0052697C" w:rsidRPr="000435BA" w:rsidRDefault="0052697C">
            <w:pPr>
              <w:adjustRightInd w:val="0"/>
              <w:snapToGrid w:val="0"/>
              <w:jc w:val="center"/>
              <w:rPr>
                <w:ins w:id="9741" w:author="Haiyang Liu" w:date="2026-05-21T12:51:00Z"/>
              </w:rPr>
              <w:pPrChange w:id="9742" w:author="Haiyang Liu" w:date="2026-05-21T13:04:00Z" w16du:dateUtc="2026-05-21T06:04:00Z">
                <w:pPr>
                  <w:snapToGrid w:val="0"/>
                  <w:spacing w:line="480" w:lineRule="auto"/>
                  <w:ind w:rightChars="-34" w:right="-82"/>
                  <w:jc w:val="center"/>
                </w:pPr>
              </w:pPrChange>
            </w:pPr>
            <w:ins w:id="9743" w:author="Haiyang Liu" w:date="2026-05-21T13:05:00Z" w16du:dateUtc="2026-05-21T06:05:00Z">
              <w:r w:rsidRPr="000435BA">
                <w:rPr>
                  <w:rPrChange w:id="9744" w:author="Haiyang Liu" w:date="2026-05-21T13:14:00Z" w16du:dateUtc="2026-05-21T06:14:00Z">
                    <w:rPr>
                      <w:sz w:val="20"/>
                      <w:szCs w:val="20"/>
                    </w:rPr>
                  </w:rPrChange>
                </w:rPr>
                <w:t>250</w:t>
              </w:r>
            </w:ins>
          </w:p>
        </w:tc>
        <w:tc>
          <w:tcPr>
            <w:tcW w:w="0" w:type="auto"/>
            <w:noWrap/>
            <w:tcMar>
              <w:top w:w="105" w:type="dxa"/>
              <w:left w:w="135" w:type="dxa"/>
              <w:bottom w:w="105" w:type="dxa"/>
              <w:right w:w="135" w:type="dxa"/>
            </w:tcMar>
            <w:hideMark/>
            <w:tcPrChange w:id="9745" w:author="Haiyang Liu" w:date="2026-05-21T13:03:00Z" w16du:dateUtc="2026-05-21T06:03:00Z">
              <w:tcPr>
                <w:tcW w:w="303" w:type="pct"/>
                <w:noWrap/>
                <w:tcMar>
                  <w:top w:w="105" w:type="dxa"/>
                  <w:left w:w="135" w:type="dxa"/>
                  <w:bottom w:w="105" w:type="dxa"/>
                  <w:right w:w="135" w:type="dxa"/>
                </w:tcMar>
                <w:hideMark/>
              </w:tcPr>
            </w:tcPrChange>
          </w:tcPr>
          <w:p w14:paraId="3ABD9DAD" w14:textId="77777777" w:rsidR="0052697C" w:rsidRPr="000435BA" w:rsidRDefault="0052697C">
            <w:pPr>
              <w:adjustRightInd w:val="0"/>
              <w:snapToGrid w:val="0"/>
              <w:jc w:val="center"/>
              <w:rPr>
                <w:ins w:id="9746" w:author="Haiyang Liu" w:date="2026-05-21T12:51:00Z"/>
              </w:rPr>
              <w:pPrChange w:id="9747" w:author="Haiyang Liu" w:date="2026-05-21T13:04:00Z" w16du:dateUtc="2026-05-21T06:04:00Z">
                <w:pPr>
                  <w:snapToGrid w:val="0"/>
                  <w:spacing w:line="480" w:lineRule="auto"/>
                  <w:ind w:rightChars="-34" w:right="-82"/>
                  <w:jc w:val="center"/>
                </w:pPr>
              </w:pPrChange>
            </w:pPr>
            <w:ins w:id="9748" w:author="Haiyang Liu" w:date="2026-05-21T12:51:00Z">
              <w:r w:rsidRPr="000435BA">
                <w:t>0.764</w:t>
              </w:r>
            </w:ins>
          </w:p>
        </w:tc>
        <w:tc>
          <w:tcPr>
            <w:tcW w:w="0" w:type="auto"/>
            <w:noWrap/>
            <w:tcMar>
              <w:top w:w="105" w:type="dxa"/>
              <w:left w:w="135" w:type="dxa"/>
              <w:bottom w:w="105" w:type="dxa"/>
              <w:right w:w="135" w:type="dxa"/>
            </w:tcMar>
            <w:hideMark/>
            <w:tcPrChange w:id="9749" w:author="Haiyang Liu" w:date="2026-05-21T13:03:00Z" w16du:dateUtc="2026-05-21T06:03:00Z">
              <w:tcPr>
                <w:tcW w:w="330" w:type="pct"/>
                <w:noWrap/>
                <w:tcMar>
                  <w:top w:w="105" w:type="dxa"/>
                  <w:left w:w="135" w:type="dxa"/>
                  <w:bottom w:w="105" w:type="dxa"/>
                  <w:right w:w="135" w:type="dxa"/>
                </w:tcMar>
                <w:hideMark/>
              </w:tcPr>
            </w:tcPrChange>
          </w:tcPr>
          <w:p w14:paraId="1756DAEE" w14:textId="77777777" w:rsidR="0052697C" w:rsidRPr="000435BA" w:rsidRDefault="0052697C">
            <w:pPr>
              <w:adjustRightInd w:val="0"/>
              <w:snapToGrid w:val="0"/>
              <w:jc w:val="center"/>
              <w:rPr>
                <w:ins w:id="9750" w:author="Haiyang Liu" w:date="2026-05-21T12:51:00Z"/>
              </w:rPr>
              <w:pPrChange w:id="9751" w:author="Haiyang Liu" w:date="2026-05-21T13:04:00Z" w16du:dateUtc="2026-05-21T06:04:00Z">
                <w:pPr>
                  <w:snapToGrid w:val="0"/>
                  <w:spacing w:line="480" w:lineRule="auto"/>
                  <w:ind w:rightChars="-34" w:right="-82"/>
                  <w:jc w:val="center"/>
                </w:pPr>
              </w:pPrChange>
            </w:pPr>
            <w:ins w:id="9752" w:author="Haiyang Liu" w:date="2026-05-21T12:51:00Z">
              <w:r w:rsidRPr="000435BA">
                <w:t>0.700</w:t>
              </w:r>
            </w:ins>
          </w:p>
        </w:tc>
        <w:tc>
          <w:tcPr>
            <w:tcW w:w="0" w:type="auto"/>
            <w:noWrap/>
            <w:tcMar>
              <w:top w:w="105" w:type="dxa"/>
              <w:left w:w="135" w:type="dxa"/>
              <w:bottom w:w="105" w:type="dxa"/>
              <w:right w:w="135" w:type="dxa"/>
            </w:tcMar>
            <w:hideMark/>
            <w:tcPrChange w:id="9753" w:author="Haiyang Liu" w:date="2026-05-21T13:03:00Z" w16du:dateUtc="2026-05-21T06:03:00Z">
              <w:tcPr>
                <w:tcW w:w="543" w:type="pct"/>
                <w:gridSpan w:val="3"/>
                <w:noWrap/>
                <w:tcMar>
                  <w:top w:w="105" w:type="dxa"/>
                  <w:left w:w="135" w:type="dxa"/>
                  <w:bottom w:w="105" w:type="dxa"/>
                  <w:right w:w="135" w:type="dxa"/>
                </w:tcMar>
                <w:hideMark/>
              </w:tcPr>
            </w:tcPrChange>
          </w:tcPr>
          <w:p w14:paraId="455711F5" w14:textId="77777777" w:rsidR="0052697C" w:rsidRPr="000435BA" w:rsidRDefault="0052697C">
            <w:pPr>
              <w:adjustRightInd w:val="0"/>
              <w:snapToGrid w:val="0"/>
              <w:jc w:val="center"/>
              <w:rPr>
                <w:ins w:id="9754" w:author="Haiyang Liu" w:date="2026-05-21T12:51:00Z"/>
              </w:rPr>
              <w:pPrChange w:id="9755" w:author="Haiyang Liu" w:date="2026-05-21T13:04:00Z" w16du:dateUtc="2026-05-21T06:04:00Z">
                <w:pPr>
                  <w:snapToGrid w:val="0"/>
                  <w:spacing w:line="480" w:lineRule="auto"/>
                  <w:ind w:rightChars="-34" w:right="-82"/>
                  <w:jc w:val="center"/>
                </w:pPr>
              </w:pPrChange>
            </w:pPr>
            <w:ins w:id="9756" w:author="Haiyang Liu" w:date="2026-05-21T12:51:00Z">
              <w:r w:rsidRPr="000435BA">
                <w:t>0.000</w:t>
              </w:r>
            </w:ins>
          </w:p>
        </w:tc>
        <w:tc>
          <w:tcPr>
            <w:tcW w:w="0" w:type="auto"/>
            <w:tcMar>
              <w:top w:w="105" w:type="dxa"/>
              <w:left w:w="135" w:type="dxa"/>
              <w:bottom w:w="105" w:type="dxa"/>
              <w:right w:w="135" w:type="dxa"/>
            </w:tcMar>
            <w:hideMark/>
            <w:tcPrChange w:id="9757" w:author="Haiyang Liu" w:date="2026-05-21T13:03:00Z" w16du:dateUtc="2026-05-21T06:03:00Z">
              <w:tcPr>
                <w:tcW w:w="832" w:type="pct"/>
                <w:gridSpan w:val="4"/>
                <w:tcMar>
                  <w:top w:w="105" w:type="dxa"/>
                  <w:left w:w="135" w:type="dxa"/>
                  <w:bottom w:w="105" w:type="dxa"/>
                  <w:right w:w="135" w:type="dxa"/>
                </w:tcMar>
                <w:hideMark/>
              </w:tcPr>
            </w:tcPrChange>
          </w:tcPr>
          <w:p w14:paraId="40860CFC" w14:textId="77777777" w:rsidR="0052697C" w:rsidRPr="000435BA" w:rsidRDefault="0052697C">
            <w:pPr>
              <w:adjustRightInd w:val="0"/>
              <w:snapToGrid w:val="0"/>
              <w:jc w:val="center"/>
              <w:rPr>
                <w:ins w:id="9758" w:author="Haiyang Liu" w:date="2026-05-21T12:51:00Z"/>
              </w:rPr>
              <w:pPrChange w:id="9759" w:author="Haiyang Liu" w:date="2026-05-21T13:04:00Z" w16du:dateUtc="2026-05-21T06:04:00Z">
                <w:pPr>
                  <w:snapToGrid w:val="0"/>
                  <w:spacing w:line="480" w:lineRule="auto"/>
                  <w:ind w:rightChars="-34" w:right="-82"/>
                  <w:jc w:val="center"/>
                </w:pPr>
              </w:pPrChange>
            </w:pPr>
            <w:ins w:id="9760" w:author="Haiyang Liu" w:date="2026-05-21T12:51:00Z">
              <w:r w:rsidRPr="000435BA">
                <w:t>Task Proficiency</w:t>
              </w:r>
            </w:ins>
          </w:p>
        </w:tc>
        <w:tc>
          <w:tcPr>
            <w:tcW w:w="0" w:type="auto"/>
            <w:tcMar>
              <w:top w:w="105" w:type="dxa"/>
              <w:left w:w="135" w:type="dxa"/>
              <w:bottom w:w="105" w:type="dxa"/>
              <w:right w:w="135" w:type="dxa"/>
            </w:tcMar>
            <w:hideMark/>
            <w:tcPrChange w:id="9761" w:author="Haiyang Liu" w:date="2026-05-21T13:03:00Z" w16du:dateUtc="2026-05-21T06:03:00Z">
              <w:tcPr>
                <w:tcW w:w="548" w:type="pct"/>
                <w:tcMar>
                  <w:top w:w="105" w:type="dxa"/>
                  <w:left w:w="135" w:type="dxa"/>
                  <w:bottom w:w="105" w:type="dxa"/>
                  <w:right w:w="135" w:type="dxa"/>
                </w:tcMar>
                <w:hideMark/>
              </w:tcPr>
            </w:tcPrChange>
          </w:tcPr>
          <w:p w14:paraId="71ACF530" w14:textId="7602C9F6" w:rsidR="0052697C" w:rsidRPr="000435BA" w:rsidRDefault="0052697C">
            <w:pPr>
              <w:adjustRightInd w:val="0"/>
              <w:snapToGrid w:val="0"/>
              <w:jc w:val="center"/>
              <w:rPr>
                <w:ins w:id="9762" w:author="Haiyang Liu" w:date="2026-05-21T12:51:00Z"/>
              </w:rPr>
              <w:pPrChange w:id="9763" w:author="Haiyang Liu" w:date="2026-05-21T13:04:00Z" w16du:dateUtc="2026-05-21T06:04:00Z">
                <w:pPr>
                  <w:snapToGrid w:val="0"/>
                  <w:spacing w:line="480" w:lineRule="auto"/>
                  <w:ind w:rightChars="-34" w:right="-82"/>
                  <w:jc w:val="center"/>
                </w:pPr>
              </w:pPrChange>
            </w:pPr>
            <w:ins w:id="9764" w:author="Haiyang Liu" w:date="2026-05-21T12:51:00Z">
              <w:r w:rsidRPr="000435BA">
                <w:t>16</w:t>
              </w:r>
            </w:ins>
          </w:p>
        </w:tc>
      </w:tr>
      <w:tr w:rsidR="0052697C" w:rsidRPr="000435BA" w14:paraId="261C58EE" w14:textId="77777777" w:rsidTr="0052697C">
        <w:trPr>
          <w:trHeight w:val="20"/>
          <w:ins w:id="9765" w:author="Haiyang Liu" w:date="2026-05-21T12:51:00Z"/>
          <w:trPrChange w:id="9766" w:author="Haiyang Liu" w:date="2026-05-21T13:03:00Z" w16du:dateUtc="2026-05-21T06:03:00Z">
            <w:trPr>
              <w:gridAfter w:val="0"/>
            </w:trPr>
          </w:trPrChange>
        </w:trPr>
        <w:tc>
          <w:tcPr>
            <w:tcW w:w="0" w:type="auto"/>
            <w:tcMar>
              <w:top w:w="105" w:type="dxa"/>
              <w:left w:w="135" w:type="dxa"/>
              <w:bottom w:w="105" w:type="dxa"/>
              <w:right w:w="135" w:type="dxa"/>
            </w:tcMar>
            <w:vAlign w:val="center"/>
            <w:hideMark/>
            <w:tcPrChange w:id="9767" w:author="Haiyang Liu" w:date="2026-05-21T13:03:00Z" w16du:dateUtc="2026-05-21T06:03:00Z">
              <w:tcPr>
                <w:tcW w:w="602" w:type="pct"/>
                <w:tcMar>
                  <w:top w:w="105" w:type="dxa"/>
                  <w:left w:w="135" w:type="dxa"/>
                  <w:bottom w:w="105" w:type="dxa"/>
                  <w:right w:w="135" w:type="dxa"/>
                </w:tcMar>
                <w:hideMark/>
              </w:tcPr>
            </w:tcPrChange>
          </w:tcPr>
          <w:p w14:paraId="294AE72E" w14:textId="2C3F9614" w:rsidR="0052697C" w:rsidRPr="000435BA" w:rsidRDefault="000435BA">
            <w:pPr>
              <w:adjustRightInd w:val="0"/>
              <w:snapToGrid w:val="0"/>
              <w:rPr>
                <w:ins w:id="9768" w:author="Haiyang Liu" w:date="2026-05-21T12:51:00Z"/>
              </w:rPr>
              <w:pPrChange w:id="9769" w:author="Haiyang Liu" w:date="2026-05-21T13:04:00Z" w16du:dateUtc="2026-05-21T06:04:00Z">
                <w:pPr>
                  <w:snapToGrid w:val="0"/>
                  <w:spacing w:line="480" w:lineRule="auto"/>
                  <w:ind w:rightChars="-34" w:right="-82"/>
                  <w:jc w:val="center"/>
                </w:pPr>
              </w:pPrChange>
            </w:pPr>
            <w:ins w:id="9770" w:author="Haiyang Liu" w:date="2026-05-21T13:22:00Z" w16du:dateUtc="2026-05-21T06:22:00Z">
              <w:r w:rsidRPr="000435BA">
                <w:t>This newcomer</w:t>
              </w:r>
            </w:ins>
            <w:ins w:id="9771" w:author="Haiyang Liu" w:date="2026-05-21T12:51:00Z">
              <w:r w:rsidR="0052697C" w:rsidRPr="000435BA">
                <w:t xml:space="preserve"> carried out an action that later needed to be undone or redone because it was incorrect.</w:t>
              </w:r>
            </w:ins>
          </w:p>
        </w:tc>
        <w:tc>
          <w:tcPr>
            <w:tcW w:w="0" w:type="auto"/>
            <w:tcMar>
              <w:top w:w="105" w:type="dxa"/>
              <w:left w:w="135" w:type="dxa"/>
              <w:bottom w:w="105" w:type="dxa"/>
              <w:right w:w="135" w:type="dxa"/>
            </w:tcMar>
            <w:hideMark/>
            <w:tcPrChange w:id="9772" w:author="Haiyang Liu" w:date="2026-05-21T13:03:00Z" w16du:dateUtc="2026-05-21T06:03:00Z">
              <w:tcPr>
                <w:tcW w:w="698" w:type="pct"/>
                <w:tcMar>
                  <w:top w:w="105" w:type="dxa"/>
                  <w:left w:w="135" w:type="dxa"/>
                  <w:bottom w:w="105" w:type="dxa"/>
                  <w:right w:w="135" w:type="dxa"/>
                </w:tcMar>
                <w:hideMark/>
              </w:tcPr>
            </w:tcPrChange>
          </w:tcPr>
          <w:p w14:paraId="3993A0DC" w14:textId="77777777" w:rsidR="0052697C" w:rsidRPr="000435BA" w:rsidRDefault="0052697C">
            <w:pPr>
              <w:adjustRightInd w:val="0"/>
              <w:snapToGrid w:val="0"/>
              <w:jc w:val="center"/>
              <w:rPr>
                <w:ins w:id="9773" w:author="Haiyang Liu" w:date="2026-05-21T12:51:00Z"/>
              </w:rPr>
              <w:pPrChange w:id="9774" w:author="Haiyang Liu" w:date="2026-05-21T13:04:00Z" w16du:dateUtc="2026-05-21T06:04:00Z">
                <w:pPr>
                  <w:snapToGrid w:val="0"/>
                  <w:spacing w:line="480" w:lineRule="auto"/>
                  <w:ind w:rightChars="-34" w:right="-82"/>
                  <w:jc w:val="center"/>
                </w:pPr>
              </w:pPrChange>
            </w:pPr>
            <w:ins w:id="9775" w:author="Haiyang Liu" w:date="2026-05-21T12:51:00Z">
              <w:r w:rsidRPr="000435BA">
                <w:t>Action Errors</w:t>
              </w:r>
            </w:ins>
          </w:p>
        </w:tc>
        <w:tc>
          <w:tcPr>
            <w:tcW w:w="0" w:type="auto"/>
            <w:noWrap/>
            <w:tcMar>
              <w:top w:w="105" w:type="dxa"/>
              <w:left w:w="135" w:type="dxa"/>
              <w:bottom w:w="105" w:type="dxa"/>
              <w:right w:w="135" w:type="dxa"/>
            </w:tcMar>
            <w:hideMark/>
            <w:tcPrChange w:id="9776" w:author="Haiyang Liu" w:date="2026-05-21T13:03:00Z" w16du:dateUtc="2026-05-21T06:03:00Z">
              <w:tcPr>
                <w:tcW w:w="385" w:type="pct"/>
                <w:gridSpan w:val="2"/>
                <w:noWrap/>
                <w:tcMar>
                  <w:top w:w="105" w:type="dxa"/>
                  <w:left w:w="135" w:type="dxa"/>
                  <w:bottom w:w="105" w:type="dxa"/>
                  <w:right w:w="135" w:type="dxa"/>
                </w:tcMar>
                <w:hideMark/>
              </w:tcPr>
            </w:tcPrChange>
          </w:tcPr>
          <w:p w14:paraId="6F8EE6E5" w14:textId="59B05200" w:rsidR="0052697C" w:rsidRPr="000435BA" w:rsidRDefault="0052697C">
            <w:pPr>
              <w:adjustRightInd w:val="0"/>
              <w:snapToGrid w:val="0"/>
              <w:jc w:val="center"/>
              <w:rPr>
                <w:ins w:id="9777" w:author="Haiyang Liu" w:date="2026-05-21T12:51:00Z"/>
              </w:rPr>
              <w:pPrChange w:id="9778" w:author="Haiyang Liu" w:date="2026-05-21T13:04:00Z" w16du:dateUtc="2026-05-21T06:04:00Z">
                <w:pPr>
                  <w:snapToGrid w:val="0"/>
                  <w:spacing w:line="480" w:lineRule="auto"/>
                  <w:ind w:rightChars="-34" w:right="-82"/>
                  <w:jc w:val="center"/>
                </w:pPr>
              </w:pPrChange>
            </w:pPr>
            <w:ins w:id="9779" w:author="Haiyang Liu" w:date="2026-05-21T13:05:00Z" w16du:dateUtc="2026-05-21T06:05:00Z">
              <w:r w:rsidRPr="000435BA">
                <w:rPr>
                  <w:rPrChange w:id="9780" w:author="Haiyang Liu" w:date="2026-05-21T13:14:00Z" w16du:dateUtc="2026-05-21T06:14:00Z">
                    <w:rPr>
                      <w:sz w:val="20"/>
                      <w:szCs w:val="20"/>
                    </w:rPr>
                  </w:rPrChange>
                </w:rPr>
                <w:t>250</w:t>
              </w:r>
            </w:ins>
          </w:p>
        </w:tc>
        <w:tc>
          <w:tcPr>
            <w:tcW w:w="0" w:type="auto"/>
            <w:noWrap/>
            <w:tcMar>
              <w:top w:w="105" w:type="dxa"/>
              <w:left w:w="135" w:type="dxa"/>
              <w:bottom w:w="105" w:type="dxa"/>
              <w:right w:w="135" w:type="dxa"/>
            </w:tcMar>
            <w:hideMark/>
            <w:tcPrChange w:id="9781" w:author="Haiyang Liu" w:date="2026-05-21T13:03:00Z" w16du:dateUtc="2026-05-21T06:03:00Z">
              <w:tcPr>
                <w:tcW w:w="303" w:type="pct"/>
                <w:noWrap/>
                <w:tcMar>
                  <w:top w:w="105" w:type="dxa"/>
                  <w:left w:w="135" w:type="dxa"/>
                  <w:bottom w:w="105" w:type="dxa"/>
                  <w:right w:w="135" w:type="dxa"/>
                </w:tcMar>
                <w:hideMark/>
              </w:tcPr>
            </w:tcPrChange>
          </w:tcPr>
          <w:p w14:paraId="3A5ABEE1" w14:textId="77777777" w:rsidR="0052697C" w:rsidRPr="000435BA" w:rsidRDefault="0052697C">
            <w:pPr>
              <w:adjustRightInd w:val="0"/>
              <w:snapToGrid w:val="0"/>
              <w:jc w:val="center"/>
              <w:rPr>
                <w:ins w:id="9782" w:author="Haiyang Liu" w:date="2026-05-21T12:51:00Z"/>
              </w:rPr>
              <w:pPrChange w:id="9783" w:author="Haiyang Liu" w:date="2026-05-21T13:04:00Z" w16du:dateUtc="2026-05-21T06:04:00Z">
                <w:pPr>
                  <w:snapToGrid w:val="0"/>
                  <w:spacing w:line="480" w:lineRule="auto"/>
                  <w:ind w:rightChars="-34" w:right="-82"/>
                  <w:jc w:val="center"/>
                </w:pPr>
              </w:pPrChange>
            </w:pPr>
            <w:ins w:id="9784" w:author="Haiyang Liu" w:date="2026-05-21T12:51:00Z">
              <w:r w:rsidRPr="000435BA">
                <w:t>0.788</w:t>
              </w:r>
            </w:ins>
          </w:p>
        </w:tc>
        <w:tc>
          <w:tcPr>
            <w:tcW w:w="0" w:type="auto"/>
            <w:noWrap/>
            <w:tcMar>
              <w:top w:w="105" w:type="dxa"/>
              <w:left w:w="135" w:type="dxa"/>
              <w:bottom w:w="105" w:type="dxa"/>
              <w:right w:w="135" w:type="dxa"/>
            </w:tcMar>
            <w:hideMark/>
            <w:tcPrChange w:id="9785" w:author="Haiyang Liu" w:date="2026-05-21T13:03:00Z" w16du:dateUtc="2026-05-21T06:03:00Z">
              <w:tcPr>
                <w:tcW w:w="330" w:type="pct"/>
                <w:noWrap/>
                <w:tcMar>
                  <w:top w:w="105" w:type="dxa"/>
                  <w:left w:w="135" w:type="dxa"/>
                  <w:bottom w:w="105" w:type="dxa"/>
                  <w:right w:w="135" w:type="dxa"/>
                </w:tcMar>
                <w:hideMark/>
              </w:tcPr>
            </w:tcPrChange>
          </w:tcPr>
          <w:p w14:paraId="46599149" w14:textId="77777777" w:rsidR="0052697C" w:rsidRPr="000435BA" w:rsidRDefault="0052697C">
            <w:pPr>
              <w:adjustRightInd w:val="0"/>
              <w:snapToGrid w:val="0"/>
              <w:jc w:val="center"/>
              <w:rPr>
                <w:ins w:id="9786" w:author="Haiyang Liu" w:date="2026-05-21T12:51:00Z"/>
              </w:rPr>
              <w:pPrChange w:id="9787" w:author="Haiyang Liu" w:date="2026-05-21T13:04:00Z" w16du:dateUtc="2026-05-21T06:04:00Z">
                <w:pPr>
                  <w:snapToGrid w:val="0"/>
                  <w:spacing w:line="480" w:lineRule="auto"/>
                  <w:ind w:rightChars="-34" w:right="-82"/>
                  <w:jc w:val="center"/>
                </w:pPr>
              </w:pPrChange>
            </w:pPr>
            <w:ins w:id="9788" w:author="Haiyang Liu" w:date="2026-05-21T12:51:00Z">
              <w:r w:rsidRPr="000435BA">
                <w:t>0.716</w:t>
              </w:r>
            </w:ins>
          </w:p>
        </w:tc>
        <w:tc>
          <w:tcPr>
            <w:tcW w:w="0" w:type="auto"/>
            <w:noWrap/>
            <w:tcMar>
              <w:top w:w="105" w:type="dxa"/>
              <w:left w:w="135" w:type="dxa"/>
              <w:bottom w:w="105" w:type="dxa"/>
              <w:right w:w="135" w:type="dxa"/>
            </w:tcMar>
            <w:hideMark/>
            <w:tcPrChange w:id="9789" w:author="Haiyang Liu" w:date="2026-05-21T13:03:00Z" w16du:dateUtc="2026-05-21T06:03:00Z">
              <w:tcPr>
                <w:tcW w:w="543" w:type="pct"/>
                <w:gridSpan w:val="3"/>
                <w:noWrap/>
                <w:tcMar>
                  <w:top w:w="105" w:type="dxa"/>
                  <w:left w:w="135" w:type="dxa"/>
                  <w:bottom w:w="105" w:type="dxa"/>
                  <w:right w:w="135" w:type="dxa"/>
                </w:tcMar>
                <w:hideMark/>
              </w:tcPr>
            </w:tcPrChange>
          </w:tcPr>
          <w:p w14:paraId="03661544" w14:textId="77777777" w:rsidR="0052697C" w:rsidRPr="000435BA" w:rsidRDefault="0052697C">
            <w:pPr>
              <w:adjustRightInd w:val="0"/>
              <w:snapToGrid w:val="0"/>
              <w:jc w:val="center"/>
              <w:rPr>
                <w:ins w:id="9790" w:author="Haiyang Liu" w:date="2026-05-21T12:51:00Z"/>
              </w:rPr>
              <w:pPrChange w:id="9791" w:author="Haiyang Liu" w:date="2026-05-21T13:04:00Z" w16du:dateUtc="2026-05-21T06:04:00Z">
                <w:pPr>
                  <w:snapToGrid w:val="0"/>
                  <w:spacing w:line="480" w:lineRule="auto"/>
                  <w:ind w:rightChars="-34" w:right="-82"/>
                  <w:jc w:val="center"/>
                </w:pPr>
              </w:pPrChange>
            </w:pPr>
            <w:ins w:id="9792" w:author="Haiyang Liu" w:date="2026-05-21T12:51:00Z">
              <w:r w:rsidRPr="000435BA">
                <w:t>0.000</w:t>
              </w:r>
            </w:ins>
          </w:p>
        </w:tc>
        <w:tc>
          <w:tcPr>
            <w:tcW w:w="0" w:type="auto"/>
            <w:tcMar>
              <w:top w:w="105" w:type="dxa"/>
              <w:left w:w="135" w:type="dxa"/>
              <w:bottom w:w="105" w:type="dxa"/>
              <w:right w:w="135" w:type="dxa"/>
            </w:tcMar>
            <w:hideMark/>
            <w:tcPrChange w:id="9793" w:author="Haiyang Liu" w:date="2026-05-21T13:03:00Z" w16du:dateUtc="2026-05-21T06:03:00Z">
              <w:tcPr>
                <w:tcW w:w="832" w:type="pct"/>
                <w:gridSpan w:val="4"/>
                <w:tcMar>
                  <w:top w:w="105" w:type="dxa"/>
                  <w:left w:w="135" w:type="dxa"/>
                  <w:bottom w:w="105" w:type="dxa"/>
                  <w:right w:w="135" w:type="dxa"/>
                </w:tcMar>
                <w:hideMark/>
              </w:tcPr>
            </w:tcPrChange>
          </w:tcPr>
          <w:p w14:paraId="0B31CF68" w14:textId="77777777" w:rsidR="0052697C" w:rsidRPr="000435BA" w:rsidRDefault="0052697C">
            <w:pPr>
              <w:adjustRightInd w:val="0"/>
              <w:snapToGrid w:val="0"/>
              <w:jc w:val="center"/>
              <w:rPr>
                <w:ins w:id="9794" w:author="Haiyang Liu" w:date="2026-05-21T12:51:00Z"/>
              </w:rPr>
              <w:pPrChange w:id="9795" w:author="Haiyang Liu" w:date="2026-05-21T13:04:00Z" w16du:dateUtc="2026-05-21T06:04:00Z">
                <w:pPr>
                  <w:snapToGrid w:val="0"/>
                  <w:spacing w:line="480" w:lineRule="auto"/>
                  <w:ind w:rightChars="-34" w:right="-82"/>
                  <w:jc w:val="center"/>
                </w:pPr>
              </w:pPrChange>
            </w:pPr>
            <w:ins w:id="9796" w:author="Haiyang Liu" w:date="2026-05-21T12:51:00Z">
              <w:r w:rsidRPr="000435BA">
                <w:t>Task Proficiency</w:t>
              </w:r>
            </w:ins>
          </w:p>
        </w:tc>
        <w:tc>
          <w:tcPr>
            <w:tcW w:w="0" w:type="auto"/>
            <w:tcMar>
              <w:top w:w="105" w:type="dxa"/>
              <w:left w:w="135" w:type="dxa"/>
              <w:bottom w:w="105" w:type="dxa"/>
              <w:right w:w="135" w:type="dxa"/>
            </w:tcMar>
            <w:hideMark/>
            <w:tcPrChange w:id="9797" w:author="Haiyang Liu" w:date="2026-05-21T13:03:00Z" w16du:dateUtc="2026-05-21T06:03:00Z">
              <w:tcPr>
                <w:tcW w:w="548" w:type="pct"/>
                <w:tcMar>
                  <w:top w:w="105" w:type="dxa"/>
                  <w:left w:w="135" w:type="dxa"/>
                  <w:bottom w:w="105" w:type="dxa"/>
                  <w:right w:w="135" w:type="dxa"/>
                </w:tcMar>
                <w:hideMark/>
              </w:tcPr>
            </w:tcPrChange>
          </w:tcPr>
          <w:p w14:paraId="10EE6EC6" w14:textId="067C4098" w:rsidR="0052697C" w:rsidRPr="000435BA" w:rsidRDefault="0052697C">
            <w:pPr>
              <w:adjustRightInd w:val="0"/>
              <w:snapToGrid w:val="0"/>
              <w:jc w:val="center"/>
              <w:rPr>
                <w:ins w:id="9798" w:author="Haiyang Liu" w:date="2026-05-21T12:51:00Z"/>
              </w:rPr>
              <w:pPrChange w:id="9799" w:author="Haiyang Liu" w:date="2026-05-21T13:04:00Z" w16du:dateUtc="2026-05-21T06:04:00Z">
                <w:pPr>
                  <w:snapToGrid w:val="0"/>
                  <w:spacing w:line="480" w:lineRule="auto"/>
                  <w:ind w:rightChars="-34" w:right="-82"/>
                  <w:jc w:val="center"/>
                </w:pPr>
              </w:pPrChange>
            </w:pPr>
            <w:ins w:id="9800" w:author="Haiyang Liu" w:date="2026-05-21T12:51:00Z">
              <w:r w:rsidRPr="000435BA">
                <w:t>18</w:t>
              </w:r>
            </w:ins>
          </w:p>
        </w:tc>
      </w:tr>
      <w:tr w:rsidR="0052697C" w:rsidRPr="000435BA" w14:paraId="57520B9D" w14:textId="77777777" w:rsidTr="0052697C">
        <w:trPr>
          <w:trHeight w:val="20"/>
          <w:ins w:id="9801" w:author="Haiyang Liu" w:date="2026-05-21T12:51:00Z"/>
          <w:trPrChange w:id="9802" w:author="Haiyang Liu" w:date="2026-05-21T13:03:00Z" w16du:dateUtc="2026-05-21T06:03:00Z">
            <w:trPr>
              <w:gridAfter w:val="0"/>
            </w:trPr>
          </w:trPrChange>
        </w:trPr>
        <w:tc>
          <w:tcPr>
            <w:tcW w:w="0" w:type="auto"/>
            <w:tcMar>
              <w:top w:w="105" w:type="dxa"/>
              <w:left w:w="135" w:type="dxa"/>
              <w:bottom w:w="105" w:type="dxa"/>
              <w:right w:w="135" w:type="dxa"/>
            </w:tcMar>
            <w:vAlign w:val="center"/>
            <w:hideMark/>
            <w:tcPrChange w:id="9803" w:author="Haiyang Liu" w:date="2026-05-21T13:03:00Z" w16du:dateUtc="2026-05-21T06:03:00Z">
              <w:tcPr>
                <w:tcW w:w="602" w:type="pct"/>
                <w:tcMar>
                  <w:top w:w="105" w:type="dxa"/>
                  <w:left w:w="135" w:type="dxa"/>
                  <w:bottom w:w="105" w:type="dxa"/>
                  <w:right w:w="135" w:type="dxa"/>
                </w:tcMar>
                <w:hideMark/>
              </w:tcPr>
            </w:tcPrChange>
          </w:tcPr>
          <w:p w14:paraId="2CA6D465" w14:textId="013DEC07" w:rsidR="0052697C" w:rsidRPr="000435BA" w:rsidRDefault="000435BA">
            <w:pPr>
              <w:adjustRightInd w:val="0"/>
              <w:snapToGrid w:val="0"/>
              <w:rPr>
                <w:ins w:id="9804" w:author="Haiyang Liu" w:date="2026-05-21T12:51:00Z"/>
              </w:rPr>
              <w:pPrChange w:id="9805" w:author="Haiyang Liu" w:date="2026-05-21T13:04:00Z" w16du:dateUtc="2026-05-21T06:04:00Z">
                <w:pPr>
                  <w:snapToGrid w:val="0"/>
                  <w:spacing w:line="480" w:lineRule="auto"/>
                  <w:ind w:rightChars="-34" w:right="-82"/>
                  <w:jc w:val="center"/>
                </w:pPr>
              </w:pPrChange>
            </w:pPr>
            <w:ins w:id="9806" w:author="Haiyang Liu" w:date="2026-05-21T13:22:00Z" w16du:dateUtc="2026-05-21T06:22:00Z">
              <w:r w:rsidRPr="000435BA">
                <w:t>This newcomer</w:t>
              </w:r>
            </w:ins>
            <w:ins w:id="9807" w:author="Haiyang Liu" w:date="2026-05-21T12:51:00Z">
              <w:r w:rsidR="0052697C" w:rsidRPr="000435BA">
                <w:t xml:space="preserve"> </w:t>
              </w:r>
            </w:ins>
            <w:ins w:id="9808" w:author="Haiyang Liu" w:date="2026-05-21T13:25:00Z" w16du:dateUtc="2026-05-21T06:25:00Z">
              <w:r w:rsidR="001061B3" w:rsidRPr="000435BA">
                <w:t>has</w:t>
              </w:r>
            </w:ins>
            <w:ins w:id="9809" w:author="Haiyang Liu" w:date="2026-05-21T12:51:00Z">
              <w:r w:rsidR="0052697C" w:rsidRPr="000435BA">
                <w:t xml:space="preserve"> made significant contributions to the overall performance of the department.</w:t>
              </w:r>
            </w:ins>
          </w:p>
        </w:tc>
        <w:tc>
          <w:tcPr>
            <w:tcW w:w="0" w:type="auto"/>
            <w:tcMar>
              <w:top w:w="105" w:type="dxa"/>
              <w:left w:w="135" w:type="dxa"/>
              <w:bottom w:w="105" w:type="dxa"/>
              <w:right w:w="135" w:type="dxa"/>
            </w:tcMar>
            <w:hideMark/>
            <w:tcPrChange w:id="9810" w:author="Haiyang Liu" w:date="2026-05-21T13:03:00Z" w16du:dateUtc="2026-05-21T06:03:00Z">
              <w:tcPr>
                <w:tcW w:w="698" w:type="pct"/>
                <w:tcMar>
                  <w:top w:w="105" w:type="dxa"/>
                  <w:left w:w="135" w:type="dxa"/>
                  <w:bottom w:w="105" w:type="dxa"/>
                  <w:right w:w="135" w:type="dxa"/>
                </w:tcMar>
                <w:hideMark/>
              </w:tcPr>
            </w:tcPrChange>
          </w:tcPr>
          <w:p w14:paraId="172EE02A" w14:textId="77777777" w:rsidR="0052697C" w:rsidRPr="000435BA" w:rsidRDefault="0052697C">
            <w:pPr>
              <w:adjustRightInd w:val="0"/>
              <w:snapToGrid w:val="0"/>
              <w:jc w:val="center"/>
              <w:rPr>
                <w:ins w:id="9811" w:author="Haiyang Liu" w:date="2026-05-21T12:51:00Z"/>
              </w:rPr>
              <w:pPrChange w:id="9812" w:author="Haiyang Liu" w:date="2026-05-21T13:04:00Z" w16du:dateUtc="2026-05-21T06:04:00Z">
                <w:pPr>
                  <w:snapToGrid w:val="0"/>
                  <w:spacing w:line="480" w:lineRule="auto"/>
                  <w:ind w:rightChars="-34" w:right="-82"/>
                  <w:jc w:val="center"/>
                </w:pPr>
              </w:pPrChange>
            </w:pPr>
            <w:ins w:id="9813" w:author="Haiyang Liu" w:date="2026-05-21T12:51:00Z">
              <w:r w:rsidRPr="000435BA">
                <w:t>Overall Performance</w:t>
              </w:r>
            </w:ins>
          </w:p>
        </w:tc>
        <w:tc>
          <w:tcPr>
            <w:tcW w:w="0" w:type="auto"/>
            <w:noWrap/>
            <w:tcMar>
              <w:top w:w="105" w:type="dxa"/>
              <w:left w:w="135" w:type="dxa"/>
              <w:bottom w:w="105" w:type="dxa"/>
              <w:right w:w="135" w:type="dxa"/>
            </w:tcMar>
            <w:hideMark/>
            <w:tcPrChange w:id="9814" w:author="Haiyang Liu" w:date="2026-05-21T13:03:00Z" w16du:dateUtc="2026-05-21T06:03:00Z">
              <w:tcPr>
                <w:tcW w:w="385" w:type="pct"/>
                <w:gridSpan w:val="2"/>
                <w:noWrap/>
                <w:tcMar>
                  <w:top w:w="105" w:type="dxa"/>
                  <w:left w:w="135" w:type="dxa"/>
                  <w:bottom w:w="105" w:type="dxa"/>
                  <w:right w:w="135" w:type="dxa"/>
                </w:tcMar>
                <w:hideMark/>
              </w:tcPr>
            </w:tcPrChange>
          </w:tcPr>
          <w:p w14:paraId="7C5A6AF2" w14:textId="1CAC44EB" w:rsidR="0052697C" w:rsidRPr="000435BA" w:rsidRDefault="0052697C">
            <w:pPr>
              <w:adjustRightInd w:val="0"/>
              <w:snapToGrid w:val="0"/>
              <w:jc w:val="center"/>
              <w:rPr>
                <w:ins w:id="9815" w:author="Haiyang Liu" w:date="2026-05-21T12:51:00Z"/>
              </w:rPr>
              <w:pPrChange w:id="9816" w:author="Haiyang Liu" w:date="2026-05-21T13:04:00Z" w16du:dateUtc="2026-05-21T06:04:00Z">
                <w:pPr>
                  <w:snapToGrid w:val="0"/>
                  <w:spacing w:line="480" w:lineRule="auto"/>
                  <w:ind w:rightChars="-34" w:right="-82"/>
                  <w:jc w:val="center"/>
                </w:pPr>
              </w:pPrChange>
            </w:pPr>
            <w:ins w:id="9817" w:author="Haiyang Liu" w:date="2026-05-21T13:05:00Z" w16du:dateUtc="2026-05-21T06:05:00Z">
              <w:r w:rsidRPr="000435BA">
                <w:rPr>
                  <w:rPrChange w:id="9818" w:author="Haiyang Liu" w:date="2026-05-21T13:14:00Z" w16du:dateUtc="2026-05-21T06:14:00Z">
                    <w:rPr>
                      <w:sz w:val="20"/>
                      <w:szCs w:val="20"/>
                    </w:rPr>
                  </w:rPrChange>
                </w:rPr>
                <w:t>250</w:t>
              </w:r>
            </w:ins>
          </w:p>
        </w:tc>
        <w:tc>
          <w:tcPr>
            <w:tcW w:w="0" w:type="auto"/>
            <w:noWrap/>
            <w:tcMar>
              <w:top w:w="105" w:type="dxa"/>
              <w:left w:w="135" w:type="dxa"/>
              <w:bottom w:w="105" w:type="dxa"/>
              <w:right w:w="135" w:type="dxa"/>
            </w:tcMar>
            <w:hideMark/>
            <w:tcPrChange w:id="9819" w:author="Haiyang Liu" w:date="2026-05-21T13:03:00Z" w16du:dateUtc="2026-05-21T06:03:00Z">
              <w:tcPr>
                <w:tcW w:w="303" w:type="pct"/>
                <w:noWrap/>
                <w:tcMar>
                  <w:top w:w="105" w:type="dxa"/>
                  <w:left w:w="135" w:type="dxa"/>
                  <w:bottom w:w="105" w:type="dxa"/>
                  <w:right w:w="135" w:type="dxa"/>
                </w:tcMar>
                <w:hideMark/>
              </w:tcPr>
            </w:tcPrChange>
          </w:tcPr>
          <w:p w14:paraId="5C81E631" w14:textId="77777777" w:rsidR="0052697C" w:rsidRPr="000435BA" w:rsidRDefault="0052697C">
            <w:pPr>
              <w:adjustRightInd w:val="0"/>
              <w:snapToGrid w:val="0"/>
              <w:jc w:val="center"/>
              <w:rPr>
                <w:ins w:id="9820" w:author="Haiyang Liu" w:date="2026-05-21T12:51:00Z"/>
              </w:rPr>
              <w:pPrChange w:id="9821" w:author="Haiyang Liu" w:date="2026-05-21T13:04:00Z" w16du:dateUtc="2026-05-21T06:04:00Z">
                <w:pPr>
                  <w:snapToGrid w:val="0"/>
                  <w:spacing w:line="480" w:lineRule="auto"/>
                  <w:ind w:rightChars="-34" w:right="-82"/>
                  <w:jc w:val="center"/>
                </w:pPr>
              </w:pPrChange>
            </w:pPr>
            <w:ins w:id="9822" w:author="Haiyang Liu" w:date="2026-05-21T12:51:00Z">
              <w:r w:rsidRPr="000435BA">
                <w:t>0.612</w:t>
              </w:r>
            </w:ins>
          </w:p>
        </w:tc>
        <w:tc>
          <w:tcPr>
            <w:tcW w:w="0" w:type="auto"/>
            <w:noWrap/>
            <w:tcMar>
              <w:top w:w="105" w:type="dxa"/>
              <w:left w:w="135" w:type="dxa"/>
              <w:bottom w:w="105" w:type="dxa"/>
              <w:right w:w="135" w:type="dxa"/>
            </w:tcMar>
            <w:hideMark/>
            <w:tcPrChange w:id="9823" w:author="Haiyang Liu" w:date="2026-05-21T13:03:00Z" w16du:dateUtc="2026-05-21T06:03:00Z">
              <w:tcPr>
                <w:tcW w:w="330" w:type="pct"/>
                <w:noWrap/>
                <w:tcMar>
                  <w:top w:w="105" w:type="dxa"/>
                  <w:left w:w="135" w:type="dxa"/>
                  <w:bottom w:w="105" w:type="dxa"/>
                  <w:right w:w="135" w:type="dxa"/>
                </w:tcMar>
                <w:hideMark/>
              </w:tcPr>
            </w:tcPrChange>
          </w:tcPr>
          <w:p w14:paraId="7E68D537" w14:textId="77777777" w:rsidR="0052697C" w:rsidRPr="000435BA" w:rsidRDefault="0052697C">
            <w:pPr>
              <w:adjustRightInd w:val="0"/>
              <w:snapToGrid w:val="0"/>
              <w:jc w:val="center"/>
              <w:rPr>
                <w:ins w:id="9824" w:author="Haiyang Liu" w:date="2026-05-21T12:51:00Z"/>
              </w:rPr>
              <w:pPrChange w:id="9825" w:author="Haiyang Liu" w:date="2026-05-21T13:04:00Z" w16du:dateUtc="2026-05-21T06:04:00Z">
                <w:pPr>
                  <w:snapToGrid w:val="0"/>
                  <w:spacing w:line="480" w:lineRule="auto"/>
                  <w:ind w:rightChars="-34" w:right="-82"/>
                  <w:jc w:val="center"/>
                </w:pPr>
              </w:pPrChange>
            </w:pPr>
            <w:ins w:id="9826" w:author="Haiyang Liu" w:date="2026-05-21T12:51:00Z">
              <w:r w:rsidRPr="000435BA">
                <w:t>0.412</w:t>
              </w:r>
            </w:ins>
          </w:p>
        </w:tc>
        <w:tc>
          <w:tcPr>
            <w:tcW w:w="0" w:type="auto"/>
            <w:noWrap/>
            <w:tcMar>
              <w:top w:w="105" w:type="dxa"/>
              <w:left w:w="135" w:type="dxa"/>
              <w:bottom w:w="105" w:type="dxa"/>
              <w:right w:w="135" w:type="dxa"/>
            </w:tcMar>
            <w:hideMark/>
            <w:tcPrChange w:id="9827" w:author="Haiyang Liu" w:date="2026-05-21T13:03:00Z" w16du:dateUtc="2026-05-21T06:03:00Z">
              <w:tcPr>
                <w:tcW w:w="543" w:type="pct"/>
                <w:gridSpan w:val="3"/>
                <w:noWrap/>
                <w:tcMar>
                  <w:top w:w="105" w:type="dxa"/>
                  <w:left w:w="135" w:type="dxa"/>
                  <w:bottom w:w="105" w:type="dxa"/>
                  <w:right w:w="135" w:type="dxa"/>
                </w:tcMar>
                <w:hideMark/>
              </w:tcPr>
            </w:tcPrChange>
          </w:tcPr>
          <w:p w14:paraId="2A223927" w14:textId="77777777" w:rsidR="0052697C" w:rsidRPr="000435BA" w:rsidRDefault="0052697C">
            <w:pPr>
              <w:adjustRightInd w:val="0"/>
              <w:snapToGrid w:val="0"/>
              <w:jc w:val="center"/>
              <w:rPr>
                <w:ins w:id="9828" w:author="Haiyang Liu" w:date="2026-05-21T12:51:00Z"/>
              </w:rPr>
              <w:pPrChange w:id="9829" w:author="Haiyang Liu" w:date="2026-05-21T13:04:00Z" w16du:dateUtc="2026-05-21T06:04:00Z">
                <w:pPr>
                  <w:snapToGrid w:val="0"/>
                  <w:spacing w:line="480" w:lineRule="auto"/>
                  <w:ind w:rightChars="-34" w:right="-82"/>
                  <w:jc w:val="center"/>
                </w:pPr>
              </w:pPrChange>
            </w:pPr>
            <w:ins w:id="9830" w:author="Haiyang Liu" w:date="2026-05-21T12:51:00Z">
              <w:r w:rsidRPr="000435BA">
                <w:t>0.000</w:t>
              </w:r>
            </w:ins>
          </w:p>
        </w:tc>
        <w:tc>
          <w:tcPr>
            <w:tcW w:w="0" w:type="auto"/>
            <w:tcMar>
              <w:top w:w="105" w:type="dxa"/>
              <w:left w:w="135" w:type="dxa"/>
              <w:bottom w:w="105" w:type="dxa"/>
              <w:right w:w="135" w:type="dxa"/>
            </w:tcMar>
            <w:hideMark/>
            <w:tcPrChange w:id="9831" w:author="Haiyang Liu" w:date="2026-05-21T13:03:00Z" w16du:dateUtc="2026-05-21T06:03:00Z">
              <w:tcPr>
                <w:tcW w:w="832" w:type="pct"/>
                <w:gridSpan w:val="4"/>
                <w:tcMar>
                  <w:top w:w="105" w:type="dxa"/>
                  <w:left w:w="135" w:type="dxa"/>
                  <w:bottom w:w="105" w:type="dxa"/>
                  <w:right w:w="135" w:type="dxa"/>
                </w:tcMar>
                <w:hideMark/>
              </w:tcPr>
            </w:tcPrChange>
          </w:tcPr>
          <w:p w14:paraId="146609DD" w14:textId="77777777" w:rsidR="0052697C" w:rsidRPr="000435BA" w:rsidRDefault="0052697C">
            <w:pPr>
              <w:adjustRightInd w:val="0"/>
              <w:snapToGrid w:val="0"/>
              <w:jc w:val="center"/>
              <w:rPr>
                <w:ins w:id="9832" w:author="Haiyang Liu" w:date="2026-05-21T12:51:00Z"/>
              </w:rPr>
              <w:pPrChange w:id="9833" w:author="Haiyang Liu" w:date="2026-05-21T13:04:00Z" w16du:dateUtc="2026-05-21T06:04:00Z">
                <w:pPr>
                  <w:snapToGrid w:val="0"/>
                  <w:spacing w:line="480" w:lineRule="auto"/>
                  <w:ind w:rightChars="-34" w:right="-82"/>
                  <w:jc w:val="center"/>
                </w:pPr>
              </w:pPrChange>
            </w:pPr>
            <w:ins w:id="9834" w:author="Haiyang Liu" w:date="2026-05-21T12:51:00Z">
              <w:r w:rsidRPr="000435BA">
                <w:t>Work Mastery</w:t>
              </w:r>
            </w:ins>
          </w:p>
        </w:tc>
        <w:tc>
          <w:tcPr>
            <w:tcW w:w="0" w:type="auto"/>
            <w:tcMar>
              <w:top w:w="105" w:type="dxa"/>
              <w:left w:w="135" w:type="dxa"/>
              <w:bottom w:w="105" w:type="dxa"/>
              <w:right w:w="135" w:type="dxa"/>
            </w:tcMar>
            <w:hideMark/>
            <w:tcPrChange w:id="9835" w:author="Haiyang Liu" w:date="2026-05-21T13:03:00Z" w16du:dateUtc="2026-05-21T06:03:00Z">
              <w:tcPr>
                <w:tcW w:w="548" w:type="pct"/>
                <w:tcMar>
                  <w:top w:w="105" w:type="dxa"/>
                  <w:left w:w="135" w:type="dxa"/>
                  <w:bottom w:w="105" w:type="dxa"/>
                  <w:right w:w="135" w:type="dxa"/>
                </w:tcMar>
                <w:hideMark/>
              </w:tcPr>
            </w:tcPrChange>
          </w:tcPr>
          <w:p w14:paraId="299514F7" w14:textId="2B95A220" w:rsidR="0052697C" w:rsidRPr="000435BA" w:rsidRDefault="0052697C">
            <w:pPr>
              <w:adjustRightInd w:val="0"/>
              <w:snapToGrid w:val="0"/>
              <w:jc w:val="center"/>
              <w:rPr>
                <w:ins w:id="9836" w:author="Haiyang Liu" w:date="2026-05-21T12:51:00Z"/>
              </w:rPr>
              <w:pPrChange w:id="9837" w:author="Haiyang Liu" w:date="2026-05-21T13:04:00Z" w16du:dateUtc="2026-05-21T06:04:00Z">
                <w:pPr>
                  <w:snapToGrid w:val="0"/>
                  <w:spacing w:line="480" w:lineRule="auto"/>
                  <w:ind w:rightChars="-34" w:right="-82"/>
                  <w:jc w:val="center"/>
                </w:pPr>
              </w:pPrChange>
            </w:pPr>
            <w:ins w:id="9838" w:author="Haiyang Liu" w:date="2026-05-21T12:51:00Z">
              <w:r w:rsidRPr="000435BA">
                <w:t>50</w:t>
              </w:r>
            </w:ins>
          </w:p>
        </w:tc>
      </w:tr>
      <w:tr w:rsidR="0052697C" w:rsidRPr="000435BA" w14:paraId="0EB0D7A0" w14:textId="77777777" w:rsidTr="0052697C">
        <w:trPr>
          <w:trHeight w:val="20"/>
          <w:ins w:id="9839" w:author="Haiyang Liu" w:date="2026-05-21T12:51:00Z"/>
          <w:trPrChange w:id="9840" w:author="Haiyang Liu" w:date="2026-05-21T13:03:00Z" w16du:dateUtc="2026-05-21T06:03:00Z">
            <w:trPr>
              <w:gridAfter w:val="0"/>
            </w:trPr>
          </w:trPrChange>
        </w:trPr>
        <w:tc>
          <w:tcPr>
            <w:tcW w:w="0" w:type="auto"/>
            <w:tcMar>
              <w:top w:w="105" w:type="dxa"/>
              <w:left w:w="135" w:type="dxa"/>
              <w:bottom w:w="105" w:type="dxa"/>
              <w:right w:w="135" w:type="dxa"/>
            </w:tcMar>
            <w:vAlign w:val="center"/>
            <w:hideMark/>
            <w:tcPrChange w:id="9841" w:author="Haiyang Liu" w:date="2026-05-21T13:03:00Z" w16du:dateUtc="2026-05-21T06:03:00Z">
              <w:tcPr>
                <w:tcW w:w="602" w:type="pct"/>
                <w:tcMar>
                  <w:top w:w="105" w:type="dxa"/>
                  <w:left w:w="135" w:type="dxa"/>
                  <w:bottom w:w="105" w:type="dxa"/>
                  <w:right w:w="135" w:type="dxa"/>
                </w:tcMar>
                <w:hideMark/>
              </w:tcPr>
            </w:tcPrChange>
          </w:tcPr>
          <w:p w14:paraId="3770808B" w14:textId="2AB52DAE" w:rsidR="0052697C" w:rsidRPr="000435BA" w:rsidRDefault="000435BA">
            <w:pPr>
              <w:adjustRightInd w:val="0"/>
              <w:snapToGrid w:val="0"/>
              <w:rPr>
                <w:ins w:id="9842" w:author="Haiyang Liu" w:date="2026-05-21T12:51:00Z"/>
              </w:rPr>
              <w:pPrChange w:id="9843" w:author="Haiyang Liu" w:date="2026-05-21T13:04:00Z" w16du:dateUtc="2026-05-21T06:04:00Z">
                <w:pPr>
                  <w:snapToGrid w:val="0"/>
                  <w:spacing w:line="480" w:lineRule="auto"/>
                  <w:ind w:rightChars="-34" w:right="-82"/>
                  <w:jc w:val="center"/>
                </w:pPr>
              </w:pPrChange>
            </w:pPr>
            <w:ins w:id="9844" w:author="Haiyang Liu" w:date="2026-05-21T13:22:00Z" w16du:dateUtc="2026-05-21T06:22:00Z">
              <w:r w:rsidRPr="000435BA">
                <w:t>This newcomer</w:t>
              </w:r>
            </w:ins>
            <w:ins w:id="9845" w:author="Haiyang Liu" w:date="2026-05-21T12:51:00Z">
              <w:r w:rsidR="0052697C" w:rsidRPr="000435BA">
                <w:t xml:space="preserve"> </w:t>
              </w:r>
            </w:ins>
            <w:ins w:id="9846" w:author="Haiyang Liu" w:date="2026-05-21T13:25:00Z" w16du:dateUtc="2026-05-21T06:25:00Z">
              <w:r w:rsidR="001061B3">
                <w:t>is</w:t>
              </w:r>
            </w:ins>
            <w:ins w:id="9847" w:author="Haiyang Liu" w:date="2026-05-21T12:51:00Z">
              <w:r w:rsidR="0052697C" w:rsidRPr="000435BA">
                <w:t xml:space="preserve"> one of the top-performing employees in the department.</w:t>
              </w:r>
            </w:ins>
          </w:p>
        </w:tc>
        <w:tc>
          <w:tcPr>
            <w:tcW w:w="0" w:type="auto"/>
            <w:tcMar>
              <w:top w:w="105" w:type="dxa"/>
              <w:left w:w="135" w:type="dxa"/>
              <w:bottom w:w="105" w:type="dxa"/>
              <w:right w:w="135" w:type="dxa"/>
            </w:tcMar>
            <w:hideMark/>
            <w:tcPrChange w:id="9848" w:author="Haiyang Liu" w:date="2026-05-21T13:03:00Z" w16du:dateUtc="2026-05-21T06:03:00Z">
              <w:tcPr>
                <w:tcW w:w="698" w:type="pct"/>
                <w:tcMar>
                  <w:top w:w="105" w:type="dxa"/>
                  <w:left w:w="135" w:type="dxa"/>
                  <w:bottom w:w="105" w:type="dxa"/>
                  <w:right w:w="135" w:type="dxa"/>
                </w:tcMar>
                <w:hideMark/>
              </w:tcPr>
            </w:tcPrChange>
          </w:tcPr>
          <w:p w14:paraId="7200280A" w14:textId="77777777" w:rsidR="0052697C" w:rsidRPr="000435BA" w:rsidRDefault="0052697C">
            <w:pPr>
              <w:adjustRightInd w:val="0"/>
              <w:snapToGrid w:val="0"/>
              <w:jc w:val="center"/>
              <w:rPr>
                <w:ins w:id="9849" w:author="Haiyang Liu" w:date="2026-05-21T12:51:00Z"/>
              </w:rPr>
              <w:pPrChange w:id="9850" w:author="Haiyang Liu" w:date="2026-05-21T13:04:00Z" w16du:dateUtc="2026-05-21T06:04:00Z">
                <w:pPr>
                  <w:snapToGrid w:val="0"/>
                  <w:spacing w:line="480" w:lineRule="auto"/>
                  <w:ind w:rightChars="-34" w:right="-82"/>
                  <w:jc w:val="center"/>
                </w:pPr>
              </w:pPrChange>
            </w:pPr>
            <w:ins w:id="9851" w:author="Haiyang Liu" w:date="2026-05-21T12:51:00Z">
              <w:r w:rsidRPr="000435BA">
                <w:t>Overall Performance</w:t>
              </w:r>
            </w:ins>
          </w:p>
        </w:tc>
        <w:tc>
          <w:tcPr>
            <w:tcW w:w="0" w:type="auto"/>
            <w:noWrap/>
            <w:tcMar>
              <w:top w:w="105" w:type="dxa"/>
              <w:left w:w="135" w:type="dxa"/>
              <w:bottom w:w="105" w:type="dxa"/>
              <w:right w:w="135" w:type="dxa"/>
            </w:tcMar>
            <w:hideMark/>
            <w:tcPrChange w:id="9852" w:author="Haiyang Liu" w:date="2026-05-21T13:03:00Z" w16du:dateUtc="2026-05-21T06:03:00Z">
              <w:tcPr>
                <w:tcW w:w="385" w:type="pct"/>
                <w:gridSpan w:val="2"/>
                <w:noWrap/>
                <w:tcMar>
                  <w:top w:w="105" w:type="dxa"/>
                  <w:left w:w="135" w:type="dxa"/>
                  <w:bottom w:w="105" w:type="dxa"/>
                  <w:right w:w="135" w:type="dxa"/>
                </w:tcMar>
                <w:hideMark/>
              </w:tcPr>
            </w:tcPrChange>
          </w:tcPr>
          <w:p w14:paraId="0B0D013F" w14:textId="08396051" w:rsidR="0052697C" w:rsidRPr="000435BA" w:rsidRDefault="0052697C">
            <w:pPr>
              <w:adjustRightInd w:val="0"/>
              <w:snapToGrid w:val="0"/>
              <w:jc w:val="center"/>
              <w:rPr>
                <w:ins w:id="9853" w:author="Haiyang Liu" w:date="2026-05-21T12:51:00Z"/>
              </w:rPr>
              <w:pPrChange w:id="9854" w:author="Haiyang Liu" w:date="2026-05-21T13:04:00Z" w16du:dateUtc="2026-05-21T06:04:00Z">
                <w:pPr>
                  <w:snapToGrid w:val="0"/>
                  <w:spacing w:line="480" w:lineRule="auto"/>
                  <w:ind w:rightChars="-34" w:right="-82"/>
                  <w:jc w:val="center"/>
                </w:pPr>
              </w:pPrChange>
            </w:pPr>
            <w:ins w:id="9855" w:author="Haiyang Liu" w:date="2026-05-21T13:05:00Z" w16du:dateUtc="2026-05-21T06:05:00Z">
              <w:r w:rsidRPr="000435BA">
                <w:rPr>
                  <w:rPrChange w:id="9856" w:author="Haiyang Liu" w:date="2026-05-21T13:14:00Z" w16du:dateUtc="2026-05-21T06:14:00Z">
                    <w:rPr>
                      <w:sz w:val="20"/>
                      <w:szCs w:val="20"/>
                    </w:rPr>
                  </w:rPrChange>
                </w:rPr>
                <w:t>250</w:t>
              </w:r>
            </w:ins>
          </w:p>
        </w:tc>
        <w:tc>
          <w:tcPr>
            <w:tcW w:w="0" w:type="auto"/>
            <w:noWrap/>
            <w:tcMar>
              <w:top w:w="105" w:type="dxa"/>
              <w:left w:w="135" w:type="dxa"/>
              <w:bottom w:w="105" w:type="dxa"/>
              <w:right w:w="135" w:type="dxa"/>
            </w:tcMar>
            <w:hideMark/>
            <w:tcPrChange w:id="9857" w:author="Haiyang Liu" w:date="2026-05-21T13:03:00Z" w16du:dateUtc="2026-05-21T06:03:00Z">
              <w:tcPr>
                <w:tcW w:w="303" w:type="pct"/>
                <w:noWrap/>
                <w:tcMar>
                  <w:top w:w="105" w:type="dxa"/>
                  <w:left w:w="135" w:type="dxa"/>
                  <w:bottom w:w="105" w:type="dxa"/>
                  <w:right w:w="135" w:type="dxa"/>
                </w:tcMar>
                <w:hideMark/>
              </w:tcPr>
            </w:tcPrChange>
          </w:tcPr>
          <w:p w14:paraId="04FA6AD5" w14:textId="77777777" w:rsidR="0052697C" w:rsidRPr="000435BA" w:rsidRDefault="0052697C">
            <w:pPr>
              <w:adjustRightInd w:val="0"/>
              <w:snapToGrid w:val="0"/>
              <w:jc w:val="center"/>
              <w:rPr>
                <w:ins w:id="9858" w:author="Haiyang Liu" w:date="2026-05-21T12:51:00Z"/>
              </w:rPr>
              <w:pPrChange w:id="9859" w:author="Haiyang Liu" w:date="2026-05-21T13:04:00Z" w16du:dateUtc="2026-05-21T06:04:00Z">
                <w:pPr>
                  <w:snapToGrid w:val="0"/>
                  <w:spacing w:line="480" w:lineRule="auto"/>
                  <w:ind w:rightChars="-34" w:right="-82"/>
                  <w:jc w:val="center"/>
                </w:pPr>
              </w:pPrChange>
            </w:pPr>
            <w:ins w:id="9860" w:author="Haiyang Liu" w:date="2026-05-21T12:51:00Z">
              <w:r w:rsidRPr="000435BA">
                <w:t>0.528</w:t>
              </w:r>
            </w:ins>
          </w:p>
        </w:tc>
        <w:tc>
          <w:tcPr>
            <w:tcW w:w="0" w:type="auto"/>
            <w:noWrap/>
            <w:tcMar>
              <w:top w:w="105" w:type="dxa"/>
              <w:left w:w="135" w:type="dxa"/>
              <w:bottom w:w="105" w:type="dxa"/>
              <w:right w:w="135" w:type="dxa"/>
            </w:tcMar>
            <w:hideMark/>
            <w:tcPrChange w:id="9861" w:author="Haiyang Liu" w:date="2026-05-21T13:03:00Z" w16du:dateUtc="2026-05-21T06:03:00Z">
              <w:tcPr>
                <w:tcW w:w="330" w:type="pct"/>
                <w:noWrap/>
                <w:tcMar>
                  <w:top w:w="105" w:type="dxa"/>
                  <w:left w:w="135" w:type="dxa"/>
                  <w:bottom w:w="105" w:type="dxa"/>
                  <w:right w:w="135" w:type="dxa"/>
                </w:tcMar>
                <w:hideMark/>
              </w:tcPr>
            </w:tcPrChange>
          </w:tcPr>
          <w:p w14:paraId="15E11625" w14:textId="77777777" w:rsidR="0052697C" w:rsidRPr="000435BA" w:rsidRDefault="0052697C">
            <w:pPr>
              <w:adjustRightInd w:val="0"/>
              <w:snapToGrid w:val="0"/>
              <w:jc w:val="center"/>
              <w:rPr>
                <w:ins w:id="9862" w:author="Haiyang Liu" w:date="2026-05-21T12:51:00Z"/>
              </w:rPr>
              <w:pPrChange w:id="9863" w:author="Haiyang Liu" w:date="2026-05-21T13:04:00Z" w16du:dateUtc="2026-05-21T06:04:00Z">
                <w:pPr>
                  <w:snapToGrid w:val="0"/>
                  <w:spacing w:line="480" w:lineRule="auto"/>
                  <w:ind w:rightChars="-34" w:right="-82"/>
                  <w:jc w:val="center"/>
                </w:pPr>
              </w:pPrChange>
            </w:pPr>
            <w:ins w:id="9864" w:author="Haiyang Liu" w:date="2026-05-21T12:51:00Z">
              <w:r w:rsidRPr="000435BA">
                <w:t>0.192</w:t>
              </w:r>
            </w:ins>
          </w:p>
        </w:tc>
        <w:tc>
          <w:tcPr>
            <w:tcW w:w="0" w:type="auto"/>
            <w:noWrap/>
            <w:tcMar>
              <w:top w:w="105" w:type="dxa"/>
              <w:left w:w="135" w:type="dxa"/>
              <w:bottom w:w="105" w:type="dxa"/>
              <w:right w:w="135" w:type="dxa"/>
            </w:tcMar>
            <w:hideMark/>
            <w:tcPrChange w:id="9865" w:author="Haiyang Liu" w:date="2026-05-21T13:03:00Z" w16du:dateUtc="2026-05-21T06:03:00Z">
              <w:tcPr>
                <w:tcW w:w="543" w:type="pct"/>
                <w:gridSpan w:val="3"/>
                <w:noWrap/>
                <w:tcMar>
                  <w:top w:w="105" w:type="dxa"/>
                  <w:left w:w="135" w:type="dxa"/>
                  <w:bottom w:w="105" w:type="dxa"/>
                  <w:right w:w="135" w:type="dxa"/>
                </w:tcMar>
                <w:hideMark/>
              </w:tcPr>
            </w:tcPrChange>
          </w:tcPr>
          <w:p w14:paraId="69E8E175" w14:textId="77777777" w:rsidR="0052697C" w:rsidRPr="000435BA" w:rsidRDefault="0052697C">
            <w:pPr>
              <w:adjustRightInd w:val="0"/>
              <w:snapToGrid w:val="0"/>
              <w:jc w:val="center"/>
              <w:rPr>
                <w:ins w:id="9866" w:author="Haiyang Liu" w:date="2026-05-21T12:51:00Z"/>
              </w:rPr>
              <w:pPrChange w:id="9867" w:author="Haiyang Liu" w:date="2026-05-21T13:04:00Z" w16du:dateUtc="2026-05-21T06:04:00Z">
                <w:pPr>
                  <w:snapToGrid w:val="0"/>
                  <w:spacing w:line="480" w:lineRule="auto"/>
                  <w:ind w:rightChars="-34" w:right="-82"/>
                  <w:jc w:val="center"/>
                </w:pPr>
              </w:pPrChange>
            </w:pPr>
            <w:ins w:id="9868" w:author="Haiyang Liu" w:date="2026-05-21T12:51:00Z">
              <w:r w:rsidRPr="000435BA">
                <w:t>0.206</w:t>
              </w:r>
            </w:ins>
          </w:p>
        </w:tc>
        <w:tc>
          <w:tcPr>
            <w:tcW w:w="0" w:type="auto"/>
            <w:tcMar>
              <w:top w:w="105" w:type="dxa"/>
              <w:left w:w="135" w:type="dxa"/>
              <w:bottom w:w="105" w:type="dxa"/>
              <w:right w:w="135" w:type="dxa"/>
            </w:tcMar>
            <w:hideMark/>
            <w:tcPrChange w:id="9869" w:author="Haiyang Liu" w:date="2026-05-21T13:03:00Z" w16du:dateUtc="2026-05-21T06:03:00Z">
              <w:tcPr>
                <w:tcW w:w="832" w:type="pct"/>
                <w:gridSpan w:val="4"/>
                <w:tcMar>
                  <w:top w:w="105" w:type="dxa"/>
                  <w:left w:w="135" w:type="dxa"/>
                  <w:bottom w:w="105" w:type="dxa"/>
                  <w:right w:w="135" w:type="dxa"/>
                </w:tcMar>
                <w:hideMark/>
              </w:tcPr>
            </w:tcPrChange>
          </w:tcPr>
          <w:p w14:paraId="6E5FF0B9" w14:textId="77777777" w:rsidR="0052697C" w:rsidRPr="000435BA" w:rsidRDefault="0052697C">
            <w:pPr>
              <w:adjustRightInd w:val="0"/>
              <w:snapToGrid w:val="0"/>
              <w:jc w:val="center"/>
              <w:rPr>
                <w:ins w:id="9870" w:author="Haiyang Liu" w:date="2026-05-21T12:51:00Z"/>
              </w:rPr>
              <w:pPrChange w:id="9871" w:author="Haiyang Liu" w:date="2026-05-21T13:04:00Z" w16du:dateUtc="2026-05-21T06:04:00Z">
                <w:pPr>
                  <w:snapToGrid w:val="0"/>
                  <w:spacing w:line="480" w:lineRule="auto"/>
                  <w:ind w:rightChars="-34" w:right="-82"/>
                  <w:jc w:val="center"/>
                </w:pPr>
              </w:pPrChange>
            </w:pPr>
            <w:ins w:id="9872" w:author="Haiyang Liu" w:date="2026-05-21T12:51:00Z">
              <w:r w:rsidRPr="000435BA">
                <w:t>Work Mastery</w:t>
              </w:r>
            </w:ins>
          </w:p>
        </w:tc>
        <w:tc>
          <w:tcPr>
            <w:tcW w:w="0" w:type="auto"/>
            <w:tcMar>
              <w:top w:w="105" w:type="dxa"/>
              <w:left w:w="135" w:type="dxa"/>
              <w:bottom w:w="105" w:type="dxa"/>
              <w:right w:w="135" w:type="dxa"/>
            </w:tcMar>
            <w:hideMark/>
            <w:tcPrChange w:id="9873" w:author="Haiyang Liu" w:date="2026-05-21T13:03:00Z" w16du:dateUtc="2026-05-21T06:03:00Z">
              <w:tcPr>
                <w:tcW w:w="548" w:type="pct"/>
                <w:tcMar>
                  <w:top w:w="105" w:type="dxa"/>
                  <w:left w:w="135" w:type="dxa"/>
                  <w:bottom w:w="105" w:type="dxa"/>
                  <w:right w:w="135" w:type="dxa"/>
                </w:tcMar>
                <w:hideMark/>
              </w:tcPr>
            </w:tcPrChange>
          </w:tcPr>
          <w:p w14:paraId="71A2D421" w14:textId="01D1A31E" w:rsidR="0052697C" w:rsidRPr="000435BA" w:rsidRDefault="0052697C">
            <w:pPr>
              <w:adjustRightInd w:val="0"/>
              <w:snapToGrid w:val="0"/>
              <w:jc w:val="center"/>
              <w:rPr>
                <w:ins w:id="9874" w:author="Haiyang Liu" w:date="2026-05-21T12:51:00Z"/>
              </w:rPr>
              <w:pPrChange w:id="9875" w:author="Haiyang Liu" w:date="2026-05-21T13:04:00Z" w16du:dateUtc="2026-05-21T06:04:00Z">
                <w:pPr>
                  <w:snapToGrid w:val="0"/>
                  <w:spacing w:line="480" w:lineRule="auto"/>
                  <w:ind w:rightChars="-34" w:right="-82"/>
                  <w:jc w:val="center"/>
                </w:pPr>
              </w:pPrChange>
            </w:pPr>
            <w:ins w:id="9876" w:author="Haiyang Liu" w:date="2026-05-21T12:51:00Z">
              <w:r w:rsidRPr="000435BA">
                <w:t>84</w:t>
              </w:r>
            </w:ins>
          </w:p>
        </w:tc>
      </w:tr>
      <w:tr w:rsidR="0052697C" w:rsidRPr="000435BA" w14:paraId="21729AA1" w14:textId="77777777" w:rsidTr="0052697C">
        <w:trPr>
          <w:trHeight w:val="20"/>
          <w:ins w:id="9877" w:author="Haiyang Liu" w:date="2026-05-21T12:51:00Z"/>
          <w:trPrChange w:id="9878" w:author="Haiyang Liu" w:date="2026-05-21T13:03:00Z" w16du:dateUtc="2026-05-21T06:03:00Z">
            <w:trPr>
              <w:gridAfter w:val="0"/>
            </w:trPr>
          </w:trPrChange>
        </w:trPr>
        <w:tc>
          <w:tcPr>
            <w:tcW w:w="0" w:type="auto"/>
            <w:tcMar>
              <w:top w:w="105" w:type="dxa"/>
              <w:left w:w="135" w:type="dxa"/>
              <w:bottom w:w="105" w:type="dxa"/>
              <w:right w:w="135" w:type="dxa"/>
            </w:tcMar>
            <w:vAlign w:val="center"/>
            <w:hideMark/>
            <w:tcPrChange w:id="9879" w:author="Haiyang Liu" w:date="2026-05-21T13:03:00Z" w16du:dateUtc="2026-05-21T06:03:00Z">
              <w:tcPr>
                <w:tcW w:w="602" w:type="pct"/>
                <w:tcMar>
                  <w:top w:w="105" w:type="dxa"/>
                  <w:left w:w="135" w:type="dxa"/>
                  <w:bottom w:w="105" w:type="dxa"/>
                  <w:right w:w="135" w:type="dxa"/>
                </w:tcMar>
                <w:hideMark/>
              </w:tcPr>
            </w:tcPrChange>
          </w:tcPr>
          <w:p w14:paraId="67E122D3" w14:textId="3E14B4F0" w:rsidR="0052697C" w:rsidRPr="000435BA" w:rsidRDefault="000435BA">
            <w:pPr>
              <w:adjustRightInd w:val="0"/>
              <w:snapToGrid w:val="0"/>
              <w:rPr>
                <w:ins w:id="9880" w:author="Haiyang Liu" w:date="2026-05-21T12:51:00Z"/>
              </w:rPr>
              <w:pPrChange w:id="9881" w:author="Haiyang Liu" w:date="2026-05-21T13:04:00Z" w16du:dateUtc="2026-05-21T06:04:00Z">
                <w:pPr>
                  <w:snapToGrid w:val="0"/>
                  <w:spacing w:line="480" w:lineRule="auto"/>
                  <w:ind w:rightChars="-34" w:right="-82"/>
                  <w:jc w:val="center"/>
                </w:pPr>
              </w:pPrChange>
            </w:pPr>
            <w:ins w:id="9882" w:author="Haiyang Liu" w:date="2026-05-21T13:22:00Z" w16du:dateUtc="2026-05-21T06:22:00Z">
              <w:r w:rsidRPr="000435BA">
                <w:lastRenderedPageBreak/>
                <w:t>This newcomer</w:t>
              </w:r>
            </w:ins>
            <w:ins w:id="9883" w:author="Haiyang Liu" w:date="2026-05-21T12:51:00Z">
              <w:r w:rsidR="0052697C" w:rsidRPr="000435BA">
                <w:t xml:space="preserve"> always complete</w:t>
              </w:r>
            </w:ins>
            <w:ins w:id="9884" w:author="Haiyang Liu" w:date="2026-05-21T13:25:00Z" w16du:dateUtc="2026-05-21T06:25:00Z">
              <w:r w:rsidR="001061B3">
                <w:t>s</w:t>
              </w:r>
            </w:ins>
            <w:ins w:id="9885" w:author="Haiyang Liu" w:date="2026-05-21T12:51:00Z">
              <w:r w:rsidR="0052697C" w:rsidRPr="000435BA">
                <w:t xml:space="preserve"> the tasks assigned by superiors on time.</w:t>
              </w:r>
            </w:ins>
          </w:p>
        </w:tc>
        <w:tc>
          <w:tcPr>
            <w:tcW w:w="0" w:type="auto"/>
            <w:tcMar>
              <w:top w:w="105" w:type="dxa"/>
              <w:left w:w="135" w:type="dxa"/>
              <w:bottom w:w="105" w:type="dxa"/>
              <w:right w:w="135" w:type="dxa"/>
            </w:tcMar>
            <w:hideMark/>
            <w:tcPrChange w:id="9886" w:author="Haiyang Liu" w:date="2026-05-21T13:03:00Z" w16du:dateUtc="2026-05-21T06:03:00Z">
              <w:tcPr>
                <w:tcW w:w="698" w:type="pct"/>
                <w:tcMar>
                  <w:top w:w="105" w:type="dxa"/>
                  <w:left w:w="135" w:type="dxa"/>
                  <w:bottom w:w="105" w:type="dxa"/>
                  <w:right w:w="135" w:type="dxa"/>
                </w:tcMar>
                <w:hideMark/>
              </w:tcPr>
            </w:tcPrChange>
          </w:tcPr>
          <w:p w14:paraId="4301E9B8" w14:textId="77777777" w:rsidR="0052697C" w:rsidRPr="000435BA" w:rsidRDefault="0052697C">
            <w:pPr>
              <w:adjustRightInd w:val="0"/>
              <w:snapToGrid w:val="0"/>
              <w:jc w:val="center"/>
              <w:rPr>
                <w:ins w:id="9887" w:author="Haiyang Liu" w:date="2026-05-21T12:51:00Z"/>
              </w:rPr>
              <w:pPrChange w:id="9888" w:author="Haiyang Liu" w:date="2026-05-21T13:04:00Z" w16du:dateUtc="2026-05-21T06:04:00Z">
                <w:pPr>
                  <w:snapToGrid w:val="0"/>
                  <w:spacing w:line="480" w:lineRule="auto"/>
                  <w:ind w:rightChars="-34" w:right="-82"/>
                  <w:jc w:val="center"/>
                </w:pPr>
              </w:pPrChange>
            </w:pPr>
            <w:ins w:id="9889" w:author="Haiyang Liu" w:date="2026-05-21T12:51:00Z">
              <w:r w:rsidRPr="000435BA">
                <w:t>Overall Performance</w:t>
              </w:r>
            </w:ins>
          </w:p>
        </w:tc>
        <w:tc>
          <w:tcPr>
            <w:tcW w:w="0" w:type="auto"/>
            <w:noWrap/>
            <w:tcMar>
              <w:top w:w="105" w:type="dxa"/>
              <w:left w:w="135" w:type="dxa"/>
              <w:bottom w:w="105" w:type="dxa"/>
              <w:right w:w="135" w:type="dxa"/>
            </w:tcMar>
            <w:hideMark/>
            <w:tcPrChange w:id="9890" w:author="Haiyang Liu" w:date="2026-05-21T13:03:00Z" w16du:dateUtc="2026-05-21T06:03:00Z">
              <w:tcPr>
                <w:tcW w:w="385" w:type="pct"/>
                <w:gridSpan w:val="2"/>
                <w:noWrap/>
                <w:tcMar>
                  <w:top w:w="105" w:type="dxa"/>
                  <w:left w:w="135" w:type="dxa"/>
                  <w:bottom w:w="105" w:type="dxa"/>
                  <w:right w:w="135" w:type="dxa"/>
                </w:tcMar>
                <w:hideMark/>
              </w:tcPr>
            </w:tcPrChange>
          </w:tcPr>
          <w:p w14:paraId="3B70155B" w14:textId="116D2A0B" w:rsidR="0052697C" w:rsidRPr="000435BA" w:rsidRDefault="0052697C">
            <w:pPr>
              <w:adjustRightInd w:val="0"/>
              <w:snapToGrid w:val="0"/>
              <w:jc w:val="center"/>
              <w:rPr>
                <w:ins w:id="9891" w:author="Haiyang Liu" w:date="2026-05-21T12:51:00Z"/>
              </w:rPr>
              <w:pPrChange w:id="9892" w:author="Haiyang Liu" w:date="2026-05-21T13:04:00Z" w16du:dateUtc="2026-05-21T06:04:00Z">
                <w:pPr>
                  <w:snapToGrid w:val="0"/>
                  <w:spacing w:line="480" w:lineRule="auto"/>
                  <w:ind w:rightChars="-34" w:right="-82"/>
                  <w:jc w:val="center"/>
                </w:pPr>
              </w:pPrChange>
            </w:pPr>
            <w:ins w:id="9893" w:author="Haiyang Liu" w:date="2026-05-21T13:05:00Z" w16du:dateUtc="2026-05-21T06:05:00Z">
              <w:r w:rsidRPr="000435BA">
                <w:rPr>
                  <w:rPrChange w:id="9894" w:author="Haiyang Liu" w:date="2026-05-21T13:14:00Z" w16du:dateUtc="2026-05-21T06:14:00Z">
                    <w:rPr>
                      <w:sz w:val="20"/>
                      <w:szCs w:val="20"/>
                    </w:rPr>
                  </w:rPrChange>
                </w:rPr>
                <w:t>250</w:t>
              </w:r>
            </w:ins>
          </w:p>
        </w:tc>
        <w:tc>
          <w:tcPr>
            <w:tcW w:w="0" w:type="auto"/>
            <w:noWrap/>
            <w:tcMar>
              <w:top w:w="105" w:type="dxa"/>
              <w:left w:w="135" w:type="dxa"/>
              <w:bottom w:w="105" w:type="dxa"/>
              <w:right w:w="135" w:type="dxa"/>
            </w:tcMar>
            <w:hideMark/>
            <w:tcPrChange w:id="9895" w:author="Haiyang Liu" w:date="2026-05-21T13:03:00Z" w16du:dateUtc="2026-05-21T06:03:00Z">
              <w:tcPr>
                <w:tcW w:w="303" w:type="pct"/>
                <w:noWrap/>
                <w:tcMar>
                  <w:top w:w="105" w:type="dxa"/>
                  <w:left w:w="135" w:type="dxa"/>
                  <w:bottom w:w="105" w:type="dxa"/>
                  <w:right w:w="135" w:type="dxa"/>
                </w:tcMar>
                <w:hideMark/>
              </w:tcPr>
            </w:tcPrChange>
          </w:tcPr>
          <w:p w14:paraId="7606A5F3" w14:textId="77777777" w:rsidR="0052697C" w:rsidRPr="000435BA" w:rsidRDefault="0052697C">
            <w:pPr>
              <w:adjustRightInd w:val="0"/>
              <w:snapToGrid w:val="0"/>
              <w:jc w:val="center"/>
              <w:rPr>
                <w:ins w:id="9896" w:author="Haiyang Liu" w:date="2026-05-21T12:51:00Z"/>
              </w:rPr>
              <w:pPrChange w:id="9897" w:author="Haiyang Liu" w:date="2026-05-21T13:04:00Z" w16du:dateUtc="2026-05-21T06:04:00Z">
                <w:pPr>
                  <w:snapToGrid w:val="0"/>
                  <w:spacing w:line="480" w:lineRule="auto"/>
                  <w:ind w:rightChars="-34" w:right="-82"/>
                  <w:jc w:val="center"/>
                </w:pPr>
              </w:pPrChange>
            </w:pPr>
            <w:ins w:id="9898" w:author="Haiyang Liu" w:date="2026-05-21T12:51:00Z">
              <w:r w:rsidRPr="000435BA">
                <w:t>0.244</w:t>
              </w:r>
            </w:ins>
          </w:p>
        </w:tc>
        <w:tc>
          <w:tcPr>
            <w:tcW w:w="0" w:type="auto"/>
            <w:noWrap/>
            <w:tcMar>
              <w:top w:w="105" w:type="dxa"/>
              <w:left w:w="135" w:type="dxa"/>
              <w:bottom w:w="105" w:type="dxa"/>
              <w:right w:w="135" w:type="dxa"/>
            </w:tcMar>
            <w:hideMark/>
            <w:tcPrChange w:id="9899" w:author="Haiyang Liu" w:date="2026-05-21T13:03:00Z" w16du:dateUtc="2026-05-21T06:03:00Z">
              <w:tcPr>
                <w:tcW w:w="330" w:type="pct"/>
                <w:noWrap/>
                <w:tcMar>
                  <w:top w:w="105" w:type="dxa"/>
                  <w:left w:w="135" w:type="dxa"/>
                  <w:bottom w:w="105" w:type="dxa"/>
                  <w:right w:w="135" w:type="dxa"/>
                </w:tcMar>
                <w:hideMark/>
              </w:tcPr>
            </w:tcPrChange>
          </w:tcPr>
          <w:p w14:paraId="781960B9" w14:textId="77777777" w:rsidR="0052697C" w:rsidRPr="000435BA" w:rsidRDefault="0052697C">
            <w:pPr>
              <w:adjustRightInd w:val="0"/>
              <w:snapToGrid w:val="0"/>
              <w:jc w:val="center"/>
              <w:rPr>
                <w:ins w:id="9900" w:author="Haiyang Liu" w:date="2026-05-21T12:51:00Z"/>
              </w:rPr>
              <w:pPrChange w:id="9901" w:author="Haiyang Liu" w:date="2026-05-21T13:04:00Z" w16du:dateUtc="2026-05-21T06:04:00Z">
                <w:pPr>
                  <w:snapToGrid w:val="0"/>
                  <w:spacing w:line="480" w:lineRule="auto"/>
                  <w:ind w:rightChars="-34" w:right="-82"/>
                  <w:jc w:val="center"/>
                </w:pPr>
              </w:pPrChange>
            </w:pPr>
            <w:ins w:id="9902" w:author="Haiyang Liu" w:date="2026-05-21T12:51:00Z">
              <w:r w:rsidRPr="000435BA">
                <w:t>-0.140</w:t>
              </w:r>
            </w:ins>
          </w:p>
        </w:tc>
        <w:tc>
          <w:tcPr>
            <w:tcW w:w="0" w:type="auto"/>
            <w:noWrap/>
            <w:tcMar>
              <w:top w:w="105" w:type="dxa"/>
              <w:left w:w="135" w:type="dxa"/>
              <w:bottom w:w="105" w:type="dxa"/>
              <w:right w:w="135" w:type="dxa"/>
            </w:tcMar>
            <w:hideMark/>
            <w:tcPrChange w:id="9903" w:author="Haiyang Liu" w:date="2026-05-21T13:03:00Z" w16du:dateUtc="2026-05-21T06:03:00Z">
              <w:tcPr>
                <w:tcW w:w="543" w:type="pct"/>
                <w:gridSpan w:val="3"/>
                <w:noWrap/>
                <w:tcMar>
                  <w:top w:w="105" w:type="dxa"/>
                  <w:left w:w="135" w:type="dxa"/>
                  <w:bottom w:w="105" w:type="dxa"/>
                  <w:right w:w="135" w:type="dxa"/>
                </w:tcMar>
                <w:hideMark/>
              </w:tcPr>
            </w:tcPrChange>
          </w:tcPr>
          <w:p w14:paraId="295003BE" w14:textId="77777777" w:rsidR="0052697C" w:rsidRPr="000435BA" w:rsidRDefault="0052697C">
            <w:pPr>
              <w:adjustRightInd w:val="0"/>
              <w:snapToGrid w:val="0"/>
              <w:jc w:val="center"/>
              <w:rPr>
                <w:ins w:id="9904" w:author="Haiyang Liu" w:date="2026-05-21T12:51:00Z"/>
              </w:rPr>
              <w:pPrChange w:id="9905" w:author="Haiyang Liu" w:date="2026-05-21T13:04:00Z" w16du:dateUtc="2026-05-21T06:04:00Z">
                <w:pPr>
                  <w:snapToGrid w:val="0"/>
                  <w:spacing w:line="480" w:lineRule="auto"/>
                  <w:ind w:rightChars="-34" w:right="-82"/>
                  <w:jc w:val="center"/>
                </w:pPr>
              </w:pPrChange>
            </w:pPr>
            <w:ins w:id="9906" w:author="Haiyang Liu" w:date="2026-05-21T12:51:00Z">
              <w:r w:rsidRPr="000435BA">
                <w:t>1.000</w:t>
              </w:r>
            </w:ins>
          </w:p>
        </w:tc>
        <w:tc>
          <w:tcPr>
            <w:tcW w:w="0" w:type="auto"/>
            <w:tcMar>
              <w:top w:w="105" w:type="dxa"/>
              <w:left w:w="135" w:type="dxa"/>
              <w:bottom w:w="105" w:type="dxa"/>
              <w:right w:w="135" w:type="dxa"/>
            </w:tcMar>
            <w:hideMark/>
            <w:tcPrChange w:id="9907" w:author="Haiyang Liu" w:date="2026-05-21T13:03:00Z" w16du:dateUtc="2026-05-21T06:03:00Z">
              <w:tcPr>
                <w:tcW w:w="832" w:type="pct"/>
                <w:gridSpan w:val="4"/>
                <w:tcMar>
                  <w:top w:w="105" w:type="dxa"/>
                  <w:left w:w="135" w:type="dxa"/>
                  <w:bottom w:w="105" w:type="dxa"/>
                  <w:right w:w="135" w:type="dxa"/>
                </w:tcMar>
                <w:hideMark/>
              </w:tcPr>
            </w:tcPrChange>
          </w:tcPr>
          <w:p w14:paraId="5744248A" w14:textId="77777777" w:rsidR="0052697C" w:rsidRPr="000435BA" w:rsidRDefault="0052697C">
            <w:pPr>
              <w:adjustRightInd w:val="0"/>
              <w:snapToGrid w:val="0"/>
              <w:jc w:val="center"/>
              <w:rPr>
                <w:ins w:id="9908" w:author="Haiyang Liu" w:date="2026-05-21T12:51:00Z"/>
              </w:rPr>
              <w:pPrChange w:id="9909" w:author="Haiyang Liu" w:date="2026-05-21T13:04:00Z" w16du:dateUtc="2026-05-21T06:04:00Z">
                <w:pPr>
                  <w:snapToGrid w:val="0"/>
                  <w:spacing w:line="480" w:lineRule="auto"/>
                  <w:ind w:rightChars="-34" w:right="-82"/>
                  <w:jc w:val="center"/>
                </w:pPr>
              </w:pPrChange>
            </w:pPr>
            <w:ins w:id="9910" w:author="Haiyang Liu" w:date="2026-05-21T12:51:00Z">
              <w:r w:rsidRPr="000435BA">
                <w:t>Task Proficiency</w:t>
              </w:r>
            </w:ins>
          </w:p>
        </w:tc>
        <w:tc>
          <w:tcPr>
            <w:tcW w:w="0" w:type="auto"/>
            <w:tcMar>
              <w:top w:w="105" w:type="dxa"/>
              <w:left w:w="135" w:type="dxa"/>
              <w:bottom w:w="105" w:type="dxa"/>
              <w:right w:w="135" w:type="dxa"/>
            </w:tcMar>
            <w:hideMark/>
            <w:tcPrChange w:id="9911" w:author="Haiyang Liu" w:date="2026-05-21T13:03:00Z" w16du:dateUtc="2026-05-21T06:03:00Z">
              <w:tcPr>
                <w:tcW w:w="548" w:type="pct"/>
                <w:tcMar>
                  <w:top w:w="105" w:type="dxa"/>
                  <w:left w:w="135" w:type="dxa"/>
                  <w:bottom w:w="105" w:type="dxa"/>
                  <w:right w:w="135" w:type="dxa"/>
                </w:tcMar>
                <w:hideMark/>
              </w:tcPr>
            </w:tcPrChange>
          </w:tcPr>
          <w:p w14:paraId="6C3AA902" w14:textId="0ABAE3F4" w:rsidR="0052697C" w:rsidRPr="000435BA" w:rsidRDefault="0052697C">
            <w:pPr>
              <w:adjustRightInd w:val="0"/>
              <w:snapToGrid w:val="0"/>
              <w:jc w:val="center"/>
              <w:rPr>
                <w:ins w:id="9912" w:author="Haiyang Liu" w:date="2026-05-21T12:51:00Z"/>
              </w:rPr>
              <w:pPrChange w:id="9913" w:author="Haiyang Liu" w:date="2026-05-21T13:04:00Z" w16du:dateUtc="2026-05-21T06:04:00Z">
                <w:pPr>
                  <w:snapToGrid w:val="0"/>
                  <w:spacing w:line="480" w:lineRule="auto"/>
                  <w:ind w:rightChars="-34" w:right="-82"/>
                  <w:jc w:val="center"/>
                </w:pPr>
              </w:pPrChange>
            </w:pPr>
            <w:ins w:id="9914" w:author="Haiyang Liu" w:date="2026-05-21T12:51:00Z">
              <w:r w:rsidRPr="000435BA">
                <w:t>96</w:t>
              </w:r>
            </w:ins>
          </w:p>
        </w:tc>
      </w:tr>
      <w:tr w:rsidR="0052697C" w:rsidRPr="000435BA" w14:paraId="188E7388" w14:textId="77777777" w:rsidTr="0052697C">
        <w:trPr>
          <w:trHeight w:val="20"/>
          <w:ins w:id="9915" w:author="Haiyang Liu" w:date="2026-05-21T12:51:00Z"/>
          <w:trPrChange w:id="9916" w:author="Haiyang Liu" w:date="2026-05-21T13:03:00Z" w16du:dateUtc="2026-05-21T06:03:00Z">
            <w:trPr>
              <w:gridAfter w:val="0"/>
            </w:trPr>
          </w:trPrChange>
        </w:trPr>
        <w:tc>
          <w:tcPr>
            <w:tcW w:w="0" w:type="auto"/>
            <w:tcMar>
              <w:top w:w="105" w:type="dxa"/>
              <w:left w:w="135" w:type="dxa"/>
              <w:bottom w:w="105" w:type="dxa"/>
              <w:right w:w="135" w:type="dxa"/>
            </w:tcMar>
            <w:vAlign w:val="center"/>
            <w:hideMark/>
            <w:tcPrChange w:id="9917" w:author="Haiyang Liu" w:date="2026-05-21T13:03:00Z" w16du:dateUtc="2026-05-21T06:03:00Z">
              <w:tcPr>
                <w:tcW w:w="602" w:type="pct"/>
                <w:tcMar>
                  <w:top w:w="105" w:type="dxa"/>
                  <w:left w:w="135" w:type="dxa"/>
                  <w:bottom w:w="105" w:type="dxa"/>
                  <w:right w:w="135" w:type="dxa"/>
                </w:tcMar>
                <w:hideMark/>
              </w:tcPr>
            </w:tcPrChange>
          </w:tcPr>
          <w:p w14:paraId="354652BF" w14:textId="5976BB6A" w:rsidR="0052697C" w:rsidRPr="000435BA" w:rsidRDefault="000435BA">
            <w:pPr>
              <w:adjustRightInd w:val="0"/>
              <w:snapToGrid w:val="0"/>
              <w:rPr>
                <w:ins w:id="9918" w:author="Haiyang Liu" w:date="2026-05-21T12:51:00Z"/>
              </w:rPr>
              <w:pPrChange w:id="9919" w:author="Haiyang Liu" w:date="2026-05-21T13:04:00Z" w16du:dateUtc="2026-05-21T06:04:00Z">
                <w:pPr>
                  <w:snapToGrid w:val="0"/>
                  <w:spacing w:line="480" w:lineRule="auto"/>
                  <w:ind w:rightChars="-34" w:right="-82"/>
                  <w:jc w:val="center"/>
                </w:pPr>
              </w:pPrChange>
            </w:pPr>
            <w:ins w:id="9920" w:author="Haiyang Liu" w:date="2026-05-21T13:23:00Z" w16du:dateUtc="2026-05-21T06:23:00Z">
              <w:r w:rsidRPr="000435BA">
                <w:t>This newcomer</w:t>
              </w:r>
            </w:ins>
            <w:ins w:id="9921" w:author="Haiyang Liu" w:date="2026-05-21T12:51:00Z">
              <w:r w:rsidR="0052697C" w:rsidRPr="000435BA">
                <w:t xml:space="preserve"> consistently meet</w:t>
              </w:r>
            </w:ins>
            <w:ins w:id="9922" w:author="Haiyang Liu" w:date="2026-05-21T13:25:00Z" w16du:dateUtc="2026-05-21T06:25:00Z">
              <w:r w:rsidR="001061B3">
                <w:t>s</w:t>
              </w:r>
            </w:ins>
            <w:ins w:id="9923" w:author="Haiyang Liu" w:date="2026-05-21T12:51:00Z">
              <w:r w:rsidR="0052697C" w:rsidRPr="000435BA">
                <w:t xml:space="preserve"> the performance requirements set by superiors.</w:t>
              </w:r>
            </w:ins>
          </w:p>
        </w:tc>
        <w:tc>
          <w:tcPr>
            <w:tcW w:w="0" w:type="auto"/>
            <w:tcMar>
              <w:top w:w="105" w:type="dxa"/>
              <w:left w:w="135" w:type="dxa"/>
              <w:bottom w:w="105" w:type="dxa"/>
              <w:right w:w="135" w:type="dxa"/>
            </w:tcMar>
            <w:hideMark/>
            <w:tcPrChange w:id="9924" w:author="Haiyang Liu" w:date="2026-05-21T13:03:00Z" w16du:dateUtc="2026-05-21T06:03:00Z">
              <w:tcPr>
                <w:tcW w:w="698" w:type="pct"/>
                <w:tcMar>
                  <w:top w:w="105" w:type="dxa"/>
                  <w:left w:w="135" w:type="dxa"/>
                  <w:bottom w:w="105" w:type="dxa"/>
                  <w:right w:w="135" w:type="dxa"/>
                </w:tcMar>
                <w:hideMark/>
              </w:tcPr>
            </w:tcPrChange>
          </w:tcPr>
          <w:p w14:paraId="65E13630" w14:textId="77777777" w:rsidR="0052697C" w:rsidRPr="000435BA" w:rsidRDefault="0052697C">
            <w:pPr>
              <w:adjustRightInd w:val="0"/>
              <w:snapToGrid w:val="0"/>
              <w:jc w:val="center"/>
              <w:rPr>
                <w:ins w:id="9925" w:author="Haiyang Liu" w:date="2026-05-21T12:51:00Z"/>
              </w:rPr>
              <w:pPrChange w:id="9926" w:author="Haiyang Liu" w:date="2026-05-21T13:04:00Z" w16du:dateUtc="2026-05-21T06:04:00Z">
                <w:pPr>
                  <w:snapToGrid w:val="0"/>
                  <w:spacing w:line="480" w:lineRule="auto"/>
                  <w:ind w:rightChars="-34" w:right="-82"/>
                  <w:jc w:val="center"/>
                </w:pPr>
              </w:pPrChange>
            </w:pPr>
            <w:ins w:id="9927" w:author="Haiyang Liu" w:date="2026-05-21T12:51:00Z">
              <w:r w:rsidRPr="000435BA">
                <w:t>Overall Performance</w:t>
              </w:r>
            </w:ins>
          </w:p>
        </w:tc>
        <w:tc>
          <w:tcPr>
            <w:tcW w:w="0" w:type="auto"/>
            <w:noWrap/>
            <w:tcMar>
              <w:top w:w="105" w:type="dxa"/>
              <w:left w:w="135" w:type="dxa"/>
              <w:bottom w:w="105" w:type="dxa"/>
              <w:right w:w="135" w:type="dxa"/>
            </w:tcMar>
            <w:hideMark/>
            <w:tcPrChange w:id="9928" w:author="Haiyang Liu" w:date="2026-05-21T13:03:00Z" w16du:dateUtc="2026-05-21T06:03:00Z">
              <w:tcPr>
                <w:tcW w:w="385" w:type="pct"/>
                <w:gridSpan w:val="2"/>
                <w:noWrap/>
                <w:tcMar>
                  <w:top w:w="105" w:type="dxa"/>
                  <w:left w:w="135" w:type="dxa"/>
                  <w:bottom w:w="105" w:type="dxa"/>
                  <w:right w:w="135" w:type="dxa"/>
                </w:tcMar>
                <w:hideMark/>
              </w:tcPr>
            </w:tcPrChange>
          </w:tcPr>
          <w:p w14:paraId="0BE8B040" w14:textId="30D55981" w:rsidR="0052697C" w:rsidRPr="000435BA" w:rsidRDefault="0052697C">
            <w:pPr>
              <w:adjustRightInd w:val="0"/>
              <w:snapToGrid w:val="0"/>
              <w:jc w:val="center"/>
              <w:rPr>
                <w:ins w:id="9929" w:author="Haiyang Liu" w:date="2026-05-21T12:51:00Z"/>
              </w:rPr>
              <w:pPrChange w:id="9930" w:author="Haiyang Liu" w:date="2026-05-21T13:04:00Z" w16du:dateUtc="2026-05-21T06:04:00Z">
                <w:pPr>
                  <w:snapToGrid w:val="0"/>
                  <w:spacing w:line="480" w:lineRule="auto"/>
                  <w:ind w:rightChars="-34" w:right="-82"/>
                  <w:jc w:val="center"/>
                </w:pPr>
              </w:pPrChange>
            </w:pPr>
            <w:ins w:id="9931" w:author="Haiyang Liu" w:date="2026-05-21T13:05:00Z" w16du:dateUtc="2026-05-21T06:05:00Z">
              <w:r w:rsidRPr="000435BA">
                <w:rPr>
                  <w:rPrChange w:id="9932" w:author="Haiyang Liu" w:date="2026-05-21T13:14:00Z" w16du:dateUtc="2026-05-21T06:14:00Z">
                    <w:rPr>
                      <w:sz w:val="20"/>
                      <w:szCs w:val="20"/>
                    </w:rPr>
                  </w:rPrChange>
                </w:rPr>
                <w:t>250</w:t>
              </w:r>
            </w:ins>
          </w:p>
        </w:tc>
        <w:tc>
          <w:tcPr>
            <w:tcW w:w="0" w:type="auto"/>
            <w:noWrap/>
            <w:tcMar>
              <w:top w:w="105" w:type="dxa"/>
              <w:left w:w="135" w:type="dxa"/>
              <w:bottom w:w="105" w:type="dxa"/>
              <w:right w:w="135" w:type="dxa"/>
            </w:tcMar>
            <w:hideMark/>
            <w:tcPrChange w:id="9933" w:author="Haiyang Liu" w:date="2026-05-21T13:03:00Z" w16du:dateUtc="2026-05-21T06:03:00Z">
              <w:tcPr>
                <w:tcW w:w="303" w:type="pct"/>
                <w:noWrap/>
                <w:tcMar>
                  <w:top w:w="105" w:type="dxa"/>
                  <w:left w:w="135" w:type="dxa"/>
                  <w:bottom w:w="105" w:type="dxa"/>
                  <w:right w:w="135" w:type="dxa"/>
                </w:tcMar>
                <w:hideMark/>
              </w:tcPr>
            </w:tcPrChange>
          </w:tcPr>
          <w:p w14:paraId="623624D8" w14:textId="77777777" w:rsidR="0052697C" w:rsidRPr="000435BA" w:rsidRDefault="0052697C">
            <w:pPr>
              <w:adjustRightInd w:val="0"/>
              <w:snapToGrid w:val="0"/>
              <w:jc w:val="center"/>
              <w:rPr>
                <w:ins w:id="9934" w:author="Haiyang Liu" w:date="2026-05-21T12:51:00Z"/>
              </w:rPr>
              <w:pPrChange w:id="9935" w:author="Haiyang Liu" w:date="2026-05-21T13:04:00Z" w16du:dateUtc="2026-05-21T06:04:00Z">
                <w:pPr>
                  <w:snapToGrid w:val="0"/>
                  <w:spacing w:line="480" w:lineRule="auto"/>
                  <w:ind w:rightChars="-34" w:right="-82"/>
                  <w:jc w:val="center"/>
                </w:pPr>
              </w:pPrChange>
            </w:pPr>
            <w:ins w:id="9936" w:author="Haiyang Liu" w:date="2026-05-21T12:51:00Z">
              <w:r w:rsidRPr="000435BA">
                <w:t>0.524</w:t>
              </w:r>
            </w:ins>
          </w:p>
        </w:tc>
        <w:tc>
          <w:tcPr>
            <w:tcW w:w="0" w:type="auto"/>
            <w:noWrap/>
            <w:tcMar>
              <w:top w:w="105" w:type="dxa"/>
              <w:left w:w="135" w:type="dxa"/>
              <w:bottom w:w="105" w:type="dxa"/>
              <w:right w:w="135" w:type="dxa"/>
            </w:tcMar>
            <w:hideMark/>
            <w:tcPrChange w:id="9937" w:author="Haiyang Liu" w:date="2026-05-21T13:03:00Z" w16du:dateUtc="2026-05-21T06:03:00Z">
              <w:tcPr>
                <w:tcW w:w="330" w:type="pct"/>
                <w:noWrap/>
                <w:tcMar>
                  <w:top w:w="105" w:type="dxa"/>
                  <w:left w:w="135" w:type="dxa"/>
                  <w:bottom w:w="105" w:type="dxa"/>
                  <w:right w:w="135" w:type="dxa"/>
                </w:tcMar>
                <w:hideMark/>
              </w:tcPr>
            </w:tcPrChange>
          </w:tcPr>
          <w:p w14:paraId="52304FFA" w14:textId="77777777" w:rsidR="0052697C" w:rsidRPr="000435BA" w:rsidRDefault="0052697C">
            <w:pPr>
              <w:adjustRightInd w:val="0"/>
              <w:snapToGrid w:val="0"/>
              <w:jc w:val="center"/>
              <w:rPr>
                <w:ins w:id="9938" w:author="Haiyang Liu" w:date="2026-05-21T12:51:00Z"/>
              </w:rPr>
              <w:pPrChange w:id="9939" w:author="Haiyang Liu" w:date="2026-05-21T13:04:00Z" w16du:dateUtc="2026-05-21T06:04:00Z">
                <w:pPr>
                  <w:snapToGrid w:val="0"/>
                  <w:spacing w:line="480" w:lineRule="auto"/>
                  <w:ind w:rightChars="-34" w:right="-82"/>
                  <w:jc w:val="center"/>
                </w:pPr>
              </w:pPrChange>
            </w:pPr>
            <w:ins w:id="9940" w:author="Haiyang Liu" w:date="2026-05-21T12:51:00Z">
              <w:r w:rsidRPr="000435BA">
                <w:t>0.324</w:t>
              </w:r>
            </w:ins>
          </w:p>
        </w:tc>
        <w:tc>
          <w:tcPr>
            <w:tcW w:w="0" w:type="auto"/>
            <w:noWrap/>
            <w:tcMar>
              <w:top w:w="105" w:type="dxa"/>
              <w:left w:w="135" w:type="dxa"/>
              <w:bottom w:w="105" w:type="dxa"/>
              <w:right w:w="135" w:type="dxa"/>
            </w:tcMar>
            <w:hideMark/>
            <w:tcPrChange w:id="9941" w:author="Haiyang Liu" w:date="2026-05-21T13:03:00Z" w16du:dateUtc="2026-05-21T06:03:00Z">
              <w:tcPr>
                <w:tcW w:w="543" w:type="pct"/>
                <w:gridSpan w:val="3"/>
                <w:noWrap/>
                <w:tcMar>
                  <w:top w:w="105" w:type="dxa"/>
                  <w:left w:w="135" w:type="dxa"/>
                  <w:bottom w:w="105" w:type="dxa"/>
                  <w:right w:w="135" w:type="dxa"/>
                </w:tcMar>
                <w:hideMark/>
              </w:tcPr>
            </w:tcPrChange>
          </w:tcPr>
          <w:p w14:paraId="1B820E8C" w14:textId="77777777" w:rsidR="0052697C" w:rsidRPr="000435BA" w:rsidRDefault="0052697C">
            <w:pPr>
              <w:adjustRightInd w:val="0"/>
              <w:snapToGrid w:val="0"/>
              <w:jc w:val="center"/>
              <w:rPr>
                <w:ins w:id="9942" w:author="Haiyang Liu" w:date="2026-05-21T12:51:00Z"/>
              </w:rPr>
              <w:pPrChange w:id="9943" w:author="Haiyang Liu" w:date="2026-05-21T13:04:00Z" w16du:dateUtc="2026-05-21T06:04:00Z">
                <w:pPr>
                  <w:snapToGrid w:val="0"/>
                  <w:spacing w:line="480" w:lineRule="auto"/>
                  <w:ind w:rightChars="-34" w:right="-82"/>
                  <w:jc w:val="center"/>
                </w:pPr>
              </w:pPrChange>
            </w:pPr>
            <w:ins w:id="9944" w:author="Haiyang Liu" w:date="2026-05-21T12:51:00Z">
              <w:r w:rsidRPr="000435BA">
                <w:t>0.243</w:t>
              </w:r>
            </w:ins>
          </w:p>
        </w:tc>
        <w:tc>
          <w:tcPr>
            <w:tcW w:w="0" w:type="auto"/>
            <w:tcMar>
              <w:top w:w="105" w:type="dxa"/>
              <w:left w:w="135" w:type="dxa"/>
              <w:bottom w:w="105" w:type="dxa"/>
              <w:right w:w="135" w:type="dxa"/>
            </w:tcMar>
            <w:hideMark/>
            <w:tcPrChange w:id="9945" w:author="Haiyang Liu" w:date="2026-05-21T13:03:00Z" w16du:dateUtc="2026-05-21T06:03:00Z">
              <w:tcPr>
                <w:tcW w:w="832" w:type="pct"/>
                <w:gridSpan w:val="4"/>
                <w:tcMar>
                  <w:top w:w="105" w:type="dxa"/>
                  <w:left w:w="135" w:type="dxa"/>
                  <w:bottom w:w="105" w:type="dxa"/>
                  <w:right w:w="135" w:type="dxa"/>
                </w:tcMar>
                <w:hideMark/>
              </w:tcPr>
            </w:tcPrChange>
          </w:tcPr>
          <w:p w14:paraId="069F9D47" w14:textId="77777777" w:rsidR="0052697C" w:rsidRPr="000435BA" w:rsidRDefault="0052697C">
            <w:pPr>
              <w:adjustRightInd w:val="0"/>
              <w:snapToGrid w:val="0"/>
              <w:jc w:val="center"/>
              <w:rPr>
                <w:ins w:id="9946" w:author="Haiyang Liu" w:date="2026-05-21T12:51:00Z"/>
              </w:rPr>
              <w:pPrChange w:id="9947" w:author="Haiyang Liu" w:date="2026-05-21T13:04:00Z" w16du:dateUtc="2026-05-21T06:04:00Z">
                <w:pPr>
                  <w:snapToGrid w:val="0"/>
                  <w:spacing w:line="480" w:lineRule="auto"/>
                  <w:ind w:rightChars="-34" w:right="-82"/>
                  <w:jc w:val="center"/>
                </w:pPr>
              </w:pPrChange>
            </w:pPr>
            <w:ins w:id="9948" w:author="Haiyang Liu" w:date="2026-05-21T12:51:00Z">
              <w:r w:rsidRPr="000435BA">
                <w:t>Task Proficiency</w:t>
              </w:r>
            </w:ins>
          </w:p>
        </w:tc>
        <w:tc>
          <w:tcPr>
            <w:tcW w:w="0" w:type="auto"/>
            <w:tcMar>
              <w:top w:w="105" w:type="dxa"/>
              <w:left w:w="135" w:type="dxa"/>
              <w:bottom w:w="105" w:type="dxa"/>
              <w:right w:w="135" w:type="dxa"/>
            </w:tcMar>
            <w:hideMark/>
            <w:tcPrChange w:id="9949" w:author="Haiyang Liu" w:date="2026-05-21T13:03:00Z" w16du:dateUtc="2026-05-21T06:03:00Z">
              <w:tcPr>
                <w:tcW w:w="548" w:type="pct"/>
                <w:tcMar>
                  <w:top w:w="105" w:type="dxa"/>
                  <w:left w:w="135" w:type="dxa"/>
                  <w:bottom w:w="105" w:type="dxa"/>
                  <w:right w:w="135" w:type="dxa"/>
                </w:tcMar>
                <w:hideMark/>
              </w:tcPr>
            </w:tcPrChange>
          </w:tcPr>
          <w:p w14:paraId="34616C8F" w14:textId="5E00A47B" w:rsidR="0052697C" w:rsidRPr="000435BA" w:rsidRDefault="0052697C">
            <w:pPr>
              <w:adjustRightInd w:val="0"/>
              <w:snapToGrid w:val="0"/>
              <w:jc w:val="center"/>
              <w:rPr>
                <w:ins w:id="9950" w:author="Haiyang Liu" w:date="2026-05-21T12:51:00Z"/>
              </w:rPr>
              <w:pPrChange w:id="9951" w:author="Haiyang Liu" w:date="2026-05-21T13:04:00Z" w16du:dateUtc="2026-05-21T06:04:00Z">
                <w:pPr>
                  <w:snapToGrid w:val="0"/>
                  <w:spacing w:line="480" w:lineRule="auto"/>
                  <w:ind w:rightChars="-34" w:right="-82"/>
                  <w:jc w:val="center"/>
                </w:pPr>
              </w:pPrChange>
            </w:pPr>
            <w:ins w:id="9952" w:author="Haiyang Liu" w:date="2026-05-21T12:51:00Z">
              <w:r w:rsidRPr="000435BA">
                <w:t>50</w:t>
              </w:r>
            </w:ins>
          </w:p>
        </w:tc>
      </w:tr>
      <w:tr w:rsidR="0052697C" w:rsidRPr="000435BA" w14:paraId="16F83FE9" w14:textId="77777777" w:rsidTr="0052697C">
        <w:trPr>
          <w:trHeight w:val="20"/>
          <w:ins w:id="9953" w:author="Haiyang Liu" w:date="2026-05-21T12:51:00Z"/>
          <w:trPrChange w:id="9954" w:author="Haiyang Liu" w:date="2026-05-21T13:03:00Z" w16du:dateUtc="2026-05-21T06:03:00Z">
            <w:trPr>
              <w:gridAfter w:val="0"/>
            </w:trPr>
          </w:trPrChange>
        </w:trPr>
        <w:tc>
          <w:tcPr>
            <w:tcW w:w="0" w:type="auto"/>
            <w:tcMar>
              <w:top w:w="105" w:type="dxa"/>
              <w:left w:w="135" w:type="dxa"/>
              <w:bottom w:w="105" w:type="dxa"/>
              <w:right w:w="135" w:type="dxa"/>
            </w:tcMar>
            <w:vAlign w:val="center"/>
            <w:hideMark/>
            <w:tcPrChange w:id="9955" w:author="Haiyang Liu" w:date="2026-05-21T13:03:00Z" w16du:dateUtc="2026-05-21T06:03:00Z">
              <w:tcPr>
                <w:tcW w:w="602" w:type="pct"/>
                <w:tcMar>
                  <w:top w:w="105" w:type="dxa"/>
                  <w:left w:w="135" w:type="dxa"/>
                  <w:bottom w:w="105" w:type="dxa"/>
                  <w:right w:w="135" w:type="dxa"/>
                </w:tcMar>
                <w:hideMark/>
              </w:tcPr>
            </w:tcPrChange>
          </w:tcPr>
          <w:p w14:paraId="210C6634" w14:textId="4E2E8339" w:rsidR="0052697C" w:rsidRPr="000435BA" w:rsidRDefault="000435BA">
            <w:pPr>
              <w:adjustRightInd w:val="0"/>
              <w:snapToGrid w:val="0"/>
              <w:rPr>
                <w:ins w:id="9956" w:author="Haiyang Liu" w:date="2026-05-21T12:51:00Z"/>
              </w:rPr>
              <w:pPrChange w:id="9957" w:author="Haiyang Liu" w:date="2026-05-21T13:04:00Z" w16du:dateUtc="2026-05-21T06:04:00Z">
                <w:pPr>
                  <w:snapToGrid w:val="0"/>
                  <w:spacing w:line="480" w:lineRule="auto"/>
                  <w:ind w:rightChars="-34" w:right="-82"/>
                  <w:jc w:val="center"/>
                </w:pPr>
              </w:pPrChange>
            </w:pPr>
            <w:ins w:id="9958" w:author="Haiyang Liu" w:date="2026-05-21T13:23:00Z" w16du:dateUtc="2026-05-21T06:23:00Z">
              <w:r w:rsidRPr="000435BA">
                <w:t>This newcomer</w:t>
              </w:r>
            </w:ins>
            <w:ins w:id="9959" w:author="Haiyang Liu" w:date="2026-05-21T12:51:00Z">
              <w:r w:rsidR="0052697C" w:rsidRPr="000435BA">
                <w:t xml:space="preserve"> took property from work without permission.</w:t>
              </w:r>
            </w:ins>
          </w:p>
        </w:tc>
        <w:tc>
          <w:tcPr>
            <w:tcW w:w="0" w:type="auto"/>
            <w:tcMar>
              <w:top w:w="105" w:type="dxa"/>
              <w:left w:w="135" w:type="dxa"/>
              <w:bottom w:w="105" w:type="dxa"/>
              <w:right w:w="135" w:type="dxa"/>
            </w:tcMar>
            <w:hideMark/>
            <w:tcPrChange w:id="9960" w:author="Haiyang Liu" w:date="2026-05-21T13:03:00Z" w16du:dateUtc="2026-05-21T06:03:00Z">
              <w:tcPr>
                <w:tcW w:w="698" w:type="pct"/>
                <w:tcMar>
                  <w:top w:w="105" w:type="dxa"/>
                  <w:left w:w="135" w:type="dxa"/>
                  <w:bottom w:w="105" w:type="dxa"/>
                  <w:right w:w="135" w:type="dxa"/>
                </w:tcMar>
                <w:hideMark/>
              </w:tcPr>
            </w:tcPrChange>
          </w:tcPr>
          <w:p w14:paraId="73B9A28B" w14:textId="77777777" w:rsidR="0052697C" w:rsidRPr="000435BA" w:rsidRDefault="0052697C">
            <w:pPr>
              <w:adjustRightInd w:val="0"/>
              <w:snapToGrid w:val="0"/>
              <w:jc w:val="center"/>
              <w:rPr>
                <w:ins w:id="9961" w:author="Haiyang Liu" w:date="2026-05-21T12:51:00Z"/>
              </w:rPr>
              <w:pPrChange w:id="9962" w:author="Haiyang Liu" w:date="2026-05-21T13:04:00Z" w16du:dateUtc="2026-05-21T06:04:00Z">
                <w:pPr>
                  <w:snapToGrid w:val="0"/>
                  <w:spacing w:line="480" w:lineRule="auto"/>
                  <w:ind w:rightChars="-34" w:right="-82"/>
                  <w:jc w:val="center"/>
                </w:pPr>
              </w:pPrChange>
            </w:pPr>
            <w:ins w:id="9963" w:author="Haiyang Liu" w:date="2026-05-21T12:51:00Z">
              <w:r w:rsidRPr="000435BA">
                <w:t>Organizational Deviance</w:t>
              </w:r>
            </w:ins>
          </w:p>
        </w:tc>
        <w:tc>
          <w:tcPr>
            <w:tcW w:w="0" w:type="auto"/>
            <w:noWrap/>
            <w:tcMar>
              <w:top w:w="105" w:type="dxa"/>
              <w:left w:w="135" w:type="dxa"/>
              <w:bottom w:w="105" w:type="dxa"/>
              <w:right w:w="135" w:type="dxa"/>
            </w:tcMar>
            <w:hideMark/>
            <w:tcPrChange w:id="9964" w:author="Haiyang Liu" w:date="2026-05-21T13:03:00Z" w16du:dateUtc="2026-05-21T06:03:00Z">
              <w:tcPr>
                <w:tcW w:w="385" w:type="pct"/>
                <w:gridSpan w:val="2"/>
                <w:noWrap/>
                <w:tcMar>
                  <w:top w:w="105" w:type="dxa"/>
                  <w:left w:w="135" w:type="dxa"/>
                  <w:bottom w:w="105" w:type="dxa"/>
                  <w:right w:w="135" w:type="dxa"/>
                </w:tcMar>
                <w:hideMark/>
              </w:tcPr>
            </w:tcPrChange>
          </w:tcPr>
          <w:p w14:paraId="339D9D8A" w14:textId="7CE76D71" w:rsidR="0052697C" w:rsidRPr="000435BA" w:rsidRDefault="0052697C">
            <w:pPr>
              <w:adjustRightInd w:val="0"/>
              <w:snapToGrid w:val="0"/>
              <w:jc w:val="center"/>
              <w:rPr>
                <w:ins w:id="9965" w:author="Haiyang Liu" w:date="2026-05-21T12:51:00Z"/>
              </w:rPr>
              <w:pPrChange w:id="9966" w:author="Haiyang Liu" w:date="2026-05-21T13:04:00Z" w16du:dateUtc="2026-05-21T06:04:00Z">
                <w:pPr>
                  <w:snapToGrid w:val="0"/>
                  <w:spacing w:line="480" w:lineRule="auto"/>
                  <w:ind w:rightChars="-34" w:right="-82"/>
                  <w:jc w:val="center"/>
                </w:pPr>
              </w:pPrChange>
            </w:pPr>
            <w:ins w:id="9967" w:author="Haiyang Liu" w:date="2026-05-21T13:05:00Z" w16du:dateUtc="2026-05-21T06:05:00Z">
              <w:r w:rsidRPr="000435BA">
                <w:rPr>
                  <w:rPrChange w:id="9968" w:author="Haiyang Liu" w:date="2026-05-21T13:14:00Z" w16du:dateUtc="2026-05-21T06:14:00Z">
                    <w:rPr>
                      <w:sz w:val="20"/>
                      <w:szCs w:val="20"/>
                    </w:rPr>
                  </w:rPrChange>
                </w:rPr>
                <w:t>250</w:t>
              </w:r>
            </w:ins>
          </w:p>
        </w:tc>
        <w:tc>
          <w:tcPr>
            <w:tcW w:w="0" w:type="auto"/>
            <w:noWrap/>
            <w:tcMar>
              <w:top w:w="105" w:type="dxa"/>
              <w:left w:w="135" w:type="dxa"/>
              <w:bottom w:w="105" w:type="dxa"/>
              <w:right w:w="135" w:type="dxa"/>
            </w:tcMar>
            <w:hideMark/>
            <w:tcPrChange w:id="9969" w:author="Haiyang Liu" w:date="2026-05-21T13:03:00Z" w16du:dateUtc="2026-05-21T06:03:00Z">
              <w:tcPr>
                <w:tcW w:w="303" w:type="pct"/>
                <w:noWrap/>
                <w:tcMar>
                  <w:top w:w="105" w:type="dxa"/>
                  <w:left w:w="135" w:type="dxa"/>
                  <w:bottom w:w="105" w:type="dxa"/>
                  <w:right w:w="135" w:type="dxa"/>
                </w:tcMar>
                <w:hideMark/>
              </w:tcPr>
            </w:tcPrChange>
          </w:tcPr>
          <w:p w14:paraId="7702BEA9" w14:textId="77777777" w:rsidR="0052697C" w:rsidRPr="000435BA" w:rsidRDefault="0052697C">
            <w:pPr>
              <w:adjustRightInd w:val="0"/>
              <w:snapToGrid w:val="0"/>
              <w:jc w:val="center"/>
              <w:rPr>
                <w:ins w:id="9970" w:author="Haiyang Liu" w:date="2026-05-21T12:51:00Z"/>
              </w:rPr>
              <w:pPrChange w:id="9971" w:author="Haiyang Liu" w:date="2026-05-21T13:04:00Z" w16du:dateUtc="2026-05-21T06:04:00Z">
                <w:pPr>
                  <w:snapToGrid w:val="0"/>
                  <w:spacing w:line="480" w:lineRule="auto"/>
                  <w:ind w:rightChars="-34" w:right="-82"/>
                  <w:jc w:val="center"/>
                </w:pPr>
              </w:pPrChange>
            </w:pPr>
            <w:ins w:id="9972" w:author="Haiyang Liu" w:date="2026-05-21T12:51:00Z">
              <w:r w:rsidRPr="000435BA">
                <w:t>0.876</w:t>
              </w:r>
            </w:ins>
          </w:p>
        </w:tc>
        <w:tc>
          <w:tcPr>
            <w:tcW w:w="0" w:type="auto"/>
            <w:noWrap/>
            <w:tcMar>
              <w:top w:w="105" w:type="dxa"/>
              <w:left w:w="135" w:type="dxa"/>
              <w:bottom w:w="105" w:type="dxa"/>
              <w:right w:w="135" w:type="dxa"/>
            </w:tcMar>
            <w:hideMark/>
            <w:tcPrChange w:id="9973" w:author="Haiyang Liu" w:date="2026-05-21T13:03:00Z" w16du:dateUtc="2026-05-21T06:03:00Z">
              <w:tcPr>
                <w:tcW w:w="330" w:type="pct"/>
                <w:noWrap/>
                <w:tcMar>
                  <w:top w:w="105" w:type="dxa"/>
                  <w:left w:w="135" w:type="dxa"/>
                  <w:bottom w:w="105" w:type="dxa"/>
                  <w:right w:w="135" w:type="dxa"/>
                </w:tcMar>
                <w:hideMark/>
              </w:tcPr>
            </w:tcPrChange>
          </w:tcPr>
          <w:p w14:paraId="3F594C69" w14:textId="77777777" w:rsidR="0052697C" w:rsidRPr="000435BA" w:rsidRDefault="0052697C">
            <w:pPr>
              <w:adjustRightInd w:val="0"/>
              <w:snapToGrid w:val="0"/>
              <w:jc w:val="center"/>
              <w:rPr>
                <w:ins w:id="9974" w:author="Haiyang Liu" w:date="2026-05-21T12:51:00Z"/>
              </w:rPr>
              <w:pPrChange w:id="9975" w:author="Haiyang Liu" w:date="2026-05-21T13:04:00Z" w16du:dateUtc="2026-05-21T06:04:00Z">
                <w:pPr>
                  <w:snapToGrid w:val="0"/>
                  <w:spacing w:line="480" w:lineRule="auto"/>
                  <w:ind w:rightChars="-34" w:right="-82"/>
                  <w:jc w:val="center"/>
                </w:pPr>
              </w:pPrChange>
            </w:pPr>
            <w:ins w:id="9976" w:author="Haiyang Liu" w:date="2026-05-21T12:51:00Z">
              <w:r w:rsidRPr="000435BA">
                <w:t>0.824</w:t>
              </w:r>
            </w:ins>
          </w:p>
        </w:tc>
        <w:tc>
          <w:tcPr>
            <w:tcW w:w="0" w:type="auto"/>
            <w:noWrap/>
            <w:tcMar>
              <w:top w:w="105" w:type="dxa"/>
              <w:left w:w="135" w:type="dxa"/>
              <w:bottom w:w="105" w:type="dxa"/>
              <w:right w:w="135" w:type="dxa"/>
            </w:tcMar>
            <w:hideMark/>
            <w:tcPrChange w:id="9977" w:author="Haiyang Liu" w:date="2026-05-21T13:03:00Z" w16du:dateUtc="2026-05-21T06:03:00Z">
              <w:tcPr>
                <w:tcW w:w="543" w:type="pct"/>
                <w:gridSpan w:val="3"/>
                <w:noWrap/>
                <w:tcMar>
                  <w:top w:w="105" w:type="dxa"/>
                  <w:left w:w="135" w:type="dxa"/>
                  <w:bottom w:w="105" w:type="dxa"/>
                  <w:right w:w="135" w:type="dxa"/>
                </w:tcMar>
                <w:hideMark/>
              </w:tcPr>
            </w:tcPrChange>
          </w:tcPr>
          <w:p w14:paraId="0FE2EE1F" w14:textId="77777777" w:rsidR="0052697C" w:rsidRPr="000435BA" w:rsidRDefault="0052697C">
            <w:pPr>
              <w:adjustRightInd w:val="0"/>
              <w:snapToGrid w:val="0"/>
              <w:jc w:val="center"/>
              <w:rPr>
                <w:ins w:id="9978" w:author="Haiyang Liu" w:date="2026-05-21T12:51:00Z"/>
              </w:rPr>
              <w:pPrChange w:id="9979" w:author="Haiyang Liu" w:date="2026-05-21T13:04:00Z" w16du:dateUtc="2026-05-21T06:04:00Z">
                <w:pPr>
                  <w:snapToGrid w:val="0"/>
                  <w:spacing w:line="480" w:lineRule="auto"/>
                  <w:ind w:rightChars="-34" w:right="-82"/>
                  <w:jc w:val="center"/>
                </w:pPr>
              </w:pPrChange>
            </w:pPr>
            <w:ins w:id="9980" w:author="Haiyang Liu" w:date="2026-05-21T12:51:00Z">
              <w:r w:rsidRPr="000435BA">
                <w:t>0.000</w:t>
              </w:r>
            </w:ins>
          </w:p>
        </w:tc>
        <w:tc>
          <w:tcPr>
            <w:tcW w:w="0" w:type="auto"/>
            <w:tcMar>
              <w:top w:w="105" w:type="dxa"/>
              <w:left w:w="135" w:type="dxa"/>
              <w:bottom w:w="105" w:type="dxa"/>
              <w:right w:w="135" w:type="dxa"/>
            </w:tcMar>
            <w:hideMark/>
            <w:tcPrChange w:id="9981" w:author="Haiyang Liu" w:date="2026-05-21T13:03:00Z" w16du:dateUtc="2026-05-21T06:03:00Z">
              <w:tcPr>
                <w:tcW w:w="832" w:type="pct"/>
                <w:gridSpan w:val="4"/>
                <w:tcMar>
                  <w:top w:w="105" w:type="dxa"/>
                  <w:left w:w="135" w:type="dxa"/>
                  <w:bottom w:w="105" w:type="dxa"/>
                  <w:right w:w="135" w:type="dxa"/>
                </w:tcMar>
                <w:hideMark/>
              </w:tcPr>
            </w:tcPrChange>
          </w:tcPr>
          <w:p w14:paraId="17AB42DF" w14:textId="77777777" w:rsidR="0052697C" w:rsidRPr="000435BA" w:rsidRDefault="0052697C">
            <w:pPr>
              <w:adjustRightInd w:val="0"/>
              <w:snapToGrid w:val="0"/>
              <w:jc w:val="center"/>
              <w:rPr>
                <w:ins w:id="9982" w:author="Haiyang Liu" w:date="2026-05-21T12:51:00Z"/>
              </w:rPr>
              <w:pPrChange w:id="9983" w:author="Haiyang Liu" w:date="2026-05-21T13:04:00Z" w16du:dateUtc="2026-05-21T06:04:00Z">
                <w:pPr>
                  <w:snapToGrid w:val="0"/>
                  <w:spacing w:line="480" w:lineRule="auto"/>
                  <w:ind w:rightChars="-34" w:right="-82"/>
                  <w:jc w:val="center"/>
                </w:pPr>
              </w:pPrChange>
            </w:pPr>
            <w:ins w:id="9984" w:author="Haiyang Liu" w:date="2026-05-21T12:51:00Z">
              <w:r w:rsidRPr="000435BA">
                <w:t>Action Errors</w:t>
              </w:r>
            </w:ins>
          </w:p>
        </w:tc>
        <w:tc>
          <w:tcPr>
            <w:tcW w:w="0" w:type="auto"/>
            <w:tcMar>
              <w:top w:w="105" w:type="dxa"/>
              <w:left w:w="135" w:type="dxa"/>
              <w:bottom w:w="105" w:type="dxa"/>
              <w:right w:w="135" w:type="dxa"/>
            </w:tcMar>
            <w:hideMark/>
            <w:tcPrChange w:id="9985" w:author="Haiyang Liu" w:date="2026-05-21T13:03:00Z" w16du:dateUtc="2026-05-21T06:03:00Z">
              <w:tcPr>
                <w:tcW w:w="548" w:type="pct"/>
                <w:tcMar>
                  <w:top w:w="105" w:type="dxa"/>
                  <w:left w:w="135" w:type="dxa"/>
                  <w:bottom w:w="105" w:type="dxa"/>
                  <w:right w:w="135" w:type="dxa"/>
                </w:tcMar>
                <w:hideMark/>
              </w:tcPr>
            </w:tcPrChange>
          </w:tcPr>
          <w:p w14:paraId="20311B7D" w14:textId="39DD3747" w:rsidR="0052697C" w:rsidRPr="000435BA" w:rsidRDefault="0052697C">
            <w:pPr>
              <w:adjustRightInd w:val="0"/>
              <w:snapToGrid w:val="0"/>
              <w:jc w:val="center"/>
              <w:rPr>
                <w:ins w:id="9986" w:author="Haiyang Liu" w:date="2026-05-21T12:51:00Z"/>
              </w:rPr>
              <w:pPrChange w:id="9987" w:author="Haiyang Liu" w:date="2026-05-21T13:04:00Z" w16du:dateUtc="2026-05-21T06:04:00Z">
                <w:pPr>
                  <w:snapToGrid w:val="0"/>
                  <w:spacing w:line="480" w:lineRule="auto"/>
                  <w:ind w:rightChars="-34" w:right="-82"/>
                  <w:jc w:val="center"/>
                </w:pPr>
              </w:pPrChange>
            </w:pPr>
            <w:ins w:id="9988" w:author="Haiyang Liu" w:date="2026-05-21T12:51:00Z">
              <w:r w:rsidRPr="000435BA">
                <w:t>13</w:t>
              </w:r>
            </w:ins>
          </w:p>
        </w:tc>
      </w:tr>
      <w:tr w:rsidR="0052697C" w:rsidRPr="000435BA" w14:paraId="4691BF4B" w14:textId="77777777" w:rsidTr="0052697C">
        <w:trPr>
          <w:trHeight w:val="20"/>
          <w:ins w:id="9989" w:author="Haiyang Liu" w:date="2026-05-21T12:51:00Z"/>
          <w:trPrChange w:id="9990" w:author="Haiyang Liu" w:date="2026-05-21T13:03:00Z" w16du:dateUtc="2026-05-21T06:03:00Z">
            <w:trPr>
              <w:gridAfter w:val="0"/>
            </w:trPr>
          </w:trPrChange>
        </w:trPr>
        <w:tc>
          <w:tcPr>
            <w:tcW w:w="0" w:type="auto"/>
            <w:tcMar>
              <w:top w:w="105" w:type="dxa"/>
              <w:left w:w="135" w:type="dxa"/>
              <w:bottom w:w="105" w:type="dxa"/>
              <w:right w:w="135" w:type="dxa"/>
            </w:tcMar>
            <w:vAlign w:val="center"/>
            <w:hideMark/>
            <w:tcPrChange w:id="9991" w:author="Haiyang Liu" w:date="2026-05-21T13:03:00Z" w16du:dateUtc="2026-05-21T06:03:00Z">
              <w:tcPr>
                <w:tcW w:w="602" w:type="pct"/>
                <w:tcMar>
                  <w:top w:w="105" w:type="dxa"/>
                  <w:left w:w="135" w:type="dxa"/>
                  <w:bottom w:w="105" w:type="dxa"/>
                  <w:right w:w="135" w:type="dxa"/>
                </w:tcMar>
                <w:hideMark/>
              </w:tcPr>
            </w:tcPrChange>
          </w:tcPr>
          <w:p w14:paraId="6137E627" w14:textId="260E48F5" w:rsidR="0052697C" w:rsidRPr="000435BA" w:rsidRDefault="000435BA">
            <w:pPr>
              <w:adjustRightInd w:val="0"/>
              <w:snapToGrid w:val="0"/>
              <w:rPr>
                <w:ins w:id="9992" w:author="Haiyang Liu" w:date="2026-05-21T12:51:00Z"/>
              </w:rPr>
              <w:pPrChange w:id="9993" w:author="Haiyang Liu" w:date="2026-05-21T13:04:00Z" w16du:dateUtc="2026-05-21T06:04:00Z">
                <w:pPr>
                  <w:snapToGrid w:val="0"/>
                  <w:spacing w:line="480" w:lineRule="auto"/>
                  <w:ind w:rightChars="-34" w:right="-82"/>
                  <w:jc w:val="center"/>
                </w:pPr>
              </w:pPrChange>
            </w:pPr>
            <w:ins w:id="9994" w:author="Haiyang Liu" w:date="2026-05-21T13:23:00Z" w16du:dateUtc="2026-05-21T06:23:00Z">
              <w:r w:rsidRPr="000435BA">
                <w:t>This newcomer</w:t>
              </w:r>
            </w:ins>
            <w:ins w:id="9995" w:author="Haiyang Liu" w:date="2026-05-21T12:51:00Z">
              <w:r w:rsidR="0052697C" w:rsidRPr="000435BA">
                <w:t xml:space="preserve"> spent too much time fantasizing or daydreaming instead of working.</w:t>
              </w:r>
            </w:ins>
          </w:p>
        </w:tc>
        <w:tc>
          <w:tcPr>
            <w:tcW w:w="0" w:type="auto"/>
            <w:tcMar>
              <w:top w:w="105" w:type="dxa"/>
              <w:left w:w="135" w:type="dxa"/>
              <w:bottom w:w="105" w:type="dxa"/>
              <w:right w:w="135" w:type="dxa"/>
            </w:tcMar>
            <w:hideMark/>
            <w:tcPrChange w:id="9996" w:author="Haiyang Liu" w:date="2026-05-21T13:03:00Z" w16du:dateUtc="2026-05-21T06:03:00Z">
              <w:tcPr>
                <w:tcW w:w="698" w:type="pct"/>
                <w:tcMar>
                  <w:top w:w="105" w:type="dxa"/>
                  <w:left w:w="135" w:type="dxa"/>
                  <w:bottom w:w="105" w:type="dxa"/>
                  <w:right w:w="135" w:type="dxa"/>
                </w:tcMar>
                <w:hideMark/>
              </w:tcPr>
            </w:tcPrChange>
          </w:tcPr>
          <w:p w14:paraId="38853E82" w14:textId="77777777" w:rsidR="0052697C" w:rsidRPr="000435BA" w:rsidRDefault="0052697C">
            <w:pPr>
              <w:adjustRightInd w:val="0"/>
              <w:snapToGrid w:val="0"/>
              <w:jc w:val="center"/>
              <w:rPr>
                <w:ins w:id="9997" w:author="Haiyang Liu" w:date="2026-05-21T12:51:00Z"/>
              </w:rPr>
              <w:pPrChange w:id="9998" w:author="Haiyang Liu" w:date="2026-05-21T13:04:00Z" w16du:dateUtc="2026-05-21T06:04:00Z">
                <w:pPr>
                  <w:snapToGrid w:val="0"/>
                  <w:spacing w:line="480" w:lineRule="auto"/>
                  <w:ind w:rightChars="-34" w:right="-82"/>
                  <w:jc w:val="center"/>
                </w:pPr>
              </w:pPrChange>
            </w:pPr>
            <w:ins w:id="9999" w:author="Haiyang Liu" w:date="2026-05-21T12:51:00Z">
              <w:r w:rsidRPr="000435BA">
                <w:t>Organizational Deviance</w:t>
              </w:r>
            </w:ins>
          </w:p>
        </w:tc>
        <w:tc>
          <w:tcPr>
            <w:tcW w:w="0" w:type="auto"/>
            <w:noWrap/>
            <w:tcMar>
              <w:top w:w="105" w:type="dxa"/>
              <w:left w:w="135" w:type="dxa"/>
              <w:bottom w:w="105" w:type="dxa"/>
              <w:right w:w="135" w:type="dxa"/>
            </w:tcMar>
            <w:hideMark/>
            <w:tcPrChange w:id="10000" w:author="Haiyang Liu" w:date="2026-05-21T13:03:00Z" w16du:dateUtc="2026-05-21T06:03:00Z">
              <w:tcPr>
                <w:tcW w:w="385" w:type="pct"/>
                <w:gridSpan w:val="2"/>
                <w:noWrap/>
                <w:tcMar>
                  <w:top w:w="105" w:type="dxa"/>
                  <w:left w:w="135" w:type="dxa"/>
                  <w:bottom w:w="105" w:type="dxa"/>
                  <w:right w:w="135" w:type="dxa"/>
                </w:tcMar>
                <w:hideMark/>
              </w:tcPr>
            </w:tcPrChange>
          </w:tcPr>
          <w:p w14:paraId="6ABBE0FC" w14:textId="2367DC59" w:rsidR="0052697C" w:rsidRPr="000435BA" w:rsidRDefault="0052697C">
            <w:pPr>
              <w:adjustRightInd w:val="0"/>
              <w:snapToGrid w:val="0"/>
              <w:jc w:val="center"/>
              <w:rPr>
                <w:ins w:id="10001" w:author="Haiyang Liu" w:date="2026-05-21T12:51:00Z"/>
              </w:rPr>
              <w:pPrChange w:id="10002" w:author="Haiyang Liu" w:date="2026-05-21T13:04:00Z" w16du:dateUtc="2026-05-21T06:04:00Z">
                <w:pPr>
                  <w:snapToGrid w:val="0"/>
                  <w:spacing w:line="480" w:lineRule="auto"/>
                  <w:ind w:rightChars="-34" w:right="-82"/>
                  <w:jc w:val="center"/>
                </w:pPr>
              </w:pPrChange>
            </w:pPr>
            <w:ins w:id="10003" w:author="Haiyang Liu" w:date="2026-05-21T13:05:00Z" w16du:dateUtc="2026-05-21T06:05:00Z">
              <w:r w:rsidRPr="000435BA">
                <w:rPr>
                  <w:rPrChange w:id="10004" w:author="Haiyang Liu" w:date="2026-05-21T13:14:00Z" w16du:dateUtc="2026-05-21T06:14:00Z">
                    <w:rPr>
                      <w:sz w:val="20"/>
                      <w:szCs w:val="20"/>
                    </w:rPr>
                  </w:rPrChange>
                </w:rPr>
                <w:t>250</w:t>
              </w:r>
            </w:ins>
          </w:p>
        </w:tc>
        <w:tc>
          <w:tcPr>
            <w:tcW w:w="0" w:type="auto"/>
            <w:noWrap/>
            <w:tcMar>
              <w:top w:w="105" w:type="dxa"/>
              <w:left w:w="135" w:type="dxa"/>
              <w:bottom w:w="105" w:type="dxa"/>
              <w:right w:w="135" w:type="dxa"/>
            </w:tcMar>
            <w:hideMark/>
            <w:tcPrChange w:id="10005" w:author="Haiyang Liu" w:date="2026-05-21T13:03:00Z" w16du:dateUtc="2026-05-21T06:03:00Z">
              <w:tcPr>
                <w:tcW w:w="303" w:type="pct"/>
                <w:noWrap/>
                <w:tcMar>
                  <w:top w:w="105" w:type="dxa"/>
                  <w:left w:w="135" w:type="dxa"/>
                  <w:bottom w:w="105" w:type="dxa"/>
                  <w:right w:w="135" w:type="dxa"/>
                </w:tcMar>
                <w:hideMark/>
              </w:tcPr>
            </w:tcPrChange>
          </w:tcPr>
          <w:p w14:paraId="0E8D8AF4" w14:textId="77777777" w:rsidR="0052697C" w:rsidRPr="000435BA" w:rsidRDefault="0052697C">
            <w:pPr>
              <w:adjustRightInd w:val="0"/>
              <w:snapToGrid w:val="0"/>
              <w:jc w:val="center"/>
              <w:rPr>
                <w:ins w:id="10006" w:author="Haiyang Liu" w:date="2026-05-21T12:51:00Z"/>
              </w:rPr>
              <w:pPrChange w:id="10007" w:author="Haiyang Liu" w:date="2026-05-21T13:04:00Z" w16du:dateUtc="2026-05-21T06:04:00Z">
                <w:pPr>
                  <w:snapToGrid w:val="0"/>
                  <w:spacing w:line="480" w:lineRule="auto"/>
                  <w:ind w:rightChars="-34" w:right="-82"/>
                  <w:jc w:val="center"/>
                </w:pPr>
              </w:pPrChange>
            </w:pPr>
            <w:ins w:id="10008" w:author="Haiyang Liu" w:date="2026-05-21T12:51:00Z">
              <w:r w:rsidRPr="000435BA">
                <w:t>0.488</w:t>
              </w:r>
            </w:ins>
          </w:p>
        </w:tc>
        <w:tc>
          <w:tcPr>
            <w:tcW w:w="0" w:type="auto"/>
            <w:noWrap/>
            <w:tcMar>
              <w:top w:w="105" w:type="dxa"/>
              <w:left w:w="135" w:type="dxa"/>
              <w:bottom w:w="105" w:type="dxa"/>
              <w:right w:w="135" w:type="dxa"/>
            </w:tcMar>
            <w:hideMark/>
            <w:tcPrChange w:id="10009" w:author="Haiyang Liu" w:date="2026-05-21T13:03:00Z" w16du:dateUtc="2026-05-21T06:03:00Z">
              <w:tcPr>
                <w:tcW w:w="330" w:type="pct"/>
                <w:noWrap/>
                <w:tcMar>
                  <w:top w:w="105" w:type="dxa"/>
                  <w:left w:w="135" w:type="dxa"/>
                  <w:bottom w:w="105" w:type="dxa"/>
                  <w:right w:w="135" w:type="dxa"/>
                </w:tcMar>
                <w:hideMark/>
              </w:tcPr>
            </w:tcPrChange>
          </w:tcPr>
          <w:p w14:paraId="671874BA" w14:textId="77777777" w:rsidR="0052697C" w:rsidRPr="000435BA" w:rsidRDefault="0052697C">
            <w:pPr>
              <w:adjustRightInd w:val="0"/>
              <w:snapToGrid w:val="0"/>
              <w:jc w:val="center"/>
              <w:rPr>
                <w:ins w:id="10010" w:author="Haiyang Liu" w:date="2026-05-21T12:51:00Z"/>
              </w:rPr>
              <w:pPrChange w:id="10011" w:author="Haiyang Liu" w:date="2026-05-21T13:04:00Z" w16du:dateUtc="2026-05-21T06:04:00Z">
                <w:pPr>
                  <w:snapToGrid w:val="0"/>
                  <w:spacing w:line="480" w:lineRule="auto"/>
                  <w:ind w:rightChars="-34" w:right="-82"/>
                  <w:jc w:val="center"/>
                </w:pPr>
              </w:pPrChange>
            </w:pPr>
            <w:ins w:id="10012" w:author="Haiyang Liu" w:date="2026-05-21T12:51:00Z">
              <w:r w:rsidRPr="000435BA">
                <w:t>0.308</w:t>
              </w:r>
            </w:ins>
          </w:p>
        </w:tc>
        <w:tc>
          <w:tcPr>
            <w:tcW w:w="0" w:type="auto"/>
            <w:noWrap/>
            <w:tcMar>
              <w:top w:w="105" w:type="dxa"/>
              <w:left w:w="135" w:type="dxa"/>
              <w:bottom w:w="105" w:type="dxa"/>
              <w:right w:w="135" w:type="dxa"/>
            </w:tcMar>
            <w:hideMark/>
            <w:tcPrChange w:id="10013" w:author="Haiyang Liu" w:date="2026-05-21T13:03:00Z" w16du:dateUtc="2026-05-21T06:03:00Z">
              <w:tcPr>
                <w:tcW w:w="543" w:type="pct"/>
                <w:gridSpan w:val="3"/>
                <w:noWrap/>
                <w:tcMar>
                  <w:top w:w="105" w:type="dxa"/>
                  <w:left w:w="135" w:type="dxa"/>
                  <w:bottom w:w="105" w:type="dxa"/>
                  <w:right w:w="135" w:type="dxa"/>
                </w:tcMar>
                <w:hideMark/>
              </w:tcPr>
            </w:tcPrChange>
          </w:tcPr>
          <w:p w14:paraId="1165891C" w14:textId="77777777" w:rsidR="0052697C" w:rsidRPr="000435BA" w:rsidRDefault="0052697C">
            <w:pPr>
              <w:adjustRightInd w:val="0"/>
              <w:snapToGrid w:val="0"/>
              <w:jc w:val="center"/>
              <w:rPr>
                <w:ins w:id="10014" w:author="Haiyang Liu" w:date="2026-05-21T12:51:00Z"/>
              </w:rPr>
              <w:pPrChange w:id="10015" w:author="Haiyang Liu" w:date="2026-05-21T13:04:00Z" w16du:dateUtc="2026-05-21T06:04:00Z">
                <w:pPr>
                  <w:snapToGrid w:val="0"/>
                  <w:spacing w:line="480" w:lineRule="auto"/>
                  <w:ind w:rightChars="-34" w:right="-82"/>
                  <w:jc w:val="center"/>
                </w:pPr>
              </w:pPrChange>
            </w:pPr>
            <w:ins w:id="10016" w:author="Haiyang Liu" w:date="2026-05-21T12:51:00Z">
              <w:r w:rsidRPr="000435BA">
                <w:t>0.671</w:t>
              </w:r>
            </w:ins>
          </w:p>
        </w:tc>
        <w:tc>
          <w:tcPr>
            <w:tcW w:w="0" w:type="auto"/>
            <w:tcMar>
              <w:top w:w="105" w:type="dxa"/>
              <w:left w:w="135" w:type="dxa"/>
              <w:bottom w:w="105" w:type="dxa"/>
              <w:right w:w="135" w:type="dxa"/>
            </w:tcMar>
            <w:hideMark/>
            <w:tcPrChange w:id="10017" w:author="Haiyang Liu" w:date="2026-05-21T13:03:00Z" w16du:dateUtc="2026-05-21T06:03:00Z">
              <w:tcPr>
                <w:tcW w:w="832" w:type="pct"/>
                <w:gridSpan w:val="4"/>
                <w:tcMar>
                  <w:top w:w="105" w:type="dxa"/>
                  <w:left w:w="135" w:type="dxa"/>
                  <w:bottom w:w="105" w:type="dxa"/>
                  <w:right w:w="135" w:type="dxa"/>
                </w:tcMar>
                <w:hideMark/>
              </w:tcPr>
            </w:tcPrChange>
          </w:tcPr>
          <w:p w14:paraId="4B99CC25" w14:textId="77777777" w:rsidR="0052697C" w:rsidRPr="000435BA" w:rsidRDefault="0052697C">
            <w:pPr>
              <w:adjustRightInd w:val="0"/>
              <w:snapToGrid w:val="0"/>
              <w:jc w:val="center"/>
              <w:rPr>
                <w:ins w:id="10018" w:author="Haiyang Liu" w:date="2026-05-21T12:51:00Z"/>
              </w:rPr>
              <w:pPrChange w:id="10019" w:author="Haiyang Liu" w:date="2026-05-21T13:04:00Z" w16du:dateUtc="2026-05-21T06:04:00Z">
                <w:pPr>
                  <w:snapToGrid w:val="0"/>
                  <w:spacing w:line="480" w:lineRule="auto"/>
                  <w:ind w:rightChars="-34" w:right="-82"/>
                  <w:jc w:val="center"/>
                </w:pPr>
              </w:pPrChange>
            </w:pPr>
            <w:ins w:id="10020" w:author="Haiyang Liu" w:date="2026-05-21T12:51:00Z">
              <w:r w:rsidRPr="000435BA">
                <w:t>Overall Performance</w:t>
              </w:r>
            </w:ins>
          </w:p>
        </w:tc>
        <w:tc>
          <w:tcPr>
            <w:tcW w:w="0" w:type="auto"/>
            <w:tcMar>
              <w:top w:w="105" w:type="dxa"/>
              <w:left w:w="135" w:type="dxa"/>
              <w:bottom w:w="105" w:type="dxa"/>
              <w:right w:w="135" w:type="dxa"/>
            </w:tcMar>
            <w:hideMark/>
            <w:tcPrChange w:id="10021" w:author="Haiyang Liu" w:date="2026-05-21T13:03:00Z" w16du:dateUtc="2026-05-21T06:03:00Z">
              <w:tcPr>
                <w:tcW w:w="548" w:type="pct"/>
                <w:tcMar>
                  <w:top w:w="105" w:type="dxa"/>
                  <w:left w:w="135" w:type="dxa"/>
                  <w:bottom w:w="105" w:type="dxa"/>
                  <w:right w:w="135" w:type="dxa"/>
                </w:tcMar>
                <w:hideMark/>
              </w:tcPr>
            </w:tcPrChange>
          </w:tcPr>
          <w:p w14:paraId="66397D88" w14:textId="648183EB" w:rsidR="0052697C" w:rsidRPr="000435BA" w:rsidRDefault="0052697C">
            <w:pPr>
              <w:adjustRightInd w:val="0"/>
              <w:snapToGrid w:val="0"/>
              <w:jc w:val="center"/>
              <w:rPr>
                <w:ins w:id="10022" w:author="Haiyang Liu" w:date="2026-05-21T12:51:00Z"/>
              </w:rPr>
              <w:pPrChange w:id="10023" w:author="Haiyang Liu" w:date="2026-05-21T13:04:00Z" w16du:dateUtc="2026-05-21T06:04:00Z">
                <w:pPr>
                  <w:snapToGrid w:val="0"/>
                  <w:spacing w:line="480" w:lineRule="auto"/>
                  <w:ind w:rightChars="-34" w:right="-82"/>
                  <w:jc w:val="center"/>
                </w:pPr>
              </w:pPrChange>
            </w:pPr>
            <w:ins w:id="10024" w:author="Haiyang Liu" w:date="2026-05-21T12:51:00Z">
              <w:r w:rsidRPr="000435BA">
                <w:t>45</w:t>
              </w:r>
            </w:ins>
          </w:p>
        </w:tc>
      </w:tr>
      <w:tr w:rsidR="0052697C" w:rsidRPr="000435BA" w14:paraId="5F17DFF1" w14:textId="77777777" w:rsidTr="0052697C">
        <w:trPr>
          <w:trHeight w:val="20"/>
          <w:ins w:id="10025" w:author="Haiyang Liu" w:date="2026-05-21T12:51:00Z"/>
          <w:trPrChange w:id="10026" w:author="Haiyang Liu" w:date="2026-05-21T13:03:00Z" w16du:dateUtc="2026-05-21T06:03:00Z">
            <w:trPr>
              <w:gridAfter w:val="0"/>
            </w:trPr>
          </w:trPrChange>
        </w:trPr>
        <w:tc>
          <w:tcPr>
            <w:tcW w:w="0" w:type="auto"/>
            <w:tcMar>
              <w:top w:w="105" w:type="dxa"/>
              <w:left w:w="135" w:type="dxa"/>
              <w:bottom w:w="105" w:type="dxa"/>
              <w:right w:w="135" w:type="dxa"/>
            </w:tcMar>
            <w:vAlign w:val="center"/>
            <w:hideMark/>
            <w:tcPrChange w:id="10027" w:author="Haiyang Liu" w:date="2026-05-21T13:03:00Z" w16du:dateUtc="2026-05-21T06:03:00Z">
              <w:tcPr>
                <w:tcW w:w="602" w:type="pct"/>
                <w:tcMar>
                  <w:top w:w="105" w:type="dxa"/>
                  <w:left w:w="135" w:type="dxa"/>
                  <w:bottom w:w="105" w:type="dxa"/>
                  <w:right w:w="135" w:type="dxa"/>
                </w:tcMar>
                <w:hideMark/>
              </w:tcPr>
            </w:tcPrChange>
          </w:tcPr>
          <w:p w14:paraId="0BBD57DF" w14:textId="1A002D65" w:rsidR="0052697C" w:rsidRPr="000435BA" w:rsidRDefault="000435BA">
            <w:pPr>
              <w:adjustRightInd w:val="0"/>
              <w:snapToGrid w:val="0"/>
              <w:rPr>
                <w:ins w:id="10028" w:author="Haiyang Liu" w:date="2026-05-21T12:51:00Z"/>
              </w:rPr>
              <w:pPrChange w:id="10029" w:author="Haiyang Liu" w:date="2026-05-21T13:04:00Z" w16du:dateUtc="2026-05-21T06:04:00Z">
                <w:pPr>
                  <w:snapToGrid w:val="0"/>
                  <w:spacing w:line="480" w:lineRule="auto"/>
                  <w:ind w:rightChars="-34" w:right="-82"/>
                  <w:jc w:val="center"/>
                </w:pPr>
              </w:pPrChange>
            </w:pPr>
            <w:ins w:id="10030" w:author="Haiyang Liu" w:date="2026-05-21T13:23:00Z" w16du:dateUtc="2026-05-21T06:23:00Z">
              <w:r w:rsidRPr="000435BA">
                <w:t>This newcomer</w:t>
              </w:r>
            </w:ins>
            <w:ins w:id="10031" w:author="Haiyang Liu" w:date="2026-05-21T12:51:00Z">
              <w:r w:rsidR="0052697C" w:rsidRPr="000435BA">
                <w:t xml:space="preserve"> falsified a receipt to get reimbursed for more money than </w:t>
              </w:r>
            </w:ins>
            <w:ins w:id="10032" w:author="Haiyang Liu" w:date="2026-05-21T13:25:00Z" w16du:dateUtc="2026-05-21T06:25:00Z">
              <w:r w:rsidR="001061B3">
                <w:t>he/she</w:t>
              </w:r>
            </w:ins>
            <w:ins w:id="10033" w:author="Haiyang Liu" w:date="2026-05-21T12:51:00Z">
              <w:r w:rsidR="0052697C" w:rsidRPr="000435BA">
                <w:t xml:space="preserve"> spent on business expenses.</w:t>
              </w:r>
            </w:ins>
          </w:p>
        </w:tc>
        <w:tc>
          <w:tcPr>
            <w:tcW w:w="0" w:type="auto"/>
            <w:tcMar>
              <w:top w:w="105" w:type="dxa"/>
              <w:left w:w="135" w:type="dxa"/>
              <w:bottom w:w="105" w:type="dxa"/>
              <w:right w:w="135" w:type="dxa"/>
            </w:tcMar>
            <w:hideMark/>
            <w:tcPrChange w:id="10034" w:author="Haiyang Liu" w:date="2026-05-21T13:03:00Z" w16du:dateUtc="2026-05-21T06:03:00Z">
              <w:tcPr>
                <w:tcW w:w="698" w:type="pct"/>
                <w:tcMar>
                  <w:top w:w="105" w:type="dxa"/>
                  <w:left w:w="135" w:type="dxa"/>
                  <w:bottom w:w="105" w:type="dxa"/>
                  <w:right w:w="135" w:type="dxa"/>
                </w:tcMar>
                <w:hideMark/>
              </w:tcPr>
            </w:tcPrChange>
          </w:tcPr>
          <w:p w14:paraId="79E0C207" w14:textId="77777777" w:rsidR="0052697C" w:rsidRPr="000435BA" w:rsidRDefault="0052697C">
            <w:pPr>
              <w:adjustRightInd w:val="0"/>
              <w:snapToGrid w:val="0"/>
              <w:jc w:val="center"/>
              <w:rPr>
                <w:ins w:id="10035" w:author="Haiyang Liu" w:date="2026-05-21T12:51:00Z"/>
              </w:rPr>
              <w:pPrChange w:id="10036" w:author="Haiyang Liu" w:date="2026-05-21T13:04:00Z" w16du:dateUtc="2026-05-21T06:04:00Z">
                <w:pPr>
                  <w:snapToGrid w:val="0"/>
                  <w:spacing w:line="480" w:lineRule="auto"/>
                  <w:ind w:rightChars="-34" w:right="-82"/>
                  <w:jc w:val="center"/>
                </w:pPr>
              </w:pPrChange>
            </w:pPr>
            <w:ins w:id="10037" w:author="Haiyang Liu" w:date="2026-05-21T12:51:00Z">
              <w:r w:rsidRPr="000435BA">
                <w:t>Organizational Deviance</w:t>
              </w:r>
            </w:ins>
          </w:p>
        </w:tc>
        <w:tc>
          <w:tcPr>
            <w:tcW w:w="0" w:type="auto"/>
            <w:noWrap/>
            <w:tcMar>
              <w:top w:w="105" w:type="dxa"/>
              <w:left w:w="135" w:type="dxa"/>
              <w:bottom w:w="105" w:type="dxa"/>
              <w:right w:w="135" w:type="dxa"/>
            </w:tcMar>
            <w:hideMark/>
            <w:tcPrChange w:id="10038" w:author="Haiyang Liu" w:date="2026-05-21T13:03:00Z" w16du:dateUtc="2026-05-21T06:03:00Z">
              <w:tcPr>
                <w:tcW w:w="385" w:type="pct"/>
                <w:gridSpan w:val="2"/>
                <w:noWrap/>
                <w:tcMar>
                  <w:top w:w="105" w:type="dxa"/>
                  <w:left w:w="135" w:type="dxa"/>
                  <w:bottom w:w="105" w:type="dxa"/>
                  <w:right w:w="135" w:type="dxa"/>
                </w:tcMar>
                <w:hideMark/>
              </w:tcPr>
            </w:tcPrChange>
          </w:tcPr>
          <w:p w14:paraId="3E807357" w14:textId="74107CC4" w:rsidR="0052697C" w:rsidRPr="000435BA" w:rsidRDefault="0052697C">
            <w:pPr>
              <w:adjustRightInd w:val="0"/>
              <w:snapToGrid w:val="0"/>
              <w:jc w:val="center"/>
              <w:rPr>
                <w:ins w:id="10039" w:author="Haiyang Liu" w:date="2026-05-21T12:51:00Z"/>
              </w:rPr>
              <w:pPrChange w:id="10040" w:author="Haiyang Liu" w:date="2026-05-21T13:04:00Z" w16du:dateUtc="2026-05-21T06:04:00Z">
                <w:pPr>
                  <w:snapToGrid w:val="0"/>
                  <w:spacing w:line="480" w:lineRule="auto"/>
                  <w:ind w:rightChars="-34" w:right="-82"/>
                  <w:jc w:val="center"/>
                </w:pPr>
              </w:pPrChange>
            </w:pPr>
            <w:ins w:id="10041" w:author="Haiyang Liu" w:date="2026-05-21T13:05:00Z" w16du:dateUtc="2026-05-21T06:05:00Z">
              <w:r w:rsidRPr="000435BA">
                <w:rPr>
                  <w:rPrChange w:id="10042" w:author="Haiyang Liu" w:date="2026-05-21T13:14:00Z" w16du:dateUtc="2026-05-21T06:14:00Z">
                    <w:rPr>
                      <w:sz w:val="20"/>
                      <w:szCs w:val="20"/>
                    </w:rPr>
                  </w:rPrChange>
                </w:rPr>
                <w:t>250</w:t>
              </w:r>
            </w:ins>
          </w:p>
        </w:tc>
        <w:tc>
          <w:tcPr>
            <w:tcW w:w="0" w:type="auto"/>
            <w:noWrap/>
            <w:tcMar>
              <w:top w:w="105" w:type="dxa"/>
              <w:left w:w="135" w:type="dxa"/>
              <w:bottom w:w="105" w:type="dxa"/>
              <w:right w:w="135" w:type="dxa"/>
            </w:tcMar>
            <w:hideMark/>
            <w:tcPrChange w:id="10043" w:author="Haiyang Liu" w:date="2026-05-21T13:03:00Z" w16du:dateUtc="2026-05-21T06:03:00Z">
              <w:tcPr>
                <w:tcW w:w="303" w:type="pct"/>
                <w:noWrap/>
                <w:tcMar>
                  <w:top w:w="105" w:type="dxa"/>
                  <w:left w:w="135" w:type="dxa"/>
                  <w:bottom w:w="105" w:type="dxa"/>
                  <w:right w:w="135" w:type="dxa"/>
                </w:tcMar>
                <w:hideMark/>
              </w:tcPr>
            </w:tcPrChange>
          </w:tcPr>
          <w:p w14:paraId="252CF0D1" w14:textId="77777777" w:rsidR="0052697C" w:rsidRPr="000435BA" w:rsidRDefault="0052697C">
            <w:pPr>
              <w:adjustRightInd w:val="0"/>
              <w:snapToGrid w:val="0"/>
              <w:jc w:val="center"/>
              <w:rPr>
                <w:ins w:id="10044" w:author="Haiyang Liu" w:date="2026-05-21T12:51:00Z"/>
              </w:rPr>
              <w:pPrChange w:id="10045" w:author="Haiyang Liu" w:date="2026-05-21T13:04:00Z" w16du:dateUtc="2026-05-21T06:04:00Z">
                <w:pPr>
                  <w:snapToGrid w:val="0"/>
                  <w:spacing w:line="480" w:lineRule="auto"/>
                  <w:ind w:rightChars="-34" w:right="-82"/>
                  <w:jc w:val="center"/>
                </w:pPr>
              </w:pPrChange>
            </w:pPr>
            <w:ins w:id="10046" w:author="Haiyang Liu" w:date="2026-05-21T12:51:00Z">
              <w:r w:rsidRPr="000435BA">
                <w:t>0.860</w:t>
              </w:r>
            </w:ins>
          </w:p>
        </w:tc>
        <w:tc>
          <w:tcPr>
            <w:tcW w:w="0" w:type="auto"/>
            <w:noWrap/>
            <w:tcMar>
              <w:top w:w="105" w:type="dxa"/>
              <w:left w:w="135" w:type="dxa"/>
              <w:bottom w:w="105" w:type="dxa"/>
              <w:right w:w="135" w:type="dxa"/>
            </w:tcMar>
            <w:hideMark/>
            <w:tcPrChange w:id="10047" w:author="Haiyang Liu" w:date="2026-05-21T13:03:00Z" w16du:dateUtc="2026-05-21T06:03:00Z">
              <w:tcPr>
                <w:tcW w:w="330" w:type="pct"/>
                <w:noWrap/>
                <w:tcMar>
                  <w:top w:w="105" w:type="dxa"/>
                  <w:left w:w="135" w:type="dxa"/>
                  <w:bottom w:w="105" w:type="dxa"/>
                  <w:right w:w="135" w:type="dxa"/>
                </w:tcMar>
                <w:hideMark/>
              </w:tcPr>
            </w:tcPrChange>
          </w:tcPr>
          <w:p w14:paraId="481F4523" w14:textId="77777777" w:rsidR="0052697C" w:rsidRPr="000435BA" w:rsidRDefault="0052697C">
            <w:pPr>
              <w:adjustRightInd w:val="0"/>
              <w:snapToGrid w:val="0"/>
              <w:jc w:val="center"/>
              <w:rPr>
                <w:ins w:id="10048" w:author="Haiyang Liu" w:date="2026-05-21T12:51:00Z"/>
              </w:rPr>
              <w:pPrChange w:id="10049" w:author="Haiyang Liu" w:date="2026-05-21T13:04:00Z" w16du:dateUtc="2026-05-21T06:04:00Z">
                <w:pPr>
                  <w:snapToGrid w:val="0"/>
                  <w:spacing w:line="480" w:lineRule="auto"/>
                  <w:ind w:rightChars="-34" w:right="-82"/>
                  <w:jc w:val="center"/>
                </w:pPr>
              </w:pPrChange>
            </w:pPr>
            <w:ins w:id="10050" w:author="Haiyang Liu" w:date="2026-05-21T12:51:00Z">
              <w:r w:rsidRPr="000435BA">
                <w:t>0.808</w:t>
              </w:r>
            </w:ins>
          </w:p>
        </w:tc>
        <w:tc>
          <w:tcPr>
            <w:tcW w:w="0" w:type="auto"/>
            <w:noWrap/>
            <w:tcMar>
              <w:top w:w="105" w:type="dxa"/>
              <w:left w:w="135" w:type="dxa"/>
              <w:bottom w:w="105" w:type="dxa"/>
              <w:right w:w="135" w:type="dxa"/>
            </w:tcMar>
            <w:hideMark/>
            <w:tcPrChange w:id="10051" w:author="Haiyang Liu" w:date="2026-05-21T13:03:00Z" w16du:dateUtc="2026-05-21T06:03:00Z">
              <w:tcPr>
                <w:tcW w:w="543" w:type="pct"/>
                <w:gridSpan w:val="3"/>
                <w:noWrap/>
                <w:tcMar>
                  <w:top w:w="105" w:type="dxa"/>
                  <w:left w:w="135" w:type="dxa"/>
                  <w:bottom w:w="105" w:type="dxa"/>
                  <w:right w:w="135" w:type="dxa"/>
                </w:tcMar>
                <w:hideMark/>
              </w:tcPr>
            </w:tcPrChange>
          </w:tcPr>
          <w:p w14:paraId="515E62C9" w14:textId="77777777" w:rsidR="0052697C" w:rsidRPr="000435BA" w:rsidRDefault="0052697C">
            <w:pPr>
              <w:adjustRightInd w:val="0"/>
              <w:snapToGrid w:val="0"/>
              <w:jc w:val="center"/>
              <w:rPr>
                <w:ins w:id="10052" w:author="Haiyang Liu" w:date="2026-05-21T12:51:00Z"/>
              </w:rPr>
              <w:pPrChange w:id="10053" w:author="Haiyang Liu" w:date="2026-05-21T13:04:00Z" w16du:dateUtc="2026-05-21T06:04:00Z">
                <w:pPr>
                  <w:snapToGrid w:val="0"/>
                  <w:spacing w:line="480" w:lineRule="auto"/>
                  <w:ind w:rightChars="-34" w:right="-82"/>
                  <w:jc w:val="center"/>
                </w:pPr>
              </w:pPrChange>
            </w:pPr>
            <w:ins w:id="10054" w:author="Haiyang Liu" w:date="2026-05-21T12:51:00Z">
              <w:r w:rsidRPr="000435BA">
                <w:t>0.000</w:t>
              </w:r>
            </w:ins>
          </w:p>
        </w:tc>
        <w:tc>
          <w:tcPr>
            <w:tcW w:w="0" w:type="auto"/>
            <w:tcMar>
              <w:top w:w="105" w:type="dxa"/>
              <w:left w:w="135" w:type="dxa"/>
              <w:bottom w:w="105" w:type="dxa"/>
              <w:right w:w="135" w:type="dxa"/>
            </w:tcMar>
            <w:hideMark/>
            <w:tcPrChange w:id="10055" w:author="Haiyang Liu" w:date="2026-05-21T13:03:00Z" w16du:dateUtc="2026-05-21T06:03:00Z">
              <w:tcPr>
                <w:tcW w:w="832" w:type="pct"/>
                <w:gridSpan w:val="4"/>
                <w:tcMar>
                  <w:top w:w="105" w:type="dxa"/>
                  <w:left w:w="135" w:type="dxa"/>
                  <w:bottom w:w="105" w:type="dxa"/>
                  <w:right w:w="135" w:type="dxa"/>
                </w:tcMar>
                <w:hideMark/>
              </w:tcPr>
            </w:tcPrChange>
          </w:tcPr>
          <w:p w14:paraId="089EE427" w14:textId="77777777" w:rsidR="0052697C" w:rsidRPr="000435BA" w:rsidRDefault="0052697C">
            <w:pPr>
              <w:adjustRightInd w:val="0"/>
              <w:snapToGrid w:val="0"/>
              <w:jc w:val="center"/>
              <w:rPr>
                <w:ins w:id="10056" w:author="Haiyang Liu" w:date="2026-05-21T12:51:00Z"/>
              </w:rPr>
              <w:pPrChange w:id="10057" w:author="Haiyang Liu" w:date="2026-05-21T13:04:00Z" w16du:dateUtc="2026-05-21T06:04:00Z">
                <w:pPr>
                  <w:snapToGrid w:val="0"/>
                  <w:spacing w:line="480" w:lineRule="auto"/>
                  <w:ind w:rightChars="-34" w:right="-82"/>
                  <w:jc w:val="center"/>
                </w:pPr>
              </w:pPrChange>
            </w:pPr>
            <w:ins w:id="10058" w:author="Haiyang Liu" w:date="2026-05-21T12:51:00Z">
              <w:r w:rsidRPr="000435BA">
                <w:t>Action Errors</w:t>
              </w:r>
            </w:ins>
          </w:p>
        </w:tc>
        <w:tc>
          <w:tcPr>
            <w:tcW w:w="0" w:type="auto"/>
            <w:tcMar>
              <w:top w:w="105" w:type="dxa"/>
              <w:left w:w="135" w:type="dxa"/>
              <w:bottom w:w="105" w:type="dxa"/>
              <w:right w:w="135" w:type="dxa"/>
            </w:tcMar>
            <w:hideMark/>
            <w:tcPrChange w:id="10059" w:author="Haiyang Liu" w:date="2026-05-21T13:03:00Z" w16du:dateUtc="2026-05-21T06:03:00Z">
              <w:tcPr>
                <w:tcW w:w="548" w:type="pct"/>
                <w:tcMar>
                  <w:top w:w="105" w:type="dxa"/>
                  <w:left w:w="135" w:type="dxa"/>
                  <w:bottom w:w="105" w:type="dxa"/>
                  <w:right w:w="135" w:type="dxa"/>
                </w:tcMar>
                <w:hideMark/>
              </w:tcPr>
            </w:tcPrChange>
          </w:tcPr>
          <w:p w14:paraId="52A3559A" w14:textId="4031F41C" w:rsidR="0052697C" w:rsidRPr="000435BA" w:rsidRDefault="0052697C">
            <w:pPr>
              <w:adjustRightInd w:val="0"/>
              <w:snapToGrid w:val="0"/>
              <w:jc w:val="center"/>
              <w:rPr>
                <w:ins w:id="10060" w:author="Haiyang Liu" w:date="2026-05-21T12:51:00Z"/>
              </w:rPr>
              <w:pPrChange w:id="10061" w:author="Haiyang Liu" w:date="2026-05-21T13:04:00Z" w16du:dateUtc="2026-05-21T06:04:00Z">
                <w:pPr>
                  <w:snapToGrid w:val="0"/>
                  <w:spacing w:line="480" w:lineRule="auto"/>
                  <w:ind w:rightChars="-34" w:right="-82"/>
                  <w:jc w:val="center"/>
                </w:pPr>
              </w:pPrChange>
            </w:pPr>
            <w:ins w:id="10062" w:author="Haiyang Liu" w:date="2026-05-21T12:51:00Z">
              <w:r w:rsidRPr="000435BA">
                <w:t>13</w:t>
              </w:r>
            </w:ins>
          </w:p>
        </w:tc>
      </w:tr>
      <w:tr w:rsidR="0052697C" w:rsidRPr="000435BA" w14:paraId="5A727E5C" w14:textId="77777777" w:rsidTr="0052697C">
        <w:trPr>
          <w:trHeight w:val="20"/>
          <w:ins w:id="10063" w:author="Haiyang Liu" w:date="2026-05-21T12:51:00Z"/>
          <w:trPrChange w:id="10064" w:author="Haiyang Liu" w:date="2026-05-21T13:03:00Z" w16du:dateUtc="2026-05-21T06:03:00Z">
            <w:trPr>
              <w:gridAfter w:val="0"/>
            </w:trPr>
          </w:trPrChange>
        </w:trPr>
        <w:tc>
          <w:tcPr>
            <w:tcW w:w="0" w:type="auto"/>
            <w:tcMar>
              <w:top w:w="105" w:type="dxa"/>
              <w:left w:w="135" w:type="dxa"/>
              <w:bottom w:w="105" w:type="dxa"/>
              <w:right w:w="135" w:type="dxa"/>
            </w:tcMar>
            <w:vAlign w:val="center"/>
            <w:hideMark/>
            <w:tcPrChange w:id="10065" w:author="Haiyang Liu" w:date="2026-05-21T13:03:00Z" w16du:dateUtc="2026-05-21T06:03:00Z">
              <w:tcPr>
                <w:tcW w:w="602" w:type="pct"/>
                <w:tcMar>
                  <w:top w:w="105" w:type="dxa"/>
                  <w:left w:w="135" w:type="dxa"/>
                  <w:bottom w:w="105" w:type="dxa"/>
                  <w:right w:w="135" w:type="dxa"/>
                </w:tcMar>
                <w:hideMark/>
              </w:tcPr>
            </w:tcPrChange>
          </w:tcPr>
          <w:p w14:paraId="6D2406A6" w14:textId="62E7C1F0" w:rsidR="0052697C" w:rsidRPr="000435BA" w:rsidRDefault="000435BA">
            <w:pPr>
              <w:adjustRightInd w:val="0"/>
              <w:snapToGrid w:val="0"/>
              <w:rPr>
                <w:ins w:id="10066" w:author="Haiyang Liu" w:date="2026-05-21T12:51:00Z"/>
              </w:rPr>
              <w:pPrChange w:id="10067" w:author="Haiyang Liu" w:date="2026-05-21T13:04:00Z" w16du:dateUtc="2026-05-21T06:04:00Z">
                <w:pPr>
                  <w:snapToGrid w:val="0"/>
                  <w:spacing w:line="480" w:lineRule="auto"/>
                  <w:ind w:rightChars="-34" w:right="-82"/>
                  <w:jc w:val="center"/>
                </w:pPr>
              </w:pPrChange>
            </w:pPr>
            <w:ins w:id="10068" w:author="Haiyang Liu" w:date="2026-05-21T13:23:00Z" w16du:dateUtc="2026-05-21T06:23:00Z">
              <w:r w:rsidRPr="000435BA">
                <w:t>This newcomer</w:t>
              </w:r>
            </w:ins>
            <w:ins w:id="10069" w:author="Haiyang Liu" w:date="2026-05-21T12:51:00Z">
              <w:r w:rsidR="0052697C" w:rsidRPr="000435BA">
                <w:t xml:space="preserve"> took an additional or longer break than was acceptable at </w:t>
              </w:r>
            </w:ins>
            <w:ins w:id="10070" w:author="Haiyang Liu" w:date="2026-05-21T13:25:00Z" w16du:dateUtc="2026-05-21T06:25:00Z">
              <w:r w:rsidR="001061B3">
                <w:t>his/her</w:t>
              </w:r>
            </w:ins>
            <w:ins w:id="10071" w:author="Haiyang Liu" w:date="2026-05-21T12:51:00Z">
              <w:r w:rsidR="0052697C" w:rsidRPr="000435BA">
                <w:t xml:space="preserve"> workplace.</w:t>
              </w:r>
            </w:ins>
          </w:p>
        </w:tc>
        <w:tc>
          <w:tcPr>
            <w:tcW w:w="0" w:type="auto"/>
            <w:tcMar>
              <w:top w:w="105" w:type="dxa"/>
              <w:left w:w="135" w:type="dxa"/>
              <w:bottom w:w="105" w:type="dxa"/>
              <w:right w:w="135" w:type="dxa"/>
            </w:tcMar>
            <w:hideMark/>
            <w:tcPrChange w:id="10072" w:author="Haiyang Liu" w:date="2026-05-21T13:03:00Z" w16du:dateUtc="2026-05-21T06:03:00Z">
              <w:tcPr>
                <w:tcW w:w="698" w:type="pct"/>
                <w:tcMar>
                  <w:top w:w="105" w:type="dxa"/>
                  <w:left w:w="135" w:type="dxa"/>
                  <w:bottom w:w="105" w:type="dxa"/>
                  <w:right w:w="135" w:type="dxa"/>
                </w:tcMar>
                <w:hideMark/>
              </w:tcPr>
            </w:tcPrChange>
          </w:tcPr>
          <w:p w14:paraId="1A200BF6" w14:textId="77777777" w:rsidR="0052697C" w:rsidRPr="000435BA" w:rsidRDefault="0052697C">
            <w:pPr>
              <w:adjustRightInd w:val="0"/>
              <w:snapToGrid w:val="0"/>
              <w:jc w:val="center"/>
              <w:rPr>
                <w:ins w:id="10073" w:author="Haiyang Liu" w:date="2026-05-21T12:51:00Z"/>
              </w:rPr>
              <w:pPrChange w:id="10074" w:author="Haiyang Liu" w:date="2026-05-21T13:04:00Z" w16du:dateUtc="2026-05-21T06:04:00Z">
                <w:pPr>
                  <w:snapToGrid w:val="0"/>
                  <w:spacing w:line="480" w:lineRule="auto"/>
                  <w:ind w:rightChars="-34" w:right="-82"/>
                  <w:jc w:val="center"/>
                </w:pPr>
              </w:pPrChange>
            </w:pPr>
            <w:ins w:id="10075" w:author="Haiyang Liu" w:date="2026-05-21T12:51:00Z">
              <w:r w:rsidRPr="000435BA">
                <w:t>Organizational Deviance</w:t>
              </w:r>
            </w:ins>
          </w:p>
        </w:tc>
        <w:tc>
          <w:tcPr>
            <w:tcW w:w="0" w:type="auto"/>
            <w:noWrap/>
            <w:tcMar>
              <w:top w:w="105" w:type="dxa"/>
              <w:left w:w="135" w:type="dxa"/>
              <w:bottom w:w="105" w:type="dxa"/>
              <w:right w:w="135" w:type="dxa"/>
            </w:tcMar>
            <w:hideMark/>
            <w:tcPrChange w:id="10076" w:author="Haiyang Liu" w:date="2026-05-21T13:03:00Z" w16du:dateUtc="2026-05-21T06:03:00Z">
              <w:tcPr>
                <w:tcW w:w="385" w:type="pct"/>
                <w:gridSpan w:val="2"/>
                <w:noWrap/>
                <w:tcMar>
                  <w:top w:w="105" w:type="dxa"/>
                  <w:left w:w="135" w:type="dxa"/>
                  <w:bottom w:w="105" w:type="dxa"/>
                  <w:right w:w="135" w:type="dxa"/>
                </w:tcMar>
                <w:hideMark/>
              </w:tcPr>
            </w:tcPrChange>
          </w:tcPr>
          <w:p w14:paraId="5A77A75E" w14:textId="137FED4F" w:rsidR="0052697C" w:rsidRPr="000435BA" w:rsidRDefault="0052697C">
            <w:pPr>
              <w:adjustRightInd w:val="0"/>
              <w:snapToGrid w:val="0"/>
              <w:jc w:val="center"/>
              <w:rPr>
                <w:ins w:id="10077" w:author="Haiyang Liu" w:date="2026-05-21T12:51:00Z"/>
              </w:rPr>
              <w:pPrChange w:id="10078" w:author="Haiyang Liu" w:date="2026-05-21T13:04:00Z" w16du:dateUtc="2026-05-21T06:04:00Z">
                <w:pPr>
                  <w:snapToGrid w:val="0"/>
                  <w:spacing w:line="480" w:lineRule="auto"/>
                  <w:ind w:rightChars="-34" w:right="-82"/>
                  <w:jc w:val="center"/>
                </w:pPr>
              </w:pPrChange>
            </w:pPr>
            <w:ins w:id="10079" w:author="Haiyang Liu" w:date="2026-05-21T13:05:00Z" w16du:dateUtc="2026-05-21T06:05:00Z">
              <w:r w:rsidRPr="000435BA">
                <w:rPr>
                  <w:rPrChange w:id="10080" w:author="Haiyang Liu" w:date="2026-05-21T13:14:00Z" w16du:dateUtc="2026-05-21T06:14:00Z">
                    <w:rPr>
                      <w:sz w:val="20"/>
                      <w:szCs w:val="20"/>
                    </w:rPr>
                  </w:rPrChange>
                </w:rPr>
                <w:t>250</w:t>
              </w:r>
            </w:ins>
          </w:p>
        </w:tc>
        <w:tc>
          <w:tcPr>
            <w:tcW w:w="0" w:type="auto"/>
            <w:noWrap/>
            <w:tcMar>
              <w:top w:w="105" w:type="dxa"/>
              <w:left w:w="135" w:type="dxa"/>
              <w:bottom w:w="105" w:type="dxa"/>
              <w:right w:w="135" w:type="dxa"/>
            </w:tcMar>
            <w:hideMark/>
            <w:tcPrChange w:id="10081" w:author="Haiyang Liu" w:date="2026-05-21T13:03:00Z" w16du:dateUtc="2026-05-21T06:03:00Z">
              <w:tcPr>
                <w:tcW w:w="303" w:type="pct"/>
                <w:noWrap/>
                <w:tcMar>
                  <w:top w:w="105" w:type="dxa"/>
                  <w:left w:w="135" w:type="dxa"/>
                  <w:bottom w:w="105" w:type="dxa"/>
                  <w:right w:w="135" w:type="dxa"/>
                </w:tcMar>
                <w:hideMark/>
              </w:tcPr>
            </w:tcPrChange>
          </w:tcPr>
          <w:p w14:paraId="3D862A7D" w14:textId="77777777" w:rsidR="0052697C" w:rsidRPr="000435BA" w:rsidRDefault="0052697C">
            <w:pPr>
              <w:adjustRightInd w:val="0"/>
              <w:snapToGrid w:val="0"/>
              <w:jc w:val="center"/>
              <w:rPr>
                <w:ins w:id="10082" w:author="Haiyang Liu" w:date="2026-05-21T12:51:00Z"/>
              </w:rPr>
              <w:pPrChange w:id="10083" w:author="Haiyang Liu" w:date="2026-05-21T13:04:00Z" w16du:dateUtc="2026-05-21T06:04:00Z">
                <w:pPr>
                  <w:snapToGrid w:val="0"/>
                  <w:spacing w:line="480" w:lineRule="auto"/>
                  <w:ind w:rightChars="-34" w:right="-82"/>
                  <w:jc w:val="center"/>
                </w:pPr>
              </w:pPrChange>
            </w:pPr>
            <w:ins w:id="10084" w:author="Haiyang Liu" w:date="2026-05-21T12:51:00Z">
              <w:r w:rsidRPr="000435BA">
                <w:t>0.748</w:t>
              </w:r>
            </w:ins>
          </w:p>
        </w:tc>
        <w:tc>
          <w:tcPr>
            <w:tcW w:w="0" w:type="auto"/>
            <w:noWrap/>
            <w:tcMar>
              <w:top w:w="105" w:type="dxa"/>
              <w:left w:w="135" w:type="dxa"/>
              <w:bottom w:w="105" w:type="dxa"/>
              <w:right w:w="135" w:type="dxa"/>
            </w:tcMar>
            <w:hideMark/>
            <w:tcPrChange w:id="10085" w:author="Haiyang Liu" w:date="2026-05-21T13:03:00Z" w16du:dateUtc="2026-05-21T06:03:00Z">
              <w:tcPr>
                <w:tcW w:w="330" w:type="pct"/>
                <w:noWrap/>
                <w:tcMar>
                  <w:top w:w="105" w:type="dxa"/>
                  <w:left w:w="135" w:type="dxa"/>
                  <w:bottom w:w="105" w:type="dxa"/>
                  <w:right w:w="135" w:type="dxa"/>
                </w:tcMar>
                <w:hideMark/>
              </w:tcPr>
            </w:tcPrChange>
          </w:tcPr>
          <w:p w14:paraId="5F18CFE8" w14:textId="77777777" w:rsidR="0052697C" w:rsidRPr="000435BA" w:rsidRDefault="0052697C">
            <w:pPr>
              <w:adjustRightInd w:val="0"/>
              <w:snapToGrid w:val="0"/>
              <w:jc w:val="center"/>
              <w:rPr>
                <w:ins w:id="10086" w:author="Haiyang Liu" w:date="2026-05-21T12:51:00Z"/>
              </w:rPr>
              <w:pPrChange w:id="10087" w:author="Haiyang Liu" w:date="2026-05-21T13:04:00Z" w16du:dateUtc="2026-05-21T06:04:00Z">
                <w:pPr>
                  <w:snapToGrid w:val="0"/>
                  <w:spacing w:line="480" w:lineRule="auto"/>
                  <w:ind w:rightChars="-34" w:right="-82"/>
                  <w:jc w:val="center"/>
                </w:pPr>
              </w:pPrChange>
            </w:pPr>
            <w:ins w:id="10088" w:author="Haiyang Liu" w:date="2026-05-21T12:51:00Z">
              <w:r w:rsidRPr="000435BA">
                <w:t>0.648</w:t>
              </w:r>
            </w:ins>
          </w:p>
        </w:tc>
        <w:tc>
          <w:tcPr>
            <w:tcW w:w="0" w:type="auto"/>
            <w:noWrap/>
            <w:tcMar>
              <w:top w:w="105" w:type="dxa"/>
              <w:left w:w="135" w:type="dxa"/>
              <w:bottom w:w="105" w:type="dxa"/>
              <w:right w:w="135" w:type="dxa"/>
            </w:tcMar>
            <w:hideMark/>
            <w:tcPrChange w:id="10089" w:author="Haiyang Liu" w:date="2026-05-21T13:03:00Z" w16du:dateUtc="2026-05-21T06:03:00Z">
              <w:tcPr>
                <w:tcW w:w="543" w:type="pct"/>
                <w:gridSpan w:val="3"/>
                <w:noWrap/>
                <w:tcMar>
                  <w:top w:w="105" w:type="dxa"/>
                  <w:left w:w="135" w:type="dxa"/>
                  <w:bottom w:w="105" w:type="dxa"/>
                  <w:right w:w="135" w:type="dxa"/>
                </w:tcMar>
                <w:hideMark/>
              </w:tcPr>
            </w:tcPrChange>
          </w:tcPr>
          <w:p w14:paraId="790B44D6" w14:textId="77777777" w:rsidR="0052697C" w:rsidRPr="000435BA" w:rsidRDefault="0052697C">
            <w:pPr>
              <w:adjustRightInd w:val="0"/>
              <w:snapToGrid w:val="0"/>
              <w:jc w:val="center"/>
              <w:rPr>
                <w:ins w:id="10090" w:author="Haiyang Liu" w:date="2026-05-21T12:51:00Z"/>
              </w:rPr>
              <w:pPrChange w:id="10091" w:author="Haiyang Liu" w:date="2026-05-21T13:04:00Z" w16du:dateUtc="2026-05-21T06:04:00Z">
                <w:pPr>
                  <w:snapToGrid w:val="0"/>
                  <w:spacing w:line="480" w:lineRule="auto"/>
                  <w:ind w:rightChars="-34" w:right="-82"/>
                  <w:jc w:val="center"/>
                </w:pPr>
              </w:pPrChange>
            </w:pPr>
            <w:ins w:id="10092" w:author="Haiyang Liu" w:date="2026-05-21T12:51:00Z">
              <w:r w:rsidRPr="000435BA">
                <w:t>0.000</w:t>
              </w:r>
            </w:ins>
          </w:p>
        </w:tc>
        <w:tc>
          <w:tcPr>
            <w:tcW w:w="0" w:type="auto"/>
            <w:tcMar>
              <w:top w:w="105" w:type="dxa"/>
              <w:left w:w="135" w:type="dxa"/>
              <w:bottom w:w="105" w:type="dxa"/>
              <w:right w:w="135" w:type="dxa"/>
            </w:tcMar>
            <w:hideMark/>
            <w:tcPrChange w:id="10093" w:author="Haiyang Liu" w:date="2026-05-21T13:03:00Z" w16du:dateUtc="2026-05-21T06:03:00Z">
              <w:tcPr>
                <w:tcW w:w="832" w:type="pct"/>
                <w:gridSpan w:val="4"/>
                <w:tcMar>
                  <w:top w:w="105" w:type="dxa"/>
                  <w:left w:w="135" w:type="dxa"/>
                  <w:bottom w:w="105" w:type="dxa"/>
                  <w:right w:w="135" w:type="dxa"/>
                </w:tcMar>
                <w:hideMark/>
              </w:tcPr>
            </w:tcPrChange>
          </w:tcPr>
          <w:p w14:paraId="40A457C9" w14:textId="77777777" w:rsidR="0052697C" w:rsidRPr="000435BA" w:rsidRDefault="0052697C">
            <w:pPr>
              <w:adjustRightInd w:val="0"/>
              <w:snapToGrid w:val="0"/>
              <w:jc w:val="center"/>
              <w:rPr>
                <w:ins w:id="10094" w:author="Haiyang Liu" w:date="2026-05-21T12:51:00Z"/>
              </w:rPr>
              <w:pPrChange w:id="10095" w:author="Haiyang Liu" w:date="2026-05-21T13:04:00Z" w16du:dateUtc="2026-05-21T06:04:00Z">
                <w:pPr>
                  <w:snapToGrid w:val="0"/>
                  <w:spacing w:line="480" w:lineRule="auto"/>
                  <w:ind w:rightChars="-34" w:right="-82"/>
                  <w:jc w:val="center"/>
                </w:pPr>
              </w:pPrChange>
            </w:pPr>
            <w:ins w:id="10096" w:author="Haiyang Liu" w:date="2026-05-21T12:51:00Z">
              <w:r w:rsidRPr="000435BA">
                <w:t>Action Errors</w:t>
              </w:r>
            </w:ins>
          </w:p>
        </w:tc>
        <w:tc>
          <w:tcPr>
            <w:tcW w:w="0" w:type="auto"/>
            <w:tcMar>
              <w:top w:w="105" w:type="dxa"/>
              <w:left w:w="135" w:type="dxa"/>
              <w:bottom w:w="105" w:type="dxa"/>
              <w:right w:w="135" w:type="dxa"/>
            </w:tcMar>
            <w:hideMark/>
            <w:tcPrChange w:id="10097" w:author="Haiyang Liu" w:date="2026-05-21T13:03:00Z" w16du:dateUtc="2026-05-21T06:03:00Z">
              <w:tcPr>
                <w:tcW w:w="548" w:type="pct"/>
                <w:tcMar>
                  <w:top w:w="105" w:type="dxa"/>
                  <w:left w:w="135" w:type="dxa"/>
                  <w:bottom w:w="105" w:type="dxa"/>
                  <w:right w:w="135" w:type="dxa"/>
                </w:tcMar>
                <w:hideMark/>
              </w:tcPr>
            </w:tcPrChange>
          </w:tcPr>
          <w:p w14:paraId="7BC89E6C" w14:textId="3F8EEAFE" w:rsidR="0052697C" w:rsidRPr="000435BA" w:rsidRDefault="0052697C">
            <w:pPr>
              <w:adjustRightInd w:val="0"/>
              <w:snapToGrid w:val="0"/>
              <w:jc w:val="center"/>
              <w:rPr>
                <w:ins w:id="10098" w:author="Haiyang Liu" w:date="2026-05-21T12:51:00Z"/>
              </w:rPr>
              <w:pPrChange w:id="10099" w:author="Haiyang Liu" w:date="2026-05-21T13:04:00Z" w16du:dateUtc="2026-05-21T06:04:00Z">
                <w:pPr>
                  <w:snapToGrid w:val="0"/>
                  <w:spacing w:line="480" w:lineRule="auto"/>
                  <w:ind w:rightChars="-34" w:right="-82"/>
                  <w:jc w:val="center"/>
                </w:pPr>
              </w:pPrChange>
            </w:pPr>
            <w:ins w:id="10100" w:author="Haiyang Liu" w:date="2026-05-21T12:51:00Z">
              <w:r w:rsidRPr="000435BA">
                <w:t>25</w:t>
              </w:r>
            </w:ins>
          </w:p>
        </w:tc>
      </w:tr>
      <w:tr w:rsidR="0052697C" w:rsidRPr="000435BA" w14:paraId="25F6E511" w14:textId="77777777" w:rsidTr="0052697C">
        <w:trPr>
          <w:trHeight w:val="20"/>
          <w:ins w:id="10101" w:author="Haiyang Liu" w:date="2026-05-21T12:51:00Z"/>
          <w:trPrChange w:id="10102" w:author="Haiyang Liu" w:date="2026-05-21T13:03:00Z" w16du:dateUtc="2026-05-21T06:03:00Z">
            <w:trPr>
              <w:gridAfter w:val="0"/>
            </w:trPr>
          </w:trPrChange>
        </w:trPr>
        <w:tc>
          <w:tcPr>
            <w:tcW w:w="0" w:type="auto"/>
            <w:tcMar>
              <w:top w:w="105" w:type="dxa"/>
              <w:left w:w="135" w:type="dxa"/>
              <w:bottom w:w="105" w:type="dxa"/>
              <w:right w:w="135" w:type="dxa"/>
            </w:tcMar>
            <w:vAlign w:val="center"/>
            <w:hideMark/>
            <w:tcPrChange w:id="10103" w:author="Haiyang Liu" w:date="2026-05-21T13:03:00Z" w16du:dateUtc="2026-05-21T06:03:00Z">
              <w:tcPr>
                <w:tcW w:w="602" w:type="pct"/>
                <w:tcMar>
                  <w:top w:w="105" w:type="dxa"/>
                  <w:left w:w="135" w:type="dxa"/>
                  <w:bottom w:w="105" w:type="dxa"/>
                  <w:right w:w="135" w:type="dxa"/>
                </w:tcMar>
                <w:hideMark/>
              </w:tcPr>
            </w:tcPrChange>
          </w:tcPr>
          <w:p w14:paraId="73FB0B5B" w14:textId="6F3D6859" w:rsidR="0052697C" w:rsidRPr="000435BA" w:rsidRDefault="000435BA">
            <w:pPr>
              <w:adjustRightInd w:val="0"/>
              <w:snapToGrid w:val="0"/>
              <w:rPr>
                <w:ins w:id="10104" w:author="Haiyang Liu" w:date="2026-05-21T12:51:00Z"/>
              </w:rPr>
              <w:pPrChange w:id="10105" w:author="Haiyang Liu" w:date="2026-05-21T13:04:00Z" w16du:dateUtc="2026-05-21T06:04:00Z">
                <w:pPr>
                  <w:snapToGrid w:val="0"/>
                  <w:spacing w:line="480" w:lineRule="auto"/>
                  <w:ind w:rightChars="-34" w:right="-82"/>
                  <w:jc w:val="center"/>
                </w:pPr>
              </w:pPrChange>
            </w:pPr>
            <w:ins w:id="10106" w:author="Haiyang Liu" w:date="2026-05-21T13:23:00Z" w16du:dateUtc="2026-05-21T06:23:00Z">
              <w:r w:rsidRPr="000435BA">
                <w:t>This newcomer</w:t>
              </w:r>
            </w:ins>
            <w:ins w:id="10107" w:author="Haiyang Liu" w:date="2026-05-21T12:51:00Z">
              <w:r w:rsidR="0052697C" w:rsidRPr="000435BA">
                <w:t xml:space="preserve"> came in late to work without permission.</w:t>
              </w:r>
            </w:ins>
          </w:p>
        </w:tc>
        <w:tc>
          <w:tcPr>
            <w:tcW w:w="0" w:type="auto"/>
            <w:tcMar>
              <w:top w:w="105" w:type="dxa"/>
              <w:left w:w="135" w:type="dxa"/>
              <w:bottom w:w="105" w:type="dxa"/>
              <w:right w:w="135" w:type="dxa"/>
            </w:tcMar>
            <w:hideMark/>
            <w:tcPrChange w:id="10108" w:author="Haiyang Liu" w:date="2026-05-21T13:03:00Z" w16du:dateUtc="2026-05-21T06:03:00Z">
              <w:tcPr>
                <w:tcW w:w="698" w:type="pct"/>
                <w:tcMar>
                  <w:top w:w="105" w:type="dxa"/>
                  <w:left w:w="135" w:type="dxa"/>
                  <w:bottom w:w="105" w:type="dxa"/>
                  <w:right w:w="135" w:type="dxa"/>
                </w:tcMar>
                <w:hideMark/>
              </w:tcPr>
            </w:tcPrChange>
          </w:tcPr>
          <w:p w14:paraId="00EF923B" w14:textId="77777777" w:rsidR="0052697C" w:rsidRPr="000435BA" w:rsidRDefault="0052697C">
            <w:pPr>
              <w:adjustRightInd w:val="0"/>
              <w:snapToGrid w:val="0"/>
              <w:jc w:val="center"/>
              <w:rPr>
                <w:ins w:id="10109" w:author="Haiyang Liu" w:date="2026-05-21T12:51:00Z"/>
              </w:rPr>
              <w:pPrChange w:id="10110" w:author="Haiyang Liu" w:date="2026-05-21T13:04:00Z" w16du:dateUtc="2026-05-21T06:04:00Z">
                <w:pPr>
                  <w:snapToGrid w:val="0"/>
                  <w:spacing w:line="480" w:lineRule="auto"/>
                  <w:ind w:rightChars="-34" w:right="-82"/>
                  <w:jc w:val="center"/>
                </w:pPr>
              </w:pPrChange>
            </w:pPr>
            <w:ins w:id="10111" w:author="Haiyang Liu" w:date="2026-05-21T12:51:00Z">
              <w:r w:rsidRPr="000435BA">
                <w:t>Organizational Deviance</w:t>
              </w:r>
            </w:ins>
          </w:p>
        </w:tc>
        <w:tc>
          <w:tcPr>
            <w:tcW w:w="0" w:type="auto"/>
            <w:noWrap/>
            <w:tcMar>
              <w:top w:w="105" w:type="dxa"/>
              <w:left w:w="135" w:type="dxa"/>
              <w:bottom w:w="105" w:type="dxa"/>
              <w:right w:w="135" w:type="dxa"/>
            </w:tcMar>
            <w:hideMark/>
            <w:tcPrChange w:id="10112" w:author="Haiyang Liu" w:date="2026-05-21T13:03:00Z" w16du:dateUtc="2026-05-21T06:03:00Z">
              <w:tcPr>
                <w:tcW w:w="385" w:type="pct"/>
                <w:gridSpan w:val="2"/>
                <w:noWrap/>
                <w:tcMar>
                  <w:top w:w="105" w:type="dxa"/>
                  <w:left w:w="135" w:type="dxa"/>
                  <w:bottom w:w="105" w:type="dxa"/>
                  <w:right w:w="135" w:type="dxa"/>
                </w:tcMar>
                <w:hideMark/>
              </w:tcPr>
            </w:tcPrChange>
          </w:tcPr>
          <w:p w14:paraId="01C991C4" w14:textId="2FCEF9E3" w:rsidR="0052697C" w:rsidRPr="000435BA" w:rsidRDefault="0052697C">
            <w:pPr>
              <w:adjustRightInd w:val="0"/>
              <w:snapToGrid w:val="0"/>
              <w:jc w:val="center"/>
              <w:rPr>
                <w:ins w:id="10113" w:author="Haiyang Liu" w:date="2026-05-21T12:51:00Z"/>
              </w:rPr>
              <w:pPrChange w:id="10114" w:author="Haiyang Liu" w:date="2026-05-21T13:04:00Z" w16du:dateUtc="2026-05-21T06:04:00Z">
                <w:pPr>
                  <w:snapToGrid w:val="0"/>
                  <w:spacing w:line="480" w:lineRule="auto"/>
                  <w:ind w:rightChars="-34" w:right="-82"/>
                  <w:jc w:val="center"/>
                </w:pPr>
              </w:pPrChange>
            </w:pPr>
            <w:ins w:id="10115" w:author="Haiyang Liu" w:date="2026-05-21T13:05:00Z" w16du:dateUtc="2026-05-21T06:05:00Z">
              <w:r w:rsidRPr="000435BA">
                <w:rPr>
                  <w:rPrChange w:id="10116" w:author="Haiyang Liu" w:date="2026-05-21T13:14:00Z" w16du:dateUtc="2026-05-21T06:14:00Z">
                    <w:rPr>
                      <w:sz w:val="20"/>
                      <w:szCs w:val="20"/>
                    </w:rPr>
                  </w:rPrChange>
                </w:rPr>
                <w:t>250</w:t>
              </w:r>
            </w:ins>
          </w:p>
        </w:tc>
        <w:tc>
          <w:tcPr>
            <w:tcW w:w="0" w:type="auto"/>
            <w:noWrap/>
            <w:tcMar>
              <w:top w:w="105" w:type="dxa"/>
              <w:left w:w="135" w:type="dxa"/>
              <w:bottom w:w="105" w:type="dxa"/>
              <w:right w:w="135" w:type="dxa"/>
            </w:tcMar>
            <w:hideMark/>
            <w:tcPrChange w:id="10117" w:author="Haiyang Liu" w:date="2026-05-21T13:03:00Z" w16du:dateUtc="2026-05-21T06:03:00Z">
              <w:tcPr>
                <w:tcW w:w="303" w:type="pct"/>
                <w:noWrap/>
                <w:tcMar>
                  <w:top w:w="105" w:type="dxa"/>
                  <w:left w:w="135" w:type="dxa"/>
                  <w:bottom w:w="105" w:type="dxa"/>
                  <w:right w:w="135" w:type="dxa"/>
                </w:tcMar>
                <w:hideMark/>
              </w:tcPr>
            </w:tcPrChange>
          </w:tcPr>
          <w:p w14:paraId="7AB228C7" w14:textId="77777777" w:rsidR="0052697C" w:rsidRPr="000435BA" w:rsidRDefault="0052697C">
            <w:pPr>
              <w:adjustRightInd w:val="0"/>
              <w:snapToGrid w:val="0"/>
              <w:jc w:val="center"/>
              <w:rPr>
                <w:ins w:id="10118" w:author="Haiyang Liu" w:date="2026-05-21T12:51:00Z"/>
              </w:rPr>
              <w:pPrChange w:id="10119" w:author="Haiyang Liu" w:date="2026-05-21T13:04:00Z" w16du:dateUtc="2026-05-21T06:04:00Z">
                <w:pPr>
                  <w:snapToGrid w:val="0"/>
                  <w:spacing w:line="480" w:lineRule="auto"/>
                  <w:ind w:rightChars="-34" w:right="-82"/>
                  <w:jc w:val="center"/>
                </w:pPr>
              </w:pPrChange>
            </w:pPr>
            <w:ins w:id="10120" w:author="Haiyang Liu" w:date="2026-05-21T12:51:00Z">
              <w:r w:rsidRPr="000435BA">
                <w:t>0.780</w:t>
              </w:r>
            </w:ins>
          </w:p>
        </w:tc>
        <w:tc>
          <w:tcPr>
            <w:tcW w:w="0" w:type="auto"/>
            <w:noWrap/>
            <w:tcMar>
              <w:top w:w="105" w:type="dxa"/>
              <w:left w:w="135" w:type="dxa"/>
              <w:bottom w:w="105" w:type="dxa"/>
              <w:right w:w="135" w:type="dxa"/>
            </w:tcMar>
            <w:hideMark/>
            <w:tcPrChange w:id="10121" w:author="Haiyang Liu" w:date="2026-05-21T13:03:00Z" w16du:dateUtc="2026-05-21T06:03:00Z">
              <w:tcPr>
                <w:tcW w:w="330" w:type="pct"/>
                <w:noWrap/>
                <w:tcMar>
                  <w:top w:w="105" w:type="dxa"/>
                  <w:left w:w="135" w:type="dxa"/>
                  <w:bottom w:w="105" w:type="dxa"/>
                  <w:right w:w="135" w:type="dxa"/>
                </w:tcMar>
                <w:hideMark/>
              </w:tcPr>
            </w:tcPrChange>
          </w:tcPr>
          <w:p w14:paraId="1FD35058" w14:textId="77777777" w:rsidR="0052697C" w:rsidRPr="000435BA" w:rsidRDefault="0052697C">
            <w:pPr>
              <w:adjustRightInd w:val="0"/>
              <w:snapToGrid w:val="0"/>
              <w:jc w:val="center"/>
              <w:rPr>
                <w:ins w:id="10122" w:author="Haiyang Liu" w:date="2026-05-21T12:51:00Z"/>
              </w:rPr>
              <w:pPrChange w:id="10123" w:author="Haiyang Liu" w:date="2026-05-21T13:04:00Z" w16du:dateUtc="2026-05-21T06:04:00Z">
                <w:pPr>
                  <w:snapToGrid w:val="0"/>
                  <w:spacing w:line="480" w:lineRule="auto"/>
                  <w:ind w:rightChars="-34" w:right="-82"/>
                  <w:jc w:val="center"/>
                </w:pPr>
              </w:pPrChange>
            </w:pPr>
            <w:ins w:id="10124" w:author="Haiyang Liu" w:date="2026-05-21T12:51:00Z">
              <w:r w:rsidRPr="000435BA">
                <w:t>0.672</w:t>
              </w:r>
            </w:ins>
          </w:p>
        </w:tc>
        <w:tc>
          <w:tcPr>
            <w:tcW w:w="0" w:type="auto"/>
            <w:noWrap/>
            <w:tcMar>
              <w:top w:w="105" w:type="dxa"/>
              <w:left w:w="135" w:type="dxa"/>
              <w:bottom w:w="105" w:type="dxa"/>
              <w:right w:w="135" w:type="dxa"/>
            </w:tcMar>
            <w:hideMark/>
            <w:tcPrChange w:id="10125" w:author="Haiyang Liu" w:date="2026-05-21T13:03:00Z" w16du:dateUtc="2026-05-21T06:03:00Z">
              <w:tcPr>
                <w:tcW w:w="543" w:type="pct"/>
                <w:gridSpan w:val="3"/>
                <w:noWrap/>
                <w:tcMar>
                  <w:top w:w="105" w:type="dxa"/>
                  <w:left w:w="135" w:type="dxa"/>
                  <w:bottom w:w="105" w:type="dxa"/>
                  <w:right w:w="135" w:type="dxa"/>
                </w:tcMar>
                <w:hideMark/>
              </w:tcPr>
            </w:tcPrChange>
          </w:tcPr>
          <w:p w14:paraId="7E13C156" w14:textId="77777777" w:rsidR="0052697C" w:rsidRPr="000435BA" w:rsidRDefault="0052697C">
            <w:pPr>
              <w:adjustRightInd w:val="0"/>
              <w:snapToGrid w:val="0"/>
              <w:jc w:val="center"/>
              <w:rPr>
                <w:ins w:id="10126" w:author="Haiyang Liu" w:date="2026-05-21T12:51:00Z"/>
              </w:rPr>
              <w:pPrChange w:id="10127" w:author="Haiyang Liu" w:date="2026-05-21T13:04:00Z" w16du:dateUtc="2026-05-21T06:04:00Z">
                <w:pPr>
                  <w:snapToGrid w:val="0"/>
                  <w:spacing w:line="480" w:lineRule="auto"/>
                  <w:ind w:rightChars="-34" w:right="-82"/>
                  <w:jc w:val="center"/>
                </w:pPr>
              </w:pPrChange>
            </w:pPr>
            <w:ins w:id="10128" w:author="Haiyang Liu" w:date="2026-05-21T12:51:00Z">
              <w:r w:rsidRPr="000435BA">
                <w:t>0.000</w:t>
              </w:r>
            </w:ins>
          </w:p>
        </w:tc>
        <w:tc>
          <w:tcPr>
            <w:tcW w:w="0" w:type="auto"/>
            <w:tcMar>
              <w:top w:w="105" w:type="dxa"/>
              <w:left w:w="135" w:type="dxa"/>
              <w:bottom w:w="105" w:type="dxa"/>
              <w:right w:w="135" w:type="dxa"/>
            </w:tcMar>
            <w:hideMark/>
            <w:tcPrChange w:id="10129" w:author="Haiyang Liu" w:date="2026-05-21T13:03:00Z" w16du:dateUtc="2026-05-21T06:03:00Z">
              <w:tcPr>
                <w:tcW w:w="832" w:type="pct"/>
                <w:gridSpan w:val="4"/>
                <w:tcMar>
                  <w:top w:w="105" w:type="dxa"/>
                  <w:left w:w="135" w:type="dxa"/>
                  <w:bottom w:w="105" w:type="dxa"/>
                  <w:right w:w="135" w:type="dxa"/>
                </w:tcMar>
                <w:hideMark/>
              </w:tcPr>
            </w:tcPrChange>
          </w:tcPr>
          <w:p w14:paraId="5C2E730F" w14:textId="77777777" w:rsidR="0052697C" w:rsidRPr="000435BA" w:rsidRDefault="0052697C">
            <w:pPr>
              <w:adjustRightInd w:val="0"/>
              <w:snapToGrid w:val="0"/>
              <w:jc w:val="center"/>
              <w:rPr>
                <w:ins w:id="10130" w:author="Haiyang Liu" w:date="2026-05-21T12:51:00Z"/>
              </w:rPr>
              <w:pPrChange w:id="10131" w:author="Haiyang Liu" w:date="2026-05-21T13:04:00Z" w16du:dateUtc="2026-05-21T06:04:00Z">
                <w:pPr>
                  <w:snapToGrid w:val="0"/>
                  <w:spacing w:line="480" w:lineRule="auto"/>
                  <w:ind w:rightChars="-34" w:right="-82"/>
                  <w:jc w:val="center"/>
                </w:pPr>
              </w:pPrChange>
            </w:pPr>
            <w:ins w:id="10132" w:author="Haiyang Liu" w:date="2026-05-21T12:51:00Z">
              <w:r w:rsidRPr="000435BA">
                <w:t>Action Errors</w:t>
              </w:r>
            </w:ins>
          </w:p>
        </w:tc>
        <w:tc>
          <w:tcPr>
            <w:tcW w:w="0" w:type="auto"/>
            <w:tcMar>
              <w:top w:w="105" w:type="dxa"/>
              <w:left w:w="135" w:type="dxa"/>
              <w:bottom w:w="105" w:type="dxa"/>
              <w:right w:w="135" w:type="dxa"/>
            </w:tcMar>
            <w:hideMark/>
            <w:tcPrChange w:id="10133" w:author="Haiyang Liu" w:date="2026-05-21T13:03:00Z" w16du:dateUtc="2026-05-21T06:03:00Z">
              <w:tcPr>
                <w:tcW w:w="548" w:type="pct"/>
                <w:tcMar>
                  <w:top w:w="105" w:type="dxa"/>
                  <w:left w:w="135" w:type="dxa"/>
                  <w:bottom w:w="105" w:type="dxa"/>
                  <w:right w:w="135" w:type="dxa"/>
                </w:tcMar>
                <w:hideMark/>
              </w:tcPr>
            </w:tcPrChange>
          </w:tcPr>
          <w:p w14:paraId="7D00E24F" w14:textId="29F10339" w:rsidR="0052697C" w:rsidRPr="000435BA" w:rsidRDefault="0052697C">
            <w:pPr>
              <w:adjustRightInd w:val="0"/>
              <w:snapToGrid w:val="0"/>
              <w:jc w:val="center"/>
              <w:rPr>
                <w:ins w:id="10134" w:author="Haiyang Liu" w:date="2026-05-21T12:51:00Z"/>
              </w:rPr>
              <w:pPrChange w:id="10135" w:author="Haiyang Liu" w:date="2026-05-21T13:04:00Z" w16du:dateUtc="2026-05-21T06:04:00Z">
                <w:pPr>
                  <w:snapToGrid w:val="0"/>
                  <w:spacing w:line="480" w:lineRule="auto"/>
                  <w:ind w:rightChars="-34" w:right="-82"/>
                  <w:jc w:val="center"/>
                </w:pPr>
              </w:pPrChange>
            </w:pPr>
            <w:ins w:id="10136" w:author="Haiyang Liu" w:date="2026-05-21T12:51:00Z">
              <w:r w:rsidRPr="000435BA">
                <w:t>27</w:t>
              </w:r>
            </w:ins>
          </w:p>
        </w:tc>
      </w:tr>
      <w:tr w:rsidR="0052697C" w:rsidRPr="000435BA" w14:paraId="3506F412" w14:textId="77777777" w:rsidTr="0052697C">
        <w:trPr>
          <w:trHeight w:val="174"/>
          <w:ins w:id="10137" w:author="Haiyang Liu" w:date="2026-05-21T12:51:00Z"/>
          <w:trPrChange w:id="10138" w:author="Haiyang Liu" w:date="2026-05-21T13:05:00Z" w16du:dateUtc="2026-05-21T06:05:00Z">
            <w:trPr>
              <w:gridAfter w:val="0"/>
            </w:trPr>
          </w:trPrChange>
        </w:trPr>
        <w:tc>
          <w:tcPr>
            <w:tcW w:w="0" w:type="auto"/>
            <w:tcMar>
              <w:top w:w="105" w:type="dxa"/>
              <w:left w:w="135" w:type="dxa"/>
              <w:bottom w:w="105" w:type="dxa"/>
              <w:right w:w="135" w:type="dxa"/>
            </w:tcMar>
            <w:vAlign w:val="center"/>
            <w:hideMark/>
            <w:tcPrChange w:id="10139" w:author="Haiyang Liu" w:date="2026-05-21T13:05:00Z" w16du:dateUtc="2026-05-21T06:05:00Z">
              <w:tcPr>
                <w:tcW w:w="602" w:type="pct"/>
                <w:tcMar>
                  <w:top w:w="105" w:type="dxa"/>
                  <w:left w:w="135" w:type="dxa"/>
                  <w:bottom w:w="105" w:type="dxa"/>
                  <w:right w:w="135" w:type="dxa"/>
                </w:tcMar>
                <w:hideMark/>
              </w:tcPr>
            </w:tcPrChange>
          </w:tcPr>
          <w:p w14:paraId="2478C265" w14:textId="5039685D" w:rsidR="0052697C" w:rsidRPr="000435BA" w:rsidRDefault="000435BA">
            <w:pPr>
              <w:adjustRightInd w:val="0"/>
              <w:snapToGrid w:val="0"/>
              <w:rPr>
                <w:ins w:id="10140" w:author="Haiyang Liu" w:date="2026-05-21T12:51:00Z"/>
              </w:rPr>
              <w:pPrChange w:id="10141" w:author="Haiyang Liu" w:date="2026-05-21T13:04:00Z" w16du:dateUtc="2026-05-21T06:04:00Z">
                <w:pPr>
                  <w:snapToGrid w:val="0"/>
                  <w:spacing w:line="480" w:lineRule="auto"/>
                  <w:ind w:rightChars="-34" w:right="-82"/>
                  <w:jc w:val="center"/>
                </w:pPr>
              </w:pPrChange>
            </w:pPr>
            <w:ins w:id="10142" w:author="Haiyang Liu" w:date="2026-05-21T13:23:00Z" w16du:dateUtc="2026-05-21T06:23:00Z">
              <w:r w:rsidRPr="000435BA">
                <w:t xml:space="preserve">This newcomer </w:t>
              </w:r>
            </w:ins>
            <w:ins w:id="10143" w:author="Haiyang Liu" w:date="2026-05-21T12:51:00Z">
              <w:r w:rsidR="0052697C" w:rsidRPr="000435BA">
                <w:t xml:space="preserve">littered </w:t>
              </w:r>
            </w:ins>
            <w:ins w:id="10144" w:author="Haiyang Liu" w:date="2026-05-21T13:25:00Z" w16du:dateUtc="2026-05-21T06:25:00Z">
              <w:r w:rsidR="001061B3">
                <w:t>his/her</w:t>
              </w:r>
            </w:ins>
            <w:ins w:id="10145" w:author="Haiyang Liu" w:date="2026-05-21T12:51:00Z">
              <w:r w:rsidR="0052697C" w:rsidRPr="000435BA">
                <w:t xml:space="preserve"> work environment.</w:t>
              </w:r>
            </w:ins>
          </w:p>
        </w:tc>
        <w:tc>
          <w:tcPr>
            <w:tcW w:w="0" w:type="auto"/>
            <w:tcMar>
              <w:top w:w="105" w:type="dxa"/>
              <w:left w:w="135" w:type="dxa"/>
              <w:bottom w:w="105" w:type="dxa"/>
              <w:right w:w="135" w:type="dxa"/>
            </w:tcMar>
            <w:hideMark/>
            <w:tcPrChange w:id="10146" w:author="Haiyang Liu" w:date="2026-05-21T13:05:00Z" w16du:dateUtc="2026-05-21T06:05:00Z">
              <w:tcPr>
                <w:tcW w:w="698" w:type="pct"/>
                <w:tcMar>
                  <w:top w:w="105" w:type="dxa"/>
                  <w:left w:w="135" w:type="dxa"/>
                  <w:bottom w:w="105" w:type="dxa"/>
                  <w:right w:w="135" w:type="dxa"/>
                </w:tcMar>
                <w:hideMark/>
              </w:tcPr>
            </w:tcPrChange>
          </w:tcPr>
          <w:p w14:paraId="47C651F7" w14:textId="77777777" w:rsidR="0052697C" w:rsidRPr="000435BA" w:rsidRDefault="0052697C">
            <w:pPr>
              <w:adjustRightInd w:val="0"/>
              <w:snapToGrid w:val="0"/>
              <w:jc w:val="center"/>
              <w:rPr>
                <w:ins w:id="10147" w:author="Haiyang Liu" w:date="2026-05-21T12:51:00Z"/>
              </w:rPr>
              <w:pPrChange w:id="10148" w:author="Haiyang Liu" w:date="2026-05-21T13:04:00Z" w16du:dateUtc="2026-05-21T06:04:00Z">
                <w:pPr>
                  <w:snapToGrid w:val="0"/>
                  <w:spacing w:line="480" w:lineRule="auto"/>
                  <w:ind w:rightChars="-34" w:right="-82"/>
                  <w:jc w:val="center"/>
                </w:pPr>
              </w:pPrChange>
            </w:pPr>
            <w:ins w:id="10149" w:author="Haiyang Liu" w:date="2026-05-21T12:51:00Z">
              <w:r w:rsidRPr="000435BA">
                <w:t>Organizational Deviance</w:t>
              </w:r>
            </w:ins>
          </w:p>
        </w:tc>
        <w:tc>
          <w:tcPr>
            <w:tcW w:w="0" w:type="auto"/>
            <w:noWrap/>
            <w:tcMar>
              <w:top w:w="105" w:type="dxa"/>
              <w:left w:w="135" w:type="dxa"/>
              <w:bottom w:w="105" w:type="dxa"/>
              <w:right w:w="135" w:type="dxa"/>
            </w:tcMar>
            <w:hideMark/>
            <w:tcPrChange w:id="10150" w:author="Haiyang Liu" w:date="2026-05-21T13:05:00Z" w16du:dateUtc="2026-05-21T06:05:00Z">
              <w:tcPr>
                <w:tcW w:w="385" w:type="pct"/>
                <w:gridSpan w:val="2"/>
                <w:noWrap/>
                <w:tcMar>
                  <w:top w:w="105" w:type="dxa"/>
                  <w:left w:w="135" w:type="dxa"/>
                  <w:bottom w:w="105" w:type="dxa"/>
                  <w:right w:w="135" w:type="dxa"/>
                </w:tcMar>
                <w:hideMark/>
              </w:tcPr>
            </w:tcPrChange>
          </w:tcPr>
          <w:p w14:paraId="1E435031" w14:textId="0B86EA40" w:rsidR="0052697C" w:rsidRPr="000435BA" w:rsidRDefault="0052697C">
            <w:pPr>
              <w:adjustRightInd w:val="0"/>
              <w:snapToGrid w:val="0"/>
              <w:jc w:val="center"/>
              <w:rPr>
                <w:ins w:id="10151" w:author="Haiyang Liu" w:date="2026-05-21T12:51:00Z"/>
              </w:rPr>
              <w:pPrChange w:id="10152" w:author="Haiyang Liu" w:date="2026-05-21T13:04:00Z" w16du:dateUtc="2026-05-21T06:04:00Z">
                <w:pPr>
                  <w:snapToGrid w:val="0"/>
                  <w:spacing w:line="480" w:lineRule="auto"/>
                  <w:ind w:rightChars="-34" w:right="-82"/>
                  <w:jc w:val="center"/>
                </w:pPr>
              </w:pPrChange>
            </w:pPr>
            <w:ins w:id="10153" w:author="Haiyang Liu" w:date="2026-05-21T13:05:00Z" w16du:dateUtc="2026-05-21T06:05:00Z">
              <w:r w:rsidRPr="000435BA">
                <w:rPr>
                  <w:rPrChange w:id="10154" w:author="Haiyang Liu" w:date="2026-05-21T13:14:00Z" w16du:dateUtc="2026-05-21T06:14:00Z">
                    <w:rPr>
                      <w:sz w:val="20"/>
                      <w:szCs w:val="20"/>
                    </w:rPr>
                  </w:rPrChange>
                </w:rPr>
                <w:t>250</w:t>
              </w:r>
            </w:ins>
          </w:p>
        </w:tc>
        <w:tc>
          <w:tcPr>
            <w:tcW w:w="0" w:type="auto"/>
            <w:noWrap/>
            <w:tcMar>
              <w:top w:w="105" w:type="dxa"/>
              <w:left w:w="135" w:type="dxa"/>
              <w:bottom w:w="105" w:type="dxa"/>
              <w:right w:w="135" w:type="dxa"/>
            </w:tcMar>
            <w:hideMark/>
            <w:tcPrChange w:id="10155" w:author="Haiyang Liu" w:date="2026-05-21T13:05:00Z" w16du:dateUtc="2026-05-21T06:05:00Z">
              <w:tcPr>
                <w:tcW w:w="303" w:type="pct"/>
                <w:noWrap/>
                <w:tcMar>
                  <w:top w:w="105" w:type="dxa"/>
                  <w:left w:w="135" w:type="dxa"/>
                  <w:bottom w:w="105" w:type="dxa"/>
                  <w:right w:w="135" w:type="dxa"/>
                </w:tcMar>
                <w:hideMark/>
              </w:tcPr>
            </w:tcPrChange>
          </w:tcPr>
          <w:p w14:paraId="45713FA9" w14:textId="77777777" w:rsidR="0052697C" w:rsidRPr="000435BA" w:rsidRDefault="0052697C">
            <w:pPr>
              <w:adjustRightInd w:val="0"/>
              <w:snapToGrid w:val="0"/>
              <w:jc w:val="center"/>
              <w:rPr>
                <w:ins w:id="10156" w:author="Haiyang Liu" w:date="2026-05-21T12:51:00Z"/>
              </w:rPr>
              <w:pPrChange w:id="10157" w:author="Haiyang Liu" w:date="2026-05-21T13:04:00Z" w16du:dateUtc="2026-05-21T06:04:00Z">
                <w:pPr>
                  <w:snapToGrid w:val="0"/>
                  <w:spacing w:line="480" w:lineRule="auto"/>
                  <w:ind w:rightChars="-34" w:right="-82"/>
                  <w:jc w:val="center"/>
                </w:pPr>
              </w:pPrChange>
            </w:pPr>
            <w:ins w:id="10158" w:author="Haiyang Liu" w:date="2026-05-21T12:51:00Z">
              <w:r w:rsidRPr="000435BA">
                <w:t>0.784</w:t>
              </w:r>
            </w:ins>
          </w:p>
        </w:tc>
        <w:tc>
          <w:tcPr>
            <w:tcW w:w="0" w:type="auto"/>
            <w:noWrap/>
            <w:tcMar>
              <w:top w:w="105" w:type="dxa"/>
              <w:left w:w="135" w:type="dxa"/>
              <w:bottom w:w="105" w:type="dxa"/>
              <w:right w:w="135" w:type="dxa"/>
            </w:tcMar>
            <w:hideMark/>
            <w:tcPrChange w:id="10159" w:author="Haiyang Liu" w:date="2026-05-21T13:05:00Z" w16du:dateUtc="2026-05-21T06:05:00Z">
              <w:tcPr>
                <w:tcW w:w="330" w:type="pct"/>
                <w:noWrap/>
                <w:tcMar>
                  <w:top w:w="105" w:type="dxa"/>
                  <w:left w:w="135" w:type="dxa"/>
                  <w:bottom w:w="105" w:type="dxa"/>
                  <w:right w:w="135" w:type="dxa"/>
                </w:tcMar>
                <w:hideMark/>
              </w:tcPr>
            </w:tcPrChange>
          </w:tcPr>
          <w:p w14:paraId="24A40692" w14:textId="77777777" w:rsidR="0052697C" w:rsidRPr="000435BA" w:rsidRDefault="0052697C">
            <w:pPr>
              <w:adjustRightInd w:val="0"/>
              <w:snapToGrid w:val="0"/>
              <w:jc w:val="center"/>
              <w:rPr>
                <w:ins w:id="10160" w:author="Haiyang Liu" w:date="2026-05-21T12:51:00Z"/>
              </w:rPr>
              <w:pPrChange w:id="10161" w:author="Haiyang Liu" w:date="2026-05-21T13:04:00Z" w16du:dateUtc="2026-05-21T06:04:00Z">
                <w:pPr>
                  <w:snapToGrid w:val="0"/>
                  <w:spacing w:line="480" w:lineRule="auto"/>
                  <w:ind w:rightChars="-34" w:right="-82"/>
                  <w:jc w:val="center"/>
                </w:pPr>
              </w:pPrChange>
            </w:pPr>
            <w:ins w:id="10162" w:author="Haiyang Liu" w:date="2026-05-21T12:51:00Z">
              <w:r w:rsidRPr="000435BA">
                <w:t>0.668</w:t>
              </w:r>
            </w:ins>
          </w:p>
        </w:tc>
        <w:tc>
          <w:tcPr>
            <w:tcW w:w="0" w:type="auto"/>
            <w:noWrap/>
            <w:tcMar>
              <w:top w:w="105" w:type="dxa"/>
              <w:left w:w="135" w:type="dxa"/>
              <w:bottom w:w="105" w:type="dxa"/>
              <w:right w:w="135" w:type="dxa"/>
            </w:tcMar>
            <w:hideMark/>
            <w:tcPrChange w:id="10163" w:author="Haiyang Liu" w:date="2026-05-21T13:05:00Z" w16du:dateUtc="2026-05-21T06:05:00Z">
              <w:tcPr>
                <w:tcW w:w="543" w:type="pct"/>
                <w:gridSpan w:val="3"/>
                <w:noWrap/>
                <w:tcMar>
                  <w:top w:w="105" w:type="dxa"/>
                  <w:left w:w="135" w:type="dxa"/>
                  <w:bottom w:w="105" w:type="dxa"/>
                  <w:right w:w="135" w:type="dxa"/>
                </w:tcMar>
                <w:hideMark/>
              </w:tcPr>
            </w:tcPrChange>
          </w:tcPr>
          <w:p w14:paraId="71EA3C16" w14:textId="77777777" w:rsidR="0052697C" w:rsidRPr="000435BA" w:rsidRDefault="0052697C">
            <w:pPr>
              <w:adjustRightInd w:val="0"/>
              <w:snapToGrid w:val="0"/>
              <w:jc w:val="center"/>
              <w:rPr>
                <w:ins w:id="10164" w:author="Haiyang Liu" w:date="2026-05-21T12:51:00Z"/>
              </w:rPr>
              <w:pPrChange w:id="10165" w:author="Haiyang Liu" w:date="2026-05-21T13:04:00Z" w16du:dateUtc="2026-05-21T06:04:00Z">
                <w:pPr>
                  <w:snapToGrid w:val="0"/>
                  <w:spacing w:line="480" w:lineRule="auto"/>
                  <w:ind w:rightChars="-34" w:right="-82"/>
                  <w:jc w:val="center"/>
                </w:pPr>
              </w:pPrChange>
            </w:pPr>
            <w:ins w:id="10166" w:author="Haiyang Liu" w:date="2026-05-21T12:51:00Z">
              <w:r w:rsidRPr="000435BA">
                <w:t>0.000</w:t>
              </w:r>
            </w:ins>
          </w:p>
        </w:tc>
        <w:tc>
          <w:tcPr>
            <w:tcW w:w="0" w:type="auto"/>
            <w:tcMar>
              <w:top w:w="105" w:type="dxa"/>
              <w:left w:w="135" w:type="dxa"/>
              <w:bottom w:w="105" w:type="dxa"/>
              <w:right w:w="135" w:type="dxa"/>
            </w:tcMar>
            <w:hideMark/>
            <w:tcPrChange w:id="10167" w:author="Haiyang Liu" w:date="2026-05-21T13:05:00Z" w16du:dateUtc="2026-05-21T06:05:00Z">
              <w:tcPr>
                <w:tcW w:w="832" w:type="pct"/>
                <w:gridSpan w:val="4"/>
                <w:tcMar>
                  <w:top w:w="105" w:type="dxa"/>
                  <w:left w:w="135" w:type="dxa"/>
                  <w:bottom w:w="105" w:type="dxa"/>
                  <w:right w:w="135" w:type="dxa"/>
                </w:tcMar>
                <w:hideMark/>
              </w:tcPr>
            </w:tcPrChange>
          </w:tcPr>
          <w:p w14:paraId="7B412D27" w14:textId="77777777" w:rsidR="0052697C" w:rsidRPr="000435BA" w:rsidRDefault="0052697C">
            <w:pPr>
              <w:adjustRightInd w:val="0"/>
              <w:snapToGrid w:val="0"/>
              <w:jc w:val="center"/>
              <w:rPr>
                <w:ins w:id="10168" w:author="Haiyang Liu" w:date="2026-05-21T12:51:00Z"/>
              </w:rPr>
              <w:pPrChange w:id="10169" w:author="Haiyang Liu" w:date="2026-05-21T13:04:00Z" w16du:dateUtc="2026-05-21T06:04:00Z">
                <w:pPr>
                  <w:snapToGrid w:val="0"/>
                  <w:spacing w:line="480" w:lineRule="auto"/>
                  <w:ind w:rightChars="-34" w:right="-82"/>
                  <w:jc w:val="center"/>
                </w:pPr>
              </w:pPrChange>
            </w:pPr>
            <w:ins w:id="10170" w:author="Haiyang Liu" w:date="2026-05-21T12:51:00Z">
              <w:r w:rsidRPr="000435BA">
                <w:t>Action Errors</w:t>
              </w:r>
            </w:ins>
          </w:p>
        </w:tc>
        <w:tc>
          <w:tcPr>
            <w:tcW w:w="0" w:type="auto"/>
            <w:tcMar>
              <w:top w:w="105" w:type="dxa"/>
              <w:left w:w="135" w:type="dxa"/>
              <w:bottom w:w="105" w:type="dxa"/>
              <w:right w:w="135" w:type="dxa"/>
            </w:tcMar>
            <w:hideMark/>
            <w:tcPrChange w:id="10171" w:author="Haiyang Liu" w:date="2026-05-21T13:05:00Z" w16du:dateUtc="2026-05-21T06:05:00Z">
              <w:tcPr>
                <w:tcW w:w="548" w:type="pct"/>
                <w:tcMar>
                  <w:top w:w="105" w:type="dxa"/>
                  <w:left w:w="135" w:type="dxa"/>
                  <w:bottom w:w="105" w:type="dxa"/>
                  <w:right w:w="135" w:type="dxa"/>
                </w:tcMar>
                <w:hideMark/>
              </w:tcPr>
            </w:tcPrChange>
          </w:tcPr>
          <w:p w14:paraId="0E6E357F" w14:textId="6E6AA13B" w:rsidR="0052697C" w:rsidRPr="000435BA" w:rsidRDefault="0052697C">
            <w:pPr>
              <w:adjustRightInd w:val="0"/>
              <w:snapToGrid w:val="0"/>
              <w:jc w:val="center"/>
              <w:rPr>
                <w:ins w:id="10172" w:author="Haiyang Liu" w:date="2026-05-21T12:51:00Z"/>
              </w:rPr>
              <w:pPrChange w:id="10173" w:author="Haiyang Liu" w:date="2026-05-21T13:04:00Z" w16du:dateUtc="2026-05-21T06:04:00Z">
                <w:pPr>
                  <w:snapToGrid w:val="0"/>
                  <w:spacing w:line="480" w:lineRule="auto"/>
                  <w:ind w:rightChars="-34" w:right="-82"/>
                  <w:jc w:val="center"/>
                </w:pPr>
              </w:pPrChange>
            </w:pPr>
            <w:ins w:id="10174" w:author="Haiyang Liu" w:date="2026-05-21T12:51:00Z">
              <w:r w:rsidRPr="000435BA">
                <w:t>29</w:t>
              </w:r>
            </w:ins>
          </w:p>
        </w:tc>
      </w:tr>
      <w:tr w:rsidR="0052697C" w:rsidRPr="000435BA" w14:paraId="7DC98A2E" w14:textId="77777777" w:rsidTr="0052697C">
        <w:trPr>
          <w:trHeight w:val="20"/>
          <w:ins w:id="10175" w:author="Haiyang Liu" w:date="2026-05-21T12:51:00Z"/>
          <w:trPrChange w:id="10176" w:author="Haiyang Liu" w:date="2026-05-21T13:03:00Z" w16du:dateUtc="2026-05-21T06:03:00Z">
            <w:trPr>
              <w:gridAfter w:val="0"/>
            </w:trPr>
          </w:trPrChange>
        </w:trPr>
        <w:tc>
          <w:tcPr>
            <w:tcW w:w="0" w:type="auto"/>
            <w:tcMar>
              <w:top w:w="105" w:type="dxa"/>
              <w:left w:w="135" w:type="dxa"/>
              <w:bottom w:w="105" w:type="dxa"/>
              <w:right w:w="135" w:type="dxa"/>
            </w:tcMar>
            <w:vAlign w:val="center"/>
            <w:hideMark/>
            <w:tcPrChange w:id="10177" w:author="Haiyang Liu" w:date="2026-05-21T13:03:00Z" w16du:dateUtc="2026-05-21T06:03:00Z">
              <w:tcPr>
                <w:tcW w:w="602" w:type="pct"/>
                <w:tcMar>
                  <w:top w:w="105" w:type="dxa"/>
                  <w:left w:w="135" w:type="dxa"/>
                  <w:bottom w:w="105" w:type="dxa"/>
                  <w:right w:w="135" w:type="dxa"/>
                </w:tcMar>
                <w:hideMark/>
              </w:tcPr>
            </w:tcPrChange>
          </w:tcPr>
          <w:p w14:paraId="0F98A59C" w14:textId="4CB2CB92" w:rsidR="0052697C" w:rsidRPr="000435BA" w:rsidRDefault="000435BA">
            <w:pPr>
              <w:adjustRightInd w:val="0"/>
              <w:snapToGrid w:val="0"/>
              <w:rPr>
                <w:ins w:id="10178" w:author="Haiyang Liu" w:date="2026-05-21T12:51:00Z"/>
              </w:rPr>
              <w:pPrChange w:id="10179" w:author="Haiyang Liu" w:date="2026-05-21T13:04:00Z" w16du:dateUtc="2026-05-21T06:04:00Z">
                <w:pPr>
                  <w:snapToGrid w:val="0"/>
                  <w:spacing w:line="480" w:lineRule="auto"/>
                  <w:ind w:rightChars="-34" w:right="-82"/>
                  <w:jc w:val="center"/>
                </w:pPr>
              </w:pPrChange>
            </w:pPr>
            <w:ins w:id="10180" w:author="Haiyang Liu" w:date="2026-05-21T13:23:00Z" w16du:dateUtc="2026-05-21T06:23:00Z">
              <w:r w:rsidRPr="000435BA">
                <w:t>This newcomer</w:t>
              </w:r>
            </w:ins>
            <w:ins w:id="10181" w:author="Haiyang Liu" w:date="2026-05-21T12:51:00Z">
              <w:r w:rsidR="0052697C" w:rsidRPr="000435BA">
                <w:t xml:space="preserve"> neglected to follow </w:t>
              </w:r>
            </w:ins>
            <w:ins w:id="10182" w:author="Haiyang Liu" w:date="2026-05-21T13:26:00Z" w16du:dateUtc="2026-05-21T06:26:00Z">
              <w:r w:rsidR="001061B3">
                <w:t>his/her</w:t>
              </w:r>
            </w:ins>
            <w:ins w:id="10183" w:author="Haiyang Liu" w:date="2026-05-21T12:51:00Z">
              <w:r w:rsidR="0052697C" w:rsidRPr="000435BA">
                <w:t xml:space="preserve"> boss</w:t>
              </w:r>
            </w:ins>
            <w:ins w:id="10184" w:author="Haiyang Liu" w:date="2026-05-21T13:26:00Z" w16du:dateUtc="2026-05-21T06:26:00Z">
              <w:r w:rsidR="001061B3">
                <w:t>’</w:t>
              </w:r>
            </w:ins>
            <w:ins w:id="10185" w:author="Haiyang Liu" w:date="2026-05-21T12:51:00Z">
              <w:r w:rsidR="0052697C" w:rsidRPr="000435BA">
                <w:t>s instructions.</w:t>
              </w:r>
            </w:ins>
          </w:p>
        </w:tc>
        <w:tc>
          <w:tcPr>
            <w:tcW w:w="0" w:type="auto"/>
            <w:tcMar>
              <w:top w:w="105" w:type="dxa"/>
              <w:left w:w="135" w:type="dxa"/>
              <w:bottom w:w="105" w:type="dxa"/>
              <w:right w:w="135" w:type="dxa"/>
            </w:tcMar>
            <w:hideMark/>
            <w:tcPrChange w:id="10186" w:author="Haiyang Liu" w:date="2026-05-21T13:03:00Z" w16du:dateUtc="2026-05-21T06:03:00Z">
              <w:tcPr>
                <w:tcW w:w="698" w:type="pct"/>
                <w:tcMar>
                  <w:top w:w="105" w:type="dxa"/>
                  <w:left w:w="135" w:type="dxa"/>
                  <w:bottom w:w="105" w:type="dxa"/>
                  <w:right w:w="135" w:type="dxa"/>
                </w:tcMar>
                <w:hideMark/>
              </w:tcPr>
            </w:tcPrChange>
          </w:tcPr>
          <w:p w14:paraId="6E161B8C" w14:textId="77777777" w:rsidR="0052697C" w:rsidRPr="000435BA" w:rsidRDefault="0052697C">
            <w:pPr>
              <w:adjustRightInd w:val="0"/>
              <w:snapToGrid w:val="0"/>
              <w:jc w:val="center"/>
              <w:rPr>
                <w:ins w:id="10187" w:author="Haiyang Liu" w:date="2026-05-21T12:51:00Z"/>
              </w:rPr>
              <w:pPrChange w:id="10188" w:author="Haiyang Liu" w:date="2026-05-21T13:04:00Z" w16du:dateUtc="2026-05-21T06:04:00Z">
                <w:pPr>
                  <w:snapToGrid w:val="0"/>
                  <w:spacing w:line="480" w:lineRule="auto"/>
                  <w:ind w:rightChars="-34" w:right="-82"/>
                  <w:jc w:val="center"/>
                </w:pPr>
              </w:pPrChange>
            </w:pPr>
            <w:ins w:id="10189" w:author="Haiyang Liu" w:date="2026-05-21T12:51:00Z">
              <w:r w:rsidRPr="000435BA">
                <w:t>Organizational Deviance</w:t>
              </w:r>
            </w:ins>
          </w:p>
        </w:tc>
        <w:tc>
          <w:tcPr>
            <w:tcW w:w="0" w:type="auto"/>
            <w:noWrap/>
            <w:tcMar>
              <w:top w:w="105" w:type="dxa"/>
              <w:left w:w="135" w:type="dxa"/>
              <w:bottom w:w="105" w:type="dxa"/>
              <w:right w:w="135" w:type="dxa"/>
            </w:tcMar>
            <w:hideMark/>
            <w:tcPrChange w:id="10190" w:author="Haiyang Liu" w:date="2026-05-21T13:03:00Z" w16du:dateUtc="2026-05-21T06:03:00Z">
              <w:tcPr>
                <w:tcW w:w="385" w:type="pct"/>
                <w:gridSpan w:val="2"/>
                <w:noWrap/>
                <w:tcMar>
                  <w:top w:w="105" w:type="dxa"/>
                  <w:left w:w="135" w:type="dxa"/>
                  <w:bottom w:w="105" w:type="dxa"/>
                  <w:right w:w="135" w:type="dxa"/>
                </w:tcMar>
                <w:hideMark/>
              </w:tcPr>
            </w:tcPrChange>
          </w:tcPr>
          <w:p w14:paraId="612BCDCE" w14:textId="7C9A4802" w:rsidR="0052697C" w:rsidRPr="000435BA" w:rsidRDefault="0052697C">
            <w:pPr>
              <w:adjustRightInd w:val="0"/>
              <w:snapToGrid w:val="0"/>
              <w:jc w:val="center"/>
              <w:rPr>
                <w:ins w:id="10191" w:author="Haiyang Liu" w:date="2026-05-21T12:51:00Z"/>
              </w:rPr>
              <w:pPrChange w:id="10192" w:author="Haiyang Liu" w:date="2026-05-21T13:04:00Z" w16du:dateUtc="2026-05-21T06:04:00Z">
                <w:pPr>
                  <w:snapToGrid w:val="0"/>
                  <w:spacing w:line="480" w:lineRule="auto"/>
                  <w:ind w:rightChars="-34" w:right="-82"/>
                  <w:jc w:val="center"/>
                </w:pPr>
              </w:pPrChange>
            </w:pPr>
            <w:ins w:id="10193" w:author="Haiyang Liu" w:date="2026-05-21T13:05:00Z" w16du:dateUtc="2026-05-21T06:05:00Z">
              <w:r w:rsidRPr="000435BA">
                <w:rPr>
                  <w:rPrChange w:id="10194" w:author="Haiyang Liu" w:date="2026-05-21T13:14:00Z" w16du:dateUtc="2026-05-21T06:14:00Z">
                    <w:rPr>
                      <w:sz w:val="20"/>
                      <w:szCs w:val="20"/>
                    </w:rPr>
                  </w:rPrChange>
                </w:rPr>
                <w:t>250</w:t>
              </w:r>
            </w:ins>
          </w:p>
        </w:tc>
        <w:tc>
          <w:tcPr>
            <w:tcW w:w="0" w:type="auto"/>
            <w:noWrap/>
            <w:tcMar>
              <w:top w:w="105" w:type="dxa"/>
              <w:left w:w="135" w:type="dxa"/>
              <w:bottom w:w="105" w:type="dxa"/>
              <w:right w:w="135" w:type="dxa"/>
            </w:tcMar>
            <w:hideMark/>
            <w:tcPrChange w:id="10195" w:author="Haiyang Liu" w:date="2026-05-21T13:03:00Z" w16du:dateUtc="2026-05-21T06:03:00Z">
              <w:tcPr>
                <w:tcW w:w="303" w:type="pct"/>
                <w:noWrap/>
                <w:tcMar>
                  <w:top w:w="105" w:type="dxa"/>
                  <w:left w:w="135" w:type="dxa"/>
                  <w:bottom w:w="105" w:type="dxa"/>
                  <w:right w:w="135" w:type="dxa"/>
                </w:tcMar>
                <w:hideMark/>
              </w:tcPr>
            </w:tcPrChange>
          </w:tcPr>
          <w:p w14:paraId="5042C1F1" w14:textId="77777777" w:rsidR="0052697C" w:rsidRPr="000435BA" w:rsidRDefault="0052697C">
            <w:pPr>
              <w:adjustRightInd w:val="0"/>
              <w:snapToGrid w:val="0"/>
              <w:jc w:val="center"/>
              <w:rPr>
                <w:ins w:id="10196" w:author="Haiyang Liu" w:date="2026-05-21T12:51:00Z"/>
              </w:rPr>
              <w:pPrChange w:id="10197" w:author="Haiyang Liu" w:date="2026-05-21T13:04:00Z" w16du:dateUtc="2026-05-21T06:04:00Z">
                <w:pPr>
                  <w:snapToGrid w:val="0"/>
                  <w:spacing w:line="480" w:lineRule="auto"/>
                  <w:ind w:rightChars="-34" w:right="-82"/>
                  <w:jc w:val="center"/>
                </w:pPr>
              </w:pPrChange>
            </w:pPr>
            <w:ins w:id="10198" w:author="Haiyang Liu" w:date="2026-05-21T12:51:00Z">
              <w:r w:rsidRPr="000435BA">
                <w:t>0.676</w:t>
              </w:r>
            </w:ins>
          </w:p>
        </w:tc>
        <w:tc>
          <w:tcPr>
            <w:tcW w:w="0" w:type="auto"/>
            <w:noWrap/>
            <w:tcMar>
              <w:top w:w="105" w:type="dxa"/>
              <w:left w:w="135" w:type="dxa"/>
              <w:bottom w:w="105" w:type="dxa"/>
              <w:right w:w="135" w:type="dxa"/>
            </w:tcMar>
            <w:hideMark/>
            <w:tcPrChange w:id="10199" w:author="Haiyang Liu" w:date="2026-05-21T13:03:00Z" w16du:dateUtc="2026-05-21T06:03:00Z">
              <w:tcPr>
                <w:tcW w:w="330" w:type="pct"/>
                <w:noWrap/>
                <w:tcMar>
                  <w:top w:w="105" w:type="dxa"/>
                  <w:left w:w="135" w:type="dxa"/>
                  <w:bottom w:w="105" w:type="dxa"/>
                  <w:right w:w="135" w:type="dxa"/>
                </w:tcMar>
                <w:hideMark/>
              </w:tcPr>
            </w:tcPrChange>
          </w:tcPr>
          <w:p w14:paraId="2C17166A" w14:textId="77777777" w:rsidR="0052697C" w:rsidRPr="000435BA" w:rsidRDefault="0052697C">
            <w:pPr>
              <w:adjustRightInd w:val="0"/>
              <w:snapToGrid w:val="0"/>
              <w:jc w:val="center"/>
              <w:rPr>
                <w:ins w:id="10200" w:author="Haiyang Liu" w:date="2026-05-21T12:51:00Z"/>
              </w:rPr>
              <w:pPrChange w:id="10201" w:author="Haiyang Liu" w:date="2026-05-21T13:04:00Z" w16du:dateUtc="2026-05-21T06:04:00Z">
                <w:pPr>
                  <w:snapToGrid w:val="0"/>
                  <w:spacing w:line="480" w:lineRule="auto"/>
                  <w:ind w:rightChars="-34" w:right="-82"/>
                  <w:jc w:val="center"/>
                </w:pPr>
              </w:pPrChange>
            </w:pPr>
            <w:ins w:id="10202" w:author="Haiyang Liu" w:date="2026-05-21T12:51:00Z">
              <w:r w:rsidRPr="000435BA">
                <w:t>0.472</w:t>
              </w:r>
            </w:ins>
          </w:p>
        </w:tc>
        <w:tc>
          <w:tcPr>
            <w:tcW w:w="0" w:type="auto"/>
            <w:noWrap/>
            <w:tcMar>
              <w:top w:w="105" w:type="dxa"/>
              <w:left w:w="135" w:type="dxa"/>
              <w:bottom w:w="105" w:type="dxa"/>
              <w:right w:w="135" w:type="dxa"/>
            </w:tcMar>
            <w:hideMark/>
            <w:tcPrChange w:id="10203" w:author="Haiyang Liu" w:date="2026-05-21T13:03:00Z" w16du:dateUtc="2026-05-21T06:03:00Z">
              <w:tcPr>
                <w:tcW w:w="543" w:type="pct"/>
                <w:gridSpan w:val="3"/>
                <w:noWrap/>
                <w:tcMar>
                  <w:top w:w="105" w:type="dxa"/>
                  <w:left w:w="135" w:type="dxa"/>
                  <w:bottom w:w="105" w:type="dxa"/>
                  <w:right w:w="135" w:type="dxa"/>
                </w:tcMar>
                <w:hideMark/>
              </w:tcPr>
            </w:tcPrChange>
          </w:tcPr>
          <w:p w14:paraId="4A0A8E70" w14:textId="77777777" w:rsidR="0052697C" w:rsidRPr="000435BA" w:rsidRDefault="0052697C">
            <w:pPr>
              <w:adjustRightInd w:val="0"/>
              <w:snapToGrid w:val="0"/>
              <w:jc w:val="center"/>
              <w:rPr>
                <w:ins w:id="10204" w:author="Haiyang Liu" w:date="2026-05-21T12:51:00Z"/>
              </w:rPr>
              <w:pPrChange w:id="10205" w:author="Haiyang Liu" w:date="2026-05-21T13:04:00Z" w16du:dateUtc="2026-05-21T06:04:00Z">
                <w:pPr>
                  <w:snapToGrid w:val="0"/>
                  <w:spacing w:line="480" w:lineRule="auto"/>
                  <w:ind w:rightChars="-34" w:right="-82"/>
                  <w:jc w:val="center"/>
                </w:pPr>
              </w:pPrChange>
            </w:pPr>
            <w:ins w:id="10206" w:author="Haiyang Liu" w:date="2026-05-21T12:51:00Z">
              <w:r w:rsidRPr="000435BA">
                <w:t>0.000</w:t>
              </w:r>
            </w:ins>
          </w:p>
        </w:tc>
        <w:tc>
          <w:tcPr>
            <w:tcW w:w="0" w:type="auto"/>
            <w:tcMar>
              <w:top w:w="105" w:type="dxa"/>
              <w:left w:w="135" w:type="dxa"/>
              <w:bottom w:w="105" w:type="dxa"/>
              <w:right w:w="135" w:type="dxa"/>
            </w:tcMar>
            <w:hideMark/>
            <w:tcPrChange w:id="10207" w:author="Haiyang Liu" w:date="2026-05-21T13:03:00Z" w16du:dateUtc="2026-05-21T06:03:00Z">
              <w:tcPr>
                <w:tcW w:w="832" w:type="pct"/>
                <w:gridSpan w:val="4"/>
                <w:tcMar>
                  <w:top w:w="105" w:type="dxa"/>
                  <w:left w:w="135" w:type="dxa"/>
                  <w:bottom w:w="105" w:type="dxa"/>
                  <w:right w:w="135" w:type="dxa"/>
                </w:tcMar>
                <w:hideMark/>
              </w:tcPr>
            </w:tcPrChange>
          </w:tcPr>
          <w:p w14:paraId="39D6E74D" w14:textId="77777777" w:rsidR="0052697C" w:rsidRPr="000435BA" w:rsidRDefault="0052697C">
            <w:pPr>
              <w:adjustRightInd w:val="0"/>
              <w:snapToGrid w:val="0"/>
              <w:jc w:val="center"/>
              <w:rPr>
                <w:ins w:id="10208" w:author="Haiyang Liu" w:date="2026-05-21T12:51:00Z"/>
              </w:rPr>
              <w:pPrChange w:id="10209" w:author="Haiyang Liu" w:date="2026-05-21T13:04:00Z" w16du:dateUtc="2026-05-21T06:04:00Z">
                <w:pPr>
                  <w:snapToGrid w:val="0"/>
                  <w:spacing w:line="480" w:lineRule="auto"/>
                  <w:ind w:rightChars="-34" w:right="-82"/>
                  <w:jc w:val="center"/>
                </w:pPr>
              </w:pPrChange>
            </w:pPr>
            <w:ins w:id="10210" w:author="Haiyang Liu" w:date="2026-05-21T12:51:00Z">
              <w:r w:rsidRPr="000435BA">
                <w:t>Action Errors</w:t>
              </w:r>
            </w:ins>
          </w:p>
        </w:tc>
        <w:tc>
          <w:tcPr>
            <w:tcW w:w="0" w:type="auto"/>
            <w:tcMar>
              <w:top w:w="105" w:type="dxa"/>
              <w:left w:w="135" w:type="dxa"/>
              <w:bottom w:w="105" w:type="dxa"/>
              <w:right w:w="135" w:type="dxa"/>
            </w:tcMar>
            <w:hideMark/>
            <w:tcPrChange w:id="10211" w:author="Haiyang Liu" w:date="2026-05-21T13:03:00Z" w16du:dateUtc="2026-05-21T06:03:00Z">
              <w:tcPr>
                <w:tcW w:w="548" w:type="pct"/>
                <w:tcMar>
                  <w:top w:w="105" w:type="dxa"/>
                  <w:left w:w="135" w:type="dxa"/>
                  <w:bottom w:w="105" w:type="dxa"/>
                  <w:right w:w="135" w:type="dxa"/>
                </w:tcMar>
                <w:hideMark/>
              </w:tcPr>
            </w:tcPrChange>
          </w:tcPr>
          <w:p w14:paraId="04745410" w14:textId="4FE48FFE" w:rsidR="0052697C" w:rsidRPr="000435BA" w:rsidRDefault="0052697C">
            <w:pPr>
              <w:adjustRightInd w:val="0"/>
              <w:snapToGrid w:val="0"/>
              <w:jc w:val="center"/>
              <w:rPr>
                <w:ins w:id="10212" w:author="Haiyang Liu" w:date="2026-05-21T12:51:00Z"/>
              </w:rPr>
              <w:pPrChange w:id="10213" w:author="Haiyang Liu" w:date="2026-05-21T13:04:00Z" w16du:dateUtc="2026-05-21T06:04:00Z">
                <w:pPr>
                  <w:snapToGrid w:val="0"/>
                  <w:spacing w:line="480" w:lineRule="auto"/>
                  <w:ind w:rightChars="-34" w:right="-82"/>
                  <w:jc w:val="center"/>
                </w:pPr>
              </w:pPrChange>
            </w:pPr>
            <w:ins w:id="10214" w:author="Haiyang Liu" w:date="2026-05-21T12:51:00Z">
              <w:r w:rsidRPr="000435BA">
                <w:t>51</w:t>
              </w:r>
            </w:ins>
          </w:p>
        </w:tc>
      </w:tr>
      <w:tr w:rsidR="0052697C" w:rsidRPr="000435BA" w14:paraId="759CB201" w14:textId="77777777" w:rsidTr="0052697C">
        <w:trPr>
          <w:trHeight w:val="20"/>
          <w:ins w:id="10215" w:author="Haiyang Liu" w:date="2026-05-21T12:51:00Z"/>
          <w:trPrChange w:id="10216" w:author="Haiyang Liu" w:date="2026-05-21T13:03:00Z" w16du:dateUtc="2026-05-21T06:03:00Z">
            <w:trPr>
              <w:gridAfter w:val="0"/>
            </w:trPr>
          </w:trPrChange>
        </w:trPr>
        <w:tc>
          <w:tcPr>
            <w:tcW w:w="0" w:type="auto"/>
            <w:tcMar>
              <w:top w:w="105" w:type="dxa"/>
              <w:left w:w="135" w:type="dxa"/>
              <w:bottom w:w="105" w:type="dxa"/>
              <w:right w:w="135" w:type="dxa"/>
            </w:tcMar>
            <w:vAlign w:val="center"/>
            <w:hideMark/>
            <w:tcPrChange w:id="10217" w:author="Haiyang Liu" w:date="2026-05-21T13:03:00Z" w16du:dateUtc="2026-05-21T06:03:00Z">
              <w:tcPr>
                <w:tcW w:w="602" w:type="pct"/>
                <w:tcMar>
                  <w:top w:w="105" w:type="dxa"/>
                  <w:left w:w="135" w:type="dxa"/>
                  <w:bottom w:w="105" w:type="dxa"/>
                  <w:right w:w="135" w:type="dxa"/>
                </w:tcMar>
                <w:hideMark/>
              </w:tcPr>
            </w:tcPrChange>
          </w:tcPr>
          <w:p w14:paraId="665333EE" w14:textId="7D15579F" w:rsidR="0052697C" w:rsidRPr="000435BA" w:rsidRDefault="000435BA">
            <w:pPr>
              <w:adjustRightInd w:val="0"/>
              <w:snapToGrid w:val="0"/>
              <w:rPr>
                <w:ins w:id="10218" w:author="Haiyang Liu" w:date="2026-05-21T12:51:00Z"/>
              </w:rPr>
              <w:pPrChange w:id="10219" w:author="Haiyang Liu" w:date="2026-05-21T13:04:00Z" w16du:dateUtc="2026-05-21T06:04:00Z">
                <w:pPr>
                  <w:snapToGrid w:val="0"/>
                  <w:spacing w:line="480" w:lineRule="auto"/>
                  <w:ind w:rightChars="-34" w:right="-82"/>
                  <w:jc w:val="center"/>
                </w:pPr>
              </w:pPrChange>
            </w:pPr>
            <w:ins w:id="10220" w:author="Haiyang Liu" w:date="2026-05-21T13:23:00Z" w16du:dateUtc="2026-05-21T06:23:00Z">
              <w:r w:rsidRPr="000435BA">
                <w:lastRenderedPageBreak/>
                <w:t>This newcomer</w:t>
              </w:r>
            </w:ins>
            <w:ins w:id="10221" w:author="Haiyang Liu" w:date="2026-05-21T12:51:00Z">
              <w:r w:rsidR="0052697C" w:rsidRPr="000435BA">
                <w:t xml:space="preserve"> intentionally worked slower than </w:t>
              </w:r>
            </w:ins>
            <w:ins w:id="10222" w:author="Haiyang Liu" w:date="2026-05-21T13:24:00Z" w16du:dateUtc="2026-05-21T06:24:00Z">
              <w:r w:rsidR="001061B3">
                <w:t>he/she</w:t>
              </w:r>
            </w:ins>
            <w:ins w:id="10223" w:author="Haiyang Liu" w:date="2026-05-21T12:51:00Z">
              <w:r w:rsidR="0052697C" w:rsidRPr="000435BA">
                <w:t xml:space="preserve"> could have worked.</w:t>
              </w:r>
            </w:ins>
          </w:p>
        </w:tc>
        <w:tc>
          <w:tcPr>
            <w:tcW w:w="0" w:type="auto"/>
            <w:tcMar>
              <w:top w:w="105" w:type="dxa"/>
              <w:left w:w="135" w:type="dxa"/>
              <w:bottom w:w="105" w:type="dxa"/>
              <w:right w:w="135" w:type="dxa"/>
            </w:tcMar>
            <w:hideMark/>
            <w:tcPrChange w:id="10224" w:author="Haiyang Liu" w:date="2026-05-21T13:03:00Z" w16du:dateUtc="2026-05-21T06:03:00Z">
              <w:tcPr>
                <w:tcW w:w="698" w:type="pct"/>
                <w:tcMar>
                  <w:top w:w="105" w:type="dxa"/>
                  <w:left w:w="135" w:type="dxa"/>
                  <w:bottom w:w="105" w:type="dxa"/>
                  <w:right w:w="135" w:type="dxa"/>
                </w:tcMar>
                <w:hideMark/>
              </w:tcPr>
            </w:tcPrChange>
          </w:tcPr>
          <w:p w14:paraId="20FC1A37" w14:textId="77777777" w:rsidR="0052697C" w:rsidRPr="000435BA" w:rsidRDefault="0052697C">
            <w:pPr>
              <w:adjustRightInd w:val="0"/>
              <w:snapToGrid w:val="0"/>
              <w:jc w:val="center"/>
              <w:rPr>
                <w:ins w:id="10225" w:author="Haiyang Liu" w:date="2026-05-21T12:51:00Z"/>
              </w:rPr>
              <w:pPrChange w:id="10226" w:author="Haiyang Liu" w:date="2026-05-21T13:04:00Z" w16du:dateUtc="2026-05-21T06:04:00Z">
                <w:pPr>
                  <w:snapToGrid w:val="0"/>
                  <w:spacing w:line="480" w:lineRule="auto"/>
                  <w:ind w:rightChars="-34" w:right="-82"/>
                  <w:jc w:val="center"/>
                </w:pPr>
              </w:pPrChange>
            </w:pPr>
            <w:ins w:id="10227" w:author="Haiyang Liu" w:date="2026-05-21T12:51:00Z">
              <w:r w:rsidRPr="000435BA">
                <w:t>Organizational Deviance</w:t>
              </w:r>
            </w:ins>
          </w:p>
        </w:tc>
        <w:tc>
          <w:tcPr>
            <w:tcW w:w="0" w:type="auto"/>
            <w:noWrap/>
            <w:tcMar>
              <w:top w:w="105" w:type="dxa"/>
              <w:left w:w="135" w:type="dxa"/>
              <w:bottom w:w="105" w:type="dxa"/>
              <w:right w:w="135" w:type="dxa"/>
            </w:tcMar>
            <w:hideMark/>
            <w:tcPrChange w:id="10228" w:author="Haiyang Liu" w:date="2026-05-21T13:03:00Z" w16du:dateUtc="2026-05-21T06:03:00Z">
              <w:tcPr>
                <w:tcW w:w="385" w:type="pct"/>
                <w:gridSpan w:val="2"/>
                <w:noWrap/>
                <w:tcMar>
                  <w:top w:w="105" w:type="dxa"/>
                  <w:left w:w="135" w:type="dxa"/>
                  <w:bottom w:w="105" w:type="dxa"/>
                  <w:right w:w="135" w:type="dxa"/>
                </w:tcMar>
                <w:hideMark/>
              </w:tcPr>
            </w:tcPrChange>
          </w:tcPr>
          <w:p w14:paraId="028660EA" w14:textId="5DE23142" w:rsidR="0052697C" w:rsidRPr="000435BA" w:rsidRDefault="0052697C">
            <w:pPr>
              <w:adjustRightInd w:val="0"/>
              <w:snapToGrid w:val="0"/>
              <w:jc w:val="center"/>
              <w:rPr>
                <w:ins w:id="10229" w:author="Haiyang Liu" w:date="2026-05-21T12:51:00Z"/>
              </w:rPr>
              <w:pPrChange w:id="10230" w:author="Haiyang Liu" w:date="2026-05-21T13:04:00Z" w16du:dateUtc="2026-05-21T06:04:00Z">
                <w:pPr>
                  <w:snapToGrid w:val="0"/>
                  <w:spacing w:line="480" w:lineRule="auto"/>
                  <w:ind w:rightChars="-34" w:right="-82"/>
                  <w:jc w:val="center"/>
                </w:pPr>
              </w:pPrChange>
            </w:pPr>
            <w:ins w:id="10231" w:author="Haiyang Liu" w:date="2026-05-21T13:05:00Z" w16du:dateUtc="2026-05-21T06:05:00Z">
              <w:r w:rsidRPr="000435BA">
                <w:rPr>
                  <w:rPrChange w:id="10232" w:author="Haiyang Liu" w:date="2026-05-21T13:14:00Z" w16du:dateUtc="2026-05-21T06:14:00Z">
                    <w:rPr>
                      <w:sz w:val="20"/>
                      <w:szCs w:val="20"/>
                    </w:rPr>
                  </w:rPrChange>
                </w:rPr>
                <w:t>250</w:t>
              </w:r>
            </w:ins>
          </w:p>
        </w:tc>
        <w:tc>
          <w:tcPr>
            <w:tcW w:w="0" w:type="auto"/>
            <w:noWrap/>
            <w:tcMar>
              <w:top w:w="105" w:type="dxa"/>
              <w:left w:w="135" w:type="dxa"/>
              <w:bottom w:w="105" w:type="dxa"/>
              <w:right w:w="135" w:type="dxa"/>
            </w:tcMar>
            <w:hideMark/>
            <w:tcPrChange w:id="10233" w:author="Haiyang Liu" w:date="2026-05-21T13:03:00Z" w16du:dateUtc="2026-05-21T06:03:00Z">
              <w:tcPr>
                <w:tcW w:w="303" w:type="pct"/>
                <w:noWrap/>
                <w:tcMar>
                  <w:top w:w="105" w:type="dxa"/>
                  <w:left w:w="135" w:type="dxa"/>
                  <w:bottom w:w="105" w:type="dxa"/>
                  <w:right w:w="135" w:type="dxa"/>
                </w:tcMar>
                <w:hideMark/>
              </w:tcPr>
            </w:tcPrChange>
          </w:tcPr>
          <w:p w14:paraId="65CD04FE" w14:textId="77777777" w:rsidR="0052697C" w:rsidRPr="000435BA" w:rsidRDefault="0052697C">
            <w:pPr>
              <w:adjustRightInd w:val="0"/>
              <w:snapToGrid w:val="0"/>
              <w:jc w:val="center"/>
              <w:rPr>
                <w:ins w:id="10234" w:author="Haiyang Liu" w:date="2026-05-21T12:51:00Z"/>
              </w:rPr>
              <w:pPrChange w:id="10235" w:author="Haiyang Liu" w:date="2026-05-21T13:04:00Z" w16du:dateUtc="2026-05-21T06:04:00Z">
                <w:pPr>
                  <w:snapToGrid w:val="0"/>
                  <w:spacing w:line="480" w:lineRule="auto"/>
                  <w:ind w:rightChars="-34" w:right="-82"/>
                  <w:jc w:val="center"/>
                </w:pPr>
              </w:pPrChange>
            </w:pPr>
            <w:ins w:id="10236" w:author="Haiyang Liu" w:date="2026-05-21T12:51:00Z">
              <w:r w:rsidRPr="000435BA">
                <w:t>0.648</w:t>
              </w:r>
            </w:ins>
          </w:p>
        </w:tc>
        <w:tc>
          <w:tcPr>
            <w:tcW w:w="0" w:type="auto"/>
            <w:noWrap/>
            <w:tcMar>
              <w:top w:w="105" w:type="dxa"/>
              <w:left w:w="135" w:type="dxa"/>
              <w:bottom w:w="105" w:type="dxa"/>
              <w:right w:w="135" w:type="dxa"/>
            </w:tcMar>
            <w:hideMark/>
            <w:tcPrChange w:id="10237" w:author="Haiyang Liu" w:date="2026-05-21T13:03:00Z" w16du:dateUtc="2026-05-21T06:03:00Z">
              <w:tcPr>
                <w:tcW w:w="330" w:type="pct"/>
                <w:noWrap/>
                <w:tcMar>
                  <w:top w:w="105" w:type="dxa"/>
                  <w:left w:w="135" w:type="dxa"/>
                  <w:bottom w:w="105" w:type="dxa"/>
                  <w:right w:w="135" w:type="dxa"/>
                </w:tcMar>
                <w:hideMark/>
              </w:tcPr>
            </w:tcPrChange>
          </w:tcPr>
          <w:p w14:paraId="054571F9" w14:textId="77777777" w:rsidR="0052697C" w:rsidRPr="000435BA" w:rsidRDefault="0052697C">
            <w:pPr>
              <w:adjustRightInd w:val="0"/>
              <w:snapToGrid w:val="0"/>
              <w:jc w:val="center"/>
              <w:rPr>
                <w:ins w:id="10238" w:author="Haiyang Liu" w:date="2026-05-21T12:51:00Z"/>
              </w:rPr>
              <w:pPrChange w:id="10239" w:author="Haiyang Liu" w:date="2026-05-21T13:04:00Z" w16du:dateUtc="2026-05-21T06:04:00Z">
                <w:pPr>
                  <w:snapToGrid w:val="0"/>
                  <w:spacing w:line="480" w:lineRule="auto"/>
                  <w:ind w:rightChars="-34" w:right="-82"/>
                  <w:jc w:val="center"/>
                </w:pPr>
              </w:pPrChange>
            </w:pPr>
            <w:ins w:id="10240" w:author="Haiyang Liu" w:date="2026-05-21T12:51:00Z">
              <w:r w:rsidRPr="000435BA">
                <w:t>0.540</w:t>
              </w:r>
            </w:ins>
          </w:p>
        </w:tc>
        <w:tc>
          <w:tcPr>
            <w:tcW w:w="0" w:type="auto"/>
            <w:noWrap/>
            <w:tcMar>
              <w:top w:w="105" w:type="dxa"/>
              <w:left w:w="135" w:type="dxa"/>
              <w:bottom w:w="105" w:type="dxa"/>
              <w:right w:w="135" w:type="dxa"/>
            </w:tcMar>
            <w:hideMark/>
            <w:tcPrChange w:id="10241" w:author="Haiyang Liu" w:date="2026-05-21T13:03:00Z" w16du:dateUtc="2026-05-21T06:03:00Z">
              <w:tcPr>
                <w:tcW w:w="543" w:type="pct"/>
                <w:gridSpan w:val="3"/>
                <w:noWrap/>
                <w:tcMar>
                  <w:top w:w="105" w:type="dxa"/>
                  <w:left w:w="135" w:type="dxa"/>
                  <w:bottom w:w="105" w:type="dxa"/>
                  <w:right w:w="135" w:type="dxa"/>
                </w:tcMar>
                <w:hideMark/>
              </w:tcPr>
            </w:tcPrChange>
          </w:tcPr>
          <w:p w14:paraId="1F4D77AC" w14:textId="77777777" w:rsidR="0052697C" w:rsidRPr="000435BA" w:rsidRDefault="0052697C">
            <w:pPr>
              <w:adjustRightInd w:val="0"/>
              <w:snapToGrid w:val="0"/>
              <w:jc w:val="center"/>
              <w:rPr>
                <w:ins w:id="10242" w:author="Haiyang Liu" w:date="2026-05-21T12:51:00Z"/>
              </w:rPr>
              <w:pPrChange w:id="10243" w:author="Haiyang Liu" w:date="2026-05-21T13:04:00Z" w16du:dateUtc="2026-05-21T06:04:00Z">
                <w:pPr>
                  <w:snapToGrid w:val="0"/>
                  <w:spacing w:line="480" w:lineRule="auto"/>
                  <w:ind w:rightChars="-34" w:right="-82"/>
                  <w:jc w:val="center"/>
                </w:pPr>
              </w:pPrChange>
            </w:pPr>
            <w:ins w:id="10244" w:author="Haiyang Liu" w:date="2026-05-21T12:51:00Z">
              <w:r w:rsidRPr="000435BA">
                <w:t>0.000</w:t>
              </w:r>
            </w:ins>
          </w:p>
        </w:tc>
        <w:tc>
          <w:tcPr>
            <w:tcW w:w="0" w:type="auto"/>
            <w:tcMar>
              <w:top w:w="105" w:type="dxa"/>
              <w:left w:w="135" w:type="dxa"/>
              <w:bottom w:w="105" w:type="dxa"/>
              <w:right w:w="135" w:type="dxa"/>
            </w:tcMar>
            <w:hideMark/>
            <w:tcPrChange w:id="10245" w:author="Haiyang Liu" w:date="2026-05-21T13:03:00Z" w16du:dateUtc="2026-05-21T06:03:00Z">
              <w:tcPr>
                <w:tcW w:w="832" w:type="pct"/>
                <w:gridSpan w:val="4"/>
                <w:tcMar>
                  <w:top w:w="105" w:type="dxa"/>
                  <w:left w:w="135" w:type="dxa"/>
                  <w:bottom w:w="105" w:type="dxa"/>
                  <w:right w:w="135" w:type="dxa"/>
                </w:tcMar>
                <w:hideMark/>
              </w:tcPr>
            </w:tcPrChange>
          </w:tcPr>
          <w:p w14:paraId="3D72C028" w14:textId="77777777" w:rsidR="0052697C" w:rsidRPr="000435BA" w:rsidRDefault="0052697C">
            <w:pPr>
              <w:adjustRightInd w:val="0"/>
              <w:snapToGrid w:val="0"/>
              <w:jc w:val="center"/>
              <w:rPr>
                <w:ins w:id="10246" w:author="Haiyang Liu" w:date="2026-05-21T12:51:00Z"/>
              </w:rPr>
              <w:pPrChange w:id="10247" w:author="Haiyang Liu" w:date="2026-05-21T13:04:00Z" w16du:dateUtc="2026-05-21T06:04:00Z">
                <w:pPr>
                  <w:snapToGrid w:val="0"/>
                  <w:spacing w:line="480" w:lineRule="auto"/>
                  <w:ind w:rightChars="-34" w:right="-82"/>
                  <w:jc w:val="center"/>
                </w:pPr>
              </w:pPrChange>
            </w:pPr>
            <w:ins w:id="10248" w:author="Haiyang Liu" w:date="2026-05-21T12:51:00Z">
              <w:r w:rsidRPr="000435BA">
                <w:t>Action Errors</w:t>
              </w:r>
            </w:ins>
          </w:p>
        </w:tc>
        <w:tc>
          <w:tcPr>
            <w:tcW w:w="0" w:type="auto"/>
            <w:tcMar>
              <w:top w:w="105" w:type="dxa"/>
              <w:left w:w="135" w:type="dxa"/>
              <w:bottom w:w="105" w:type="dxa"/>
              <w:right w:w="135" w:type="dxa"/>
            </w:tcMar>
            <w:hideMark/>
            <w:tcPrChange w:id="10249" w:author="Haiyang Liu" w:date="2026-05-21T13:03:00Z" w16du:dateUtc="2026-05-21T06:03:00Z">
              <w:tcPr>
                <w:tcW w:w="548" w:type="pct"/>
                <w:tcMar>
                  <w:top w:w="105" w:type="dxa"/>
                  <w:left w:w="135" w:type="dxa"/>
                  <w:bottom w:w="105" w:type="dxa"/>
                  <w:right w:w="135" w:type="dxa"/>
                </w:tcMar>
                <w:hideMark/>
              </w:tcPr>
            </w:tcPrChange>
          </w:tcPr>
          <w:p w14:paraId="7642A40E" w14:textId="41C48079" w:rsidR="0052697C" w:rsidRPr="000435BA" w:rsidRDefault="0052697C">
            <w:pPr>
              <w:adjustRightInd w:val="0"/>
              <w:snapToGrid w:val="0"/>
              <w:jc w:val="center"/>
              <w:rPr>
                <w:ins w:id="10250" w:author="Haiyang Liu" w:date="2026-05-21T12:51:00Z"/>
              </w:rPr>
              <w:pPrChange w:id="10251" w:author="Haiyang Liu" w:date="2026-05-21T13:04:00Z" w16du:dateUtc="2026-05-21T06:04:00Z">
                <w:pPr>
                  <w:snapToGrid w:val="0"/>
                  <w:spacing w:line="480" w:lineRule="auto"/>
                  <w:ind w:rightChars="-34" w:right="-82"/>
                  <w:jc w:val="center"/>
                </w:pPr>
              </w:pPrChange>
            </w:pPr>
            <w:ins w:id="10252" w:author="Haiyang Liu" w:date="2026-05-21T12:51:00Z">
              <w:r w:rsidRPr="000435BA">
                <w:t>27</w:t>
              </w:r>
            </w:ins>
          </w:p>
        </w:tc>
      </w:tr>
      <w:tr w:rsidR="0052697C" w:rsidRPr="000435BA" w14:paraId="0BF472CC" w14:textId="77777777" w:rsidTr="0052697C">
        <w:trPr>
          <w:trHeight w:val="20"/>
          <w:ins w:id="10253" w:author="Haiyang Liu" w:date="2026-05-21T12:51:00Z"/>
          <w:trPrChange w:id="10254" w:author="Haiyang Liu" w:date="2026-05-21T13:03:00Z" w16du:dateUtc="2026-05-21T06:03:00Z">
            <w:trPr>
              <w:gridAfter w:val="0"/>
            </w:trPr>
          </w:trPrChange>
        </w:trPr>
        <w:tc>
          <w:tcPr>
            <w:tcW w:w="0" w:type="auto"/>
            <w:tcMar>
              <w:top w:w="105" w:type="dxa"/>
              <w:left w:w="135" w:type="dxa"/>
              <w:bottom w:w="105" w:type="dxa"/>
              <w:right w:w="135" w:type="dxa"/>
            </w:tcMar>
            <w:vAlign w:val="center"/>
            <w:hideMark/>
            <w:tcPrChange w:id="10255" w:author="Haiyang Liu" w:date="2026-05-21T13:03:00Z" w16du:dateUtc="2026-05-21T06:03:00Z">
              <w:tcPr>
                <w:tcW w:w="602" w:type="pct"/>
                <w:tcMar>
                  <w:top w:w="105" w:type="dxa"/>
                  <w:left w:w="135" w:type="dxa"/>
                  <w:bottom w:w="105" w:type="dxa"/>
                  <w:right w:w="135" w:type="dxa"/>
                </w:tcMar>
                <w:hideMark/>
              </w:tcPr>
            </w:tcPrChange>
          </w:tcPr>
          <w:p w14:paraId="39524D2A" w14:textId="19061363" w:rsidR="0052697C" w:rsidRPr="000435BA" w:rsidRDefault="000435BA">
            <w:pPr>
              <w:adjustRightInd w:val="0"/>
              <w:snapToGrid w:val="0"/>
              <w:rPr>
                <w:ins w:id="10256" w:author="Haiyang Liu" w:date="2026-05-21T12:51:00Z"/>
              </w:rPr>
              <w:pPrChange w:id="10257" w:author="Haiyang Liu" w:date="2026-05-21T13:04:00Z" w16du:dateUtc="2026-05-21T06:04:00Z">
                <w:pPr>
                  <w:snapToGrid w:val="0"/>
                  <w:spacing w:line="480" w:lineRule="auto"/>
                  <w:ind w:rightChars="-34" w:right="-82"/>
                  <w:jc w:val="center"/>
                </w:pPr>
              </w:pPrChange>
            </w:pPr>
            <w:ins w:id="10258" w:author="Haiyang Liu" w:date="2026-05-21T13:23:00Z" w16du:dateUtc="2026-05-21T06:23:00Z">
              <w:r w:rsidRPr="000435BA">
                <w:t xml:space="preserve">This newcomer </w:t>
              </w:r>
            </w:ins>
            <w:ins w:id="10259" w:author="Haiyang Liu" w:date="2026-05-21T12:51:00Z">
              <w:r w:rsidR="0052697C" w:rsidRPr="000435BA">
                <w:t>discussed confidential company information with an unauthorized person.</w:t>
              </w:r>
            </w:ins>
          </w:p>
        </w:tc>
        <w:tc>
          <w:tcPr>
            <w:tcW w:w="0" w:type="auto"/>
            <w:tcMar>
              <w:top w:w="105" w:type="dxa"/>
              <w:left w:w="135" w:type="dxa"/>
              <w:bottom w:w="105" w:type="dxa"/>
              <w:right w:w="135" w:type="dxa"/>
            </w:tcMar>
            <w:hideMark/>
            <w:tcPrChange w:id="10260" w:author="Haiyang Liu" w:date="2026-05-21T13:03:00Z" w16du:dateUtc="2026-05-21T06:03:00Z">
              <w:tcPr>
                <w:tcW w:w="698" w:type="pct"/>
                <w:tcMar>
                  <w:top w:w="105" w:type="dxa"/>
                  <w:left w:w="135" w:type="dxa"/>
                  <w:bottom w:w="105" w:type="dxa"/>
                  <w:right w:w="135" w:type="dxa"/>
                </w:tcMar>
                <w:hideMark/>
              </w:tcPr>
            </w:tcPrChange>
          </w:tcPr>
          <w:p w14:paraId="25670AB1" w14:textId="77777777" w:rsidR="0052697C" w:rsidRPr="000435BA" w:rsidRDefault="0052697C">
            <w:pPr>
              <w:adjustRightInd w:val="0"/>
              <w:snapToGrid w:val="0"/>
              <w:jc w:val="center"/>
              <w:rPr>
                <w:ins w:id="10261" w:author="Haiyang Liu" w:date="2026-05-21T12:51:00Z"/>
              </w:rPr>
              <w:pPrChange w:id="10262" w:author="Haiyang Liu" w:date="2026-05-21T13:04:00Z" w16du:dateUtc="2026-05-21T06:04:00Z">
                <w:pPr>
                  <w:snapToGrid w:val="0"/>
                  <w:spacing w:line="480" w:lineRule="auto"/>
                  <w:ind w:rightChars="-34" w:right="-82"/>
                  <w:jc w:val="center"/>
                </w:pPr>
              </w:pPrChange>
            </w:pPr>
            <w:ins w:id="10263" w:author="Haiyang Liu" w:date="2026-05-21T12:51:00Z">
              <w:r w:rsidRPr="000435BA">
                <w:t>Organizational Deviance</w:t>
              </w:r>
            </w:ins>
          </w:p>
        </w:tc>
        <w:tc>
          <w:tcPr>
            <w:tcW w:w="0" w:type="auto"/>
            <w:noWrap/>
            <w:tcMar>
              <w:top w:w="105" w:type="dxa"/>
              <w:left w:w="135" w:type="dxa"/>
              <w:bottom w:w="105" w:type="dxa"/>
              <w:right w:w="135" w:type="dxa"/>
            </w:tcMar>
            <w:hideMark/>
            <w:tcPrChange w:id="10264" w:author="Haiyang Liu" w:date="2026-05-21T13:03:00Z" w16du:dateUtc="2026-05-21T06:03:00Z">
              <w:tcPr>
                <w:tcW w:w="385" w:type="pct"/>
                <w:gridSpan w:val="2"/>
                <w:noWrap/>
                <w:tcMar>
                  <w:top w:w="105" w:type="dxa"/>
                  <w:left w:w="135" w:type="dxa"/>
                  <w:bottom w:w="105" w:type="dxa"/>
                  <w:right w:w="135" w:type="dxa"/>
                </w:tcMar>
                <w:hideMark/>
              </w:tcPr>
            </w:tcPrChange>
          </w:tcPr>
          <w:p w14:paraId="7D11F83F" w14:textId="19E87B92" w:rsidR="0052697C" w:rsidRPr="000435BA" w:rsidRDefault="0052697C">
            <w:pPr>
              <w:adjustRightInd w:val="0"/>
              <w:snapToGrid w:val="0"/>
              <w:jc w:val="center"/>
              <w:rPr>
                <w:ins w:id="10265" w:author="Haiyang Liu" w:date="2026-05-21T12:51:00Z"/>
              </w:rPr>
              <w:pPrChange w:id="10266" w:author="Haiyang Liu" w:date="2026-05-21T13:04:00Z" w16du:dateUtc="2026-05-21T06:04:00Z">
                <w:pPr>
                  <w:snapToGrid w:val="0"/>
                  <w:spacing w:line="480" w:lineRule="auto"/>
                  <w:ind w:rightChars="-34" w:right="-82"/>
                  <w:jc w:val="center"/>
                </w:pPr>
              </w:pPrChange>
            </w:pPr>
            <w:ins w:id="10267" w:author="Haiyang Liu" w:date="2026-05-21T13:05:00Z" w16du:dateUtc="2026-05-21T06:05:00Z">
              <w:r w:rsidRPr="000435BA">
                <w:rPr>
                  <w:rPrChange w:id="10268" w:author="Haiyang Liu" w:date="2026-05-21T13:14:00Z" w16du:dateUtc="2026-05-21T06:14:00Z">
                    <w:rPr>
                      <w:sz w:val="20"/>
                      <w:szCs w:val="20"/>
                    </w:rPr>
                  </w:rPrChange>
                </w:rPr>
                <w:t>250</w:t>
              </w:r>
            </w:ins>
          </w:p>
        </w:tc>
        <w:tc>
          <w:tcPr>
            <w:tcW w:w="0" w:type="auto"/>
            <w:noWrap/>
            <w:tcMar>
              <w:top w:w="105" w:type="dxa"/>
              <w:left w:w="135" w:type="dxa"/>
              <w:bottom w:w="105" w:type="dxa"/>
              <w:right w:w="135" w:type="dxa"/>
            </w:tcMar>
            <w:hideMark/>
            <w:tcPrChange w:id="10269" w:author="Haiyang Liu" w:date="2026-05-21T13:03:00Z" w16du:dateUtc="2026-05-21T06:03:00Z">
              <w:tcPr>
                <w:tcW w:w="303" w:type="pct"/>
                <w:noWrap/>
                <w:tcMar>
                  <w:top w:w="105" w:type="dxa"/>
                  <w:left w:w="135" w:type="dxa"/>
                  <w:bottom w:w="105" w:type="dxa"/>
                  <w:right w:w="135" w:type="dxa"/>
                </w:tcMar>
                <w:hideMark/>
              </w:tcPr>
            </w:tcPrChange>
          </w:tcPr>
          <w:p w14:paraId="19860B8A" w14:textId="77777777" w:rsidR="0052697C" w:rsidRPr="000435BA" w:rsidRDefault="0052697C">
            <w:pPr>
              <w:adjustRightInd w:val="0"/>
              <w:snapToGrid w:val="0"/>
              <w:jc w:val="center"/>
              <w:rPr>
                <w:ins w:id="10270" w:author="Haiyang Liu" w:date="2026-05-21T12:51:00Z"/>
              </w:rPr>
              <w:pPrChange w:id="10271" w:author="Haiyang Liu" w:date="2026-05-21T13:04:00Z" w16du:dateUtc="2026-05-21T06:04:00Z">
                <w:pPr>
                  <w:snapToGrid w:val="0"/>
                  <w:spacing w:line="480" w:lineRule="auto"/>
                  <w:ind w:rightChars="-34" w:right="-82"/>
                  <w:jc w:val="center"/>
                </w:pPr>
              </w:pPrChange>
            </w:pPr>
            <w:ins w:id="10272" w:author="Haiyang Liu" w:date="2026-05-21T12:51:00Z">
              <w:r w:rsidRPr="000435BA">
                <w:t>0.828</w:t>
              </w:r>
            </w:ins>
          </w:p>
        </w:tc>
        <w:tc>
          <w:tcPr>
            <w:tcW w:w="0" w:type="auto"/>
            <w:noWrap/>
            <w:tcMar>
              <w:top w:w="105" w:type="dxa"/>
              <w:left w:w="135" w:type="dxa"/>
              <w:bottom w:w="105" w:type="dxa"/>
              <w:right w:w="135" w:type="dxa"/>
            </w:tcMar>
            <w:hideMark/>
            <w:tcPrChange w:id="10273" w:author="Haiyang Liu" w:date="2026-05-21T13:03:00Z" w16du:dateUtc="2026-05-21T06:03:00Z">
              <w:tcPr>
                <w:tcW w:w="330" w:type="pct"/>
                <w:noWrap/>
                <w:tcMar>
                  <w:top w:w="105" w:type="dxa"/>
                  <w:left w:w="135" w:type="dxa"/>
                  <w:bottom w:w="105" w:type="dxa"/>
                  <w:right w:w="135" w:type="dxa"/>
                </w:tcMar>
                <w:hideMark/>
              </w:tcPr>
            </w:tcPrChange>
          </w:tcPr>
          <w:p w14:paraId="46757D62" w14:textId="77777777" w:rsidR="0052697C" w:rsidRPr="000435BA" w:rsidRDefault="0052697C">
            <w:pPr>
              <w:adjustRightInd w:val="0"/>
              <w:snapToGrid w:val="0"/>
              <w:jc w:val="center"/>
              <w:rPr>
                <w:ins w:id="10274" w:author="Haiyang Liu" w:date="2026-05-21T12:51:00Z"/>
              </w:rPr>
              <w:pPrChange w:id="10275" w:author="Haiyang Liu" w:date="2026-05-21T13:04:00Z" w16du:dateUtc="2026-05-21T06:04:00Z">
                <w:pPr>
                  <w:snapToGrid w:val="0"/>
                  <w:spacing w:line="480" w:lineRule="auto"/>
                  <w:ind w:rightChars="-34" w:right="-82"/>
                  <w:jc w:val="center"/>
                </w:pPr>
              </w:pPrChange>
            </w:pPr>
            <w:ins w:id="10276" w:author="Haiyang Liu" w:date="2026-05-21T12:51:00Z">
              <w:r w:rsidRPr="000435BA">
                <w:t>0.748</w:t>
              </w:r>
            </w:ins>
          </w:p>
        </w:tc>
        <w:tc>
          <w:tcPr>
            <w:tcW w:w="0" w:type="auto"/>
            <w:noWrap/>
            <w:tcMar>
              <w:top w:w="105" w:type="dxa"/>
              <w:left w:w="135" w:type="dxa"/>
              <w:bottom w:w="105" w:type="dxa"/>
              <w:right w:w="135" w:type="dxa"/>
            </w:tcMar>
            <w:hideMark/>
            <w:tcPrChange w:id="10277" w:author="Haiyang Liu" w:date="2026-05-21T13:03:00Z" w16du:dateUtc="2026-05-21T06:03:00Z">
              <w:tcPr>
                <w:tcW w:w="543" w:type="pct"/>
                <w:gridSpan w:val="3"/>
                <w:noWrap/>
                <w:tcMar>
                  <w:top w:w="105" w:type="dxa"/>
                  <w:left w:w="135" w:type="dxa"/>
                  <w:bottom w:w="105" w:type="dxa"/>
                  <w:right w:w="135" w:type="dxa"/>
                </w:tcMar>
                <w:hideMark/>
              </w:tcPr>
            </w:tcPrChange>
          </w:tcPr>
          <w:p w14:paraId="5A53695F" w14:textId="77777777" w:rsidR="0052697C" w:rsidRPr="000435BA" w:rsidRDefault="0052697C">
            <w:pPr>
              <w:adjustRightInd w:val="0"/>
              <w:snapToGrid w:val="0"/>
              <w:jc w:val="center"/>
              <w:rPr>
                <w:ins w:id="10278" w:author="Haiyang Liu" w:date="2026-05-21T12:51:00Z"/>
              </w:rPr>
              <w:pPrChange w:id="10279" w:author="Haiyang Liu" w:date="2026-05-21T13:04:00Z" w16du:dateUtc="2026-05-21T06:04:00Z">
                <w:pPr>
                  <w:snapToGrid w:val="0"/>
                  <w:spacing w:line="480" w:lineRule="auto"/>
                  <w:ind w:rightChars="-34" w:right="-82"/>
                  <w:jc w:val="center"/>
                </w:pPr>
              </w:pPrChange>
            </w:pPr>
            <w:ins w:id="10280" w:author="Haiyang Liu" w:date="2026-05-21T12:51:00Z">
              <w:r w:rsidRPr="000435BA">
                <w:t>0.000</w:t>
              </w:r>
            </w:ins>
          </w:p>
        </w:tc>
        <w:tc>
          <w:tcPr>
            <w:tcW w:w="0" w:type="auto"/>
            <w:tcMar>
              <w:top w:w="105" w:type="dxa"/>
              <w:left w:w="135" w:type="dxa"/>
              <w:bottom w:w="105" w:type="dxa"/>
              <w:right w:w="135" w:type="dxa"/>
            </w:tcMar>
            <w:hideMark/>
            <w:tcPrChange w:id="10281" w:author="Haiyang Liu" w:date="2026-05-21T13:03:00Z" w16du:dateUtc="2026-05-21T06:03:00Z">
              <w:tcPr>
                <w:tcW w:w="832" w:type="pct"/>
                <w:gridSpan w:val="4"/>
                <w:tcMar>
                  <w:top w:w="105" w:type="dxa"/>
                  <w:left w:w="135" w:type="dxa"/>
                  <w:bottom w:w="105" w:type="dxa"/>
                  <w:right w:w="135" w:type="dxa"/>
                </w:tcMar>
                <w:hideMark/>
              </w:tcPr>
            </w:tcPrChange>
          </w:tcPr>
          <w:p w14:paraId="52C9FFC0" w14:textId="77777777" w:rsidR="0052697C" w:rsidRPr="000435BA" w:rsidRDefault="0052697C">
            <w:pPr>
              <w:adjustRightInd w:val="0"/>
              <w:snapToGrid w:val="0"/>
              <w:jc w:val="center"/>
              <w:rPr>
                <w:ins w:id="10282" w:author="Haiyang Liu" w:date="2026-05-21T12:51:00Z"/>
              </w:rPr>
              <w:pPrChange w:id="10283" w:author="Haiyang Liu" w:date="2026-05-21T13:04:00Z" w16du:dateUtc="2026-05-21T06:04:00Z">
                <w:pPr>
                  <w:snapToGrid w:val="0"/>
                  <w:spacing w:line="480" w:lineRule="auto"/>
                  <w:ind w:rightChars="-34" w:right="-82"/>
                  <w:jc w:val="center"/>
                </w:pPr>
              </w:pPrChange>
            </w:pPr>
            <w:ins w:id="10284" w:author="Haiyang Liu" w:date="2026-05-21T12:51:00Z">
              <w:r w:rsidRPr="000435BA">
                <w:t>Action Errors</w:t>
              </w:r>
            </w:ins>
          </w:p>
        </w:tc>
        <w:tc>
          <w:tcPr>
            <w:tcW w:w="0" w:type="auto"/>
            <w:tcMar>
              <w:top w:w="105" w:type="dxa"/>
              <w:left w:w="135" w:type="dxa"/>
              <w:bottom w:w="105" w:type="dxa"/>
              <w:right w:w="135" w:type="dxa"/>
            </w:tcMar>
            <w:hideMark/>
            <w:tcPrChange w:id="10285" w:author="Haiyang Liu" w:date="2026-05-21T13:03:00Z" w16du:dateUtc="2026-05-21T06:03:00Z">
              <w:tcPr>
                <w:tcW w:w="548" w:type="pct"/>
                <w:tcMar>
                  <w:top w:w="105" w:type="dxa"/>
                  <w:left w:w="135" w:type="dxa"/>
                  <w:bottom w:w="105" w:type="dxa"/>
                  <w:right w:w="135" w:type="dxa"/>
                </w:tcMar>
                <w:hideMark/>
              </w:tcPr>
            </w:tcPrChange>
          </w:tcPr>
          <w:p w14:paraId="2A655180" w14:textId="7CDC0FEA" w:rsidR="0052697C" w:rsidRPr="000435BA" w:rsidRDefault="0052697C">
            <w:pPr>
              <w:adjustRightInd w:val="0"/>
              <w:snapToGrid w:val="0"/>
              <w:jc w:val="center"/>
              <w:rPr>
                <w:ins w:id="10286" w:author="Haiyang Liu" w:date="2026-05-21T12:51:00Z"/>
              </w:rPr>
              <w:pPrChange w:id="10287" w:author="Haiyang Liu" w:date="2026-05-21T13:04:00Z" w16du:dateUtc="2026-05-21T06:04:00Z">
                <w:pPr>
                  <w:snapToGrid w:val="0"/>
                  <w:spacing w:line="480" w:lineRule="auto"/>
                  <w:ind w:rightChars="-34" w:right="-82"/>
                  <w:jc w:val="center"/>
                </w:pPr>
              </w:pPrChange>
            </w:pPr>
            <w:ins w:id="10288" w:author="Haiyang Liu" w:date="2026-05-21T12:51:00Z">
              <w:r w:rsidRPr="000435BA">
                <w:t>20</w:t>
              </w:r>
            </w:ins>
          </w:p>
        </w:tc>
      </w:tr>
      <w:tr w:rsidR="0052697C" w:rsidRPr="000435BA" w14:paraId="401C5B35" w14:textId="77777777" w:rsidTr="0052697C">
        <w:trPr>
          <w:trHeight w:val="20"/>
          <w:ins w:id="10289" w:author="Haiyang Liu" w:date="2026-05-21T12:51:00Z"/>
          <w:trPrChange w:id="10290" w:author="Haiyang Liu" w:date="2026-05-21T13:03:00Z" w16du:dateUtc="2026-05-21T06:03:00Z">
            <w:trPr>
              <w:gridAfter w:val="0"/>
            </w:trPr>
          </w:trPrChange>
        </w:trPr>
        <w:tc>
          <w:tcPr>
            <w:tcW w:w="0" w:type="auto"/>
            <w:tcMar>
              <w:top w:w="105" w:type="dxa"/>
              <w:left w:w="135" w:type="dxa"/>
              <w:bottom w:w="105" w:type="dxa"/>
              <w:right w:w="135" w:type="dxa"/>
            </w:tcMar>
            <w:vAlign w:val="center"/>
            <w:hideMark/>
            <w:tcPrChange w:id="10291" w:author="Haiyang Liu" w:date="2026-05-21T13:03:00Z" w16du:dateUtc="2026-05-21T06:03:00Z">
              <w:tcPr>
                <w:tcW w:w="602" w:type="pct"/>
                <w:tcMar>
                  <w:top w:w="105" w:type="dxa"/>
                  <w:left w:w="135" w:type="dxa"/>
                  <w:bottom w:w="105" w:type="dxa"/>
                  <w:right w:w="135" w:type="dxa"/>
                </w:tcMar>
                <w:hideMark/>
              </w:tcPr>
            </w:tcPrChange>
          </w:tcPr>
          <w:p w14:paraId="4CF4D8E6" w14:textId="08E3D17B" w:rsidR="0052697C" w:rsidRPr="000435BA" w:rsidRDefault="000435BA">
            <w:pPr>
              <w:adjustRightInd w:val="0"/>
              <w:snapToGrid w:val="0"/>
              <w:rPr>
                <w:ins w:id="10292" w:author="Haiyang Liu" w:date="2026-05-21T12:51:00Z"/>
              </w:rPr>
              <w:pPrChange w:id="10293" w:author="Haiyang Liu" w:date="2026-05-21T13:04:00Z" w16du:dateUtc="2026-05-21T06:04:00Z">
                <w:pPr>
                  <w:snapToGrid w:val="0"/>
                  <w:spacing w:line="480" w:lineRule="auto"/>
                  <w:ind w:rightChars="-34" w:right="-82"/>
                  <w:jc w:val="center"/>
                </w:pPr>
              </w:pPrChange>
            </w:pPr>
            <w:ins w:id="10294" w:author="Haiyang Liu" w:date="2026-05-21T13:23:00Z" w16du:dateUtc="2026-05-21T06:23:00Z">
              <w:r w:rsidRPr="000435BA">
                <w:t xml:space="preserve">This newcomer </w:t>
              </w:r>
            </w:ins>
            <w:ins w:id="10295" w:author="Haiyang Liu" w:date="2026-05-21T12:51:00Z">
              <w:r w:rsidR="0052697C" w:rsidRPr="000435BA">
                <w:t>used an illegal drug or consumed alcohol on the job.</w:t>
              </w:r>
            </w:ins>
          </w:p>
        </w:tc>
        <w:tc>
          <w:tcPr>
            <w:tcW w:w="0" w:type="auto"/>
            <w:tcMar>
              <w:top w:w="105" w:type="dxa"/>
              <w:left w:w="135" w:type="dxa"/>
              <w:bottom w:w="105" w:type="dxa"/>
              <w:right w:w="135" w:type="dxa"/>
            </w:tcMar>
            <w:hideMark/>
            <w:tcPrChange w:id="10296" w:author="Haiyang Liu" w:date="2026-05-21T13:03:00Z" w16du:dateUtc="2026-05-21T06:03:00Z">
              <w:tcPr>
                <w:tcW w:w="698" w:type="pct"/>
                <w:tcMar>
                  <w:top w:w="105" w:type="dxa"/>
                  <w:left w:w="135" w:type="dxa"/>
                  <w:bottom w:w="105" w:type="dxa"/>
                  <w:right w:w="135" w:type="dxa"/>
                </w:tcMar>
                <w:hideMark/>
              </w:tcPr>
            </w:tcPrChange>
          </w:tcPr>
          <w:p w14:paraId="6831D767" w14:textId="77777777" w:rsidR="0052697C" w:rsidRPr="000435BA" w:rsidRDefault="0052697C">
            <w:pPr>
              <w:adjustRightInd w:val="0"/>
              <w:snapToGrid w:val="0"/>
              <w:jc w:val="center"/>
              <w:rPr>
                <w:ins w:id="10297" w:author="Haiyang Liu" w:date="2026-05-21T12:51:00Z"/>
              </w:rPr>
              <w:pPrChange w:id="10298" w:author="Haiyang Liu" w:date="2026-05-21T13:04:00Z" w16du:dateUtc="2026-05-21T06:04:00Z">
                <w:pPr>
                  <w:snapToGrid w:val="0"/>
                  <w:spacing w:line="480" w:lineRule="auto"/>
                  <w:ind w:rightChars="-34" w:right="-82"/>
                  <w:jc w:val="center"/>
                </w:pPr>
              </w:pPrChange>
            </w:pPr>
            <w:ins w:id="10299" w:author="Haiyang Liu" w:date="2026-05-21T12:51:00Z">
              <w:r w:rsidRPr="000435BA">
                <w:t>Organizational Deviance</w:t>
              </w:r>
            </w:ins>
          </w:p>
        </w:tc>
        <w:tc>
          <w:tcPr>
            <w:tcW w:w="0" w:type="auto"/>
            <w:noWrap/>
            <w:tcMar>
              <w:top w:w="105" w:type="dxa"/>
              <w:left w:w="135" w:type="dxa"/>
              <w:bottom w:w="105" w:type="dxa"/>
              <w:right w:w="135" w:type="dxa"/>
            </w:tcMar>
            <w:hideMark/>
            <w:tcPrChange w:id="10300" w:author="Haiyang Liu" w:date="2026-05-21T13:03:00Z" w16du:dateUtc="2026-05-21T06:03:00Z">
              <w:tcPr>
                <w:tcW w:w="385" w:type="pct"/>
                <w:gridSpan w:val="2"/>
                <w:noWrap/>
                <w:tcMar>
                  <w:top w:w="105" w:type="dxa"/>
                  <w:left w:w="135" w:type="dxa"/>
                  <w:bottom w:w="105" w:type="dxa"/>
                  <w:right w:w="135" w:type="dxa"/>
                </w:tcMar>
                <w:hideMark/>
              </w:tcPr>
            </w:tcPrChange>
          </w:tcPr>
          <w:p w14:paraId="5B21812E" w14:textId="58700B95" w:rsidR="0052697C" w:rsidRPr="000435BA" w:rsidRDefault="0052697C">
            <w:pPr>
              <w:adjustRightInd w:val="0"/>
              <w:snapToGrid w:val="0"/>
              <w:jc w:val="center"/>
              <w:rPr>
                <w:ins w:id="10301" w:author="Haiyang Liu" w:date="2026-05-21T12:51:00Z"/>
              </w:rPr>
              <w:pPrChange w:id="10302" w:author="Haiyang Liu" w:date="2026-05-21T13:04:00Z" w16du:dateUtc="2026-05-21T06:04:00Z">
                <w:pPr>
                  <w:snapToGrid w:val="0"/>
                  <w:spacing w:line="480" w:lineRule="auto"/>
                  <w:ind w:rightChars="-34" w:right="-82"/>
                  <w:jc w:val="center"/>
                </w:pPr>
              </w:pPrChange>
            </w:pPr>
            <w:ins w:id="10303" w:author="Haiyang Liu" w:date="2026-05-21T13:05:00Z" w16du:dateUtc="2026-05-21T06:05:00Z">
              <w:r w:rsidRPr="000435BA">
                <w:rPr>
                  <w:rPrChange w:id="10304" w:author="Haiyang Liu" w:date="2026-05-21T13:14:00Z" w16du:dateUtc="2026-05-21T06:14:00Z">
                    <w:rPr>
                      <w:sz w:val="20"/>
                      <w:szCs w:val="20"/>
                    </w:rPr>
                  </w:rPrChange>
                </w:rPr>
                <w:t>250</w:t>
              </w:r>
            </w:ins>
          </w:p>
        </w:tc>
        <w:tc>
          <w:tcPr>
            <w:tcW w:w="0" w:type="auto"/>
            <w:noWrap/>
            <w:tcMar>
              <w:top w:w="105" w:type="dxa"/>
              <w:left w:w="135" w:type="dxa"/>
              <w:bottom w:w="105" w:type="dxa"/>
              <w:right w:w="135" w:type="dxa"/>
            </w:tcMar>
            <w:hideMark/>
            <w:tcPrChange w:id="10305" w:author="Haiyang Liu" w:date="2026-05-21T13:03:00Z" w16du:dateUtc="2026-05-21T06:03:00Z">
              <w:tcPr>
                <w:tcW w:w="303" w:type="pct"/>
                <w:noWrap/>
                <w:tcMar>
                  <w:top w:w="105" w:type="dxa"/>
                  <w:left w:w="135" w:type="dxa"/>
                  <w:bottom w:w="105" w:type="dxa"/>
                  <w:right w:w="135" w:type="dxa"/>
                </w:tcMar>
                <w:hideMark/>
              </w:tcPr>
            </w:tcPrChange>
          </w:tcPr>
          <w:p w14:paraId="679EAF28" w14:textId="77777777" w:rsidR="0052697C" w:rsidRPr="000435BA" w:rsidRDefault="0052697C">
            <w:pPr>
              <w:adjustRightInd w:val="0"/>
              <w:snapToGrid w:val="0"/>
              <w:jc w:val="center"/>
              <w:rPr>
                <w:ins w:id="10306" w:author="Haiyang Liu" w:date="2026-05-21T12:51:00Z"/>
              </w:rPr>
              <w:pPrChange w:id="10307" w:author="Haiyang Liu" w:date="2026-05-21T13:04:00Z" w16du:dateUtc="2026-05-21T06:04:00Z">
                <w:pPr>
                  <w:snapToGrid w:val="0"/>
                  <w:spacing w:line="480" w:lineRule="auto"/>
                  <w:ind w:rightChars="-34" w:right="-82"/>
                  <w:jc w:val="center"/>
                </w:pPr>
              </w:pPrChange>
            </w:pPr>
            <w:ins w:id="10308" w:author="Haiyang Liu" w:date="2026-05-21T12:51:00Z">
              <w:r w:rsidRPr="000435BA">
                <w:t>0.852</w:t>
              </w:r>
            </w:ins>
          </w:p>
        </w:tc>
        <w:tc>
          <w:tcPr>
            <w:tcW w:w="0" w:type="auto"/>
            <w:noWrap/>
            <w:tcMar>
              <w:top w:w="105" w:type="dxa"/>
              <w:left w:w="135" w:type="dxa"/>
              <w:bottom w:w="105" w:type="dxa"/>
              <w:right w:w="135" w:type="dxa"/>
            </w:tcMar>
            <w:hideMark/>
            <w:tcPrChange w:id="10309" w:author="Haiyang Liu" w:date="2026-05-21T13:03:00Z" w16du:dateUtc="2026-05-21T06:03:00Z">
              <w:tcPr>
                <w:tcW w:w="330" w:type="pct"/>
                <w:noWrap/>
                <w:tcMar>
                  <w:top w:w="105" w:type="dxa"/>
                  <w:left w:w="135" w:type="dxa"/>
                  <w:bottom w:w="105" w:type="dxa"/>
                  <w:right w:w="135" w:type="dxa"/>
                </w:tcMar>
                <w:hideMark/>
              </w:tcPr>
            </w:tcPrChange>
          </w:tcPr>
          <w:p w14:paraId="4DB27303" w14:textId="77777777" w:rsidR="0052697C" w:rsidRPr="000435BA" w:rsidRDefault="0052697C">
            <w:pPr>
              <w:adjustRightInd w:val="0"/>
              <w:snapToGrid w:val="0"/>
              <w:jc w:val="center"/>
              <w:rPr>
                <w:ins w:id="10310" w:author="Haiyang Liu" w:date="2026-05-21T12:51:00Z"/>
              </w:rPr>
              <w:pPrChange w:id="10311" w:author="Haiyang Liu" w:date="2026-05-21T13:04:00Z" w16du:dateUtc="2026-05-21T06:04:00Z">
                <w:pPr>
                  <w:snapToGrid w:val="0"/>
                  <w:spacing w:line="480" w:lineRule="auto"/>
                  <w:ind w:rightChars="-34" w:right="-82"/>
                  <w:jc w:val="center"/>
                </w:pPr>
              </w:pPrChange>
            </w:pPr>
            <w:ins w:id="10312" w:author="Haiyang Liu" w:date="2026-05-21T12:51:00Z">
              <w:r w:rsidRPr="000435BA">
                <w:t>0.780</w:t>
              </w:r>
            </w:ins>
          </w:p>
        </w:tc>
        <w:tc>
          <w:tcPr>
            <w:tcW w:w="0" w:type="auto"/>
            <w:noWrap/>
            <w:tcMar>
              <w:top w:w="105" w:type="dxa"/>
              <w:left w:w="135" w:type="dxa"/>
              <w:bottom w:w="105" w:type="dxa"/>
              <w:right w:w="135" w:type="dxa"/>
            </w:tcMar>
            <w:hideMark/>
            <w:tcPrChange w:id="10313" w:author="Haiyang Liu" w:date="2026-05-21T13:03:00Z" w16du:dateUtc="2026-05-21T06:03:00Z">
              <w:tcPr>
                <w:tcW w:w="543" w:type="pct"/>
                <w:gridSpan w:val="3"/>
                <w:noWrap/>
                <w:tcMar>
                  <w:top w:w="105" w:type="dxa"/>
                  <w:left w:w="135" w:type="dxa"/>
                  <w:bottom w:w="105" w:type="dxa"/>
                  <w:right w:w="135" w:type="dxa"/>
                </w:tcMar>
                <w:hideMark/>
              </w:tcPr>
            </w:tcPrChange>
          </w:tcPr>
          <w:p w14:paraId="771F2E4F" w14:textId="77777777" w:rsidR="0052697C" w:rsidRPr="000435BA" w:rsidRDefault="0052697C">
            <w:pPr>
              <w:adjustRightInd w:val="0"/>
              <w:snapToGrid w:val="0"/>
              <w:jc w:val="center"/>
              <w:rPr>
                <w:ins w:id="10314" w:author="Haiyang Liu" w:date="2026-05-21T12:51:00Z"/>
              </w:rPr>
              <w:pPrChange w:id="10315" w:author="Haiyang Liu" w:date="2026-05-21T13:04:00Z" w16du:dateUtc="2026-05-21T06:04:00Z">
                <w:pPr>
                  <w:snapToGrid w:val="0"/>
                  <w:spacing w:line="480" w:lineRule="auto"/>
                  <w:ind w:rightChars="-34" w:right="-82"/>
                  <w:jc w:val="center"/>
                </w:pPr>
              </w:pPrChange>
            </w:pPr>
            <w:ins w:id="10316" w:author="Haiyang Liu" w:date="2026-05-21T12:51:00Z">
              <w:r w:rsidRPr="000435BA">
                <w:t>0.000</w:t>
              </w:r>
            </w:ins>
          </w:p>
        </w:tc>
        <w:tc>
          <w:tcPr>
            <w:tcW w:w="0" w:type="auto"/>
            <w:tcMar>
              <w:top w:w="105" w:type="dxa"/>
              <w:left w:w="135" w:type="dxa"/>
              <w:bottom w:w="105" w:type="dxa"/>
              <w:right w:w="135" w:type="dxa"/>
            </w:tcMar>
            <w:hideMark/>
            <w:tcPrChange w:id="10317" w:author="Haiyang Liu" w:date="2026-05-21T13:03:00Z" w16du:dateUtc="2026-05-21T06:03:00Z">
              <w:tcPr>
                <w:tcW w:w="832" w:type="pct"/>
                <w:gridSpan w:val="4"/>
                <w:tcMar>
                  <w:top w:w="105" w:type="dxa"/>
                  <w:left w:w="135" w:type="dxa"/>
                  <w:bottom w:w="105" w:type="dxa"/>
                  <w:right w:w="135" w:type="dxa"/>
                </w:tcMar>
                <w:hideMark/>
              </w:tcPr>
            </w:tcPrChange>
          </w:tcPr>
          <w:p w14:paraId="7FA6FFE4" w14:textId="77777777" w:rsidR="0052697C" w:rsidRPr="000435BA" w:rsidRDefault="0052697C">
            <w:pPr>
              <w:adjustRightInd w:val="0"/>
              <w:snapToGrid w:val="0"/>
              <w:jc w:val="center"/>
              <w:rPr>
                <w:ins w:id="10318" w:author="Haiyang Liu" w:date="2026-05-21T12:51:00Z"/>
              </w:rPr>
              <w:pPrChange w:id="10319" w:author="Haiyang Liu" w:date="2026-05-21T13:04:00Z" w16du:dateUtc="2026-05-21T06:04:00Z">
                <w:pPr>
                  <w:snapToGrid w:val="0"/>
                  <w:spacing w:line="480" w:lineRule="auto"/>
                  <w:ind w:rightChars="-34" w:right="-82"/>
                  <w:jc w:val="center"/>
                </w:pPr>
              </w:pPrChange>
            </w:pPr>
            <w:ins w:id="10320" w:author="Haiyang Liu" w:date="2026-05-21T12:51:00Z">
              <w:r w:rsidRPr="000435BA">
                <w:t>Action Errors</w:t>
              </w:r>
            </w:ins>
          </w:p>
        </w:tc>
        <w:tc>
          <w:tcPr>
            <w:tcW w:w="0" w:type="auto"/>
            <w:tcMar>
              <w:top w:w="105" w:type="dxa"/>
              <w:left w:w="135" w:type="dxa"/>
              <w:bottom w:w="105" w:type="dxa"/>
              <w:right w:w="135" w:type="dxa"/>
            </w:tcMar>
            <w:hideMark/>
            <w:tcPrChange w:id="10321" w:author="Haiyang Liu" w:date="2026-05-21T13:03:00Z" w16du:dateUtc="2026-05-21T06:03:00Z">
              <w:tcPr>
                <w:tcW w:w="548" w:type="pct"/>
                <w:tcMar>
                  <w:top w:w="105" w:type="dxa"/>
                  <w:left w:w="135" w:type="dxa"/>
                  <w:bottom w:w="105" w:type="dxa"/>
                  <w:right w:w="135" w:type="dxa"/>
                </w:tcMar>
                <w:hideMark/>
              </w:tcPr>
            </w:tcPrChange>
          </w:tcPr>
          <w:p w14:paraId="44B3C86A" w14:textId="14FAF89D" w:rsidR="0052697C" w:rsidRPr="000435BA" w:rsidRDefault="0052697C">
            <w:pPr>
              <w:adjustRightInd w:val="0"/>
              <w:snapToGrid w:val="0"/>
              <w:jc w:val="center"/>
              <w:rPr>
                <w:ins w:id="10322" w:author="Haiyang Liu" w:date="2026-05-21T12:51:00Z"/>
              </w:rPr>
              <w:pPrChange w:id="10323" w:author="Haiyang Liu" w:date="2026-05-21T13:04:00Z" w16du:dateUtc="2026-05-21T06:04:00Z">
                <w:pPr>
                  <w:snapToGrid w:val="0"/>
                  <w:spacing w:line="480" w:lineRule="auto"/>
                  <w:ind w:rightChars="-34" w:right="-82"/>
                  <w:jc w:val="center"/>
                </w:pPr>
              </w:pPrChange>
            </w:pPr>
            <w:ins w:id="10324" w:author="Haiyang Liu" w:date="2026-05-21T12:51:00Z">
              <w:r w:rsidRPr="000435BA">
                <w:t>18</w:t>
              </w:r>
            </w:ins>
          </w:p>
        </w:tc>
      </w:tr>
      <w:tr w:rsidR="0052697C" w:rsidRPr="000435BA" w14:paraId="0CF136C1" w14:textId="77777777" w:rsidTr="0052697C">
        <w:trPr>
          <w:trHeight w:val="20"/>
          <w:ins w:id="10325" w:author="Haiyang Liu" w:date="2026-05-21T12:51:00Z"/>
          <w:trPrChange w:id="10326" w:author="Haiyang Liu" w:date="2026-05-21T13:03:00Z" w16du:dateUtc="2026-05-21T06:03:00Z">
            <w:trPr>
              <w:gridAfter w:val="0"/>
            </w:trPr>
          </w:trPrChange>
        </w:trPr>
        <w:tc>
          <w:tcPr>
            <w:tcW w:w="0" w:type="auto"/>
            <w:tcMar>
              <w:top w:w="105" w:type="dxa"/>
              <w:left w:w="135" w:type="dxa"/>
              <w:bottom w:w="105" w:type="dxa"/>
              <w:right w:w="135" w:type="dxa"/>
            </w:tcMar>
            <w:vAlign w:val="center"/>
            <w:hideMark/>
            <w:tcPrChange w:id="10327" w:author="Haiyang Liu" w:date="2026-05-21T13:03:00Z" w16du:dateUtc="2026-05-21T06:03:00Z">
              <w:tcPr>
                <w:tcW w:w="602" w:type="pct"/>
                <w:tcMar>
                  <w:top w:w="105" w:type="dxa"/>
                  <w:left w:w="135" w:type="dxa"/>
                  <w:bottom w:w="105" w:type="dxa"/>
                  <w:right w:w="135" w:type="dxa"/>
                </w:tcMar>
                <w:hideMark/>
              </w:tcPr>
            </w:tcPrChange>
          </w:tcPr>
          <w:p w14:paraId="300D9518" w14:textId="5E673C95" w:rsidR="0052697C" w:rsidRPr="000435BA" w:rsidRDefault="000435BA">
            <w:pPr>
              <w:adjustRightInd w:val="0"/>
              <w:snapToGrid w:val="0"/>
              <w:rPr>
                <w:ins w:id="10328" w:author="Haiyang Liu" w:date="2026-05-21T12:51:00Z"/>
              </w:rPr>
              <w:pPrChange w:id="10329" w:author="Haiyang Liu" w:date="2026-05-21T13:04:00Z" w16du:dateUtc="2026-05-21T06:04:00Z">
                <w:pPr>
                  <w:snapToGrid w:val="0"/>
                  <w:spacing w:line="480" w:lineRule="auto"/>
                  <w:ind w:rightChars="-34" w:right="-82"/>
                  <w:jc w:val="center"/>
                </w:pPr>
              </w:pPrChange>
            </w:pPr>
            <w:ins w:id="10330" w:author="Haiyang Liu" w:date="2026-05-21T13:23:00Z" w16du:dateUtc="2026-05-21T06:23:00Z">
              <w:r w:rsidRPr="000435BA">
                <w:t>This newcomer</w:t>
              </w:r>
            </w:ins>
            <w:ins w:id="10331" w:author="Haiyang Liu" w:date="2026-05-21T12:51:00Z">
              <w:r w:rsidR="0052697C" w:rsidRPr="000435BA">
                <w:t xml:space="preserve"> put little effort into </w:t>
              </w:r>
            </w:ins>
            <w:ins w:id="10332" w:author="Haiyang Liu" w:date="2026-05-21T13:23:00Z" w16du:dateUtc="2026-05-21T06:23:00Z">
              <w:r w:rsidR="001061B3">
                <w:t>his/her</w:t>
              </w:r>
            </w:ins>
            <w:ins w:id="10333" w:author="Haiyang Liu" w:date="2026-05-21T12:51:00Z">
              <w:r w:rsidR="0052697C" w:rsidRPr="000435BA">
                <w:t xml:space="preserve"> work.</w:t>
              </w:r>
            </w:ins>
          </w:p>
        </w:tc>
        <w:tc>
          <w:tcPr>
            <w:tcW w:w="0" w:type="auto"/>
            <w:tcMar>
              <w:top w:w="105" w:type="dxa"/>
              <w:left w:w="135" w:type="dxa"/>
              <w:bottom w:w="105" w:type="dxa"/>
              <w:right w:w="135" w:type="dxa"/>
            </w:tcMar>
            <w:hideMark/>
            <w:tcPrChange w:id="10334" w:author="Haiyang Liu" w:date="2026-05-21T13:03:00Z" w16du:dateUtc="2026-05-21T06:03:00Z">
              <w:tcPr>
                <w:tcW w:w="698" w:type="pct"/>
                <w:tcMar>
                  <w:top w:w="105" w:type="dxa"/>
                  <w:left w:w="135" w:type="dxa"/>
                  <w:bottom w:w="105" w:type="dxa"/>
                  <w:right w:w="135" w:type="dxa"/>
                </w:tcMar>
                <w:hideMark/>
              </w:tcPr>
            </w:tcPrChange>
          </w:tcPr>
          <w:p w14:paraId="141D809B" w14:textId="77777777" w:rsidR="0052697C" w:rsidRPr="000435BA" w:rsidRDefault="0052697C">
            <w:pPr>
              <w:adjustRightInd w:val="0"/>
              <w:snapToGrid w:val="0"/>
              <w:jc w:val="center"/>
              <w:rPr>
                <w:ins w:id="10335" w:author="Haiyang Liu" w:date="2026-05-21T12:51:00Z"/>
              </w:rPr>
              <w:pPrChange w:id="10336" w:author="Haiyang Liu" w:date="2026-05-21T13:04:00Z" w16du:dateUtc="2026-05-21T06:04:00Z">
                <w:pPr>
                  <w:snapToGrid w:val="0"/>
                  <w:spacing w:line="480" w:lineRule="auto"/>
                  <w:ind w:rightChars="-34" w:right="-82"/>
                  <w:jc w:val="center"/>
                </w:pPr>
              </w:pPrChange>
            </w:pPr>
            <w:ins w:id="10337" w:author="Haiyang Liu" w:date="2026-05-21T12:51:00Z">
              <w:r w:rsidRPr="000435BA">
                <w:t>Organizational Deviance</w:t>
              </w:r>
            </w:ins>
          </w:p>
        </w:tc>
        <w:tc>
          <w:tcPr>
            <w:tcW w:w="0" w:type="auto"/>
            <w:noWrap/>
            <w:tcMar>
              <w:top w:w="105" w:type="dxa"/>
              <w:left w:w="135" w:type="dxa"/>
              <w:bottom w:w="105" w:type="dxa"/>
              <w:right w:w="135" w:type="dxa"/>
            </w:tcMar>
            <w:hideMark/>
            <w:tcPrChange w:id="10338" w:author="Haiyang Liu" w:date="2026-05-21T13:03:00Z" w16du:dateUtc="2026-05-21T06:03:00Z">
              <w:tcPr>
                <w:tcW w:w="385" w:type="pct"/>
                <w:gridSpan w:val="2"/>
                <w:noWrap/>
                <w:tcMar>
                  <w:top w:w="105" w:type="dxa"/>
                  <w:left w:w="135" w:type="dxa"/>
                  <w:bottom w:w="105" w:type="dxa"/>
                  <w:right w:w="135" w:type="dxa"/>
                </w:tcMar>
                <w:hideMark/>
              </w:tcPr>
            </w:tcPrChange>
          </w:tcPr>
          <w:p w14:paraId="4ADB6757" w14:textId="0B96E517" w:rsidR="0052697C" w:rsidRPr="000435BA" w:rsidRDefault="0052697C">
            <w:pPr>
              <w:adjustRightInd w:val="0"/>
              <w:snapToGrid w:val="0"/>
              <w:jc w:val="center"/>
              <w:rPr>
                <w:ins w:id="10339" w:author="Haiyang Liu" w:date="2026-05-21T12:51:00Z"/>
              </w:rPr>
              <w:pPrChange w:id="10340" w:author="Haiyang Liu" w:date="2026-05-21T13:04:00Z" w16du:dateUtc="2026-05-21T06:04:00Z">
                <w:pPr>
                  <w:snapToGrid w:val="0"/>
                  <w:spacing w:line="480" w:lineRule="auto"/>
                  <w:ind w:rightChars="-34" w:right="-82"/>
                  <w:jc w:val="center"/>
                </w:pPr>
              </w:pPrChange>
            </w:pPr>
            <w:ins w:id="10341" w:author="Haiyang Liu" w:date="2026-05-21T13:05:00Z" w16du:dateUtc="2026-05-21T06:05:00Z">
              <w:r w:rsidRPr="000435BA">
                <w:rPr>
                  <w:rPrChange w:id="10342" w:author="Haiyang Liu" w:date="2026-05-21T13:14:00Z" w16du:dateUtc="2026-05-21T06:14:00Z">
                    <w:rPr>
                      <w:sz w:val="20"/>
                      <w:szCs w:val="20"/>
                    </w:rPr>
                  </w:rPrChange>
                </w:rPr>
                <w:t>250</w:t>
              </w:r>
            </w:ins>
          </w:p>
        </w:tc>
        <w:tc>
          <w:tcPr>
            <w:tcW w:w="0" w:type="auto"/>
            <w:noWrap/>
            <w:tcMar>
              <w:top w:w="105" w:type="dxa"/>
              <w:left w:w="135" w:type="dxa"/>
              <w:bottom w:w="105" w:type="dxa"/>
              <w:right w:w="135" w:type="dxa"/>
            </w:tcMar>
            <w:hideMark/>
            <w:tcPrChange w:id="10343" w:author="Haiyang Liu" w:date="2026-05-21T13:03:00Z" w16du:dateUtc="2026-05-21T06:03:00Z">
              <w:tcPr>
                <w:tcW w:w="303" w:type="pct"/>
                <w:noWrap/>
                <w:tcMar>
                  <w:top w:w="105" w:type="dxa"/>
                  <w:left w:w="135" w:type="dxa"/>
                  <w:bottom w:w="105" w:type="dxa"/>
                  <w:right w:w="135" w:type="dxa"/>
                </w:tcMar>
                <w:hideMark/>
              </w:tcPr>
            </w:tcPrChange>
          </w:tcPr>
          <w:p w14:paraId="07437717" w14:textId="77777777" w:rsidR="0052697C" w:rsidRPr="000435BA" w:rsidRDefault="0052697C">
            <w:pPr>
              <w:adjustRightInd w:val="0"/>
              <w:snapToGrid w:val="0"/>
              <w:jc w:val="center"/>
              <w:rPr>
                <w:ins w:id="10344" w:author="Haiyang Liu" w:date="2026-05-21T12:51:00Z"/>
              </w:rPr>
              <w:pPrChange w:id="10345" w:author="Haiyang Liu" w:date="2026-05-21T13:04:00Z" w16du:dateUtc="2026-05-21T06:04:00Z">
                <w:pPr>
                  <w:snapToGrid w:val="0"/>
                  <w:spacing w:line="480" w:lineRule="auto"/>
                  <w:ind w:rightChars="-34" w:right="-82"/>
                  <w:jc w:val="center"/>
                </w:pPr>
              </w:pPrChange>
            </w:pPr>
            <w:ins w:id="10346" w:author="Haiyang Liu" w:date="2026-05-21T12:51:00Z">
              <w:r w:rsidRPr="000435BA">
                <w:t>0.476</w:t>
              </w:r>
            </w:ins>
          </w:p>
        </w:tc>
        <w:tc>
          <w:tcPr>
            <w:tcW w:w="0" w:type="auto"/>
            <w:noWrap/>
            <w:tcMar>
              <w:top w:w="105" w:type="dxa"/>
              <w:left w:w="135" w:type="dxa"/>
              <w:bottom w:w="105" w:type="dxa"/>
              <w:right w:w="135" w:type="dxa"/>
            </w:tcMar>
            <w:hideMark/>
            <w:tcPrChange w:id="10347" w:author="Haiyang Liu" w:date="2026-05-21T13:03:00Z" w16du:dateUtc="2026-05-21T06:03:00Z">
              <w:tcPr>
                <w:tcW w:w="330" w:type="pct"/>
                <w:noWrap/>
                <w:tcMar>
                  <w:top w:w="105" w:type="dxa"/>
                  <w:left w:w="135" w:type="dxa"/>
                  <w:bottom w:w="105" w:type="dxa"/>
                  <w:right w:w="135" w:type="dxa"/>
                </w:tcMar>
                <w:hideMark/>
              </w:tcPr>
            </w:tcPrChange>
          </w:tcPr>
          <w:p w14:paraId="423C7510" w14:textId="77777777" w:rsidR="0052697C" w:rsidRPr="000435BA" w:rsidRDefault="0052697C">
            <w:pPr>
              <w:adjustRightInd w:val="0"/>
              <w:snapToGrid w:val="0"/>
              <w:jc w:val="center"/>
              <w:rPr>
                <w:ins w:id="10348" w:author="Haiyang Liu" w:date="2026-05-21T12:51:00Z"/>
              </w:rPr>
              <w:pPrChange w:id="10349" w:author="Haiyang Liu" w:date="2026-05-21T13:04:00Z" w16du:dateUtc="2026-05-21T06:04:00Z">
                <w:pPr>
                  <w:snapToGrid w:val="0"/>
                  <w:spacing w:line="480" w:lineRule="auto"/>
                  <w:ind w:rightChars="-34" w:right="-82"/>
                  <w:jc w:val="center"/>
                </w:pPr>
              </w:pPrChange>
            </w:pPr>
            <w:ins w:id="10350" w:author="Haiyang Liu" w:date="2026-05-21T12:51:00Z">
              <w:r w:rsidRPr="000435BA">
                <w:t>0.232</w:t>
              </w:r>
            </w:ins>
          </w:p>
        </w:tc>
        <w:tc>
          <w:tcPr>
            <w:tcW w:w="0" w:type="auto"/>
            <w:noWrap/>
            <w:tcMar>
              <w:top w:w="105" w:type="dxa"/>
              <w:left w:w="135" w:type="dxa"/>
              <w:bottom w:w="105" w:type="dxa"/>
              <w:right w:w="135" w:type="dxa"/>
            </w:tcMar>
            <w:hideMark/>
            <w:tcPrChange w:id="10351" w:author="Haiyang Liu" w:date="2026-05-21T13:03:00Z" w16du:dateUtc="2026-05-21T06:03:00Z">
              <w:tcPr>
                <w:tcW w:w="543" w:type="pct"/>
                <w:gridSpan w:val="3"/>
                <w:noWrap/>
                <w:tcMar>
                  <w:top w:w="105" w:type="dxa"/>
                  <w:left w:w="135" w:type="dxa"/>
                  <w:bottom w:w="105" w:type="dxa"/>
                  <w:right w:w="135" w:type="dxa"/>
                </w:tcMar>
                <w:hideMark/>
              </w:tcPr>
            </w:tcPrChange>
          </w:tcPr>
          <w:p w14:paraId="20E88398" w14:textId="77777777" w:rsidR="0052697C" w:rsidRPr="000435BA" w:rsidRDefault="0052697C">
            <w:pPr>
              <w:adjustRightInd w:val="0"/>
              <w:snapToGrid w:val="0"/>
              <w:jc w:val="center"/>
              <w:rPr>
                <w:ins w:id="10352" w:author="Haiyang Liu" w:date="2026-05-21T12:51:00Z"/>
              </w:rPr>
              <w:pPrChange w:id="10353" w:author="Haiyang Liu" w:date="2026-05-21T13:04:00Z" w16du:dateUtc="2026-05-21T06:04:00Z">
                <w:pPr>
                  <w:snapToGrid w:val="0"/>
                  <w:spacing w:line="480" w:lineRule="auto"/>
                  <w:ind w:rightChars="-34" w:right="-82"/>
                  <w:jc w:val="center"/>
                </w:pPr>
              </w:pPrChange>
            </w:pPr>
            <w:ins w:id="10354" w:author="Haiyang Liu" w:date="2026-05-21T12:51:00Z">
              <w:r w:rsidRPr="000435BA">
                <w:t>0.794</w:t>
              </w:r>
            </w:ins>
          </w:p>
        </w:tc>
        <w:tc>
          <w:tcPr>
            <w:tcW w:w="0" w:type="auto"/>
            <w:tcMar>
              <w:top w:w="105" w:type="dxa"/>
              <w:left w:w="135" w:type="dxa"/>
              <w:bottom w:w="105" w:type="dxa"/>
              <w:right w:w="135" w:type="dxa"/>
            </w:tcMar>
            <w:hideMark/>
            <w:tcPrChange w:id="10355" w:author="Haiyang Liu" w:date="2026-05-21T13:03:00Z" w16du:dateUtc="2026-05-21T06:03:00Z">
              <w:tcPr>
                <w:tcW w:w="832" w:type="pct"/>
                <w:gridSpan w:val="4"/>
                <w:tcMar>
                  <w:top w:w="105" w:type="dxa"/>
                  <w:left w:w="135" w:type="dxa"/>
                  <w:bottom w:w="105" w:type="dxa"/>
                  <w:right w:w="135" w:type="dxa"/>
                </w:tcMar>
                <w:hideMark/>
              </w:tcPr>
            </w:tcPrChange>
          </w:tcPr>
          <w:p w14:paraId="79583538" w14:textId="77777777" w:rsidR="0052697C" w:rsidRPr="000435BA" w:rsidRDefault="0052697C">
            <w:pPr>
              <w:adjustRightInd w:val="0"/>
              <w:snapToGrid w:val="0"/>
              <w:jc w:val="center"/>
              <w:rPr>
                <w:ins w:id="10356" w:author="Haiyang Liu" w:date="2026-05-21T12:51:00Z"/>
              </w:rPr>
              <w:pPrChange w:id="10357" w:author="Haiyang Liu" w:date="2026-05-21T13:04:00Z" w16du:dateUtc="2026-05-21T06:04:00Z">
                <w:pPr>
                  <w:snapToGrid w:val="0"/>
                  <w:spacing w:line="480" w:lineRule="auto"/>
                  <w:ind w:rightChars="-34" w:right="-82"/>
                  <w:jc w:val="center"/>
                </w:pPr>
              </w:pPrChange>
            </w:pPr>
            <w:ins w:id="10358" w:author="Haiyang Liu" w:date="2026-05-21T12:51:00Z">
              <w:r w:rsidRPr="000435BA">
                <w:t>Overall Performance</w:t>
              </w:r>
            </w:ins>
          </w:p>
        </w:tc>
        <w:tc>
          <w:tcPr>
            <w:tcW w:w="0" w:type="auto"/>
            <w:tcMar>
              <w:top w:w="105" w:type="dxa"/>
              <w:left w:w="135" w:type="dxa"/>
              <w:bottom w:w="105" w:type="dxa"/>
              <w:right w:w="135" w:type="dxa"/>
            </w:tcMar>
            <w:hideMark/>
            <w:tcPrChange w:id="10359" w:author="Haiyang Liu" w:date="2026-05-21T13:03:00Z" w16du:dateUtc="2026-05-21T06:03:00Z">
              <w:tcPr>
                <w:tcW w:w="548" w:type="pct"/>
                <w:tcMar>
                  <w:top w:w="105" w:type="dxa"/>
                  <w:left w:w="135" w:type="dxa"/>
                  <w:bottom w:w="105" w:type="dxa"/>
                  <w:right w:w="135" w:type="dxa"/>
                </w:tcMar>
                <w:hideMark/>
              </w:tcPr>
            </w:tcPrChange>
          </w:tcPr>
          <w:p w14:paraId="47FE96EF" w14:textId="507CCFA5" w:rsidR="0052697C" w:rsidRPr="000435BA" w:rsidRDefault="0052697C">
            <w:pPr>
              <w:adjustRightInd w:val="0"/>
              <w:snapToGrid w:val="0"/>
              <w:jc w:val="center"/>
              <w:rPr>
                <w:ins w:id="10360" w:author="Haiyang Liu" w:date="2026-05-21T12:51:00Z"/>
              </w:rPr>
              <w:pPrChange w:id="10361" w:author="Haiyang Liu" w:date="2026-05-21T13:04:00Z" w16du:dateUtc="2026-05-21T06:04:00Z">
                <w:pPr>
                  <w:snapToGrid w:val="0"/>
                  <w:spacing w:line="480" w:lineRule="auto"/>
                  <w:ind w:rightChars="-34" w:right="-82"/>
                  <w:jc w:val="center"/>
                </w:pPr>
              </w:pPrChange>
            </w:pPr>
            <w:ins w:id="10362" w:author="Haiyang Liu" w:date="2026-05-21T12:51:00Z">
              <w:r w:rsidRPr="000435BA">
                <w:t>61</w:t>
              </w:r>
            </w:ins>
          </w:p>
        </w:tc>
      </w:tr>
      <w:tr w:rsidR="0052697C" w:rsidRPr="000435BA" w14:paraId="1D409792" w14:textId="77777777" w:rsidTr="0052697C">
        <w:trPr>
          <w:trHeight w:val="20"/>
          <w:ins w:id="10363" w:author="Haiyang Liu" w:date="2026-05-21T12:51:00Z"/>
          <w:trPrChange w:id="10364" w:author="Haiyang Liu" w:date="2026-05-21T13:03:00Z" w16du:dateUtc="2026-05-21T06:03:00Z">
            <w:trPr>
              <w:gridAfter w:val="0"/>
            </w:trPr>
          </w:trPrChange>
        </w:trPr>
        <w:tc>
          <w:tcPr>
            <w:tcW w:w="0" w:type="auto"/>
            <w:tcMar>
              <w:top w:w="105" w:type="dxa"/>
              <w:left w:w="135" w:type="dxa"/>
              <w:bottom w:w="105" w:type="dxa"/>
              <w:right w:w="135" w:type="dxa"/>
            </w:tcMar>
            <w:vAlign w:val="center"/>
            <w:hideMark/>
            <w:tcPrChange w:id="10365" w:author="Haiyang Liu" w:date="2026-05-21T13:03:00Z" w16du:dateUtc="2026-05-21T06:03:00Z">
              <w:tcPr>
                <w:tcW w:w="602" w:type="pct"/>
                <w:tcMar>
                  <w:top w:w="105" w:type="dxa"/>
                  <w:left w:w="135" w:type="dxa"/>
                  <w:bottom w:w="105" w:type="dxa"/>
                  <w:right w:w="135" w:type="dxa"/>
                </w:tcMar>
                <w:hideMark/>
              </w:tcPr>
            </w:tcPrChange>
          </w:tcPr>
          <w:p w14:paraId="2EBEBFCC" w14:textId="0DF0A621" w:rsidR="0052697C" w:rsidRPr="000435BA" w:rsidRDefault="000435BA">
            <w:pPr>
              <w:adjustRightInd w:val="0"/>
              <w:snapToGrid w:val="0"/>
              <w:rPr>
                <w:ins w:id="10366" w:author="Haiyang Liu" w:date="2026-05-21T12:51:00Z"/>
              </w:rPr>
              <w:pPrChange w:id="10367" w:author="Haiyang Liu" w:date="2026-05-21T13:04:00Z" w16du:dateUtc="2026-05-21T06:04:00Z">
                <w:pPr>
                  <w:snapToGrid w:val="0"/>
                  <w:spacing w:line="480" w:lineRule="auto"/>
                  <w:ind w:rightChars="-34" w:right="-82"/>
                  <w:jc w:val="center"/>
                </w:pPr>
              </w:pPrChange>
            </w:pPr>
            <w:ins w:id="10368" w:author="Haiyang Liu" w:date="2026-05-21T13:23:00Z" w16du:dateUtc="2026-05-21T06:23:00Z">
              <w:r w:rsidRPr="000435BA">
                <w:t>This newcomer</w:t>
              </w:r>
            </w:ins>
            <w:ins w:id="10369" w:author="Haiyang Liu" w:date="2026-05-21T12:51:00Z">
              <w:r w:rsidR="0052697C" w:rsidRPr="000435BA">
                <w:t xml:space="preserve"> dragged out work in order to get overtime.</w:t>
              </w:r>
            </w:ins>
          </w:p>
        </w:tc>
        <w:tc>
          <w:tcPr>
            <w:tcW w:w="0" w:type="auto"/>
            <w:tcMar>
              <w:top w:w="105" w:type="dxa"/>
              <w:left w:w="135" w:type="dxa"/>
              <w:bottom w:w="105" w:type="dxa"/>
              <w:right w:w="135" w:type="dxa"/>
            </w:tcMar>
            <w:hideMark/>
            <w:tcPrChange w:id="10370" w:author="Haiyang Liu" w:date="2026-05-21T13:03:00Z" w16du:dateUtc="2026-05-21T06:03:00Z">
              <w:tcPr>
                <w:tcW w:w="698" w:type="pct"/>
                <w:tcMar>
                  <w:top w:w="105" w:type="dxa"/>
                  <w:left w:w="135" w:type="dxa"/>
                  <w:bottom w:w="105" w:type="dxa"/>
                  <w:right w:w="135" w:type="dxa"/>
                </w:tcMar>
                <w:hideMark/>
              </w:tcPr>
            </w:tcPrChange>
          </w:tcPr>
          <w:p w14:paraId="66D0BD0A" w14:textId="77777777" w:rsidR="0052697C" w:rsidRPr="000435BA" w:rsidRDefault="0052697C">
            <w:pPr>
              <w:adjustRightInd w:val="0"/>
              <w:snapToGrid w:val="0"/>
              <w:jc w:val="center"/>
              <w:rPr>
                <w:ins w:id="10371" w:author="Haiyang Liu" w:date="2026-05-21T12:51:00Z"/>
              </w:rPr>
              <w:pPrChange w:id="10372" w:author="Haiyang Liu" w:date="2026-05-21T13:04:00Z" w16du:dateUtc="2026-05-21T06:04:00Z">
                <w:pPr>
                  <w:snapToGrid w:val="0"/>
                  <w:spacing w:line="480" w:lineRule="auto"/>
                  <w:ind w:rightChars="-34" w:right="-82"/>
                  <w:jc w:val="center"/>
                </w:pPr>
              </w:pPrChange>
            </w:pPr>
            <w:ins w:id="10373" w:author="Haiyang Liu" w:date="2026-05-21T12:51:00Z">
              <w:r w:rsidRPr="000435BA">
                <w:t>Organizational Deviance</w:t>
              </w:r>
            </w:ins>
          </w:p>
        </w:tc>
        <w:tc>
          <w:tcPr>
            <w:tcW w:w="0" w:type="auto"/>
            <w:noWrap/>
            <w:tcMar>
              <w:top w:w="105" w:type="dxa"/>
              <w:left w:w="135" w:type="dxa"/>
              <w:bottom w:w="105" w:type="dxa"/>
              <w:right w:w="135" w:type="dxa"/>
            </w:tcMar>
            <w:hideMark/>
            <w:tcPrChange w:id="10374" w:author="Haiyang Liu" w:date="2026-05-21T13:03:00Z" w16du:dateUtc="2026-05-21T06:03:00Z">
              <w:tcPr>
                <w:tcW w:w="385" w:type="pct"/>
                <w:gridSpan w:val="2"/>
                <w:noWrap/>
                <w:tcMar>
                  <w:top w:w="105" w:type="dxa"/>
                  <w:left w:w="135" w:type="dxa"/>
                  <w:bottom w:w="105" w:type="dxa"/>
                  <w:right w:w="135" w:type="dxa"/>
                </w:tcMar>
                <w:hideMark/>
              </w:tcPr>
            </w:tcPrChange>
          </w:tcPr>
          <w:p w14:paraId="70F110DB" w14:textId="3160978F" w:rsidR="0052697C" w:rsidRPr="000435BA" w:rsidRDefault="0052697C">
            <w:pPr>
              <w:adjustRightInd w:val="0"/>
              <w:snapToGrid w:val="0"/>
              <w:jc w:val="center"/>
              <w:rPr>
                <w:ins w:id="10375" w:author="Haiyang Liu" w:date="2026-05-21T12:51:00Z"/>
              </w:rPr>
              <w:pPrChange w:id="10376" w:author="Haiyang Liu" w:date="2026-05-21T13:04:00Z" w16du:dateUtc="2026-05-21T06:04:00Z">
                <w:pPr>
                  <w:snapToGrid w:val="0"/>
                  <w:spacing w:line="480" w:lineRule="auto"/>
                  <w:ind w:rightChars="-34" w:right="-82"/>
                  <w:jc w:val="center"/>
                </w:pPr>
              </w:pPrChange>
            </w:pPr>
            <w:ins w:id="10377" w:author="Haiyang Liu" w:date="2026-05-21T13:05:00Z" w16du:dateUtc="2026-05-21T06:05:00Z">
              <w:r w:rsidRPr="000435BA">
                <w:rPr>
                  <w:rPrChange w:id="10378" w:author="Haiyang Liu" w:date="2026-05-21T13:14:00Z" w16du:dateUtc="2026-05-21T06:14:00Z">
                    <w:rPr>
                      <w:sz w:val="20"/>
                      <w:szCs w:val="20"/>
                    </w:rPr>
                  </w:rPrChange>
                </w:rPr>
                <w:t>250</w:t>
              </w:r>
            </w:ins>
          </w:p>
        </w:tc>
        <w:tc>
          <w:tcPr>
            <w:tcW w:w="0" w:type="auto"/>
            <w:noWrap/>
            <w:tcMar>
              <w:top w:w="105" w:type="dxa"/>
              <w:left w:w="135" w:type="dxa"/>
              <w:bottom w:w="105" w:type="dxa"/>
              <w:right w:w="135" w:type="dxa"/>
            </w:tcMar>
            <w:hideMark/>
            <w:tcPrChange w:id="10379" w:author="Haiyang Liu" w:date="2026-05-21T13:03:00Z" w16du:dateUtc="2026-05-21T06:03:00Z">
              <w:tcPr>
                <w:tcW w:w="303" w:type="pct"/>
                <w:noWrap/>
                <w:tcMar>
                  <w:top w:w="105" w:type="dxa"/>
                  <w:left w:w="135" w:type="dxa"/>
                  <w:bottom w:w="105" w:type="dxa"/>
                  <w:right w:w="135" w:type="dxa"/>
                </w:tcMar>
                <w:hideMark/>
              </w:tcPr>
            </w:tcPrChange>
          </w:tcPr>
          <w:p w14:paraId="03C7F6F9" w14:textId="77777777" w:rsidR="0052697C" w:rsidRPr="000435BA" w:rsidRDefault="0052697C">
            <w:pPr>
              <w:adjustRightInd w:val="0"/>
              <w:snapToGrid w:val="0"/>
              <w:jc w:val="center"/>
              <w:rPr>
                <w:ins w:id="10380" w:author="Haiyang Liu" w:date="2026-05-21T12:51:00Z"/>
              </w:rPr>
              <w:pPrChange w:id="10381" w:author="Haiyang Liu" w:date="2026-05-21T13:04:00Z" w16du:dateUtc="2026-05-21T06:04:00Z">
                <w:pPr>
                  <w:snapToGrid w:val="0"/>
                  <w:spacing w:line="480" w:lineRule="auto"/>
                  <w:ind w:rightChars="-34" w:right="-82"/>
                  <w:jc w:val="center"/>
                </w:pPr>
              </w:pPrChange>
            </w:pPr>
            <w:ins w:id="10382" w:author="Haiyang Liu" w:date="2026-05-21T12:51:00Z">
              <w:r w:rsidRPr="000435BA">
                <w:t>0.808</w:t>
              </w:r>
            </w:ins>
          </w:p>
        </w:tc>
        <w:tc>
          <w:tcPr>
            <w:tcW w:w="0" w:type="auto"/>
            <w:noWrap/>
            <w:tcMar>
              <w:top w:w="105" w:type="dxa"/>
              <w:left w:w="135" w:type="dxa"/>
              <w:bottom w:w="105" w:type="dxa"/>
              <w:right w:w="135" w:type="dxa"/>
            </w:tcMar>
            <w:hideMark/>
            <w:tcPrChange w:id="10383" w:author="Haiyang Liu" w:date="2026-05-21T13:03:00Z" w16du:dateUtc="2026-05-21T06:03:00Z">
              <w:tcPr>
                <w:tcW w:w="330" w:type="pct"/>
                <w:noWrap/>
                <w:tcMar>
                  <w:top w:w="105" w:type="dxa"/>
                  <w:left w:w="135" w:type="dxa"/>
                  <w:bottom w:w="105" w:type="dxa"/>
                  <w:right w:w="135" w:type="dxa"/>
                </w:tcMar>
                <w:hideMark/>
              </w:tcPr>
            </w:tcPrChange>
          </w:tcPr>
          <w:p w14:paraId="295A6934" w14:textId="77777777" w:rsidR="0052697C" w:rsidRPr="000435BA" w:rsidRDefault="0052697C">
            <w:pPr>
              <w:adjustRightInd w:val="0"/>
              <w:snapToGrid w:val="0"/>
              <w:jc w:val="center"/>
              <w:rPr>
                <w:ins w:id="10384" w:author="Haiyang Liu" w:date="2026-05-21T12:51:00Z"/>
              </w:rPr>
              <w:pPrChange w:id="10385" w:author="Haiyang Liu" w:date="2026-05-21T13:04:00Z" w16du:dateUtc="2026-05-21T06:04:00Z">
                <w:pPr>
                  <w:snapToGrid w:val="0"/>
                  <w:spacing w:line="480" w:lineRule="auto"/>
                  <w:ind w:rightChars="-34" w:right="-82"/>
                  <w:jc w:val="center"/>
                </w:pPr>
              </w:pPrChange>
            </w:pPr>
            <w:ins w:id="10386" w:author="Haiyang Liu" w:date="2026-05-21T12:51:00Z">
              <w:r w:rsidRPr="000435BA">
                <w:t>0.756</w:t>
              </w:r>
            </w:ins>
          </w:p>
        </w:tc>
        <w:tc>
          <w:tcPr>
            <w:tcW w:w="0" w:type="auto"/>
            <w:noWrap/>
            <w:tcMar>
              <w:top w:w="105" w:type="dxa"/>
              <w:left w:w="135" w:type="dxa"/>
              <w:bottom w:w="105" w:type="dxa"/>
              <w:right w:w="135" w:type="dxa"/>
            </w:tcMar>
            <w:hideMark/>
            <w:tcPrChange w:id="10387" w:author="Haiyang Liu" w:date="2026-05-21T13:03:00Z" w16du:dateUtc="2026-05-21T06:03:00Z">
              <w:tcPr>
                <w:tcW w:w="543" w:type="pct"/>
                <w:gridSpan w:val="3"/>
                <w:noWrap/>
                <w:tcMar>
                  <w:top w:w="105" w:type="dxa"/>
                  <w:left w:w="135" w:type="dxa"/>
                  <w:bottom w:w="105" w:type="dxa"/>
                  <w:right w:w="135" w:type="dxa"/>
                </w:tcMar>
                <w:hideMark/>
              </w:tcPr>
            </w:tcPrChange>
          </w:tcPr>
          <w:p w14:paraId="0D1803ED" w14:textId="77777777" w:rsidR="0052697C" w:rsidRPr="000435BA" w:rsidRDefault="0052697C">
            <w:pPr>
              <w:adjustRightInd w:val="0"/>
              <w:snapToGrid w:val="0"/>
              <w:jc w:val="center"/>
              <w:rPr>
                <w:ins w:id="10388" w:author="Haiyang Liu" w:date="2026-05-21T12:51:00Z"/>
              </w:rPr>
              <w:pPrChange w:id="10389" w:author="Haiyang Liu" w:date="2026-05-21T13:04:00Z" w16du:dateUtc="2026-05-21T06:04:00Z">
                <w:pPr>
                  <w:snapToGrid w:val="0"/>
                  <w:spacing w:line="480" w:lineRule="auto"/>
                  <w:ind w:rightChars="-34" w:right="-82"/>
                  <w:jc w:val="center"/>
                </w:pPr>
              </w:pPrChange>
            </w:pPr>
            <w:ins w:id="10390" w:author="Haiyang Liu" w:date="2026-05-21T12:51:00Z">
              <w:r w:rsidRPr="000435BA">
                <w:t>0.000</w:t>
              </w:r>
            </w:ins>
          </w:p>
        </w:tc>
        <w:tc>
          <w:tcPr>
            <w:tcW w:w="0" w:type="auto"/>
            <w:tcMar>
              <w:top w:w="105" w:type="dxa"/>
              <w:left w:w="135" w:type="dxa"/>
              <w:bottom w:w="105" w:type="dxa"/>
              <w:right w:w="135" w:type="dxa"/>
            </w:tcMar>
            <w:hideMark/>
            <w:tcPrChange w:id="10391" w:author="Haiyang Liu" w:date="2026-05-21T13:03:00Z" w16du:dateUtc="2026-05-21T06:03:00Z">
              <w:tcPr>
                <w:tcW w:w="832" w:type="pct"/>
                <w:gridSpan w:val="4"/>
                <w:tcMar>
                  <w:top w:w="105" w:type="dxa"/>
                  <w:left w:w="135" w:type="dxa"/>
                  <w:bottom w:w="105" w:type="dxa"/>
                  <w:right w:w="135" w:type="dxa"/>
                </w:tcMar>
                <w:hideMark/>
              </w:tcPr>
            </w:tcPrChange>
          </w:tcPr>
          <w:p w14:paraId="60D7069C" w14:textId="77777777" w:rsidR="0052697C" w:rsidRPr="000435BA" w:rsidRDefault="0052697C">
            <w:pPr>
              <w:adjustRightInd w:val="0"/>
              <w:snapToGrid w:val="0"/>
              <w:jc w:val="center"/>
              <w:rPr>
                <w:ins w:id="10392" w:author="Haiyang Liu" w:date="2026-05-21T12:51:00Z"/>
              </w:rPr>
              <w:pPrChange w:id="10393" w:author="Haiyang Liu" w:date="2026-05-21T13:04:00Z" w16du:dateUtc="2026-05-21T06:04:00Z">
                <w:pPr>
                  <w:snapToGrid w:val="0"/>
                  <w:spacing w:line="480" w:lineRule="auto"/>
                  <w:ind w:rightChars="-34" w:right="-82"/>
                  <w:jc w:val="center"/>
                </w:pPr>
              </w:pPrChange>
            </w:pPr>
            <w:ins w:id="10394" w:author="Haiyang Liu" w:date="2026-05-21T12:51:00Z">
              <w:r w:rsidRPr="000435BA">
                <w:t>Action Errors</w:t>
              </w:r>
            </w:ins>
          </w:p>
        </w:tc>
        <w:tc>
          <w:tcPr>
            <w:tcW w:w="0" w:type="auto"/>
            <w:tcMar>
              <w:top w:w="105" w:type="dxa"/>
              <w:left w:w="135" w:type="dxa"/>
              <w:bottom w:w="105" w:type="dxa"/>
              <w:right w:w="135" w:type="dxa"/>
            </w:tcMar>
            <w:hideMark/>
            <w:tcPrChange w:id="10395" w:author="Haiyang Liu" w:date="2026-05-21T13:03:00Z" w16du:dateUtc="2026-05-21T06:03:00Z">
              <w:tcPr>
                <w:tcW w:w="548" w:type="pct"/>
                <w:tcMar>
                  <w:top w:w="105" w:type="dxa"/>
                  <w:left w:w="135" w:type="dxa"/>
                  <w:bottom w:w="105" w:type="dxa"/>
                  <w:right w:w="135" w:type="dxa"/>
                </w:tcMar>
                <w:hideMark/>
              </w:tcPr>
            </w:tcPrChange>
          </w:tcPr>
          <w:p w14:paraId="34257D31" w14:textId="534E2831" w:rsidR="0052697C" w:rsidRPr="000435BA" w:rsidRDefault="0052697C">
            <w:pPr>
              <w:adjustRightInd w:val="0"/>
              <w:snapToGrid w:val="0"/>
              <w:jc w:val="center"/>
              <w:rPr>
                <w:ins w:id="10396" w:author="Haiyang Liu" w:date="2026-05-21T12:51:00Z"/>
              </w:rPr>
              <w:pPrChange w:id="10397" w:author="Haiyang Liu" w:date="2026-05-21T13:04:00Z" w16du:dateUtc="2026-05-21T06:04:00Z">
                <w:pPr>
                  <w:snapToGrid w:val="0"/>
                  <w:spacing w:line="480" w:lineRule="auto"/>
                  <w:ind w:rightChars="-34" w:right="-82"/>
                  <w:jc w:val="center"/>
                </w:pPr>
              </w:pPrChange>
            </w:pPr>
            <w:ins w:id="10398" w:author="Haiyang Liu" w:date="2026-05-21T12:51:00Z">
              <w:r w:rsidRPr="000435BA">
                <w:t>13</w:t>
              </w:r>
            </w:ins>
          </w:p>
        </w:tc>
      </w:tr>
      <w:tr w:rsidR="0052697C" w:rsidRPr="000435BA" w14:paraId="5B71899D" w14:textId="77777777" w:rsidTr="0052697C">
        <w:trPr>
          <w:trHeight w:val="20"/>
          <w:ins w:id="10399" w:author="Haiyang Liu" w:date="2026-05-21T12:51:00Z"/>
          <w:trPrChange w:id="10400" w:author="Haiyang Liu" w:date="2026-05-21T13:03:00Z" w16du:dateUtc="2026-05-21T06:03:00Z">
            <w:trPr>
              <w:gridAfter w:val="0"/>
            </w:trPr>
          </w:trPrChange>
        </w:trPr>
        <w:tc>
          <w:tcPr>
            <w:tcW w:w="0" w:type="auto"/>
            <w:tcMar>
              <w:top w:w="105" w:type="dxa"/>
              <w:left w:w="135" w:type="dxa"/>
              <w:bottom w:w="105" w:type="dxa"/>
              <w:right w:w="135" w:type="dxa"/>
            </w:tcMar>
            <w:vAlign w:val="center"/>
            <w:hideMark/>
            <w:tcPrChange w:id="10401" w:author="Haiyang Liu" w:date="2026-05-21T13:03:00Z" w16du:dateUtc="2026-05-21T06:03:00Z">
              <w:tcPr>
                <w:tcW w:w="602" w:type="pct"/>
                <w:tcMar>
                  <w:top w:w="105" w:type="dxa"/>
                  <w:left w:w="135" w:type="dxa"/>
                  <w:bottom w:w="105" w:type="dxa"/>
                  <w:right w:w="135" w:type="dxa"/>
                </w:tcMar>
                <w:hideMark/>
              </w:tcPr>
            </w:tcPrChange>
          </w:tcPr>
          <w:p w14:paraId="6ACE161F" w14:textId="11D20AFC" w:rsidR="0052697C" w:rsidRPr="000435BA" w:rsidRDefault="0052697C">
            <w:pPr>
              <w:adjustRightInd w:val="0"/>
              <w:snapToGrid w:val="0"/>
              <w:rPr>
                <w:ins w:id="10402" w:author="Haiyang Liu" w:date="2026-05-21T12:51:00Z"/>
              </w:rPr>
              <w:pPrChange w:id="10403" w:author="Haiyang Liu" w:date="2026-05-21T13:04:00Z" w16du:dateUtc="2026-05-21T06:04:00Z">
                <w:pPr>
                  <w:snapToGrid w:val="0"/>
                  <w:spacing w:line="480" w:lineRule="auto"/>
                  <w:ind w:rightChars="-34" w:right="-82"/>
                  <w:jc w:val="center"/>
                </w:pPr>
              </w:pPrChange>
            </w:pPr>
            <w:ins w:id="10404" w:author="Haiyang Liu" w:date="2026-05-21T12:51:00Z">
              <w:r w:rsidRPr="000435BA">
                <w:t xml:space="preserve">I am content with </w:t>
              </w:r>
            </w:ins>
            <w:ins w:id="10405" w:author="Haiyang Liu" w:date="2026-05-21T13:23:00Z" w16du:dateUtc="2026-05-21T06:23:00Z">
              <w:r w:rsidR="000435BA">
                <w:t>t</w:t>
              </w:r>
              <w:r w:rsidR="000435BA" w:rsidRPr="000435BA">
                <w:t>his newcomer</w:t>
              </w:r>
              <w:r w:rsidR="000435BA">
                <w:t>’s</w:t>
              </w:r>
              <w:r w:rsidR="000435BA" w:rsidRPr="000435BA">
                <w:t xml:space="preserve"> </w:t>
              </w:r>
            </w:ins>
            <w:ins w:id="10406" w:author="Haiyang Liu" w:date="2026-05-21T12:51:00Z">
              <w:r w:rsidRPr="000435BA">
                <w:t>ability to solve problems in my work tasks.</w:t>
              </w:r>
            </w:ins>
          </w:p>
        </w:tc>
        <w:tc>
          <w:tcPr>
            <w:tcW w:w="0" w:type="auto"/>
            <w:tcMar>
              <w:top w:w="105" w:type="dxa"/>
              <w:left w:w="135" w:type="dxa"/>
              <w:bottom w:w="105" w:type="dxa"/>
              <w:right w:w="135" w:type="dxa"/>
            </w:tcMar>
            <w:hideMark/>
            <w:tcPrChange w:id="10407" w:author="Haiyang Liu" w:date="2026-05-21T13:03:00Z" w16du:dateUtc="2026-05-21T06:03:00Z">
              <w:tcPr>
                <w:tcW w:w="698" w:type="pct"/>
                <w:tcMar>
                  <w:top w:w="105" w:type="dxa"/>
                  <w:left w:w="135" w:type="dxa"/>
                  <w:bottom w:w="105" w:type="dxa"/>
                  <w:right w:w="135" w:type="dxa"/>
                </w:tcMar>
                <w:hideMark/>
              </w:tcPr>
            </w:tcPrChange>
          </w:tcPr>
          <w:p w14:paraId="7F33887C" w14:textId="77777777" w:rsidR="0052697C" w:rsidRPr="000435BA" w:rsidRDefault="0052697C">
            <w:pPr>
              <w:adjustRightInd w:val="0"/>
              <w:snapToGrid w:val="0"/>
              <w:jc w:val="center"/>
              <w:rPr>
                <w:ins w:id="10408" w:author="Haiyang Liu" w:date="2026-05-21T12:51:00Z"/>
              </w:rPr>
              <w:pPrChange w:id="10409" w:author="Haiyang Liu" w:date="2026-05-21T13:04:00Z" w16du:dateUtc="2026-05-21T06:04:00Z">
                <w:pPr>
                  <w:snapToGrid w:val="0"/>
                  <w:spacing w:line="480" w:lineRule="auto"/>
                  <w:ind w:rightChars="-34" w:right="-82"/>
                  <w:jc w:val="center"/>
                </w:pPr>
              </w:pPrChange>
            </w:pPr>
            <w:ins w:id="10410" w:author="Haiyang Liu" w:date="2026-05-21T12:51:00Z">
              <w:r w:rsidRPr="000435BA">
                <w:t>Work Mastery</w:t>
              </w:r>
            </w:ins>
          </w:p>
        </w:tc>
        <w:tc>
          <w:tcPr>
            <w:tcW w:w="0" w:type="auto"/>
            <w:noWrap/>
            <w:tcMar>
              <w:top w:w="105" w:type="dxa"/>
              <w:left w:w="135" w:type="dxa"/>
              <w:bottom w:w="105" w:type="dxa"/>
              <w:right w:w="135" w:type="dxa"/>
            </w:tcMar>
            <w:hideMark/>
            <w:tcPrChange w:id="10411" w:author="Haiyang Liu" w:date="2026-05-21T13:03:00Z" w16du:dateUtc="2026-05-21T06:03:00Z">
              <w:tcPr>
                <w:tcW w:w="385" w:type="pct"/>
                <w:gridSpan w:val="2"/>
                <w:noWrap/>
                <w:tcMar>
                  <w:top w:w="105" w:type="dxa"/>
                  <w:left w:w="135" w:type="dxa"/>
                  <w:bottom w:w="105" w:type="dxa"/>
                  <w:right w:w="135" w:type="dxa"/>
                </w:tcMar>
                <w:hideMark/>
              </w:tcPr>
            </w:tcPrChange>
          </w:tcPr>
          <w:p w14:paraId="77080C88" w14:textId="4AFBCB3C" w:rsidR="0052697C" w:rsidRPr="000435BA" w:rsidRDefault="0052697C">
            <w:pPr>
              <w:adjustRightInd w:val="0"/>
              <w:snapToGrid w:val="0"/>
              <w:jc w:val="center"/>
              <w:rPr>
                <w:ins w:id="10412" w:author="Haiyang Liu" w:date="2026-05-21T12:51:00Z"/>
              </w:rPr>
              <w:pPrChange w:id="10413" w:author="Haiyang Liu" w:date="2026-05-21T13:04:00Z" w16du:dateUtc="2026-05-21T06:04:00Z">
                <w:pPr>
                  <w:snapToGrid w:val="0"/>
                  <w:spacing w:line="480" w:lineRule="auto"/>
                  <w:ind w:rightChars="-34" w:right="-82"/>
                  <w:jc w:val="center"/>
                </w:pPr>
              </w:pPrChange>
            </w:pPr>
            <w:ins w:id="10414" w:author="Haiyang Liu" w:date="2026-05-21T13:05:00Z" w16du:dateUtc="2026-05-21T06:05:00Z">
              <w:r w:rsidRPr="000435BA">
                <w:rPr>
                  <w:rPrChange w:id="10415" w:author="Haiyang Liu" w:date="2026-05-21T13:14:00Z" w16du:dateUtc="2026-05-21T06:14:00Z">
                    <w:rPr>
                      <w:sz w:val="20"/>
                      <w:szCs w:val="20"/>
                    </w:rPr>
                  </w:rPrChange>
                </w:rPr>
                <w:t>250</w:t>
              </w:r>
            </w:ins>
          </w:p>
        </w:tc>
        <w:tc>
          <w:tcPr>
            <w:tcW w:w="0" w:type="auto"/>
            <w:noWrap/>
            <w:tcMar>
              <w:top w:w="105" w:type="dxa"/>
              <w:left w:w="135" w:type="dxa"/>
              <w:bottom w:w="105" w:type="dxa"/>
              <w:right w:w="135" w:type="dxa"/>
            </w:tcMar>
            <w:hideMark/>
            <w:tcPrChange w:id="10416" w:author="Haiyang Liu" w:date="2026-05-21T13:03:00Z" w16du:dateUtc="2026-05-21T06:03:00Z">
              <w:tcPr>
                <w:tcW w:w="303" w:type="pct"/>
                <w:noWrap/>
                <w:tcMar>
                  <w:top w:w="105" w:type="dxa"/>
                  <w:left w:w="135" w:type="dxa"/>
                  <w:bottom w:w="105" w:type="dxa"/>
                  <w:right w:w="135" w:type="dxa"/>
                </w:tcMar>
                <w:hideMark/>
              </w:tcPr>
            </w:tcPrChange>
          </w:tcPr>
          <w:p w14:paraId="320860FA" w14:textId="77777777" w:rsidR="0052697C" w:rsidRPr="000435BA" w:rsidRDefault="0052697C">
            <w:pPr>
              <w:adjustRightInd w:val="0"/>
              <w:snapToGrid w:val="0"/>
              <w:jc w:val="center"/>
              <w:rPr>
                <w:ins w:id="10417" w:author="Haiyang Liu" w:date="2026-05-21T12:51:00Z"/>
              </w:rPr>
              <w:pPrChange w:id="10418" w:author="Haiyang Liu" w:date="2026-05-21T13:04:00Z" w16du:dateUtc="2026-05-21T06:04:00Z">
                <w:pPr>
                  <w:snapToGrid w:val="0"/>
                  <w:spacing w:line="480" w:lineRule="auto"/>
                  <w:ind w:rightChars="-34" w:right="-82"/>
                  <w:jc w:val="center"/>
                </w:pPr>
              </w:pPrChange>
            </w:pPr>
            <w:ins w:id="10419" w:author="Haiyang Liu" w:date="2026-05-21T12:51:00Z">
              <w:r w:rsidRPr="000435BA">
                <w:t>0.412</w:t>
              </w:r>
            </w:ins>
          </w:p>
        </w:tc>
        <w:tc>
          <w:tcPr>
            <w:tcW w:w="0" w:type="auto"/>
            <w:noWrap/>
            <w:tcMar>
              <w:top w:w="105" w:type="dxa"/>
              <w:left w:w="135" w:type="dxa"/>
              <w:bottom w:w="105" w:type="dxa"/>
              <w:right w:w="135" w:type="dxa"/>
            </w:tcMar>
            <w:hideMark/>
            <w:tcPrChange w:id="10420" w:author="Haiyang Liu" w:date="2026-05-21T13:03:00Z" w16du:dateUtc="2026-05-21T06:03:00Z">
              <w:tcPr>
                <w:tcW w:w="330" w:type="pct"/>
                <w:noWrap/>
                <w:tcMar>
                  <w:top w:w="105" w:type="dxa"/>
                  <w:left w:w="135" w:type="dxa"/>
                  <w:bottom w:w="105" w:type="dxa"/>
                  <w:right w:w="135" w:type="dxa"/>
                </w:tcMar>
                <w:hideMark/>
              </w:tcPr>
            </w:tcPrChange>
          </w:tcPr>
          <w:p w14:paraId="067D2952" w14:textId="77777777" w:rsidR="0052697C" w:rsidRPr="000435BA" w:rsidRDefault="0052697C">
            <w:pPr>
              <w:adjustRightInd w:val="0"/>
              <w:snapToGrid w:val="0"/>
              <w:jc w:val="center"/>
              <w:rPr>
                <w:ins w:id="10421" w:author="Haiyang Liu" w:date="2026-05-21T12:51:00Z"/>
              </w:rPr>
              <w:pPrChange w:id="10422" w:author="Haiyang Liu" w:date="2026-05-21T13:04:00Z" w16du:dateUtc="2026-05-21T06:04:00Z">
                <w:pPr>
                  <w:snapToGrid w:val="0"/>
                  <w:spacing w:line="480" w:lineRule="auto"/>
                  <w:ind w:rightChars="-34" w:right="-82"/>
                  <w:jc w:val="center"/>
                </w:pPr>
              </w:pPrChange>
            </w:pPr>
            <w:ins w:id="10423" w:author="Haiyang Liu" w:date="2026-05-21T12:51:00Z">
              <w:r w:rsidRPr="000435BA">
                <w:t>0.148</w:t>
              </w:r>
            </w:ins>
          </w:p>
        </w:tc>
        <w:tc>
          <w:tcPr>
            <w:tcW w:w="0" w:type="auto"/>
            <w:noWrap/>
            <w:tcMar>
              <w:top w:w="105" w:type="dxa"/>
              <w:left w:w="135" w:type="dxa"/>
              <w:bottom w:w="105" w:type="dxa"/>
              <w:right w:w="135" w:type="dxa"/>
            </w:tcMar>
            <w:hideMark/>
            <w:tcPrChange w:id="10424" w:author="Haiyang Liu" w:date="2026-05-21T13:03:00Z" w16du:dateUtc="2026-05-21T06:03:00Z">
              <w:tcPr>
                <w:tcW w:w="543" w:type="pct"/>
                <w:gridSpan w:val="3"/>
                <w:noWrap/>
                <w:tcMar>
                  <w:top w:w="105" w:type="dxa"/>
                  <w:left w:w="135" w:type="dxa"/>
                  <w:bottom w:w="105" w:type="dxa"/>
                  <w:right w:w="135" w:type="dxa"/>
                </w:tcMar>
                <w:hideMark/>
              </w:tcPr>
            </w:tcPrChange>
          </w:tcPr>
          <w:p w14:paraId="3F2EFD48" w14:textId="77777777" w:rsidR="0052697C" w:rsidRPr="000435BA" w:rsidRDefault="0052697C">
            <w:pPr>
              <w:adjustRightInd w:val="0"/>
              <w:snapToGrid w:val="0"/>
              <w:jc w:val="center"/>
              <w:rPr>
                <w:ins w:id="10425" w:author="Haiyang Liu" w:date="2026-05-21T12:51:00Z"/>
              </w:rPr>
              <w:pPrChange w:id="10426" w:author="Haiyang Liu" w:date="2026-05-21T13:04:00Z" w16du:dateUtc="2026-05-21T06:04:00Z">
                <w:pPr>
                  <w:snapToGrid w:val="0"/>
                  <w:spacing w:line="480" w:lineRule="auto"/>
                  <w:ind w:rightChars="-34" w:right="-82"/>
                  <w:jc w:val="center"/>
                </w:pPr>
              </w:pPrChange>
            </w:pPr>
            <w:ins w:id="10427" w:author="Haiyang Liu" w:date="2026-05-21T12:51:00Z">
              <w:r w:rsidRPr="000435BA">
                <w:t>0.998</w:t>
              </w:r>
            </w:ins>
          </w:p>
        </w:tc>
        <w:tc>
          <w:tcPr>
            <w:tcW w:w="0" w:type="auto"/>
            <w:tcMar>
              <w:top w:w="105" w:type="dxa"/>
              <w:left w:w="135" w:type="dxa"/>
              <w:bottom w:w="105" w:type="dxa"/>
              <w:right w:w="135" w:type="dxa"/>
            </w:tcMar>
            <w:hideMark/>
            <w:tcPrChange w:id="10428" w:author="Haiyang Liu" w:date="2026-05-21T13:03:00Z" w16du:dateUtc="2026-05-21T06:03:00Z">
              <w:tcPr>
                <w:tcW w:w="832" w:type="pct"/>
                <w:gridSpan w:val="4"/>
                <w:tcMar>
                  <w:top w:w="105" w:type="dxa"/>
                  <w:left w:w="135" w:type="dxa"/>
                  <w:bottom w:w="105" w:type="dxa"/>
                  <w:right w:w="135" w:type="dxa"/>
                </w:tcMar>
                <w:hideMark/>
              </w:tcPr>
            </w:tcPrChange>
          </w:tcPr>
          <w:p w14:paraId="032A9583" w14:textId="77777777" w:rsidR="0052697C" w:rsidRPr="000435BA" w:rsidRDefault="0052697C">
            <w:pPr>
              <w:adjustRightInd w:val="0"/>
              <w:snapToGrid w:val="0"/>
              <w:jc w:val="center"/>
              <w:rPr>
                <w:ins w:id="10429" w:author="Haiyang Liu" w:date="2026-05-21T12:51:00Z"/>
              </w:rPr>
              <w:pPrChange w:id="10430" w:author="Haiyang Liu" w:date="2026-05-21T13:04:00Z" w16du:dateUtc="2026-05-21T06:04:00Z">
                <w:pPr>
                  <w:snapToGrid w:val="0"/>
                  <w:spacing w:line="480" w:lineRule="auto"/>
                  <w:ind w:rightChars="-34" w:right="-82"/>
                  <w:jc w:val="center"/>
                </w:pPr>
              </w:pPrChange>
            </w:pPr>
            <w:ins w:id="10431" w:author="Haiyang Liu" w:date="2026-05-21T12:51:00Z">
              <w:r w:rsidRPr="000435BA">
                <w:t>Task Proficiency</w:t>
              </w:r>
            </w:ins>
          </w:p>
        </w:tc>
        <w:tc>
          <w:tcPr>
            <w:tcW w:w="0" w:type="auto"/>
            <w:tcMar>
              <w:top w:w="105" w:type="dxa"/>
              <w:left w:w="135" w:type="dxa"/>
              <w:bottom w:w="105" w:type="dxa"/>
              <w:right w:w="135" w:type="dxa"/>
            </w:tcMar>
            <w:hideMark/>
            <w:tcPrChange w:id="10432" w:author="Haiyang Liu" w:date="2026-05-21T13:03:00Z" w16du:dateUtc="2026-05-21T06:03:00Z">
              <w:tcPr>
                <w:tcW w:w="548" w:type="pct"/>
                <w:tcMar>
                  <w:top w:w="105" w:type="dxa"/>
                  <w:left w:w="135" w:type="dxa"/>
                  <w:bottom w:w="105" w:type="dxa"/>
                  <w:right w:w="135" w:type="dxa"/>
                </w:tcMar>
                <w:hideMark/>
              </w:tcPr>
            </w:tcPrChange>
          </w:tcPr>
          <w:p w14:paraId="13B680A2" w14:textId="6D8CFB72" w:rsidR="0052697C" w:rsidRPr="000435BA" w:rsidRDefault="0052697C">
            <w:pPr>
              <w:adjustRightInd w:val="0"/>
              <w:snapToGrid w:val="0"/>
              <w:jc w:val="center"/>
              <w:rPr>
                <w:ins w:id="10433" w:author="Haiyang Liu" w:date="2026-05-21T12:51:00Z"/>
              </w:rPr>
              <w:pPrChange w:id="10434" w:author="Haiyang Liu" w:date="2026-05-21T13:04:00Z" w16du:dateUtc="2026-05-21T06:04:00Z">
                <w:pPr>
                  <w:snapToGrid w:val="0"/>
                  <w:spacing w:line="480" w:lineRule="auto"/>
                  <w:ind w:rightChars="-34" w:right="-82"/>
                  <w:jc w:val="center"/>
                </w:pPr>
              </w:pPrChange>
            </w:pPr>
            <w:ins w:id="10435" w:author="Haiyang Liu" w:date="2026-05-21T12:51:00Z">
              <w:r w:rsidRPr="000435BA">
                <w:t>66</w:t>
              </w:r>
            </w:ins>
          </w:p>
        </w:tc>
      </w:tr>
      <w:tr w:rsidR="0052697C" w:rsidRPr="000435BA" w14:paraId="193F9837" w14:textId="77777777" w:rsidTr="0052697C">
        <w:trPr>
          <w:trHeight w:val="20"/>
          <w:ins w:id="10436" w:author="Haiyang Liu" w:date="2026-05-21T12:51:00Z"/>
          <w:trPrChange w:id="10437" w:author="Haiyang Liu" w:date="2026-05-21T13:03:00Z" w16du:dateUtc="2026-05-21T06:03:00Z">
            <w:trPr>
              <w:gridAfter w:val="0"/>
            </w:trPr>
          </w:trPrChange>
        </w:trPr>
        <w:tc>
          <w:tcPr>
            <w:tcW w:w="0" w:type="auto"/>
            <w:tcMar>
              <w:top w:w="105" w:type="dxa"/>
              <w:left w:w="135" w:type="dxa"/>
              <w:bottom w:w="105" w:type="dxa"/>
              <w:right w:w="135" w:type="dxa"/>
            </w:tcMar>
            <w:vAlign w:val="center"/>
            <w:hideMark/>
            <w:tcPrChange w:id="10438" w:author="Haiyang Liu" w:date="2026-05-21T13:03:00Z" w16du:dateUtc="2026-05-21T06:03:00Z">
              <w:tcPr>
                <w:tcW w:w="602" w:type="pct"/>
                <w:tcMar>
                  <w:top w:w="105" w:type="dxa"/>
                  <w:left w:w="135" w:type="dxa"/>
                  <w:bottom w:w="105" w:type="dxa"/>
                  <w:right w:w="135" w:type="dxa"/>
                </w:tcMar>
                <w:hideMark/>
              </w:tcPr>
            </w:tcPrChange>
          </w:tcPr>
          <w:p w14:paraId="357876D2" w14:textId="72D0AB27" w:rsidR="0052697C" w:rsidRPr="000435BA" w:rsidRDefault="0052697C">
            <w:pPr>
              <w:adjustRightInd w:val="0"/>
              <w:snapToGrid w:val="0"/>
              <w:rPr>
                <w:ins w:id="10439" w:author="Haiyang Liu" w:date="2026-05-21T12:51:00Z"/>
              </w:rPr>
              <w:pPrChange w:id="10440" w:author="Haiyang Liu" w:date="2026-05-21T13:04:00Z" w16du:dateUtc="2026-05-21T06:04:00Z">
                <w:pPr>
                  <w:snapToGrid w:val="0"/>
                  <w:spacing w:line="480" w:lineRule="auto"/>
                  <w:ind w:rightChars="-34" w:right="-82"/>
                  <w:jc w:val="center"/>
                </w:pPr>
              </w:pPrChange>
            </w:pPr>
            <w:ins w:id="10441" w:author="Haiyang Liu" w:date="2026-05-21T12:51:00Z">
              <w:r w:rsidRPr="000435BA">
                <w:t xml:space="preserve">I am content with the quality of work </w:t>
              </w:r>
            </w:ins>
            <w:ins w:id="10442" w:author="Haiyang Liu" w:date="2026-05-21T13:26:00Z" w16du:dateUtc="2026-05-21T06:26:00Z">
              <w:r w:rsidR="001061B3">
                <w:t>t</w:t>
              </w:r>
              <w:r w:rsidR="001061B3" w:rsidRPr="000435BA">
                <w:t>his newcomer</w:t>
              </w:r>
            </w:ins>
            <w:ins w:id="10443" w:author="Haiyang Liu" w:date="2026-05-21T12:51:00Z">
              <w:r w:rsidRPr="000435BA">
                <w:t xml:space="preserve"> do</w:t>
              </w:r>
            </w:ins>
            <w:ins w:id="10444" w:author="Haiyang Liu" w:date="2026-05-21T13:26:00Z" w16du:dateUtc="2026-05-21T06:26:00Z">
              <w:r w:rsidR="001061B3">
                <w:t>es</w:t>
              </w:r>
            </w:ins>
            <w:ins w:id="10445" w:author="Haiyang Liu" w:date="2026-05-21T12:51:00Z">
              <w:r w:rsidRPr="000435BA">
                <w:t>.</w:t>
              </w:r>
            </w:ins>
          </w:p>
        </w:tc>
        <w:tc>
          <w:tcPr>
            <w:tcW w:w="0" w:type="auto"/>
            <w:tcMar>
              <w:top w:w="105" w:type="dxa"/>
              <w:left w:w="135" w:type="dxa"/>
              <w:bottom w:w="105" w:type="dxa"/>
              <w:right w:w="135" w:type="dxa"/>
            </w:tcMar>
            <w:hideMark/>
            <w:tcPrChange w:id="10446" w:author="Haiyang Liu" w:date="2026-05-21T13:03:00Z" w16du:dateUtc="2026-05-21T06:03:00Z">
              <w:tcPr>
                <w:tcW w:w="698" w:type="pct"/>
                <w:tcMar>
                  <w:top w:w="105" w:type="dxa"/>
                  <w:left w:w="135" w:type="dxa"/>
                  <w:bottom w:w="105" w:type="dxa"/>
                  <w:right w:w="135" w:type="dxa"/>
                </w:tcMar>
                <w:hideMark/>
              </w:tcPr>
            </w:tcPrChange>
          </w:tcPr>
          <w:p w14:paraId="69732509" w14:textId="77777777" w:rsidR="0052697C" w:rsidRPr="000435BA" w:rsidRDefault="0052697C">
            <w:pPr>
              <w:adjustRightInd w:val="0"/>
              <w:snapToGrid w:val="0"/>
              <w:jc w:val="center"/>
              <w:rPr>
                <w:ins w:id="10447" w:author="Haiyang Liu" w:date="2026-05-21T12:51:00Z"/>
              </w:rPr>
              <w:pPrChange w:id="10448" w:author="Haiyang Liu" w:date="2026-05-21T13:04:00Z" w16du:dateUtc="2026-05-21T06:04:00Z">
                <w:pPr>
                  <w:snapToGrid w:val="0"/>
                  <w:spacing w:line="480" w:lineRule="auto"/>
                  <w:ind w:rightChars="-34" w:right="-82"/>
                  <w:jc w:val="center"/>
                </w:pPr>
              </w:pPrChange>
            </w:pPr>
            <w:ins w:id="10449" w:author="Haiyang Liu" w:date="2026-05-21T12:51:00Z">
              <w:r w:rsidRPr="000435BA">
                <w:t>Work Mastery</w:t>
              </w:r>
            </w:ins>
          </w:p>
        </w:tc>
        <w:tc>
          <w:tcPr>
            <w:tcW w:w="0" w:type="auto"/>
            <w:noWrap/>
            <w:tcMar>
              <w:top w:w="105" w:type="dxa"/>
              <w:left w:w="135" w:type="dxa"/>
              <w:bottom w:w="105" w:type="dxa"/>
              <w:right w:w="135" w:type="dxa"/>
            </w:tcMar>
            <w:hideMark/>
            <w:tcPrChange w:id="10450" w:author="Haiyang Liu" w:date="2026-05-21T13:03:00Z" w16du:dateUtc="2026-05-21T06:03:00Z">
              <w:tcPr>
                <w:tcW w:w="385" w:type="pct"/>
                <w:gridSpan w:val="2"/>
                <w:noWrap/>
                <w:tcMar>
                  <w:top w:w="105" w:type="dxa"/>
                  <w:left w:w="135" w:type="dxa"/>
                  <w:bottom w:w="105" w:type="dxa"/>
                  <w:right w:w="135" w:type="dxa"/>
                </w:tcMar>
                <w:hideMark/>
              </w:tcPr>
            </w:tcPrChange>
          </w:tcPr>
          <w:p w14:paraId="0160C6CE" w14:textId="6A72D2AB" w:rsidR="0052697C" w:rsidRPr="000435BA" w:rsidRDefault="0052697C">
            <w:pPr>
              <w:adjustRightInd w:val="0"/>
              <w:snapToGrid w:val="0"/>
              <w:jc w:val="center"/>
              <w:rPr>
                <w:ins w:id="10451" w:author="Haiyang Liu" w:date="2026-05-21T12:51:00Z"/>
              </w:rPr>
              <w:pPrChange w:id="10452" w:author="Haiyang Liu" w:date="2026-05-21T13:04:00Z" w16du:dateUtc="2026-05-21T06:04:00Z">
                <w:pPr>
                  <w:snapToGrid w:val="0"/>
                  <w:spacing w:line="480" w:lineRule="auto"/>
                  <w:ind w:rightChars="-34" w:right="-82"/>
                  <w:jc w:val="center"/>
                </w:pPr>
              </w:pPrChange>
            </w:pPr>
            <w:ins w:id="10453" w:author="Haiyang Liu" w:date="2026-05-21T13:05:00Z" w16du:dateUtc="2026-05-21T06:05:00Z">
              <w:r w:rsidRPr="000435BA">
                <w:rPr>
                  <w:rPrChange w:id="10454" w:author="Haiyang Liu" w:date="2026-05-21T13:14:00Z" w16du:dateUtc="2026-05-21T06:14:00Z">
                    <w:rPr>
                      <w:sz w:val="20"/>
                      <w:szCs w:val="20"/>
                    </w:rPr>
                  </w:rPrChange>
                </w:rPr>
                <w:t>250</w:t>
              </w:r>
            </w:ins>
          </w:p>
        </w:tc>
        <w:tc>
          <w:tcPr>
            <w:tcW w:w="0" w:type="auto"/>
            <w:noWrap/>
            <w:tcMar>
              <w:top w:w="105" w:type="dxa"/>
              <w:left w:w="135" w:type="dxa"/>
              <w:bottom w:w="105" w:type="dxa"/>
              <w:right w:w="135" w:type="dxa"/>
            </w:tcMar>
            <w:hideMark/>
            <w:tcPrChange w:id="10455" w:author="Haiyang Liu" w:date="2026-05-21T13:03:00Z" w16du:dateUtc="2026-05-21T06:03:00Z">
              <w:tcPr>
                <w:tcW w:w="303" w:type="pct"/>
                <w:noWrap/>
                <w:tcMar>
                  <w:top w:w="105" w:type="dxa"/>
                  <w:left w:w="135" w:type="dxa"/>
                  <w:bottom w:w="105" w:type="dxa"/>
                  <w:right w:w="135" w:type="dxa"/>
                </w:tcMar>
                <w:hideMark/>
              </w:tcPr>
            </w:tcPrChange>
          </w:tcPr>
          <w:p w14:paraId="675F6991" w14:textId="77777777" w:rsidR="0052697C" w:rsidRPr="000435BA" w:rsidRDefault="0052697C">
            <w:pPr>
              <w:adjustRightInd w:val="0"/>
              <w:snapToGrid w:val="0"/>
              <w:jc w:val="center"/>
              <w:rPr>
                <w:ins w:id="10456" w:author="Haiyang Liu" w:date="2026-05-21T12:51:00Z"/>
              </w:rPr>
              <w:pPrChange w:id="10457" w:author="Haiyang Liu" w:date="2026-05-21T13:04:00Z" w16du:dateUtc="2026-05-21T06:04:00Z">
                <w:pPr>
                  <w:snapToGrid w:val="0"/>
                  <w:spacing w:line="480" w:lineRule="auto"/>
                  <w:ind w:rightChars="-34" w:right="-82"/>
                  <w:jc w:val="center"/>
                </w:pPr>
              </w:pPrChange>
            </w:pPr>
            <w:ins w:id="10458" w:author="Haiyang Liu" w:date="2026-05-21T12:51:00Z">
              <w:r w:rsidRPr="000435BA">
                <w:t>0.396</w:t>
              </w:r>
            </w:ins>
          </w:p>
        </w:tc>
        <w:tc>
          <w:tcPr>
            <w:tcW w:w="0" w:type="auto"/>
            <w:noWrap/>
            <w:tcMar>
              <w:top w:w="105" w:type="dxa"/>
              <w:left w:w="135" w:type="dxa"/>
              <w:bottom w:w="105" w:type="dxa"/>
              <w:right w:w="135" w:type="dxa"/>
            </w:tcMar>
            <w:hideMark/>
            <w:tcPrChange w:id="10459" w:author="Haiyang Liu" w:date="2026-05-21T13:03:00Z" w16du:dateUtc="2026-05-21T06:03:00Z">
              <w:tcPr>
                <w:tcW w:w="330" w:type="pct"/>
                <w:noWrap/>
                <w:tcMar>
                  <w:top w:w="105" w:type="dxa"/>
                  <w:left w:w="135" w:type="dxa"/>
                  <w:bottom w:w="105" w:type="dxa"/>
                  <w:right w:w="135" w:type="dxa"/>
                </w:tcMar>
                <w:hideMark/>
              </w:tcPr>
            </w:tcPrChange>
          </w:tcPr>
          <w:p w14:paraId="5261BD7C" w14:textId="77777777" w:rsidR="0052697C" w:rsidRPr="000435BA" w:rsidRDefault="0052697C">
            <w:pPr>
              <w:adjustRightInd w:val="0"/>
              <w:snapToGrid w:val="0"/>
              <w:jc w:val="center"/>
              <w:rPr>
                <w:ins w:id="10460" w:author="Haiyang Liu" w:date="2026-05-21T12:51:00Z"/>
              </w:rPr>
              <w:pPrChange w:id="10461" w:author="Haiyang Liu" w:date="2026-05-21T13:04:00Z" w16du:dateUtc="2026-05-21T06:04:00Z">
                <w:pPr>
                  <w:snapToGrid w:val="0"/>
                  <w:spacing w:line="480" w:lineRule="auto"/>
                  <w:ind w:rightChars="-34" w:right="-82"/>
                  <w:jc w:val="center"/>
                </w:pPr>
              </w:pPrChange>
            </w:pPr>
            <w:ins w:id="10462" w:author="Haiyang Liu" w:date="2026-05-21T12:51:00Z">
              <w:r w:rsidRPr="000435BA">
                <w:t>0.092</w:t>
              </w:r>
            </w:ins>
          </w:p>
        </w:tc>
        <w:tc>
          <w:tcPr>
            <w:tcW w:w="0" w:type="auto"/>
            <w:noWrap/>
            <w:tcMar>
              <w:top w:w="105" w:type="dxa"/>
              <w:left w:w="135" w:type="dxa"/>
              <w:bottom w:w="105" w:type="dxa"/>
              <w:right w:w="135" w:type="dxa"/>
            </w:tcMar>
            <w:hideMark/>
            <w:tcPrChange w:id="10463" w:author="Haiyang Liu" w:date="2026-05-21T13:03:00Z" w16du:dateUtc="2026-05-21T06:03:00Z">
              <w:tcPr>
                <w:tcW w:w="543" w:type="pct"/>
                <w:gridSpan w:val="3"/>
                <w:noWrap/>
                <w:tcMar>
                  <w:top w:w="105" w:type="dxa"/>
                  <w:left w:w="135" w:type="dxa"/>
                  <w:bottom w:w="105" w:type="dxa"/>
                  <w:right w:w="135" w:type="dxa"/>
                </w:tcMar>
                <w:hideMark/>
              </w:tcPr>
            </w:tcPrChange>
          </w:tcPr>
          <w:p w14:paraId="7C9595B7" w14:textId="77777777" w:rsidR="0052697C" w:rsidRPr="000435BA" w:rsidRDefault="0052697C">
            <w:pPr>
              <w:adjustRightInd w:val="0"/>
              <w:snapToGrid w:val="0"/>
              <w:jc w:val="center"/>
              <w:rPr>
                <w:ins w:id="10464" w:author="Haiyang Liu" w:date="2026-05-21T12:51:00Z"/>
              </w:rPr>
              <w:pPrChange w:id="10465" w:author="Haiyang Liu" w:date="2026-05-21T13:04:00Z" w16du:dateUtc="2026-05-21T06:04:00Z">
                <w:pPr>
                  <w:snapToGrid w:val="0"/>
                  <w:spacing w:line="480" w:lineRule="auto"/>
                  <w:ind w:rightChars="-34" w:right="-82"/>
                  <w:jc w:val="center"/>
                </w:pPr>
              </w:pPrChange>
            </w:pPr>
            <w:ins w:id="10466" w:author="Haiyang Liu" w:date="2026-05-21T12:51:00Z">
              <w:r w:rsidRPr="000435BA">
                <w:t>1.000</w:t>
              </w:r>
            </w:ins>
          </w:p>
        </w:tc>
        <w:tc>
          <w:tcPr>
            <w:tcW w:w="0" w:type="auto"/>
            <w:tcMar>
              <w:top w:w="105" w:type="dxa"/>
              <w:left w:w="135" w:type="dxa"/>
              <w:bottom w:w="105" w:type="dxa"/>
              <w:right w:w="135" w:type="dxa"/>
            </w:tcMar>
            <w:hideMark/>
            <w:tcPrChange w:id="10467" w:author="Haiyang Liu" w:date="2026-05-21T13:03:00Z" w16du:dateUtc="2026-05-21T06:03:00Z">
              <w:tcPr>
                <w:tcW w:w="832" w:type="pct"/>
                <w:gridSpan w:val="4"/>
                <w:tcMar>
                  <w:top w:w="105" w:type="dxa"/>
                  <w:left w:w="135" w:type="dxa"/>
                  <w:bottom w:w="105" w:type="dxa"/>
                  <w:right w:w="135" w:type="dxa"/>
                </w:tcMar>
                <w:hideMark/>
              </w:tcPr>
            </w:tcPrChange>
          </w:tcPr>
          <w:p w14:paraId="658D7618" w14:textId="77777777" w:rsidR="0052697C" w:rsidRPr="000435BA" w:rsidRDefault="0052697C">
            <w:pPr>
              <w:adjustRightInd w:val="0"/>
              <w:snapToGrid w:val="0"/>
              <w:jc w:val="center"/>
              <w:rPr>
                <w:ins w:id="10468" w:author="Haiyang Liu" w:date="2026-05-21T12:51:00Z"/>
              </w:rPr>
              <w:pPrChange w:id="10469" w:author="Haiyang Liu" w:date="2026-05-21T13:04:00Z" w16du:dateUtc="2026-05-21T06:04:00Z">
                <w:pPr>
                  <w:snapToGrid w:val="0"/>
                  <w:spacing w:line="480" w:lineRule="auto"/>
                  <w:ind w:rightChars="-34" w:right="-82"/>
                  <w:jc w:val="center"/>
                </w:pPr>
              </w:pPrChange>
            </w:pPr>
            <w:ins w:id="10470" w:author="Haiyang Liu" w:date="2026-05-21T12:51:00Z">
              <w:r w:rsidRPr="000435BA">
                <w:t>Overall Performance</w:t>
              </w:r>
            </w:ins>
          </w:p>
        </w:tc>
        <w:tc>
          <w:tcPr>
            <w:tcW w:w="0" w:type="auto"/>
            <w:tcMar>
              <w:top w:w="105" w:type="dxa"/>
              <w:left w:w="135" w:type="dxa"/>
              <w:bottom w:w="105" w:type="dxa"/>
              <w:right w:w="135" w:type="dxa"/>
            </w:tcMar>
            <w:hideMark/>
            <w:tcPrChange w:id="10471" w:author="Haiyang Liu" w:date="2026-05-21T13:03:00Z" w16du:dateUtc="2026-05-21T06:03:00Z">
              <w:tcPr>
                <w:tcW w:w="548" w:type="pct"/>
                <w:tcMar>
                  <w:top w:w="105" w:type="dxa"/>
                  <w:left w:w="135" w:type="dxa"/>
                  <w:bottom w:w="105" w:type="dxa"/>
                  <w:right w:w="135" w:type="dxa"/>
                </w:tcMar>
                <w:hideMark/>
              </w:tcPr>
            </w:tcPrChange>
          </w:tcPr>
          <w:p w14:paraId="7EF85E1E" w14:textId="5CAD3632" w:rsidR="0052697C" w:rsidRPr="000435BA" w:rsidRDefault="0052697C">
            <w:pPr>
              <w:adjustRightInd w:val="0"/>
              <w:snapToGrid w:val="0"/>
              <w:jc w:val="center"/>
              <w:rPr>
                <w:ins w:id="10472" w:author="Haiyang Liu" w:date="2026-05-21T12:51:00Z"/>
              </w:rPr>
              <w:pPrChange w:id="10473" w:author="Haiyang Liu" w:date="2026-05-21T13:04:00Z" w16du:dateUtc="2026-05-21T06:04:00Z">
                <w:pPr>
                  <w:snapToGrid w:val="0"/>
                  <w:spacing w:line="480" w:lineRule="auto"/>
                  <w:ind w:rightChars="-34" w:right="-82"/>
                  <w:jc w:val="center"/>
                </w:pPr>
              </w:pPrChange>
            </w:pPr>
            <w:ins w:id="10474" w:author="Haiyang Liu" w:date="2026-05-21T12:51:00Z">
              <w:r w:rsidRPr="000435BA">
                <w:t>76</w:t>
              </w:r>
            </w:ins>
          </w:p>
        </w:tc>
      </w:tr>
      <w:tr w:rsidR="0052697C" w:rsidRPr="000435BA" w14:paraId="0C563F8F" w14:textId="77777777" w:rsidTr="0052697C">
        <w:trPr>
          <w:trHeight w:val="20"/>
          <w:ins w:id="10475" w:author="Haiyang Liu" w:date="2026-05-21T12:51:00Z"/>
          <w:trPrChange w:id="10476" w:author="Haiyang Liu" w:date="2026-05-21T13:03:00Z" w16du:dateUtc="2026-05-21T06:03:00Z">
            <w:trPr>
              <w:gridAfter w:val="0"/>
            </w:trPr>
          </w:trPrChange>
        </w:trPr>
        <w:tc>
          <w:tcPr>
            <w:tcW w:w="0" w:type="auto"/>
            <w:tcMar>
              <w:top w:w="105" w:type="dxa"/>
              <w:left w:w="135" w:type="dxa"/>
              <w:bottom w:w="105" w:type="dxa"/>
              <w:right w:w="135" w:type="dxa"/>
            </w:tcMar>
            <w:vAlign w:val="center"/>
            <w:hideMark/>
            <w:tcPrChange w:id="10477" w:author="Haiyang Liu" w:date="2026-05-21T13:03:00Z" w16du:dateUtc="2026-05-21T06:03:00Z">
              <w:tcPr>
                <w:tcW w:w="602" w:type="pct"/>
                <w:tcMar>
                  <w:top w:w="105" w:type="dxa"/>
                  <w:left w:w="135" w:type="dxa"/>
                  <w:bottom w:w="105" w:type="dxa"/>
                  <w:right w:w="135" w:type="dxa"/>
                </w:tcMar>
                <w:hideMark/>
              </w:tcPr>
            </w:tcPrChange>
          </w:tcPr>
          <w:p w14:paraId="3ECB1AF7" w14:textId="7107CA06" w:rsidR="0052697C" w:rsidRPr="000435BA" w:rsidRDefault="0052697C">
            <w:pPr>
              <w:adjustRightInd w:val="0"/>
              <w:snapToGrid w:val="0"/>
              <w:rPr>
                <w:ins w:id="10478" w:author="Haiyang Liu" w:date="2026-05-21T12:51:00Z"/>
              </w:rPr>
              <w:pPrChange w:id="10479" w:author="Haiyang Liu" w:date="2026-05-21T13:04:00Z" w16du:dateUtc="2026-05-21T06:04:00Z">
                <w:pPr>
                  <w:snapToGrid w:val="0"/>
                  <w:spacing w:line="480" w:lineRule="auto"/>
                  <w:ind w:rightChars="-34" w:right="-82"/>
                  <w:jc w:val="center"/>
                </w:pPr>
              </w:pPrChange>
            </w:pPr>
            <w:ins w:id="10480" w:author="Haiyang Liu" w:date="2026-05-21T12:51:00Z">
              <w:r w:rsidRPr="000435BA">
                <w:t xml:space="preserve">I am content with the amount of work that </w:t>
              </w:r>
            </w:ins>
            <w:ins w:id="10481" w:author="Haiyang Liu" w:date="2026-05-21T13:26:00Z" w16du:dateUtc="2026-05-21T06:26:00Z">
              <w:r w:rsidR="001061B3">
                <w:t>t</w:t>
              </w:r>
              <w:r w:rsidR="001061B3" w:rsidRPr="000435BA">
                <w:t>his newcomer</w:t>
              </w:r>
            </w:ins>
            <w:ins w:id="10482" w:author="Haiyang Liu" w:date="2026-05-21T12:51:00Z">
              <w:r w:rsidRPr="000435BA">
                <w:t xml:space="preserve"> get</w:t>
              </w:r>
            </w:ins>
            <w:ins w:id="10483" w:author="Haiyang Liu" w:date="2026-05-21T13:26:00Z" w16du:dateUtc="2026-05-21T06:26:00Z">
              <w:r w:rsidR="001061B3">
                <w:t>s</w:t>
              </w:r>
            </w:ins>
            <w:ins w:id="10484" w:author="Haiyang Liu" w:date="2026-05-21T12:51:00Z">
              <w:r w:rsidRPr="000435BA">
                <w:t xml:space="preserve"> done.</w:t>
              </w:r>
            </w:ins>
          </w:p>
        </w:tc>
        <w:tc>
          <w:tcPr>
            <w:tcW w:w="0" w:type="auto"/>
            <w:tcMar>
              <w:top w:w="105" w:type="dxa"/>
              <w:left w:w="135" w:type="dxa"/>
              <w:bottom w:w="105" w:type="dxa"/>
              <w:right w:w="135" w:type="dxa"/>
            </w:tcMar>
            <w:hideMark/>
            <w:tcPrChange w:id="10485" w:author="Haiyang Liu" w:date="2026-05-21T13:03:00Z" w16du:dateUtc="2026-05-21T06:03:00Z">
              <w:tcPr>
                <w:tcW w:w="698" w:type="pct"/>
                <w:tcMar>
                  <w:top w:w="105" w:type="dxa"/>
                  <w:left w:w="135" w:type="dxa"/>
                  <w:bottom w:w="105" w:type="dxa"/>
                  <w:right w:w="135" w:type="dxa"/>
                </w:tcMar>
                <w:hideMark/>
              </w:tcPr>
            </w:tcPrChange>
          </w:tcPr>
          <w:p w14:paraId="10D64C20" w14:textId="77777777" w:rsidR="0052697C" w:rsidRPr="000435BA" w:rsidRDefault="0052697C">
            <w:pPr>
              <w:adjustRightInd w:val="0"/>
              <w:snapToGrid w:val="0"/>
              <w:jc w:val="center"/>
              <w:rPr>
                <w:ins w:id="10486" w:author="Haiyang Liu" w:date="2026-05-21T12:51:00Z"/>
              </w:rPr>
              <w:pPrChange w:id="10487" w:author="Haiyang Liu" w:date="2026-05-21T13:04:00Z" w16du:dateUtc="2026-05-21T06:04:00Z">
                <w:pPr>
                  <w:snapToGrid w:val="0"/>
                  <w:spacing w:line="480" w:lineRule="auto"/>
                  <w:ind w:rightChars="-34" w:right="-82"/>
                  <w:jc w:val="center"/>
                </w:pPr>
              </w:pPrChange>
            </w:pPr>
            <w:ins w:id="10488" w:author="Haiyang Liu" w:date="2026-05-21T12:51:00Z">
              <w:r w:rsidRPr="000435BA">
                <w:t>Work Mastery</w:t>
              </w:r>
            </w:ins>
          </w:p>
        </w:tc>
        <w:tc>
          <w:tcPr>
            <w:tcW w:w="0" w:type="auto"/>
            <w:noWrap/>
            <w:tcMar>
              <w:top w:w="105" w:type="dxa"/>
              <w:left w:w="135" w:type="dxa"/>
              <w:bottom w:w="105" w:type="dxa"/>
              <w:right w:w="135" w:type="dxa"/>
            </w:tcMar>
            <w:hideMark/>
            <w:tcPrChange w:id="10489" w:author="Haiyang Liu" w:date="2026-05-21T13:03:00Z" w16du:dateUtc="2026-05-21T06:03:00Z">
              <w:tcPr>
                <w:tcW w:w="385" w:type="pct"/>
                <w:gridSpan w:val="2"/>
                <w:noWrap/>
                <w:tcMar>
                  <w:top w:w="105" w:type="dxa"/>
                  <w:left w:w="135" w:type="dxa"/>
                  <w:bottom w:w="105" w:type="dxa"/>
                  <w:right w:w="135" w:type="dxa"/>
                </w:tcMar>
                <w:hideMark/>
              </w:tcPr>
            </w:tcPrChange>
          </w:tcPr>
          <w:p w14:paraId="08332BAA" w14:textId="383544CE" w:rsidR="0052697C" w:rsidRPr="000435BA" w:rsidRDefault="0052697C">
            <w:pPr>
              <w:adjustRightInd w:val="0"/>
              <w:snapToGrid w:val="0"/>
              <w:jc w:val="center"/>
              <w:rPr>
                <w:ins w:id="10490" w:author="Haiyang Liu" w:date="2026-05-21T12:51:00Z"/>
              </w:rPr>
              <w:pPrChange w:id="10491" w:author="Haiyang Liu" w:date="2026-05-21T13:04:00Z" w16du:dateUtc="2026-05-21T06:04:00Z">
                <w:pPr>
                  <w:snapToGrid w:val="0"/>
                  <w:spacing w:line="480" w:lineRule="auto"/>
                  <w:ind w:rightChars="-34" w:right="-82"/>
                  <w:jc w:val="center"/>
                </w:pPr>
              </w:pPrChange>
            </w:pPr>
            <w:ins w:id="10492" w:author="Haiyang Liu" w:date="2026-05-21T13:05:00Z" w16du:dateUtc="2026-05-21T06:05:00Z">
              <w:r w:rsidRPr="000435BA">
                <w:rPr>
                  <w:rPrChange w:id="10493" w:author="Haiyang Liu" w:date="2026-05-21T13:14:00Z" w16du:dateUtc="2026-05-21T06:14:00Z">
                    <w:rPr>
                      <w:sz w:val="20"/>
                      <w:szCs w:val="20"/>
                    </w:rPr>
                  </w:rPrChange>
                </w:rPr>
                <w:t>250</w:t>
              </w:r>
            </w:ins>
          </w:p>
        </w:tc>
        <w:tc>
          <w:tcPr>
            <w:tcW w:w="0" w:type="auto"/>
            <w:noWrap/>
            <w:tcMar>
              <w:top w:w="105" w:type="dxa"/>
              <w:left w:w="135" w:type="dxa"/>
              <w:bottom w:w="105" w:type="dxa"/>
              <w:right w:w="135" w:type="dxa"/>
            </w:tcMar>
            <w:hideMark/>
            <w:tcPrChange w:id="10494" w:author="Haiyang Liu" w:date="2026-05-21T13:03:00Z" w16du:dateUtc="2026-05-21T06:03:00Z">
              <w:tcPr>
                <w:tcW w:w="303" w:type="pct"/>
                <w:noWrap/>
                <w:tcMar>
                  <w:top w:w="105" w:type="dxa"/>
                  <w:left w:w="135" w:type="dxa"/>
                  <w:bottom w:w="105" w:type="dxa"/>
                  <w:right w:w="135" w:type="dxa"/>
                </w:tcMar>
                <w:hideMark/>
              </w:tcPr>
            </w:tcPrChange>
          </w:tcPr>
          <w:p w14:paraId="53A84FEB" w14:textId="77777777" w:rsidR="0052697C" w:rsidRPr="000435BA" w:rsidRDefault="0052697C">
            <w:pPr>
              <w:adjustRightInd w:val="0"/>
              <w:snapToGrid w:val="0"/>
              <w:jc w:val="center"/>
              <w:rPr>
                <w:ins w:id="10495" w:author="Haiyang Liu" w:date="2026-05-21T12:51:00Z"/>
              </w:rPr>
              <w:pPrChange w:id="10496" w:author="Haiyang Liu" w:date="2026-05-21T13:04:00Z" w16du:dateUtc="2026-05-21T06:04:00Z">
                <w:pPr>
                  <w:snapToGrid w:val="0"/>
                  <w:spacing w:line="480" w:lineRule="auto"/>
                  <w:ind w:rightChars="-34" w:right="-82"/>
                  <w:jc w:val="center"/>
                </w:pPr>
              </w:pPrChange>
            </w:pPr>
            <w:ins w:id="10497" w:author="Haiyang Liu" w:date="2026-05-21T12:51:00Z">
              <w:r w:rsidRPr="000435BA">
                <w:t>0.288</w:t>
              </w:r>
            </w:ins>
          </w:p>
        </w:tc>
        <w:tc>
          <w:tcPr>
            <w:tcW w:w="0" w:type="auto"/>
            <w:noWrap/>
            <w:tcMar>
              <w:top w:w="105" w:type="dxa"/>
              <w:left w:w="135" w:type="dxa"/>
              <w:bottom w:w="105" w:type="dxa"/>
              <w:right w:w="135" w:type="dxa"/>
            </w:tcMar>
            <w:hideMark/>
            <w:tcPrChange w:id="10498" w:author="Haiyang Liu" w:date="2026-05-21T13:03:00Z" w16du:dateUtc="2026-05-21T06:03:00Z">
              <w:tcPr>
                <w:tcW w:w="330" w:type="pct"/>
                <w:noWrap/>
                <w:tcMar>
                  <w:top w:w="105" w:type="dxa"/>
                  <w:left w:w="135" w:type="dxa"/>
                  <w:bottom w:w="105" w:type="dxa"/>
                  <w:right w:w="135" w:type="dxa"/>
                </w:tcMar>
                <w:hideMark/>
              </w:tcPr>
            </w:tcPrChange>
          </w:tcPr>
          <w:p w14:paraId="7B0ED18B" w14:textId="77777777" w:rsidR="0052697C" w:rsidRPr="000435BA" w:rsidRDefault="0052697C">
            <w:pPr>
              <w:adjustRightInd w:val="0"/>
              <w:snapToGrid w:val="0"/>
              <w:jc w:val="center"/>
              <w:rPr>
                <w:ins w:id="10499" w:author="Haiyang Liu" w:date="2026-05-21T12:51:00Z"/>
              </w:rPr>
              <w:pPrChange w:id="10500" w:author="Haiyang Liu" w:date="2026-05-21T13:04:00Z" w16du:dateUtc="2026-05-21T06:04:00Z">
                <w:pPr>
                  <w:snapToGrid w:val="0"/>
                  <w:spacing w:line="480" w:lineRule="auto"/>
                  <w:ind w:rightChars="-34" w:right="-82"/>
                  <w:jc w:val="center"/>
                </w:pPr>
              </w:pPrChange>
            </w:pPr>
            <w:ins w:id="10501" w:author="Haiyang Liu" w:date="2026-05-21T12:51:00Z">
              <w:r w:rsidRPr="000435BA">
                <w:t>-0.060</w:t>
              </w:r>
            </w:ins>
          </w:p>
        </w:tc>
        <w:tc>
          <w:tcPr>
            <w:tcW w:w="0" w:type="auto"/>
            <w:noWrap/>
            <w:tcMar>
              <w:top w:w="105" w:type="dxa"/>
              <w:left w:w="135" w:type="dxa"/>
              <w:bottom w:w="105" w:type="dxa"/>
              <w:right w:w="135" w:type="dxa"/>
            </w:tcMar>
            <w:hideMark/>
            <w:tcPrChange w:id="10502" w:author="Haiyang Liu" w:date="2026-05-21T13:03:00Z" w16du:dateUtc="2026-05-21T06:03:00Z">
              <w:tcPr>
                <w:tcW w:w="543" w:type="pct"/>
                <w:gridSpan w:val="3"/>
                <w:noWrap/>
                <w:tcMar>
                  <w:top w:w="105" w:type="dxa"/>
                  <w:left w:w="135" w:type="dxa"/>
                  <w:bottom w:w="105" w:type="dxa"/>
                  <w:right w:w="135" w:type="dxa"/>
                </w:tcMar>
                <w:hideMark/>
              </w:tcPr>
            </w:tcPrChange>
          </w:tcPr>
          <w:p w14:paraId="7A8819CF" w14:textId="77777777" w:rsidR="0052697C" w:rsidRPr="000435BA" w:rsidRDefault="0052697C">
            <w:pPr>
              <w:adjustRightInd w:val="0"/>
              <w:snapToGrid w:val="0"/>
              <w:jc w:val="center"/>
              <w:rPr>
                <w:ins w:id="10503" w:author="Haiyang Liu" w:date="2026-05-21T12:51:00Z"/>
              </w:rPr>
              <w:pPrChange w:id="10504" w:author="Haiyang Liu" w:date="2026-05-21T13:04:00Z" w16du:dateUtc="2026-05-21T06:04:00Z">
                <w:pPr>
                  <w:snapToGrid w:val="0"/>
                  <w:spacing w:line="480" w:lineRule="auto"/>
                  <w:ind w:rightChars="-34" w:right="-82"/>
                  <w:jc w:val="center"/>
                </w:pPr>
              </w:pPrChange>
            </w:pPr>
            <w:ins w:id="10505" w:author="Haiyang Liu" w:date="2026-05-21T12:51:00Z">
              <w:r w:rsidRPr="000435BA">
                <w:t>1.000</w:t>
              </w:r>
            </w:ins>
          </w:p>
        </w:tc>
        <w:tc>
          <w:tcPr>
            <w:tcW w:w="0" w:type="auto"/>
            <w:tcMar>
              <w:top w:w="105" w:type="dxa"/>
              <w:left w:w="135" w:type="dxa"/>
              <w:bottom w:w="105" w:type="dxa"/>
              <w:right w:w="135" w:type="dxa"/>
            </w:tcMar>
            <w:hideMark/>
            <w:tcPrChange w:id="10506" w:author="Haiyang Liu" w:date="2026-05-21T13:03:00Z" w16du:dateUtc="2026-05-21T06:03:00Z">
              <w:tcPr>
                <w:tcW w:w="832" w:type="pct"/>
                <w:gridSpan w:val="4"/>
                <w:tcMar>
                  <w:top w:w="105" w:type="dxa"/>
                  <w:left w:w="135" w:type="dxa"/>
                  <w:bottom w:w="105" w:type="dxa"/>
                  <w:right w:w="135" w:type="dxa"/>
                </w:tcMar>
                <w:hideMark/>
              </w:tcPr>
            </w:tcPrChange>
          </w:tcPr>
          <w:p w14:paraId="55EA0F64" w14:textId="77777777" w:rsidR="0052697C" w:rsidRPr="000435BA" w:rsidRDefault="0052697C">
            <w:pPr>
              <w:adjustRightInd w:val="0"/>
              <w:snapToGrid w:val="0"/>
              <w:jc w:val="center"/>
              <w:rPr>
                <w:ins w:id="10507" w:author="Haiyang Liu" w:date="2026-05-21T12:51:00Z"/>
              </w:rPr>
              <w:pPrChange w:id="10508" w:author="Haiyang Liu" w:date="2026-05-21T13:04:00Z" w16du:dateUtc="2026-05-21T06:04:00Z">
                <w:pPr>
                  <w:snapToGrid w:val="0"/>
                  <w:spacing w:line="480" w:lineRule="auto"/>
                  <w:ind w:rightChars="-34" w:right="-82"/>
                  <w:jc w:val="center"/>
                </w:pPr>
              </w:pPrChange>
            </w:pPr>
            <w:ins w:id="10509" w:author="Haiyang Liu" w:date="2026-05-21T12:51:00Z">
              <w:r w:rsidRPr="000435BA">
                <w:t>Overall Performance</w:t>
              </w:r>
            </w:ins>
          </w:p>
        </w:tc>
        <w:tc>
          <w:tcPr>
            <w:tcW w:w="0" w:type="auto"/>
            <w:tcMar>
              <w:top w:w="105" w:type="dxa"/>
              <w:left w:w="135" w:type="dxa"/>
              <w:bottom w:w="105" w:type="dxa"/>
              <w:right w:w="135" w:type="dxa"/>
            </w:tcMar>
            <w:hideMark/>
            <w:tcPrChange w:id="10510" w:author="Haiyang Liu" w:date="2026-05-21T13:03:00Z" w16du:dateUtc="2026-05-21T06:03:00Z">
              <w:tcPr>
                <w:tcW w:w="548" w:type="pct"/>
                <w:tcMar>
                  <w:top w:w="105" w:type="dxa"/>
                  <w:left w:w="135" w:type="dxa"/>
                  <w:bottom w:w="105" w:type="dxa"/>
                  <w:right w:w="135" w:type="dxa"/>
                </w:tcMar>
                <w:hideMark/>
              </w:tcPr>
            </w:tcPrChange>
          </w:tcPr>
          <w:p w14:paraId="0F5D60C6" w14:textId="167EEA8A" w:rsidR="0052697C" w:rsidRPr="000435BA" w:rsidRDefault="0052697C">
            <w:pPr>
              <w:adjustRightInd w:val="0"/>
              <w:snapToGrid w:val="0"/>
              <w:jc w:val="center"/>
              <w:rPr>
                <w:ins w:id="10511" w:author="Haiyang Liu" w:date="2026-05-21T12:51:00Z"/>
              </w:rPr>
              <w:pPrChange w:id="10512" w:author="Haiyang Liu" w:date="2026-05-21T13:04:00Z" w16du:dateUtc="2026-05-21T06:04:00Z">
                <w:pPr>
                  <w:snapToGrid w:val="0"/>
                  <w:spacing w:line="480" w:lineRule="auto"/>
                  <w:ind w:rightChars="-34" w:right="-82"/>
                  <w:jc w:val="center"/>
                </w:pPr>
              </w:pPrChange>
            </w:pPr>
            <w:ins w:id="10513" w:author="Haiyang Liu" w:date="2026-05-21T12:51:00Z">
              <w:r w:rsidRPr="000435BA">
                <w:t>87</w:t>
              </w:r>
            </w:ins>
          </w:p>
        </w:tc>
      </w:tr>
      <w:tr w:rsidR="0052697C" w:rsidRPr="000435BA" w14:paraId="4287ECA4" w14:textId="77777777" w:rsidTr="0052697C">
        <w:trPr>
          <w:trHeight w:val="20"/>
          <w:ins w:id="10514" w:author="Haiyang Liu" w:date="2026-05-21T12:51:00Z"/>
          <w:trPrChange w:id="10515" w:author="Haiyang Liu" w:date="2026-05-21T13:03:00Z" w16du:dateUtc="2026-05-21T06:03:00Z">
            <w:trPr>
              <w:gridAfter w:val="0"/>
            </w:trPr>
          </w:trPrChange>
        </w:trPr>
        <w:tc>
          <w:tcPr>
            <w:tcW w:w="0" w:type="auto"/>
            <w:tcMar>
              <w:top w:w="105" w:type="dxa"/>
              <w:left w:w="135" w:type="dxa"/>
              <w:bottom w:w="105" w:type="dxa"/>
              <w:right w:w="135" w:type="dxa"/>
            </w:tcMar>
            <w:vAlign w:val="center"/>
            <w:hideMark/>
            <w:tcPrChange w:id="10516" w:author="Haiyang Liu" w:date="2026-05-21T13:03:00Z" w16du:dateUtc="2026-05-21T06:03:00Z">
              <w:tcPr>
                <w:tcW w:w="602" w:type="pct"/>
                <w:tcMar>
                  <w:top w:w="105" w:type="dxa"/>
                  <w:left w:w="135" w:type="dxa"/>
                  <w:bottom w:w="105" w:type="dxa"/>
                  <w:right w:w="135" w:type="dxa"/>
                </w:tcMar>
                <w:hideMark/>
              </w:tcPr>
            </w:tcPrChange>
          </w:tcPr>
          <w:p w14:paraId="6580F14F" w14:textId="3F87FDD0" w:rsidR="0052697C" w:rsidRPr="000435BA" w:rsidRDefault="001061B3">
            <w:pPr>
              <w:adjustRightInd w:val="0"/>
              <w:snapToGrid w:val="0"/>
              <w:rPr>
                <w:ins w:id="10517" w:author="Haiyang Liu" w:date="2026-05-21T12:51:00Z"/>
              </w:rPr>
              <w:pPrChange w:id="10518" w:author="Haiyang Liu" w:date="2026-05-21T13:04:00Z" w16du:dateUtc="2026-05-21T06:04:00Z">
                <w:pPr>
                  <w:snapToGrid w:val="0"/>
                  <w:spacing w:line="480" w:lineRule="auto"/>
                  <w:ind w:rightChars="-34" w:right="-82"/>
                  <w:jc w:val="center"/>
                </w:pPr>
              </w:pPrChange>
            </w:pPr>
            <w:ins w:id="10519" w:author="Haiyang Liu" w:date="2026-05-21T13:26:00Z" w16du:dateUtc="2026-05-21T06:26:00Z">
              <w:r w:rsidRPr="000435BA">
                <w:t>This newcomer</w:t>
              </w:r>
            </w:ins>
            <w:ins w:id="10520" w:author="Haiyang Liu" w:date="2026-05-21T12:51:00Z">
              <w:r w:rsidR="0052697C" w:rsidRPr="000435BA">
                <w:t xml:space="preserve"> carried out the core parts of </w:t>
              </w:r>
            </w:ins>
            <w:ins w:id="10521" w:author="Haiyang Liu" w:date="2026-05-21T13:26:00Z" w16du:dateUtc="2026-05-21T06:26:00Z">
              <w:r>
                <w:t>his/her</w:t>
              </w:r>
            </w:ins>
            <w:ins w:id="10522" w:author="Haiyang Liu" w:date="2026-05-21T12:51:00Z">
              <w:r w:rsidR="0052697C" w:rsidRPr="000435BA">
                <w:t xml:space="preserve"> job well.</w:t>
              </w:r>
            </w:ins>
          </w:p>
        </w:tc>
        <w:tc>
          <w:tcPr>
            <w:tcW w:w="0" w:type="auto"/>
            <w:tcMar>
              <w:top w:w="105" w:type="dxa"/>
              <w:left w:w="135" w:type="dxa"/>
              <w:bottom w:w="105" w:type="dxa"/>
              <w:right w:w="135" w:type="dxa"/>
            </w:tcMar>
            <w:hideMark/>
            <w:tcPrChange w:id="10523" w:author="Haiyang Liu" w:date="2026-05-21T13:03:00Z" w16du:dateUtc="2026-05-21T06:03:00Z">
              <w:tcPr>
                <w:tcW w:w="698" w:type="pct"/>
                <w:tcMar>
                  <w:top w:w="105" w:type="dxa"/>
                  <w:left w:w="135" w:type="dxa"/>
                  <w:bottom w:w="105" w:type="dxa"/>
                  <w:right w:w="135" w:type="dxa"/>
                </w:tcMar>
                <w:hideMark/>
              </w:tcPr>
            </w:tcPrChange>
          </w:tcPr>
          <w:p w14:paraId="1EB6590A" w14:textId="77777777" w:rsidR="0052697C" w:rsidRPr="000435BA" w:rsidRDefault="0052697C">
            <w:pPr>
              <w:adjustRightInd w:val="0"/>
              <w:snapToGrid w:val="0"/>
              <w:jc w:val="center"/>
              <w:rPr>
                <w:ins w:id="10524" w:author="Haiyang Liu" w:date="2026-05-21T12:51:00Z"/>
              </w:rPr>
              <w:pPrChange w:id="10525" w:author="Haiyang Liu" w:date="2026-05-21T13:04:00Z" w16du:dateUtc="2026-05-21T06:04:00Z">
                <w:pPr>
                  <w:snapToGrid w:val="0"/>
                  <w:spacing w:line="480" w:lineRule="auto"/>
                  <w:ind w:rightChars="-34" w:right="-82"/>
                  <w:jc w:val="center"/>
                </w:pPr>
              </w:pPrChange>
            </w:pPr>
            <w:ins w:id="10526" w:author="Haiyang Liu" w:date="2026-05-21T12:51:00Z">
              <w:r w:rsidRPr="000435BA">
                <w:t>Task Proficiency</w:t>
              </w:r>
            </w:ins>
          </w:p>
        </w:tc>
        <w:tc>
          <w:tcPr>
            <w:tcW w:w="0" w:type="auto"/>
            <w:noWrap/>
            <w:tcMar>
              <w:top w:w="105" w:type="dxa"/>
              <w:left w:w="135" w:type="dxa"/>
              <w:bottom w:w="105" w:type="dxa"/>
              <w:right w:w="135" w:type="dxa"/>
            </w:tcMar>
            <w:hideMark/>
            <w:tcPrChange w:id="10527" w:author="Haiyang Liu" w:date="2026-05-21T13:03:00Z" w16du:dateUtc="2026-05-21T06:03:00Z">
              <w:tcPr>
                <w:tcW w:w="385" w:type="pct"/>
                <w:gridSpan w:val="2"/>
                <w:noWrap/>
                <w:tcMar>
                  <w:top w:w="105" w:type="dxa"/>
                  <w:left w:w="135" w:type="dxa"/>
                  <w:bottom w:w="105" w:type="dxa"/>
                  <w:right w:w="135" w:type="dxa"/>
                </w:tcMar>
                <w:hideMark/>
              </w:tcPr>
            </w:tcPrChange>
          </w:tcPr>
          <w:p w14:paraId="54829957" w14:textId="24CFC385" w:rsidR="0052697C" w:rsidRPr="000435BA" w:rsidRDefault="0052697C">
            <w:pPr>
              <w:adjustRightInd w:val="0"/>
              <w:snapToGrid w:val="0"/>
              <w:jc w:val="center"/>
              <w:rPr>
                <w:ins w:id="10528" w:author="Haiyang Liu" w:date="2026-05-21T12:51:00Z"/>
              </w:rPr>
              <w:pPrChange w:id="10529" w:author="Haiyang Liu" w:date="2026-05-21T13:04:00Z" w16du:dateUtc="2026-05-21T06:04:00Z">
                <w:pPr>
                  <w:snapToGrid w:val="0"/>
                  <w:spacing w:line="480" w:lineRule="auto"/>
                  <w:ind w:rightChars="-34" w:right="-82"/>
                  <w:jc w:val="center"/>
                </w:pPr>
              </w:pPrChange>
            </w:pPr>
            <w:ins w:id="10530" w:author="Haiyang Liu" w:date="2026-05-21T13:05:00Z" w16du:dateUtc="2026-05-21T06:05:00Z">
              <w:r w:rsidRPr="000435BA">
                <w:rPr>
                  <w:rPrChange w:id="10531" w:author="Haiyang Liu" w:date="2026-05-21T13:14:00Z" w16du:dateUtc="2026-05-21T06:14:00Z">
                    <w:rPr>
                      <w:sz w:val="20"/>
                      <w:szCs w:val="20"/>
                    </w:rPr>
                  </w:rPrChange>
                </w:rPr>
                <w:t>250</w:t>
              </w:r>
            </w:ins>
          </w:p>
        </w:tc>
        <w:tc>
          <w:tcPr>
            <w:tcW w:w="0" w:type="auto"/>
            <w:noWrap/>
            <w:tcMar>
              <w:top w:w="105" w:type="dxa"/>
              <w:left w:w="135" w:type="dxa"/>
              <w:bottom w:w="105" w:type="dxa"/>
              <w:right w:w="135" w:type="dxa"/>
            </w:tcMar>
            <w:hideMark/>
            <w:tcPrChange w:id="10532" w:author="Haiyang Liu" w:date="2026-05-21T13:03:00Z" w16du:dateUtc="2026-05-21T06:03:00Z">
              <w:tcPr>
                <w:tcW w:w="303" w:type="pct"/>
                <w:noWrap/>
                <w:tcMar>
                  <w:top w:w="105" w:type="dxa"/>
                  <w:left w:w="135" w:type="dxa"/>
                  <w:bottom w:w="105" w:type="dxa"/>
                  <w:right w:w="135" w:type="dxa"/>
                </w:tcMar>
                <w:hideMark/>
              </w:tcPr>
            </w:tcPrChange>
          </w:tcPr>
          <w:p w14:paraId="6CB3D2C8" w14:textId="77777777" w:rsidR="0052697C" w:rsidRPr="000435BA" w:rsidRDefault="0052697C">
            <w:pPr>
              <w:adjustRightInd w:val="0"/>
              <w:snapToGrid w:val="0"/>
              <w:jc w:val="center"/>
              <w:rPr>
                <w:ins w:id="10533" w:author="Haiyang Liu" w:date="2026-05-21T12:51:00Z"/>
              </w:rPr>
              <w:pPrChange w:id="10534" w:author="Haiyang Liu" w:date="2026-05-21T13:04:00Z" w16du:dateUtc="2026-05-21T06:04:00Z">
                <w:pPr>
                  <w:snapToGrid w:val="0"/>
                  <w:spacing w:line="480" w:lineRule="auto"/>
                  <w:ind w:rightChars="-34" w:right="-82"/>
                  <w:jc w:val="center"/>
                </w:pPr>
              </w:pPrChange>
            </w:pPr>
            <w:ins w:id="10535" w:author="Haiyang Liu" w:date="2026-05-21T12:51:00Z">
              <w:r w:rsidRPr="000435BA">
                <w:t>0.364</w:t>
              </w:r>
            </w:ins>
          </w:p>
        </w:tc>
        <w:tc>
          <w:tcPr>
            <w:tcW w:w="0" w:type="auto"/>
            <w:noWrap/>
            <w:tcMar>
              <w:top w:w="105" w:type="dxa"/>
              <w:left w:w="135" w:type="dxa"/>
              <w:bottom w:w="105" w:type="dxa"/>
              <w:right w:w="135" w:type="dxa"/>
            </w:tcMar>
            <w:hideMark/>
            <w:tcPrChange w:id="10536" w:author="Haiyang Liu" w:date="2026-05-21T13:03:00Z" w16du:dateUtc="2026-05-21T06:03:00Z">
              <w:tcPr>
                <w:tcW w:w="330" w:type="pct"/>
                <w:noWrap/>
                <w:tcMar>
                  <w:top w:w="105" w:type="dxa"/>
                  <w:left w:w="135" w:type="dxa"/>
                  <w:bottom w:w="105" w:type="dxa"/>
                  <w:right w:w="135" w:type="dxa"/>
                </w:tcMar>
                <w:hideMark/>
              </w:tcPr>
            </w:tcPrChange>
          </w:tcPr>
          <w:p w14:paraId="49AA306D" w14:textId="77777777" w:rsidR="0052697C" w:rsidRPr="000435BA" w:rsidRDefault="0052697C">
            <w:pPr>
              <w:adjustRightInd w:val="0"/>
              <w:snapToGrid w:val="0"/>
              <w:jc w:val="center"/>
              <w:rPr>
                <w:ins w:id="10537" w:author="Haiyang Liu" w:date="2026-05-21T12:51:00Z"/>
              </w:rPr>
              <w:pPrChange w:id="10538" w:author="Haiyang Liu" w:date="2026-05-21T13:04:00Z" w16du:dateUtc="2026-05-21T06:04:00Z">
                <w:pPr>
                  <w:snapToGrid w:val="0"/>
                  <w:spacing w:line="480" w:lineRule="auto"/>
                  <w:ind w:rightChars="-34" w:right="-82"/>
                  <w:jc w:val="center"/>
                </w:pPr>
              </w:pPrChange>
            </w:pPr>
            <w:ins w:id="10539" w:author="Haiyang Liu" w:date="2026-05-21T12:51:00Z">
              <w:r w:rsidRPr="000435BA">
                <w:t>0.048</w:t>
              </w:r>
            </w:ins>
          </w:p>
        </w:tc>
        <w:tc>
          <w:tcPr>
            <w:tcW w:w="0" w:type="auto"/>
            <w:noWrap/>
            <w:tcMar>
              <w:top w:w="105" w:type="dxa"/>
              <w:left w:w="135" w:type="dxa"/>
              <w:bottom w:w="105" w:type="dxa"/>
              <w:right w:w="135" w:type="dxa"/>
            </w:tcMar>
            <w:hideMark/>
            <w:tcPrChange w:id="10540" w:author="Haiyang Liu" w:date="2026-05-21T13:03:00Z" w16du:dateUtc="2026-05-21T06:03:00Z">
              <w:tcPr>
                <w:tcW w:w="543" w:type="pct"/>
                <w:gridSpan w:val="3"/>
                <w:noWrap/>
                <w:tcMar>
                  <w:top w:w="105" w:type="dxa"/>
                  <w:left w:w="135" w:type="dxa"/>
                  <w:bottom w:w="105" w:type="dxa"/>
                  <w:right w:w="135" w:type="dxa"/>
                </w:tcMar>
                <w:hideMark/>
              </w:tcPr>
            </w:tcPrChange>
          </w:tcPr>
          <w:p w14:paraId="165C9661" w14:textId="77777777" w:rsidR="0052697C" w:rsidRPr="000435BA" w:rsidRDefault="0052697C">
            <w:pPr>
              <w:adjustRightInd w:val="0"/>
              <w:snapToGrid w:val="0"/>
              <w:jc w:val="center"/>
              <w:rPr>
                <w:ins w:id="10541" w:author="Haiyang Liu" w:date="2026-05-21T12:51:00Z"/>
              </w:rPr>
              <w:pPrChange w:id="10542" w:author="Haiyang Liu" w:date="2026-05-21T13:04:00Z" w16du:dateUtc="2026-05-21T06:04:00Z">
                <w:pPr>
                  <w:snapToGrid w:val="0"/>
                  <w:spacing w:line="480" w:lineRule="auto"/>
                  <w:ind w:rightChars="-34" w:right="-82"/>
                  <w:jc w:val="center"/>
                </w:pPr>
              </w:pPrChange>
            </w:pPr>
            <w:ins w:id="10543" w:author="Haiyang Liu" w:date="2026-05-21T12:51:00Z">
              <w:r w:rsidRPr="000435BA">
                <w:t>1.000</w:t>
              </w:r>
            </w:ins>
          </w:p>
        </w:tc>
        <w:tc>
          <w:tcPr>
            <w:tcW w:w="0" w:type="auto"/>
            <w:tcMar>
              <w:top w:w="105" w:type="dxa"/>
              <w:left w:w="135" w:type="dxa"/>
              <w:bottom w:w="105" w:type="dxa"/>
              <w:right w:w="135" w:type="dxa"/>
            </w:tcMar>
            <w:hideMark/>
            <w:tcPrChange w:id="10544" w:author="Haiyang Liu" w:date="2026-05-21T13:03:00Z" w16du:dateUtc="2026-05-21T06:03:00Z">
              <w:tcPr>
                <w:tcW w:w="832" w:type="pct"/>
                <w:gridSpan w:val="4"/>
                <w:tcMar>
                  <w:top w:w="105" w:type="dxa"/>
                  <w:left w:w="135" w:type="dxa"/>
                  <w:bottom w:w="105" w:type="dxa"/>
                  <w:right w:w="135" w:type="dxa"/>
                </w:tcMar>
                <w:hideMark/>
              </w:tcPr>
            </w:tcPrChange>
          </w:tcPr>
          <w:p w14:paraId="5378C3BC" w14:textId="77777777" w:rsidR="0052697C" w:rsidRPr="000435BA" w:rsidRDefault="0052697C">
            <w:pPr>
              <w:adjustRightInd w:val="0"/>
              <w:snapToGrid w:val="0"/>
              <w:jc w:val="center"/>
              <w:rPr>
                <w:ins w:id="10545" w:author="Haiyang Liu" w:date="2026-05-21T12:51:00Z"/>
              </w:rPr>
              <w:pPrChange w:id="10546" w:author="Haiyang Liu" w:date="2026-05-21T13:04:00Z" w16du:dateUtc="2026-05-21T06:04:00Z">
                <w:pPr>
                  <w:snapToGrid w:val="0"/>
                  <w:spacing w:line="480" w:lineRule="auto"/>
                  <w:ind w:rightChars="-34" w:right="-82"/>
                  <w:jc w:val="center"/>
                </w:pPr>
              </w:pPrChange>
            </w:pPr>
            <w:ins w:id="10547" w:author="Haiyang Liu" w:date="2026-05-21T12:51:00Z">
              <w:r w:rsidRPr="000435BA">
                <w:t>Overall Performance</w:t>
              </w:r>
            </w:ins>
          </w:p>
        </w:tc>
        <w:tc>
          <w:tcPr>
            <w:tcW w:w="0" w:type="auto"/>
            <w:tcMar>
              <w:top w:w="105" w:type="dxa"/>
              <w:left w:w="135" w:type="dxa"/>
              <w:bottom w:w="105" w:type="dxa"/>
              <w:right w:w="135" w:type="dxa"/>
            </w:tcMar>
            <w:hideMark/>
            <w:tcPrChange w:id="10548" w:author="Haiyang Liu" w:date="2026-05-21T13:03:00Z" w16du:dateUtc="2026-05-21T06:03:00Z">
              <w:tcPr>
                <w:tcW w:w="548" w:type="pct"/>
                <w:tcMar>
                  <w:top w:w="105" w:type="dxa"/>
                  <w:left w:w="135" w:type="dxa"/>
                  <w:bottom w:w="105" w:type="dxa"/>
                  <w:right w:w="135" w:type="dxa"/>
                </w:tcMar>
                <w:hideMark/>
              </w:tcPr>
            </w:tcPrChange>
          </w:tcPr>
          <w:p w14:paraId="5AF9F70F" w14:textId="7FFC4168" w:rsidR="0052697C" w:rsidRPr="000435BA" w:rsidRDefault="0052697C">
            <w:pPr>
              <w:adjustRightInd w:val="0"/>
              <w:snapToGrid w:val="0"/>
              <w:jc w:val="center"/>
              <w:rPr>
                <w:ins w:id="10549" w:author="Haiyang Liu" w:date="2026-05-21T12:51:00Z"/>
              </w:rPr>
              <w:pPrChange w:id="10550" w:author="Haiyang Liu" w:date="2026-05-21T13:04:00Z" w16du:dateUtc="2026-05-21T06:04:00Z">
                <w:pPr>
                  <w:snapToGrid w:val="0"/>
                  <w:spacing w:line="480" w:lineRule="auto"/>
                  <w:ind w:rightChars="-34" w:right="-82"/>
                  <w:jc w:val="center"/>
                </w:pPr>
              </w:pPrChange>
            </w:pPr>
            <w:ins w:id="10551" w:author="Haiyang Liu" w:date="2026-05-21T12:51:00Z">
              <w:r w:rsidRPr="000435BA">
                <w:t>79</w:t>
              </w:r>
            </w:ins>
          </w:p>
        </w:tc>
      </w:tr>
      <w:tr w:rsidR="0052697C" w:rsidRPr="000435BA" w14:paraId="26822C71" w14:textId="77777777" w:rsidTr="0052697C">
        <w:trPr>
          <w:trHeight w:val="20"/>
          <w:ins w:id="10552" w:author="Haiyang Liu" w:date="2026-05-21T12:51:00Z"/>
          <w:trPrChange w:id="10553" w:author="Haiyang Liu" w:date="2026-05-21T13:03:00Z" w16du:dateUtc="2026-05-21T06:03:00Z">
            <w:trPr>
              <w:gridAfter w:val="0"/>
            </w:trPr>
          </w:trPrChange>
        </w:trPr>
        <w:tc>
          <w:tcPr>
            <w:tcW w:w="0" w:type="auto"/>
            <w:tcMar>
              <w:top w:w="105" w:type="dxa"/>
              <w:left w:w="135" w:type="dxa"/>
              <w:bottom w:w="105" w:type="dxa"/>
              <w:right w:w="135" w:type="dxa"/>
            </w:tcMar>
            <w:vAlign w:val="center"/>
            <w:hideMark/>
            <w:tcPrChange w:id="10554" w:author="Haiyang Liu" w:date="2026-05-21T13:03:00Z" w16du:dateUtc="2026-05-21T06:03:00Z">
              <w:tcPr>
                <w:tcW w:w="602" w:type="pct"/>
                <w:tcMar>
                  <w:top w:w="105" w:type="dxa"/>
                  <w:left w:w="135" w:type="dxa"/>
                  <w:bottom w:w="105" w:type="dxa"/>
                  <w:right w:w="135" w:type="dxa"/>
                </w:tcMar>
                <w:hideMark/>
              </w:tcPr>
            </w:tcPrChange>
          </w:tcPr>
          <w:p w14:paraId="2ECF4B71" w14:textId="416C19D9" w:rsidR="0052697C" w:rsidRPr="000435BA" w:rsidRDefault="001061B3">
            <w:pPr>
              <w:adjustRightInd w:val="0"/>
              <w:snapToGrid w:val="0"/>
              <w:rPr>
                <w:ins w:id="10555" w:author="Haiyang Liu" w:date="2026-05-21T12:51:00Z"/>
              </w:rPr>
              <w:pPrChange w:id="10556" w:author="Haiyang Liu" w:date="2026-05-21T13:04:00Z" w16du:dateUtc="2026-05-21T06:04:00Z">
                <w:pPr>
                  <w:snapToGrid w:val="0"/>
                  <w:spacing w:line="480" w:lineRule="auto"/>
                  <w:ind w:rightChars="-34" w:right="-82"/>
                  <w:jc w:val="center"/>
                </w:pPr>
              </w:pPrChange>
            </w:pPr>
            <w:ins w:id="10557" w:author="Haiyang Liu" w:date="2026-05-21T13:26:00Z" w16du:dateUtc="2026-05-21T06:26:00Z">
              <w:r w:rsidRPr="000435BA">
                <w:lastRenderedPageBreak/>
                <w:t>This newcomer</w:t>
              </w:r>
            </w:ins>
            <w:ins w:id="10558" w:author="Haiyang Liu" w:date="2026-05-21T12:51:00Z">
              <w:r w:rsidR="0052697C" w:rsidRPr="000435BA">
                <w:t xml:space="preserve"> completed </w:t>
              </w:r>
            </w:ins>
            <w:ins w:id="10559" w:author="Haiyang Liu" w:date="2026-05-21T13:26:00Z" w16du:dateUtc="2026-05-21T06:26:00Z">
              <w:r>
                <w:t>h</w:t>
              </w:r>
            </w:ins>
            <w:ins w:id="10560" w:author="Haiyang Liu" w:date="2026-05-21T13:27:00Z" w16du:dateUtc="2026-05-21T06:27:00Z">
              <w:r>
                <w:t>is/her</w:t>
              </w:r>
            </w:ins>
            <w:ins w:id="10561" w:author="Haiyang Liu" w:date="2026-05-21T12:51:00Z">
              <w:r w:rsidR="0052697C" w:rsidRPr="000435BA">
                <w:t xml:space="preserve"> core tasks well using the standard procedures.</w:t>
              </w:r>
            </w:ins>
          </w:p>
        </w:tc>
        <w:tc>
          <w:tcPr>
            <w:tcW w:w="0" w:type="auto"/>
            <w:tcMar>
              <w:top w:w="105" w:type="dxa"/>
              <w:left w:w="135" w:type="dxa"/>
              <w:bottom w:w="105" w:type="dxa"/>
              <w:right w:w="135" w:type="dxa"/>
            </w:tcMar>
            <w:hideMark/>
            <w:tcPrChange w:id="10562" w:author="Haiyang Liu" w:date="2026-05-21T13:03:00Z" w16du:dateUtc="2026-05-21T06:03:00Z">
              <w:tcPr>
                <w:tcW w:w="698" w:type="pct"/>
                <w:tcMar>
                  <w:top w:w="105" w:type="dxa"/>
                  <w:left w:w="135" w:type="dxa"/>
                  <w:bottom w:w="105" w:type="dxa"/>
                  <w:right w:w="135" w:type="dxa"/>
                </w:tcMar>
                <w:hideMark/>
              </w:tcPr>
            </w:tcPrChange>
          </w:tcPr>
          <w:p w14:paraId="618E02F1" w14:textId="77777777" w:rsidR="0052697C" w:rsidRPr="000435BA" w:rsidRDefault="0052697C">
            <w:pPr>
              <w:adjustRightInd w:val="0"/>
              <w:snapToGrid w:val="0"/>
              <w:jc w:val="center"/>
              <w:rPr>
                <w:ins w:id="10563" w:author="Haiyang Liu" w:date="2026-05-21T12:51:00Z"/>
              </w:rPr>
              <w:pPrChange w:id="10564" w:author="Haiyang Liu" w:date="2026-05-21T13:04:00Z" w16du:dateUtc="2026-05-21T06:04:00Z">
                <w:pPr>
                  <w:snapToGrid w:val="0"/>
                  <w:spacing w:line="480" w:lineRule="auto"/>
                  <w:ind w:rightChars="-34" w:right="-82"/>
                  <w:jc w:val="center"/>
                </w:pPr>
              </w:pPrChange>
            </w:pPr>
            <w:ins w:id="10565" w:author="Haiyang Liu" w:date="2026-05-21T12:51:00Z">
              <w:r w:rsidRPr="000435BA">
                <w:t>Task Proficiency</w:t>
              </w:r>
            </w:ins>
          </w:p>
        </w:tc>
        <w:tc>
          <w:tcPr>
            <w:tcW w:w="0" w:type="auto"/>
            <w:noWrap/>
            <w:tcMar>
              <w:top w:w="105" w:type="dxa"/>
              <w:left w:w="135" w:type="dxa"/>
              <w:bottom w:w="105" w:type="dxa"/>
              <w:right w:w="135" w:type="dxa"/>
            </w:tcMar>
            <w:hideMark/>
            <w:tcPrChange w:id="10566" w:author="Haiyang Liu" w:date="2026-05-21T13:03:00Z" w16du:dateUtc="2026-05-21T06:03:00Z">
              <w:tcPr>
                <w:tcW w:w="385" w:type="pct"/>
                <w:gridSpan w:val="2"/>
                <w:noWrap/>
                <w:tcMar>
                  <w:top w:w="105" w:type="dxa"/>
                  <w:left w:w="135" w:type="dxa"/>
                  <w:bottom w:w="105" w:type="dxa"/>
                  <w:right w:w="135" w:type="dxa"/>
                </w:tcMar>
                <w:hideMark/>
              </w:tcPr>
            </w:tcPrChange>
          </w:tcPr>
          <w:p w14:paraId="2013D00A" w14:textId="15421293" w:rsidR="0052697C" w:rsidRPr="000435BA" w:rsidRDefault="0052697C">
            <w:pPr>
              <w:adjustRightInd w:val="0"/>
              <w:snapToGrid w:val="0"/>
              <w:jc w:val="center"/>
              <w:rPr>
                <w:ins w:id="10567" w:author="Haiyang Liu" w:date="2026-05-21T12:51:00Z"/>
              </w:rPr>
              <w:pPrChange w:id="10568" w:author="Haiyang Liu" w:date="2026-05-21T13:04:00Z" w16du:dateUtc="2026-05-21T06:04:00Z">
                <w:pPr>
                  <w:snapToGrid w:val="0"/>
                  <w:spacing w:line="480" w:lineRule="auto"/>
                  <w:ind w:rightChars="-34" w:right="-82"/>
                  <w:jc w:val="center"/>
                </w:pPr>
              </w:pPrChange>
            </w:pPr>
            <w:ins w:id="10569" w:author="Haiyang Liu" w:date="2026-05-21T13:05:00Z" w16du:dateUtc="2026-05-21T06:05:00Z">
              <w:r w:rsidRPr="000435BA">
                <w:rPr>
                  <w:rPrChange w:id="10570" w:author="Haiyang Liu" w:date="2026-05-21T13:14:00Z" w16du:dateUtc="2026-05-21T06:14:00Z">
                    <w:rPr>
                      <w:sz w:val="20"/>
                      <w:szCs w:val="20"/>
                    </w:rPr>
                  </w:rPrChange>
                </w:rPr>
                <w:t>250</w:t>
              </w:r>
            </w:ins>
          </w:p>
        </w:tc>
        <w:tc>
          <w:tcPr>
            <w:tcW w:w="0" w:type="auto"/>
            <w:noWrap/>
            <w:tcMar>
              <w:top w:w="105" w:type="dxa"/>
              <w:left w:w="135" w:type="dxa"/>
              <w:bottom w:w="105" w:type="dxa"/>
              <w:right w:w="135" w:type="dxa"/>
            </w:tcMar>
            <w:hideMark/>
            <w:tcPrChange w:id="10571" w:author="Haiyang Liu" w:date="2026-05-21T13:03:00Z" w16du:dateUtc="2026-05-21T06:03:00Z">
              <w:tcPr>
                <w:tcW w:w="303" w:type="pct"/>
                <w:noWrap/>
                <w:tcMar>
                  <w:top w:w="105" w:type="dxa"/>
                  <w:left w:w="135" w:type="dxa"/>
                  <w:bottom w:w="105" w:type="dxa"/>
                  <w:right w:w="135" w:type="dxa"/>
                </w:tcMar>
                <w:hideMark/>
              </w:tcPr>
            </w:tcPrChange>
          </w:tcPr>
          <w:p w14:paraId="037DF57D" w14:textId="77777777" w:rsidR="0052697C" w:rsidRPr="000435BA" w:rsidRDefault="0052697C">
            <w:pPr>
              <w:adjustRightInd w:val="0"/>
              <w:snapToGrid w:val="0"/>
              <w:jc w:val="center"/>
              <w:rPr>
                <w:ins w:id="10572" w:author="Haiyang Liu" w:date="2026-05-21T12:51:00Z"/>
              </w:rPr>
              <w:pPrChange w:id="10573" w:author="Haiyang Liu" w:date="2026-05-21T13:04:00Z" w16du:dateUtc="2026-05-21T06:04:00Z">
                <w:pPr>
                  <w:snapToGrid w:val="0"/>
                  <w:spacing w:line="480" w:lineRule="auto"/>
                  <w:ind w:rightChars="-34" w:right="-82"/>
                  <w:jc w:val="center"/>
                </w:pPr>
              </w:pPrChange>
            </w:pPr>
            <w:ins w:id="10574" w:author="Haiyang Liu" w:date="2026-05-21T12:51:00Z">
              <w:r w:rsidRPr="000435BA">
                <w:t>0.484</w:t>
              </w:r>
            </w:ins>
          </w:p>
        </w:tc>
        <w:tc>
          <w:tcPr>
            <w:tcW w:w="0" w:type="auto"/>
            <w:noWrap/>
            <w:tcMar>
              <w:top w:w="105" w:type="dxa"/>
              <w:left w:w="135" w:type="dxa"/>
              <w:bottom w:w="105" w:type="dxa"/>
              <w:right w:w="135" w:type="dxa"/>
            </w:tcMar>
            <w:hideMark/>
            <w:tcPrChange w:id="10575" w:author="Haiyang Liu" w:date="2026-05-21T13:03:00Z" w16du:dateUtc="2026-05-21T06:03:00Z">
              <w:tcPr>
                <w:tcW w:w="330" w:type="pct"/>
                <w:noWrap/>
                <w:tcMar>
                  <w:top w:w="105" w:type="dxa"/>
                  <w:left w:w="135" w:type="dxa"/>
                  <w:bottom w:w="105" w:type="dxa"/>
                  <w:right w:w="135" w:type="dxa"/>
                </w:tcMar>
                <w:hideMark/>
              </w:tcPr>
            </w:tcPrChange>
          </w:tcPr>
          <w:p w14:paraId="123F7343" w14:textId="77777777" w:rsidR="0052697C" w:rsidRPr="000435BA" w:rsidRDefault="0052697C">
            <w:pPr>
              <w:adjustRightInd w:val="0"/>
              <w:snapToGrid w:val="0"/>
              <w:jc w:val="center"/>
              <w:rPr>
                <w:ins w:id="10576" w:author="Haiyang Liu" w:date="2026-05-21T12:51:00Z"/>
              </w:rPr>
              <w:pPrChange w:id="10577" w:author="Haiyang Liu" w:date="2026-05-21T13:04:00Z" w16du:dateUtc="2026-05-21T06:04:00Z">
                <w:pPr>
                  <w:snapToGrid w:val="0"/>
                  <w:spacing w:line="480" w:lineRule="auto"/>
                  <w:ind w:rightChars="-34" w:right="-82"/>
                  <w:jc w:val="center"/>
                </w:pPr>
              </w:pPrChange>
            </w:pPr>
            <w:ins w:id="10578" w:author="Haiyang Liu" w:date="2026-05-21T12:51:00Z">
              <w:r w:rsidRPr="000435BA">
                <w:t>0.296</w:t>
              </w:r>
            </w:ins>
          </w:p>
        </w:tc>
        <w:tc>
          <w:tcPr>
            <w:tcW w:w="0" w:type="auto"/>
            <w:noWrap/>
            <w:tcMar>
              <w:top w:w="105" w:type="dxa"/>
              <w:left w:w="135" w:type="dxa"/>
              <w:bottom w:w="105" w:type="dxa"/>
              <w:right w:w="135" w:type="dxa"/>
            </w:tcMar>
            <w:hideMark/>
            <w:tcPrChange w:id="10579" w:author="Haiyang Liu" w:date="2026-05-21T13:03:00Z" w16du:dateUtc="2026-05-21T06:03:00Z">
              <w:tcPr>
                <w:tcW w:w="543" w:type="pct"/>
                <w:gridSpan w:val="3"/>
                <w:noWrap/>
                <w:tcMar>
                  <w:top w:w="105" w:type="dxa"/>
                  <w:left w:w="135" w:type="dxa"/>
                  <w:bottom w:w="105" w:type="dxa"/>
                  <w:right w:w="135" w:type="dxa"/>
                </w:tcMar>
                <w:hideMark/>
              </w:tcPr>
            </w:tcPrChange>
          </w:tcPr>
          <w:p w14:paraId="4AFB9A2F" w14:textId="77777777" w:rsidR="0052697C" w:rsidRPr="000435BA" w:rsidRDefault="0052697C">
            <w:pPr>
              <w:adjustRightInd w:val="0"/>
              <w:snapToGrid w:val="0"/>
              <w:jc w:val="center"/>
              <w:rPr>
                <w:ins w:id="10580" w:author="Haiyang Liu" w:date="2026-05-21T12:51:00Z"/>
              </w:rPr>
              <w:pPrChange w:id="10581" w:author="Haiyang Liu" w:date="2026-05-21T13:04:00Z" w16du:dateUtc="2026-05-21T06:04:00Z">
                <w:pPr>
                  <w:snapToGrid w:val="0"/>
                  <w:spacing w:line="480" w:lineRule="auto"/>
                  <w:ind w:rightChars="-34" w:right="-82"/>
                  <w:jc w:val="center"/>
                </w:pPr>
              </w:pPrChange>
            </w:pPr>
            <w:ins w:id="10582" w:author="Haiyang Liu" w:date="2026-05-21T12:51:00Z">
              <w:r w:rsidRPr="000435BA">
                <w:t>0.715</w:t>
              </w:r>
            </w:ins>
          </w:p>
        </w:tc>
        <w:tc>
          <w:tcPr>
            <w:tcW w:w="0" w:type="auto"/>
            <w:tcMar>
              <w:top w:w="105" w:type="dxa"/>
              <w:left w:w="135" w:type="dxa"/>
              <w:bottom w:w="105" w:type="dxa"/>
              <w:right w:w="135" w:type="dxa"/>
            </w:tcMar>
            <w:hideMark/>
            <w:tcPrChange w:id="10583" w:author="Haiyang Liu" w:date="2026-05-21T13:03:00Z" w16du:dateUtc="2026-05-21T06:03:00Z">
              <w:tcPr>
                <w:tcW w:w="832" w:type="pct"/>
                <w:gridSpan w:val="4"/>
                <w:tcMar>
                  <w:top w:w="105" w:type="dxa"/>
                  <w:left w:w="135" w:type="dxa"/>
                  <w:bottom w:w="105" w:type="dxa"/>
                  <w:right w:w="135" w:type="dxa"/>
                </w:tcMar>
                <w:hideMark/>
              </w:tcPr>
            </w:tcPrChange>
          </w:tcPr>
          <w:p w14:paraId="6C48D7A0" w14:textId="77777777" w:rsidR="0052697C" w:rsidRPr="000435BA" w:rsidRDefault="0052697C">
            <w:pPr>
              <w:adjustRightInd w:val="0"/>
              <w:snapToGrid w:val="0"/>
              <w:jc w:val="center"/>
              <w:rPr>
                <w:ins w:id="10584" w:author="Haiyang Liu" w:date="2026-05-21T12:51:00Z"/>
              </w:rPr>
              <w:pPrChange w:id="10585" w:author="Haiyang Liu" w:date="2026-05-21T13:04:00Z" w16du:dateUtc="2026-05-21T06:04:00Z">
                <w:pPr>
                  <w:snapToGrid w:val="0"/>
                  <w:spacing w:line="480" w:lineRule="auto"/>
                  <w:ind w:rightChars="-34" w:right="-82"/>
                  <w:jc w:val="center"/>
                </w:pPr>
              </w:pPrChange>
            </w:pPr>
            <w:ins w:id="10586" w:author="Haiyang Liu" w:date="2026-05-21T12:51:00Z">
              <w:r w:rsidRPr="000435BA">
                <w:t>Work Mastery</w:t>
              </w:r>
            </w:ins>
          </w:p>
        </w:tc>
        <w:tc>
          <w:tcPr>
            <w:tcW w:w="0" w:type="auto"/>
            <w:tcMar>
              <w:top w:w="105" w:type="dxa"/>
              <w:left w:w="135" w:type="dxa"/>
              <w:bottom w:w="105" w:type="dxa"/>
              <w:right w:w="135" w:type="dxa"/>
            </w:tcMar>
            <w:hideMark/>
            <w:tcPrChange w:id="10587" w:author="Haiyang Liu" w:date="2026-05-21T13:03:00Z" w16du:dateUtc="2026-05-21T06:03:00Z">
              <w:tcPr>
                <w:tcW w:w="548" w:type="pct"/>
                <w:tcMar>
                  <w:top w:w="105" w:type="dxa"/>
                  <w:left w:w="135" w:type="dxa"/>
                  <w:bottom w:w="105" w:type="dxa"/>
                  <w:right w:w="135" w:type="dxa"/>
                </w:tcMar>
                <w:hideMark/>
              </w:tcPr>
            </w:tcPrChange>
          </w:tcPr>
          <w:p w14:paraId="418500F2" w14:textId="3FBC7E0D" w:rsidR="0052697C" w:rsidRPr="000435BA" w:rsidRDefault="0052697C">
            <w:pPr>
              <w:adjustRightInd w:val="0"/>
              <w:snapToGrid w:val="0"/>
              <w:jc w:val="center"/>
              <w:rPr>
                <w:ins w:id="10588" w:author="Haiyang Liu" w:date="2026-05-21T12:51:00Z"/>
              </w:rPr>
              <w:pPrChange w:id="10589" w:author="Haiyang Liu" w:date="2026-05-21T13:04:00Z" w16du:dateUtc="2026-05-21T06:04:00Z">
                <w:pPr>
                  <w:snapToGrid w:val="0"/>
                  <w:spacing w:line="480" w:lineRule="auto"/>
                  <w:ind w:rightChars="-34" w:right="-82"/>
                  <w:jc w:val="center"/>
                </w:pPr>
              </w:pPrChange>
            </w:pPr>
            <w:ins w:id="10590" w:author="Haiyang Liu" w:date="2026-05-21T12:51:00Z">
              <w:r w:rsidRPr="000435BA">
                <w:t>47</w:t>
              </w:r>
            </w:ins>
          </w:p>
        </w:tc>
      </w:tr>
      <w:tr w:rsidR="0052697C" w:rsidRPr="000435BA" w14:paraId="66AAAC66" w14:textId="77777777" w:rsidTr="0052697C">
        <w:trPr>
          <w:trHeight w:val="20"/>
          <w:ins w:id="10591" w:author="Haiyang Liu" w:date="2026-05-21T12:51:00Z"/>
          <w:trPrChange w:id="10592" w:author="Haiyang Liu" w:date="2026-05-21T13:03:00Z" w16du:dateUtc="2026-05-21T06:03:00Z">
            <w:trPr>
              <w:gridAfter w:val="0"/>
            </w:trPr>
          </w:trPrChange>
        </w:trPr>
        <w:tc>
          <w:tcPr>
            <w:tcW w:w="0" w:type="auto"/>
            <w:tcMar>
              <w:top w:w="105" w:type="dxa"/>
              <w:left w:w="135" w:type="dxa"/>
              <w:bottom w:w="105" w:type="dxa"/>
              <w:right w:w="135" w:type="dxa"/>
            </w:tcMar>
            <w:vAlign w:val="center"/>
            <w:hideMark/>
            <w:tcPrChange w:id="10593" w:author="Haiyang Liu" w:date="2026-05-21T13:03:00Z" w16du:dateUtc="2026-05-21T06:03:00Z">
              <w:tcPr>
                <w:tcW w:w="602" w:type="pct"/>
                <w:tcMar>
                  <w:top w:w="105" w:type="dxa"/>
                  <w:left w:w="135" w:type="dxa"/>
                  <w:bottom w:w="105" w:type="dxa"/>
                  <w:right w:w="135" w:type="dxa"/>
                </w:tcMar>
                <w:hideMark/>
              </w:tcPr>
            </w:tcPrChange>
          </w:tcPr>
          <w:p w14:paraId="07DD78FC" w14:textId="67D516CB" w:rsidR="0052697C" w:rsidRPr="000435BA" w:rsidRDefault="001061B3">
            <w:pPr>
              <w:adjustRightInd w:val="0"/>
              <w:snapToGrid w:val="0"/>
              <w:rPr>
                <w:ins w:id="10594" w:author="Haiyang Liu" w:date="2026-05-21T12:51:00Z"/>
              </w:rPr>
              <w:pPrChange w:id="10595" w:author="Haiyang Liu" w:date="2026-05-21T13:04:00Z" w16du:dateUtc="2026-05-21T06:04:00Z">
                <w:pPr>
                  <w:snapToGrid w:val="0"/>
                  <w:spacing w:line="480" w:lineRule="auto"/>
                  <w:ind w:rightChars="-34" w:right="-82"/>
                  <w:jc w:val="center"/>
                </w:pPr>
              </w:pPrChange>
            </w:pPr>
            <w:ins w:id="10596" w:author="Haiyang Liu" w:date="2026-05-21T13:27:00Z" w16du:dateUtc="2026-05-21T06:27:00Z">
              <w:r w:rsidRPr="000435BA">
                <w:t>This newcomer</w:t>
              </w:r>
            </w:ins>
            <w:ins w:id="10597" w:author="Haiyang Liu" w:date="2026-05-21T12:51:00Z">
              <w:r w:rsidR="0052697C" w:rsidRPr="000435BA">
                <w:t xml:space="preserve"> ensured </w:t>
              </w:r>
            </w:ins>
            <w:ins w:id="10598" w:author="Haiyang Liu" w:date="2026-05-21T13:27:00Z" w16du:dateUtc="2026-05-21T06:27:00Z">
              <w:r>
                <w:t>his/her</w:t>
              </w:r>
            </w:ins>
            <w:ins w:id="10599" w:author="Haiyang Liu" w:date="2026-05-21T12:51:00Z">
              <w:r w:rsidR="0052697C" w:rsidRPr="000435BA">
                <w:t xml:space="preserve"> tasks were completed properly.</w:t>
              </w:r>
            </w:ins>
          </w:p>
        </w:tc>
        <w:tc>
          <w:tcPr>
            <w:tcW w:w="0" w:type="auto"/>
            <w:tcMar>
              <w:top w:w="105" w:type="dxa"/>
              <w:left w:w="135" w:type="dxa"/>
              <w:bottom w:w="105" w:type="dxa"/>
              <w:right w:w="135" w:type="dxa"/>
            </w:tcMar>
            <w:hideMark/>
            <w:tcPrChange w:id="10600" w:author="Haiyang Liu" w:date="2026-05-21T13:03:00Z" w16du:dateUtc="2026-05-21T06:03:00Z">
              <w:tcPr>
                <w:tcW w:w="698" w:type="pct"/>
                <w:tcMar>
                  <w:top w:w="105" w:type="dxa"/>
                  <w:left w:w="135" w:type="dxa"/>
                  <w:bottom w:w="105" w:type="dxa"/>
                  <w:right w:w="135" w:type="dxa"/>
                </w:tcMar>
                <w:hideMark/>
              </w:tcPr>
            </w:tcPrChange>
          </w:tcPr>
          <w:p w14:paraId="56770030" w14:textId="77777777" w:rsidR="0052697C" w:rsidRPr="000435BA" w:rsidRDefault="0052697C">
            <w:pPr>
              <w:adjustRightInd w:val="0"/>
              <w:snapToGrid w:val="0"/>
              <w:jc w:val="center"/>
              <w:rPr>
                <w:ins w:id="10601" w:author="Haiyang Liu" w:date="2026-05-21T12:51:00Z"/>
              </w:rPr>
              <w:pPrChange w:id="10602" w:author="Haiyang Liu" w:date="2026-05-21T13:04:00Z" w16du:dateUtc="2026-05-21T06:04:00Z">
                <w:pPr>
                  <w:snapToGrid w:val="0"/>
                  <w:spacing w:line="480" w:lineRule="auto"/>
                  <w:ind w:rightChars="-34" w:right="-82"/>
                  <w:jc w:val="center"/>
                </w:pPr>
              </w:pPrChange>
            </w:pPr>
            <w:ins w:id="10603" w:author="Haiyang Liu" w:date="2026-05-21T12:51:00Z">
              <w:r w:rsidRPr="000435BA">
                <w:t>Task Proficiency</w:t>
              </w:r>
            </w:ins>
          </w:p>
        </w:tc>
        <w:tc>
          <w:tcPr>
            <w:tcW w:w="0" w:type="auto"/>
            <w:noWrap/>
            <w:tcMar>
              <w:top w:w="105" w:type="dxa"/>
              <w:left w:w="135" w:type="dxa"/>
              <w:bottom w:w="105" w:type="dxa"/>
              <w:right w:w="135" w:type="dxa"/>
            </w:tcMar>
            <w:hideMark/>
            <w:tcPrChange w:id="10604" w:author="Haiyang Liu" w:date="2026-05-21T13:03:00Z" w16du:dateUtc="2026-05-21T06:03:00Z">
              <w:tcPr>
                <w:tcW w:w="385" w:type="pct"/>
                <w:gridSpan w:val="2"/>
                <w:noWrap/>
                <w:tcMar>
                  <w:top w:w="105" w:type="dxa"/>
                  <w:left w:w="135" w:type="dxa"/>
                  <w:bottom w:w="105" w:type="dxa"/>
                  <w:right w:w="135" w:type="dxa"/>
                </w:tcMar>
                <w:hideMark/>
              </w:tcPr>
            </w:tcPrChange>
          </w:tcPr>
          <w:p w14:paraId="2E4F0476" w14:textId="082A1408" w:rsidR="0052697C" w:rsidRPr="000435BA" w:rsidRDefault="0052697C">
            <w:pPr>
              <w:adjustRightInd w:val="0"/>
              <w:snapToGrid w:val="0"/>
              <w:jc w:val="center"/>
              <w:rPr>
                <w:ins w:id="10605" w:author="Haiyang Liu" w:date="2026-05-21T12:51:00Z"/>
              </w:rPr>
              <w:pPrChange w:id="10606" w:author="Haiyang Liu" w:date="2026-05-21T13:04:00Z" w16du:dateUtc="2026-05-21T06:04:00Z">
                <w:pPr>
                  <w:snapToGrid w:val="0"/>
                  <w:spacing w:line="480" w:lineRule="auto"/>
                  <w:ind w:rightChars="-34" w:right="-82"/>
                  <w:jc w:val="center"/>
                </w:pPr>
              </w:pPrChange>
            </w:pPr>
            <w:ins w:id="10607" w:author="Haiyang Liu" w:date="2026-05-21T13:05:00Z" w16du:dateUtc="2026-05-21T06:05:00Z">
              <w:r w:rsidRPr="000435BA">
                <w:rPr>
                  <w:rPrChange w:id="10608" w:author="Haiyang Liu" w:date="2026-05-21T13:14:00Z" w16du:dateUtc="2026-05-21T06:14:00Z">
                    <w:rPr>
                      <w:sz w:val="20"/>
                      <w:szCs w:val="20"/>
                    </w:rPr>
                  </w:rPrChange>
                </w:rPr>
                <w:t>250</w:t>
              </w:r>
            </w:ins>
          </w:p>
        </w:tc>
        <w:tc>
          <w:tcPr>
            <w:tcW w:w="0" w:type="auto"/>
            <w:noWrap/>
            <w:tcMar>
              <w:top w:w="105" w:type="dxa"/>
              <w:left w:w="135" w:type="dxa"/>
              <w:bottom w:w="105" w:type="dxa"/>
              <w:right w:w="135" w:type="dxa"/>
            </w:tcMar>
            <w:hideMark/>
            <w:tcPrChange w:id="10609" w:author="Haiyang Liu" w:date="2026-05-21T13:03:00Z" w16du:dateUtc="2026-05-21T06:03:00Z">
              <w:tcPr>
                <w:tcW w:w="303" w:type="pct"/>
                <w:noWrap/>
                <w:tcMar>
                  <w:top w:w="105" w:type="dxa"/>
                  <w:left w:w="135" w:type="dxa"/>
                  <w:bottom w:w="105" w:type="dxa"/>
                  <w:right w:w="135" w:type="dxa"/>
                </w:tcMar>
                <w:hideMark/>
              </w:tcPr>
            </w:tcPrChange>
          </w:tcPr>
          <w:p w14:paraId="71EC6988" w14:textId="77777777" w:rsidR="0052697C" w:rsidRPr="000435BA" w:rsidRDefault="0052697C">
            <w:pPr>
              <w:adjustRightInd w:val="0"/>
              <w:snapToGrid w:val="0"/>
              <w:jc w:val="center"/>
              <w:rPr>
                <w:ins w:id="10610" w:author="Haiyang Liu" w:date="2026-05-21T12:51:00Z"/>
              </w:rPr>
              <w:pPrChange w:id="10611" w:author="Haiyang Liu" w:date="2026-05-21T13:04:00Z" w16du:dateUtc="2026-05-21T06:04:00Z">
                <w:pPr>
                  <w:snapToGrid w:val="0"/>
                  <w:spacing w:line="480" w:lineRule="auto"/>
                  <w:ind w:rightChars="-34" w:right="-82"/>
                  <w:jc w:val="center"/>
                </w:pPr>
              </w:pPrChange>
            </w:pPr>
            <w:ins w:id="10612" w:author="Haiyang Liu" w:date="2026-05-21T12:51:00Z">
              <w:r w:rsidRPr="000435BA">
                <w:t>0.540</w:t>
              </w:r>
            </w:ins>
          </w:p>
        </w:tc>
        <w:tc>
          <w:tcPr>
            <w:tcW w:w="0" w:type="auto"/>
            <w:noWrap/>
            <w:tcMar>
              <w:top w:w="105" w:type="dxa"/>
              <w:left w:w="135" w:type="dxa"/>
              <w:bottom w:w="105" w:type="dxa"/>
              <w:right w:w="135" w:type="dxa"/>
            </w:tcMar>
            <w:hideMark/>
            <w:tcPrChange w:id="10613" w:author="Haiyang Liu" w:date="2026-05-21T13:03:00Z" w16du:dateUtc="2026-05-21T06:03:00Z">
              <w:tcPr>
                <w:tcW w:w="330" w:type="pct"/>
                <w:noWrap/>
                <w:tcMar>
                  <w:top w:w="105" w:type="dxa"/>
                  <w:left w:w="135" w:type="dxa"/>
                  <w:bottom w:w="105" w:type="dxa"/>
                  <w:right w:w="135" w:type="dxa"/>
                </w:tcMar>
                <w:hideMark/>
              </w:tcPr>
            </w:tcPrChange>
          </w:tcPr>
          <w:p w14:paraId="15998616" w14:textId="77777777" w:rsidR="0052697C" w:rsidRPr="000435BA" w:rsidRDefault="0052697C">
            <w:pPr>
              <w:adjustRightInd w:val="0"/>
              <w:snapToGrid w:val="0"/>
              <w:jc w:val="center"/>
              <w:rPr>
                <w:ins w:id="10614" w:author="Haiyang Liu" w:date="2026-05-21T12:51:00Z"/>
              </w:rPr>
              <w:pPrChange w:id="10615" w:author="Haiyang Liu" w:date="2026-05-21T13:04:00Z" w16du:dateUtc="2026-05-21T06:04:00Z">
                <w:pPr>
                  <w:snapToGrid w:val="0"/>
                  <w:spacing w:line="480" w:lineRule="auto"/>
                  <w:ind w:rightChars="-34" w:right="-82"/>
                  <w:jc w:val="center"/>
                </w:pPr>
              </w:pPrChange>
            </w:pPr>
            <w:ins w:id="10616" w:author="Haiyang Liu" w:date="2026-05-21T12:51:00Z">
              <w:r w:rsidRPr="000435BA">
                <w:t>0.356</w:t>
              </w:r>
            </w:ins>
          </w:p>
        </w:tc>
        <w:tc>
          <w:tcPr>
            <w:tcW w:w="0" w:type="auto"/>
            <w:noWrap/>
            <w:tcMar>
              <w:top w:w="105" w:type="dxa"/>
              <w:left w:w="135" w:type="dxa"/>
              <w:bottom w:w="105" w:type="dxa"/>
              <w:right w:w="135" w:type="dxa"/>
            </w:tcMar>
            <w:hideMark/>
            <w:tcPrChange w:id="10617" w:author="Haiyang Liu" w:date="2026-05-21T13:03:00Z" w16du:dateUtc="2026-05-21T06:03:00Z">
              <w:tcPr>
                <w:tcW w:w="543" w:type="pct"/>
                <w:gridSpan w:val="3"/>
                <w:noWrap/>
                <w:tcMar>
                  <w:top w:w="105" w:type="dxa"/>
                  <w:left w:w="135" w:type="dxa"/>
                  <w:bottom w:w="105" w:type="dxa"/>
                  <w:right w:w="135" w:type="dxa"/>
                </w:tcMar>
                <w:hideMark/>
              </w:tcPr>
            </w:tcPrChange>
          </w:tcPr>
          <w:p w14:paraId="1A378420" w14:textId="77777777" w:rsidR="0052697C" w:rsidRPr="000435BA" w:rsidRDefault="0052697C">
            <w:pPr>
              <w:adjustRightInd w:val="0"/>
              <w:snapToGrid w:val="0"/>
              <w:jc w:val="center"/>
              <w:rPr>
                <w:ins w:id="10618" w:author="Haiyang Liu" w:date="2026-05-21T12:51:00Z"/>
              </w:rPr>
              <w:pPrChange w:id="10619" w:author="Haiyang Liu" w:date="2026-05-21T13:04:00Z" w16du:dateUtc="2026-05-21T06:04:00Z">
                <w:pPr>
                  <w:snapToGrid w:val="0"/>
                  <w:spacing w:line="480" w:lineRule="auto"/>
                  <w:ind w:rightChars="-34" w:right="-82"/>
                  <w:jc w:val="center"/>
                </w:pPr>
              </w:pPrChange>
            </w:pPr>
            <w:ins w:id="10620" w:author="Haiyang Liu" w:date="2026-05-21T12:51:00Z">
              <w:r w:rsidRPr="000435BA">
                <w:t>0.115</w:t>
              </w:r>
            </w:ins>
          </w:p>
        </w:tc>
        <w:tc>
          <w:tcPr>
            <w:tcW w:w="0" w:type="auto"/>
            <w:tcMar>
              <w:top w:w="105" w:type="dxa"/>
              <w:left w:w="135" w:type="dxa"/>
              <w:bottom w:w="105" w:type="dxa"/>
              <w:right w:w="135" w:type="dxa"/>
            </w:tcMar>
            <w:hideMark/>
            <w:tcPrChange w:id="10621" w:author="Haiyang Liu" w:date="2026-05-21T13:03:00Z" w16du:dateUtc="2026-05-21T06:03:00Z">
              <w:tcPr>
                <w:tcW w:w="832" w:type="pct"/>
                <w:gridSpan w:val="4"/>
                <w:tcMar>
                  <w:top w:w="105" w:type="dxa"/>
                  <w:left w:w="135" w:type="dxa"/>
                  <w:bottom w:w="105" w:type="dxa"/>
                  <w:right w:w="135" w:type="dxa"/>
                </w:tcMar>
                <w:hideMark/>
              </w:tcPr>
            </w:tcPrChange>
          </w:tcPr>
          <w:p w14:paraId="1AEE147A" w14:textId="77777777" w:rsidR="0052697C" w:rsidRPr="000435BA" w:rsidRDefault="0052697C">
            <w:pPr>
              <w:adjustRightInd w:val="0"/>
              <w:snapToGrid w:val="0"/>
              <w:jc w:val="center"/>
              <w:rPr>
                <w:ins w:id="10622" w:author="Haiyang Liu" w:date="2026-05-21T12:51:00Z"/>
              </w:rPr>
              <w:pPrChange w:id="10623" w:author="Haiyang Liu" w:date="2026-05-21T13:04:00Z" w16du:dateUtc="2026-05-21T06:04:00Z">
                <w:pPr>
                  <w:snapToGrid w:val="0"/>
                  <w:spacing w:line="480" w:lineRule="auto"/>
                  <w:ind w:rightChars="-34" w:right="-82"/>
                  <w:jc w:val="center"/>
                </w:pPr>
              </w:pPrChange>
            </w:pPr>
            <w:ins w:id="10624" w:author="Haiyang Liu" w:date="2026-05-21T12:51:00Z">
              <w:r w:rsidRPr="000435BA">
                <w:t>Work Mastery</w:t>
              </w:r>
            </w:ins>
          </w:p>
        </w:tc>
        <w:tc>
          <w:tcPr>
            <w:tcW w:w="0" w:type="auto"/>
            <w:tcMar>
              <w:top w:w="105" w:type="dxa"/>
              <w:left w:w="135" w:type="dxa"/>
              <w:bottom w:w="105" w:type="dxa"/>
              <w:right w:w="135" w:type="dxa"/>
            </w:tcMar>
            <w:hideMark/>
            <w:tcPrChange w:id="10625" w:author="Haiyang Liu" w:date="2026-05-21T13:03:00Z" w16du:dateUtc="2026-05-21T06:03:00Z">
              <w:tcPr>
                <w:tcW w:w="548" w:type="pct"/>
                <w:tcMar>
                  <w:top w:w="105" w:type="dxa"/>
                  <w:left w:w="135" w:type="dxa"/>
                  <w:bottom w:w="105" w:type="dxa"/>
                  <w:right w:w="135" w:type="dxa"/>
                </w:tcMar>
                <w:hideMark/>
              </w:tcPr>
            </w:tcPrChange>
          </w:tcPr>
          <w:p w14:paraId="3A944F15" w14:textId="194B986F" w:rsidR="0052697C" w:rsidRPr="000435BA" w:rsidRDefault="0052697C">
            <w:pPr>
              <w:adjustRightInd w:val="0"/>
              <w:snapToGrid w:val="0"/>
              <w:jc w:val="center"/>
              <w:rPr>
                <w:ins w:id="10626" w:author="Haiyang Liu" w:date="2026-05-21T12:51:00Z"/>
              </w:rPr>
              <w:pPrChange w:id="10627" w:author="Haiyang Liu" w:date="2026-05-21T13:04:00Z" w16du:dateUtc="2026-05-21T06:04:00Z">
                <w:pPr>
                  <w:snapToGrid w:val="0"/>
                  <w:spacing w:line="480" w:lineRule="auto"/>
                  <w:ind w:rightChars="-34" w:right="-82"/>
                  <w:jc w:val="center"/>
                </w:pPr>
              </w:pPrChange>
            </w:pPr>
            <w:ins w:id="10628" w:author="Haiyang Liu" w:date="2026-05-21T12:51:00Z">
              <w:r w:rsidRPr="000435BA">
                <w:t>46</w:t>
              </w:r>
            </w:ins>
          </w:p>
        </w:tc>
      </w:tr>
      <w:tr w:rsidR="0052697C" w:rsidRPr="000435BA" w14:paraId="77FFD974" w14:textId="77777777" w:rsidTr="0052697C">
        <w:trPr>
          <w:trHeight w:val="20"/>
          <w:ins w:id="10629" w:author="Haiyang Liu" w:date="2026-05-21T12:51:00Z"/>
          <w:trPrChange w:id="10630" w:author="Haiyang Liu" w:date="2026-05-21T13:03:00Z" w16du:dateUtc="2026-05-21T06:03:00Z">
            <w:trPr>
              <w:gridAfter w:val="0"/>
            </w:trPr>
          </w:trPrChange>
        </w:trPr>
        <w:tc>
          <w:tcPr>
            <w:tcW w:w="0" w:type="auto"/>
            <w:tcMar>
              <w:top w:w="105" w:type="dxa"/>
              <w:left w:w="135" w:type="dxa"/>
              <w:bottom w:w="105" w:type="dxa"/>
              <w:right w:w="135" w:type="dxa"/>
            </w:tcMar>
            <w:vAlign w:val="center"/>
            <w:hideMark/>
            <w:tcPrChange w:id="10631" w:author="Haiyang Liu" w:date="2026-05-21T13:03:00Z" w16du:dateUtc="2026-05-21T06:03:00Z">
              <w:tcPr>
                <w:tcW w:w="602" w:type="pct"/>
                <w:tcMar>
                  <w:top w:w="105" w:type="dxa"/>
                  <w:left w:w="135" w:type="dxa"/>
                  <w:bottom w:w="105" w:type="dxa"/>
                  <w:right w:w="135" w:type="dxa"/>
                </w:tcMar>
                <w:hideMark/>
              </w:tcPr>
            </w:tcPrChange>
          </w:tcPr>
          <w:p w14:paraId="12DDC3F4" w14:textId="54EC4787" w:rsidR="0052697C" w:rsidRPr="000435BA" w:rsidRDefault="001061B3">
            <w:pPr>
              <w:adjustRightInd w:val="0"/>
              <w:snapToGrid w:val="0"/>
              <w:rPr>
                <w:ins w:id="10632" w:author="Haiyang Liu" w:date="2026-05-21T12:51:00Z"/>
              </w:rPr>
              <w:pPrChange w:id="10633" w:author="Haiyang Liu" w:date="2026-05-21T13:04:00Z" w16du:dateUtc="2026-05-21T06:04:00Z">
                <w:pPr>
                  <w:snapToGrid w:val="0"/>
                  <w:spacing w:line="480" w:lineRule="auto"/>
                  <w:ind w:rightChars="-34" w:right="-82"/>
                  <w:jc w:val="center"/>
                </w:pPr>
              </w:pPrChange>
            </w:pPr>
            <w:ins w:id="10634" w:author="Haiyang Liu" w:date="2026-05-21T13:27:00Z" w16du:dateUtc="2026-05-21T06:27:00Z">
              <w:r w:rsidRPr="000435BA">
                <w:t>This newcomer</w:t>
              </w:r>
            </w:ins>
            <w:ins w:id="10635" w:author="Haiyang Liu" w:date="2026-05-21T12:51:00Z">
              <w:r w:rsidR="0052697C" w:rsidRPr="000435BA">
                <w:t xml:space="preserve"> adapted well to changes in core tasks.</w:t>
              </w:r>
            </w:ins>
          </w:p>
        </w:tc>
        <w:tc>
          <w:tcPr>
            <w:tcW w:w="0" w:type="auto"/>
            <w:tcMar>
              <w:top w:w="105" w:type="dxa"/>
              <w:left w:w="135" w:type="dxa"/>
              <w:bottom w:w="105" w:type="dxa"/>
              <w:right w:w="135" w:type="dxa"/>
            </w:tcMar>
            <w:hideMark/>
            <w:tcPrChange w:id="10636" w:author="Haiyang Liu" w:date="2026-05-21T13:03:00Z" w16du:dateUtc="2026-05-21T06:03:00Z">
              <w:tcPr>
                <w:tcW w:w="698" w:type="pct"/>
                <w:tcMar>
                  <w:top w:w="105" w:type="dxa"/>
                  <w:left w:w="135" w:type="dxa"/>
                  <w:bottom w:w="105" w:type="dxa"/>
                  <w:right w:w="135" w:type="dxa"/>
                </w:tcMar>
                <w:hideMark/>
              </w:tcPr>
            </w:tcPrChange>
          </w:tcPr>
          <w:p w14:paraId="60B31785" w14:textId="77777777" w:rsidR="0052697C" w:rsidRPr="000435BA" w:rsidRDefault="0052697C">
            <w:pPr>
              <w:adjustRightInd w:val="0"/>
              <w:snapToGrid w:val="0"/>
              <w:jc w:val="center"/>
              <w:rPr>
                <w:ins w:id="10637" w:author="Haiyang Liu" w:date="2026-05-21T12:51:00Z"/>
              </w:rPr>
              <w:pPrChange w:id="10638" w:author="Haiyang Liu" w:date="2026-05-21T13:04:00Z" w16du:dateUtc="2026-05-21T06:04:00Z">
                <w:pPr>
                  <w:snapToGrid w:val="0"/>
                  <w:spacing w:line="480" w:lineRule="auto"/>
                  <w:ind w:rightChars="-34" w:right="-82"/>
                  <w:jc w:val="center"/>
                </w:pPr>
              </w:pPrChange>
            </w:pPr>
            <w:ins w:id="10639" w:author="Haiyang Liu" w:date="2026-05-21T12:51:00Z">
              <w:r w:rsidRPr="000435BA">
                <w:t>Task Adaptivity</w:t>
              </w:r>
            </w:ins>
          </w:p>
        </w:tc>
        <w:tc>
          <w:tcPr>
            <w:tcW w:w="0" w:type="auto"/>
            <w:noWrap/>
            <w:tcMar>
              <w:top w:w="105" w:type="dxa"/>
              <w:left w:w="135" w:type="dxa"/>
              <w:bottom w:w="105" w:type="dxa"/>
              <w:right w:w="135" w:type="dxa"/>
            </w:tcMar>
            <w:hideMark/>
            <w:tcPrChange w:id="10640" w:author="Haiyang Liu" w:date="2026-05-21T13:03:00Z" w16du:dateUtc="2026-05-21T06:03:00Z">
              <w:tcPr>
                <w:tcW w:w="385" w:type="pct"/>
                <w:gridSpan w:val="2"/>
                <w:noWrap/>
                <w:tcMar>
                  <w:top w:w="105" w:type="dxa"/>
                  <w:left w:w="135" w:type="dxa"/>
                  <w:bottom w:w="105" w:type="dxa"/>
                  <w:right w:w="135" w:type="dxa"/>
                </w:tcMar>
                <w:hideMark/>
              </w:tcPr>
            </w:tcPrChange>
          </w:tcPr>
          <w:p w14:paraId="519A25C7" w14:textId="62E09CE1" w:rsidR="0052697C" w:rsidRPr="000435BA" w:rsidRDefault="0052697C">
            <w:pPr>
              <w:adjustRightInd w:val="0"/>
              <w:snapToGrid w:val="0"/>
              <w:jc w:val="center"/>
              <w:rPr>
                <w:ins w:id="10641" w:author="Haiyang Liu" w:date="2026-05-21T12:51:00Z"/>
              </w:rPr>
              <w:pPrChange w:id="10642" w:author="Haiyang Liu" w:date="2026-05-21T13:04:00Z" w16du:dateUtc="2026-05-21T06:04:00Z">
                <w:pPr>
                  <w:snapToGrid w:val="0"/>
                  <w:spacing w:line="480" w:lineRule="auto"/>
                  <w:ind w:rightChars="-34" w:right="-82"/>
                  <w:jc w:val="center"/>
                </w:pPr>
              </w:pPrChange>
            </w:pPr>
            <w:ins w:id="10643" w:author="Haiyang Liu" w:date="2026-05-21T13:05:00Z" w16du:dateUtc="2026-05-21T06:05:00Z">
              <w:r w:rsidRPr="000435BA">
                <w:rPr>
                  <w:rPrChange w:id="10644" w:author="Haiyang Liu" w:date="2026-05-21T13:14:00Z" w16du:dateUtc="2026-05-21T06:14:00Z">
                    <w:rPr>
                      <w:sz w:val="20"/>
                      <w:szCs w:val="20"/>
                    </w:rPr>
                  </w:rPrChange>
                </w:rPr>
                <w:t>250</w:t>
              </w:r>
            </w:ins>
          </w:p>
        </w:tc>
        <w:tc>
          <w:tcPr>
            <w:tcW w:w="0" w:type="auto"/>
            <w:noWrap/>
            <w:tcMar>
              <w:top w:w="105" w:type="dxa"/>
              <w:left w:w="135" w:type="dxa"/>
              <w:bottom w:w="105" w:type="dxa"/>
              <w:right w:w="135" w:type="dxa"/>
            </w:tcMar>
            <w:hideMark/>
            <w:tcPrChange w:id="10645" w:author="Haiyang Liu" w:date="2026-05-21T13:03:00Z" w16du:dateUtc="2026-05-21T06:03:00Z">
              <w:tcPr>
                <w:tcW w:w="303" w:type="pct"/>
                <w:noWrap/>
                <w:tcMar>
                  <w:top w:w="105" w:type="dxa"/>
                  <w:left w:w="135" w:type="dxa"/>
                  <w:bottom w:w="105" w:type="dxa"/>
                  <w:right w:w="135" w:type="dxa"/>
                </w:tcMar>
                <w:hideMark/>
              </w:tcPr>
            </w:tcPrChange>
          </w:tcPr>
          <w:p w14:paraId="270E227B" w14:textId="77777777" w:rsidR="0052697C" w:rsidRPr="000435BA" w:rsidRDefault="0052697C">
            <w:pPr>
              <w:adjustRightInd w:val="0"/>
              <w:snapToGrid w:val="0"/>
              <w:jc w:val="center"/>
              <w:rPr>
                <w:ins w:id="10646" w:author="Haiyang Liu" w:date="2026-05-21T12:51:00Z"/>
              </w:rPr>
              <w:pPrChange w:id="10647" w:author="Haiyang Liu" w:date="2026-05-21T13:04:00Z" w16du:dateUtc="2026-05-21T06:04:00Z">
                <w:pPr>
                  <w:snapToGrid w:val="0"/>
                  <w:spacing w:line="480" w:lineRule="auto"/>
                  <w:ind w:rightChars="-34" w:right="-82"/>
                  <w:jc w:val="center"/>
                </w:pPr>
              </w:pPrChange>
            </w:pPr>
            <w:ins w:id="10648" w:author="Haiyang Liu" w:date="2026-05-21T12:51:00Z">
              <w:r w:rsidRPr="000435BA">
                <w:t>0.784</w:t>
              </w:r>
            </w:ins>
          </w:p>
        </w:tc>
        <w:tc>
          <w:tcPr>
            <w:tcW w:w="0" w:type="auto"/>
            <w:noWrap/>
            <w:tcMar>
              <w:top w:w="105" w:type="dxa"/>
              <w:left w:w="135" w:type="dxa"/>
              <w:bottom w:w="105" w:type="dxa"/>
              <w:right w:w="135" w:type="dxa"/>
            </w:tcMar>
            <w:hideMark/>
            <w:tcPrChange w:id="10649" w:author="Haiyang Liu" w:date="2026-05-21T13:03:00Z" w16du:dateUtc="2026-05-21T06:03:00Z">
              <w:tcPr>
                <w:tcW w:w="330" w:type="pct"/>
                <w:noWrap/>
                <w:tcMar>
                  <w:top w:w="105" w:type="dxa"/>
                  <w:left w:w="135" w:type="dxa"/>
                  <w:bottom w:w="105" w:type="dxa"/>
                  <w:right w:w="135" w:type="dxa"/>
                </w:tcMar>
                <w:hideMark/>
              </w:tcPr>
            </w:tcPrChange>
          </w:tcPr>
          <w:p w14:paraId="644D8C44" w14:textId="77777777" w:rsidR="0052697C" w:rsidRPr="000435BA" w:rsidRDefault="0052697C">
            <w:pPr>
              <w:adjustRightInd w:val="0"/>
              <w:snapToGrid w:val="0"/>
              <w:jc w:val="center"/>
              <w:rPr>
                <w:ins w:id="10650" w:author="Haiyang Liu" w:date="2026-05-21T12:51:00Z"/>
              </w:rPr>
              <w:pPrChange w:id="10651" w:author="Haiyang Liu" w:date="2026-05-21T13:04:00Z" w16du:dateUtc="2026-05-21T06:04:00Z">
                <w:pPr>
                  <w:snapToGrid w:val="0"/>
                  <w:spacing w:line="480" w:lineRule="auto"/>
                  <w:ind w:rightChars="-34" w:right="-82"/>
                  <w:jc w:val="center"/>
                </w:pPr>
              </w:pPrChange>
            </w:pPr>
            <w:ins w:id="10652" w:author="Haiyang Liu" w:date="2026-05-21T12:51:00Z">
              <w:r w:rsidRPr="000435BA">
                <w:t>0.728</w:t>
              </w:r>
            </w:ins>
          </w:p>
        </w:tc>
        <w:tc>
          <w:tcPr>
            <w:tcW w:w="0" w:type="auto"/>
            <w:noWrap/>
            <w:tcMar>
              <w:top w:w="105" w:type="dxa"/>
              <w:left w:w="135" w:type="dxa"/>
              <w:bottom w:w="105" w:type="dxa"/>
              <w:right w:w="135" w:type="dxa"/>
            </w:tcMar>
            <w:hideMark/>
            <w:tcPrChange w:id="10653" w:author="Haiyang Liu" w:date="2026-05-21T13:03:00Z" w16du:dateUtc="2026-05-21T06:03:00Z">
              <w:tcPr>
                <w:tcW w:w="543" w:type="pct"/>
                <w:gridSpan w:val="3"/>
                <w:noWrap/>
                <w:tcMar>
                  <w:top w:w="105" w:type="dxa"/>
                  <w:left w:w="135" w:type="dxa"/>
                  <w:bottom w:w="105" w:type="dxa"/>
                  <w:right w:w="135" w:type="dxa"/>
                </w:tcMar>
                <w:hideMark/>
              </w:tcPr>
            </w:tcPrChange>
          </w:tcPr>
          <w:p w14:paraId="580F3C8F" w14:textId="77777777" w:rsidR="0052697C" w:rsidRPr="000435BA" w:rsidRDefault="0052697C">
            <w:pPr>
              <w:adjustRightInd w:val="0"/>
              <w:snapToGrid w:val="0"/>
              <w:jc w:val="center"/>
              <w:rPr>
                <w:ins w:id="10654" w:author="Haiyang Liu" w:date="2026-05-21T12:51:00Z"/>
              </w:rPr>
              <w:pPrChange w:id="10655" w:author="Haiyang Liu" w:date="2026-05-21T13:04:00Z" w16du:dateUtc="2026-05-21T06:04:00Z">
                <w:pPr>
                  <w:snapToGrid w:val="0"/>
                  <w:spacing w:line="480" w:lineRule="auto"/>
                  <w:ind w:rightChars="-34" w:right="-82"/>
                  <w:jc w:val="center"/>
                </w:pPr>
              </w:pPrChange>
            </w:pPr>
            <w:ins w:id="10656" w:author="Haiyang Liu" w:date="2026-05-21T12:51:00Z">
              <w:r w:rsidRPr="000435BA">
                <w:t>0.000</w:t>
              </w:r>
            </w:ins>
          </w:p>
        </w:tc>
        <w:tc>
          <w:tcPr>
            <w:tcW w:w="0" w:type="auto"/>
            <w:tcMar>
              <w:top w:w="105" w:type="dxa"/>
              <w:left w:w="135" w:type="dxa"/>
              <w:bottom w:w="105" w:type="dxa"/>
              <w:right w:w="135" w:type="dxa"/>
            </w:tcMar>
            <w:hideMark/>
            <w:tcPrChange w:id="10657" w:author="Haiyang Liu" w:date="2026-05-21T13:03:00Z" w16du:dateUtc="2026-05-21T06:03:00Z">
              <w:tcPr>
                <w:tcW w:w="832" w:type="pct"/>
                <w:gridSpan w:val="4"/>
                <w:tcMar>
                  <w:top w:w="105" w:type="dxa"/>
                  <w:left w:w="135" w:type="dxa"/>
                  <w:bottom w:w="105" w:type="dxa"/>
                  <w:right w:w="135" w:type="dxa"/>
                </w:tcMar>
                <w:hideMark/>
              </w:tcPr>
            </w:tcPrChange>
          </w:tcPr>
          <w:p w14:paraId="33400B81" w14:textId="77777777" w:rsidR="0052697C" w:rsidRPr="000435BA" w:rsidRDefault="0052697C">
            <w:pPr>
              <w:adjustRightInd w:val="0"/>
              <w:snapToGrid w:val="0"/>
              <w:jc w:val="center"/>
              <w:rPr>
                <w:ins w:id="10658" w:author="Haiyang Liu" w:date="2026-05-21T12:51:00Z"/>
              </w:rPr>
              <w:pPrChange w:id="10659" w:author="Haiyang Liu" w:date="2026-05-21T13:04:00Z" w16du:dateUtc="2026-05-21T06:04:00Z">
                <w:pPr>
                  <w:snapToGrid w:val="0"/>
                  <w:spacing w:line="480" w:lineRule="auto"/>
                  <w:ind w:rightChars="-34" w:right="-82"/>
                  <w:jc w:val="center"/>
                </w:pPr>
              </w:pPrChange>
            </w:pPr>
            <w:ins w:id="10660" w:author="Haiyang Liu" w:date="2026-05-21T12:51:00Z">
              <w:r w:rsidRPr="000435BA">
                <w:t>Task Proficiency</w:t>
              </w:r>
            </w:ins>
          </w:p>
        </w:tc>
        <w:tc>
          <w:tcPr>
            <w:tcW w:w="0" w:type="auto"/>
            <w:tcMar>
              <w:top w:w="105" w:type="dxa"/>
              <w:left w:w="135" w:type="dxa"/>
              <w:bottom w:w="105" w:type="dxa"/>
              <w:right w:w="135" w:type="dxa"/>
            </w:tcMar>
            <w:hideMark/>
            <w:tcPrChange w:id="10661" w:author="Haiyang Liu" w:date="2026-05-21T13:03:00Z" w16du:dateUtc="2026-05-21T06:03:00Z">
              <w:tcPr>
                <w:tcW w:w="548" w:type="pct"/>
                <w:tcMar>
                  <w:top w:w="105" w:type="dxa"/>
                  <w:left w:w="135" w:type="dxa"/>
                  <w:bottom w:w="105" w:type="dxa"/>
                  <w:right w:w="135" w:type="dxa"/>
                </w:tcMar>
                <w:hideMark/>
              </w:tcPr>
            </w:tcPrChange>
          </w:tcPr>
          <w:p w14:paraId="3B0633D9" w14:textId="43DF0C1E" w:rsidR="0052697C" w:rsidRPr="000435BA" w:rsidRDefault="0052697C">
            <w:pPr>
              <w:adjustRightInd w:val="0"/>
              <w:snapToGrid w:val="0"/>
              <w:jc w:val="center"/>
              <w:rPr>
                <w:ins w:id="10662" w:author="Haiyang Liu" w:date="2026-05-21T12:51:00Z"/>
              </w:rPr>
              <w:pPrChange w:id="10663" w:author="Haiyang Liu" w:date="2026-05-21T13:04:00Z" w16du:dateUtc="2026-05-21T06:04:00Z">
                <w:pPr>
                  <w:snapToGrid w:val="0"/>
                  <w:spacing w:line="480" w:lineRule="auto"/>
                  <w:ind w:rightChars="-34" w:right="-82"/>
                  <w:jc w:val="center"/>
                </w:pPr>
              </w:pPrChange>
            </w:pPr>
            <w:ins w:id="10664" w:author="Haiyang Liu" w:date="2026-05-21T12:51:00Z">
              <w:r w:rsidRPr="000435BA">
                <w:t>14</w:t>
              </w:r>
            </w:ins>
          </w:p>
        </w:tc>
      </w:tr>
      <w:tr w:rsidR="0052697C" w:rsidRPr="000435BA" w14:paraId="02E25452" w14:textId="77777777" w:rsidTr="0052697C">
        <w:trPr>
          <w:trHeight w:val="20"/>
          <w:ins w:id="10665" w:author="Haiyang Liu" w:date="2026-05-21T12:51:00Z"/>
          <w:trPrChange w:id="10666" w:author="Haiyang Liu" w:date="2026-05-21T13:03:00Z" w16du:dateUtc="2026-05-21T06:03:00Z">
            <w:trPr>
              <w:gridAfter w:val="0"/>
            </w:trPr>
          </w:trPrChange>
        </w:trPr>
        <w:tc>
          <w:tcPr>
            <w:tcW w:w="0" w:type="auto"/>
            <w:tcMar>
              <w:top w:w="105" w:type="dxa"/>
              <w:left w:w="135" w:type="dxa"/>
              <w:bottom w:w="105" w:type="dxa"/>
              <w:right w:w="135" w:type="dxa"/>
            </w:tcMar>
            <w:vAlign w:val="center"/>
            <w:hideMark/>
            <w:tcPrChange w:id="10667" w:author="Haiyang Liu" w:date="2026-05-21T13:03:00Z" w16du:dateUtc="2026-05-21T06:03:00Z">
              <w:tcPr>
                <w:tcW w:w="602" w:type="pct"/>
                <w:tcMar>
                  <w:top w:w="105" w:type="dxa"/>
                  <w:left w:w="135" w:type="dxa"/>
                  <w:bottom w:w="105" w:type="dxa"/>
                  <w:right w:w="135" w:type="dxa"/>
                </w:tcMar>
                <w:hideMark/>
              </w:tcPr>
            </w:tcPrChange>
          </w:tcPr>
          <w:p w14:paraId="7ACE70D0" w14:textId="4F3FC7AB" w:rsidR="0052697C" w:rsidRPr="000435BA" w:rsidRDefault="001061B3">
            <w:pPr>
              <w:adjustRightInd w:val="0"/>
              <w:snapToGrid w:val="0"/>
              <w:rPr>
                <w:ins w:id="10668" w:author="Haiyang Liu" w:date="2026-05-21T12:51:00Z"/>
              </w:rPr>
              <w:pPrChange w:id="10669" w:author="Haiyang Liu" w:date="2026-05-21T13:04:00Z" w16du:dateUtc="2026-05-21T06:04:00Z">
                <w:pPr>
                  <w:snapToGrid w:val="0"/>
                  <w:spacing w:line="480" w:lineRule="auto"/>
                  <w:ind w:rightChars="-34" w:right="-82"/>
                  <w:jc w:val="center"/>
                </w:pPr>
              </w:pPrChange>
            </w:pPr>
            <w:ins w:id="10670" w:author="Haiyang Liu" w:date="2026-05-21T13:27:00Z" w16du:dateUtc="2026-05-21T06:27:00Z">
              <w:r w:rsidRPr="000435BA">
                <w:t xml:space="preserve">This newcomer </w:t>
              </w:r>
            </w:ins>
            <w:ins w:id="10671" w:author="Haiyang Liu" w:date="2026-05-21T12:51:00Z">
              <w:r w:rsidR="0052697C" w:rsidRPr="000435BA">
                <w:t xml:space="preserve">coped with changes to the way </w:t>
              </w:r>
            </w:ins>
            <w:ins w:id="10672" w:author="Haiyang Liu" w:date="2026-05-21T13:27:00Z" w16du:dateUtc="2026-05-21T06:27:00Z">
              <w:r>
                <w:t>he/she</w:t>
              </w:r>
            </w:ins>
            <w:ins w:id="10673" w:author="Haiyang Liu" w:date="2026-05-21T12:51:00Z">
              <w:r w:rsidR="0052697C" w:rsidRPr="000435BA">
                <w:t xml:space="preserve"> ha</w:t>
              </w:r>
            </w:ins>
            <w:ins w:id="10674" w:author="Haiyang Liu" w:date="2026-05-21T13:27:00Z" w16du:dateUtc="2026-05-21T06:27:00Z">
              <w:r>
                <w:t>s</w:t>
              </w:r>
            </w:ins>
            <w:ins w:id="10675" w:author="Haiyang Liu" w:date="2026-05-21T12:51:00Z">
              <w:r w:rsidR="0052697C" w:rsidRPr="000435BA">
                <w:t xml:space="preserve"> to do </w:t>
              </w:r>
            </w:ins>
            <w:ins w:id="10676" w:author="Haiyang Liu" w:date="2026-05-21T13:27:00Z" w16du:dateUtc="2026-05-21T06:27:00Z">
              <w:r>
                <w:t>his/her</w:t>
              </w:r>
            </w:ins>
            <w:ins w:id="10677" w:author="Haiyang Liu" w:date="2026-05-21T12:51:00Z">
              <w:r w:rsidR="0052697C" w:rsidRPr="000435BA">
                <w:t xml:space="preserve"> core tasks.</w:t>
              </w:r>
            </w:ins>
          </w:p>
        </w:tc>
        <w:tc>
          <w:tcPr>
            <w:tcW w:w="0" w:type="auto"/>
            <w:tcMar>
              <w:top w:w="105" w:type="dxa"/>
              <w:left w:w="135" w:type="dxa"/>
              <w:bottom w:w="105" w:type="dxa"/>
              <w:right w:w="135" w:type="dxa"/>
            </w:tcMar>
            <w:hideMark/>
            <w:tcPrChange w:id="10678" w:author="Haiyang Liu" w:date="2026-05-21T13:03:00Z" w16du:dateUtc="2026-05-21T06:03:00Z">
              <w:tcPr>
                <w:tcW w:w="698" w:type="pct"/>
                <w:tcMar>
                  <w:top w:w="105" w:type="dxa"/>
                  <w:left w:w="135" w:type="dxa"/>
                  <w:bottom w:w="105" w:type="dxa"/>
                  <w:right w:w="135" w:type="dxa"/>
                </w:tcMar>
                <w:hideMark/>
              </w:tcPr>
            </w:tcPrChange>
          </w:tcPr>
          <w:p w14:paraId="5CCAE6C7" w14:textId="77777777" w:rsidR="0052697C" w:rsidRPr="000435BA" w:rsidRDefault="0052697C">
            <w:pPr>
              <w:adjustRightInd w:val="0"/>
              <w:snapToGrid w:val="0"/>
              <w:jc w:val="center"/>
              <w:rPr>
                <w:ins w:id="10679" w:author="Haiyang Liu" w:date="2026-05-21T12:51:00Z"/>
              </w:rPr>
              <w:pPrChange w:id="10680" w:author="Haiyang Liu" w:date="2026-05-21T13:04:00Z" w16du:dateUtc="2026-05-21T06:04:00Z">
                <w:pPr>
                  <w:snapToGrid w:val="0"/>
                  <w:spacing w:line="480" w:lineRule="auto"/>
                  <w:ind w:rightChars="-34" w:right="-82"/>
                  <w:jc w:val="center"/>
                </w:pPr>
              </w:pPrChange>
            </w:pPr>
            <w:ins w:id="10681" w:author="Haiyang Liu" w:date="2026-05-21T12:51:00Z">
              <w:r w:rsidRPr="000435BA">
                <w:t>Task Adaptivity</w:t>
              </w:r>
            </w:ins>
          </w:p>
        </w:tc>
        <w:tc>
          <w:tcPr>
            <w:tcW w:w="0" w:type="auto"/>
            <w:noWrap/>
            <w:tcMar>
              <w:top w:w="105" w:type="dxa"/>
              <w:left w:w="135" w:type="dxa"/>
              <w:bottom w:w="105" w:type="dxa"/>
              <w:right w:w="135" w:type="dxa"/>
            </w:tcMar>
            <w:hideMark/>
            <w:tcPrChange w:id="10682" w:author="Haiyang Liu" w:date="2026-05-21T13:03:00Z" w16du:dateUtc="2026-05-21T06:03:00Z">
              <w:tcPr>
                <w:tcW w:w="385" w:type="pct"/>
                <w:gridSpan w:val="2"/>
                <w:noWrap/>
                <w:tcMar>
                  <w:top w:w="105" w:type="dxa"/>
                  <w:left w:w="135" w:type="dxa"/>
                  <w:bottom w:w="105" w:type="dxa"/>
                  <w:right w:w="135" w:type="dxa"/>
                </w:tcMar>
                <w:hideMark/>
              </w:tcPr>
            </w:tcPrChange>
          </w:tcPr>
          <w:p w14:paraId="6F044CDD" w14:textId="3F95975E" w:rsidR="0052697C" w:rsidRPr="000435BA" w:rsidRDefault="0052697C">
            <w:pPr>
              <w:adjustRightInd w:val="0"/>
              <w:snapToGrid w:val="0"/>
              <w:jc w:val="center"/>
              <w:rPr>
                <w:ins w:id="10683" w:author="Haiyang Liu" w:date="2026-05-21T12:51:00Z"/>
              </w:rPr>
              <w:pPrChange w:id="10684" w:author="Haiyang Liu" w:date="2026-05-21T13:04:00Z" w16du:dateUtc="2026-05-21T06:04:00Z">
                <w:pPr>
                  <w:snapToGrid w:val="0"/>
                  <w:spacing w:line="480" w:lineRule="auto"/>
                  <w:ind w:rightChars="-34" w:right="-82"/>
                  <w:jc w:val="center"/>
                </w:pPr>
              </w:pPrChange>
            </w:pPr>
            <w:ins w:id="10685" w:author="Haiyang Liu" w:date="2026-05-21T13:05:00Z" w16du:dateUtc="2026-05-21T06:05:00Z">
              <w:r w:rsidRPr="000435BA">
                <w:rPr>
                  <w:rPrChange w:id="10686" w:author="Haiyang Liu" w:date="2026-05-21T13:14:00Z" w16du:dateUtc="2026-05-21T06:14:00Z">
                    <w:rPr>
                      <w:sz w:val="20"/>
                      <w:szCs w:val="20"/>
                    </w:rPr>
                  </w:rPrChange>
                </w:rPr>
                <w:t>250</w:t>
              </w:r>
            </w:ins>
          </w:p>
        </w:tc>
        <w:tc>
          <w:tcPr>
            <w:tcW w:w="0" w:type="auto"/>
            <w:noWrap/>
            <w:tcMar>
              <w:top w:w="105" w:type="dxa"/>
              <w:left w:w="135" w:type="dxa"/>
              <w:bottom w:w="105" w:type="dxa"/>
              <w:right w:w="135" w:type="dxa"/>
            </w:tcMar>
            <w:hideMark/>
            <w:tcPrChange w:id="10687" w:author="Haiyang Liu" w:date="2026-05-21T13:03:00Z" w16du:dateUtc="2026-05-21T06:03:00Z">
              <w:tcPr>
                <w:tcW w:w="303" w:type="pct"/>
                <w:noWrap/>
                <w:tcMar>
                  <w:top w:w="105" w:type="dxa"/>
                  <w:left w:w="135" w:type="dxa"/>
                  <w:bottom w:w="105" w:type="dxa"/>
                  <w:right w:w="135" w:type="dxa"/>
                </w:tcMar>
                <w:hideMark/>
              </w:tcPr>
            </w:tcPrChange>
          </w:tcPr>
          <w:p w14:paraId="093940F6" w14:textId="77777777" w:rsidR="0052697C" w:rsidRPr="000435BA" w:rsidRDefault="0052697C">
            <w:pPr>
              <w:adjustRightInd w:val="0"/>
              <w:snapToGrid w:val="0"/>
              <w:jc w:val="center"/>
              <w:rPr>
                <w:ins w:id="10688" w:author="Haiyang Liu" w:date="2026-05-21T12:51:00Z"/>
              </w:rPr>
              <w:pPrChange w:id="10689" w:author="Haiyang Liu" w:date="2026-05-21T13:04:00Z" w16du:dateUtc="2026-05-21T06:04:00Z">
                <w:pPr>
                  <w:snapToGrid w:val="0"/>
                  <w:spacing w:line="480" w:lineRule="auto"/>
                  <w:ind w:rightChars="-34" w:right="-82"/>
                  <w:jc w:val="center"/>
                </w:pPr>
              </w:pPrChange>
            </w:pPr>
            <w:ins w:id="10690" w:author="Haiyang Liu" w:date="2026-05-21T12:51:00Z">
              <w:r w:rsidRPr="000435BA">
                <w:t>0.772</w:t>
              </w:r>
            </w:ins>
          </w:p>
        </w:tc>
        <w:tc>
          <w:tcPr>
            <w:tcW w:w="0" w:type="auto"/>
            <w:noWrap/>
            <w:tcMar>
              <w:top w:w="105" w:type="dxa"/>
              <w:left w:w="135" w:type="dxa"/>
              <w:bottom w:w="105" w:type="dxa"/>
              <w:right w:w="135" w:type="dxa"/>
            </w:tcMar>
            <w:hideMark/>
            <w:tcPrChange w:id="10691" w:author="Haiyang Liu" w:date="2026-05-21T13:03:00Z" w16du:dateUtc="2026-05-21T06:03:00Z">
              <w:tcPr>
                <w:tcW w:w="330" w:type="pct"/>
                <w:noWrap/>
                <w:tcMar>
                  <w:top w:w="105" w:type="dxa"/>
                  <w:left w:w="135" w:type="dxa"/>
                  <w:bottom w:w="105" w:type="dxa"/>
                  <w:right w:w="135" w:type="dxa"/>
                </w:tcMar>
                <w:hideMark/>
              </w:tcPr>
            </w:tcPrChange>
          </w:tcPr>
          <w:p w14:paraId="747DC4B4" w14:textId="77777777" w:rsidR="0052697C" w:rsidRPr="000435BA" w:rsidRDefault="0052697C">
            <w:pPr>
              <w:adjustRightInd w:val="0"/>
              <w:snapToGrid w:val="0"/>
              <w:jc w:val="center"/>
              <w:rPr>
                <w:ins w:id="10692" w:author="Haiyang Liu" w:date="2026-05-21T12:51:00Z"/>
              </w:rPr>
              <w:pPrChange w:id="10693" w:author="Haiyang Liu" w:date="2026-05-21T13:04:00Z" w16du:dateUtc="2026-05-21T06:04:00Z">
                <w:pPr>
                  <w:snapToGrid w:val="0"/>
                  <w:spacing w:line="480" w:lineRule="auto"/>
                  <w:ind w:rightChars="-34" w:right="-82"/>
                  <w:jc w:val="center"/>
                </w:pPr>
              </w:pPrChange>
            </w:pPr>
            <w:ins w:id="10694" w:author="Haiyang Liu" w:date="2026-05-21T12:51:00Z">
              <w:r w:rsidRPr="000435BA">
                <w:t>0.708</w:t>
              </w:r>
            </w:ins>
          </w:p>
        </w:tc>
        <w:tc>
          <w:tcPr>
            <w:tcW w:w="0" w:type="auto"/>
            <w:noWrap/>
            <w:tcMar>
              <w:top w:w="105" w:type="dxa"/>
              <w:left w:w="135" w:type="dxa"/>
              <w:bottom w:w="105" w:type="dxa"/>
              <w:right w:w="135" w:type="dxa"/>
            </w:tcMar>
            <w:hideMark/>
            <w:tcPrChange w:id="10695" w:author="Haiyang Liu" w:date="2026-05-21T13:03:00Z" w16du:dateUtc="2026-05-21T06:03:00Z">
              <w:tcPr>
                <w:tcW w:w="543" w:type="pct"/>
                <w:gridSpan w:val="3"/>
                <w:noWrap/>
                <w:tcMar>
                  <w:top w:w="105" w:type="dxa"/>
                  <w:left w:w="135" w:type="dxa"/>
                  <w:bottom w:w="105" w:type="dxa"/>
                  <w:right w:w="135" w:type="dxa"/>
                </w:tcMar>
                <w:hideMark/>
              </w:tcPr>
            </w:tcPrChange>
          </w:tcPr>
          <w:p w14:paraId="7065FC2D" w14:textId="77777777" w:rsidR="0052697C" w:rsidRPr="000435BA" w:rsidRDefault="0052697C">
            <w:pPr>
              <w:adjustRightInd w:val="0"/>
              <w:snapToGrid w:val="0"/>
              <w:jc w:val="center"/>
              <w:rPr>
                <w:ins w:id="10696" w:author="Haiyang Liu" w:date="2026-05-21T12:51:00Z"/>
              </w:rPr>
              <w:pPrChange w:id="10697" w:author="Haiyang Liu" w:date="2026-05-21T13:04:00Z" w16du:dateUtc="2026-05-21T06:04:00Z">
                <w:pPr>
                  <w:snapToGrid w:val="0"/>
                  <w:spacing w:line="480" w:lineRule="auto"/>
                  <w:ind w:rightChars="-34" w:right="-82"/>
                  <w:jc w:val="center"/>
                </w:pPr>
              </w:pPrChange>
            </w:pPr>
            <w:ins w:id="10698" w:author="Haiyang Liu" w:date="2026-05-21T12:51:00Z">
              <w:r w:rsidRPr="000435BA">
                <w:t>0.000</w:t>
              </w:r>
            </w:ins>
          </w:p>
        </w:tc>
        <w:tc>
          <w:tcPr>
            <w:tcW w:w="0" w:type="auto"/>
            <w:tcMar>
              <w:top w:w="105" w:type="dxa"/>
              <w:left w:w="135" w:type="dxa"/>
              <w:bottom w:w="105" w:type="dxa"/>
              <w:right w:w="135" w:type="dxa"/>
            </w:tcMar>
            <w:hideMark/>
            <w:tcPrChange w:id="10699" w:author="Haiyang Liu" w:date="2026-05-21T13:03:00Z" w16du:dateUtc="2026-05-21T06:03:00Z">
              <w:tcPr>
                <w:tcW w:w="832" w:type="pct"/>
                <w:gridSpan w:val="4"/>
                <w:tcMar>
                  <w:top w:w="105" w:type="dxa"/>
                  <w:left w:w="135" w:type="dxa"/>
                  <w:bottom w:w="105" w:type="dxa"/>
                  <w:right w:w="135" w:type="dxa"/>
                </w:tcMar>
                <w:hideMark/>
              </w:tcPr>
            </w:tcPrChange>
          </w:tcPr>
          <w:p w14:paraId="6F4A6D43" w14:textId="77777777" w:rsidR="0052697C" w:rsidRPr="000435BA" w:rsidRDefault="0052697C">
            <w:pPr>
              <w:adjustRightInd w:val="0"/>
              <w:snapToGrid w:val="0"/>
              <w:jc w:val="center"/>
              <w:rPr>
                <w:ins w:id="10700" w:author="Haiyang Liu" w:date="2026-05-21T12:51:00Z"/>
              </w:rPr>
              <w:pPrChange w:id="10701" w:author="Haiyang Liu" w:date="2026-05-21T13:04:00Z" w16du:dateUtc="2026-05-21T06:04:00Z">
                <w:pPr>
                  <w:snapToGrid w:val="0"/>
                  <w:spacing w:line="480" w:lineRule="auto"/>
                  <w:ind w:rightChars="-34" w:right="-82"/>
                  <w:jc w:val="center"/>
                </w:pPr>
              </w:pPrChange>
            </w:pPr>
            <w:ins w:id="10702" w:author="Haiyang Liu" w:date="2026-05-21T12:51:00Z">
              <w:r w:rsidRPr="000435BA">
                <w:t>Task Proactivity</w:t>
              </w:r>
            </w:ins>
          </w:p>
        </w:tc>
        <w:tc>
          <w:tcPr>
            <w:tcW w:w="0" w:type="auto"/>
            <w:tcMar>
              <w:top w:w="105" w:type="dxa"/>
              <w:left w:w="135" w:type="dxa"/>
              <w:bottom w:w="105" w:type="dxa"/>
              <w:right w:w="135" w:type="dxa"/>
            </w:tcMar>
            <w:hideMark/>
            <w:tcPrChange w:id="10703" w:author="Haiyang Liu" w:date="2026-05-21T13:03:00Z" w16du:dateUtc="2026-05-21T06:03:00Z">
              <w:tcPr>
                <w:tcW w:w="548" w:type="pct"/>
                <w:tcMar>
                  <w:top w:w="105" w:type="dxa"/>
                  <w:left w:w="135" w:type="dxa"/>
                  <w:bottom w:w="105" w:type="dxa"/>
                  <w:right w:w="135" w:type="dxa"/>
                </w:tcMar>
                <w:hideMark/>
              </w:tcPr>
            </w:tcPrChange>
          </w:tcPr>
          <w:p w14:paraId="154E9622" w14:textId="25A46B09" w:rsidR="0052697C" w:rsidRPr="000435BA" w:rsidRDefault="0052697C">
            <w:pPr>
              <w:adjustRightInd w:val="0"/>
              <w:snapToGrid w:val="0"/>
              <w:jc w:val="center"/>
              <w:rPr>
                <w:ins w:id="10704" w:author="Haiyang Liu" w:date="2026-05-21T12:51:00Z"/>
              </w:rPr>
              <w:pPrChange w:id="10705" w:author="Haiyang Liu" w:date="2026-05-21T13:04:00Z" w16du:dateUtc="2026-05-21T06:04:00Z">
                <w:pPr>
                  <w:snapToGrid w:val="0"/>
                  <w:spacing w:line="480" w:lineRule="auto"/>
                  <w:ind w:rightChars="-34" w:right="-82"/>
                  <w:jc w:val="center"/>
                </w:pPr>
              </w:pPrChange>
            </w:pPr>
            <w:ins w:id="10706" w:author="Haiyang Liu" w:date="2026-05-21T12:51:00Z">
              <w:r w:rsidRPr="000435BA">
                <w:t>16</w:t>
              </w:r>
            </w:ins>
          </w:p>
        </w:tc>
      </w:tr>
      <w:tr w:rsidR="0052697C" w:rsidRPr="000435BA" w14:paraId="757F6180" w14:textId="77777777" w:rsidTr="0052697C">
        <w:trPr>
          <w:trHeight w:val="20"/>
          <w:ins w:id="10707" w:author="Haiyang Liu" w:date="2026-05-21T12:51:00Z"/>
          <w:trPrChange w:id="10708" w:author="Haiyang Liu" w:date="2026-05-21T13:03:00Z" w16du:dateUtc="2026-05-21T06:03:00Z">
            <w:trPr>
              <w:gridAfter w:val="0"/>
            </w:trPr>
          </w:trPrChange>
        </w:trPr>
        <w:tc>
          <w:tcPr>
            <w:tcW w:w="0" w:type="auto"/>
            <w:tcMar>
              <w:top w:w="105" w:type="dxa"/>
              <w:left w:w="135" w:type="dxa"/>
              <w:bottom w:w="105" w:type="dxa"/>
              <w:right w:w="135" w:type="dxa"/>
            </w:tcMar>
            <w:vAlign w:val="center"/>
            <w:hideMark/>
            <w:tcPrChange w:id="10709" w:author="Haiyang Liu" w:date="2026-05-21T13:03:00Z" w16du:dateUtc="2026-05-21T06:03:00Z">
              <w:tcPr>
                <w:tcW w:w="602" w:type="pct"/>
                <w:tcMar>
                  <w:top w:w="105" w:type="dxa"/>
                  <w:left w:w="135" w:type="dxa"/>
                  <w:bottom w:w="105" w:type="dxa"/>
                  <w:right w:w="135" w:type="dxa"/>
                </w:tcMar>
                <w:hideMark/>
              </w:tcPr>
            </w:tcPrChange>
          </w:tcPr>
          <w:p w14:paraId="31AFF106" w14:textId="4A3087B4" w:rsidR="0052697C" w:rsidRPr="000435BA" w:rsidRDefault="001061B3">
            <w:pPr>
              <w:adjustRightInd w:val="0"/>
              <w:snapToGrid w:val="0"/>
              <w:rPr>
                <w:ins w:id="10710" w:author="Haiyang Liu" w:date="2026-05-21T12:51:00Z"/>
              </w:rPr>
              <w:pPrChange w:id="10711" w:author="Haiyang Liu" w:date="2026-05-21T13:04:00Z" w16du:dateUtc="2026-05-21T06:04:00Z">
                <w:pPr>
                  <w:snapToGrid w:val="0"/>
                  <w:spacing w:line="480" w:lineRule="auto"/>
                  <w:ind w:rightChars="-34" w:right="-82"/>
                  <w:jc w:val="center"/>
                </w:pPr>
              </w:pPrChange>
            </w:pPr>
            <w:ins w:id="10712" w:author="Haiyang Liu" w:date="2026-05-21T13:27:00Z" w16du:dateUtc="2026-05-21T06:27:00Z">
              <w:r w:rsidRPr="000435BA">
                <w:t>This newcomer</w:t>
              </w:r>
            </w:ins>
            <w:ins w:id="10713" w:author="Haiyang Liu" w:date="2026-05-21T12:51:00Z">
              <w:r w:rsidR="0052697C" w:rsidRPr="000435BA">
                <w:t xml:space="preserve"> learned new skills to help </w:t>
              </w:r>
            </w:ins>
            <w:ins w:id="10714" w:author="Haiyang Liu" w:date="2026-05-21T13:27:00Z" w16du:dateUtc="2026-05-21T06:27:00Z">
              <w:r>
                <w:t>him/her</w:t>
              </w:r>
            </w:ins>
            <w:ins w:id="10715" w:author="Haiyang Liu" w:date="2026-05-21T12:51:00Z">
              <w:r w:rsidR="0052697C" w:rsidRPr="000435BA">
                <w:t xml:space="preserve"> adapt to changes in </w:t>
              </w:r>
            </w:ins>
            <w:ins w:id="10716" w:author="Haiyang Liu" w:date="2026-05-21T13:27:00Z" w16du:dateUtc="2026-05-21T06:27:00Z">
              <w:r>
                <w:t>his/her</w:t>
              </w:r>
            </w:ins>
            <w:ins w:id="10717" w:author="Haiyang Liu" w:date="2026-05-21T12:51:00Z">
              <w:r w:rsidR="0052697C" w:rsidRPr="000435BA">
                <w:t xml:space="preserve"> core tasks.</w:t>
              </w:r>
            </w:ins>
          </w:p>
        </w:tc>
        <w:tc>
          <w:tcPr>
            <w:tcW w:w="0" w:type="auto"/>
            <w:tcMar>
              <w:top w:w="105" w:type="dxa"/>
              <w:left w:w="135" w:type="dxa"/>
              <w:bottom w:w="105" w:type="dxa"/>
              <w:right w:w="135" w:type="dxa"/>
            </w:tcMar>
            <w:hideMark/>
            <w:tcPrChange w:id="10718" w:author="Haiyang Liu" w:date="2026-05-21T13:03:00Z" w16du:dateUtc="2026-05-21T06:03:00Z">
              <w:tcPr>
                <w:tcW w:w="698" w:type="pct"/>
                <w:tcMar>
                  <w:top w:w="105" w:type="dxa"/>
                  <w:left w:w="135" w:type="dxa"/>
                  <w:bottom w:w="105" w:type="dxa"/>
                  <w:right w:w="135" w:type="dxa"/>
                </w:tcMar>
                <w:hideMark/>
              </w:tcPr>
            </w:tcPrChange>
          </w:tcPr>
          <w:p w14:paraId="45BE4022" w14:textId="77777777" w:rsidR="0052697C" w:rsidRPr="000435BA" w:rsidRDefault="0052697C">
            <w:pPr>
              <w:adjustRightInd w:val="0"/>
              <w:snapToGrid w:val="0"/>
              <w:jc w:val="center"/>
              <w:rPr>
                <w:ins w:id="10719" w:author="Haiyang Liu" w:date="2026-05-21T12:51:00Z"/>
              </w:rPr>
              <w:pPrChange w:id="10720" w:author="Haiyang Liu" w:date="2026-05-21T13:04:00Z" w16du:dateUtc="2026-05-21T06:04:00Z">
                <w:pPr>
                  <w:snapToGrid w:val="0"/>
                  <w:spacing w:line="480" w:lineRule="auto"/>
                  <w:ind w:rightChars="-34" w:right="-82"/>
                  <w:jc w:val="center"/>
                </w:pPr>
              </w:pPrChange>
            </w:pPr>
            <w:ins w:id="10721" w:author="Haiyang Liu" w:date="2026-05-21T12:51:00Z">
              <w:r w:rsidRPr="000435BA">
                <w:t>Task Adaptivity</w:t>
              </w:r>
            </w:ins>
          </w:p>
        </w:tc>
        <w:tc>
          <w:tcPr>
            <w:tcW w:w="0" w:type="auto"/>
            <w:noWrap/>
            <w:tcMar>
              <w:top w:w="105" w:type="dxa"/>
              <w:left w:w="135" w:type="dxa"/>
              <w:bottom w:w="105" w:type="dxa"/>
              <w:right w:w="135" w:type="dxa"/>
            </w:tcMar>
            <w:hideMark/>
            <w:tcPrChange w:id="10722" w:author="Haiyang Liu" w:date="2026-05-21T13:03:00Z" w16du:dateUtc="2026-05-21T06:03:00Z">
              <w:tcPr>
                <w:tcW w:w="385" w:type="pct"/>
                <w:gridSpan w:val="2"/>
                <w:noWrap/>
                <w:tcMar>
                  <w:top w:w="105" w:type="dxa"/>
                  <w:left w:w="135" w:type="dxa"/>
                  <w:bottom w:w="105" w:type="dxa"/>
                  <w:right w:w="135" w:type="dxa"/>
                </w:tcMar>
                <w:hideMark/>
              </w:tcPr>
            </w:tcPrChange>
          </w:tcPr>
          <w:p w14:paraId="2EAF20BC" w14:textId="784A6A41" w:rsidR="0052697C" w:rsidRPr="000435BA" w:rsidRDefault="0052697C">
            <w:pPr>
              <w:adjustRightInd w:val="0"/>
              <w:snapToGrid w:val="0"/>
              <w:jc w:val="center"/>
              <w:rPr>
                <w:ins w:id="10723" w:author="Haiyang Liu" w:date="2026-05-21T12:51:00Z"/>
              </w:rPr>
              <w:pPrChange w:id="10724" w:author="Haiyang Liu" w:date="2026-05-21T13:04:00Z" w16du:dateUtc="2026-05-21T06:04:00Z">
                <w:pPr>
                  <w:snapToGrid w:val="0"/>
                  <w:spacing w:line="480" w:lineRule="auto"/>
                  <w:ind w:rightChars="-34" w:right="-82"/>
                  <w:jc w:val="center"/>
                </w:pPr>
              </w:pPrChange>
            </w:pPr>
            <w:ins w:id="10725" w:author="Haiyang Liu" w:date="2026-05-21T13:05:00Z" w16du:dateUtc="2026-05-21T06:05:00Z">
              <w:r w:rsidRPr="000435BA">
                <w:rPr>
                  <w:rPrChange w:id="10726" w:author="Haiyang Liu" w:date="2026-05-21T13:14:00Z" w16du:dateUtc="2026-05-21T06:14:00Z">
                    <w:rPr>
                      <w:sz w:val="20"/>
                      <w:szCs w:val="20"/>
                    </w:rPr>
                  </w:rPrChange>
                </w:rPr>
                <w:t>250</w:t>
              </w:r>
            </w:ins>
          </w:p>
        </w:tc>
        <w:tc>
          <w:tcPr>
            <w:tcW w:w="0" w:type="auto"/>
            <w:noWrap/>
            <w:tcMar>
              <w:top w:w="105" w:type="dxa"/>
              <w:left w:w="135" w:type="dxa"/>
              <w:bottom w:w="105" w:type="dxa"/>
              <w:right w:w="135" w:type="dxa"/>
            </w:tcMar>
            <w:hideMark/>
            <w:tcPrChange w:id="10727" w:author="Haiyang Liu" w:date="2026-05-21T13:03:00Z" w16du:dateUtc="2026-05-21T06:03:00Z">
              <w:tcPr>
                <w:tcW w:w="303" w:type="pct"/>
                <w:noWrap/>
                <w:tcMar>
                  <w:top w:w="105" w:type="dxa"/>
                  <w:left w:w="135" w:type="dxa"/>
                  <w:bottom w:w="105" w:type="dxa"/>
                  <w:right w:w="135" w:type="dxa"/>
                </w:tcMar>
                <w:hideMark/>
              </w:tcPr>
            </w:tcPrChange>
          </w:tcPr>
          <w:p w14:paraId="48BD7F50" w14:textId="77777777" w:rsidR="0052697C" w:rsidRPr="000435BA" w:rsidRDefault="0052697C">
            <w:pPr>
              <w:adjustRightInd w:val="0"/>
              <w:snapToGrid w:val="0"/>
              <w:jc w:val="center"/>
              <w:rPr>
                <w:ins w:id="10728" w:author="Haiyang Liu" w:date="2026-05-21T12:51:00Z"/>
              </w:rPr>
              <w:pPrChange w:id="10729" w:author="Haiyang Liu" w:date="2026-05-21T13:04:00Z" w16du:dateUtc="2026-05-21T06:04:00Z">
                <w:pPr>
                  <w:snapToGrid w:val="0"/>
                  <w:spacing w:line="480" w:lineRule="auto"/>
                  <w:ind w:rightChars="-34" w:right="-82"/>
                  <w:jc w:val="center"/>
                </w:pPr>
              </w:pPrChange>
            </w:pPr>
            <w:ins w:id="10730" w:author="Haiyang Liu" w:date="2026-05-21T12:51:00Z">
              <w:r w:rsidRPr="000435BA">
                <w:t>0.480</w:t>
              </w:r>
            </w:ins>
          </w:p>
        </w:tc>
        <w:tc>
          <w:tcPr>
            <w:tcW w:w="0" w:type="auto"/>
            <w:noWrap/>
            <w:tcMar>
              <w:top w:w="105" w:type="dxa"/>
              <w:left w:w="135" w:type="dxa"/>
              <w:bottom w:w="105" w:type="dxa"/>
              <w:right w:w="135" w:type="dxa"/>
            </w:tcMar>
            <w:hideMark/>
            <w:tcPrChange w:id="10731" w:author="Haiyang Liu" w:date="2026-05-21T13:03:00Z" w16du:dateUtc="2026-05-21T06:03:00Z">
              <w:tcPr>
                <w:tcW w:w="330" w:type="pct"/>
                <w:noWrap/>
                <w:tcMar>
                  <w:top w:w="105" w:type="dxa"/>
                  <w:left w:w="135" w:type="dxa"/>
                  <w:bottom w:w="105" w:type="dxa"/>
                  <w:right w:w="135" w:type="dxa"/>
                </w:tcMar>
                <w:hideMark/>
              </w:tcPr>
            </w:tcPrChange>
          </w:tcPr>
          <w:p w14:paraId="28C9FABA" w14:textId="77777777" w:rsidR="0052697C" w:rsidRPr="000435BA" w:rsidRDefault="0052697C">
            <w:pPr>
              <w:adjustRightInd w:val="0"/>
              <w:snapToGrid w:val="0"/>
              <w:jc w:val="center"/>
              <w:rPr>
                <w:ins w:id="10732" w:author="Haiyang Liu" w:date="2026-05-21T12:51:00Z"/>
              </w:rPr>
              <w:pPrChange w:id="10733" w:author="Haiyang Liu" w:date="2026-05-21T13:04:00Z" w16du:dateUtc="2026-05-21T06:04:00Z">
                <w:pPr>
                  <w:snapToGrid w:val="0"/>
                  <w:spacing w:line="480" w:lineRule="auto"/>
                  <w:ind w:rightChars="-34" w:right="-82"/>
                  <w:jc w:val="center"/>
                </w:pPr>
              </w:pPrChange>
            </w:pPr>
            <w:ins w:id="10734" w:author="Haiyang Liu" w:date="2026-05-21T12:51:00Z">
              <w:r w:rsidRPr="000435BA">
                <w:t>0.208</w:t>
              </w:r>
            </w:ins>
          </w:p>
        </w:tc>
        <w:tc>
          <w:tcPr>
            <w:tcW w:w="0" w:type="auto"/>
            <w:noWrap/>
            <w:tcMar>
              <w:top w:w="105" w:type="dxa"/>
              <w:left w:w="135" w:type="dxa"/>
              <w:bottom w:w="105" w:type="dxa"/>
              <w:right w:w="135" w:type="dxa"/>
            </w:tcMar>
            <w:hideMark/>
            <w:tcPrChange w:id="10735" w:author="Haiyang Liu" w:date="2026-05-21T13:03:00Z" w16du:dateUtc="2026-05-21T06:03:00Z">
              <w:tcPr>
                <w:tcW w:w="543" w:type="pct"/>
                <w:gridSpan w:val="3"/>
                <w:noWrap/>
                <w:tcMar>
                  <w:top w:w="105" w:type="dxa"/>
                  <w:left w:w="135" w:type="dxa"/>
                  <w:bottom w:w="105" w:type="dxa"/>
                  <w:right w:w="135" w:type="dxa"/>
                </w:tcMar>
                <w:hideMark/>
              </w:tcPr>
            </w:tcPrChange>
          </w:tcPr>
          <w:p w14:paraId="2D48DB0B" w14:textId="77777777" w:rsidR="0052697C" w:rsidRPr="000435BA" w:rsidRDefault="0052697C">
            <w:pPr>
              <w:adjustRightInd w:val="0"/>
              <w:snapToGrid w:val="0"/>
              <w:jc w:val="center"/>
              <w:rPr>
                <w:ins w:id="10736" w:author="Haiyang Liu" w:date="2026-05-21T12:51:00Z"/>
              </w:rPr>
              <w:pPrChange w:id="10737" w:author="Haiyang Liu" w:date="2026-05-21T13:04:00Z" w16du:dateUtc="2026-05-21T06:04:00Z">
                <w:pPr>
                  <w:snapToGrid w:val="0"/>
                  <w:spacing w:line="480" w:lineRule="auto"/>
                  <w:ind w:rightChars="-34" w:right="-82"/>
                  <w:jc w:val="center"/>
                </w:pPr>
              </w:pPrChange>
            </w:pPr>
            <w:ins w:id="10738" w:author="Haiyang Liu" w:date="2026-05-21T12:51:00Z">
              <w:r w:rsidRPr="000435BA">
                <w:t>0.757</w:t>
              </w:r>
            </w:ins>
          </w:p>
        </w:tc>
        <w:tc>
          <w:tcPr>
            <w:tcW w:w="0" w:type="auto"/>
            <w:tcMar>
              <w:top w:w="105" w:type="dxa"/>
              <w:left w:w="135" w:type="dxa"/>
              <w:bottom w:w="105" w:type="dxa"/>
              <w:right w:w="135" w:type="dxa"/>
            </w:tcMar>
            <w:hideMark/>
            <w:tcPrChange w:id="10739" w:author="Haiyang Liu" w:date="2026-05-21T13:03:00Z" w16du:dateUtc="2026-05-21T06:03:00Z">
              <w:tcPr>
                <w:tcW w:w="832" w:type="pct"/>
                <w:gridSpan w:val="4"/>
                <w:tcMar>
                  <w:top w:w="105" w:type="dxa"/>
                  <w:left w:w="135" w:type="dxa"/>
                  <w:bottom w:w="105" w:type="dxa"/>
                  <w:right w:w="135" w:type="dxa"/>
                </w:tcMar>
                <w:hideMark/>
              </w:tcPr>
            </w:tcPrChange>
          </w:tcPr>
          <w:p w14:paraId="520E8659" w14:textId="77777777" w:rsidR="0052697C" w:rsidRPr="000435BA" w:rsidRDefault="0052697C">
            <w:pPr>
              <w:adjustRightInd w:val="0"/>
              <w:snapToGrid w:val="0"/>
              <w:jc w:val="center"/>
              <w:rPr>
                <w:ins w:id="10740" w:author="Haiyang Liu" w:date="2026-05-21T12:51:00Z"/>
              </w:rPr>
              <w:pPrChange w:id="10741" w:author="Haiyang Liu" w:date="2026-05-21T13:04:00Z" w16du:dateUtc="2026-05-21T06:04:00Z">
                <w:pPr>
                  <w:snapToGrid w:val="0"/>
                  <w:spacing w:line="480" w:lineRule="auto"/>
                  <w:ind w:rightChars="-34" w:right="-82"/>
                  <w:jc w:val="center"/>
                </w:pPr>
              </w:pPrChange>
            </w:pPr>
            <w:ins w:id="10742" w:author="Haiyang Liu" w:date="2026-05-21T12:51:00Z">
              <w:r w:rsidRPr="000435BA">
                <w:t>Task Proactivity</w:t>
              </w:r>
            </w:ins>
          </w:p>
        </w:tc>
        <w:tc>
          <w:tcPr>
            <w:tcW w:w="0" w:type="auto"/>
            <w:tcMar>
              <w:top w:w="105" w:type="dxa"/>
              <w:left w:w="135" w:type="dxa"/>
              <w:bottom w:w="105" w:type="dxa"/>
              <w:right w:w="135" w:type="dxa"/>
            </w:tcMar>
            <w:hideMark/>
            <w:tcPrChange w:id="10743" w:author="Haiyang Liu" w:date="2026-05-21T13:03:00Z" w16du:dateUtc="2026-05-21T06:03:00Z">
              <w:tcPr>
                <w:tcW w:w="548" w:type="pct"/>
                <w:tcMar>
                  <w:top w:w="105" w:type="dxa"/>
                  <w:left w:w="135" w:type="dxa"/>
                  <w:bottom w:w="105" w:type="dxa"/>
                  <w:right w:w="135" w:type="dxa"/>
                </w:tcMar>
                <w:hideMark/>
              </w:tcPr>
            </w:tcPrChange>
          </w:tcPr>
          <w:p w14:paraId="1244D3D6" w14:textId="61DF3C40" w:rsidR="0052697C" w:rsidRPr="000435BA" w:rsidRDefault="0052697C">
            <w:pPr>
              <w:adjustRightInd w:val="0"/>
              <w:snapToGrid w:val="0"/>
              <w:jc w:val="center"/>
              <w:rPr>
                <w:ins w:id="10744" w:author="Haiyang Liu" w:date="2026-05-21T12:51:00Z"/>
              </w:rPr>
              <w:pPrChange w:id="10745" w:author="Haiyang Liu" w:date="2026-05-21T13:04:00Z" w16du:dateUtc="2026-05-21T06:04:00Z">
                <w:pPr>
                  <w:snapToGrid w:val="0"/>
                  <w:spacing w:line="480" w:lineRule="auto"/>
                  <w:ind w:rightChars="-34" w:right="-82"/>
                  <w:jc w:val="center"/>
                </w:pPr>
              </w:pPrChange>
            </w:pPr>
            <w:ins w:id="10746" w:author="Haiyang Liu" w:date="2026-05-21T12:51:00Z">
              <w:r w:rsidRPr="000435BA">
                <w:t>68</w:t>
              </w:r>
            </w:ins>
          </w:p>
        </w:tc>
      </w:tr>
      <w:tr w:rsidR="0052697C" w:rsidRPr="000435BA" w14:paraId="0A70D808" w14:textId="77777777" w:rsidTr="0052697C">
        <w:trPr>
          <w:trHeight w:val="20"/>
          <w:ins w:id="10747" w:author="Haiyang Liu" w:date="2026-05-21T12:51:00Z"/>
          <w:trPrChange w:id="10748" w:author="Haiyang Liu" w:date="2026-05-21T13:03:00Z" w16du:dateUtc="2026-05-21T06:03:00Z">
            <w:trPr>
              <w:gridAfter w:val="0"/>
            </w:trPr>
          </w:trPrChange>
        </w:trPr>
        <w:tc>
          <w:tcPr>
            <w:tcW w:w="0" w:type="auto"/>
            <w:tcMar>
              <w:top w:w="105" w:type="dxa"/>
              <w:left w:w="135" w:type="dxa"/>
              <w:bottom w:w="105" w:type="dxa"/>
              <w:right w:w="135" w:type="dxa"/>
            </w:tcMar>
            <w:vAlign w:val="center"/>
            <w:hideMark/>
            <w:tcPrChange w:id="10749" w:author="Haiyang Liu" w:date="2026-05-21T13:03:00Z" w16du:dateUtc="2026-05-21T06:03:00Z">
              <w:tcPr>
                <w:tcW w:w="602" w:type="pct"/>
                <w:tcMar>
                  <w:top w:w="105" w:type="dxa"/>
                  <w:left w:w="135" w:type="dxa"/>
                  <w:bottom w:w="105" w:type="dxa"/>
                  <w:right w:w="135" w:type="dxa"/>
                </w:tcMar>
                <w:hideMark/>
              </w:tcPr>
            </w:tcPrChange>
          </w:tcPr>
          <w:p w14:paraId="6638B68D" w14:textId="339517B1" w:rsidR="0052697C" w:rsidRPr="000435BA" w:rsidRDefault="001061B3">
            <w:pPr>
              <w:adjustRightInd w:val="0"/>
              <w:snapToGrid w:val="0"/>
              <w:rPr>
                <w:ins w:id="10750" w:author="Haiyang Liu" w:date="2026-05-21T12:51:00Z"/>
              </w:rPr>
              <w:pPrChange w:id="10751" w:author="Haiyang Liu" w:date="2026-05-21T13:04:00Z" w16du:dateUtc="2026-05-21T06:04:00Z">
                <w:pPr>
                  <w:snapToGrid w:val="0"/>
                  <w:spacing w:line="480" w:lineRule="auto"/>
                  <w:ind w:rightChars="-34" w:right="-82"/>
                  <w:jc w:val="center"/>
                </w:pPr>
              </w:pPrChange>
            </w:pPr>
            <w:ins w:id="10752" w:author="Haiyang Liu" w:date="2026-05-21T13:27:00Z" w16du:dateUtc="2026-05-21T06:27:00Z">
              <w:r w:rsidRPr="000435BA">
                <w:t xml:space="preserve">This newcomer </w:t>
              </w:r>
            </w:ins>
            <w:ins w:id="10753" w:author="Haiyang Liu" w:date="2026-05-21T12:51:00Z">
              <w:r w:rsidR="0052697C" w:rsidRPr="000435BA">
                <w:t xml:space="preserve">initiated better ways of doing </w:t>
              </w:r>
            </w:ins>
            <w:ins w:id="10754" w:author="Haiyang Liu" w:date="2026-05-21T13:27:00Z" w16du:dateUtc="2026-05-21T06:27:00Z">
              <w:r>
                <w:t>his/her</w:t>
              </w:r>
            </w:ins>
            <w:ins w:id="10755" w:author="Haiyang Liu" w:date="2026-05-21T12:51:00Z">
              <w:r w:rsidR="0052697C" w:rsidRPr="000435BA">
                <w:t xml:space="preserve"> core tasks.</w:t>
              </w:r>
            </w:ins>
          </w:p>
        </w:tc>
        <w:tc>
          <w:tcPr>
            <w:tcW w:w="0" w:type="auto"/>
            <w:tcMar>
              <w:top w:w="105" w:type="dxa"/>
              <w:left w:w="135" w:type="dxa"/>
              <w:bottom w:w="105" w:type="dxa"/>
              <w:right w:w="135" w:type="dxa"/>
            </w:tcMar>
            <w:hideMark/>
            <w:tcPrChange w:id="10756" w:author="Haiyang Liu" w:date="2026-05-21T13:03:00Z" w16du:dateUtc="2026-05-21T06:03:00Z">
              <w:tcPr>
                <w:tcW w:w="698" w:type="pct"/>
                <w:tcMar>
                  <w:top w:w="105" w:type="dxa"/>
                  <w:left w:w="135" w:type="dxa"/>
                  <w:bottom w:w="105" w:type="dxa"/>
                  <w:right w:w="135" w:type="dxa"/>
                </w:tcMar>
                <w:hideMark/>
              </w:tcPr>
            </w:tcPrChange>
          </w:tcPr>
          <w:p w14:paraId="28C02B92" w14:textId="77777777" w:rsidR="0052697C" w:rsidRPr="000435BA" w:rsidRDefault="0052697C">
            <w:pPr>
              <w:adjustRightInd w:val="0"/>
              <w:snapToGrid w:val="0"/>
              <w:jc w:val="center"/>
              <w:rPr>
                <w:ins w:id="10757" w:author="Haiyang Liu" w:date="2026-05-21T12:51:00Z"/>
              </w:rPr>
              <w:pPrChange w:id="10758" w:author="Haiyang Liu" w:date="2026-05-21T13:04:00Z" w16du:dateUtc="2026-05-21T06:04:00Z">
                <w:pPr>
                  <w:snapToGrid w:val="0"/>
                  <w:spacing w:line="480" w:lineRule="auto"/>
                  <w:ind w:rightChars="-34" w:right="-82"/>
                  <w:jc w:val="center"/>
                </w:pPr>
              </w:pPrChange>
            </w:pPr>
            <w:ins w:id="10759" w:author="Haiyang Liu" w:date="2026-05-21T12:51:00Z">
              <w:r w:rsidRPr="000435BA">
                <w:t>Task Proactivity</w:t>
              </w:r>
            </w:ins>
          </w:p>
        </w:tc>
        <w:tc>
          <w:tcPr>
            <w:tcW w:w="0" w:type="auto"/>
            <w:noWrap/>
            <w:tcMar>
              <w:top w:w="105" w:type="dxa"/>
              <w:left w:w="135" w:type="dxa"/>
              <w:bottom w:w="105" w:type="dxa"/>
              <w:right w:w="135" w:type="dxa"/>
            </w:tcMar>
            <w:hideMark/>
            <w:tcPrChange w:id="10760" w:author="Haiyang Liu" w:date="2026-05-21T13:03:00Z" w16du:dateUtc="2026-05-21T06:03:00Z">
              <w:tcPr>
                <w:tcW w:w="385" w:type="pct"/>
                <w:gridSpan w:val="2"/>
                <w:noWrap/>
                <w:tcMar>
                  <w:top w:w="105" w:type="dxa"/>
                  <w:left w:w="135" w:type="dxa"/>
                  <w:bottom w:w="105" w:type="dxa"/>
                  <w:right w:w="135" w:type="dxa"/>
                </w:tcMar>
                <w:hideMark/>
              </w:tcPr>
            </w:tcPrChange>
          </w:tcPr>
          <w:p w14:paraId="6F544C8A" w14:textId="486326BF" w:rsidR="0052697C" w:rsidRPr="000435BA" w:rsidRDefault="0052697C">
            <w:pPr>
              <w:adjustRightInd w:val="0"/>
              <w:snapToGrid w:val="0"/>
              <w:jc w:val="center"/>
              <w:rPr>
                <w:ins w:id="10761" w:author="Haiyang Liu" w:date="2026-05-21T12:51:00Z"/>
              </w:rPr>
              <w:pPrChange w:id="10762" w:author="Haiyang Liu" w:date="2026-05-21T13:04:00Z" w16du:dateUtc="2026-05-21T06:04:00Z">
                <w:pPr>
                  <w:snapToGrid w:val="0"/>
                  <w:spacing w:line="480" w:lineRule="auto"/>
                  <w:ind w:rightChars="-34" w:right="-82"/>
                  <w:jc w:val="center"/>
                </w:pPr>
              </w:pPrChange>
            </w:pPr>
            <w:ins w:id="10763" w:author="Haiyang Liu" w:date="2026-05-21T13:05:00Z" w16du:dateUtc="2026-05-21T06:05:00Z">
              <w:r w:rsidRPr="000435BA">
                <w:rPr>
                  <w:rPrChange w:id="10764" w:author="Haiyang Liu" w:date="2026-05-21T13:14:00Z" w16du:dateUtc="2026-05-21T06:14:00Z">
                    <w:rPr>
                      <w:sz w:val="20"/>
                      <w:szCs w:val="20"/>
                    </w:rPr>
                  </w:rPrChange>
                </w:rPr>
                <w:t>250</w:t>
              </w:r>
            </w:ins>
          </w:p>
        </w:tc>
        <w:tc>
          <w:tcPr>
            <w:tcW w:w="0" w:type="auto"/>
            <w:noWrap/>
            <w:tcMar>
              <w:top w:w="105" w:type="dxa"/>
              <w:left w:w="135" w:type="dxa"/>
              <w:bottom w:w="105" w:type="dxa"/>
              <w:right w:w="135" w:type="dxa"/>
            </w:tcMar>
            <w:hideMark/>
            <w:tcPrChange w:id="10765" w:author="Haiyang Liu" w:date="2026-05-21T13:03:00Z" w16du:dateUtc="2026-05-21T06:03:00Z">
              <w:tcPr>
                <w:tcW w:w="303" w:type="pct"/>
                <w:noWrap/>
                <w:tcMar>
                  <w:top w:w="105" w:type="dxa"/>
                  <w:left w:w="135" w:type="dxa"/>
                  <w:bottom w:w="105" w:type="dxa"/>
                  <w:right w:w="135" w:type="dxa"/>
                </w:tcMar>
                <w:hideMark/>
              </w:tcPr>
            </w:tcPrChange>
          </w:tcPr>
          <w:p w14:paraId="3E6E00E7" w14:textId="77777777" w:rsidR="0052697C" w:rsidRPr="000435BA" w:rsidRDefault="0052697C">
            <w:pPr>
              <w:adjustRightInd w:val="0"/>
              <w:snapToGrid w:val="0"/>
              <w:jc w:val="center"/>
              <w:rPr>
                <w:ins w:id="10766" w:author="Haiyang Liu" w:date="2026-05-21T12:51:00Z"/>
              </w:rPr>
              <w:pPrChange w:id="10767" w:author="Haiyang Liu" w:date="2026-05-21T13:04:00Z" w16du:dateUtc="2026-05-21T06:04:00Z">
                <w:pPr>
                  <w:snapToGrid w:val="0"/>
                  <w:spacing w:line="480" w:lineRule="auto"/>
                  <w:ind w:rightChars="-34" w:right="-82"/>
                  <w:jc w:val="center"/>
                </w:pPr>
              </w:pPrChange>
            </w:pPr>
            <w:ins w:id="10768" w:author="Haiyang Liu" w:date="2026-05-21T12:51:00Z">
              <w:r w:rsidRPr="000435BA">
                <w:t>0.572</w:t>
              </w:r>
            </w:ins>
          </w:p>
        </w:tc>
        <w:tc>
          <w:tcPr>
            <w:tcW w:w="0" w:type="auto"/>
            <w:noWrap/>
            <w:tcMar>
              <w:top w:w="105" w:type="dxa"/>
              <w:left w:w="135" w:type="dxa"/>
              <w:bottom w:w="105" w:type="dxa"/>
              <w:right w:w="135" w:type="dxa"/>
            </w:tcMar>
            <w:hideMark/>
            <w:tcPrChange w:id="10769" w:author="Haiyang Liu" w:date="2026-05-21T13:03:00Z" w16du:dateUtc="2026-05-21T06:03:00Z">
              <w:tcPr>
                <w:tcW w:w="330" w:type="pct"/>
                <w:noWrap/>
                <w:tcMar>
                  <w:top w:w="105" w:type="dxa"/>
                  <w:left w:w="135" w:type="dxa"/>
                  <w:bottom w:w="105" w:type="dxa"/>
                  <w:right w:w="135" w:type="dxa"/>
                </w:tcMar>
                <w:hideMark/>
              </w:tcPr>
            </w:tcPrChange>
          </w:tcPr>
          <w:p w14:paraId="1D2576B6" w14:textId="77777777" w:rsidR="0052697C" w:rsidRPr="000435BA" w:rsidRDefault="0052697C">
            <w:pPr>
              <w:adjustRightInd w:val="0"/>
              <w:snapToGrid w:val="0"/>
              <w:jc w:val="center"/>
              <w:rPr>
                <w:ins w:id="10770" w:author="Haiyang Liu" w:date="2026-05-21T12:51:00Z"/>
              </w:rPr>
              <w:pPrChange w:id="10771" w:author="Haiyang Liu" w:date="2026-05-21T13:04:00Z" w16du:dateUtc="2026-05-21T06:04:00Z">
                <w:pPr>
                  <w:snapToGrid w:val="0"/>
                  <w:spacing w:line="480" w:lineRule="auto"/>
                  <w:ind w:rightChars="-34" w:right="-82"/>
                  <w:jc w:val="center"/>
                </w:pPr>
              </w:pPrChange>
            </w:pPr>
            <w:ins w:id="10772" w:author="Haiyang Liu" w:date="2026-05-21T12:51:00Z">
              <w:r w:rsidRPr="000435BA">
                <w:t>0.400</w:t>
              </w:r>
            </w:ins>
          </w:p>
        </w:tc>
        <w:tc>
          <w:tcPr>
            <w:tcW w:w="0" w:type="auto"/>
            <w:noWrap/>
            <w:tcMar>
              <w:top w:w="105" w:type="dxa"/>
              <w:left w:w="135" w:type="dxa"/>
              <w:bottom w:w="105" w:type="dxa"/>
              <w:right w:w="135" w:type="dxa"/>
            </w:tcMar>
            <w:hideMark/>
            <w:tcPrChange w:id="10773" w:author="Haiyang Liu" w:date="2026-05-21T13:03:00Z" w16du:dateUtc="2026-05-21T06:03:00Z">
              <w:tcPr>
                <w:tcW w:w="543" w:type="pct"/>
                <w:gridSpan w:val="3"/>
                <w:noWrap/>
                <w:tcMar>
                  <w:top w:w="105" w:type="dxa"/>
                  <w:left w:w="135" w:type="dxa"/>
                  <w:bottom w:w="105" w:type="dxa"/>
                  <w:right w:w="135" w:type="dxa"/>
                </w:tcMar>
                <w:hideMark/>
              </w:tcPr>
            </w:tcPrChange>
          </w:tcPr>
          <w:p w14:paraId="7D8E03B9" w14:textId="77777777" w:rsidR="0052697C" w:rsidRPr="000435BA" w:rsidRDefault="0052697C">
            <w:pPr>
              <w:adjustRightInd w:val="0"/>
              <w:snapToGrid w:val="0"/>
              <w:jc w:val="center"/>
              <w:rPr>
                <w:ins w:id="10774" w:author="Haiyang Liu" w:date="2026-05-21T12:51:00Z"/>
              </w:rPr>
              <w:pPrChange w:id="10775" w:author="Haiyang Liu" w:date="2026-05-21T13:04:00Z" w16du:dateUtc="2026-05-21T06:04:00Z">
                <w:pPr>
                  <w:snapToGrid w:val="0"/>
                  <w:spacing w:line="480" w:lineRule="auto"/>
                  <w:ind w:rightChars="-34" w:right="-82"/>
                  <w:jc w:val="center"/>
                </w:pPr>
              </w:pPrChange>
            </w:pPr>
            <w:ins w:id="10776" w:author="Haiyang Liu" w:date="2026-05-21T12:51:00Z">
              <w:r w:rsidRPr="000435BA">
                <w:t>0.013</w:t>
              </w:r>
            </w:ins>
          </w:p>
        </w:tc>
        <w:tc>
          <w:tcPr>
            <w:tcW w:w="0" w:type="auto"/>
            <w:tcMar>
              <w:top w:w="105" w:type="dxa"/>
              <w:left w:w="135" w:type="dxa"/>
              <w:bottom w:w="105" w:type="dxa"/>
              <w:right w:w="135" w:type="dxa"/>
            </w:tcMar>
            <w:hideMark/>
            <w:tcPrChange w:id="10777" w:author="Haiyang Liu" w:date="2026-05-21T13:03:00Z" w16du:dateUtc="2026-05-21T06:03:00Z">
              <w:tcPr>
                <w:tcW w:w="832" w:type="pct"/>
                <w:gridSpan w:val="4"/>
                <w:tcMar>
                  <w:top w:w="105" w:type="dxa"/>
                  <w:left w:w="135" w:type="dxa"/>
                  <w:bottom w:w="105" w:type="dxa"/>
                  <w:right w:w="135" w:type="dxa"/>
                </w:tcMar>
                <w:hideMark/>
              </w:tcPr>
            </w:tcPrChange>
          </w:tcPr>
          <w:p w14:paraId="2B8E5AEB" w14:textId="77777777" w:rsidR="0052697C" w:rsidRPr="000435BA" w:rsidRDefault="0052697C">
            <w:pPr>
              <w:adjustRightInd w:val="0"/>
              <w:snapToGrid w:val="0"/>
              <w:jc w:val="center"/>
              <w:rPr>
                <w:ins w:id="10778" w:author="Haiyang Liu" w:date="2026-05-21T12:51:00Z"/>
              </w:rPr>
              <w:pPrChange w:id="10779" w:author="Haiyang Liu" w:date="2026-05-21T13:04:00Z" w16du:dateUtc="2026-05-21T06:04:00Z">
                <w:pPr>
                  <w:snapToGrid w:val="0"/>
                  <w:spacing w:line="480" w:lineRule="auto"/>
                  <w:ind w:rightChars="-34" w:right="-82"/>
                  <w:jc w:val="center"/>
                </w:pPr>
              </w:pPrChange>
            </w:pPr>
            <w:ins w:id="10780" w:author="Haiyang Liu" w:date="2026-05-21T12:51:00Z">
              <w:r w:rsidRPr="000435BA">
                <w:t>Task Adaptivity</w:t>
              </w:r>
            </w:ins>
          </w:p>
        </w:tc>
        <w:tc>
          <w:tcPr>
            <w:tcW w:w="0" w:type="auto"/>
            <w:tcMar>
              <w:top w:w="105" w:type="dxa"/>
              <w:left w:w="135" w:type="dxa"/>
              <w:bottom w:w="105" w:type="dxa"/>
              <w:right w:w="135" w:type="dxa"/>
            </w:tcMar>
            <w:hideMark/>
            <w:tcPrChange w:id="10781" w:author="Haiyang Liu" w:date="2026-05-21T13:03:00Z" w16du:dateUtc="2026-05-21T06:03:00Z">
              <w:tcPr>
                <w:tcW w:w="548" w:type="pct"/>
                <w:tcMar>
                  <w:top w:w="105" w:type="dxa"/>
                  <w:left w:w="135" w:type="dxa"/>
                  <w:bottom w:w="105" w:type="dxa"/>
                  <w:right w:w="135" w:type="dxa"/>
                </w:tcMar>
                <w:hideMark/>
              </w:tcPr>
            </w:tcPrChange>
          </w:tcPr>
          <w:p w14:paraId="0F42A2EB" w14:textId="378D6F40" w:rsidR="0052697C" w:rsidRPr="000435BA" w:rsidRDefault="0052697C">
            <w:pPr>
              <w:adjustRightInd w:val="0"/>
              <w:snapToGrid w:val="0"/>
              <w:jc w:val="center"/>
              <w:rPr>
                <w:ins w:id="10782" w:author="Haiyang Liu" w:date="2026-05-21T12:51:00Z"/>
              </w:rPr>
              <w:pPrChange w:id="10783" w:author="Haiyang Liu" w:date="2026-05-21T13:04:00Z" w16du:dateUtc="2026-05-21T06:04:00Z">
                <w:pPr>
                  <w:snapToGrid w:val="0"/>
                  <w:spacing w:line="480" w:lineRule="auto"/>
                  <w:ind w:rightChars="-34" w:right="-82"/>
                  <w:jc w:val="center"/>
                </w:pPr>
              </w:pPrChange>
            </w:pPr>
            <w:ins w:id="10784" w:author="Haiyang Liu" w:date="2026-05-21T12:51:00Z">
              <w:r w:rsidRPr="000435BA">
                <w:t>43</w:t>
              </w:r>
            </w:ins>
          </w:p>
        </w:tc>
      </w:tr>
      <w:tr w:rsidR="0052697C" w:rsidRPr="000435BA" w14:paraId="43B4EA51" w14:textId="77777777" w:rsidTr="0052697C">
        <w:trPr>
          <w:trHeight w:val="20"/>
          <w:ins w:id="10785" w:author="Haiyang Liu" w:date="2026-05-21T12:51:00Z"/>
          <w:trPrChange w:id="10786" w:author="Haiyang Liu" w:date="2026-05-21T13:03:00Z" w16du:dateUtc="2026-05-21T06:03:00Z">
            <w:trPr>
              <w:gridAfter w:val="0"/>
            </w:trPr>
          </w:trPrChange>
        </w:trPr>
        <w:tc>
          <w:tcPr>
            <w:tcW w:w="0" w:type="auto"/>
            <w:tcMar>
              <w:top w:w="105" w:type="dxa"/>
              <w:left w:w="135" w:type="dxa"/>
              <w:bottom w:w="105" w:type="dxa"/>
              <w:right w:w="135" w:type="dxa"/>
            </w:tcMar>
            <w:vAlign w:val="center"/>
            <w:hideMark/>
            <w:tcPrChange w:id="10787" w:author="Haiyang Liu" w:date="2026-05-21T13:03:00Z" w16du:dateUtc="2026-05-21T06:03:00Z">
              <w:tcPr>
                <w:tcW w:w="602" w:type="pct"/>
                <w:tcMar>
                  <w:top w:w="105" w:type="dxa"/>
                  <w:left w:w="135" w:type="dxa"/>
                  <w:bottom w:w="105" w:type="dxa"/>
                  <w:right w:w="135" w:type="dxa"/>
                </w:tcMar>
                <w:hideMark/>
              </w:tcPr>
            </w:tcPrChange>
          </w:tcPr>
          <w:p w14:paraId="2B043444" w14:textId="49D08E12" w:rsidR="0052697C" w:rsidRPr="000435BA" w:rsidRDefault="001061B3">
            <w:pPr>
              <w:adjustRightInd w:val="0"/>
              <w:snapToGrid w:val="0"/>
              <w:rPr>
                <w:ins w:id="10788" w:author="Haiyang Liu" w:date="2026-05-21T12:51:00Z"/>
              </w:rPr>
              <w:pPrChange w:id="10789" w:author="Haiyang Liu" w:date="2026-05-21T13:04:00Z" w16du:dateUtc="2026-05-21T06:04:00Z">
                <w:pPr>
                  <w:snapToGrid w:val="0"/>
                  <w:spacing w:line="480" w:lineRule="auto"/>
                  <w:ind w:rightChars="-34" w:right="-82"/>
                  <w:jc w:val="center"/>
                </w:pPr>
              </w:pPrChange>
            </w:pPr>
            <w:ins w:id="10790" w:author="Haiyang Liu" w:date="2026-05-21T13:27:00Z" w16du:dateUtc="2026-05-21T06:27:00Z">
              <w:r w:rsidRPr="000435BA">
                <w:t xml:space="preserve">This newcomer </w:t>
              </w:r>
            </w:ins>
            <w:ins w:id="10791" w:author="Haiyang Liu" w:date="2026-05-21T12:51:00Z">
              <w:r w:rsidR="0052697C" w:rsidRPr="000435BA">
                <w:t xml:space="preserve">come up with ideas to improve the way in which </w:t>
              </w:r>
            </w:ins>
            <w:ins w:id="10792" w:author="Haiyang Liu" w:date="2026-05-21T13:28:00Z" w16du:dateUtc="2026-05-21T06:28:00Z">
              <w:r>
                <w:t>his/her</w:t>
              </w:r>
            </w:ins>
            <w:ins w:id="10793" w:author="Haiyang Liu" w:date="2026-05-21T12:51:00Z">
              <w:r w:rsidR="0052697C" w:rsidRPr="000435BA">
                <w:t xml:space="preserve"> core tasks are done.</w:t>
              </w:r>
            </w:ins>
          </w:p>
        </w:tc>
        <w:tc>
          <w:tcPr>
            <w:tcW w:w="0" w:type="auto"/>
            <w:tcMar>
              <w:top w:w="105" w:type="dxa"/>
              <w:left w:w="135" w:type="dxa"/>
              <w:bottom w:w="105" w:type="dxa"/>
              <w:right w:w="135" w:type="dxa"/>
            </w:tcMar>
            <w:hideMark/>
            <w:tcPrChange w:id="10794" w:author="Haiyang Liu" w:date="2026-05-21T13:03:00Z" w16du:dateUtc="2026-05-21T06:03:00Z">
              <w:tcPr>
                <w:tcW w:w="698" w:type="pct"/>
                <w:tcMar>
                  <w:top w:w="105" w:type="dxa"/>
                  <w:left w:w="135" w:type="dxa"/>
                  <w:bottom w:w="105" w:type="dxa"/>
                  <w:right w:w="135" w:type="dxa"/>
                </w:tcMar>
                <w:hideMark/>
              </w:tcPr>
            </w:tcPrChange>
          </w:tcPr>
          <w:p w14:paraId="5B55CFBF" w14:textId="77777777" w:rsidR="0052697C" w:rsidRPr="000435BA" w:rsidRDefault="0052697C">
            <w:pPr>
              <w:adjustRightInd w:val="0"/>
              <w:snapToGrid w:val="0"/>
              <w:jc w:val="center"/>
              <w:rPr>
                <w:ins w:id="10795" w:author="Haiyang Liu" w:date="2026-05-21T12:51:00Z"/>
              </w:rPr>
              <w:pPrChange w:id="10796" w:author="Haiyang Liu" w:date="2026-05-21T13:04:00Z" w16du:dateUtc="2026-05-21T06:04:00Z">
                <w:pPr>
                  <w:snapToGrid w:val="0"/>
                  <w:spacing w:line="480" w:lineRule="auto"/>
                  <w:ind w:rightChars="-34" w:right="-82"/>
                  <w:jc w:val="center"/>
                </w:pPr>
              </w:pPrChange>
            </w:pPr>
            <w:ins w:id="10797" w:author="Haiyang Liu" w:date="2026-05-21T12:51:00Z">
              <w:r w:rsidRPr="000435BA">
                <w:t>Task Proactivity</w:t>
              </w:r>
            </w:ins>
          </w:p>
        </w:tc>
        <w:tc>
          <w:tcPr>
            <w:tcW w:w="0" w:type="auto"/>
            <w:noWrap/>
            <w:tcMar>
              <w:top w:w="105" w:type="dxa"/>
              <w:left w:w="135" w:type="dxa"/>
              <w:bottom w:w="105" w:type="dxa"/>
              <w:right w:w="135" w:type="dxa"/>
            </w:tcMar>
            <w:hideMark/>
            <w:tcPrChange w:id="10798" w:author="Haiyang Liu" w:date="2026-05-21T13:03:00Z" w16du:dateUtc="2026-05-21T06:03:00Z">
              <w:tcPr>
                <w:tcW w:w="385" w:type="pct"/>
                <w:gridSpan w:val="2"/>
                <w:noWrap/>
                <w:tcMar>
                  <w:top w:w="105" w:type="dxa"/>
                  <w:left w:w="135" w:type="dxa"/>
                  <w:bottom w:w="105" w:type="dxa"/>
                  <w:right w:w="135" w:type="dxa"/>
                </w:tcMar>
                <w:hideMark/>
              </w:tcPr>
            </w:tcPrChange>
          </w:tcPr>
          <w:p w14:paraId="060FB153" w14:textId="02EC7A4A" w:rsidR="0052697C" w:rsidRPr="000435BA" w:rsidRDefault="0052697C">
            <w:pPr>
              <w:adjustRightInd w:val="0"/>
              <w:snapToGrid w:val="0"/>
              <w:jc w:val="center"/>
              <w:rPr>
                <w:ins w:id="10799" w:author="Haiyang Liu" w:date="2026-05-21T12:51:00Z"/>
              </w:rPr>
              <w:pPrChange w:id="10800" w:author="Haiyang Liu" w:date="2026-05-21T13:04:00Z" w16du:dateUtc="2026-05-21T06:04:00Z">
                <w:pPr>
                  <w:snapToGrid w:val="0"/>
                  <w:spacing w:line="480" w:lineRule="auto"/>
                  <w:ind w:rightChars="-34" w:right="-82"/>
                  <w:jc w:val="center"/>
                </w:pPr>
              </w:pPrChange>
            </w:pPr>
            <w:ins w:id="10801" w:author="Haiyang Liu" w:date="2026-05-21T13:05:00Z" w16du:dateUtc="2026-05-21T06:05:00Z">
              <w:r w:rsidRPr="000435BA">
                <w:rPr>
                  <w:rPrChange w:id="10802" w:author="Haiyang Liu" w:date="2026-05-21T13:14:00Z" w16du:dateUtc="2026-05-21T06:14:00Z">
                    <w:rPr>
                      <w:sz w:val="20"/>
                      <w:szCs w:val="20"/>
                    </w:rPr>
                  </w:rPrChange>
                </w:rPr>
                <w:t>250</w:t>
              </w:r>
            </w:ins>
          </w:p>
        </w:tc>
        <w:tc>
          <w:tcPr>
            <w:tcW w:w="0" w:type="auto"/>
            <w:noWrap/>
            <w:tcMar>
              <w:top w:w="105" w:type="dxa"/>
              <w:left w:w="135" w:type="dxa"/>
              <w:bottom w:w="105" w:type="dxa"/>
              <w:right w:w="135" w:type="dxa"/>
            </w:tcMar>
            <w:hideMark/>
            <w:tcPrChange w:id="10803" w:author="Haiyang Liu" w:date="2026-05-21T13:03:00Z" w16du:dateUtc="2026-05-21T06:03:00Z">
              <w:tcPr>
                <w:tcW w:w="303" w:type="pct"/>
                <w:noWrap/>
                <w:tcMar>
                  <w:top w:w="105" w:type="dxa"/>
                  <w:left w:w="135" w:type="dxa"/>
                  <w:bottom w:w="105" w:type="dxa"/>
                  <w:right w:w="135" w:type="dxa"/>
                </w:tcMar>
                <w:hideMark/>
              </w:tcPr>
            </w:tcPrChange>
          </w:tcPr>
          <w:p w14:paraId="3F1C3685" w14:textId="77777777" w:rsidR="0052697C" w:rsidRPr="000435BA" w:rsidRDefault="0052697C">
            <w:pPr>
              <w:adjustRightInd w:val="0"/>
              <w:snapToGrid w:val="0"/>
              <w:jc w:val="center"/>
              <w:rPr>
                <w:ins w:id="10804" w:author="Haiyang Liu" w:date="2026-05-21T12:51:00Z"/>
              </w:rPr>
              <w:pPrChange w:id="10805" w:author="Haiyang Liu" w:date="2026-05-21T13:04:00Z" w16du:dateUtc="2026-05-21T06:04:00Z">
                <w:pPr>
                  <w:snapToGrid w:val="0"/>
                  <w:spacing w:line="480" w:lineRule="auto"/>
                  <w:ind w:rightChars="-34" w:right="-82"/>
                  <w:jc w:val="center"/>
                </w:pPr>
              </w:pPrChange>
            </w:pPr>
            <w:ins w:id="10806" w:author="Haiyang Liu" w:date="2026-05-21T12:51:00Z">
              <w:r w:rsidRPr="000435BA">
                <w:t>0.580</w:t>
              </w:r>
            </w:ins>
          </w:p>
        </w:tc>
        <w:tc>
          <w:tcPr>
            <w:tcW w:w="0" w:type="auto"/>
            <w:noWrap/>
            <w:tcMar>
              <w:top w:w="105" w:type="dxa"/>
              <w:left w:w="135" w:type="dxa"/>
              <w:bottom w:w="105" w:type="dxa"/>
              <w:right w:w="135" w:type="dxa"/>
            </w:tcMar>
            <w:hideMark/>
            <w:tcPrChange w:id="10807" w:author="Haiyang Liu" w:date="2026-05-21T13:03:00Z" w16du:dateUtc="2026-05-21T06:03:00Z">
              <w:tcPr>
                <w:tcW w:w="330" w:type="pct"/>
                <w:noWrap/>
                <w:tcMar>
                  <w:top w:w="105" w:type="dxa"/>
                  <w:left w:w="135" w:type="dxa"/>
                  <w:bottom w:w="105" w:type="dxa"/>
                  <w:right w:w="135" w:type="dxa"/>
                </w:tcMar>
                <w:hideMark/>
              </w:tcPr>
            </w:tcPrChange>
          </w:tcPr>
          <w:p w14:paraId="38647524" w14:textId="77777777" w:rsidR="0052697C" w:rsidRPr="000435BA" w:rsidRDefault="0052697C">
            <w:pPr>
              <w:adjustRightInd w:val="0"/>
              <w:snapToGrid w:val="0"/>
              <w:jc w:val="center"/>
              <w:rPr>
                <w:ins w:id="10808" w:author="Haiyang Liu" w:date="2026-05-21T12:51:00Z"/>
              </w:rPr>
              <w:pPrChange w:id="10809" w:author="Haiyang Liu" w:date="2026-05-21T13:04:00Z" w16du:dateUtc="2026-05-21T06:04:00Z">
                <w:pPr>
                  <w:snapToGrid w:val="0"/>
                  <w:spacing w:line="480" w:lineRule="auto"/>
                  <w:ind w:rightChars="-34" w:right="-82"/>
                  <w:jc w:val="center"/>
                </w:pPr>
              </w:pPrChange>
            </w:pPr>
            <w:ins w:id="10810" w:author="Haiyang Liu" w:date="2026-05-21T12:51:00Z">
              <w:r w:rsidRPr="000435BA">
                <w:t>0.436</w:t>
              </w:r>
            </w:ins>
          </w:p>
        </w:tc>
        <w:tc>
          <w:tcPr>
            <w:tcW w:w="0" w:type="auto"/>
            <w:noWrap/>
            <w:tcMar>
              <w:top w:w="105" w:type="dxa"/>
              <w:left w:w="135" w:type="dxa"/>
              <w:bottom w:w="105" w:type="dxa"/>
              <w:right w:w="135" w:type="dxa"/>
            </w:tcMar>
            <w:hideMark/>
            <w:tcPrChange w:id="10811" w:author="Haiyang Liu" w:date="2026-05-21T13:03:00Z" w16du:dateUtc="2026-05-21T06:03:00Z">
              <w:tcPr>
                <w:tcW w:w="543" w:type="pct"/>
                <w:gridSpan w:val="3"/>
                <w:noWrap/>
                <w:tcMar>
                  <w:top w:w="105" w:type="dxa"/>
                  <w:left w:w="135" w:type="dxa"/>
                  <w:bottom w:w="105" w:type="dxa"/>
                  <w:right w:w="135" w:type="dxa"/>
                </w:tcMar>
                <w:hideMark/>
              </w:tcPr>
            </w:tcPrChange>
          </w:tcPr>
          <w:p w14:paraId="62EF0469" w14:textId="77777777" w:rsidR="0052697C" w:rsidRPr="000435BA" w:rsidRDefault="0052697C">
            <w:pPr>
              <w:adjustRightInd w:val="0"/>
              <w:snapToGrid w:val="0"/>
              <w:jc w:val="center"/>
              <w:rPr>
                <w:ins w:id="10812" w:author="Haiyang Liu" w:date="2026-05-21T12:51:00Z"/>
              </w:rPr>
              <w:pPrChange w:id="10813" w:author="Haiyang Liu" w:date="2026-05-21T13:04:00Z" w16du:dateUtc="2026-05-21T06:04:00Z">
                <w:pPr>
                  <w:snapToGrid w:val="0"/>
                  <w:spacing w:line="480" w:lineRule="auto"/>
                  <w:ind w:rightChars="-34" w:right="-82"/>
                  <w:jc w:val="center"/>
                </w:pPr>
              </w:pPrChange>
            </w:pPr>
            <w:ins w:id="10814" w:author="Haiyang Liu" w:date="2026-05-21T12:51:00Z">
              <w:r w:rsidRPr="000435BA">
                <w:t>0.007</w:t>
              </w:r>
            </w:ins>
          </w:p>
        </w:tc>
        <w:tc>
          <w:tcPr>
            <w:tcW w:w="0" w:type="auto"/>
            <w:tcMar>
              <w:top w:w="105" w:type="dxa"/>
              <w:left w:w="135" w:type="dxa"/>
              <w:bottom w:w="105" w:type="dxa"/>
              <w:right w:w="135" w:type="dxa"/>
            </w:tcMar>
            <w:hideMark/>
            <w:tcPrChange w:id="10815" w:author="Haiyang Liu" w:date="2026-05-21T13:03:00Z" w16du:dateUtc="2026-05-21T06:03:00Z">
              <w:tcPr>
                <w:tcW w:w="832" w:type="pct"/>
                <w:gridSpan w:val="4"/>
                <w:tcMar>
                  <w:top w:w="105" w:type="dxa"/>
                  <w:left w:w="135" w:type="dxa"/>
                  <w:bottom w:w="105" w:type="dxa"/>
                  <w:right w:w="135" w:type="dxa"/>
                </w:tcMar>
                <w:hideMark/>
              </w:tcPr>
            </w:tcPrChange>
          </w:tcPr>
          <w:p w14:paraId="560E1A9E" w14:textId="77777777" w:rsidR="0052697C" w:rsidRPr="000435BA" w:rsidRDefault="0052697C">
            <w:pPr>
              <w:adjustRightInd w:val="0"/>
              <w:snapToGrid w:val="0"/>
              <w:jc w:val="center"/>
              <w:rPr>
                <w:ins w:id="10816" w:author="Haiyang Liu" w:date="2026-05-21T12:51:00Z"/>
              </w:rPr>
              <w:pPrChange w:id="10817" w:author="Haiyang Liu" w:date="2026-05-21T13:04:00Z" w16du:dateUtc="2026-05-21T06:04:00Z">
                <w:pPr>
                  <w:snapToGrid w:val="0"/>
                  <w:spacing w:line="480" w:lineRule="auto"/>
                  <w:ind w:rightChars="-34" w:right="-82"/>
                  <w:jc w:val="center"/>
                </w:pPr>
              </w:pPrChange>
            </w:pPr>
            <w:ins w:id="10818" w:author="Haiyang Liu" w:date="2026-05-21T12:51:00Z">
              <w:r w:rsidRPr="000435BA">
                <w:t>Task Adaptivity</w:t>
              </w:r>
            </w:ins>
          </w:p>
        </w:tc>
        <w:tc>
          <w:tcPr>
            <w:tcW w:w="0" w:type="auto"/>
            <w:tcMar>
              <w:top w:w="105" w:type="dxa"/>
              <w:left w:w="135" w:type="dxa"/>
              <w:bottom w:w="105" w:type="dxa"/>
              <w:right w:w="135" w:type="dxa"/>
            </w:tcMar>
            <w:hideMark/>
            <w:tcPrChange w:id="10819" w:author="Haiyang Liu" w:date="2026-05-21T13:03:00Z" w16du:dateUtc="2026-05-21T06:03:00Z">
              <w:tcPr>
                <w:tcW w:w="548" w:type="pct"/>
                <w:tcMar>
                  <w:top w:w="105" w:type="dxa"/>
                  <w:left w:w="135" w:type="dxa"/>
                  <w:bottom w:w="105" w:type="dxa"/>
                  <w:right w:w="135" w:type="dxa"/>
                </w:tcMar>
                <w:hideMark/>
              </w:tcPr>
            </w:tcPrChange>
          </w:tcPr>
          <w:p w14:paraId="761FF989" w14:textId="7FEBC538" w:rsidR="0052697C" w:rsidRPr="000435BA" w:rsidRDefault="0052697C">
            <w:pPr>
              <w:adjustRightInd w:val="0"/>
              <w:snapToGrid w:val="0"/>
              <w:jc w:val="center"/>
              <w:rPr>
                <w:ins w:id="10820" w:author="Haiyang Liu" w:date="2026-05-21T12:51:00Z"/>
              </w:rPr>
              <w:pPrChange w:id="10821" w:author="Haiyang Liu" w:date="2026-05-21T13:04:00Z" w16du:dateUtc="2026-05-21T06:04:00Z">
                <w:pPr>
                  <w:snapToGrid w:val="0"/>
                  <w:spacing w:line="480" w:lineRule="auto"/>
                  <w:ind w:rightChars="-34" w:right="-82"/>
                  <w:jc w:val="center"/>
                </w:pPr>
              </w:pPrChange>
            </w:pPr>
            <w:ins w:id="10822" w:author="Haiyang Liu" w:date="2026-05-21T12:51:00Z">
              <w:r w:rsidRPr="000435BA">
                <w:t>36</w:t>
              </w:r>
            </w:ins>
          </w:p>
        </w:tc>
      </w:tr>
      <w:tr w:rsidR="0052697C" w:rsidRPr="000435BA" w14:paraId="3414DA81" w14:textId="77777777" w:rsidTr="0052697C">
        <w:trPr>
          <w:trHeight w:val="20"/>
          <w:ins w:id="10823" w:author="Haiyang Liu" w:date="2026-05-21T12:51:00Z"/>
          <w:trPrChange w:id="10824" w:author="Haiyang Liu" w:date="2026-05-21T13:03:00Z" w16du:dateUtc="2026-05-21T06:03:00Z">
            <w:trPr>
              <w:gridAfter w:val="0"/>
            </w:trPr>
          </w:trPrChange>
        </w:trPr>
        <w:tc>
          <w:tcPr>
            <w:tcW w:w="0" w:type="auto"/>
            <w:tcBorders>
              <w:bottom w:val="single" w:sz="4" w:space="0" w:color="auto"/>
            </w:tcBorders>
            <w:tcMar>
              <w:top w:w="105" w:type="dxa"/>
              <w:left w:w="135" w:type="dxa"/>
              <w:bottom w:w="105" w:type="dxa"/>
              <w:right w:w="135" w:type="dxa"/>
            </w:tcMar>
            <w:vAlign w:val="center"/>
            <w:hideMark/>
            <w:tcPrChange w:id="10825" w:author="Haiyang Liu" w:date="2026-05-21T13:03:00Z" w16du:dateUtc="2026-05-21T06:03:00Z">
              <w:tcPr>
                <w:tcW w:w="602" w:type="pct"/>
                <w:tcMar>
                  <w:top w:w="105" w:type="dxa"/>
                  <w:left w:w="135" w:type="dxa"/>
                  <w:bottom w:w="105" w:type="dxa"/>
                  <w:right w:w="135" w:type="dxa"/>
                </w:tcMar>
                <w:hideMark/>
              </w:tcPr>
            </w:tcPrChange>
          </w:tcPr>
          <w:p w14:paraId="75FD029A" w14:textId="4F64B63B" w:rsidR="0052697C" w:rsidRPr="000435BA" w:rsidRDefault="001061B3">
            <w:pPr>
              <w:adjustRightInd w:val="0"/>
              <w:snapToGrid w:val="0"/>
              <w:rPr>
                <w:ins w:id="10826" w:author="Haiyang Liu" w:date="2026-05-21T12:51:00Z"/>
              </w:rPr>
              <w:pPrChange w:id="10827" w:author="Haiyang Liu" w:date="2026-05-21T13:04:00Z" w16du:dateUtc="2026-05-21T06:04:00Z">
                <w:pPr>
                  <w:snapToGrid w:val="0"/>
                  <w:spacing w:line="480" w:lineRule="auto"/>
                  <w:ind w:rightChars="-34" w:right="-82"/>
                  <w:jc w:val="center"/>
                </w:pPr>
              </w:pPrChange>
            </w:pPr>
            <w:ins w:id="10828" w:author="Haiyang Liu" w:date="2026-05-21T13:28:00Z" w16du:dateUtc="2026-05-21T06:28:00Z">
              <w:r w:rsidRPr="000435BA">
                <w:t>This newcomer</w:t>
              </w:r>
            </w:ins>
            <w:ins w:id="10829" w:author="Haiyang Liu" w:date="2026-05-21T12:51:00Z">
              <w:r w:rsidR="0052697C" w:rsidRPr="000435BA">
                <w:t xml:space="preserve"> made changes to the way </w:t>
              </w:r>
            </w:ins>
            <w:ins w:id="10830" w:author="Haiyang Liu" w:date="2026-05-21T13:28:00Z" w16du:dateUtc="2026-05-21T06:28:00Z">
              <w:r>
                <w:t>his/her</w:t>
              </w:r>
            </w:ins>
            <w:ins w:id="10831" w:author="Haiyang Liu" w:date="2026-05-21T12:51:00Z">
              <w:r w:rsidR="0052697C" w:rsidRPr="000435BA">
                <w:t xml:space="preserve"> core tasks are done.</w:t>
              </w:r>
            </w:ins>
          </w:p>
        </w:tc>
        <w:tc>
          <w:tcPr>
            <w:tcW w:w="0" w:type="auto"/>
            <w:tcBorders>
              <w:bottom w:val="single" w:sz="4" w:space="0" w:color="auto"/>
            </w:tcBorders>
            <w:tcMar>
              <w:top w:w="105" w:type="dxa"/>
              <w:left w:w="135" w:type="dxa"/>
              <w:bottom w:w="105" w:type="dxa"/>
              <w:right w:w="135" w:type="dxa"/>
            </w:tcMar>
            <w:hideMark/>
            <w:tcPrChange w:id="10832" w:author="Haiyang Liu" w:date="2026-05-21T13:03:00Z" w16du:dateUtc="2026-05-21T06:03:00Z">
              <w:tcPr>
                <w:tcW w:w="698" w:type="pct"/>
                <w:tcMar>
                  <w:top w:w="105" w:type="dxa"/>
                  <w:left w:w="135" w:type="dxa"/>
                  <w:bottom w:w="105" w:type="dxa"/>
                  <w:right w:w="135" w:type="dxa"/>
                </w:tcMar>
                <w:hideMark/>
              </w:tcPr>
            </w:tcPrChange>
          </w:tcPr>
          <w:p w14:paraId="0659B1FA" w14:textId="77777777" w:rsidR="0052697C" w:rsidRPr="000435BA" w:rsidRDefault="0052697C">
            <w:pPr>
              <w:adjustRightInd w:val="0"/>
              <w:snapToGrid w:val="0"/>
              <w:jc w:val="center"/>
              <w:rPr>
                <w:ins w:id="10833" w:author="Haiyang Liu" w:date="2026-05-21T12:51:00Z"/>
              </w:rPr>
              <w:pPrChange w:id="10834" w:author="Haiyang Liu" w:date="2026-05-21T13:04:00Z" w16du:dateUtc="2026-05-21T06:04:00Z">
                <w:pPr>
                  <w:snapToGrid w:val="0"/>
                  <w:spacing w:line="480" w:lineRule="auto"/>
                  <w:ind w:rightChars="-34" w:right="-82"/>
                  <w:jc w:val="center"/>
                </w:pPr>
              </w:pPrChange>
            </w:pPr>
            <w:ins w:id="10835" w:author="Haiyang Liu" w:date="2026-05-21T12:51:00Z">
              <w:r w:rsidRPr="000435BA">
                <w:t>Task Proactivity</w:t>
              </w:r>
            </w:ins>
          </w:p>
        </w:tc>
        <w:tc>
          <w:tcPr>
            <w:tcW w:w="0" w:type="auto"/>
            <w:tcBorders>
              <w:bottom w:val="single" w:sz="4" w:space="0" w:color="auto"/>
            </w:tcBorders>
            <w:noWrap/>
            <w:tcMar>
              <w:top w:w="105" w:type="dxa"/>
              <w:left w:w="135" w:type="dxa"/>
              <w:bottom w:w="105" w:type="dxa"/>
              <w:right w:w="135" w:type="dxa"/>
            </w:tcMar>
            <w:hideMark/>
            <w:tcPrChange w:id="10836" w:author="Haiyang Liu" w:date="2026-05-21T13:03:00Z" w16du:dateUtc="2026-05-21T06:03:00Z">
              <w:tcPr>
                <w:tcW w:w="385" w:type="pct"/>
                <w:gridSpan w:val="2"/>
                <w:noWrap/>
                <w:tcMar>
                  <w:top w:w="105" w:type="dxa"/>
                  <w:left w:w="135" w:type="dxa"/>
                  <w:bottom w:w="105" w:type="dxa"/>
                  <w:right w:w="135" w:type="dxa"/>
                </w:tcMar>
                <w:hideMark/>
              </w:tcPr>
            </w:tcPrChange>
          </w:tcPr>
          <w:p w14:paraId="3A0D8A2E" w14:textId="64D18C11" w:rsidR="0052697C" w:rsidRPr="000435BA" w:rsidRDefault="0052697C">
            <w:pPr>
              <w:adjustRightInd w:val="0"/>
              <w:snapToGrid w:val="0"/>
              <w:jc w:val="center"/>
              <w:rPr>
                <w:ins w:id="10837" w:author="Haiyang Liu" w:date="2026-05-21T12:51:00Z"/>
              </w:rPr>
              <w:pPrChange w:id="10838" w:author="Haiyang Liu" w:date="2026-05-21T13:04:00Z" w16du:dateUtc="2026-05-21T06:04:00Z">
                <w:pPr>
                  <w:snapToGrid w:val="0"/>
                  <w:spacing w:line="480" w:lineRule="auto"/>
                  <w:ind w:rightChars="-34" w:right="-82"/>
                  <w:jc w:val="center"/>
                </w:pPr>
              </w:pPrChange>
            </w:pPr>
            <w:ins w:id="10839" w:author="Haiyang Liu" w:date="2026-05-21T13:05:00Z" w16du:dateUtc="2026-05-21T06:05:00Z">
              <w:r w:rsidRPr="000435BA">
                <w:rPr>
                  <w:rPrChange w:id="10840" w:author="Haiyang Liu" w:date="2026-05-21T13:14:00Z" w16du:dateUtc="2026-05-21T06:14:00Z">
                    <w:rPr>
                      <w:sz w:val="20"/>
                      <w:szCs w:val="20"/>
                    </w:rPr>
                  </w:rPrChange>
                </w:rPr>
                <w:t>250</w:t>
              </w:r>
            </w:ins>
          </w:p>
        </w:tc>
        <w:tc>
          <w:tcPr>
            <w:tcW w:w="0" w:type="auto"/>
            <w:tcBorders>
              <w:bottom w:val="single" w:sz="4" w:space="0" w:color="auto"/>
            </w:tcBorders>
            <w:noWrap/>
            <w:tcMar>
              <w:top w:w="105" w:type="dxa"/>
              <w:left w:w="135" w:type="dxa"/>
              <w:bottom w:w="105" w:type="dxa"/>
              <w:right w:w="135" w:type="dxa"/>
            </w:tcMar>
            <w:hideMark/>
            <w:tcPrChange w:id="10841" w:author="Haiyang Liu" w:date="2026-05-21T13:03:00Z" w16du:dateUtc="2026-05-21T06:03:00Z">
              <w:tcPr>
                <w:tcW w:w="303" w:type="pct"/>
                <w:noWrap/>
                <w:tcMar>
                  <w:top w:w="105" w:type="dxa"/>
                  <w:left w:w="135" w:type="dxa"/>
                  <w:bottom w:w="105" w:type="dxa"/>
                  <w:right w:w="135" w:type="dxa"/>
                </w:tcMar>
                <w:hideMark/>
              </w:tcPr>
            </w:tcPrChange>
          </w:tcPr>
          <w:p w14:paraId="2066E32F" w14:textId="77777777" w:rsidR="0052697C" w:rsidRPr="000435BA" w:rsidRDefault="0052697C">
            <w:pPr>
              <w:adjustRightInd w:val="0"/>
              <w:snapToGrid w:val="0"/>
              <w:jc w:val="center"/>
              <w:rPr>
                <w:ins w:id="10842" w:author="Haiyang Liu" w:date="2026-05-21T12:51:00Z"/>
              </w:rPr>
              <w:pPrChange w:id="10843" w:author="Haiyang Liu" w:date="2026-05-21T13:04:00Z" w16du:dateUtc="2026-05-21T06:04:00Z">
                <w:pPr>
                  <w:snapToGrid w:val="0"/>
                  <w:spacing w:line="480" w:lineRule="auto"/>
                  <w:ind w:rightChars="-34" w:right="-82"/>
                  <w:jc w:val="center"/>
                </w:pPr>
              </w:pPrChange>
            </w:pPr>
            <w:ins w:id="10844" w:author="Haiyang Liu" w:date="2026-05-21T12:51:00Z">
              <w:r w:rsidRPr="000435BA">
                <w:t>0.408</w:t>
              </w:r>
            </w:ins>
          </w:p>
        </w:tc>
        <w:tc>
          <w:tcPr>
            <w:tcW w:w="0" w:type="auto"/>
            <w:tcBorders>
              <w:bottom w:val="single" w:sz="4" w:space="0" w:color="auto"/>
            </w:tcBorders>
            <w:noWrap/>
            <w:tcMar>
              <w:top w:w="105" w:type="dxa"/>
              <w:left w:w="135" w:type="dxa"/>
              <w:bottom w:w="105" w:type="dxa"/>
              <w:right w:w="135" w:type="dxa"/>
            </w:tcMar>
            <w:hideMark/>
            <w:tcPrChange w:id="10845" w:author="Haiyang Liu" w:date="2026-05-21T13:03:00Z" w16du:dateUtc="2026-05-21T06:03:00Z">
              <w:tcPr>
                <w:tcW w:w="330" w:type="pct"/>
                <w:noWrap/>
                <w:tcMar>
                  <w:top w:w="105" w:type="dxa"/>
                  <w:left w:w="135" w:type="dxa"/>
                  <w:bottom w:w="105" w:type="dxa"/>
                  <w:right w:w="135" w:type="dxa"/>
                </w:tcMar>
                <w:hideMark/>
              </w:tcPr>
            </w:tcPrChange>
          </w:tcPr>
          <w:p w14:paraId="262648BC" w14:textId="77777777" w:rsidR="0052697C" w:rsidRPr="000435BA" w:rsidRDefault="0052697C">
            <w:pPr>
              <w:adjustRightInd w:val="0"/>
              <w:snapToGrid w:val="0"/>
              <w:jc w:val="center"/>
              <w:rPr>
                <w:ins w:id="10846" w:author="Haiyang Liu" w:date="2026-05-21T12:51:00Z"/>
              </w:rPr>
              <w:pPrChange w:id="10847" w:author="Haiyang Liu" w:date="2026-05-21T13:04:00Z" w16du:dateUtc="2026-05-21T06:04:00Z">
                <w:pPr>
                  <w:snapToGrid w:val="0"/>
                  <w:spacing w:line="480" w:lineRule="auto"/>
                  <w:ind w:rightChars="-34" w:right="-82"/>
                  <w:jc w:val="center"/>
                </w:pPr>
              </w:pPrChange>
            </w:pPr>
            <w:ins w:id="10848" w:author="Haiyang Liu" w:date="2026-05-21T12:51:00Z">
              <w:r w:rsidRPr="000435BA">
                <w:t>0.076</w:t>
              </w:r>
            </w:ins>
          </w:p>
        </w:tc>
        <w:tc>
          <w:tcPr>
            <w:tcW w:w="0" w:type="auto"/>
            <w:tcBorders>
              <w:bottom w:val="single" w:sz="4" w:space="0" w:color="auto"/>
            </w:tcBorders>
            <w:noWrap/>
            <w:tcMar>
              <w:top w:w="105" w:type="dxa"/>
              <w:left w:w="135" w:type="dxa"/>
              <w:bottom w:w="105" w:type="dxa"/>
              <w:right w:w="135" w:type="dxa"/>
            </w:tcMar>
            <w:hideMark/>
            <w:tcPrChange w:id="10849" w:author="Haiyang Liu" w:date="2026-05-21T13:03:00Z" w16du:dateUtc="2026-05-21T06:03:00Z">
              <w:tcPr>
                <w:tcW w:w="543" w:type="pct"/>
                <w:gridSpan w:val="3"/>
                <w:noWrap/>
                <w:tcMar>
                  <w:top w:w="105" w:type="dxa"/>
                  <w:left w:w="135" w:type="dxa"/>
                  <w:bottom w:w="105" w:type="dxa"/>
                  <w:right w:w="135" w:type="dxa"/>
                </w:tcMar>
                <w:hideMark/>
              </w:tcPr>
            </w:tcPrChange>
          </w:tcPr>
          <w:p w14:paraId="7AFA9596" w14:textId="77777777" w:rsidR="0052697C" w:rsidRPr="000435BA" w:rsidRDefault="0052697C">
            <w:pPr>
              <w:adjustRightInd w:val="0"/>
              <w:snapToGrid w:val="0"/>
              <w:jc w:val="center"/>
              <w:rPr>
                <w:ins w:id="10850" w:author="Haiyang Liu" w:date="2026-05-21T12:51:00Z"/>
              </w:rPr>
              <w:pPrChange w:id="10851" w:author="Haiyang Liu" w:date="2026-05-21T13:04:00Z" w16du:dateUtc="2026-05-21T06:04:00Z">
                <w:pPr>
                  <w:snapToGrid w:val="0"/>
                  <w:spacing w:line="480" w:lineRule="auto"/>
                  <w:ind w:rightChars="-34" w:right="-82"/>
                  <w:jc w:val="center"/>
                </w:pPr>
              </w:pPrChange>
            </w:pPr>
            <w:ins w:id="10852" w:author="Haiyang Liu" w:date="2026-05-21T12:51:00Z">
              <w:r w:rsidRPr="000435BA">
                <w:t>0.999</w:t>
              </w:r>
            </w:ins>
          </w:p>
        </w:tc>
        <w:tc>
          <w:tcPr>
            <w:tcW w:w="0" w:type="auto"/>
            <w:tcBorders>
              <w:bottom w:val="single" w:sz="4" w:space="0" w:color="auto"/>
            </w:tcBorders>
            <w:tcMar>
              <w:top w:w="105" w:type="dxa"/>
              <w:left w:w="135" w:type="dxa"/>
              <w:bottom w:w="105" w:type="dxa"/>
              <w:right w:w="135" w:type="dxa"/>
            </w:tcMar>
            <w:hideMark/>
            <w:tcPrChange w:id="10853" w:author="Haiyang Liu" w:date="2026-05-21T13:03:00Z" w16du:dateUtc="2026-05-21T06:03:00Z">
              <w:tcPr>
                <w:tcW w:w="832" w:type="pct"/>
                <w:gridSpan w:val="4"/>
                <w:tcMar>
                  <w:top w:w="105" w:type="dxa"/>
                  <w:left w:w="135" w:type="dxa"/>
                  <w:bottom w:w="105" w:type="dxa"/>
                  <w:right w:w="135" w:type="dxa"/>
                </w:tcMar>
                <w:hideMark/>
              </w:tcPr>
            </w:tcPrChange>
          </w:tcPr>
          <w:p w14:paraId="76092045" w14:textId="77777777" w:rsidR="0052697C" w:rsidRPr="000435BA" w:rsidRDefault="0052697C">
            <w:pPr>
              <w:adjustRightInd w:val="0"/>
              <w:snapToGrid w:val="0"/>
              <w:jc w:val="center"/>
              <w:rPr>
                <w:ins w:id="10854" w:author="Haiyang Liu" w:date="2026-05-21T12:51:00Z"/>
              </w:rPr>
              <w:pPrChange w:id="10855" w:author="Haiyang Liu" w:date="2026-05-21T13:04:00Z" w16du:dateUtc="2026-05-21T06:04:00Z">
                <w:pPr>
                  <w:snapToGrid w:val="0"/>
                  <w:spacing w:line="480" w:lineRule="auto"/>
                  <w:ind w:rightChars="-34" w:right="-82"/>
                  <w:jc w:val="center"/>
                </w:pPr>
              </w:pPrChange>
            </w:pPr>
            <w:ins w:id="10856" w:author="Haiyang Liu" w:date="2026-05-21T12:51:00Z">
              <w:r w:rsidRPr="000435BA">
                <w:t>Task Adaptivity</w:t>
              </w:r>
            </w:ins>
          </w:p>
        </w:tc>
        <w:tc>
          <w:tcPr>
            <w:tcW w:w="0" w:type="auto"/>
            <w:tcBorders>
              <w:bottom w:val="single" w:sz="4" w:space="0" w:color="auto"/>
            </w:tcBorders>
            <w:tcMar>
              <w:top w:w="105" w:type="dxa"/>
              <w:left w:w="135" w:type="dxa"/>
              <w:bottom w:w="105" w:type="dxa"/>
              <w:right w:w="135" w:type="dxa"/>
            </w:tcMar>
            <w:hideMark/>
            <w:tcPrChange w:id="10857" w:author="Haiyang Liu" w:date="2026-05-21T13:03:00Z" w16du:dateUtc="2026-05-21T06:03:00Z">
              <w:tcPr>
                <w:tcW w:w="548" w:type="pct"/>
                <w:tcMar>
                  <w:top w:w="105" w:type="dxa"/>
                  <w:left w:w="135" w:type="dxa"/>
                  <w:bottom w:w="105" w:type="dxa"/>
                  <w:right w:w="135" w:type="dxa"/>
                </w:tcMar>
                <w:hideMark/>
              </w:tcPr>
            </w:tcPrChange>
          </w:tcPr>
          <w:p w14:paraId="5727FCAA" w14:textId="6D007590" w:rsidR="0052697C" w:rsidRPr="000435BA" w:rsidRDefault="0052697C">
            <w:pPr>
              <w:adjustRightInd w:val="0"/>
              <w:snapToGrid w:val="0"/>
              <w:jc w:val="center"/>
              <w:rPr>
                <w:ins w:id="10858" w:author="Haiyang Liu" w:date="2026-05-21T12:51:00Z"/>
              </w:rPr>
              <w:pPrChange w:id="10859" w:author="Haiyang Liu" w:date="2026-05-21T13:04:00Z" w16du:dateUtc="2026-05-21T06:04:00Z">
                <w:pPr>
                  <w:snapToGrid w:val="0"/>
                  <w:spacing w:line="480" w:lineRule="auto"/>
                  <w:ind w:rightChars="-34" w:right="-82"/>
                  <w:jc w:val="center"/>
                </w:pPr>
              </w:pPrChange>
            </w:pPr>
            <w:ins w:id="10860" w:author="Haiyang Liu" w:date="2026-05-21T12:51:00Z">
              <w:r w:rsidRPr="000435BA">
                <w:t>83</w:t>
              </w:r>
            </w:ins>
          </w:p>
        </w:tc>
      </w:tr>
    </w:tbl>
    <w:p w14:paraId="1F0F4B0D" w14:textId="77777777" w:rsidR="009E51F5" w:rsidRPr="009E51F5" w:rsidRDefault="009E51F5">
      <w:pPr>
        <w:adjustRightInd w:val="0"/>
        <w:snapToGrid w:val="0"/>
        <w:ind w:rightChars="-34" w:right="-82"/>
        <w:jc w:val="center"/>
        <w:rPr>
          <w:ins w:id="10861" w:author="Haiyang Liu" w:date="2026-05-21T12:51:00Z"/>
        </w:rPr>
        <w:pPrChange w:id="10862" w:author="Haiyang Liu" w:date="2026-05-21T12:51:00Z" w16du:dateUtc="2026-05-21T05:51:00Z">
          <w:pPr>
            <w:snapToGrid w:val="0"/>
            <w:spacing w:line="480" w:lineRule="auto"/>
            <w:ind w:rightChars="-34" w:right="-82"/>
            <w:jc w:val="center"/>
          </w:pPr>
        </w:pPrChange>
      </w:pPr>
    </w:p>
    <w:p w14:paraId="777D423E" w14:textId="1474C9F5" w:rsidR="00C6143D" w:rsidRDefault="00C6143D">
      <w:pPr>
        <w:widowControl w:val="0"/>
        <w:autoSpaceDE w:val="0"/>
        <w:autoSpaceDN w:val="0"/>
        <w:adjustRightInd w:val="0"/>
        <w:snapToGrid w:val="0"/>
        <w:ind w:right="60"/>
        <w:rPr>
          <w:ins w:id="10863" w:author="Haiyang Liu" w:date="2026-05-22T17:00:00Z" w16du:dateUtc="2026-05-22T10:00:00Z"/>
        </w:rPr>
      </w:pPr>
      <w:ins w:id="10864" w:author="Haiyang Liu" w:date="2026-05-22T17:00:00Z" w16du:dateUtc="2026-05-22T10:00:00Z">
        <w:r>
          <w:br w:type="page"/>
        </w:r>
      </w:ins>
    </w:p>
    <w:p w14:paraId="775FD2C9" w14:textId="21FB5615" w:rsidR="00C6143D" w:rsidRDefault="00C6143D" w:rsidP="00C6143D">
      <w:pPr>
        <w:adjustRightInd w:val="0"/>
        <w:snapToGrid w:val="0"/>
        <w:jc w:val="center"/>
        <w:rPr>
          <w:ins w:id="10865" w:author="Haiyang Liu" w:date="2026-05-22T17:00:00Z" w16du:dateUtc="2026-05-22T10:00:00Z"/>
          <w:rFonts w:eastAsia="Times New Roman"/>
          <w:b/>
          <w:bCs/>
          <w:sz w:val="26"/>
          <w:szCs w:val="26"/>
        </w:rPr>
      </w:pPr>
      <w:ins w:id="10866" w:author="Haiyang Liu" w:date="2026-05-22T17:00:00Z" w16du:dateUtc="2026-05-22T10:00:00Z">
        <w:r w:rsidRPr="009E51F5">
          <w:rPr>
            <w:b/>
            <w:iCs/>
          </w:rPr>
          <w:lastRenderedPageBreak/>
          <w:t xml:space="preserve">Appendix </w:t>
        </w:r>
        <w:r>
          <w:rPr>
            <w:b/>
            <w:iCs/>
          </w:rPr>
          <w:t>E</w:t>
        </w:r>
        <w:r w:rsidRPr="009E51F5">
          <w:rPr>
            <w:b/>
            <w:iCs/>
          </w:rPr>
          <w:t xml:space="preserve">: </w:t>
        </w:r>
        <w:r>
          <w:rPr>
            <w:b/>
          </w:rPr>
          <w:t xml:space="preserve">Variance-Covariance Matrix from </w:t>
        </w:r>
        <w:r>
          <w:rPr>
            <w:rFonts w:eastAsia="Times New Roman"/>
            <w:b/>
            <w:bCs/>
            <w:sz w:val="26"/>
            <w:szCs w:val="26"/>
          </w:rPr>
          <w:t>the Quadratic Latent Growth Models</w:t>
        </w:r>
      </w:ins>
    </w:p>
    <w:p w14:paraId="508D0D93" w14:textId="77777777" w:rsidR="00C6143D" w:rsidRPr="00D96649" w:rsidRDefault="00C6143D" w:rsidP="00C6143D">
      <w:pPr>
        <w:adjustRightInd w:val="0"/>
        <w:snapToGrid w:val="0"/>
        <w:jc w:val="center"/>
        <w:rPr>
          <w:ins w:id="10867" w:author="Haiyang Liu" w:date="2026-05-22T17:00:00Z" w16du:dateUtc="2026-05-22T10:00:00Z"/>
          <w:b/>
        </w:rPr>
      </w:pPr>
    </w:p>
    <w:p w14:paraId="5F747852" w14:textId="77777777" w:rsidR="009458CE" w:rsidRPr="00C6143D" w:rsidDel="00C6143D" w:rsidRDefault="009458CE">
      <w:pPr>
        <w:widowControl w:val="0"/>
        <w:autoSpaceDE w:val="0"/>
        <w:autoSpaceDN w:val="0"/>
        <w:adjustRightInd w:val="0"/>
        <w:snapToGrid w:val="0"/>
        <w:ind w:right="60"/>
        <w:rPr>
          <w:del w:id="10868" w:author="Haiyang Liu" w:date="2026-05-21T11:01:00Z" w16du:dateUtc="2026-05-21T04:01:00Z"/>
          <w:b/>
          <w:bCs/>
          <w:rPrChange w:id="10869" w:author="Haiyang Liu" w:date="2026-05-22T17:06:00Z" w16du:dateUtc="2026-05-22T10:06:00Z">
            <w:rPr>
              <w:del w:id="10870" w:author="Haiyang Liu" w:date="2026-05-21T11:01:00Z" w16du:dateUtc="2026-05-21T04:01:00Z"/>
            </w:rPr>
          </w:rPrChange>
        </w:rPr>
      </w:pPr>
    </w:p>
    <w:p w14:paraId="70F37020" w14:textId="50C1E81D" w:rsidR="00C6143D" w:rsidRPr="00C6143D" w:rsidRDefault="00C6143D">
      <w:pPr>
        <w:adjustRightInd w:val="0"/>
        <w:snapToGrid w:val="0"/>
        <w:rPr>
          <w:ins w:id="10871" w:author="Haiyang Liu" w:date="2026-05-22T17:05:00Z" w16du:dateUtc="2026-05-22T10:05:00Z"/>
          <w:bCs/>
        </w:rPr>
        <w:pPrChange w:id="10872" w:author="Haiyang Liu" w:date="2026-05-21T12:51:00Z" w16du:dateUtc="2026-05-21T05:51:00Z">
          <w:pPr>
            <w:widowControl w:val="0"/>
            <w:adjustRightInd w:val="0"/>
            <w:snapToGrid w:val="0"/>
            <w:spacing w:line="480" w:lineRule="auto"/>
          </w:pPr>
        </w:pPrChange>
      </w:pPr>
      <w:ins w:id="10873" w:author="Haiyang Liu" w:date="2026-05-22T17:05:00Z" w16du:dateUtc="2026-05-22T10:05:00Z">
        <w:r w:rsidRPr="00C6143D">
          <w:rPr>
            <w:b/>
            <w:bCs/>
            <w:rPrChange w:id="10874" w:author="Haiyang Liu" w:date="2026-05-22T17:06:00Z" w16du:dateUtc="2026-05-22T10:06:00Z">
              <w:rPr/>
            </w:rPrChange>
          </w:rPr>
          <w:t>Ta</w:t>
        </w:r>
      </w:ins>
      <w:ins w:id="10875" w:author="Haiyang Liu" w:date="2026-05-22T17:06:00Z" w16du:dateUtc="2026-05-22T10:06:00Z">
        <w:r w:rsidRPr="00C6143D">
          <w:rPr>
            <w:b/>
            <w:bCs/>
            <w:rPrChange w:id="10876" w:author="Haiyang Liu" w:date="2026-05-22T17:06:00Z" w16du:dateUtc="2026-05-22T10:06:00Z">
              <w:rPr/>
            </w:rPrChange>
          </w:rPr>
          <w:t>ble E1</w:t>
        </w:r>
        <w:r>
          <w:rPr>
            <w:b/>
            <w:bCs/>
          </w:rPr>
          <w:t>.</w:t>
        </w:r>
        <w:r w:rsidRPr="00C6143D">
          <w:rPr>
            <w:b/>
            <w:bCs/>
            <w:rPrChange w:id="10877" w:author="Haiyang Liu" w:date="2026-05-22T17:06:00Z" w16du:dateUtc="2026-05-22T10:06:00Z">
              <w:rPr/>
            </w:rPrChange>
          </w:rPr>
          <w:t xml:space="preserve"> </w:t>
        </w:r>
        <w:r>
          <w:t xml:space="preserve">Variable key for </w:t>
        </w:r>
        <w:r w:rsidRPr="00C6143D">
          <w:rPr>
            <w:bCs/>
            <w:rPrChange w:id="10878" w:author="Haiyang Liu" w:date="2026-05-22T17:06:00Z" w16du:dateUtc="2026-05-22T10:06:00Z">
              <w:rPr>
                <w:b/>
              </w:rPr>
            </w:rPrChange>
          </w:rPr>
          <w:t>Variance-Covariance Matrix (Table 4)</w:t>
        </w:r>
      </w:ins>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Change w:id="10879" w:author="Haiyang Liu" w:date="2026-05-22T18:10:00Z" w16du:dateUtc="2026-05-22T11:10:00Z">
          <w:tblPr>
            <w:tblStyle w:val="TableGrid"/>
            <w:tblW w:w="0" w:type="auto"/>
            <w:jc w:val="center"/>
            <w:tblLayout w:type="fixed"/>
            <w:tblLook w:val="04A0" w:firstRow="1" w:lastRow="0" w:firstColumn="1" w:lastColumn="0" w:noHBand="0" w:noVBand="1"/>
          </w:tblPr>
        </w:tblPrChange>
      </w:tblPr>
      <w:tblGrid>
        <w:gridCol w:w="1440"/>
        <w:gridCol w:w="8550"/>
        <w:tblGridChange w:id="10880">
          <w:tblGrid>
            <w:gridCol w:w="60"/>
            <w:gridCol w:w="5"/>
            <w:gridCol w:w="1375"/>
            <w:gridCol w:w="60"/>
            <w:gridCol w:w="5"/>
            <w:gridCol w:w="6475"/>
            <w:gridCol w:w="5"/>
            <w:gridCol w:w="2005"/>
          </w:tblGrid>
        </w:tblGridChange>
      </w:tblGrid>
      <w:tr w:rsidR="00C6143D" w:rsidRPr="00C6143D" w14:paraId="5A82FEA5" w14:textId="77777777" w:rsidTr="009675E6">
        <w:trPr>
          <w:tblHeader/>
          <w:ins w:id="10881" w:author="Haiyang Liu" w:date="2026-05-22T17:07:00Z"/>
          <w:trPrChange w:id="10882" w:author="Haiyang Liu" w:date="2026-05-22T18:10:00Z" w16du:dateUtc="2026-05-22T11:10:00Z">
            <w:trPr>
              <w:gridBefore w:val="2"/>
              <w:gridAfter w:val="0"/>
              <w:tblHeader/>
              <w:jc w:val="center"/>
            </w:trPr>
          </w:trPrChange>
        </w:trPr>
        <w:tc>
          <w:tcPr>
            <w:tcW w:w="1440" w:type="dxa"/>
            <w:tcBorders>
              <w:top w:val="single" w:sz="4" w:space="0" w:color="auto"/>
              <w:bottom w:val="single" w:sz="4" w:space="0" w:color="auto"/>
            </w:tcBorders>
            <w:vAlign w:val="center"/>
            <w:tcPrChange w:id="10883" w:author="Haiyang Liu" w:date="2026-05-22T18:10:00Z" w16du:dateUtc="2026-05-22T11:10:00Z">
              <w:tcPr>
                <w:tcW w:w="1440" w:type="dxa"/>
                <w:gridSpan w:val="3"/>
                <w:shd w:val="clear" w:color="auto" w:fill="D9EAF7"/>
                <w:vAlign w:val="center"/>
              </w:tcPr>
            </w:tcPrChange>
          </w:tcPr>
          <w:p w14:paraId="46F2EBFB" w14:textId="77777777" w:rsidR="00C6143D" w:rsidRPr="00C6143D" w:rsidRDefault="00C6143D" w:rsidP="00C6143D">
            <w:pPr>
              <w:adjustRightInd w:val="0"/>
              <w:snapToGrid w:val="0"/>
              <w:rPr>
                <w:ins w:id="10884" w:author="Haiyang Liu" w:date="2026-05-22T17:07:00Z"/>
                <w:kern w:val="0"/>
              </w:rPr>
            </w:pPr>
            <w:ins w:id="10885" w:author="Haiyang Liu" w:date="2026-05-22T17:07:00Z">
              <w:r w:rsidRPr="00C6143D">
                <w:rPr>
                  <w:b/>
                  <w:kern w:val="0"/>
                </w:rPr>
                <w:t>Symbol</w:t>
              </w:r>
            </w:ins>
          </w:p>
        </w:tc>
        <w:tc>
          <w:tcPr>
            <w:tcW w:w="8550" w:type="dxa"/>
            <w:tcBorders>
              <w:top w:val="single" w:sz="4" w:space="0" w:color="auto"/>
              <w:bottom w:val="single" w:sz="4" w:space="0" w:color="auto"/>
            </w:tcBorders>
            <w:vAlign w:val="center"/>
            <w:tcPrChange w:id="10886" w:author="Haiyang Liu" w:date="2026-05-22T18:10:00Z" w16du:dateUtc="2026-05-22T11:10:00Z">
              <w:tcPr>
                <w:tcW w:w="6480" w:type="dxa"/>
                <w:gridSpan w:val="2"/>
                <w:shd w:val="clear" w:color="auto" w:fill="D9EAF7"/>
                <w:vAlign w:val="center"/>
              </w:tcPr>
            </w:tcPrChange>
          </w:tcPr>
          <w:p w14:paraId="7053D0ED" w14:textId="77777777" w:rsidR="00C6143D" w:rsidRPr="00C6143D" w:rsidRDefault="00C6143D" w:rsidP="00C6143D">
            <w:pPr>
              <w:adjustRightInd w:val="0"/>
              <w:snapToGrid w:val="0"/>
              <w:rPr>
                <w:ins w:id="10887" w:author="Haiyang Liu" w:date="2026-05-22T17:07:00Z"/>
                <w:kern w:val="0"/>
              </w:rPr>
            </w:pPr>
            <w:ins w:id="10888" w:author="Haiyang Liu" w:date="2026-05-22T17:07:00Z">
              <w:r w:rsidRPr="00C6143D">
                <w:rPr>
                  <w:b/>
                  <w:kern w:val="0"/>
                </w:rPr>
                <w:t>Construct</w:t>
              </w:r>
            </w:ins>
          </w:p>
        </w:tc>
      </w:tr>
      <w:tr w:rsidR="00C6143D" w:rsidRPr="00C6143D" w14:paraId="20E93E82" w14:textId="77777777" w:rsidTr="009675E6">
        <w:trPr>
          <w:ins w:id="10889" w:author="Haiyang Liu" w:date="2026-05-22T17:07:00Z"/>
          <w:trPrChange w:id="10890" w:author="Haiyang Liu" w:date="2026-05-22T18:10:00Z" w16du:dateUtc="2026-05-22T11:10:00Z">
            <w:trPr>
              <w:gridBefore w:val="2"/>
              <w:gridAfter w:val="0"/>
              <w:jc w:val="center"/>
            </w:trPr>
          </w:trPrChange>
        </w:trPr>
        <w:tc>
          <w:tcPr>
            <w:tcW w:w="1440" w:type="dxa"/>
            <w:tcBorders>
              <w:top w:val="single" w:sz="4" w:space="0" w:color="auto"/>
            </w:tcBorders>
            <w:vAlign w:val="center"/>
            <w:tcPrChange w:id="10891" w:author="Haiyang Liu" w:date="2026-05-22T18:10:00Z" w16du:dateUtc="2026-05-22T11:10:00Z">
              <w:tcPr>
                <w:tcW w:w="1440" w:type="dxa"/>
                <w:gridSpan w:val="3"/>
                <w:vAlign w:val="center"/>
              </w:tcPr>
            </w:tcPrChange>
          </w:tcPr>
          <w:p w14:paraId="6E6FE504" w14:textId="77777777" w:rsidR="00C6143D" w:rsidRPr="00C6143D" w:rsidRDefault="00C6143D" w:rsidP="00C6143D">
            <w:pPr>
              <w:adjustRightInd w:val="0"/>
              <w:snapToGrid w:val="0"/>
              <w:rPr>
                <w:ins w:id="10892" w:author="Haiyang Liu" w:date="2026-05-22T17:07:00Z"/>
                <w:kern w:val="0"/>
              </w:rPr>
            </w:pPr>
            <w:ins w:id="10893" w:author="Haiyang Liu" w:date="2026-05-22T17:07:00Z">
              <w:r w:rsidRPr="00C6143D">
                <w:rPr>
                  <w:b/>
                  <w:kern w:val="0"/>
                </w:rPr>
                <w:t>I</w:t>
              </w:r>
            </w:ins>
          </w:p>
        </w:tc>
        <w:tc>
          <w:tcPr>
            <w:tcW w:w="8550" w:type="dxa"/>
            <w:tcBorders>
              <w:top w:val="single" w:sz="4" w:space="0" w:color="auto"/>
            </w:tcBorders>
            <w:vAlign w:val="center"/>
            <w:tcPrChange w:id="10894" w:author="Haiyang Liu" w:date="2026-05-22T18:10:00Z" w16du:dateUtc="2026-05-22T11:10:00Z">
              <w:tcPr>
                <w:tcW w:w="6480" w:type="dxa"/>
                <w:gridSpan w:val="2"/>
                <w:vAlign w:val="center"/>
              </w:tcPr>
            </w:tcPrChange>
          </w:tcPr>
          <w:p w14:paraId="55B1CBEE" w14:textId="77777777" w:rsidR="00C6143D" w:rsidRPr="00C6143D" w:rsidRDefault="00C6143D" w:rsidP="00C6143D">
            <w:pPr>
              <w:adjustRightInd w:val="0"/>
              <w:snapToGrid w:val="0"/>
              <w:rPr>
                <w:ins w:id="10895" w:author="Haiyang Liu" w:date="2026-05-22T17:07:00Z"/>
                <w:kern w:val="0"/>
              </w:rPr>
            </w:pPr>
            <w:ins w:id="10896" w:author="Haiyang Liu" w:date="2026-05-22T17:07:00Z">
              <w:r w:rsidRPr="00C6143D">
                <w:rPr>
                  <w:kern w:val="0"/>
                </w:rPr>
                <w:t>Intercept (i)</w:t>
              </w:r>
            </w:ins>
          </w:p>
        </w:tc>
      </w:tr>
      <w:tr w:rsidR="00C6143D" w:rsidRPr="00C6143D" w14:paraId="78B2A720" w14:textId="77777777" w:rsidTr="009675E6">
        <w:trPr>
          <w:ins w:id="10897" w:author="Haiyang Liu" w:date="2026-05-22T17:07:00Z"/>
          <w:trPrChange w:id="10898" w:author="Haiyang Liu" w:date="2026-05-22T18:10:00Z" w16du:dateUtc="2026-05-22T11:10:00Z">
            <w:trPr>
              <w:gridBefore w:val="2"/>
              <w:gridAfter w:val="0"/>
              <w:jc w:val="center"/>
            </w:trPr>
          </w:trPrChange>
        </w:trPr>
        <w:tc>
          <w:tcPr>
            <w:tcW w:w="1440" w:type="dxa"/>
            <w:vAlign w:val="center"/>
            <w:tcPrChange w:id="10899" w:author="Haiyang Liu" w:date="2026-05-22T18:10:00Z" w16du:dateUtc="2026-05-22T11:10:00Z">
              <w:tcPr>
                <w:tcW w:w="1440" w:type="dxa"/>
                <w:gridSpan w:val="3"/>
                <w:vAlign w:val="center"/>
              </w:tcPr>
            </w:tcPrChange>
          </w:tcPr>
          <w:p w14:paraId="2F0FBAEC" w14:textId="77777777" w:rsidR="00C6143D" w:rsidRPr="00C6143D" w:rsidRDefault="00C6143D" w:rsidP="00C6143D">
            <w:pPr>
              <w:adjustRightInd w:val="0"/>
              <w:snapToGrid w:val="0"/>
              <w:rPr>
                <w:ins w:id="10900" w:author="Haiyang Liu" w:date="2026-05-22T17:07:00Z"/>
                <w:kern w:val="0"/>
              </w:rPr>
            </w:pPr>
            <w:ins w:id="10901" w:author="Haiyang Liu" w:date="2026-05-22T17:07:00Z">
              <w:r w:rsidRPr="00C6143D">
                <w:rPr>
                  <w:b/>
                  <w:kern w:val="0"/>
                </w:rPr>
                <w:t>S</w:t>
              </w:r>
            </w:ins>
          </w:p>
        </w:tc>
        <w:tc>
          <w:tcPr>
            <w:tcW w:w="8550" w:type="dxa"/>
            <w:vAlign w:val="center"/>
            <w:tcPrChange w:id="10902" w:author="Haiyang Liu" w:date="2026-05-22T18:10:00Z" w16du:dateUtc="2026-05-22T11:10:00Z">
              <w:tcPr>
                <w:tcW w:w="6480" w:type="dxa"/>
                <w:gridSpan w:val="2"/>
                <w:vAlign w:val="center"/>
              </w:tcPr>
            </w:tcPrChange>
          </w:tcPr>
          <w:p w14:paraId="0982C455" w14:textId="77777777" w:rsidR="00C6143D" w:rsidRPr="00C6143D" w:rsidRDefault="00C6143D" w:rsidP="00C6143D">
            <w:pPr>
              <w:adjustRightInd w:val="0"/>
              <w:snapToGrid w:val="0"/>
              <w:rPr>
                <w:ins w:id="10903" w:author="Haiyang Liu" w:date="2026-05-22T17:07:00Z"/>
                <w:kern w:val="0"/>
              </w:rPr>
            </w:pPr>
            <w:ins w:id="10904" w:author="Haiyang Liu" w:date="2026-05-22T17:07:00Z">
              <w:r w:rsidRPr="00C6143D">
                <w:rPr>
                  <w:kern w:val="0"/>
                </w:rPr>
                <w:t>Linear term (s)</w:t>
              </w:r>
            </w:ins>
          </w:p>
        </w:tc>
      </w:tr>
      <w:tr w:rsidR="00C6143D" w:rsidRPr="00C6143D" w14:paraId="771D00D3" w14:textId="77777777" w:rsidTr="009675E6">
        <w:trPr>
          <w:ins w:id="10905" w:author="Haiyang Liu" w:date="2026-05-22T17:07:00Z"/>
          <w:trPrChange w:id="10906" w:author="Haiyang Liu" w:date="2026-05-22T18:10:00Z" w16du:dateUtc="2026-05-22T11:10:00Z">
            <w:trPr>
              <w:gridBefore w:val="2"/>
              <w:gridAfter w:val="0"/>
              <w:jc w:val="center"/>
            </w:trPr>
          </w:trPrChange>
        </w:trPr>
        <w:tc>
          <w:tcPr>
            <w:tcW w:w="1440" w:type="dxa"/>
            <w:vAlign w:val="center"/>
            <w:tcPrChange w:id="10907" w:author="Haiyang Liu" w:date="2026-05-22T18:10:00Z" w16du:dateUtc="2026-05-22T11:10:00Z">
              <w:tcPr>
                <w:tcW w:w="1440" w:type="dxa"/>
                <w:gridSpan w:val="3"/>
                <w:vAlign w:val="center"/>
              </w:tcPr>
            </w:tcPrChange>
          </w:tcPr>
          <w:p w14:paraId="78C263F1" w14:textId="77777777" w:rsidR="00C6143D" w:rsidRPr="00C6143D" w:rsidRDefault="00C6143D" w:rsidP="00C6143D">
            <w:pPr>
              <w:adjustRightInd w:val="0"/>
              <w:snapToGrid w:val="0"/>
              <w:rPr>
                <w:ins w:id="10908" w:author="Haiyang Liu" w:date="2026-05-22T17:07:00Z"/>
                <w:kern w:val="0"/>
              </w:rPr>
            </w:pPr>
            <w:ins w:id="10909" w:author="Haiyang Liu" w:date="2026-05-22T17:07:00Z">
              <w:r w:rsidRPr="00C6143D">
                <w:rPr>
                  <w:b/>
                  <w:kern w:val="0"/>
                </w:rPr>
                <w:t>Q</w:t>
              </w:r>
            </w:ins>
          </w:p>
        </w:tc>
        <w:tc>
          <w:tcPr>
            <w:tcW w:w="8550" w:type="dxa"/>
            <w:vAlign w:val="center"/>
            <w:tcPrChange w:id="10910" w:author="Haiyang Liu" w:date="2026-05-22T18:10:00Z" w16du:dateUtc="2026-05-22T11:10:00Z">
              <w:tcPr>
                <w:tcW w:w="6480" w:type="dxa"/>
                <w:gridSpan w:val="2"/>
                <w:vAlign w:val="center"/>
              </w:tcPr>
            </w:tcPrChange>
          </w:tcPr>
          <w:p w14:paraId="5481155A" w14:textId="77777777" w:rsidR="00C6143D" w:rsidRPr="00C6143D" w:rsidRDefault="00C6143D" w:rsidP="00C6143D">
            <w:pPr>
              <w:adjustRightInd w:val="0"/>
              <w:snapToGrid w:val="0"/>
              <w:rPr>
                <w:ins w:id="10911" w:author="Haiyang Liu" w:date="2026-05-22T17:07:00Z"/>
                <w:kern w:val="0"/>
              </w:rPr>
            </w:pPr>
            <w:ins w:id="10912" w:author="Haiyang Liu" w:date="2026-05-22T17:07:00Z">
              <w:r w:rsidRPr="00C6143D">
                <w:rPr>
                  <w:kern w:val="0"/>
                </w:rPr>
                <w:t>Quadratic term (q)</w:t>
              </w:r>
            </w:ins>
          </w:p>
        </w:tc>
      </w:tr>
      <w:tr w:rsidR="00C6143D" w:rsidRPr="00C6143D" w14:paraId="5602F26B" w14:textId="77777777" w:rsidTr="009675E6">
        <w:trPr>
          <w:ins w:id="10913" w:author="Haiyang Liu" w:date="2026-05-22T17:07:00Z"/>
          <w:trPrChange w:id="10914" w:author="Haiyang Liu" w:date="2026-05-22T18:10:00Z" w16du:dateUtc="2026-05-22T11:10:00Z">
            <w:trPr>
              <w:gridBefore w:val="2"/>
              <w:gridAfter w:val="0"/>
              <w:jc w:val="center"/>
            </w:trPr>
          </w:trPrChange>
        </w:trPr>
        <w:tc>
          <w:tcPr>
            <w:tcW w:w="1440" w:type="dxa"/>
            <w:vAlign w:val="center"/>
            <w:tcPrChange w:id="10915" w:author="Haiyang Liu" w:date="2026-05-22T18:10:00Z" w16du:dateUtc="2026-05-22T11:10:00Z">
              <w:tcPr>
                <w:tcW w:w="1440" w:type="dxa"/>
                <w:gridSpan w:val="3"/>
                <w:vAlign w:val="center"/>
              </w:tcPr>
            </w:tcPrChange>
          </w:tcPr>
          <w:p w14:paraId="2EB58468" w14:textId="77777777" w:rsidR="00C6143D" w:rsidRPr="00C6143D" w:rsidRDefault="00C6143D" w:rsidP="00C6143D">
            <w:pPr>
              <w:adjustRightInd w:val="0"/>
              <w:snapToGrid w:val="0"/>
              <w:rPr>
                <w:ins w:id="10916" w:author="Haiyang Liu" w:date="2026-05-22T17:07:00Z"/>
                <w:kern w:val="0"/>
              </w:rPr>
            </w:pPr>
            <w:ins w:id="10917" w:author="Haiyang Liu" w:date="2026-05-22T17:07:00Z">
              <w:r w:rsidRPr="00C6143D">
                <w:rPr>
                  <w:b/>
                  <w:kern w:val="0"/>
                </w:rPr>
                <w:t>Y1</w:t>
              </w:r>
            </w:ins>
          </w:p>
        </w:tc>
        <w:tc>
          <w:tcPr>
            <w:tcW w:w="8550" w:type="dxa"/>
            <w:vAlign w:val="center"/>
            <w:tcPrChange w:id="10918" w:author="Haiyang Liu" w:date="2026-05-22T18:10:00Z" w16du:dateUtc="2026-05-22T11:10:00Z">
              <w:tcPr>
                <w:tcW w:w="6480" w:type="dxa"/>
                <w:gridSpan w:val="2"/>
                <w:vAlign w:val="center"/>
              </w:tcPr>
            </w:tcPrChange>
          </w:tcPr>
          <w:p w14:paraId="04A556E3" w14:textId="77777777" w:rsidR="00C6143D" w:rsidRPr="00C6143D" w:rsidRDefault="00C6143D" w:rsidP="00C6143D">
            <w:pPr>
              <w:adjustRightInd w:val="0"/>
              <w:snapToGrid w:val="0"/>
              <w:rPr>
                <w:ins w:id="10919" w:author="Haiyang Liu" w:date="2026-05-22T17:07:00Z"/>
                <w:kern w:val="0"/>
              </w:rPr>
            </w:pPr>
            <w:ins w:id="10920" w:author="Haiyang Liu" w:date="2026-05-22T17:07:00Z">
              <w:r w:rsidRPr="00C6143D">
                <w:rPr>
                  <w:kern w:val="0"/>
                </w:rPr>
                <w:t>Newcomer overall performance</w:t>
              </w:r>
            </w:ins>
          </w:p>
        </w:tc>
      </w:tr>
      <w:tr w:rsidR="00C6143D" w:rsidRPr="00C6143D" w14:paraId="3B0097C7" w14:textId="77777777" w:rsidTr="009675E6">
        <w:trPr>
          <w:ins w:id="10921" w:author="Haiyang Liu" w:date="2026-05-22T17:07:00Z"/>
          <w:trPrChange w:id="10922" w:author="Haiyang Liu" w:date="2026-05-22T18:10:00Z" w16du:dateUtc="2026-05-22T11:10:00Z">
            <w:trPr>
              <w:gridBefore w:val="2"/>
              <w:gridAfter w:val="0"/>
              <w:jc w:val="center"/>
            </w:trPr>
          </w:trPrChange>
        </w:trPr>
        <w:tc>
          <w:tcPr>
            <w:tcW w:w="1440" w:type="dxa"/>
            <w:vAlign w:val="center"/>
            <w:tcPrChange w:id="10923" w:author="Haiyang Liu" w:date="2026-05-22T18:10:00Z" w16du:dateUtc="2026-05-22T11:10:00Z">
              <w:tcPr>
                <w:tcW w:w="1440" w:type="dxa"/>
                <w:gridSpan w:val="3"/>
                <w:vAlign w:val="center"/>
              </w:tcPr>
            </w:tcPrChange>
          </w:tcPr>
          <w:p w14:paraId="4A1AD64D" w14:textId="77777777" w:rsidR="00C6143D" w:rsidRPr="00C6143D" w:rsidRDefault="00C6143D" w:rsidP="00C6143D">
            <w:pPr>
              <w:adjustRightInd w:val="0"/>
              <w:snapToGrid w:val="0"/>
              <w:rPr>
                <w:ins w:id="10924" w:author="Haiyang Liu" w:date="2026-05-22T17:07:00Z"/>
                <w:kern w:val="0"/>
              </w:rPr>
            </w:pPr>
            <w:ins w:id="10925" w:author="Haiyang Liu" w:date="2026-05-22T17:07:00Z">
              <w:r w:rsidRPr="00C6143D">
                <w:rPr>
                  <w:b/>
                  <w:kern w:val="0"/>
                </w:rPr>
                <w:t>X1</w:t>
              </w:r>
            </w:ins>
          </w:p>
        </w:tc>
        <w:tc>
          <w:tcPr>
            <w:tcW w:w="8550" w:type="dxa"/>
            <w:vAlign w:val="center"/>
            <w:tcPrChange w:id="10926" w:author="Haiyang Liu" w:date="2026-05-22T18:10:00Z" w16du:dateUtc="2026-05-22T11:10:00Z">
              <w:tcPr>
                <w:tcW w:w="6480" w:type="dxa"/>
                <w:gridSpan w:val="2"/>
                <w:vAlign w:val="center"/>
              </w:tcPr>
            </w:tcPrChange>
          </w:tcPr>
          <w:p w14:paraId="029C233D" w14:textId="77777777" w:rsidR="00C6143D" w:rsidRPr="00C6143D" w:rsidRDefault="00C6143D" w:rsidP="00C6143D">
            <w:pPr>
              <w:adjustRightInd w:val="0"/>
              <w:snapToGrid w:val="0"/>
              <w:rPr>
                <w:ins w:id="10927" w:author="Haiyang Liu" w:date="2026-05-22T17:07:00Z"/>
                <w:kern w:val="0"/>
              </w:rPr>
            </w:pPr>
            <w:ins w:id="10928" w:author="Haiyang Liu" w:date="2026-05-22T17:07:00Z">
              <w:r w:rsidRPr="00C6143D">
                <w:rPr>
                  <w:kern w:val="0"/>
                </w:rPr>
                <w:t>Team error management culture</w:t>
              </w:r>
            </w:ins>
          </w:p>
        </w:tc>
      </w:tr>
      <w:tr w:rsidR="00C6143D" w:rsidRPr="00C6143D" w14:paraId="36C90DD2" w14:textId="77777777" w:rsidTr="009675E6">
        <w:trPr>
          <w:ins w:id="10929" w:author="Haiyang Liu" w:date="2026-05-22T17:07:00Z"/>
          <w:trPrChange w:id="10930" w:author="Haiyang Liu" w:date="2026-05-22T18:10:00Z" w16du:dateUtc="2026-05-22T11:10:00Z">
            <w:trPr>
              <w:gridBefore w:val="2"/>
              <w:gridAfter w:val="0"/>
              <w:jc w:val="center"/>
            </w:trPr>
          </w:trPrChange>
        </w:trPr>
        <w:tc>
          <w:tcPr>
            <w:tcW w:w="1440" w:type="dxa"/>
            <w:vAlign w:val="center"/>
            <w:tcPrChange w:id="10931" w:author="Haiyang Liu" w:date="2026-05-22T18:10:00Z" w16du:dateUtc="2026-05-22T11:10:00Z">
              <w:tcPr>
                <w:tcW w:w="1440" w:type="dxa"/>
                <w:gridSpan w:val="3"/>
                <w:vAlign w:val="center"/>
              </w:tcPr>
            </w:tcPrChange>
          </w:tcPr>
          <w:p w14:paraId="20CB851D" w14:textId="77777777" w:rsidR="00C6143D" w:rsidRPr="00C6143D" w:rsidRDefault="00C6143D" w:rsidP="00C6143D">
            <w:pPr>
              <w:adjustRightInd w:val="0"/>
              <w:snapToGrid w:val="0"/>
              <w:rPr>
                <w:ins w:id="10932" w:author="Haiyang Liu" w:date="2026-05-22T17:07:00Z"/>
                <w:kern w:val="0"/>
              </w:rPr>
            </w:pPr>
            <w:ins w:id="10933" w:author="Haiyang Liu" w:date="2026-05-22T17:07:00Z">
              <w:r w:rsidRPr="00C6143D">
                <w:rPr>
                  <w:b/>
                  <w:kern w:val="0"/>
                </w:rPr>
                <w:t>X2</w:t>
              </w:r>
            </w:ins>
          </w:p>
        </w:tc>
        <w:tc>
          <w:tcPr>
            <w:tcW w:w="8550" w:type="dxa"/>
            <w:vAlign w:val="center"/>
            <w:tcPrChange w:id="10934" w:author="Haiyang Liu" w:date="2026-05-22T18:10:00Z" w16du:dateUtc="2026-05-22T11:10:00Z">
              <w:tcPr>
                <w:tcW w:w="6480" w:type="dxa"/>
                <w:gridSpan w:val="2"/>
                <w:vAlign w:val="center"/>
              </w:tcPr>
            </w:tcPrChange>
          </w:tcPr>
          <w:p w14:paraId="3ABE6F85" w14:textId="77777777" w:rsidR="00C6143D" w:rsidRPr="00C6143D" w:rsidRDefault="00C6143D" w:rsidP="00C6143D">
            <w:pPr>
              <w:adjustRightInd w:val="0"/>
              <w:snapToGrid w:val="0"/>
              <w:rPr>
                <w:ins w:id="10935" w:author="Haiyang Liu" w:date="2026-05-22T17:07:00Z"/>
                <w:kern w:val="0"/>
              </w:rPr>
            </w:pPr>
            <w:ins w:id="10936" w:author="Haiyang Liu" w:date="2026-05-22T17:07:00Z">
              <w:r w:rsidRPr="00C6143D">
                <w:rPr>
                  <w:kern w:val="0"/>
                </w:rPr>
                <w:t>Team error aversion culture</w:t>
              </w:r>
            </w:ins>
          </w:p>
        </w:tc>
      </w:tr>
      <w:tr w:rsidR="009675E6" w:rsidRPr="00C6143D" w14:paraId="4266FACD" w14:textId="77777777" w:rsidTr="009675E6">
        <w:tblPrEx>
          <w:tblPrExChange w:id="10937" w:author="Haiyang Liu" w:date="2026-05-22T18:10:00Z" w16du:dateUtc="2026-05-22T11:10:00Z">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Ex>
          </w:tblPrExChange>
        </w:tblPrEx>
        <w:trPr>
          <w:ins w:id="10938" w:author="Haiyang Liu" w:date="2026-05-22T18:10:00Z"/>
          <w:trPrChange w:id="10939" w:author="Haiyang Liu" w:date="2026-05-22T18:10:00Z" w16du:dateUtc="2026-05-22T11:10:00Z">
            <w:trPr>
              <w:gridBefore w:val="1"/>
              <w:gridAfter w:val="0"/>
            </w:trPr>
          </w:trPrChange>
        </w:trPr>
        <w:tc>
          <w:tcPr>
            <w:tcW w:w="1440" w:type="dxa"/>
            <w:vAlign w:val="center"/>
            <w:tcPrChange w:id="10940" w:author="Haiyang Liu" w:date="2026-05-22T18:10:00Z" w16du:dateUtc="2026-05-22T11:10:00Z">
              <w:tcPr>
                <w:tcW w:w="1440" w:type="dxa"/>
                <w:gridSpan w:val="3"/>
                <w:vAlign w:val="center"/>
              </w:tcPr>
            </w:tcPrChange>
          </w:tcPr>
          <w:p w14:paraId="658FC6D5" w14:textId="23FE6469" w:rsidR="009675E6" w:rsidRPr="009675E6" w:rsidRDefault="009675E6" w:rsidP="009675E6">
            <w:pPr>
              <w:adjustRightInd w:val="0"/>
              <w:snapToGrid w:val="0"/>
              <w:rPr>
                <w:ins w:id="10941" w:author="Haiyang Liu" w:date="2026-05-22T18:10:00Z" w16du:dateUtc="2026-05-22T11:10:00Z"/>
                <w:b/>
                <w:kern w:val="0"/>
                <w:rPrChange w:id="10942" w:author="Haiyang Liu" w:date="2026-05-22T18:10:00Z" w16du:dateUtc="2026-05-22T11:10:00Z">
                  <w:rPr>
                    <w:ins w:id="10943" w:author="Haiyang Liu" w:date="2026-05-22T18:10:00Z" w16du:dateUtc="2026-05-22T11:10:00Z"/>
                    <w:b/>
                  </w:rPr>
                </w:rPrChange>
              </w:rPr>
            </w:pPr>
            <w:ins w:id="10944" w:author="Haiyang Liu" w:date="2026-05-22T18:10:00Z" w16du:dateUtc="2026-05-22T11:10:00Z">
              <w:r w:rsidRPr="009675E6">
                <w:rPr>
                  <w:b/>
                  <w:rPrChange w:id="10945" w:author="Haiyang Liu" w:date="2026-05-22T18:10:00Z" w16du:dateUtc="2026-05-22T11:10:00Z">
                    <w:rPr>
                      <w:rFonts w:eastAsia="Times New Roman"/>
                      <w:b/>
                      <w:sz w:val="16"/>
                    </w:rPr>
                  </w:rPrChange>
                </w:rPr>
                <w:t>X1W1</w:t>
              </w:r>
            </w:ins>
          </w:p>
        </w:tc>
        <w:tc>
          <w:tcPr>
            <w:tcW w:w="8550" w:type="dxa"/>
            <w:vAlign w:val="center"/>
            <w:tcPrChange w:id="10946" w:author="Haiyang Liu" w:date="2026-05-22T18:10:00Z" w16du:dateUtc="2026-05-22T11:10:00Z">
              <w:tcPr>
                <w:tcW w:w="6480" w:type="dxa"/>
                <w:gridSpan w:val="2"/>
                <w:vAlign w:val="center"/>
              </w:tcPr>
            </w:tcPrChange>
          </w:tcPr>
          <w:p w14:paraId="57CBD995" w14:textId="715ED84C" w:rsidR="009675E6" w:rsidRPr="009675E6" w:rsidRDefault="009675E6" w:rsidP="009675E6">
            <w:pPr>
              <w:adjustRightInd w:val="0"/>
              <w:snapToGrid w:val="0"/>
              <w:rPr>
                <w:ins w:id="10947" w:author="Haiyang Liu" w:date="2026-05-22T18:10:00Z" w16du:dateUtc="2026-05-22T11:10:00Z"/>
                <w:bCs/>
                <w:kern w:val="0"/>
                <w:rPrChange w:id="10948" w:author="Haiyang Liu" w:date="2026-05-22T18:10:00Z" w16du:dateUtc="2026-05-22T11:10:00Z">
                  <w:rPr>
                    <w:ins w:id="10949" w:author="Haiyang Liu" w:date="2026-05-22T18:10:00Z" w16du:dateUtc="2026-05-22T11:10:00Z"/>
                  </w:rPr>
                </w:rPrChange>
              </w:rPr>
            </w:pPr>
            <w:ins w:id="10950" w:author="Haiyang Liu" w:date="2026-05-22T18:10:00Z" w16du:dateUtc="2026-05-22T11:10:00Z">
              <w:r w:rsidRPr="009675E6">
                <w:rPr>
                  <w:bCs/>
                  <w:rPrChange w:id="10951" w:author="Haiyang Liu" w:date="2026-05-22T18:10:00Z" w16du:dateUtc="2026-05-22T11:10:00Z">
                    <w:rPr>
                      <w:rFonts w:eastAsia="Times New Roman"/>
                      <w:sz w:val="16"/>
                    </w:rPr>
                  </w:rPrChange>
                </w:rPr>
                <w:t>Team error management culture x newcomer external locus of control</w:t>
              </w:r>
            </w:ins>
          </w:p>
        </w:tc>
      </w:tr>
      <w:tr w:rsidR="009675E6" w:rsidRPr="00C6143D" w14:paraId="25ED57CC" w14:textId="77777777" w:rsidTr="009675E6">
        <w:tblPrEx>
          <w:tblPrExChange w:id="10952" w:author="Haiyang Liu" w:date="2026-05-22T18:10:00Z" w16du:dateUtc="2026-05-22T11:10:00Z">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Ex>
          </w:tblPrExChange>
        </w:tblPrEx>
        <w:trPr>
          <w:ins w:id="10953" w:author="Haiyang Liu" w:date="2026-05-22T18:10:00Z"/>
          <w:trPrChange w:id="10954" w:author="Haiyang Liu" w:date="2026-05-22T18:10:00Z" w16du:dateUtc="2026-05-22T11:10:00Z">
            <w:trPr>
              <w:gridBefore w:val="1"/>
              <w:gridAfter w:val="0"/>
            </w:trPr>
          </w:trPrChange>
        </w:trPr>
        <w:tc>
          <w:tcPr>
            <w:tcW w:w="1440" w:type="dxa"/>
            <w:vAlign w:val="center"/>
            <w:tcPrChange w:id="10955" w:author="Haiyang Liu" w:date="2026-05-22T18:10:00Z" w16du:dateUtc="2026-05-22T11:10:00Z">
              <w:tcPr>
                <w:tcW w:w="1440" w:type="dxa"/>
                <w:gridSpan w:val="3"/>
                <w:vAlign w:val="center"/>
              </w:tcPr>
            </w:tcPrChange>
          </w:tcPr>
          <w:p w14:paraId="476BE458" w14:textId="5E9CD8BD" w:rsidR="009675E6" w:rsidRPr="009675E6" w:rsidRDefault="009675E6" w:rsidP="009675E6">
            <w:pPr>
              <w:adjustRightInd w:val="0"/>
              <w:snapToGrid w:val="0"/>
              <w:rPr>
                <w:ins w:id="10956" w:author="Haiyang Liu" w:date="2026-05-22T18:10:00Z" w16du:dateUtc="2026-05-22T11:10:00Z"/>
                <w:b/>
                <w:kern w:val="0"/>
                <w:rPrChange w:id="10957" w:author="Haiyang Liu" w:date="2026-05-22T18:10:00Z" w16du:dateUtc="2026-05-22T11:10:00Z">
                  <w:rPr>
                    <w:ins w:id="10958" w:author="Haiyang Liu" w:date="2026-05-22T18:10:00Z" w16du:dateUtc="2026-05-22T11:10:00Z"/>
                    <w:b/>
                  </w:rPr>
                </w:rPrChange>
              </w:rPr>
            </w:pPr>
            <w:ins w:id="10959" w:author="Haiyang Liu" w:date="2026-05-22T18:10:00Z" w16du:dateUtc="2026-05-22T11:10:00Z">
              <w:r w:rsidRPr="009675E6">
                <w:rPr>
                  <w:b/>
                  <w:rPrChange w:id="10960" w:author="Haiyang Liu" w:date="2026-05-22T18:10:00Z" w16du:dateUtc="2026-05-22T11:10:00Z">
                    <w:rPr>
                      <w:rFonts w:eastAsia="Times New Roman"/>
                      <w:b/>
                      <w:sz w:val="16"/>
                    </w:rPr>
                  </w:rPrChange>
                </w:rPr>
                <w:t>X2W1</w:t>
              </w:r>
            </w:ins>
          </w:p>
        </w:tc>
        <w:tc>
          <w:tcPr>
            <w:tcW w:w="8550" w:type="dxa"/>
            <w:vAlign w:val="center"/>
            <w:tcPrChange w:id="10961" w:author="Haiyang Liu" w:date="2026-05-22T18:10:00Z" w16du:dateUtc="2026-05-22T11:10:00Z">
              <w:tcPr>
                <w:tcW w:w="6480" w:type="dxa"/>
                <w:gridSpan w:val="2"/>
                <w:vAlign w:val="center"/>
              </w:tcPr>
            </w:tcPrChange>
          </w:tcPr>
          <w:p w14:paraId="1123CFF3" w14:textId="4233B189" w:rsidR="009675E6" w:rsidRPr="009675E6" w:rsidRDefault="009675E6" w:rsidP="009675E6">
            <w:pPr>
              <w:adjustRightInd w:val="0"/>
              <w:snapToGrid w:val="0"/>
              <w:rPr>
                <w:ins w:id="10962" w:author="Haiyang Liu" w:date="2026-05-22T18:10:00Z" w16du:dateUtc="2026-05-22T11:10:00Z"/>
                <w:bCs/>
                <w:kern w:val="0"/>
                <w:rPrChange w:id="10963" w:author="Haiyang Liu" w:date="2026-05-22T18:10:00Z" w16du:dateUtc="2026-05-22T11:10:00Z">
                  <w:rPr>
                    <w:ins w:id="10964" w:author="Haiyang Liu" w:date="2026-05-22T18:10:00Z" w16du:dateUtc="2026-05-22T11:10:00Z"/>
                  </w:rPr>
                </w:rPrChange>
              </w:rPr>
            </w:pPr>
            <w:ins w:id="10965" w:author="Haiyang Liu" w:date="2026-05-22T18:10:00Z" w16du:dateUtc="2026-05-22T11:10:00Z">
              <w:r w:rsidRPr="009675E6">
                <w:rPr>
                  <w:bCs/>
                  <w:rPrChange w:id="10966" w:author="Haiyang Liu" w:date="2026-05-22T18:10:00Z" w16du:dateUtc="2026-05-22T11:10:00Z">
                    <w:rPr>
                      <w:rFonts w:eastAsia="Times New Roman"/>
                      <w:sz w:val="16"/>
                    </w:rPr>
                  </w:rPrChange>
                </w:rPr>
                <w:t>Team error aversion culture x newcomer external locus of control</w:t>
              </w:r>
            </w:ins>
          </w:p>
        </w:tc>
      </w:tr>
      <w:tr w:rsidR="009675E6" w:rsidRPr="00C6143D" w14:paraId="7C3A3F49" w14:textId="77777777" w:rsidTr="009675E6">
        <w:trPr>
          <w:ins w:id="10967" w:author="Haiyang Liu" w:date="2026-05-22T17:07:00Z"/>
          <w:trPrChange w:id="10968" w:author="Haiyang Liu" w:date="2026-05-22T18:10:00Z" w16du:dateUtc="2026-05-22T11:10:00Z">
            <w:trPr>
              <w:gridBefore w:val="2"/>
              <w:gridAfter w:val="0"/>
              <w:jc w:val="center"/>
            </w:trPr>
          </w:trPrChange>
        </w:trPr>
        <w:tc>
          <w:tcPr>
            <w:tcW w:w="1440" w:type="dxa"/>
            <w:vAlign w:val="center"/>
            <w:tcPrChange w:id="10969" w:author="Haiyang Liu" w:date="2026-05-22T18:10:00Z" w16du:dateUtc="2026-05-22T11:10:00Z">
              <w:tcPr>
                <w:tcW w:w="1440" w:type="dxa"/>
                <w:gridSpan w:val="3"/>
                <w:vAlign w:val="center"/>
              </w:tcPr>
            </w:tcPrChange>
          </w:tcPr>
          <w:p w14:paraId="5A23F639" w14:textId="77777777" w:rsidR="009675E6" w:rsidRPr="00C6143D" w:rsidRDefault="009675E6" w:rsidP="009675E6">
            <w:pPr>
              <w:adjustRightInd w:val="0"/>
              <w:snapToGrid w:val="0"/>
              <w:rPr>
                <w:ins w:id="10970" w:author="Haiyang Liu" w:date="2026-05-22T17:07:00Z"/>
                <w:kern w:val="0"/>
              </w:rPr>
            </w:pPr>
            <w:ins w:id="10971" w:author="Haiyang Liu" w:date="2026-05-22T17:07:00Z">
              <w:r w:rsidRPr="00C6143D">
                <w:rPr>
                  <w:b/>
                  <w:kern w:val="0"/>
                </w:rPr>
                <w:t>C1</w:t>
              </w:r>
            </w:ins>
          </w:p>
        </w:tc>
        <w:tc>
          <w:tcPr>
            <w:tcW w:w="8550" w:type="dxa"/>
            <w:vAlign w:val="center"/>
            <w:tcPrChange w:id="10972" w:author="Haiyang Liu" w:date="2026-05-22T18:10:00Z" w16du:dateUtc="2026-05-22T11:10:00Z">
              <w:tcPr>
                <w:tcW w:w="6480" w:type="dxa"/>
                <w:gridSpan w:val="2"/>
                <w:vAlign w:val="center"/>
              </w:tcPr>
            </w:tcPrChange>
          </w:tcPr>
          <w:p w14:paraId="30A9C6BE" w14:textId="77777777" w:rsidR="009675E6" w:rsidRPr="00C6143D" w:rsidRDefault="009675E6" w:rsidP="009675E6">
            <w:pPr>
              <w:adjustRightInd w:val="0"/>
              <w:snapToGrid w:val="0"/>
              <w:rPr>
                <w:ins w:id="10973" w:author="Haiyang Liu" w:date="2026-05-22T17:07:00Z"/>
                <w:kern w:val="0"/>
              </w:rPr>
            </w:pPr>
            <w:ins w:id="10974" w:author="Haiyang Liu" w:date="2026-05-22T17:07:00Z">
              <w:r w:rsidRPr="00C6143D">
                <w:rPr>
                  <w:kern w:val="0"/>
                </w:rPr>
                <w:t>Newcomer learning goal orientation</w:t>
              </w:r>
            </w:ins>
          </w:p>
        </w:tc>
      </w:tr>
      <w:tr w:rsidR="009675E6" w:rsidRPr="00C6143D" w14:paraId="52E47387" w14:textId="77777777" w:rsidTr="009675E6">
        <w:trPr>
          <w:ins w:id="10975" w:author="Haiyang Liu" w:date="2026-05-22T17:07:00Z"/>
          <w:trPrChange w:id="10976" w:author="Haiyang Liu" w:date="2026-05-22T18:10:00Z" w16du:dateUtc="2026-05-22T11:10:00Z">
            <w:trPr>
              <w:gridBefore w:val="2"/>
              <w:gridAfter w:val="0"/>
              <w:jc w:val="center"/>
            </w:trPr>
          </w:trPrChange>
        </w:trPr>
        <w:tc>
          <w:tcPr>
            <w:tcW w:w="1440" w:type="dxa"/>
            <w:vAlign w:val="center"/>
            <w:tcPrChange w:id="10977" w:author="Haiyang Liu" w:date="2026-05-22T18:10:00Z" w16du:dateUtc="2026-05-22T11:10:00Z">
              <w:tcPr>
                <w:tcW w:w="1440" w:type="dxa"/>
                <w:gridSpan w:val="3"/>
                <w:vAlign w:val="center"/>
              </w:tcPr>
            </w:tcPrChange>
          </w:tcPr>
          <w:p w14:paraId="619AD2AC" w14:textId="77777777" w:rsidR="009675E6" w:rsidRPr="00C6143D" w:rsidRDefault="009675E6" w:rsidP="009675E6">
            <w:pPr>
              <w:adjustRightInd w:val="0"/>
              <w:snapToGrid w:val="0"/>
              <w:rPr>
                <w:ins w:id="10978" w:author="Haiyang Liu" w:date="2026-05-22T17:07:00Z"/>
                <w:kern w:val="0"/>
              </w:rPr>
            </w:pPr>
            <w:ins w:id="10979" w:author="Haiyang Liu" w:date="2026-05-22T17:07:00Z">
              <w:r w:rsidRPr="00C6143D">
                <w:rPr>
                  <w:b/>
                  <w:kern w:val="0"/>
                </w:rPr>
                <w:t>C2</w:t>
              </w:r>
            </w:ins>
          </w:p>
        </w:tc>
        <w:tc>
          <w:tcPr>
            <w:tcW w:w="8550" w:type="dxa"/>
            <w:vAlign w:val="center"/>
            <w:tcPrChange w:id="10980" w:author="Haiyang Liu" w:date="2026-05-22T18:10:00Z" w16du:dateUtc="2026-05-22T11:10:00Z">
              <w:tcPr>
                <w:tcW w:w="6480" w:type="dxa"/>
                <w:gridSpan w:val="2"/>
                <w:vAlign w:val="center"/>
              </w:tcPr>
            </w:tcPrChange>
          </w:tcPr>
          <w:p w14:paraId="0B90F3C5" w14:textId="77777777" w:rsidR="009675E6" w:rsidRPr="00C6143D" w:rsidRDefault="009675E6" w:rsidP="009675E6">
            <w:pPr>
              <w:adjustRightInd w:val="0"/>
              <w:snapToGrid w:val="0"/>
              <w:rPr>
                <w:ins w:id="10981" w:author="Haiyang Liu" w:date="2026-05-22T17:07:00Z"/>
                <w:kern w:val="0"/>
              </w:rPr>
            </w:pPr>
            <w:ins w:id="10982" w:author="Haiyang Liu" w:date="2026-05-22T17:07:00Z">
              <w:r w:rsidRPr="00C6143D">
                <w:rPr>
                  <w:kern w:val="0"/>
                </w:rPr>
                <w:t>Newcomer performance goal orientation</w:t>
              </w:r>
            </w:ins>
          </w:p>
        </w:tc>
      </w:tr>
      <w:tr w:rsidR="009675E6" w:rsidRPr="00C6143D" w14:paraId="5EF501F4" w14:textId="77777777" w:rsidTr="009675E6">
        <w:trPr>
          <w:ins w:id="10983" w:author="Haiyang Liu" w:date="2026-05-22T17:07:00Z"/>
          <w:trPrChange w:id="10984" w:author="Haiyang Liu" w:date="2026-05-22T18:10:00Z" w16du:dateUtc="2026-05-22T11:10:00Z">
            <w:trPr>
              <w:gridBefore w:val="2"/>
              <w:gridAfter w:val="0"/>
              <w:jc w:val="center"/>
            </w:trPr>
          </w:trPrChange>
        </w:trPr>
        <w:tc>
          <w:tcPr>
            <w:tcW w:w="1440" w:type="dxa"/>
            <w:vAlign w:val="center"/>
            <w:tcPrChange w:id="10985" w:author="Haiyang Liu" w:date="2026-05-22T18:10:00Z" w16du:dateUtc="2026-05-22T11:10:00Z">
              <w:tcPr>
                <w:tcW w:w="1440" w:type="dxa"/>
                <w:gridSpan w:val="3"/>
                <w:vAlign w:val="center"/>
              </w:tcPr>
            </w:tcPrChange>
          </w:tcPr>
          <w:p w14:paraId="2130ED44" w14:textId="77777777" w:rsidR="009675E6" w:rsidRPr="00C6143D" w:rsidRDefault="009675E6" w:rsidP="009675E6">
            <w:pPr>
              <w:adjustRightInd w:val="0"/>
              <w:snapToGrid w:val="0"/>
              <w:rPr>
                <w:ins w:id="10986" w:author="Haiyang Liu" w:date="2026-05-22T17:07:00Z"/>
                <w:kern w:val="0"/>
              </w:rPr>
            </w:pPr>
            <w:ins w:id="10987" w:author="Haiyang Liu" w:date="2026-05-22T17:07:00Z">
              <w:r w:rsidRPr="00C6143D">
                <w:rPr>
                  <w:b/>
                  <w:kern w:val="0"/>
                </w:rPr>
                <w:t>C3</w:t>
              </w:r>
            </w:ins>
          </w:p>
        </w:tc>
        <w:tc>
          <w:tcPr>
            <w:tcW w:w="8550" w:type="dxa"/>
            <w:vAlign w:val="center"/>
            <w:tcPrChange w:id="10988" w:author="Haiyang Liu" w:date="2026-05-22T18:10:00Z" w16du:dateUtc="2026-05-22T11:10:00Z">
              <w:tcPr>
                <w:tcW w:w="6480" w:type="dxa"/>
                <w:gridSpan w:val="2"/>
                <w:vAlign w:val="center"/>
              </w:tcPr>
            </w:tcPrChange>
          </w:tcPr>
          <w:p w14:paraId="6D0B20C4" w14:textId="77777777" w:rsidR="009675E6" w:rsidRPr="00C6143D" w:rsidRDefault="009675E6" w:rsidP="009675E6">
            <w:pPr>
              <w:adjustRightInd w:val="0"/>
              <w:snapToGrid w:val="0"/>
              <w:rPr>
                <w:ins w:id="10989" w:author="Haiyang Liu" w:date="2026-05-22T17:07:00Z"/>
                <w:kern w:val="0"/>
              </w:rPr>
            </w:pPr>
            <w:ins w:id="10990" w:author="Haiyang Liu" w:date="2026-05-22T17:07:00Z">
              <w:r w:rsidRPr="00C6143D">
                <w:rPr>
                  <w:kern w:val="0"/>
                </w:rPr>
                <w:t>Newcomer proactivity</w:t>
              </w:r>
            </w:ins>
          </w:p>
        </w:tc>
      </w:tr>
      <w:tr w:rsidR="009675E6" w:rsidRPr="00C6143D" w14:paraId="59A0896A" w14:textId="77777777" w:rsidTr="009675E6">
        <w:trPr>
          <w:ins w:id="10991" w:author="Haiyang Liu" w:date="2026-05-22T17:07:00Z"/>
          <w:trPrChange w:id="10992" w:author="Haiyang Liu" w:date="2026-05-22T18:10:00Z" w16du:dateUtc="2026-05-22T11:10:00Z">
            <w:trPr>
              <w:gridBefore w:val="2"/>
              <w:gridAfter w:val="0"/>
              <w:jc w:val="center"/>
            </w:trPr>
          </w:trPrChange>
        </w:trPr>
        <w:tc>
          <w:tcPr>
            <w:tcW w:w="1440" w:type="dxa"/>
            <w:tcBorders>
              <w:bottom w:val="single" w:sz="4" w:space="0" w:color="auto"/>
            </w:tcBorders>
            <w:vAlign w:val="center"/>
            <w:tcPrChange w:id="10993" w:author="Haiyang Liu" w:date="2026-05-22T18:10:00Z" w16du:dateUtc="2026-05-22T11:10:00Z">
              <w:tcPr>
                <w:tcW w:w="1440" w:type="dxa"/>
                <w:gridSpan w:val="3"/>
                <w:vAlign w:val="center"/>
              </w:tcPr>
            </w:tcPrChange>
          </w:tcPr>
          <w:p w14:paraId="7858C621" w14:textId="77777777" w:rsidR="009675E6" w:rsidRPr="00C6143D" w:rsidRDefault="009675E6" w:rsidP="009675E6">
            <w:pPr>
              <w:adjustRightInd w:val="0"/>
              <w:snapToGrid w:val="0"/>
              <w:rPr>
                <w:ins w:id="10994" w:author="Haiyang Liu" w:date="2026-05-22T17:07:00Z"/>
                <w:kern w:val="0"/>
              </w:rPr>
            </w:pPr>
            <w:ins w:id="10995" w:author="Haiyang Liu" w:date="2026-05-22T17:07:00Z">
              <w:r w:rsidRPr="00C6143D">
                <w:rPr>
                  <w:b/>
                  <w:kern w:val="0"/>
                </w:rPr>
                <w:t>C4</w:t>
              </w:r>
            </w:ins>
          </w:p>
        </w:tc>
        <w:tc>
          <w:tcPr>
            <w:tcW w:w="8550" w:type="dxa"/>
            <w:tcBorders>
              <w:bottom w:val="single" w:sz="4" w:space="0" w:color="auto"/>
            </w:tcBorders>
            <w:vAlign w:val="center"/>
            <w:tcPrChange w:id="10996" w:author="Haiyang Liu" w:date="2026-05-22T18:10:00Z" w16du:dateUtc="2026-05-22T11:10:00Z">
              <w:tcPr>
                <w:tcW w:w="6480" w:type="dxa"/>
                <w:gridSpan w:val="2"/>
                <w:vAlign w:val="center"/>
              </w:tcPr>
            </w:tcPrChange>
          </w:tcPr>
          <w:p w14:paraId="00B5CDB0" w14:textId="77777777" w:rsidR="009675E6" w:rsidRPr="00C6143D" w:rsidRDefault="009675E6" w:rsidP="009675E6">
            <w:pPr>
              <w:adjustRightInd w:val="0"/>
              <w:snapToGrid w:val="0"/>
              <w:rPr>
                <w:ins w:id="10997" w:author="Haiyang Liu" w:date="2026-05-22T17:07:00Z"/>
                <w:kern w:val="0"/>
              </w:rPr>
            </w:pPr>
            <w:ins w:id="10998" w:author="Haiyang Liu" w:date="2026-05-22T17:07:00Z">
              <w:r w:rsidRPr="00C6143D">
                <w:rPr>
                  <w:kern w:val="0"/>
                </w:rPr>
                <w:t>Team psychological safety</w:t>
              </w:r>
            </w:ins>
          </w:p>
        </w:tc>
      </w:tr>
    </w:tbl>
    <w:p w14:paraId="777D423F" w14:textId="568565FE" w:rsidR="009458CE" w:rsidDel="00C6143D" w:rsidRDefault="009458CE" w:rsidP="00C6143D">
      <w:pPr>
        <w:widowControl w:val="0"/>
        <w:autoSpaceDE w:val="0"/>
        <w:autoSpaceDN w:val="0"/>
        <w:adjustRightInd w:val="0"/>
        <w:snapToGrid w:val="0"/>
        <w:ind w:right="60"/>
        <w:jc w:val="center"/>
        <w:rPr>
          <w:del w:id="10999" w:author="Haiyang Liu" w:date="2026-05-21T11:01:00Z" w16du:dateUtc="2026-05-21T04:01:00Z"/>
        </w:rPr>
      </w:pPr>
    </w:p>
    <w:p w14:paraId="6D1708B4" w14:textId="77777777" w:rsidR="00C6143D" w:rsidRDefault="00C6143D" w:rsidP="00C6143D">
      <w:pPr>
        <w:widowControl w:val="0"/>
        <w:autoSpaceDE w:val="0"/>
        <w:autoSpaceDN w:val="0"/>
        <w:adjustRightInd w:val="0"/>
        <w:snapToGrid w:val="0"/>
        <w:ind w:right="60"/>
        <w:jc w:val="center"/>
        <w:rPr>
          <w:ins w:id="11000" w:author="Haiyang Liu" w:date="2026-05-22T17:08:00Z" w16du:dateUtc="2026-05-22T10:08:00Z"/>
        </w:rPr>
      </w:pPr>
    </w:p>
    <w:p w14:paraId="1164C3CD" w14:textId="1E4E76D8" w:rsidR="00BD412C" w:rsidRDefault="00BD412C" w:rsidP="009675E6">
      <w:pPr>
        <w:widowControl w:val="0"/>
        <w:autoSpaceDE w:val="0"/>
        <w:autoSpaceDN w:val="0"/>
        <w:adjustRightInd w:val="0"/>
        <w:snapToGrid w:val="0"/>
        <w:ind w:right="60"/>
        <w:rPr>
          <w:ins w:id="11001" w:author="Haiyang Liu" w:date="2026-05-22T21:34:00Z" w16du:dateUtc="2026-05-22T14:34:00Z"/>
          <w:color w:val="000000" w:themeColor="text1"/>
        </w:rPr>
      </w:pPr>
      <w:ins w:id="11002" w:author="Haiyang Liu" w:date="2026-05-22T21:34:00Z" w16du:dateUtc="2026-05-22T14:34:00Z">
        <w:r>
          <w:rPr>
            <w:color w:val="000000" w:themeColor="text1"/>
          </w:rPr>
          <w:br w:type="page"/>
        </w:r>
      </w:ins>
    </w:p>
    <w:p w14:paraId="508F34C4" w14:textId="3E34B7EF" w:rsidR="007D2B0E" w:rsidRPr="00C67329" w:rsidRDefault="007D2B0E" w:rsidP="007D2B0E">
      <w:pPr>
        <w:pStyle w:val="Caption"/>
        <w:spacing w:before="160" w:after="60"/>
        <w:rPr>
          <w:ins w:id="11003" w:author="Haiyang Liu" w:date="2026-05-22T17:16:00Z" w16du:dateUtc="2026-05-22T10:16:00Z"/>
          <w:rFonts w:cs="Times New Roman"/>
          <w:color w:val="000000" w:themeColor="text1"/>
          <w:sz w:val="24"/>
          <w:szCs w:val="24"/>
          <w:rPrChange w:id="11004" w:author="Haiyang Liu" w:date="2026-05-22T17:51:00Z" w16du:dateUtc="2026-05-22T10:51:00Z">
            <w:rPr>
              <w:ins w:id="11005" w:author="Haiyang Liu" w:date="2026-05-22T17:16:00Z" w16du:dateUtc="2026-05-22T10:16:00Z"/>
            </w:rPr>
          </w:rPrChange>
        </w:rPr>
      </w:pPr>
      <w:ins w:id="11006" w:author="Haiyang Liu" w:date="2026-05-22T17:16:00Z" w16du:dateUtc="2026-05-22T10:16:00Z">
        <w:r w:rsidRPr="00C67329">
          <w:rPr>
            <w:rFonts w:cs="Times New Roman"/>
            <w:color w:val="000000" w:themeColor="text1"/>
            <w:sz w:val="24"/>
            <w:szCs w:val="24"/>
            <w:rPrChange w:id="11007" w:author="Haiyang Liu" w:date="2026-05-22T17:51:00Z" w16du:dateUtc="2026-05-22T10:51:00Z">
              <w:rPr/>
            </w:rPrChange>
          </w:rPr>
          <w:lastRenderedPageBreak/>
          <w:t xml:space="preserve">Table </w:t>
        </w:r>
      </w:ins>
      <w:ins w:id="11008" w:author="Haiyang Liu" w:date="2026-05-22T17:17:00Z" w16du:dateUtc="2026-05-22T10:17:00Z">
        <w:r w:rsidRPr="00C67329">
          <w:rPr>
            <w:rFonts w:cs="Times New Roman"/>
            <w:color w:val="000000" w:themeColor="text1"/>
            <w:sz w:val="24"/>
            <w:szCs w:val="24"/>
          </w:rPr>
          <w:t>E2</w:t>
        </w:r>
      </w:ins>
      <w:ins w:id="11009" w:author="Haiyang Liu" w:date="2026-05-22T17:16:00Z" w16du:dateUtc="2026-05-22T10:16:00Z">
        <w:r w:rsidRPr="00C67329">
          <w:rPr>
            <w:rFonts w:cs="Times New Roman"/>
            <w:color w:val="000000" w:themeColor="text1"/>
            <w:sz w:val="24"/>
            <w:szCs w:val="24"/>
            <w:rPrChange w:id="11010" w:author="Haiyang Liu" w:date="2026-05-22T17:51:00Z" w16du:dateUtc="2026-05-22T10:51:00Z">
              <w:rPr/>
            </w:rPrChange>
          </w:rPr>
          <w:t xml:space="preserve">. </w:t>
        </w:r>
      </w:ins>
      <w:ins w:id="11011" w:author="Haiyang Liu" w:date="2026-05-23T16:37:00Z" w16du:dateUtc="2026-05-23T09:37:00Z">
        <w:r w:rsidR="0099430C">
          <w:rPr>
            <w:rFonts w:cs="Times New Roman"/>
            <w:color w:val="000000" w:themeColor="text1"/>
            <w:sz w:val="24"/>
            <w:szCs w:val="24"/>
          </w:rPr>
          <w:t>M</w:t>
        </w:r>
      </w:ins>
      <w:ins w:id="11012" w:author="Haiyang Liu" w:date="2026-05-22T18:07:00Z" w16du:dateUtc="2026-05-22T11:07:00Z">
        <w:r w:rsidR="009675E6" w:rsidRPr="009675E6">
          <w:rPr>
            <w:rFonts w:cs="Times New Roman"/>
            <w:color w:val="000000" w:themeColor="text1"/>
            <w:sz w:val="24"/>
            <w:szCs w:val="24"/>
          </w:rPr>
          <w:t>odel-derived covariance matrix, with standard errors in parentheses</w:t>
        </w:r>
      </w:ins>
      <w:ins w:id="11013" w:author="Haiyang Liu" w:date="2026-05-22T18:08:00Z" w16du:dateUtc="2026-05-22T11:08:00Z">
        <w:r w:rsidR="009675E6">
          <w:rPr>
            <w:rFonts w:cs="Times New Roman"/>
            <w:color w:val="000000" w:themeColor="text1"/>
            <w:sz w:val="24"/>
            <w:szCs w:val="24"/>
          </w:rPr>
          <w:t xml:space="preserve"> (Table 4)</w:t>
        </w:r>
      </w:ins>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Change w:id="11014" w:author="Haiyang Liu" w:date="2026-05-22T17:51:00Z" w16du:dateUtc="2026-05-22T10:51:00Z">
          <w:tblPr>
            <w:tblStyle w:val="TableGrid"/>
            <w:tblW w:w="0" w:type="auto"/>
            <w:jc w:val="center"/>
            <w:tblLayout w:type="fixed"/>
            <w:tblLook w:val="04A0" w:firstRow="1" w:lastRow="0" w:firstColumn="1" w:lastColumn="0" w:noHBand="0" w:noVBand="1"/>
          </w:tblPr>
        </w:tblPrChange>
      </w:tblPr>
      <w:tblGrid>
        <w:gridCol w:w="792"/>
        <w:gridCol w:w="1037"/>
        <w:gridCol w:w="1037"/>
        <w:gridCol w:w="1037"/>
        <w:gridCol w:w="1037"/>
        <w:gridCol w:w="1037"/>
        <w:gridCol w:w="1037"/>
        <w:gridCol w:w="1037"/>
        <w:gridCol w:w="1037"/>
        <w:gridCol w:w="1037"/>
        <w:gridCol w:w="1037"/>
        <w:tblGridChange w:id="11015">
          <w:tblGrid>
            <w:gridCol w:w="65"/>
            <w:gridCol w:w="727"/>
            <w:gridCol w:w="65"/>
            <w:gridCol w:w="972"/>
            <w:gridCol w:w="65"/>
            <w:gridCol w:w="972"/>
            <w:gridCol w:w="65"/>
            <w:gridCol w:w="972"/>
            <w:gridCol w:w="65"/>
            <w:gridCol w:w="972"/>
            <w:gridCol w:w="65"/>
            <w:gridCol w:w="972"/>
            <w:gridCol w:w="65"/>
            <w:gridCol w:w="972"/>
            <w:gridCol w:w="65"/>
            <w:gridCol w:w="972"/>
            <w:gridCol w:w="65"/>
            <w:gridCol w:w="972"/>
            <w:gridCol w:w="65"/>
            <w:gridCol w:w="972"/>
            <w:gridCol w:w="65"/>
            <w:gridCol w:w="972"/>
            <w:gridCol w:w="65"/>
          </w:tblGrid>
        </w:tblGridChange>
      </w:tblGrid>
      <w:tr w:rsidR="007D2B0E" w:rsidRPr="00C67329" w14:paraId="55E7B8FF" w14:textId="77777777" w:rsidTr="00C67329">
        <w:trPr>
          <w:tblHeader/>
          <w:jc w:val="center"/>
          <w:ins w:id="11016" w:author="Haiyang Liu" w:date="2026-05-22T17:16:00Z"/>
          <w:trPrChange w:id="11017" w:author="Haiyang Liu" w:date="2026-05-22T17:51:00Z" w16du:dateUtc="2026-05-22T10:51:00Z">
            <w:trPr>
              <w:gridBefore w:val="1"/>
              <w:tblHeader/>
              <w:jc w:val="center"/>
            </w:trPr>
          </w:trPrChange>
        </w:trPr>
        <w:tc>
          <w:tcPr>
            <w:tcW w:w="792" w:type="dxa"/>
            <w:tcBorders>
              <w:top w:val="single" w:sz="4" w:space="0" w:color="auto"/>
              <w:bottom w:val="single" w:sz="4" w:space="0" w:color="auto"/>
            </w:tcBorders>
            <w:vAlign w:val="center"/>
            <w:tcPrChange w:id="11018" w:author="Haiyang Liu" w:date="2026-05-22T17:51:00Z" w16du:dateUtc="2026-05-22T10:51:00Z">
              <w:tcPr>
                <w:tcW w:w="792" w:type="dxa"/>
                <w:gridSpan w:val="2"/>
                <w:shd w:val="clear" w:color="auto" w:fill="D9EAF7"/>
                <w:vAlign w:val="center"/>
              </w:tcPr>
            </w:tcPrChange>
          </w:tcPr>
          <w:p w14:paraId="20E81FE4" w14:textId="77777777" w:rsidR="007D2B0E" w:rsidRPr="00C67329" w:rsidRDefault="007D2B0E" w:rsidP="00D96649">
            <w:pPr>
              <w:rPr>
                <w:ins w:id="11019" w:author="Haiyang Liu" w:date="2026-05-22T17:16:00Z" w16du:dateUtc="2026-05-22T10:16:00Z"/>
                <w:color w:val="000000" w:themeColor="text1"/>
                <w:rPrChange w:id="11020" w:author="Haiyang Liu" w:date="2026-05-22T17:51:00Z" w16du:dateUtc="2026-05-22T10:51:00Z">
                  <w:rPr>
                    <w:ins w:id="11021" w:author="Haiyang Liu" w:date="2026-05-22T17:16:00Z" w16du:dateUtc="2026-05-22T10:16:00Z"/>
                  </w:rPr>
                </w:rPrChange>
              </w:rPr>
            </w:pPr>
          </w:p>
        </w:tc>
        <w:tc>
          <w:tcPr>
            <w:tcW w:w="1037" w:type="dxa"/>
            <w:tcBorders>
              <w:top w:val="single" w:sz="4" w:space="0" w:color="auto"/>
              <w:bottom w:val="single" w:sz="4" w:space="0" w:color="auto"/>
            </w:tcBorders>
            <w:vAlign w:val="center"/>
            <w:tcPrChange w:id="11022" w:author="Haiyang Liu" w:date="2026-05-22T17:51:00Z" w16du:dateUtc="2026-05-22T10:51:00Z">
              <w:tcPr>
                <w:tcW w:w="1037" w:type="dxa"/>
                <w:gridSpan w:val="2"/>
                <w:shd w:val="clear" w:color="auto" w:fill="D9EAF7"/>
                <w:vAlign w:val="center"/>
              </w:tcPr>
            </w:tcPrChange>
          </w:tcPr>
          <w:p w14:paraId="041C3BC2" w14:textId="77777777" w:rsidR="007D2B0E" w:rsidRPr="00C67329" w:rsidRDefault="007D2B0E" w:rsidP="00D96649">
            <w:pPr>
              <w:jc w:val="center"/>
              <w:rPr>
                <w:ins w:id="11023" w:author="Haiyang Liu" w:date="2026-05-22T17:16:00Z" w16du:dateUtc="2026-05-22T10:16:00Z"/>
                <w:color w:val="000000" w:themeColor="text1"/>
                <w:rPrChange w:id="11024" w:author="Haiyang Liu" w:date="2026-05-22T17:51:00Z" w16du:dateUtc="2026-05-22T10:51:00Z">
                  <w:rPr>
                    <w:ins w:id="11025" w:author="Haiyang Liu" w:date="2026-05-22T17:16:00Z" w16du:dateUtc="2026-05-22T10:16:00Z"/>
                  </w:rPr>
                </w:rPrChange>
              </w:rPr>
            </w:pPr>
            <w:ins w:id="11026" w:author="Haiyang Liu" w:date="2026-05-22T17:16:00Z" w16du:dateUtc="2026-05-22T10:16:00Z">
              <w:r w:rsidRPr="00C67329">
                <w:rPr>
                  <w:rFonts w:eastAsia="Times New Roman"/>
                  <w:b/>
                  <w:color w:val="000000" w:themeColor="text1"/>
                  <w:rPrChange w:id="11027" w:author="Haiyang Liu" w:date="2026-05-22T17:51:00Z" w16du:dateUtc="2026-05-22T10:51:00Z">
                    <w:rPr>
                      <w:rFonts w:eastAsia="Times New Roman"/>
                      <w:b/>
                      <w:sz w:val="13"/>
                    </w:rPr>
                  </w:rPrChange>
                </w:rPr>
                <w:t>I</w:t>
              </w:r>
            </w:ins>
          </w:p>
        </w:tc>
        <w:tc>
          <w:tcPr>
            <w:tcW w:w="1037" w:type="dxa"/>
            <w:tcBorders>
              <w:top w:val="single" w:sz="4" w:space="0" w:color="auto"/>
              <w:bottom w:val="single" w:sz="4" w:space="0" w:color="auto"/>
            </w:tcBorders>
            <w:vAlign w:val="center"/>
            <w:tcPrChange w:id="11028" w:author="Haiyang Liu" w:date="2026-05-22T17:51:00Z" w16du:dateUtc="2026-05-22T10:51:00Z">
              <w:tcPr>
                <w:tcW w:w="1037" w:type="dxa"/>
                <w:gridSpan w:val="2"/>
                <w:shd w:val="clear" w:color="auto" w:fill="D9EAF7"/>
                <w:vAlign w:val="center"/>
              </w:tcPr>
            </w:tcPrChange>
          </w:tcPr>
          <w:p w14:paraId="4A2D315B" w14:textId="77777777" w:rsidR="007D2B0E" w:rsidRPr="00C67329" w:rsidRDefault="007D2B0E" w:rsidP="00D96649">
            <w:pPr>
              <w:jc w:val="center"/>
              <w:rPr>
                <w:ins w:id="11029" w:author="Haiyang Liu" w:date="2026-05-22T17:16:00Z" w16du:dateUtc="2026-05-22T10:16:00Z"/>
                <w:color w:val="000000" w:themeColor="text1"/>
                <w:rPrChange w:id="11030" w:author="Haiyang Liu" w:date="2026-05-22T17:51:00Z" w16du:dateUtc="2026-05-22T10:51:00Z">
                  <w:rPr>
                    <w:ins w:id="11031" w:author="Haiyang Liu" w:date="2026-05-22T17:16:00Z" w16du:dateUtc="2026-05-22T10:16:00Z"/>
                  </w:rPr>
                </w:rPrChange>
              </w:rPr>
            </w:pPr>
            <w:ins w:id="11032" w:author="Haiyang Liu" w:date="2026-05-22T17:16:00Z" w16du:dateUtc="2026-05-22T10:16:00Z">
              <w:r w:rsidRPr="00C67329">
                <w:rPr>
                  <w:rFonts w:eastAsia="Times New Roman"/>
                  <w:b/>
                  <w:color w:val="000000" w:themeColor="text1"/>
                  <w:rPrChange w:id="11033" w:author="Haiyang Liu" w:date="2026-05-22T17:51:00Z" w16du:dateUtc="2026-05-22T10:51:00Z">
                    <w:rPr>
                      <w:rFonts w:eastAsia="Times New Roman"/>
                      <w:b/>
                      <w:sz w:val="13"/>
                    </w:rPr>
                  </w:rPrChange>
                </w:rPr>
                <w:t>S</w:t>
              </w:r>
            </w:ins>
          </w:p>
        </w:tc>
        <w:tc>
          <w:tcPr>
            <w:tcW w:w="1037" w:type="dxa"/>
            <w:tcBorders>
              <w:top w:val="single" w:sz="4" w:space="0" w:color="auto"/>
              <w:bottom w:val="single" w:sz="4" w:space="0" w:color="auto"/>
            </w:tcBorders>
            <w:vAlign w:val="center"/>
            <w:tcPrChange w:id="11034" w:author="Haiyang Liu" w:date="2026-05-22T17:51:00Z" w16du:dateUtc="2026-05-22T10:51:00Z">
              <w:tcPr>
                <w:tcW w:w="1037" w:type="dxa"/>
                <w:gridSpan w:val="2"/>
                <w:shd w:val="clear" w:color="auto" w:fill="D9EAF7"/>
                <w:vAlign w:val="center"/>
              </w:tcPr>
            </w:tcPrChange>
          </w:tcPr>
          <w:p w14:paraId="42CB4C85" w14:textId="77777777" w:rsidR="007D2B0E" w:rsidRPr="00C67329" w:rsidRDefault="007D2B0E" w:rsidP="00D96649">
            <w:pPr>
              <w:jc w:val="center"/>
              <w:rPr>
                <w:ins w:id="11035" w:author="Haiyang Liu" w:date="2026-05-22T17:16:00Z" w16du:dateUtc="2026-05-22T10:16:00Z"/>
                <w:color w:val="000000" w:themeColor="text1"/>
                <w:rPrChange w:id="11036" w:author="Haiyang Liu" w:date="2026-05-22T17:51:00Z" w16du:dateUtc="2026-05-22T10:51:00Z">
                  <w:rPr>
                    <w:ins w:id="11037" w:author="Haiyang Liu" w:date="2026-05-22T17:16:00Z" w16du:dateUtc="2026-05-22T10:16:00Z"/>
                  </w:rPr>
                </w:rPrChange>
              </w:rPr>
            </w:pPr>
            <w:ins w:id="11038" w:author="Haiyang Liu" w:date="2026-05-22T17:16:00Z" w16du:dateUtc="2026-05-22T10:16:00Z">
              <w:r w:rsidRPr="00C67329">
                <w:rPr>
                  <w:rFonts w:eastAsia="Times New Roman"/>
                  <w:b/>
                  <w:color w:val="000000" w:themeColor="text1"/>
                  <w:rPrChange w:id="11039" w:author="Haiyang Liu" w:date="2026-05-22T17:51:00Z" w16du:dateUtc="2026-05-22T10:51:00Z">
                    <w:rPr>
                      <w:rFonts w:eastAsia="Times New Roman"/>
                      <w:b/>
                      <w:sz w:val="13"/>
                    </w:rPr>
                  </w:rPrChange>
                </w:rPr>
                <w:t>Q</w:t>
              </w:r>
            </w:ins>
          </w:p>
        </w:tc>
        <w:tc>
          <w:tcPr>
            <w:tcW w:w="1037" w:type="dxa"/>
            <w:tcBorders>
              <w:top w:val="single" w:sz="4" w:space="0" w:color="auto"/>
              <w:bottom w:val="single" w:sz="4" w:space="0" w:color="auto"/>
            </w:tcBorders>
            <w:vAlign w:val="center"/>
            <w:tcPrChange w:id="11040" w:author="Haiyang Liu" w:date="2026-05-22T17:51:00Z" w16du:dateUtc="2026-05-22T10:51:00Z">
              <w:tcPr>
                <w:tcW w:w="1037" w:type="dxa"/>
                <w:gridSpan w:val="2"/>
                <w:shd w:val="clear" w:color="auto" w:fill="D9EAF7"/>
                <w:vAlign w:val="center"/>
              </w:tcPr>
            </w:tcPrChange>
          </w:tcPr>
          <w:p w14:paraId="0C4369B4" w14:textId="77777777" w:rsidR="007D2B0E" w:rsidRPr="00C67329" w:rsidRDefault="007D2B0E" w:rsidP="00D96649">
            <w:pPr>
              <w:jc w:val="center"/>
              <w:rPr>
                <w:ins w:id="11041" w:author="Haiyang Liu" w:date="2026-05-22T17:16:00Z" w16du:dateUtc="2026-05-22T10:16:00Z"/>
                <w:color w:val="000000" w:themeColor="text1"/>
                <w:rPrChange w:id="11042" w:author="Haiyang Liu" w:date="2026-05-22T17:51:00Z" w16du:dateUtc="2026-05-22T10:51:00Z">
                  <w:rPr>
                    <w:ins w:id="11043" w:author="Haiyang Liu" w:date="2026-05-22T17:16:00Z" w16du:dateUtc="2026-05-22T10:16:00Z"/>
                  </w:rPr>
                </w:rPrChange>
              </w:rPr>
            </w:pPr>
            <w:ins w:id="11044" w:author="Haiyang Liu" w:date="2026-05-22T17:16:00Z" w16du:dateUtc="2026-05-22T10:16:00Z">
              <w:r w:rsidRPr="00C67329">
                <w:rPr>
                  <w:rFonts w:eastAsia="Times New Roman"/>
                  <w:b/>
                  <w:color w:val="000000" w:themeColor="text1"/>
                  <w:rPrChange w:id="11045" w:author="Haiyang Liu" w:date="2026-05-22T17:51:00Z" w16du:dateUtc="2026-05-22T10:51:00Z">
                    <w:rPr>
                      <w:rFonts w:eastAsia="Times New Roman"/>
                      <w:b/>
                      <w:sz w:val="13"/>
                    </w:rPr>
                  </w:rPrChange>
                </w:rPr>
                <w:t>Y1</w:t>
              </w:r>
            </w:ins>
          </w:p>
        </w:tc>
        <w:tc>
          <w:tcPr>
            <w:tcW w:w="1037" w:type="dxa"/>
            <w:tcBorders>
              <w:top w:val="single" w:sz="4" w:space="0" w:color="auto"/>
              <w:bottom w:val="single" w:sz="4" w:space="0" w:color="auto"/>
            </w:tcBorders>
            <w:vAlign w:val="center"/>
            <w:tcPrChange w:id="11046" w:author="Haiyang Liu" w:date="2026-05-22T17:51:00Z" w16du:dateUtc="2026-05-22T10:51:00Z">
              <w:tcPr>
                <w:tcW w:w="1037" w:type="dxa"/>
                <w:gridSpan w:val="2"/>
                <w:shd w:val="clear" w:color="auto" w:fill="D9EAF7"/>
                <w:vAlign w:val="center"/>
              </w:tcPr>
            </w:tcPrChange>
          </w:tcPr>
          <w:p w14:paraId="113ADAA3" w14:textId="77777777" w:rsidR="007D2B0E" w:rsidRPr="00C67329" w:rsidRDefault="007D2B0E" w:rsidP="00D96649">
            <w:pPr>
              <w:jc w:val="center"/>
              <w:rPr>
                <w:ins w:id="11047" w:author="Haiyang Liu" w:date="2026-05-22T17:16:00Z" w16du:dateUtc="2026-05-22T10:16:00Z"/>
                <w:color w:val="000000" w:themeColor="text1"/>
                <w:rPrChange w:id="11048" w:author="Haiyang Liu" w:date="2026-05-22T17:51:00Z" w16du:dateUtc="2026-05-22T10:51:00Z">
                  <w:rPr>
                    <w:ins w:id="11049" w:author="Haiyang Liu" w:date="2026-05-22T17:16:00Z" w16du:dateUtc="2026-05-22T10:16:00Z"/>
                  </w:rPr>
                </w:rPrChange>
              </w:rPr>
            </w:pPr>
            <w:ins w:id="11050" w:author="Haiyang Liu" w:date="2026-05-22T17:16:00Z" w16du:dateUtc="2026-05-22T10:16:00Z">
              <w:r w:rsidRPr="00C67329">
                <w:rPr>
                  <w:rFonts w:eastAsia="Times New Roman"/>
                  <w:b/>
                  <w:color w:val="000000" w:themeColor="text1"/>
                  <w:rPrChange w:id="11051" w:author="Haiyang Liu" w:date="2026-05-22T17:51:00Z" w16du:dateUtc="2026-05-22T10:51:00Z">
                    <w:rPr>
                      <w:rFonts w:eastAsia="Times New Roman"/>
                      <w:b/>
                      <w:sz w:val="13"/>
                    </w:rPr>
                  </w:rPrChange>
                </w:rPr>
                <w:t>X1</w:t>
              </w:r>
            </w:ins>
          </w:p>
        </w:tc>
        <w:tc>
          <w:tcPr>
            <w:tcW w:w="1037" w:type="dxa"/>
            <w:tcBorders>
              <w:top w:val="single" w:sz="4" w:space="0" w:color="auto"/>
              <w:bottom w:val="single" w:sz="4" w:space="0" w:color="auto"/>
            </w:tcBorders>
            <w:vAlign w:val="center"/>
            <w:tcPrChange w:id="11052" w:author="Haiyang Liu" w:date="2026-05-22T17:51:00Z" w16du:dateUtc="2026-05-22T10:51:00Z">
              <w:tcPr>
                <w:tcW w:w="1037" w:type="dxa"/>
                <w:gridSpan w:val="2"/>
                <w:shd w:val="clear" w:color="auto" w:fill="D9EAF7"/>
                <w:vAlign w:val="center"/>
              </w:tcPr>
            </w:tcPrChange>
          </w:tcPr>
          <w:p w14:paraId="19E25431" w14:textId="77777777" w:rsidR="007D2B0E" w:rsidRPr="00C67329" w:rsidRDefault="007D2B0E" w:rsidP="00D96649">
            <w:pPr>
              <w:jc w:val="center"/>
              <w:rPr>
                <w:ins w:id="11053" w:author="Haiyang Liu" w:date="2026-05-22T17:16:00Z" w16du:dateUtc="2026-05-22T10:16:00Z"/>
                <w:color w:val="000000" w:themeColor="text1"/>
                <w:rPrChange w:id="11054" w:author="Haiyang Liu" w:date="2026-05-22T17:51:00Z" w16du:dateUtc="2026-05-22T10:51:00Z">
                  <w:rPr>
                    <w:ins w:id="11055" w:author="Haiyang Liu" w:date="2026-05-22T17:16:00Z" w16du:dateUtc="2026-05-22T10:16:00Z"/>
                  </w:rPr>
                </w:rPrChange>
              </w:rPr>
            </w:pPr>
            <w:ins w:id="11056" w:author="Haiyang Liu" w:date="2026-05-22T17:16:00Z" w16du:dateUtc="2026-05-22T10:16:00Z">
              <w:r w:rsidRPr="00C67329">
                <w:rPr>
                  <w:rFonts w:eastAsia="Times New Roman"/>
                  <w:b/>
                  <w:color w:val="000000" w:themeColor="text1"/>
                  <w:rPrChange w:id="11057" w:author="Haiyang Liu" w:date="2026-05-22T17:51:00Z" w16du:dateUtc="2026-05-22T10:51:00Z">
                    <w:rPr>
                      <w:rFonts w:eastAsia="Times New Roman"/>
                      <w:b/>
                      <w:sz w:val="13"/>
                    </w:rPr>
                  </w:rPrChange>
                </w:rPr>
                <w:t>X2</w:t>
              </w:r>
            </w:ins>
          </w:p>
        </w:tc>
        <w:tc>
          <w:tcPr>
            <w:tcW w:w="1037" w:type="dxa"/>
            <w:tcBorders>
              <w:top w:val="single" w:sz="4" w:space="0" w:color="auto"/>
              <w:bottom w:val="single" w:sz="4" w:space="0" w:color="auto"/>
            </w:tcBorders>
            <w:vAlign w:val="center"/>
            <w:tcPrChange w:id="11058" w:author="Haiyang Liu" w:date="2026-05-22T17:51:00Z" w16du:dateUtc="2026-05-22T10:51:00Z">
              <w:tcPr>
                <w:tcW w:w="1037" w:type="dxa"/>
                <w:gridSpan w:val="2"/>
                <w:shd w:val="clear" w:color="auto" w:fill="D9EAF7"/>
                <w:vAlign w:val="center"/>
              </w:tcPr>
            </w:tcPrChange>
          </w:tcPr>
          <w:p w14:paraId="1AC49F64" w14:textId="77777777" w:rsidR="007D2B0E" w:rsidRPr="00C67329" w:rsidRDefault="007D2B0E" w:rsidP="00D96649">
            <w:pPr>
              <w:jc w:val="center"/>
              <w:rPr>
                <w:ins w:id="11059" w:author="Haiyang Liu" w:date="2026-05-22T17:16:00Z" w16du:dateUtc="2026-05-22T10:16:00Z"/>
                <w:color w:val="000000" w:themeColor="text1"/>
                <w:rPrChange w:id="11060" w:author="Haiyang Liu" w:date="2026-05-22T17:51:00Z" w16du:dateUtc="2026-05-22T10:51:00Z">
                  <w:rPr>
                    <w:ins w:id="11061" w:author="Haiyang Liu" w:date="2026-05-22T17:16:00Z" w16du:dateUtc="2026-05-22T10:16:00Z"/>
                  </w:rPr>
                </w:rPrChange>
              </w:rPr>
            </w:pPr>
            <w:ins w:id="11062" w:author="Haiyang Liu" w:date="2026-05-22T17:16:00Z" w16du:dateUtc="2026-05-22T10:16:00Z">
              <w:r w:rsidRPr="00C67329">
                <w:rPr>
                  <w:rFonts w:eastAsia="Times New Roman"/>
                  <w:b/>
                  <w:color w:val="000000" w:themeColor="text1"/>
                  <w:rPrChange w:id="11063" w:author="Haiyang Liu" w:date="2026-05-22T17:51:00Z" w16du:dateUtc="2026-05-22T10:51:00Z">
                    <w:rPr>
                      <w:rFonts w:eastAsia="Times New Roman"/>
                      <w:b/>
                      <w:sz w:val="13"/>
                    </w:rPr>
                  </w:rPrChange>
                </w:rPr>
                <w:t>C1</w:t>
              </w:r>
            </w:ins>
          </w:p>
        </w:tc>
        <w:tc>
          <w:tcPr>
            <w:tcW w:w="1037" w:type="dxa"/>
            <w:tcBorders>
              <w:top w:val="single" w:sz="4" w:space="0" w:color="auto"/>
              <w:bottom w:val="single" w:sz="4" w:space="0" w:color="auto"/>
            </w:tcBorders>
            <w:vAlign w:val="center"/>
            <w:tcPrChange w:id="11064" w:author="Haiyang Liu" w:date="2026-05-22T17:51:00Z" w16du:dateUtc="2026-05-22T10:51:00Z">
              <w:tcPr>
                <w:tcW w:w="1037" w:type="dxa"/>
                <w:gridSpan w:val="2"/>
                <w:shd w:val="clear" w:color="auto" w:fill="D9EAF7"/>
                <w:vAlign w:val="center"/>
              </w:tcPr>
            </w:tcPrChange>
          </w:tcPr>
          <w:p w14:paraId="04236CAA" w14:textId="77777777" w:rsidR="007D2B0E" w:rsidRPr="00C67329" w:rsidRDefault="007D2B0E" w:rsidP="00D96649">
            <w:pPr>
              <w:jc w:val="center"/>
              <w:rPr>
                <w:ins w:id="11065" w:author="Haiyang Liu" w:date="2026-05-22T17:16:00Z" w16du:dateUtc="2026-05-22T10:16:00Z"/>
                <w:color w:val="000000" w:themeColor="text1"/>
                <w:rPrChange w:id="11066" w:author="Haiyang Liu" w:date="2026-05-22T17:51:00Z" w16du:dateUtc="2026-05-22T10:51:00Z">
                  <w:rPr>
                    <w:ins w:id="11067" w:author="Haiyang Liu" w:date="2026-05-22T17:16:00Z" w16du:dateUtc="2026-05-22T10:16:00Z"/>
                  </w:rPr>
                </w:rPrChange>
              </w:rPr>
            </w:pPr>
            <w:ins w:id="11068" w:author="Haiyang Liu" w:date="2026-05-22T17:16:00Z" w16du:dateUtc="2026-05-22T10:16:00Z">
              <w:r w:rsidRPr="00C67329">
                <w:rPr>
                  <w:rFonts w:eastAsia="Times New Roman"/>
                  <w:b/>
                  <w:color w:val="000000" w:themeColor="text1"/>
                  <w:rPrChange w:id="11069" w:author="Haiyang Liu" w:date="2026-05-22T17:51:00Z" w16du:dateUtc="2026-05-22T10:51:00Z">
                    <w:rPr>
                      <w:rFonts w:eastAsia="Times New Roman"/>
                      <w:b/>
                      <w:sz w:val="13"/>
                    </w:rPr>
                  </w:rPrChange>
                </w:rPr>
                <w:t>C2</w:t>
              </w:r>
            </w:ins>
          </w:p>
        </w:tc>
        <w:tc>
          <w:tcPr>
            <w:tcW w:w="1037" w:type="dxa"/>
            <w:tcBorders>
              <w:top w:val="single" w:sz="4" w:space="0" w:color="auto"/>
              <w:bottom w:val="single" w:sz="4" w:space="0" w:color="auto"/>
            </w:tcBorders>
            <w:vAlign w:val="center"/>
            <w:tcPrChange w:id="11070" w:author="Haiyang Liu" w:date="2026-05-22T17:51:00Z" w16du:dateUtc="2026-05-22T10:51:00Z">
              <w:tcPr>
                <w:tcW w:w="1037" w:type="dxa"/>
                <w:gridSpan w:val="2"/>
                <w:shd w:val="clear" w:color="auto" w:fill="D9EAF7"/>
                <w:vAlign w:val="center"/>
              </w:tcPr>
            </w:tcPrChange>
          </w:tcPr>
          <w:p w14:paraId="5E0C651C" w14:textId="77777777" w:rsidR="007D2B0E" w:rsidRPr="00C67329" w:rsidRDefault="007D2B0E" w:rsidP="00D96649">
            <w:pPr>
              <w:jc w:val="center"/>
              <w:rPr>
                <w:ins w:id="11071" w:author="Haiyang Liu" w:date="2026-05-22T17:16:00Z" w16du:dateUtc="2026-05-22T10:16:00Z"/>
                <w:color w:val="000000" w:themeColor="text1"/>
                <w:rPrChange w:id="11072" w:author="Haiyang Liu" w:date="2026-05-22T17:51:00Z" w16du:dateUtc="2026-05-22T10:51:00Z">
                  <w:rPr>
                    <w:ins w:id="11073" w:author="Haiyang Liu" w:date="2026-05-22T17:16:00Z" w16du:dateUtc="2026-05-22T10:16:00Z"/>
                  </w:rPr>
                </w:rPrChange>
              </w:rPr>
            </w:pPr>
            <w:ins w:id="11074" w:author="Haiyang Liu" w:date="2026-05-22T17:16:00Z" w16du:dateUtc="2026-05-22T10:16:00Z">
              <w:r w:rsidRPr="00C67329">
                <w:rPr>
                  <w:rFonts w:eastAsia="Times New Roman"/>
                  <w:b/>
                  <w:color w:val="000000" w:themeColor="text1"/>
                  <w:rPrChange w:id="11075" w:author="Haiyang Liu" w:date="2026-05-22T17:51:00Z" w16du:dateUtc="2026-05-22T10:51:00Z">
                    <w:rPr>
                      <w:rFonts w:eastAsia="Times New Roman"/>
                      <w:b/>
                      <w:sz w:val="13"/>
                    </w:rPr>
                  </w:rPrChange>
                </w:rPr>
                <w:t>C3</w:t>
              </w:r>
            </w:ins>
          </w:p>
        </w:tc>
        <w:tc>
          <w:tcPr>
            <w:tcW w:w="1037" w:type="dxa"/>
            <w:tcBorders>
              <w:top w:val="single" w:sz="4" w:space="0" w:color="auto"/>
              <w:bottom w:val="single" w:sz="4" w:space="0" w:color="auto"/>
            </w:tcBorders>
            <w:vAlign w:val="center"/>
            <w:tcPrChange w:id="11076" w:author="Haiyang Liu" w:date="2026-05-22T17:51:00Z" w16du:dateUtc="2026-05-22T10:51:00Z">
              <w:tcPr>
                <w:tcW w:w="1037" w:type="dxa"/>
                <w:gridSpan w:val="2"/>
                <w:shd w:val="clear" w:color="auto" w:fill="D9EAF7"/>
                <w:vAlign w:val="center"/>
              </w:tcPr>
            </w:tcPrChange>
          </w:tcPr>
          <w:p w14:paraId="1C8FDB96" w14:textId="77777777" w:rsidR="007D2B0E" w:rsidRPr="00C67329" w:rsidRDefault="007D2B0E" w:rsidP="00D96649">
            <w:pPr>
              <w:jc w:val="center"/>
              <w:rPr>
                <w:ins w:id="11077" w:author="Haiyang Liu" w:date="2026-05-22T17:16:00Z" w16du:dateUtc="2026-05-22T10:16:00Z"/>
                <w:color w:val="000000" w:themeColor="text1"/>
                <w:rPrChange w:id="11078" w:author="Haiyang Liu" w:date="2026-05-22T17:51:00Z" w16du:dateUtc="2026-05-22T10:51:00Z">
                  <w:rPr>
                    <w:ins w:id="11079" w:author="Haiyang Liu" w:date="2026-05-22T17:16:00Z" w16du:dateUtc="2026-05-22T10:16:00Z"/>
                  </w:rPr>
                </w:rPrChange>
              </w:rPr>
            </w:pPr>
            <w:ins w:id="11080" w:author="Haiyang Liu" w:date="2026-05-22T17:16:00Z" w16du:dateUtc="2026-05-22T10:16:00Z">
              <w:r w:rsidRPr="00C67329">
                <w:rPr>
                  <w:rFonts w:eastAsia="Times New Roman"/>
                  <w:b/>
                  <w:color w:val="000000" w:themeColor="text1"/>
                  <w:rPrChange w:id="11081" w:author="Haiyang Liu" w:date="2026-05-22T17:51:00Z" w16du:dateUtc="2026-05-22T10:51:00Z">
                    <w:rPr>
                      <w:rFonts w:eastAsia="Times New Roman"/>
                      <w:b/>
                      <w:sz w:val="13"/>
                    </w:rPr>
                  </w:rPrChange>
                </w:rPr>
                <w:t>C4</w:t>
              </w:r>
            </w:ins>
          </w:p>
        </w:tc>
      </w:tr>
      <w:tr w:rsidR="0054637B" w:rsidRPr="00C67329" w14:paraId="180D6A23" w14:textId="77777777" w:rsidTr="00F008FE">
        <w:trPr>
          <w:jc w:val="center"/>
          <w:ins w:id="11082" w:author="Haiyang Liu" w:date="2026-05-22T17:16:00Z"/>
          <w:trPrChange w:id="11083" w:author="Haiyang Liu" w:date="2026-05-22T18:00:00Z" w16du:dateUtc="2026-05-22T11:00:00Z">
            <w:trPr>
              <w:gridBefore w:val="1"/>
              <w:jc w:val="center"/>
            </w:trPr>
          </w:trPrChange>
        </w:trPr>
        <w:tc>
          <w:tcPr>
            <w:tcW w:w="792" w:type="dxa"/>
            <w:tcBorders>
              <w:top w:val="single" w:sz="4" w:space="0" w:color="auto"/>
            </w:tcBorders>
            <w:vAlign w:val="center"/>
            <w:tcPrChange w:id="11084" w:author="Haiyang Liu" w:date="2026-05-22T18:00:00Z" w16du:dateUtc="2026-05-22T11:00:00Z">
              <w:tcPr>
                <w:tcW w:w="792" w:type="dxa"/>
                <w:gridSpan w:val="2"/>
                <w:vAlign w:val="center"/>
              </w:tcPr>
            </w:tcPrChange>
          </w:tcPr>
          <w:p w14:paraId="35B0EE9F" w14:textId="77777777" w:rsidR="0054637B" w:rsidRPr="00C67329" w:rsidRDefault="0054637B" w:rsidP="0054637B">
            <w:pPr>
              <w:rPr>
                <w:ins w:id="11085" w:author="Haiyang Liu" w:date="2026-05-22T17:16:00Z" w16du:dateUtc="2026-05-22T10:16:00Z"/>
                <w:color w:val="000000" w:themeColor="text1"/>
                <w:rPrChange w:id="11086" w:author="Haiyang Liu" w:date="2026-05-22T17:51:00Z" w16du:dateUtc="2026-05-22T10:51:00Z">
                  <w:rPr>
                    <w:ins w:id="11087" w:author="Haiyang Liu" w:date="2026-05-22T17:16:00Z" w16du:dateUtc="2026-05-22T10:16:00Z"/>
                  </w:rPr>
                </w:rPrChange>
              </w:rPr>
            </w:pPr>
            <w:ins w:id="11088" w:author="Haiyang Liu" w:date="2026-05-22T17:16:00Z" w16du:dateUtc="2026-05-22T10:16:00Z">
              <w:r w:rsidRPr="00C67329">
                <w:rPr>
                  <w:rFonts w:eastAsia="Times New Roman"/>
                  <w:b/>
                  <w:color w:val="000000" w:themeColor="text1"/>
                  <w:rPrChange w:id="11089" w:author="Haiyang Liu" w:date="2026-05-22T17:51:00Z" w16du:dateUtc="2026-05-22T10:51:00Z">
                    <w:rPr>
                      <w:rFonts w:eastAsia="Times New Roman"/>
                      <w:b/>
                      <w:sz w:val="13"/>
                    </w:rPr>
                  </w:rPrChange>
                </w:rPr>
                <w:t>I</w:t>
              </w:r>
            </w:ins>
          </w:p>
        </w:tc>
        <w:tc>
          <w:tcPr>
            <w:tcW w:w="1037" w:type="dxa"/>
            <w:tcBorders>
              <w:top w:val="single" w:sz="4" w:space="0" w:color="auto"/>
            </w:tcBorders>
            <w:vAlign w:val="bottom"/>
            <w:tcPrChange w:id="11090" w:author="Haiyang Liu" w:date="2026-05-22T18:00:00Z" w16du:dateUtc="2026-05-22T11:00:00Z">
              <w:tcPr>
                <w:tcW w:w="1037" w:type="dxa"/>
                <w:gridSpan w:val="2"/>
                <w:vAlign w:val="center"/>
              </w:tcPr>
            </w:tcPrChange>
          </w:tcPr>
          <w:p w14:paraId="6ADDFD1F" w14:textId="6AEB1B3F" w:rsidR="0054637B" w:rsidRDefault="0054637B" w:rsidP="0054637B">
            <w:pPr>
              <w:jc w:val="center"/>
              <w:rPr>
                <w:ins w:id="11091" w:author="Haiyang Liu" w:date="2026-05-22T18:01:00Z" w16du:dateUtc="2026-05-22T11:01:00Z"/>
                <w:color w:val="000000"/>
              </w:rPr>
            </w:pPr>
            <w:ins w:id="11092" w:author="Haiyang Liu" w:date="2026-05-22T18:00:00Z" w16du:dateUtc="2026-05-22T11:00:00Z">
              <w:r w:rsidRPr="0054637B">
                <w:rPr>
                  <w:color w:val="000000"/>
                  <w:rPrChange w:id="11093" w:author="Haiyang Liu" w:date="2026-05-22T18:01:00Z" w16du:dateUtc="2026-05-22T11:01:00Z">
                    <w:rPr>
                      <w:rFonts w:ascii="Aptos Narrow" w:hAnsi="Aptos Narrow"/>
                      <w:color w:val="000000"/>
                    </w:rPr>
                  </w:rPrChange>
                </w:rPr>
                <w:t>.239</w:t>
              </w:r>
            </w:ins>
          </w:p>
          <w:p w14:paraId="5FBF1763" w14:textId="1BB074FB" w:rsidR="0054637B" w:rsidRPr="0054637B" w:rsidRDefault="0054637B" w:rsidP="0054637B">
            <w:pPr>
              <w:jc w:val="center"/>
              <w:rPr>
                <w:ins w:id="11094" w:author="Haiyang Liu" w:date="2026-05-22T17:16:00Z" w16du:dateUtc="2026-05-22T10:16:00Z"/>
                <w:color w:val="000000" w:themeColor="text1"/>
                <w:rPrChange w:id="11095" w:author="Haiyang Liu" w:date="2026-05-22T18:01:00Z" w16du:dateUtc="2026-05-22T11:01:00Z">
                  <w:rPr>
                    <w:ins w:id="11096" w:author="Haiyang Liu" w:date="2026-05-22T17:16:00Z" w16du:dateUtc="2026-05-22T10:16:00Z"/>
                  </w:rPr>
                </w:rPrChange>
              </w:rPr>
            </w:pPr>
            <w:ins w:id="11097" w:author="Haiyang Liu" w:date="2026-05-22T18:00:00Z" w16du:dateUtc="2026-05-22T11:00:00Z">
              <w:r w:rsidRPr="0054637B">
                <w:rPr>
                  <w:color w:val="000000"/>
                  <w:rPrChange w:id="11098" w:author="Haiyang Liu" w:date="2026-05-22T18:01:00Z" w16du:dateUtc="2026-05-22T11:01:00Z">
                    <w:rPr>
                      <w:rFonts w:ascii="Aptos Narrow" w:hAnsi="Aptos Narrow"/>
                      <w:color w:val="000000"/>
                    </w:rPr>
                  </w:rPrChange>
                </w:rPr>
                <w:t>(.072)</w:t>
              </w:r>
            </w:ins>
          </w:p>
        </w:tc>
        <w:tc>
          <w:tcPr>
            <w:tcW w:w="1037" w:type="dxa"/>
            <w:tcBorders>
              <w:top w:val="single" w:sz="4" w:space="0" w:color="auto"/>
            </w:tcBorders>
            <w:vAlign w:val="bottom"/>
            <w:tcPrChange w:id="11099" w:author="Haiyang Liu" w:date="2026-05-22T18:00:00Z" w16du:dateUtc="2026-05-22T11:00:00Z">
              <w:tcPr>
                <w:tcW w:w="1037" w:type="dxa"/>
                <w:gridSpan w:val="2"/>
                <w:vAlign w:val="center"/>
              </w:tcPr>
            </w:tcPrChange>
          </w:tcPr>
          <w:p w14:paraId="40F111B3" w14:textId="13E87A7A" w:rsidR="0054637B" w:rsidRPr="0054637B" w:rsidRDefault="0054637B" w:rsidP="0054637B">
            <w:pPr>
              <w:jc w:val="center"/>
              <w:rPr>
                <w:ins w:id="11100" w:author="Haiyang Liu" w:date="2026-05-22T17:16:00Z" w16du:dateUtc="2026-05-22T10:16:00Z"/>
                <w:color w:val="000000" w:themeColor="text1"/>
                <w:rPrChange w:id="11101" w:author="Haiyang Liu" w:date="2026-05-22T18:01:00Z" w16du:dateUtc="2026-05-22T11:01:00Z">
                  <w:rPr>
                    <w:ins w:id="11102" w:author="Haiyang Liu" w:date="2026-05-22T17:16:00Z" w16du:dateUtc="2026-05-22T10:16:00Z"/>
                  </w:rPr>
                </w:rPrChange>
              </w:rPr>
            </w:pPr>
          </w:p>
        </w:tc>
        <w:tc>
          <w:tcPr>
            <w:tcW w:w="1037" w:type="dxa"/>
            <w:tcBorders>
              <w:top w:val="single" w:sz="4" w:space="0" w:color="auto"/>
            </w:tcBorders>
            <w:vAlign w:val="bottom"/>
            <w:tcPrChange w:id="11103" w:author="Haiyang Liu" w:date="2026-05-22T18:00:00Z" w16du:dateUtc="2026-05-22T11:00:00Z">
              <w:tcPr>
                <w:tcW w:w="1037" w:type="dxa"/>
                <w:gridSpan w:val="2"/>
                <w:vAlign w:val="center"/>
              </w:tcPr>
            </w:tcPrChange>
          </w:tcPr>
          <w:p w14:paraId="7B40C69B" w14:textId="6036EC45" w:rsidR="0054637B" w:rsidRPr="0054637B" w:rsidRDefault="0054637B" w:rsidP="0054637B">
            <w:pPr>
              <w:jc w:val="center"/>
              <w:rPr>
                <w:ins w:id="11104" w:author="Haiyang Liu" w:date="2026-05-22T17:16:00Z" w16du:dateUtc="2026-05-22T10:16:00Z"/>
                <w:color w:val="000000" w:themeColor="text1"/>
                <w:rPrChange w:id="11105" w:author="Haiyang Liu" w:date="2026-05-22T18:01:00Z" w16du:dateUtc="2026-05-22T11:01:00Z">
                  <w:rPr>
                    <w:ins w:id="11106" w:author="Haiyang Liu" w:date="2026-05-22T17:16:00Z" w16du:dateUtc="2026-05-22T10:16:00Z"/>
                  </w:rPr>
                </w:rPrChange>
              </w:rPr>
            </w:pPr>
          </w:p>
        </w:tc>
        <w:tc>
          <w:tcPr>
            <w:tcW w:w="1037" w:type="dxa"/>
            <w:tcBorders>
              <w:top w:val="single" w:sz="4" w:space="0" w:color="auto"/>
            </w:tcBorders>
            <w:vAlign w:val="bottom"/>
            <w:tcPrChange w:id="11107" w:author="Haiyang Liu" w:date="2026-05-22T18:00:00Z" w16du:dateUtc="2026-05-22T11:00:00Z">
              <w:tcPr>
                <w:tcW w:w="1037" w:type="dxa"/>
                <w:gridSpan w:val="2"/>
                <w:vAlign w:val="center"/>
              </w:tcPr>
            </w:tcPrChange>
          </w:tcPr>
          <w:p w14:paraId="7F102C8E" w14:textId="45FEEF80" w:rsidR="0054637B" w:rsidRPr="0054637B" w:rsidRDefault="0054637B" w:rsidP="0054637B">
            <w:pPr>
              <w:jc w:val="center"/>
              <w:rPr>
                <w:ins w:id="11108" w:author="Haiyang Liu" w:date="2026-05-22T17:16:00Z" w16du:dateUtc="2026-05-22T10:16:00Z"/>
                <w:color w:val="000000" w:themeColor="text1"/>
                <w:rPrChange w:id="11109" w:author="Haiyang Liu" w:date="2026-05-22T18:01:00Z" w16du:dateUtc="2026-05-22T11:01:00Z">
                  <w:rPr>
                    <w:ins w:id="11110" w:author="Haiyang Liu" w:date="2026-05-22T17:16:00Z" w16du:dateUtc="2026-05-22T10:16:00Z"/>
                  </w:rPr>
                </w:rPrChange>
              </w:rPr>
            </w:pPr>
          </w:p>
        </w:tc>
        <w:tc>
          <w:tcPr>
            <w:tcW w:w="1037" w:type="dxa"/>
            <w:tcBorders>
              <w:top w:val="single" w:sz="4" w:space="0" w:color="auto"/>
            </w:tcBorders>
            <w:vAlign w:val="bottom"/>
            <w:tcPrChange w:id="11111" w:author="Haiyang Liu" w:date="2026-05-22T18:00:00Z" w16du:dateUtc="2026-05-22T11:00:00Z">
              <w:tcPr>
                <w:tcW w:w="1037" w:type="dxa"/>
                <w:gridSpan w:val="2"/>
                <w:vAlign w:val="center"/>
              </w:tcPr>
            </w:tcPrChange>
          </w:tcPr>
          <w:p w14:paraId="2A8A345B" w14:textId="6ECCE876" w:rsidR="0054637B" w:rsidRPr="0054637B" w:rsidRDefault="0054637B" w:rsidP="0054637B">
            <w:pPr>
              <w:jc w:val="center"/>
              <w:rPr>
                <w:ins w:id="11112" w:author="Haiyang Liu" w:date="2026-05-22T17:16:00Z" w16du:dateUtc="2026-05-22T10:16:00Z"/>
                <w:color w:val="000000" w:themeColor="text1"/>
                <w:rPrChange w:id="11113" w:author="Haiyang Liu" w:date="2026-05-22T18:01:00Z" w16du:dateUtc="2026-05-22T11:01:00Z">
                  <w:rPr>
                    <w:ins w:id="11114" w:author="Haiyang Liu" w:date="2026-05-22T17:16:00Z" w16du:dateUtc="2026-05-22T10:16:00Z"/>
                  </w:rPr>
                </w:rPrChange>
              </w:rPr>
            </w:pPr>
          </w:p>
        </w:tc>
        <w:tc>
          <w:tcPr>
            <w:tcW w:w="1037" w:type="dxa"/>
            <w:tcBorders>
              <w:top w:val="single" w:sz="4" w:space="0" w:color="auto"/>
            </w:tcBorders>
            <w:vAlign w:val="bottom"/>
            <w:tcPrChange w:id="11115" w:author="Haiyang Liu" w:date="2026-05-22T18:00:00Z" w16du:dateUtc="2026-05-22T11:00:00Z">
              <w:tcPr>
                <w:tcW w:w="1037" w:type="dxa"/>
                <w:gridSpan w:val="2"/>
                <w:vAlign w:val="center"/>
              </w:tcPr>
            </w:tcPrChange>
          </w:tcPr>
          <w:p w14:paraId="130748C6" w14:textId="475DA698" w:rsidR="0054637B" w:rsidRPr="0054637B" w:rsidRDefault="0054637B" w:rsidP="0054637B">
            <w:pPr>
              <w:jc w:val="center"/>
              <w:rPr>
                <w:ins w:id="11116" w:author="Haiyang Liu" w:date="2026-05-22T17:16:00Z" w16du:dateUtc="2026-05-22T10:16:00Z"/>
                <w:color w:val="000000" w:themeColor="text1"/>
                <w:rPrChange w:id="11117" w:author="Haiyang Liu" w:date="2026-05-22T18:01:00Z" w16du:dateUtc="2026-05-22T11:01:00Z">
                  <w:rPr>
                    <w:ins w:id="11118" w:author="Haiyang Liu" w:date="2026-05-22T17:16:00Z" w16du:dateUtc="2026-05-22T10:16:00Z"/>
                  </w:rPr>
                </w:rPrChange>
              </w:rPr>
            </w:pPr>
          </w:p>
        </w:tc>
        <w:tc>
          <w:tcPr>
            <w:tcW w:w="1037" w:type="dxa"/>
            <w:tcBorders>
              <w:top w:val="single" w:sz="4" w:space="0" w:color="auto"/>
            </w:tcBorders>
            <w:vAlign w:val="bottom"/>
            <w:tcPrChange w:id="11119" w:author="Haiyang Liu" w:date="2026-05-22T18:00:00Z" w16du:dateUtc="2026-05-22T11:00:00Z">
              <w:tcPr>
                <w:tcW w:w="1037" w:type="dxa"/>
                <w:gridSpan w:val="2"/>
                <w:vAlign w:val="center"/>
              </w:tcPr>
            </w:tcPrChange>
          </w:tcPr>
          <w:p w14:paraId="197F92DF" w14:textId="71FE6460" w:rsidR="0054637B" w:rsidRPr="0054637B" w:rsidRDefault="0054637B" w:rsidP="0054637B">
            <w:pPr>
              <w:jc w:val="center"/>
              <w:rPr>
                <w:ins w:id="11120" w:author="Haiyang Liu" w:date="2026-05-22T17:16:00Z" w16du:dateUtc="2026-05-22T10:16:00Z"/>
                <w:color w:val="000000" w:themeColor="text1"/>
                <w:rPrChange w:id="11121" w:author="Haiyang Liu" w:date="2026-05-22T18:01:00Z" w16du:dateUtc="2026-05-22T11:01:00Z">
                  <w:rPr>
                    <w:ins w:id="11122" w:author="Haiyang Liu" w:date="2026-05-22T17:16:00Z" w16du:dateUtc="2026-05-22T10:16:00Z"/>
                  </w:rPr>
                </w:rPrChange>
              </w:rPr>
            </w:pPr>
          </w:p>
        </w:tc>
        <w:tc>
          <w:tcPr>
            <w:tcW w:w="1037" w:type="dxa"/>
            <w:tcBorders>
              <w:top w:val="single" w:sz="4" w:space="0" w:color="auto"/>
            </w:tcBorders>
            <w:vAlign w:val="bottom"/>
            <w:tcPrChange w:id="11123" w:author="Haiyang Liu" w:date="2026-05-22T18:00:00Z" w16du:dateUtc="2026-05-22T11:00:00Z">
              <w:tcPr>
                <w:tcW w:w="1037" w:type="dxa"/>
                <w:gridSpan w:val="2"/>
                <w:vAlign w:val="center"/>
              </w:tcPr>
            </w:tcPrChange>
          </w:tcPr>
          <w:p w14:paraId="4E323EAA" w14:textId="7BDD4073" w:rsidR="0054637B" w:rsidRPr="0054637B" w:rsidRDefault="0054637B" w:rsidP="0054637B">
            <w:pPr>
              <w:jc w:val="center"/>
              <w:rPr>
                <w:ins w:id="11124" w:author="Haiyang Liu" w:date="2026-05-22T17:16:00Z" w16du:dateUtc="2026-05-22T10:16:00Z"/>
                <w:color w:val="000000" w:themeColor="text1"/>
                <w:rPrChange w:id="11125" w:author="Haiyang Liu" w:date="2026-05-22T18:01:00Z" w16du:dateUtc="2026-05-22T11:01:00Z">
                  <w:rPr>
                    <w:ins w:id="11126" w:author="Haiyang Liu" w:date="2026-05-22T17:16:00Z" w16du:dateUtc="2026-05-22T10:16:00Z"/>
                  </w:rPr>
                </w:rPrChange>
              </w:rPr>
            </w:pPr>
          </w:p>
        </w:tc>
        <w:tc>
          <w:tcPr>
            <w:tcW w:w="1037" w:type="dxa"/>
            <w:tcBorders>
              <w:top w:val="single" w:sz="4" w:space="0" w:color="auto"/>
            </w:tcBorders>
            <w:vAlign w:val="bottom"/>
            <w:tcPrChange w:id="11127" w:author="Haiyang Liu" w:date="2026-05-22T18:00:00Z" w16du:dateUtc="2026-05-22T11:00:00Z">
              <w:tcPr>
                <w:tcW w:w="1037" w:type="dxa"/>
                <w:gridSpan w:val="2"/>
                <w:vAlign w:val="center"/>
              </w:tcPr>
            </w:tcPrChange>
          </w:tcPr>
          <w:p w14:paraId="789AEECC" w14:textId="5B44DCF3" w:rsidR="0054637B" w:rsidRPr="0054637B" w:rsidRDefault="0054637B" w:rsidP="0054637B">
            <w:pPr>
              <w:jc w:val="center"/>
              <w:rPr>
                <w:ins w:id="11128" w:author="Haiyang Liu" w:date="2026-05-22T17:16:00Z" w16du:dateUtc="2026-05-22T10:16:00Z"/>
                <w:color w:val="000000" w:themeColor="text1"/>
                <w:rPrChange w:id="11129" w:author="Haiyang Liu" w:date="2026-05-22T18:01:00Z" w16du:dateUtc="2026-05-22T11:01:00Z">
                  <w:rPr>
                    <w:ins w:id="11130" w:author="Haiyang Liu" w:date="2026-05-22T17:16:00Z" w16du:dateUtc="2026-05-22T10:16:00Z"/>
                  </w:rPr>
                </w:rPrChange>
              </w:rPr>
            </w:pPr>
          </w:p>
        </w:tc>
        <w:tc>
          <w:tcPr>
            <w:tcW w:w="1037" w:type="dxa"/>
            <w:tcBorders>
              <w:top w:val="single" w:sz="4" w:space="0" w:color="auto"/>
            </w:tcBorders>
            <w:vAlign w:val="bottom"/>
            <w:tcPrChange w:id="11131" w:author="Haiyang Liu" w:date="2026-05-22T18:00:00Z" w16du:dateUtc="2026-05-22T11:00:00Z">
              <w:tcPr>
                <w:tcW w:w="1037" w:type="dxa"/>
                <w:gridSpan w:val="2"/>
                <w:vAlign w:val="center"/>
              </w:tcPr>
            </w:tcPrChange>
          </w:tcPr>
          <w:p w14:paraId="6AC80FA7" w14:textId="0A78E70F" w:rsidR="0054637B" w:rsidRPr="0054637B" w:rsidRDefault="0054637B" w:rsidP="0054637B">
            <w:pPr>
              <w:jc w:val="center"/>
              <w:rPr>
                <w:ins w:id="11132" w:author="Haiyang Liu" w:date="2026-05-22T17:16:00Z" w16du:dateUtc="2026-05-22T10:16:00Z"/>
                <w:color w:val="000000" w:themeColor="text1"/>
                <w:rPrChange w:id="11133" w:author="Haiyang Liu" w:date="2026-05-22T18:01:00Z" w16du:dateUtc="2026-05-22T11:01:00Z">
                  <w:rPr>
                    <w:ins w:id="11134" w:author="Haiyang Liu" w:date="2026-05-22T17:16:00Z" w16du:dateUtc="2026-05-22T10:16:00Z"/>
                  </w:rPr>
                </w:rPrChange>
              </w:rPr>
            </w:pPr>
          </w:p>
        </w:tc>
      </w:tr>
      <w:tr w:rsidR="0054637B" w:rsidRPr="00C67329" w14:paraId="530516DA" w14:textId="77777777" w:rsidTr="00F008FE">
        <w:trPr>
          <w:jc w:val="center"/>
          <w:ins w:id="11135" w:author="Haiyang Liu" w:date="2026-05-22T17:16:00Z"/>
          <w:trPrChange w:id="11136" w:author="Haiyang Liu" w:date="2026-05-22T18:00:00Z" w16du:dateUtc="2026-05-22T11:00:00Z">
            <w:trPr>
              <w:gridBefore w:val="1"/>
              <w:jc w:val="center"/>
            </w:trPr>
          </w:trPrChange>
        </w:trPr>
        <w:tc>
          <w:tcPr>
            <w:tcW w:w="792" w:type="dxa"/>
            <w:vAlign w:val="center"/>
            <w:tcPrChange w:id="11137" w:author="Haiyang Liu" w:date="2026-05-22T18:00:00Z" w16du:dateUtc="2026-05-22T11:00:00Z">
              <w:tcPr>
                <w:tcW w:w="792" w:type="dxa"/>
                <w:gridSpan w:val="2"/>
                <w:vAlign w:val="center"/>
              </w:tcPr>
            </w:tcPrChange>
          </w:tcPr>
          <w:p w14:paraId="55AD8CEA" w14:textId="77777777" w:rsidR="0054637B" w:rsidRPr="00C67329" w:rsidRDefault="0054637B" w:rsidP="0054637B">
            <w:pPr>
              <w:rPr>
                <w:ins w:id="11138" w:author="Haiyang Liu" w:date="2026-05-22T17:16:00Z" w16du:dateUtc="2026-05-22T10:16:00Z"/>
                <w:color w:val="000000" w:themeColor="text1"/>
                <w:rPrChange w:id="11139" w:author="Haiyang Liu" w:date="2026-05-22T17:51:00Z" w16du:dateUtc="2026-05-22T10:51:00Z">
                  <w:rPr>
                    <w:ins w:id="11140" w:author="Haiyang Liu" w:date="2026-05-22T17:16:00Z" w16du:dateUtc="2026-05-22T10:16:00Z"/>
                  </w:rPr>
                </w:rPrChange>
              </w:rPr>
            </w:pPr>
            <w:ins w:id="11141" w:author="Haiyang Liu" w:date="2026-05-22T17:16:00Z" w16du:dateUtc="2026-05-22T10:16:00Z">
              <w:r w:rsidRPr="00C67329">
                <w:rPr>
                  <w:rFonts w:eastAsia="Times New Roman"/>
                  <w:b/>
                  <w:color w:val="000000" w:themeColor="text1"/>
                  <w:rPrChange w:id="11142" w:author="Haiyang Liu" w:date="2026-05-22T17:51:00Z" w16du:dateUtc="2026-05-22T10:51:00Z">
                    <w:rPr>
                      <w:rFonts w:eastAsia="Times New Roman"/>
                      <w:b/>
                      <w:sz w:val="13"/>
                    </w:rPr>
                  </w:rPrChange>
                </w:rPr>
                <w:t>S</w:t>
              </w:r>
            </w:ins>
          </w:p>
        </w:tc>
        <w:tc>
          <w:tcPr>
            <w:tcW w:w="1037" w:type="dxa"/>
            <w:vAlign w:val="bottom"/>
            <w:tcPrChange w:id="11143" w:author="Haiyang Liu" w:date="2026-05-22T18:00:00Z" w16du:dateUtc="2026-05-22T11:00:00Z">
              <w:tcPr>
                <w:tcW w:w="1037" w:type="dxa"/>
                <w:gridSpan w:val="2"/>
                <w:vAlign w:val="center"/>
              </w:tcPr>
            </w:tcPrChange>
          </w:tcPr>
          <w:p w14:paraId="3C01969A" w14:textId="77777777" w:rsidR="0054637B" w:rsidRDefault="0054637B" w:rsidP="0054637B">
            <w:pPr>
              <w:jc w:val="center"/>
              <w:rPr>
                <w:ins w:id="11144" w:author="Haiyang Liu" w:date="2026-05-22T18:01:00Z" w16du:dateUtc="2026-05-22T11:01:00Z"/>
                <w:color w:val="000000"/>
              </w:rPr>
            </w:pPr>
            <w:ins w:id="11145" w:author="Haiyang Liu" w:date="2026-05-22T18:01:00Z" w16du:dateUtc="2026-05-22T11:01:00Z">
              <w:r>
                <w:rPr>
                  <w:color w:val="000000"/>
                </w:rPr>
                <w:t>.000</w:t>
              </w:r>
            </w:ins>
          </w:p>
          <w:p w14:paraId="7E03E2CB" w14:textId="35A8364B" w:rsidR="0054637B" w:rsidRPr="0054637B" w:rsidRDefault="0054637B" w:rsidP="0054637B">
            <w:pPr>
              <w:jc w:val="center"/>
              <w:rPr>
                <w:ins w:id="11146" w:author="Haiyang Liu" w:date="2026-05-22T17:16:00Z" w16du:dateUtc="2026-05-22T10:16:00Z"/>
                <w:color w:val="000000" w:themeColor="text1"/>
                <w:rPrChange w:id="11147" w:author="Haiyang Liu" w:date="2026-05-22T18:01:00Z" w16du:dateUtc="2026-05-22T11:01:00Z">
                  <w:rPr>
                    <w:ins w:id="11148" w:author="Haiyang Liu" w:date="2026-05-22T17:16:00Z" w16du:dateUtc="2026-05-22T10:16:00Z"/>
                  </w:rPr>
                </w:rPrChange>
              </w:rPr>
            </w:pPr>
            <w:ins w:id="11149" w:author="Haiyang Liu" w:date="2026-05-22T18:00:00Z" w16du:dateUtc="2026-05-22T11:00:00Z">
              <w:r w:rsidRPr="0054637B">
                <w:rPr>
                  <w:color w:val="000000"/>
                  <w:rPrChange w:id="11150" w:author="Haiyang Liu" w:date="2026-05-22T18:01:00Z" w16du:dateUtc="2026-05-22T11:01:00Z">
                    <w:rPr>
                      <w:rFonts w:ascii="Aptos Narrow" w:hAnsi="Aptos Narrow"/>
                      <w:color w:val="000000"/>
                    </w:rPr>
                  </w:rPrChange>
                </w:rPr>
                <w:t>(.077)</w:t>
              </w:r>
            </w:ins>
          </w:p>
        </w:tc>
        <w:tc>
          <w:tcPr>
            <w:tcW w:w="1037" w:type="dxa"/>
            <w:vAlign w:val="bottom"/>
            <w:tcPrChange w:id="11151" w:author="Haiyang Liu" w:date="2026-05-22T18:00:00Z" w16du:dateUtc="2026-05-22T11:00:00Z">
              <w:tcPr>
                <w:tcW w:w="1037" w:type="dxa"/>
                <w:gridSpan w:val="2"/>
                <w:vAlign w:val="center"/>
              </w:tcPr>
            </w:tcPrChange>
          </w:tcPr>
          <w:p w14:paraId="61EB5A77" w14:textId="77777777" w:rsidR="009675E6" w:rsidRDefault="009675E6" w:rsidP="0054637B">
            <w:pPr>
              <w:jc w:val="center"/>
              <w:rPr>
                <w:ins w:id="11152" w:author="Haiyang Liu" w:date="2026-05-22T18:02:00Z" w16du:dateUtc="2026-05-22T11:02:00Z"/>
                <w:color w:val="000000"/>
              </w:rPr>
            </w:pPr>
            <w:ins w:id="11153" w:author="Haiyang Liu" w:date="2026-05-22T18:02:00Z" w16du:dateUtc="2026-05-22T11:02:00Z">
              <w:r>
                <w:rPr>
                  <w:color w:val="000000"/>
                </w:rPr>
                <w:t>.</w:t>
              </w:r>
            </w:ins>
            <w:ins w:id="11154" w:author="Haiyang Liu" w:date="2026-05-22T18:00:00Z" w16du:dateUtc="2026-05-22T11:00:00Z">
              <w:r w:rsidR="0054637B" w:rsidRPr="0054637B">
                <w:rPr>
                  <w:color w:val="000000"/>
                  <w:rPrChange w:id="11155" w:author="Haiyang Liu" w:date="2026-05-22T18:01:00Z" w16du:dateUtc="2026-05-22T11:01:00Z">
                    <w:rPr>
                      <w:rFonts w:ascii="Aptos Narrow" w:hAnsi="Aptos Narrow"/>
                      <w:color w:val="000000"/>
                    </w:rPr>
                  </w:rPrChange>
                </w:rPr>
                <w:t>231</w:t>
              </w:r>
            </w:ins>
          </w:p>
          <w:p w14:paraId="76207443" w14:textId="5D0A54BB" w:rsidR="0054637B" w:rsidRPr="0054637B" w:rsidRDefault="0054637B" w:rsidP="0054637B">
            <w:pPr>
              <w:jc w:val="center"/>
              <w:rPr>
                <w:ins w:id="11156" w:author="Haiyang Liu" w:date="2026-05-22T17:16:00Z" w16du:dateUtc="2026-05-22T10:16:00Z"/>
                <w:color w:val="000000" w:themeColor="text1"/>
                <w:rPrChange w:id="11157" w:author="Haiyang Liu" w:date="2026-05-22T18:01:00Z" w16du:dateUtc="2026-05-22T11:01:00Z">
                  <w:rPr>
                    <w:ins w:id="11158" w:author="Haiyang Liu" w:date="2026-05-22T17:16:00Z" w16du:dateUtc="2026-05-22T10:16:00Z"/>
                  </w:rPr>
                </w:rPrChange>
              </w:rPr>
            </w:pPr>
            <w:ins w:id="11159" w:author="Haiyang Liu" w:date="2026-05-22T18:00:00Z" w16du:dateUtc="2026-05-22T11:00:00Z">
              <w:r w:rsidRPr="0054637B">
                <w:rPr>
                  <w:color w:val="000000"/>
                  <w:rPrChange w:id="11160" w:author="Haiyang Liu" w:date="2026-05-22T18:01:00Z" w16du:dateUtc="2026-05-22T11:01:00Z">
                    <w:rPr>
                      <w:rFonts w:ascii="Aptos Narrow" w:hAnsi="Aptos Narrow"/>
                      <w:color w:val="000000"/>
                    </w:rPr>
                  </w:rPrChange>
                </w:rPr>
                <w:t>(.095)</w:t>
              </w:r>
            </w:ins>
          </w:p>
        </w:tc>
        <w:tc>
          <w:tcPr>
            <w:tcW w:w="1037" w:type="dxa"/>
            <w:vAlign w:val="bottom"/>
            <w:tcPrChange w:id="11161" w:author="Haiyang Liu" w:date="2026-05-22T18:00:00Z" w16du:dateUtc="2026-05-22T11:00:00Z">
              <w:tcPr>
                <w:tcW w:w="1037" w:type="dxa"/>
                <w:gridSpan w:val="2"/>
                <w:vAlign w:val="center"/>
              </w:tcPr>
            </w:tcPrChange>
          </w:tcPr>
          <w:p w14:paraId="56192B8B" w14:textId="444F3E31" w:rsidR="0054637B" w:rsidRPr="0054637B" w:rsidRDefault="0054637B" w:rsidP="0054637B">
            <w:pPr>
              <w:jc w:val="center"/>
              <w:rPr>
                <w:ins w:id="11162" w:author="Haiyang Liu" w:date="2026-05-22T17:16:00Z" w16du:dateUtc="2026-05-22T10:16:00Z"/>
                <w:color w:val="000000" w:themeColor="text1"/>
                <w:rPrChange w:id="11163" w:author="Haiyang Liu" w:date="2026-05-22T18:01:00Z" w16du:dateUtc="2026-05-22T11:01:00Z">
                  <w:rPr>
                    <w:ins w:id="11164" w:author="Haiyang Liu" w:date="2026-05-22T17:16:00Z" w16du:dateUtc="2026-05-22T10:16:00Z"/>
                  </w:rPr>
                </w:rPrChange>
              </w:rPr>
            </w:pPr>
          </w:p>
        </w:tc>
        <w:tc>
          <w:tcPr>
            <w:tcW w:w="1037" w:type="dxa"/>
            <w:vAlign w:val="bottom"/>
            <w:tcPrChange w:id="11165" w:author="Haiyang Liu" w:date="2026-05-22T18:00:00Z" w16du:dateUtc="2026-05-22T11:00:00Z">
              <w:tcPr>
                <w:tcW w:w="1037" w:type="dxa"/>
                <w:gridSpan w:val="2"/>
                <w:vAlign w:val="center"/>
              </w:tcPr>
            </w:tcPrChange>
          </w:tcPr>
          <w:p w14:paraId="1EA8616B" w14:textId="0AD5BA0D" w:rsidR="0054637B" w:rsidRPr="0054637B" w:rsidRDefault="0054637B" w:rsidP="0054637B">
            <w:pPr>
              <w:jc w:val="center"/>
              <w:rPr>
                <w:ins w:id="11166" w:author="Haiyang Liu" w:date="2026-05-22T17:16:00Z" w16du:dateUtc="2026-05-22T10:16:00Z"/>
                <w:color w:val="000000" w:themeColor="text1"/>
                <w:rPrChange w:id="11167" w:author="Haiyang Liu" w:date="2026-05-22T18:01:00Z" w16du:dateUtc="2026-05-22T11:01:00Z">
                  <w:rPr>
                    <w:ins w:id="11168" w:author="Haiyang Liu" w:date="2026-05-22T17:16:00Z" w16du:dateUtc="2026-05-22T10:16:00Z"/>
                  </w:rPr>
                </w:rPrChange>
              </w:rPr>
            </w:pPr>
          </w:p>
        </w:tc>
        <w:tc>
          <w:tcPr>
            <w:tcW w:w="1037" w:type="dxa"/>
            <w:vAlign w:val="bottom"/>
            <w:tcPrChange w:id="11169" w:author="Haiyang Liu" w:date="2026-05-22T18:00:00Z" w16du:dateUtc="2026-05-22T11:00:00Z">
              <w:tcPr>
                <w:tcW w:w="1037" w:type="dxa"/>
                <w:gridSpan w:val="2"/>
                <w:vAlign w:val="center"/>
              </w:tcPr>
            </w:tcPrChange>
          </w:tcPr>
          <w:p w14:paraId="3CAE0B41" w14:textId="752E4338" w:rsidR="0054637B" w:rsidRPr="0054637B" w:rsidRDefault="0054637B" w:rsidP="0054637B">
            <w:pPr>
              <w:jc w:val="center"/>
              <w:rPr>
                <w:ins w:id="11170" w:author="Haiyang Liu" w:date="2026-05-22T17:16:00Z" w16du:dateUtc="2026-05-22T10:16:00Z"/>
                <w:color w:val="000000" w:themeColor="text1"/>
                <w:rPrChange w:id="11171" w:author="Haiyang Liu" w:date="2026-05-22T18:01:00Z" w16du:dateUtc="2026-05-22T11:01:00Z">
                  <w:rPr>
                    <w:ins w:id="11172" w:author="Haiyang Liu" w:date="2026-05-22T17:16:00Z" w16du:dateUtc="2026-05-22T10:16:00Z"/>
                  </w:rPr>
                </w:rPrChange>
              </w:rPr>
            </w:pPr>
          </w:p>
        </w:tc>
        <w:tc>
          <w:tcPr>
            <w:tcW w:w="1037" w:type="dxa"/>
            <w:vAlign w:val="bottom"/>
            <w:tcPrChange w:id="11173" w:author="Haiyang Liu" w:date="2026-05-22T18:00:00Z" w16du:dateUtc="2026-05-22T11:00:00Z">
              <w:tcPr>
                <w:tcW w:w="1037" w:type="dxa"/>
                <w:gridSpan w:val="2"/>
                <w:vAlign w:val="center"/>
              </w:tcPr>
            </w:tcPrChange>
          </w:tcPr>
          <w:p w14:paraId="7BF29E17" w14:textId="38AA37DF" w:rsidR="0054637B" w:rsidRPr="0054637B" w:rsidRDefault="0054637B" w:rsidP="0054637B">
            <w:pPr>
              <w:jc w:val="center"/>
              <w:rPr>
                <w:ins w:id="11174" w:author="Haiyang Liu" w:date="2026-05-22T17:16:00Z" w16du:dateUtc="2026-05-22T10:16:00Z"/>
                <w:color w:val="000000" w:themeColor="text1"/>
                <w:rPrChange w:id="11175" w:author="Haiyang Liu" w:date="2026-05-22T18:01:00Z" w16du:dateUtc="2026-05-22T11:01:00Z">
                  <w:rPr>
                    <w:ins w:id="11176" w:author="Haiyang Liu" w:date="2026-05-22T17:16:00Z" w16du:dateUtc="2026-05-22T10:16:00Z"/>
                  </w:rPr>
                </w:rPrChange>
              </w:rPr>
            </w:pPr>
          </w:p>
        </w:tc>
        <w:tc>
          <w:tcPr>
            <w:tcW w:w="1037" w:type="dxa"/>
            <w:vAlign w:val="bottom"/>
            <w:tcPrChange w:id="11177" w:author="Haiyang Liu" w:date="2026-05-22T18:00:00Z" w16du:dateUtc="2026-05-22T11:00:00Z">
              <w:tcPr>
                <w:tcW w:w="1037" w:type="dxa"/>
                <w:gridSpan w:val="2"/>
                <w:vAlign w:val="center"/>
              </w:tcPr>
            </w:tcPrChange>
          </w:tcPr>
          <w:p w14:paraId="25A7E4A0" w14:textId="160AD56B" w:rsidR="0054637B" w:rsidRPr="0054637B" w:rsidRDefault="0054637B" w:rsidP="0054637B">
            <w:pPr>
              <w:jc w:val="center"/>
              <w:rPr>
                <w:ins w:id="11178" w:author="Haiyang Liu" w:date="2026-05-22T17:16:00Z" w16du:dateUtc="2026-05-22T10:16:00Z"/>
                <w:color w:val="000000" w:themeColor="text1"/>
                <w:rPrChange w:id="11179" w:author="Haiyang Liu" w:date="2026-05-22T18:01:00Z" w16du:dateUtc="2026-05-22T11:01:00Z">
                  <w:rPr>
                    <w:ins w:id="11180" w:author="Haiyang Liu" w:date="2026-05-22T17:16:00Z" w16du:dateUtc="2026-05-22T10:16:00Z"/>
                  </w:rPr>
                </w:rPrChange>
              </w:rPr>
            </w:pPr>
          </w:p>
        </w:tc>
        <w:tc>
          <w:tcPr>
            <w:tcW w:w="1037" w:type="dxa"/>
            <w:vAlign w:val="bottom"/>
            <w:tcPrChange w:id="11181" w:author="Haiyang Liu" w:date="2026-05-22T18:00:00Z" w16du:dateUtc="2026-05-22T11:00:00Z">
              <w:tcPr>
                <w:tcW w:w="1037" w:type="dxa"/>
                <w:gridSpan w:val="2"/>
                <w:vAlign w:val="center"/>
              </w:tcPr>
            </w:tcPrChange>
          </w:tcPr>
          <w:p w14:paraId="34FA82CD" w14:textId="554D6AE6" w:rsidR="0054637B" w:rsidRPr="0054637B" w:rsidRDefault="0054637B" w:rsidP="0054637B">
            <w:pPr>
              <w:jc w:val="center"/>
              <w:rPr>
                <w:ins w:id="11182" w:author="Haiyang Liu" w:date="2026-05-22T17:16:00Z" w16du:dateUtc="2026-05-22T10:16:00Z"/>
                <w:color w:val="000000" w:themeColor="text1"/>
                <w:rPrChange w:id="11183" w:author="Haiyang Liu" w:date="2026-05-22T18:01:00Z" w16du:dateUtc="2026-05-22T11:01:00Z">
                  <w:rPr>
                    <w:ins w:id="11184" w:author="Haiyang Liu" w:date="2026-05-22T17:16:00Z" w16du:dateUtc="2026-05-22T10:16:00Z"/>
                  </w:rPr>
                </w:rPrChange>
              </w:rPr>
            </w:pPr>
          </w:p>
        </w:tc>
        <w:tc>
          <w:tcPr>
            <w:tcW w:w="1037" w:type="dxa"/>
            <w:vAlign w:val="bottom"/>
            <w:tcPrChange w:id="11185" w:author="Haiyang Liu" w:date="2026-05-22T18:00:00Z" w16du:dateUtc="2026-05-22T11:00:00Z">
              <w:tcPr>
                <w:tcW w:w="1037" w:type="dxa"/>
                <w:gridSpan w:val="2"/>
                <w:vAlign w:val="center"/>
              </w:tcPr>
            </w:tcPrChange>
          </w:tcPr>
          <w:p w14:paraId="0978C08D" w14:textId="067BC551" w:rsidR="0054637B" w:rsidRPr="0054637B" w:rsidRDefault="0054637B" w:rsidP="0054637B">
            <w:pPr>
              <w:jc w:val="center"/>
              <w:rPr>
                <w:ins w:id="11186" w:author="Haiyang Liu" w:date="2026-05-22T17:16:00Z" w16du:dateUtc="2026-05-22T10:16:00Z"/>
                <w:color w:val="000000" w:themeColor="text1"/>
                <w:rPrChange w:id="11187" w:author="Haiyang Liu" w:date="2026-05-22T18:01:00Z" w16du:dateUtc="2026-05-22T11:01:00Z">
                  <w:rPr>
                    <w:ins w:id="11188" w:author="Haiyang Liu" w:date="2026-05-22T17:16:00Z" w16du:dateUtc="2026-05-22T10:16:00Z"/>
                  </w:rPr>
                </w:rPrChange>
              </w:rPr>
            </w:pPr>
          </w:p>
        </w:tc>
        <w:tc>
          <w:tcPr>
            <w:tcW w:w="1037" w:type="dxa"/>
            <w:vAlign w:val="bottom"/>
            <w:tcPrChange w:id="11189" w:author="Haiyang Liu" w:date="2026-05-22T18:00:00Z" w16du:dateUtc="2026-05-22T11:00:00Z">
              <w:tcPr>
                <w:tcW w:w="1037" w:type="dxa"/>
                <w:gridSpan w:val="2"/>
                <w:vAlign w:val="center"/>
              </w:tcPr>
            </w:tcPrChange>
          </w:tcPr>
          <w:p w14:paraId="787F9F09" w14:textId="3A310AE5" w:rsidR="0054637B" w:rsidRPr="0054637B" w:rsidRDefault="0054637B" w:rsidP="0054637B">
            <w:pPr>
              <w:jc w:val="center"/>
              <w:rPr>
                <w:ins w:id="11190" w:author="Haiyang Liu" w:date="2026-05-22T17:16:00Z" w16du:dateUtc="2026-05-22T10:16:00Z"/>
                <w:color w:val="000000" w:themeColor="text1"/>
                <w:rPrChange w:id="11191" w:author="Haiyang Liu" w:date="2026-05-22T18:01:00Z" w16du:dateUtc="2026-05-22T11:01:00Z">
                  <w:rPr>
                    <w:ins w:id="11192" w:author="Haiyang Liu" w:date="2026-05-22T17:16:00Z" w16du:dateUtc="2026-05-22T10:16:00Z"/>
                  </w:rPr>
                </w:rPrChange>
              </w:rPr>
            </w:pPr>
          </w:p>
        </w:tc>
      </w:tr>
      <w:tr w:rsidR="0054637B" w:rsidRPr="00C67329" w14:paraId="4DBE8D4D" w14:textId="77777777" w:rsidTr="00F008FE">
        <w:trPr>
          <w:jc w:val="center"/>
          <w:ins w:id="11193" w:author="Haiyang Liu" w:date="2026-05-22T17:16:00Z"/>
          <w:trPrChange w:id="11194" w:author="Haiyang Liu" w:date="2026-05-22T18:00:00Z" w16du:dateUtc="2026-05-22T11:00:00Z">
            <w:trPr>
              <w:gridBefore w:val="1"/>
              <w:jc w:val="center"/>
            </w:trPr>
          </w:trPrChange>
        </w:trPr>
        <w:tc>
          <w:tcPr>
            <w:tcW w:w="792" w:type="dxa"/>
            <w:vAlign w:val="center"/>
            <w:tcPrChange w:id="11195" w:author="Haiyang Liu" w:date="2026-05-22T18:00:00Z" w16du:dateUtc="2026-05-22T11:00:00Z">
              <w:tcPr>
                <w:tcW w:w="792" w:type="dxa"/>
                <w:gridSpan w:val="2"/>
                <w:vAlign w:val="center"/>
              </w:tcPr>
            </w:tcPrChange>
          </w:tcPr>
          <w:p w14:paraId="054A8955" w14:textId="77777777" w:rsidR="0054637B" w:rsidRPr="00C67329" w:rsidRDefault="0054637B" w:rsidP="0054637B">
            <w:pPr>
              <w:rPr>
                <w:ins w:id="11196" w:author="Haiyang Liu" w:date="2026-05-22T17:16:00Z" w16du:dateUtc="2026-05-22T10:16:00Z"/>
                <w:color w:val="000000" w:themeColor="text1"/>
                <w:rPrChange w:id="11197" w:author="Haiyang Liu" w:date="2026-05-22T17:51:00Z" w16du:dateUtc="2026-05-22T10:51:00Z">
                  <w:rPr>
                    <w:ins w:id="11198" w:author="Haiyang Liu" w:date="2026-05-22T17:16:00Z" w16du:dateUtc="2026-05-22T10:16:00Z"/>
                  </w:rPr>
                </w:rPrChange>
              </w:rPr>
            </w:pPr>
            <w:ins w:id="11199" w:author="Haiyang Liu" w:date="2026-05-22T17:16:00Z" w16du:dateUtc="2026-05-22T10:16:00Z">
              <w:r w:rsidRPr="00C67329">
                <w:rPr>
                  <w:rFonts w:eastAsia="Times New Roman"/>
                  <w:b/>
                  <w:color w:val="000000" w:themeColor="text1"/>
                  <w:rPrChange w:id="11200" w:author="Haiyang Liu" w:date="2026-05-22T17:51:00Z" w16du:dateUtc="2026-05-22T10:51:00Z">
                    <w:rPr>
                      <w:rFonts w:eastAsia="Times New Roman"/>
                      <w:b/>
                      <w:sz w:val="13"/>
                    </w:rPr>
                  </w:rPrChange>
                </w:rPr>
                <w:t>Q</w:t>
              </w:r>
            </w:ins>
          </w:p>
        </w:tc>
        <w:tc>
          <w:tcPr>
            <w:tcW w:w="1037" w:type="dxa"/>
            <w:vAlign w:val="bottom"/>
            <w:tcPrChange w:id="11201" w:author="Haiyang Liu" w:date="2026-05-22T18:00:00Z" w16du:dateUtc="2026-05-22T11:00:00Z">
              <w:tcPr>
                <w:tcW w:w="1037" w:type="dxa"/>
                <w:gridSpan w:val="2"/>
                <w:vAlign w:val="center"/>
              </w:tcPr>
            </w:tcPrChange>
          </w:tcPr>
          <w:p w14:paraId="45200B3A" w14:textId="77777777" w:rsidR="0054637B" w:rsidRDefault="0054637B" w:rsidP="0054637B">
            <w:pPr>
              <w:jc w:val="center"/>
              <w:rPr>
                <w:ins w:id="11202" w:author="Haiyang Liu" w:date="2026-05-22T18:01:00Z" w16du:dateUtc="2026-05-22T11:01:00Z"/>
                <w:color w:val="000000"/>
              </w:rPr>
            </w:pPr>
            <w:ins w:id="11203" w:author="Haiyang Liu" w:date="2026-05-22T18:00:00Z" w16du:dateUtc="2026-05-22T11:00:00Z">
              <w:r w:rsidRPr="0054637B">
                <w:rPr>
                  <w:color w:val="000000"/>
                  <w:rPrChange w:id="11204" w:author="Haiyang Liu" w:date="2026-05-22T18:01:00Z" w16du:dateUtc="2026-05-22T11:01:00Z">
                    <w:rPr>
                      <w:rFonts w:ascii="Aptos Narrow" w:hAnsi="Aptos Narrow"/>
                      <w:color w:val="000000"/>
                    </w:rPr>
                  </w:rPrChange>
                </w:rPr>
                <w:t>.008</w:t>
              </w:r>
            </w:ins>
          </w:p>
          <w:p w14:paraId="17833715" w14:textId="2D6406CC" w:rsidR="0054637B" w:rsidRPr="0054637B" w:rsidRDefault="0054637B" w:rsidP="0054637B">
            <w:pPr>
              <w:jc w:val="center"/>
              <w:rPr>
                <w:ins w:id="11205" w:author="Haiyang Liu" w:date="2026-05-22T17:16:00Z" w16du:dateUtc="2026-05-22T10:16:00Z"/>
                <w:color w:val="000000" w:themeColor="text1"/>
                <w:rPrChange w:id="11206" w:author="Haiyang Liu" w:date="2026-05-22T18:01:00Z" w16du:dateUtc="2026-05-22T11:01:00Z">
                  <w:rPr>
                    <w:ins w:id="11207" w:author="Haiyang Liu" w:date="2026-05-22T17:16:00Z" w16du:dateUtc="2026-05-22T10:16:00Z"/>
                  </w:rPr>
                </w:rPrChange>
              </w:rPr>
            </w:pPr>
            <w:ins w:id="11208" w:author="Haiyang Liu" w:date="2026-05-22T18:00:00Z" w16du:dateUtc="2026-05-22T11:00:00Z">
              <w:r w:rsidRPr="0054637B">
                <w:rPr>
                  <w:color w:val="000000"/>
                  <w:rPrChange w:id="11209" w:author="Haiyang Liu" w:date="2026-05-22T18:01:00Z" w16du:dateUtc="2026-05-22T11:01:00Z">
                    <w:rPr>
                      <w:rFonts w:ascii="Aptos Narrow" w:hAnsi="Aptos Narrow"/>
                      <w:color w:val="000000"/>
                    </w:rPr>
                  </w:rPrChange>
                </w:rPr>
                <w:t>(.02</w:t>
              </w:r>
            </w:ins>
            <w:ins w:id="11210" w:author="Haiyang Liu" w:date="2026-05-22T18:01:00Z" w16du:dateUtc="2026-05-22T11:01:00Z">
              <w:r>
                <w:rPr>
                  <w:color w:val="000000"/>
                </w:rPr>
                <w:t>0</w:t>
              </w:r>
            </w:ins>
            <w:ins w:id="11211" w:author="Haiyang Liu" w:date="2026-05-22T18:00:00Z" w16du:dateUtc="2026-05-22T11:00:00Z">
              <w:r w:rsidRPr="0054637B">
                <w:rPr>
                  <w:color w:val="000000"/>
                  <w:rPrChange w:id="11212" w:author="Haiyang Liu" w:date="2026-05-22T18:01:00Z" w16du:dateUtc="2026-05-22T11:01:00Z">
                    <w:rPr>
                      <w:rFonts w:ascii="Aptos Narrow" w:hAnsi="Aptos Narrow"/>
                      <w:color w:val="000000"/>
                    </w:rPr>
                  </w:rPrChange>
                </w:rPr>
                <w:t>)</w:t>
              </w:r>
            </w:ins>
          </w:p>
        </w:tc>
        <w:tc>
          <w:tcPr>
            <w:tcW w:w="1037" w:type="dxa"/>
            <w:vAlign w:val="bottom"/>
            <w:tcPrChange w:id="11213" w:author="Haiyang Liu" w:date="2026-05-22T18:00:00Z" w16du:dateUtc="2026-05-22T11:00:00Z">
              <w:tcPr>
                <w:tcW w:w="1037" w:type="dxa"/>
                <w:gridSpan w:val="2"/>
                <w:vAlign w:val="center"/>
              </w:tcPr>
            </w:tcPrChange>
          </w:tcPr>
          <w:p w14:paraId="2B4C322D" w14:textId="77777777" w:rsidR="009675E6" w:rsidRDefault="0054637B" w:rsidP="0054637B">
            <w:pPr>
              <w:jc w:val="center"/>
              <w:rPr>
                <w:ins w:id="11214" w:author="Haiyang Liu" w:date="2026-05-22T18:02:00Z" w16du:dateUtc="2026-05-22T11:02:00Z"/>
                <w:color w:val="000000"/>
              </w:rPr>
            </w:pPr>
            <w:ins w:id="11215" w:author="Haiyang Liu" w:date="2026-05-22T18:00:00Z" w16du:dateUtc="2026-05-22T11:00:00Z">
              <w:r w:rsidRPr="0054637B">
                <w:rPr>
                  <w:color w:val="000000"/>
                  <w:rPrChange w:id="11216" w:author="Haiyang Liu" w:date="2026-05-22T18:01:00Z" w16du:dateUtc="2026-05-22T11:01:00Z">
                    <w:rPr>
                      <w:rFonts w:ascii="Aptos Narrow" w:hAnsi="Aptos Narrow"/>
                      <w:color w:val="000000"/>
                    </w:rPr>
                  </w:rPrChange>
                </w:rPr>
                <w:t>.078</w:t>
              </w:r>
            </w:ins>
          </w:p>
          <w:p w14:paraId="1FE4D2C2" w14:textId="37CC14F1" w:rsidR="0054637B" w:rsidRPr="0054637B" w:rsidRDefault="0054637B" w:rsidP="0054637B">
            <w:pPr>
              <w:jc w:val="center"/>
              <w:rPr>
                <w:ins w:id="11217" w:author="Haiyang Liu" w:date="2026-05-22T17:16:00Z" w16du:dateUtc="2026-05-22T10:16:00Z"/>
                <w:color w:val="000000" w:themeColor="text1"/>
                <w:rPrChange w:id="11218" w:author="Haiyang Liu" w:date="2026-05-22T18:01:00Z" w16du:dateUtc="2026-05-22T11:01:00Z">
                  <w:rPr>
                    <w:ins w:id="11219" w:author="Haiyang Liu" w:date="2026-05-22T17:16:00Z" w16du:dateUtc="2026-05-22T10:16:00Z"/>
                  </w:rPr>
                </w:rPrChange>
              </w:rPr>
            </w:pPr>
            <w:ins w:id="11220" w:author="Haiyang Liu" w:date="2026-05-22T18:00:00Z" w16du:dateUtc="2026-05-22T11:00:00Z">
              <w:r w:rsidRPr="0054637B">
                <w:rPr>
                  <w:color w:val="000000"/>
                  <w:rPrChange w:id="11221" w:author="Haiyang Liu" w:date="2026-05-22T18:01:00Z" w16du:dateUtc="2026-05-22T11:01:00Z">
                    <w:rPr>
                      <w:rFonts w:ascii="Aptos Narrow" w:hAnsi="Aptos Narrow"/>
                      <w:color w:val="000000"/>
                    </w:rPr>
                  </w:rPrChange>
                </w:rPr>
                <w:t>(.027)</w:t>
              </w:r>
            </w:ins>
          </w:p>
        </w:tc>
        <w:tc>
          <w:tcPr>
            <w:tcW w:w="1037" w:type="dxa"/>
            <w:vAlign w:val="bottom"/>
            <w:tcPrChange w:id="11222" w:author="Haiyang Liu" w:date="2026-05-22T18:00:00Z" w16du:dateUtc="2026-05-22T11:00:00Z">
              <w:tcPr>
                <w:tcW w:w="1037" w:type="dxa"/>
                <w:gridSpan w:val="2"/>
                <w:vAlign w:val="center"/>
              </w:tcPr>
            </w:tcPrChange>
          </w:tcPr>
          <w:p w14:paraId="287623CF" w14:textId="75266C13" w:rsidR="0054637B" w:rsidRPr="0054637B" w:rsidRDefault="0054637B" w:rsidP="0054637B">
            <w:pPr>
              <w:jc w:val="center"/>
              <w:rPr>
                <w:ins w:id="11223" w:author="Haiyang Liu" w:date="2026-05-22T17:16:00Z" w16du:dateUtc="2026-05-22T10:16:00Z"/>
                <w:color w:val="000000" w:themeColor="text1"/>
                <w:rPrChange w:id="11224" w:author="Haiyang Liu" w:date="2026-05-22T18:01:00Z" w16du:dateUtc="2026-05-22T11:01:00Z">
                  <w:rPr>
                    <w:ins w:id="11225" w:author="Haiyang Liu" w:date="2026-05-22T17:16:00Z" w16du:dateUtc="2026-05-22T10:16:00Z"/>
                  </w:rPr>
                </w:rPrChange>
              </w:rPr>
            </w:pPr>
            <w:ins w:id="11226" w:author="Haiyang Liu" w:date="2026-05-22T18:00:00Z" w16du:dateUtc="2026-05-22T11:00:00Z">
              <w:r w:rsidRPr="0054637B">
                <w:rPr>
                  <w:color w:val="000000"/>
                  <w:rPrChange w:id="11227" w:author="Haiyang Liu" w:date="2026-05-22T18:01:00Z" w16du:dateUtc="2026-05-22T11:01:00Z">
                    <w:rPr>
                      <w:rFonts w:ascii="Aptos Narrow" w:hAnsi="Aptos Narrow"/>
                      <w:color w:val="000000"/>
                    </w:rPr>
                  </w:rPrChange>
                </w:rPr>
                <w:t>.038(0.01)</w:t>
              </w:r>
            </w:ins>
          </w:p>
        </w:tc>
        <w:tc>
          <w:tcPr>
            <w:tcW w:w="1037" w:type="dxa"/>
            <w:vAlign w:val="bottom"/>
            <w:tcPrChange w:id="11228" w:author="Haiyang Liu" w:date="2026-05-22T18:00:00Z" w16du:dateUtc="2026-05-22T11:00:00Z">
              <w:tcPr>
                <w:tcW w:w="1037" w:type="dxa"/>
                <w:gridSpan w:val="2"/>
                <w:vAlign w:val="center"/>
              </w:tcPr>
            </w:tcPrChange>
          </w:tcPr>
          <w:p w14:paraId="5748930A" w14:textId="739DF61C" w:rsidR="0054637B" w:rsidRPr="0054637B" w:rsidRDefault="0054637B" w:rsidP="0054637B">
            <w:pPr>
              <w:jc w:val="center"/>
              <w:rPr>
                <w:ins w:id="11229" w:author="Haiyang Liu" w:date="2026-05-22T17:16:00Z" w16du:dateUtc="2026-05-22T10:16:00Z"/>
                <w:color w:val="000000" w:themeColor="text1"/>
                <w:rPrChange w:id="11230" w:author="Haiyang Liu" w:date="2026-05-22T18:01:00Z" w16du:dateUtc="2026-05-22T11:01:00Z">
                  <w:rPr>
                    <w:ins w:id="11231" w:author="Haiyang Liu" w:date="2026-05-22T17:16:00Z" w16du:dateUtc="2026-05-22T10:16:00Z"/>
                  </w:rPr>
                </w:rPrChange>
              </w:rPr>
            </w:pPr>
          </w:p>
        </w:tc>
        <w:tc>
          <w:tcPr>
            <w:tcW w:w="1037" w:type="dxa"/>
            <w:vAlign w:val="bottom"/>
            <w:tcPrChange w:id="11232" w:author="Haiyang Liu" w:date="2026-05-22T18:00:00Z" w16du:dateUtc="2026-05-22T11:00:00Z">
              <w:tcPr>
                <w:tcW w:w="1037" w:type="dxa"/>
                <w:gridSpan w:val="2"/>
                <w:vAlign w:val="center"/>
              </w:tcPr>
            </w:tcPrChange>
          </w:tcPr>
          <w:p w14:paraId="163DD47B" w14:textId="76569BA5" w:rsidR="0054637B" w:rsidRPr="0054637B" w:rsidRDefault="0054637B" w:rsidP="0054637B">
            <w:pPr>
              <w:jc w:val="center"/>
              <w:rPr>
                <w:ins w:id="11233" w:author="Haiyang Liu" w:date="2026-05-22T17:16:00Z" w16du:dateUtc="2026-05-22T10:16:00Z"/>
                <w:color w:val="000000" w:themeColor="text1"/>
                <w:rPrChange w:id="11234" w:author="Haiyang Liu" w:date="2026-05-22T18:01:00Z" w16du:dateUtc="2026-05-22T11:01:00Z">
                  <w:rPr>
                    <w:ins w:id="11235" w:author="Haiyang Liu" w:date="2026-05-22T17:16:00Z" w16du:dateUtc="2026-05-22T10:16:00Z"/>
                  </w:rPr>
                </w:rPrChange>
              </w:rPr>
            </w:pPr>
          </w:p>
        </w:tc>
        <w:tc>
          <w:tcPr>
            <w:tcW w:w="1037" w:type="dxa"/>
            <w:vAlign w:val="bottom"/>
            <w:tcPrChange w:id="11236" w:author="Haiyang Liu" w:date="2026-05-22T18:00:00Z" w16du:dateUtc="2026-05-22T11:00:00Z">
              <w:tcPr>
                <w:tcW w:w="1037" w:type="dxa"/>
                <w:gridSpan w:val="2"/>
                <w:vAlign w:val="center"/>
              </w:tcPr>
            </w:tcPrChange>
          </w:tcPr>
          <w:p w14:paraId="5D0D3119" w14:textId="6FE9C5CF" w:rsidR="0054637B" w:rsidRPr="0054637B" w:rsidRDefault="0054637B" w:rsidP="0054637B">
            <w:pPr>
              <w:jc w:val="center"/>
              <w:rPr>
                <w:ins w:id="11237" w:author="Haiyang Liu" w:date="2026-05-22T17:16:00Z" w16du:dateUtc="2026-05-22T10:16:00Z"/>
                <w:color w:val="000000" w:themeColor="text1"/>
                <w:rPrChange w:id="11238" w:author="Haiyang Liu" w:date="2026-05-22T18:01:00Z" w16du:dateUtc="2026-05-22T11:01:00Z">
                  <w:rPr>
                    <w:ins w:id="11239" w:author="Haiyang Liu" w:date="2026-05-22T17:16:00Z" w16du:dateUtc="2026-05-22T10:16:00Z"/>
                  </w:rPr>
                </w:rPrChange>
              </w:rPr>
            </w:pPr>
          </w:p>
        </w:tc>
        <w:tc>
          <w:tcPr>
            <w:tcW w:w="1037" w:type="dxa"/>
            <w:vAlign w:val="bottom"/>
            <w:tcPrChange w:id="11240" w:author="Haiyang Liu" w:date="2026-05-22T18:00:00Z" w16du:dateUtc="2026-05-22T11:00:00Z">
              <w:tcPr>
                <w:tcW w:w="1037" w:type="dxa"/>
                <w:gridSpan w:val="2"/>
                <w:vAlign w:val="center"/>
              </w:tcPr>
            </w:tcPrChange>
          </w:tcPr>
          <w:p w14:paraId="5E2171AF" w14:textId="7F1551A3" w:rsidR="0054637B" w:rsidRPr="0054637B" w:rsidRDefault="0054637B" w:rsidP="0054637B">
            <w:pPr>
              <w:jc w:val="center"/>
              <w:rPr>
                <w:ins w:id="11241" w:author="Haiyang Liu" w:date="2026-05-22T17:16:00Z" w16du:dateUtc="2026-05-22T10:16:00Z"/>
                <w:color w:val="000000" w:themeColor="text1"/>
                <w:rPrChange w:id="11242" w:author="Haiyang Liu" w:date="2026-05-22T18:01:00Z" w16du:dateUtc="2026-05-22T11:01:00Z">
                  <w:rPr>
                    <w:ins w:id="11243" w:author="Haiyang Liu" w:date="2026-05-22T17:16:00Z" w16du:dateUtc="2026-05-22T10:16:00Z"/>
                  </w:rPr>
                </w:rPrChange>
              </w:rPr>
            </w:pPr>
          </w:p>
        </w:tc>
        <w:tc>
          <w:tcPr>
            <w:tcW w:w="1037" w:type="dxa"/>
            <w:vAlign w:val="bottom"/>
            <w:tcPrChange w:id="11244" w:author="Haiyang Liu" w:date="2026-05-22T18:00:00Z" w16du:dateUtc="2026-05-22T11:00:00Z">
              <w:tcPr>
                <w:tcW w:w="1037" w:type="dxa"/>
                <w:gridSpan w:val="2"/>
                <w:vAlign w:val="center"/>
              </w:tcPr>
            </w:tcPrChange>
          </w:tcPr>
          <w:p w14:paraId="44132C1A" w14:textId="0081653C" w:rsidR="0054637B" w:rsidRPr="0054637B" w:rsidRDefault="0054637B" w:rsidP="0054637B">
            <w:pPr>
              <w:jc w:val="center"/>
              <w:rPr>
                <w:ins w:id="11245" w:author="Haiyang Liu" w:date="2026-05-22T17:16:00Z" w16du:dateUtc="2026-05-22T10:16:00Z"/>
                <w:color w:val="000000" w:themeColor="text1"/>
                <w:rPrChange w:id="11246" w:author="Haiyang Liu" w:date="2026-05-22T18:01:00Z" w16du:dateUtc="2026-05-22T11:01:00Z">
                  <w:rPr>
                    <w:ins w:id="11247" w:author="Haiyang Liu" w:date="2026-05-22T17:16:00Z" w16du:dateUtc="2026-05-22T10:16:00Z"/>
                  </w:rPr>
                </w:rPrChange>
              </w:rPr>
            </w:pPr>
          </w:p>
        </w:tc>
        <w:tc>
          <w:tcPr>
            <w:tcW w:w="1037" w:type="dxa"/>
            <w:vAlign w:val="bottom"/>
            <w:tcPrChange w:id="11248" w:author="Haiyang Liu" w:date="2026-05-22T18:00:00Z" w16du:dateUtc="2026-05-22T11:00:00Z">
              <w:tcPr>
                <w:tcW w:w="1037" w:type="dxa"/>
                <w:gridSpan w:val="2"/>
                <w:vAlign w:val="center"/>
              </w:tcPr>
            </w:tcPrChange>
          </w:tcPr>
          <w:p w14:paraId="2E8FC002" w14:textId="1E3F6138" w:rsidR="0054637B" w:rsidRPr="0054637B" w:rsidRDefault="0054637B" w:rsidP="0054637B">
            <w:pPr>
              <w:jc w:val="center"/>
              <w:rPr>
                <w:ins w:id="11249" w:author="Haiyang Liu" w:date="2026-05-22T17:16:00Z" w16du:dateUtc="2026-05-22T10:16:00Z"/>
                <w:color w:val="000000" w:themeColor="text1"/>
                <w:rPrChange w:id="11250" w:author="Haiyang Liu" w:date="2026-05-22T18:01:00Z" w16du:dateUtc="2026-05-22T11:01:00Z">
                  <w:rPr>
                    <w:ins w:id="11251" w:author="Haiyang Liu" w:date="2026-05-22T17:16:00Z" w16du:dateUtc="2026-05-22T10:16:00Z"/>
                  </w:rPr>
                </w:rPrChange>
              </w:rPr>
            </w:pPr>
          </w:p>
        </w:tc>
        <w:tc>
          <w:tcPr>
            <w:tcW w:w="1037" w:type="dxa"/>
            <w:vAlign w:val="bottom"/>
            <w:tcPrChange w:id="11252" w:author="Haiyang Liu" w:date="2026-05-22T18:00:00Z" w16du:dateUtc="2026-05-22T11:00:00Z">
              <w:tcPr>
                <w:tcW w:w="1037" w:type="dxa"/>
                <w:gridSpan w:val="2"/>
                <w:vAlign w:val="center"/>
              </w:tcPr>
            </w:tcPrChange>
          </w:tcPr>
          <w:p w14:paraId="5BC5C90B" w14:textId="57562111" w:rsidR="0054637B" w:rsidRPr="0054637B" w:rsidRDefault="0054637B" w:rsidP="0054637B">
            <w:pPr>
              <w:jc w:val="center"/>
              <w:rPr>
                <w:ins w:id="11253" w:author="Haiyang Liu" w:date="2026-05-22T17:16:00Z" w16du:dateUtc="2026-05-22T10:16:00Z"/>
                <w:color w:val="000000" w:themeColor="text1"/>
                <w:rPrChange w:id="11254" w:author="Haiyang Liu" w:date="2026-05-22T18:01:00Z" w16du:dateUtc="2026-05-22T11:01:00Z">
                  <w:rPr>
                    <w:ins w:id="11255" w:author="Haiyang Liu" w:date="2026-05-22T17:16:00Z" w16du:dateUtc="2026-05-22T10:16:00Z"/>
                  </w:rPr>
                </w:rPrChange>
              </w:rPr>
            </w:pPr>
          </w:p>
        </w:tc>
      </w:tr>
      <w:tr w:rsidR="0054637B" w:rsidRPr="00C67329" w14:paraId="3CFAA5F9" w14:textId="77777777" w:rsidTr="00F008FE">
        <w:trPr>
          <w:jc w:val="center"/>
          <w:ins w:id="11256" w:author="Haiyang Liu" w:date="2026-05-22T17:16:00Z"/>
          <w:trPrChange w:id="11257" w:author="Haiyang Liu" w:date="2026-05-22T18:00:00Z" w16du:dateUtc="2026-05-22T11:00:00Z">
            <w:trPr>
              <w:gridBefore w:val="1"/>
              <w:jc w:val="center"/>
            </w:trPr>
          </w:trPrChange>
        </w:trPr>
        <w:tc>
          <w:tcPr>
            <w:tcW w:w="792" w:type="dxa"/>
            <w:vAlign w:val="center"/>
            <w:tcPrChange w:id="11258" w:author="Haiyang Liu" w:date="2026-05-22T18:00:00Z" w16du:dateUtc="2026-05-22T11:00:00Z">
              <w:tcPr>
                <w:tcW w:w="792" w:type="dxa"/>
                <w:gridSpan w:val="2"/>
                <w:vAlign w:val="center"/>
              </w:tcPr>
            </w:tcPrChange>
          </w:tcPr>
          <w:p w14:paraId="223FA8CD" w14:textId="77777777" w:rsidR="0054637B" w:rsidRPr="00C67329" w:rsidRDefault="0054637B" w:rsidP="0054637B">
            <w:pPr>
              <w:rPr>
                <w:ins w:id="11259" w:author="Haiyang Liu" w:date="2026-05-22T17:16:00Z" w16du:dateUtc="2026-05-22T10:16:00Z"/>
                <w:color w:val="000000" w:themeColor="text1"/>
                <w:rPrChange w:id="11260" w:author="Haiyang Liu" w:date="2026-05-22T17:51:00Z" w16du:dateUtc="2026-05-22T10:51:00Z">
                  <w:rPr>
                    <w:ins w:id="11261" w:author="Haiyang Liu" w:date="2026-05-22T17:16:00Z" w16du:dateUtc="2026-05-22T10:16:00Z"/>
                  </w:rPr>
                </w:rPrChange>
              </w:rPr>
            </w:pPr>
            <w:ins w:id="11262" w:author="Haiyang Liu" w:date="2026-05-22T17:16:00Z" w16du:dateUtc="2026-05-22T10:16:00Z">
              <w:r w:rsidRPr="00C67329">
                <w:rPr>
                  <w:rFonts w:eastAsia="Times New Roman"/>
                  <w:b/>
                  <w:color w:val="000000" w:themeColor="text1"/>
                  <w:rPrChange w:id="11263" w:author="Haiyang Liu" w:date="2026-05-22T17:51:00Z" w16du:dateUtc="2026-05-22T10:51:00Z">
                    <w:rPr>
                      <w:rFonts w:eastAsia="Times New Roman"/>
                      <w:b/>
                      <w:sz w:val="13"/>
                    </w:rPr>
                  </w:rPrChange>
                </w:rPr>
                <w:t>Y1</w:t>
              </w:r>
            </w:ins>
          </w:p>
        </w:tc>
        <w:tc>
          <w:tcPr>
            <w:tcW w:w="1037" w:type="dxa"/>
            <w:vAlign w:val="bottom"/>
            <w:tcPrChange w:id="11264" w:author="Haiyang Liu" w:date="2026-05-22T18:00:00Z" w16du:dateUtc="2026-05-22T11:00:00Z">
              <w:tcPr>
                <w:tcW w:w="1037" w:type="dxa"/>
                <w:gridSpan w:val="2"/>
                <w:vAlign w:val="center"/>
              </w:tcPr>
            </w:tcPrChange>
          </w:tcPr>
          <w:p w14:paraId="62DF3AB8" w14:textId="77777777" w:rsidR="0054637B" w:rsidRDefault="0054637B" w:rsidP="0054637B">
            <w:pPr>
              <w:jc w:val="center"/>
              <w:rPr>
                <w:ins w:id="11265" w:author="Haiyang Liu" w:date="2026-05-22T18:01:00Z" w16du:dateUtc="2026-05-22T11:01:00Z"/>
                <w:color w:val="000000"/>
              </w:rPr>
            </w:pPr>
            <w:ins w:id="11266" w:author="Haiyang Liu" w:date="2026-05-22T18:00:00Z" w16du:dateUtc="2026-05-22T11:00:00Z">
              <w:r w:rsidRPr="0054637B">
                <w:rPr>
                  <w:color w:val="000000"/>
                  <w:rPrChange w:id="11267" w:author="Haiyang Liu" w:date="2026-05-22T18:01:00Z" w16du:dateUtc="2026-05-22T11:01:00Z">
                    <w:rPr>
                      <w:rFonts w:ascii="Aptos Narrow" w:hAnsi="Aptos Narrow"/>
                      <w:color w:val="000000"/>
                    </w:rPr>
                  </w:rPrChange>
                </w:rPr>
                <w:t>-.178</w:t>
              </w:r>
            </w:ins>
          </w:p>
          <w:p w14:paraId="7F3B948A" w14:textId="1FAE2757" w:rsidR="0054637B" w:rsidRPr="0054637B" w:rsidRDefault="0054637B" w:rsidP="0054637B">
            <w:pPr>
              <w:jc w:val="center"/>
              <w:rPr>
                <w:ins w:id="11268" w:author="Haiyang Liu" w:date="2026-05-22T17:16:00Z" w16du:dateUtc="2026-05-22T10:16:00Z"/>
                <w:color w:val="000000" w:themeColor="text1"/>
                <w:rPrChange w:id="11269" w:author="Haiyang Liu" w:date="2026-05-22T18:01:00Z" w16du:dateUtc="2026-05-22T11:01:00Z">
                  <w:rPr>
                    <w:ins w:id="11270" w:author="Haiyang Liu" w:date="2026-05-22T17:16:00Z" w16du:dateUtc="2026-05-22T10:16:00Z"/>
                  </w:rPr>
                </w:rPrChange>
              </w:rPr>
            </w:pPr>
            <w:ins w:id="11271" w:author="Haiyang Liu" w:date="2026-05-22T18:00:00Z" w16du:dateUtc="2026-05-22T11:00:00Z">
              <w:r w:rsidRPr="0054637B">
                <w:rPr>
                  <w:color w:val="000000"/>
                  <w:rPrChange w:id="11272" w:author="Haiyang Liu" w:date="2026-05-22T18:01:00Z" w16du:dateUtc="2026-05-22T11:01:00Z">
                    <w:rPr>
                      <w:rFonts w:ascii="Aptos Narrow" w:hAnsi="Aptos Narrow"/>
                      <w:color w:val="000000"/>
                    </w:rPr>
                  </w:rPrChange>
                </w:rPr>
                <w:t>(.031)</w:t>
              </w:r>
            </w:ins>
          </w:p>
        </w:tc>
        <w:tc>
          <w:tcPr>
            <w:tcW w:w="1037" w:type="dxa"/>
            <w:vAlign w:val="bottom"/>
            <w:tcPrChange w:id="11273" w:author="Haiyang Liu" w:date="2026-05-22T18:00:00Z" w16du:dateUtc="2026-05-22T11:00:00Z">
              <w:tcPr>
                <w:tcW w:w="1037" w:type="dxa"/>
                <w:gridSpan w:val="2"/>
                <w:vAlign w:val="center"/>
              </w:tcPr>
            </w:tcPrChange>
          </w:tcPr>
          <w:p w14:paraId="0455EDF9" w14:textId="77777777" w:rsidR="009675E6" w:rsidRDefault="0054637B" w:rsidP="0054637B">
            <w:pPr>
              <w:jc w:val="center"/>
              <w:rPr>
                <w:ins w:id="11274" w:author="Haiyang Liu" w:date="2026-05-22T18:03:00Z" w16du:dateUtc="2026-05-22T11:03:00Z"/>
                <w:color w:val="000000"/>
              </w:rPr>
            </w:pPr>
            <w:ins w:id="11275" w:author="Haiyang Liu" w:date="2026-05-22T18:00:00Z" w16du:dateUtc="2026-05-22T11:00:00Z">
              <w:r w:rsidRPr="0054637B">
                <w:rPr>
                  <w:color w:val="000000"/>
                  <w:rPrChange w:id="11276" w:author="Haiyang Liu" w:date="2026-05-22T18:01:00Z" w16du:dateUtc="2026-05-22T11:01:00Z">
                    <w:rPr>
                      <w:rFonts w:ascii="Aptos Narrow" w:hAnsi="Aptos Narrow"/>
                      <w:color w:val="000000"/>
                    </w:rPr>
                  </w:rPrChange>
                </w:rPr>
                <w:t>-.078</w:t>
              </w:r>
            </w:ins>
          </w:p>
          <w:p w14:paraId="2BBE6AB2" w14:textId="4F4E27B3" w:rsidR="0054637B" w:rsidRPr="0054637B" w:rsidRDefault="0054637B" w:rsidP="0054637B">
            <w:pPr>
              <w:jc w:val="center"/>
              <w:rPr>
                <w:ins w:id="11277" w:author="Haiyang Liu" w:date="2026-05-22T17:16:00Z" w16du:dateUtc="2026-05-22T10:16:00Z"/>
                <w:color w:val="000000" w:themeColor="text1"/>
                <w:rPrChange w:id="11278" w:author="Haiyang Liu" w:date="2026-05-22T18:01:00Z" w16du:dateUtc="2026-05-22T11:01:00Z">
                  <w:rPr>
                    <w:ins w:id="11279" w:author="Haiyang Liu" w:date="2026-05-22T17:16:00Z" w16du:dateUtc="2026-05-22T10:16:00Z"/>
                  </w:rPr>
                </w:rPrChange>
              </w:rPr>
            </w:pPr>
            <w:ins w:id="11280" w:author="Haiyang Liu" w:date="2026-05-22T18:00:00Z" w16du:dateUtc="2026-05-22T11:00:00Z">
              <w:r w:rsidRPr="0054637B">
                <w:rPr>
                  <w:color w:val="000000"/>
                  <w:rPrChange w:id="11281" w:author="Haiyang Liu" w:date="2026-05-22T18:01:00Z" w16du:dateUtc="2026-05-22T11:01:00Z">
                    <w:rPr>
                      <w:rFonts w:ascii="Aptos Narrow" w:hAnsi="Aptos Narrow"/>
                      <w:color w:val="000000"/>
                    </w:rPr>
                  </w:rPrChange>
                </w:rPr>
                <w:t>(.042)</w:t>
              </w:r>
            </w:ins>
          </w:p>
        </w:tc>
        <w:tc>
          <w:tcPr>
            <w:tcW w:w="1037" w:type="dxa"/>
            <w:vAlign w:val="bottom"/>
            <w:tcPrChange w:id="11282" w:author="Haiyang Liu" w:date="2026-05-22T18:00:00Z" w16du:dateUtc="2026-05-22T11:00:00Z">
              <w:tcPr>
                <w:tcW w:w="1037" w:type="dxa"/>
                <w:gridSpan w:val="2"/>
                <w:vAlign w:val="center"/>
              </w:tcPr>
            </w:tcPrChange>
          </w:tcPr>
          <w:p w14:paraId="77C749D4" w14:textId="77777777" w:rsidR="009675E6" w:rsidRDefault="0054637B" w:rsidP="0054637B">
            <w:pPr>
              <w:jc w:val="center"/>
              <w:rPr>
                <w:ins w:id="11283" w:author="Haiyang Liu" w:date="2026-05-22T18:04:00Z" w16du:dateUtc="2026-05-22T11:04:00Z"/>
                <w:color w:val="000000"/>
              </w:rPr>
            </w:pPr>
            <w:ins w:id="11284" w:author="Haiyang Liu" w:date="2026-05-22T18:00:00Z" w16du:dateUtc="2026-05-22T11:00:00Z">
              <w:r w:rsidRPr="0054637B">
                <w:rPr>
                  <w:color w:val="000000"/>
                  <w:rPrChange w:id="11285" w:author="Haiyang Liu" w:date="2026-05-22T18:01:00Z" w16du:dateUtc="2026-05-22T11:01:00Z">
                    <w:rPr>
                      <w:rFonts w:ascii="Aptos Narrow" w:hAnsi="Aptos Narrow"/>
                      <w:color w:val="000000"/>
                    </w:rPr>
                  </w:rPrChange>
                </w:rPr>
                <w:t>-.084</w:t>
              </w:r>
            </w:ins>
          </w:p>
          <w:p w14:paraId="430FEC2E" w14:textId="3A415785" w:rsidR="0054637B" w:rsidRPr="0054637B" w:rsidRDefault="0054637B" w:rsidP="0054637B">
            <w:pPr>
              <w:jc w:val="center"/>
              <w:rPr>
                <w:ins w:id="11286" w:author="Haiyang Liu" w:date="2026-05-22T17:16:00Z" w16du:dateUtc="2026-05-22T10:16:00Z"/>
                <w:color w:val="000000" w:themeColor="text1"/>
                <w:rPrChange w:id="11287" w:author="Haiyang Liu" w:date="2026-05-22T18:01:00Z" w16du:dateUtc="2026-05-22T11:01:00Z">
                  <w:rPr>
                    <w:ins w:id="11288" w:author="Haiyang Liu" w:date="2026-05-22T17:16:00Z" w16du:dateUtc="2026-05-22T10:16:00Z"/>
                  </w:rPr>
                </w:rPrChange>
              </w:rPr>
            </w:pPr>
            <w:ins w:id="11289" w:author="Haiyang Liu" w:date="2026-05-22T18:00:00Z" w16du:dateUtc="2026-05-22T11:00:00Z">
              <w:r w:rsidRPr="0054637B">
                <w:rPr>
                  <w:color w:val="000000"/>
                  <w:rPrChange w:id="11290" w:author="Haiyang Liu" w:date="2026-05-22T18:01:00Z" w16du:dateUtc="2026-05-22T11:01:00Z">
                    <w:rPr>
                      <w:rFonts w:ascii="Aptos Narrow" w:hAnsi="Aptos Narrow"/>
                      <w:color w:val="000000"/>
                    </w:rPr>
                  </w:rPrChange>
                </w:rPr>
                <w:t>(.016)</w:t>
              </w:r>
            </w:ins>
          </w:p>
        </w:tc>
        <w:tc>
          <w:tcPr>
            <w:tcW w:w="1037" w:type="dxa"/>
            <w:vAlign w:val="bottom"/>
            <w:tcPrChange w:id="11291" w:author="Haiyang Liu" w:date="2026-05-22T18:00:00Z" w16du:dateUtc="2026-05-22T11:00:00Z">
              <w:tcPr>
                <w:tcW w:w="1037" w:type="dxa"/>
                <w:gridSpan w:val="2"/>
                <w:vAlign w:val="center"/>
              </w:tcPr>
            </w:tcPrChange>
          </w:tcPr>
          <w:p w14:paraId="3AB6FB11" w14:textId="77777777" w:rsidR="009675E6" w:rsidRDefault="0054637B" w:rsidP="0054637B">
            <w:pPr>
              <w:jc w:val="center"/>
              <w:rPr>
                <w:ins w:id="11292" w:author="Haiyang Liu" w:date="2026-05-22T18:05:00Z" w16du:dateUtc="2026-05-22T11:05:00Z"/>
                <w:color w:val="000000"/>
              </w:rPr>
            </w:pPr>
            <w:ins w:id="11293" w:author="Haiyang Liu" w:date="2026-05-22T18:00:00Z" w16du:dateUtc="2026-05-22T11:00:00Z">
              <w:r w:rsidRPr="0054637B">
                <w:rPr>
                  <w:color w:val="000000"/>
                  <w:rPrChange w:id="11294" w:author="Haiyang Liu" w:date="2026-05-22T18:01:00Z" w16du:dateUtc="2026-05-22T11:01:00Z">
                    <w:rPr>
                      <w:rFonts w:ascii="Aptos Narrow" w:hAnsi="Aptos Narrow"/>
                      <w:color w:val="000000"/>
                    </w:rPr>
                  </w:rPrChange>
                </w:rPr>
                <w:t>.779</w:t>
              </w:r>
            </w:ins>
          </w:p>
          <w:p w14:paraId="54E47F6B" w14:textId="6B892548" w:rsidR="0054637B" w:rsidRPr="0054637B" w:rsidRDefault="0054637B" w:rsidP="0054637B">
            <w:pPr>
              <w:jc w:val="center"/>
              <w:rPr>
                <w:ins w:id="11295" w:author="Haiyang Liu" w:date="2026-05-22T17:16:00Z" w16du:dateUtc="2026-05-22T10:16:00Z"/>
                <w:color w:val="000000" w:themeColor="text1"/>
                <w:rPrChange w:id="11296" w:author="Haiyang Liu" w:date="2026-05-22T18:01:00Z" w16du:dateUtc="2026-05-22T11:01:00Z">
                  <w:rPr>
                    <w:ins w:id="11297" w:author="Haiyang Liu" w:date="2026-05-22T17:16:00Z" w16du:dateUtc="2026-05-22T10:16:00Z"/>
                  </w:rPr>
                </w:rPrChange>
              </w:rPr>
            </w:pPr>
            <w:ins w:id="11298" w:author="Haiyang Liu" w:date="2026-05-22T18:00:00Z" w16du:dateUtc="2026-05-22T11:00:00Z">
              <w:r w:rsidRPr="0054637B">
                <w:rPr>
                  <w:color w:val="000000"/>
                  <w:rPrChange w:id="11299" w:author="Haiyang Liu" w:date="2026-05-22T18:01:00Z" w16du:dateUtc="2026-05-22T11:01:00Z">
                    <w:rPr>
                      <w:rFonts w:ascii="Aptos Narrow" w:hAnsi="Aptos Narrow"/>
                      <w:color w:val="000000"/>
                    </w:rPr>
                  </w:rPrChange>
                </w:rPr>
                <w:t>(.064)</w:t>
              </w:r>
            </w:ins>
          </w:p>
        </w:tc>
        <w:tc>
          <w:tcPr>
            <w:tcW w:w="1037" w:type="dxa"/>
            <w:vAlign w:val="bottom"/>
            <w:tcPrChange w:id="11300" w:author="Haiyang Liu" w:date="2026-05-22T18:00:00Z" w16du:dateUtc="2026-05-22T11:00:00Z">
              <w:tcPr>
                <w:tcW w:w="1037" w:type="dxa"/>
                <w:gridSpan w:val="2"/>
                <w:vAlign w:val="center"/>
              </w:tcPr>
            </w:tcPrChange>
          </w:tcPr>
          <w:p w14:paraId="5CF91C7D" w14:textId="1044AEF6" w:rsidR="0054637B" w:rsidRPr="0054637B" w:rsidRDefault="0054637B" w:rsidP="0054637B">
            <w:pPr>
              <w:jc w:val="center"/>
              <w:rPr>
                <w:ins w:id="11301" w:author="Haiyang Liu" w:date="2026-05-22T17:16:00Z" w16du:dateUtc="2026-05-22T10:16:00Z"/>
                <w:color w:val="000000" w:themeColor="text1"/>
                <w:rPrChange w:id="11302" w:author="Haiyang Liu" w:date="2026-05-22T18:01:00Z" w16du:dateUtc="2026-05-22T11:01:00Z">
                  <w:rPr>
                    <w:ins w:id="11303" w:author="Haiyang Liu" w:date="2026-05-22T17:16:00Z" w16du:dateUtc="2026-05-22T10:16:00Z"/>
                  </w:rPr>
                </w:rPrChange>
              </w:rPr>
            </w:pPr>
          </w:p>
        </w:tc>
        <w:tc>
          <w:tcPr>
            <w:tcW w:w="1037" w:type="dxa"/>
            <w:vAlign w:val="bottom"/>
            <w:tcPrChange w:id="11304" w:author="Haiyang Liu" w:date="2026-05-22T18:00:00Z" w16du:dateUtc="2026-05-22T11:00:00Z">
              <w:tcPr>
                <w:tcW w:w="1037" w:type="dxa"/>
                <w:gridSpan w:val="2"/>
                <w:vAlign w:val="center"/>
              </w:tcPr>
            </w:tcPrChange>
          </w:tcPr>
          <w:p w14:paraId="5BC6C179" w14:textId="0417632F" w:rsidR="0054637B" w:rsidRPr="0054637B" w:rsidRDefault="0054637B" w:rsidP="0054637B">
            <w:pPr>
              <w:jc w:val="center"/>
              <w:rPr>
                <w:ins w:id="11305" w:author="Haiyang Liu" w:date="2026-05-22T17:16:00Z" w16du:dateUtc="2026-05-22T10:16:00Z"/>
                <w:color w:val="000000" w:themeColor="text1"/>
                <w:rPrChange w:id="11306" w:author="Haiyang Liu" w:date="2026-05-22T18:01:00Z" w16du:dateUtc="2026-05-22T11:01:00Z">
                  <w:rPr>
                    <w:ins w:id="11307" w:author="Haiyang Liu" w:date="2026-05-22T17:16:00Z" w16du:dateUtc="2026-05-22T10:16:00Z"/>
                  </w:rPr>
                </w:rPrChange>
              </w:rPr>
            </w:pPr>
          </w:p>
        </w:tc>
        <w:tc>
          <w:tcPr>
            <w:tcW w:w="1037" w:type="dxa"/>
            <w:vAlign w:val="bottom"/>
            <w:tcPrChange w:id="11308" w:author="Haiyang Liu" w:date="2026-05-22T18:00:00Z" w16du:dateUtc="2026-05-22T11:00:00Z">
              <w:tcPr>
                <w:tcW w:w="1037" w:type="dxa"/>
                <w:gridSpan w:val="2"/>
                <w:vAlign w:val="center"/>
              </w:tcPr>
            </w:tcPrChange>
          </w:tcPr>
          <w:p w14:paraId="72F92588" w14:textId="6C8D4EDD" w:rsidR="0054637B" w:rsidRPr="0054637B" w:rsidRDefault="0054637B" w:rsidP="0054637B">
            <w:pPr>
              <w:jc w:val="center"/>
              <w:rPr>
                <w:ins w:id="11309" w:author="Haiyang Liu" w:date="2026-05-22T17:16:00Z" w16du:dateUtc="2026-05-22T10:16:00Z"/>
                <w:color w:val="000000" w:themeColor="text1"/>
                <w:rPrChange w:id="11310" w:author="Haiyang Liu" w:date="2026-05-22T18:01:00Z" w16du:dateUtc="2026-05-22T11:01:00Z">
                  <w:rPr>
                    <w:ins w:id="11311" w:author="Haiyang Liu" w:date="2026-05-22T17:16:00Z" w16du:dateUtc="2026-05-22T10:16:00Z"/>
                  </w:rPr>
                </w:rPrChange>
              </w:rPr>
            </w:pPr>
          </w:p>
        </w:tc>
        <w:tc>
          <w:tcPr>
            <w:tcW w:w="1037" w:type="dxa"/>
            <w:vAlign w:val="bottom"/>
            <w:tcPrChange w:id="11312" w:author="Haiyang Liu" w:date="2026-05-22T18:00:00Z" w16du:dateUtc="2026-05-22T11:00:00Z">
              <w:tcPr>
                <w:tcW w:w="1037" w:type="dxa"/>
                <w:gridSpan w:val="2"/>
                <w:vAlign w:val="center"/>
              </w:tcPr>
            </w:tcPrChange>
          </w:tcPr>
          <w:p w14:paraId="5B21C5CB" w14:textId="432138D0" w:rsidR="0054637B" w:rsidRPr="0054637B" w:rsidRDefault="0054637B" w:rsidP="0054637B">
            <w:pPr>
              <w:jc w:val="center"/>
              <w:rPr>
                <w:ins w:id="11313" w:author="Haiyang Liu" w:date="2026-05-22T17:16:00Z" w16du:dateUtc="2026-05-22T10:16:00Z"/>
                <w:color w:val="000000" w:themeColor="text1"/>
                <w:rPrChange w:id="11314" w:author="Haiyang Liu" w:date="2026-05-22T18:01:00Z" w16du:dateUtc="2026-05-22T11:01:00Z">
                  <w:rPr>
                    <w:ins w:id="11315" w:author="Haiyang Liu" w:date="2026-05-22T17:16:00Z" w16du:dateUtc="2026-05-22T10:16:00Z"/>
                  </w:rPr>
                </w:rPrChange>
              </w:rPr>
            </w:pPr>
          </w:p>
        </w:tc>
        <w:tc>
          <w:tcPr>
            <w:tcW w:w="1037" w:type="dxa"/>
            <w:vAlign w:val="bottom"/>
            <w:tcPrChange w:id="11316" w:author="Haiyang Liu" w:date="2026-05-22T18:00:00Z" w16du:dateUtc="2026-05-22T11:00:00Z">
              <w:tcPr>
                <w:tcW w:w="1037" w:type="dxa"/>
                <w:gridSpan w:val="2"/>
                <w:vAlign w:val="center"/>
              </w:tcPr>
            </w:tcPrChange>
          </w:tcPr>
          <w:p w14:paraId="39ADF276" w14:textId="7867D9F3" w:rsidR="0054637B" w:rsidRPr="0054637B" w:rsidRDefault="0054637B" w:rsidP="0054637B">
            <w:pPr>
              <w:jc w:val="center"/>
              <w:rPr>
                <w:ins w:id="11317" w:author="Haiyang Liu" w:date="2026-05-22T17:16:00Z" w16du:dateUtc="2026-05-22T10:16:00Z"/>
                <w:color w:val="000000" w:themeColor="text1"/>
                <w:rPrChange w:id="11318" w:author="Haiyang Liu" w:date="2026-05-22T18:01:00Z" w16du:dateUtc="2026-05-22T11:01:00Z">
                  <w:rPr>
                    <w:ins w:id="11319" w:author="Haiyang Liu" w:date="2026-05-22T17:16:00Z" w16du:dateUtc="2026-05-22T10:16:00Z"/>
                  </w:rPr>
                </w:rPrChange>
              </w:rPr>
            </w:pPr>
          </w:p>
        </w:tc>
        <w:tc>
          <w:tcPr>
            <w:tcW w:w="1037" w:type="dxa"/>
            <w:vAlign w:val="bottom"/>
            <w:tcPrChange w:id="11320" w:author="Haiyang Liu" w:date="2026-05-22T18:00:00Z" w16du:dateUtc="2026-05-22T11:00:00Z">
              <w:tcPr>
                <w:tcW w:w="1037" w:type="dxa"/>
                <w:gridSpan w:val="2"/>
                <w:vAlign w:val="center"/>
              </w:tcPr>
            </w:tcPrChange>
          </w:tcPr>
          <w:p w14:paraId="613B5A0E" w14:textId="26F3F76D" w:rsidR="0054637B" w:rsidRPr="0054637B" w:rsidRDefault="0054637B" w:rsidP="0054637B">
            <w:pPr>
              <w:jc w:val="center"/>
              <w:rPr>
                <w:ins w:id="11321" w:author="Haiyang Liu" w:date="2026-05-22T17:16:00Z" w16du:dateUtc="2026-05-22T10:16:00Z"/>
                <w:color w:val="000000" w:themeColor="text1"/>
                <w:rPrChange w:id="11322" w:author="Haiyang Liu" w:date="2026-05-22T18:01:00Z" w16du:dateUtc="2026-05-22T11:01:00Z">
                  <w:rPr>
                    <w:ins w:id="11323" w:author="Haiyang Liu" w:date="2026-05-22T17:16:00Z" w16du:dateUtc="2026-05-22T10:16:00Z"/>
                  </w:rPr>
                </w:rPrChange>
              </w:rPr>
            </w:pPr>
          </w:p>
        </w:tc>
      </w:tr>
      <w:tr w:rsidR="0054637B" w:rsidRPr="00C67329" w14:paraId="309C4A3A" w14:textId="77777777" w:rsidTr="00F008FE">
        <w:trPr>
          <w:jc w:val="center"/>
          <w:ins w:id="11324" w:author="Haiyang Liu" w:date="2026-05-22T17:16:00Z"/>
          <w:trPrChange w:id="11325" w:author="Haiyang Liu" w:date="2026-05-22T18:00:00Z" w16du:dateUtc="2026-05-22T11:00:00Z">
            <w:trPr>
              <w:gridBefore w:val="1"/>
              <w:jc w:val="center"/>
            </w:trPr>
          </w:trPrChange>
        </w:trPr>
        <w:tc>
          <w:tcPr>
            <w:tcW w:w="792" w:type="dxa"/>
            <w:vAlign w:val="center"/>
            <w:tcPrChange w:id="11326" w:author="Haiyang Liu" w:date="2026-05-22T18:00:00Z" w16du:dateUtc="2026-05-22T11:00:00Z">
              <w:tcPr>
                <w:tcW w:w="792" w:type="dxa"/>
                <w:gridSpan w:val="2"/>
                <w:vAlign w:val="center"/>
              </w:tcPr>
            </w:tcPrChange>
          </w:tcPr>
          <w:p w14:paraId="76BE27F5" w14:textId="77777777" w:rsidR="0054637B" w:rsidRPr="00C67329" w:rsidRDefault="0054637B" w:rsidP="0054637B">
            <w:pPr>
              <w:rPr>
                <w:ins w:id="11327" w:author="Haiyang Liu" w:date="2026-05-22T17:16:00Z" w16du:dateUtc="2026-05-22T10:16:00Z"/>
                <w:color w:val="000000" w:themeColor="text1"/>
                <w:rPrChange w:id="11328" w:author="Haiyang Liu" w:date="2026-05-22T17:51:00Z" w16du:dateUtc="2026-05-22T10:51:00Z">
                  <w:rPr>
                    <w:ins w:id="11329" w:author="Haiyang Liu" w:date="2026-05-22T17:16:00Z" w16du:dateUtc="2026-05-22T10:16:00Z"/>
                  </w:rPr>
                </w:rPrChange>
              </w:rPr>
            </w:pPr>
            <w:ins w:id="11330" w:author="Haiyang Liu" w:date="2026-05-22T17:16:00Z" w16du:dateUtc="2026-05-22T10:16:00Z">
              <w:r w:rsidRPr="00C67329">
                <w:rPr>
                  <w:rFonts w:eastAsia="Times New Roman"/>
                  <w:b/>
                  <w:color w:val="000000" w:themeColor="text1"/>
                  <w:rPrChange w:id="11331" w:author="Haiyang Liu" w:date="2026-05-22T17:51:00Z" w16du:dateUtc="2026-05-22T10:51:00Z">
                    <w:rPr>
                      <w:rFonts w:eastAsia="Times New Roman"/>
                      <w:b/>
                      <w:sz w:val="13"/>
                    </w:rPr>
                  </w:rPrChange>
                </w:rPr>
                <w:t>X1</w:t>
              </w:r>
            </w:ins>
          </w:p>
        </w:tc>
        <w:tc>
          <w:tcPr>
            <w:tcW w:w="1037" w:type="dxa"/>
            <w:vAlign w:val="bottom"/>
            <w:tcPrChange w:id="11332" w:author="Haiyang Liu" w:date="2026-05-22T18:00:00Z" w16du:dateUtc="2026-05-22T11:00:00Z">
              <w:tcPr>
                <w:tcW w:w="1037" w:type="dxa"/>
                <w:gridSpan w:val="2"/>
                <w:vAlign w:val="center"/>
              </w:tcPr>
            </w:tcPrChange>
          </w:tcPr>
          <w:p w14:paraId="50DE8B92" w14:textId="77777777" w:rsidR="0054637B" w:rsidRDefault="0054637B" w:rsidP="0054637B">
            <w:pPr>
              <w:jc w:val="center"/>
              <w:rPr>
                <w:ins w:id="11333" w:author="Haiyang Liu" w:date="2026-05-22T18:01:00Z" w16du:dateUtc="2026-05-22T11:01:00Z"/>
                <w:color w:val="000000"/>
              </w:rPr>
            </w:pPr>
            <w:ins w:id="11334" w:author="Haiyang Liu" w:date="2026-05-22T18:00:00Z" w16du:dateUtc="2026-05-22T11:00:00Z">
              <w:r w:rsidRPr="0054637B">
                <w:rPr>
                  <w:color w:val="000000"/>
                  <w:rPrChange w:id="11335" w:author="Haiyang Liu" w:date="2026-05-22T18:01:00Z" w16du:dateUtc="2026-05-22T11:01:00Z">
                    <w:rPr>
                      <w:rFonts w:ascii="Aptos Narrow" w:hAnsi="Aptos Narrow"/>
                      <w:color w:val="000000"/>
                    </w:rPr>
                  </w:rPrChange>
                </w:rPr>
                <w:t>-.011</w:t>
              </w:r>
            </w:ins>
          </w:p>
          <w:p w14:paraId="780FCE6C" w14:textId="36F7860E" w:rsidR="0054637B" w:rsidRPr="0054637B" w:rsidRDefault="0054637B" w:rsidP="0054637B">
            <w:pPr>
              <w:jc w:val="center"/>
              <w:rPr>
                <w:ins w:id="11336" w:author="Haiyang Liu" w:date="2026-05-22T17:16:00Z" w16du:dateUtc="2026-05-22T10:16:00Z"/>
                <w:color w:val="000000" w:themeColor="text1"/>
                <w:rPrChange w:id="11337" w:author="Haiyang Liu" w:date="2026-05-22T18:01:00Z" w16du:dateUtc="2026-05-22T11:01:00Z">
                  <w:rPr>
                    <w:ins w:id="11338" w:author="Haiyang Liu" w:date="2026-05-22T17:16:00Z" w16du:dateUtc="2026-05-22T10:16:00Z"/>
                  </w:rPr>
                </w:rPrChange>
              </w:rPr>
            </w:pPr>
            <w:ins w:id="11339" w:author="Haiyang Liu" w:date="2026-05-22T18:00:00Z" w16du:dateUtc="2026-05-22T11:00:00Z">
              <w:r w:rsidRPr="0054637B">
                <w:rPr>
                  <w:color w:val="000000"/>
                  <w:rPrChange w:id="11340" w:author="Haiyang Liu" w:date="2026-05-22T18:01:00Z" w16du:dateUtc="2026-05-22T11:01:00Z">
                    <w:rPr>
                      <w:rFonts w:ascii="Aptos Narrow" w:hAnsi="Aptos Narrow"/>
                      <w:color w:val="000000"/>
                    </w:rPr>
                  </w:rPrChange>
                </w:rPr>
                <w:t>(.021)</w:t>
              </w:r>
            </w:ins>
          </w:p>
        </w:tc>
        <w:tc>
          <w:tcPr>
            <w:tcW w:w="1037" w:type="dxa"/>
            <w:vAlign w:val="bottom"/>
            <w:tcPrChange w:id="11341" w:author="Haiyang Liu" w:date="2026-05-22T18:00:00Z" w16du:dateUtc="2026-05-22T11:00:00Z">
              <w:tcPr>
                <w:tcW w:w="1037" w:type="dxa"/>
                <w:gridSpan w:val="2"/>
                <w:vAlign w:val="center"/>
              </w:tcPr>
            </w:tcPrChange>
          </w:tcPr>
          <w:p w14:paraId="73E288AF" w14:textId="77777777" w:rsidR="009675E6" w:rsidRDefault="0054637B" w:rsidP="0054637B">
            <w:pPr>
              <w:jc w:val="center"/>
              <w:rPr>
                <w:ins w:id="11342" w:author="Haiyang Liu" w:date="2026-05-22T18:03:00Z" w16du:dateUtc="2026-05-22T11:03:00Z"/>
                <w:color w:val="000000"/>
              </w:rPr>
            </w:pPr>
            <w:ins w:id="11343" w:author="Haiyang Liu" w:date="2026-05-22T18:00:00Z" w16du:dateUtc="2026-05-22T11:00:00Z">
              <w:r w:rsidRPr="0054637B">
                <w:rPr>
                  <w:color w:val="000000"/>
                  <w:rPrChange w:id="11344" w:author="Haiyang Liu" w:date="2026-05-22T18:01:00Z" w16du:dateUtc="2026-05-22T11:01:00Z">
                    <w:rPr>
                      <w:rFonts w:ascii="Aptos Narrow" w:hAnsi="Aptos Narrow"/>
                      <w:color w:val="000000"/>
                    </w:rPr>
                  </w:rPrChange>
                </w:rPr>
                <w:t>-.15</w:t>
              </w:r>
            </w:ins>
          </w:p>
          <w:p w14:paraId="116EFF25" w14:textId="43A03373" w:rsidR="0054637B" w:rsidRPr="0054637B" w:rsidRDefault="0054637B" w:rsidP="0054637B">
            <w:pPr>
              <w:jc w:val="center"/>
              <w:rPr>
                <w:ins w:id="11345" w:author="Haiyang Liu" w:date="2026-05-22T17:16:00Z" w16du:dateUtc="2026-05-22T10:16:00Z"/>
                <w:color w:val="000000" w:themeColor="text1"/>
                <w:rPrChange w:id="11346" w:author="Haiyang Liu" w:date="2026-05-22T18:01:00Z" w16du:dateUtc="2026-05-22T11:01:00Z">
                  <w:rPr>
                    <w:ins w:id="11347" w:author="Haiyang Liu" w:date="2026-05-22T17:16:00Z" w16du:dateUtc="2026-05-22T10:16:00Z"/>
                  </w:rPr>
                </w:rPrChange>
              </w:rPr>
            </w:pPr>
            <w:ins w:id="11348" w:author="Haiyang Liu" w:date="2026-05-22T18:00:00Z" w16du:dateUtc="2026-05-22T11:00:00Z">
              <w:r w:rsidRPr="0054637B">
                <w:rPr>
                  <w:color w:val="000000"/>
                  <w:rPrChange w:id="11349" w:author="Haiyang Liu" w:date="2026-05-22T18:01:00Z" w16du:dateUtc="2026-05-22T11:01:00Z">
                    <w:rPr>
                      <w:rFonts w:ascii="Aptos Narrow" w:hAnsi="Aptos Narrow"/>
                      <w:color w:val="000000"/>
                    </w:rPr>
                  </w:rPrChange>
                </w:rPr>
                <w:t>(.031)</w:t>
              </w:r>
            </w:ins>
          </w:p>
        </w:tc>
        <w:tc>
          <w:tcPr>
            <w:tcW w:w="1037" w:type="dxa"/>
            <w:vAlign w:val="bottom"/>
            <w:tcPrChange w:id="11350" w:author="Haiyang Liu" w:date="2026-05-22T18:00:00Z" w16du:dateUtc="2026-05-22T11:00:00Z">
              <w:tcPr>
                <w:tcW w:w="1037" w:type="dxa"/>
                <w:gridSpan w:val="2"/>
                <w:vAlign w:val="center"/>
              </w:tcPr>
            </w:tcPrChange>
          </w:tcPr>
          <w:p w14:paraId="2DC9EC3B" w14:textId="77777777" w:rsidR="009675E6" w:rsidRDefault="0054637B" w:rsidP="0054637B">
            <w:pPr>
              <w:jc w:val="center"/>
              <w:rPr>
                <w:ins w:id="11351" w:author="Haiyang Liu" w:date="2026-05-22T18:03:00Z" w16du:dateUtc="2026-05-22T11:03:00Z"/>
                <w:color w:val="000000"/>
              </w:rPr>
            </w:pPr>
            <w:ins w:id="11352" w:author="Haiyang Liu" w:date="2026-05-22T18:00:00Z" w16du:dateUtc="2026-05-22T11:00:00Z">
              <w:r w:rsidRPr="0054637B">
                <w:rPr>
                  <w:color w:val="000000"/>
                  <w:rPrChange w:id="11353" w:author="Haiyang Liu" w:date="2026-05-22T18:01:00Z" w16du:dateUtc="2026-05-22T11:01:00Z">
                    <w:rPr>
                      <w:rFonts w:ascii="Aptos Narrow" w:hAnsi="Aptos Narrow"/>
                      <w:color w:val="000000"/>
                    </w:rPr>
                  </w:rPrChange>
                </w:rPr>
                <w:t>-.052</w:t>
              </w:r>
            </w:ins>
          </w:p>
          <w:p w14:paraId="6A3EF64C" w14:textId="2438B023" w:rsidR="0054637B" w:rsidRPr="0054637B" w:rsidRDefault="0054637B" w:rsidP="0054637B">
            <w:pPr>
              <w:jc w:val="center"/>
              <w:rPr>
                <w:ins w:id="11354" w:author="Haiyang Liu" w:date="2026-05-22T17:16:00Z" w16du:dateUtc="2026-05-22T10:16:00Z"/>
                <w:color w:val="000000" w:themeColor="text1"/>
                <w:rPrChange w:id="11355" w:author="Haiyang Liu" w:date="2026-05-22T18:01:00Z" w16du:dateUtc="2026-05-22T11:01:00Z">
                  <w:rPr>
                    <w:ins w:id="11356" w:author="Haiyang Liu" w:date="2026-05-22T17:16:00Z" w16du:dateUtc="2026-05-22T10:16:00Z"/>
                  </w:rPr>
                </w:rPrChange>
              </w:rPr>
            </w:pPr>
            <w:ins w:id="11357" w:author="Haiyang Liu" w:date="2026-05-22T18:00:00Z" w16du:dateUtc="2026-05-22T11:00:00Z">
              <w:r w:rsidRPr="0054637B">
                <w:rPr>
                  <w:color w:val="000000"/>
                  <w:rPrChange w:id="11358" w:author="Haiyang Liu" w:date="2026-05-22T18:01:00Z" w16du:dateUtc="2026-05-22T11:01:00Z">
                    <w:rPr>
                      <w:rFonts w:ascii="Aptos Narrow" w:hAnsi="Aptos Narrow"/>
                      <w:color w:val="000000"/>
                    </w:rPr>
                  </w:rPrChange>
                </w:rPr>
                <w:t>(.011)</w:t>
              </w:r>
            </w:ins>
          </w:p>
        </w:tc>
        <w:tc>
          <w:tcPr>
            <w:tcW w:w="1037" w:type="dxa"/>
            <w:vAlign w:val="bottom"/>
            <w:tcPrChange w:id="11359" w:author="Haiyang Liu" w:date="2026-05-22T18:00:00Z" w16du:dateUtc="2026-05-22T11:00:00Z">
              <w:tcPr>
                <w:tcW w:w="1037" w:type="dxa"/>
                <w:gridSpan w:val="2"/>
                <w:vAlign w:val="center"/>
              </w:tcPr>
            </w:tcPrChange>
          </w:tcPr>
          <w:p w14:paraId="643E21B5" w14:textId="77777777" w:rsidR="009675E6" w:rsidRDefault="0054637B" w:rsidP="0054637B">
            <w:pPr>
              <w:jc w:val="center"/>
              <w:rPr>
                <w:ins w:id="11360" w:author="Haiyang Liu" w:date="2026-05-22T18:05:00Z" w16du:dateUtc="2026-05-22T11:05:00Z"/>
                <w:color w:val="000000"/>
              </w:rPr>
            </w:pPr>
            <w:ins w:id="11361" w:author="Haiyang Liu" w:date="2026-05-22T18:00:00Z" w16du:dateUtc="2026-05-22T11:00:00Z">
              <w:r w:rsidRPr="0054637B">
                <w:rPr>
                  <w:color w:val="000000"/>
                  <w:rPrChange w:id="11362" w:author="Haiyang Liu" w:date="2026-05-22T18:01:00Z" w16du:dateUtc="2026-05-22T11:01:00Z">
                    <w:rPr>
                      <w:rFonts w:ascii="Aptos Narrow" w:hAnsi="Aptos Narrow"/>
                      <w:color w:val="000000"/>
                    </w:rPr>
                  </w:rPrChange>
                </w:rPr>
                <w:t>.139</w:t>
              </w:r>
            </w:ins>
          </w:p>
          <w:p w14:paraId="0C7BA2DF" w14:textId="4B4FE0B3" w:rsidR="0054637B" w:rsidRPr="0054637B" w:rsidRDefault="0054637B" w:rsidP="0054637B">
            <w:pPr>
              <w:jc w:val="center"/>
              <w:rPr>
                <w:ins w:id="11363" w:author="Haiyang Liu" w:date="2026-05-22T17:16:00Z" w16du:dateUtc="2026-05-22T10:16:00Z"/>
                <w:color w:val="000000" w:themeColor="text1"/>
                <w:rPrChange w:id="11364" w:author="Haiyang Liu" w:date="2026-05-22T18:01:00Z" w16du:dateUtc="2026-05-22T11:01:00Z">
                  <w:rPr>
                    <w:ins w:id="11365" w:author="Haiyang Liu" w:date="2026-05-22T17:16:00Z" w16du:dateUtc="2026-05-22T10:16:00Z"/>
                  </w:rPr>
                </w:rPrChange>
              </w:rPr>
            </w:pPr>
            <w:ins w:id="11366" w:author="Haiyang Liu" w:date="2026-05-22T18:00:00Z" w16du:dateUtc="2026-05-22T11:00:00Z">
              <w:r w:rsidRPr="0054637B">
                <w:rPr>
                  <w:color w:val="000000"/>
                  <w:rPrChange w:id="11367" w:author="Haiyang Liu" w:date="2026-05-22T18:01:00Z" w16du:dateUtc="2026-05-22T11:01:00Z">
                    <w:rPr>
                      <w:rFonts w:ascii="Aptos Narrow" w:hAnsi="Aptos Narrow"/>
                      <w:color w:val="000000"/>
                    </w:rPr>
                  </w:rPrChange>
                </w:rPr>
                <w:t>(.033)</w:t>
              </w:r>
            </w:ins>
          </w:p>
        </w:tc>
        <w:tc>
          <w:tcPr>
            <w:tcW w:w="1037" w:type="dxa"/>
            <w:vAlign w:val="bottom"/>
            <w:tcPrChange w:id="11368" w:author="Haiyang Liu" w:date="2026-05-22T18:00:00Z" w16du:dateUtc="2026-05-22T11:00:00Z">
              <w:tcPr>
                <w:tcW w:w="1037" w:type="dxa"/>
                <w:gridSpan w:val="2"/>
                <w:vAlign w:val="center"/>
              </w:tcPr>
            </w:tcPrChange>
          </w:tcPr>
          <w:p w14:paraId="35CF7076" w14:textId="77777777" w:rsidR="009675E6" w:rsidRDefault="0054637B" w:rsidP="0054637B">
            <w:pPr>
              <w:jc w:val="center"/>
              <w:rPr>
                <w:ins w:id="11369" w:author="Haiyang Liu" w:date="2026-05-22T18:05:00Z" w16du:dateUtc="2026-05-22T11:05:00Z"/>
                <w:color w:val="000000"/>
              </w:rPr>
            </w:pPr>
            <w:ins w:id="11370" w:author="Haiyang Liu" w:date="2026-05-22T18:00:00Z" w16du:dateUtc="2026-05-22T11:00:00Z">
              <w:r w:rsidRPr="0054637B">
                <w:rPr>
                  <w:color w:val="000000"/>
                  <w:rPrChange w:id="11371" w:author="Haiyang Liu" w:date="2026-05-22T18:01:00Z" w16du:dateUtc="2026-05-22T11:01:00Z">
                    <w:rPr>
                      <w:rFonts w:ascii="Aptos Narrow" w:hAnsi="Aptos Narrow"/>
                      <w:color w:val="000000"/>
                    </w:rPr>
                  </w:rPrChange>
                </w:rPr>
                <w:t>.398</w:t>
              </w:r>
            </w:ins>
          </w:p>
          <w:p w14:paraId="7E23EFA4" w14:textId="6E9EAABF" w:rsidR="0054637B" w:rsidRPr="0054637B" w:rsidRDefault="0054637B" w:rsidP="0054637B">
            <w:pPr>
              <w:jc w:val="center"/>
              <w:rPr>
                <w:ins w:id="11372" w:author="Haiyang Liu" w:date="2026-05-22T17:16:00Z" w16du:dateUtc="2026-05-22T10:16:00Z"/>
                <w:color w:val="000000" w:themeColor="text1"/>
                <w:rPrChange w:id="11373" w:author="Haiyang Liu" w:date="2026-05-22T18:01:00Z" w16du:dateUtc="2026-05-22T11:01:00Z">
                  <w:rPr>
                    <w:ins w:id="11374" w:author="Haiyang Liu" w:date="2026-05-22T17:16:00Z" w16du:dateUtc="2026-05-22T10:16:00Z"/>
                  </w:rPr>
                </w:rPrChange>
              </w:rPr>
            </w:pPr>
            <w:ins w:id="11375" w:author="Haiyang Liu" w:date="2026-05-22T18:00:00Z" w16du:dateUtc="2026-05-22T11:00:00Z">
              <w:r w:rsidRPr="0054637B">
                <w:rPr>
                  <w:color w:val="000000"/>
                  <w:rPrChange w:id="11376" w:author="Haiyang Liu" w:date="2026-05-22T18:01:00Z" w16du:dateUtc="2026-05-22T11:01:00Z">
                    <w:rPr>
                      <w:rFonts w:ascii="Aptos Narrow" w:hAnsi="Aptos Narrow"/>
                      <w:color w:val="000000"/>
                    </w:rPr>
                  </w:rPrChange>
                </w:rPr>
                <w:t>(.033)</w:t>
              </w:r>
            </w:ins>
          </w:p>
        </w:tc>
        <w:tc>
          <w:tcPr>
            <w:tcW w:w="1037" w:type="dxa"/>
            <w:vAlign w:val="bottom"/>
            <w:tcPrChange w:id="11377" w:author="Haiyang Liu" w:date="2026-05-22T18:00:00Z" w16du:dateUtc="2026-05-22T11:00:00Z">
              <w:tcPr>
                <w:tcW w:w="1037" w:type="dxa"/>
                <w:gridSpan w:val="2"/>
                <w:vAlign w:val="center"/>
              </w:tcPr>
            </w:tcPrChange>
          </w:tcPr>
          <w:p w14:paraId="43AD7458" w14:textId="4A0EFE1C" w:rsidR="0054637B" w:rsidRPr="0054637B" w:rsidRDefault="0054637B" w:rsidP="0054637B">
            <w:pPr>
              <w:jc w:val="center"/>
              <w:rPr>
                <w:ins w:id="11378" w:author="Haiyang Liu" w:date="2026-05-22T17:16:00Z" w16du:dateUtc="2026-05-22T10:16:00Z"/>
                <w:color w:val="000000" w:themeColor="text1"/>
                <w:rPrChange w:id="11379" w:author="Haiyang Liu" w:date="2026-05-22T18:01:00Z" w16du:dateUtc="2026-05-22T11:01:00Z">
                  <w:rPr>
                    <w:ins w:id="11380" w:author="Haiyang Liu" w:date="2026-05-22T17:16:00Z" w16du:dateUtc="2026-05-22T10:16:00Z"/>
                  </w:rPr>
                </w:rPrChange>
              </w:rPr>
            </w:pPr>
          </w:p>
        </w:tc>
        <w:tc>
          <w:tcPr>
            <w:tcW w:w="1037" w:type="dxa"/>
            <w:vAlign w:val="bottom"/>
            <w:tcPrChange w:id="11381" w:author="Haiyang Liu" w:date="2026-05-22T18:00:00Z" w16du:dateUtc="2026-05-22T11:00:00Z">
              <w:tcPr>
                <w:tcW w:w="1037" w:type="dxa"/>
                <w:gridSpan w:val="2"/>
                <w:vAlign w:val="center"/>
              </w:tcPr>
            </w:tcPrChange>
          </w:tcPr>
          <w:p w14:paraId="705520EB" w14:textId="1CDFA022" w:rsidR="0054637B" w:rsidRPr="0054637B" w:rsidRDefault="0054637B" w:rsidP="0054637B">
            <w:pPr>
              <w:jc w:val="center"/>
              <w:rPr>
                <w:ins w:id="11382" w:author="Haiyang Liu" w:date="2026-05-22T17:16:00Z" w16du:dateUtc="2026-05-22T10:16:00Z"/>
                <w:color w:val="000000" w:themeColor="text1"/>
                <w:rPrChange w:id="11383" w:author="Haiyang Liu" w:date="2026-05-22T18:01:00Z" w16du:dateUtc="2026-05-22T11:01:00Z">
                  <w:rPr>
                    <w:ins w:id="11384" w:author="Haiyang Liu" w:date="2026-05-22T17:16:00Z" w16du:dateUtc="2026-05-22T10:16:00Z"/>
                  </w:rPr>
                </w:rPrChange>
              </w:rPr>
            </w:pPr>
          </w:p>
        </w:tc>
        <w:tc>
          <w:tcPr>
            <w:tcW w:w="1037" w:type="dxa"/>
            <w:vAlign w:val="bottom"/>
            <w:tcPrChange w:id="11385" w:author="Haiyang Liu" w:date="2026-05-22T18:00:00Z" w16du:dateUtc="2026-05-22T11:00:00Z">
              <w:tcPr>
                <w:tcW w:w="1037" w:type="dxa"/>
                <w:gridSpan w:val="2"/>
                <w:vAlign w:val="center"/>
              </w:tcPr>
            </w:tcPrChange>
          </w:tcPr>
          <w:p w14:paraId="0CDCC61E" w14:textId="75C4E059" w:rsidR="0054637B" w:rsidRPr="0054637B" w:rsidRDefault="0054637B" w:rsidP="0054637B">
            <w:pPr>
              <w:jc w:val="center"/>
              <w:rPr>
                <w:ins w:id="11386" w:author="Haiyang Liu" w:date="2026-05-22T17:16:00Z" w16du:dateUtc="2026-05-22T10:16:00Z"/>
                <w:color w:val="000000" w:themeColor="text1"/>
                <w:rPrChange w:id="11387" w:author="Haiyang Liu" w:date="2026-05-22T18:01:00Z" w16du:dateUtc="2026-05-22T11:01:00Z">
                  <w:rPr>
                    <w:ins w:id="11388" w:author="Haiyang Liu" w:date="2026-05-22T17:16:00Z" w16du:dateUtc="2026-05-22T10:16:00Z"/>
                  </w:rPr>
                </w:rPrChange>
              </w:rPr>
            </w:pPr>
          </w:p>
        </w:tc>
        <w:tc>
          <w:tcPr>
            <w:tcW w:w="1037" w:type="dxa"/>
            <w:vAlign w:val="bottom"/>
            <w:tcPrChange w:id="11389" w:author="Haiyang Liu" w:date="2026-05-22T18:00:00Z" w16du:dateUtc="2026-05-22T11:00:00Z">
              <w:tcPr>
                <w:tcW w:w="1037" w:type="dxa"/>
                <w:gridSpan w:val="2"/>
                <w:vAlign w:val="center"/>
              </w:tcPr>
            </w:tcPrChange>
          </w:tcPr>
          <w:p w14:paraId="0CA93236" w14:textId="48BF8101" w:rsidR="0054637B" w:rsidRPr="0054637B" w:rsidRDefault="0054637B" w:rsidP="0054637B">
            <w:pPr>
              <w:jc w:val="center"/>
              <w:rPr>
                <w:ins w:id="11390" w:author="Haiyang Liu" w:date="2026-05-22T17:16:00Z" w16du:dateUtc="2026-05-22T10:16:00Z"/>
                <w:color w:val="000000" w:themeColor="text1"/>
                <w:rPrChange w:id="11391" w:author="Haiyang Liu" w:date="2026-05-22T18:01:00Z" w16du:dateUtc="2026-05-22T11:01:00Z">
                  <w:rPr>
                    <w:ins w:id="11392" w:author="Haiyang Liu" w:date="2026-05-22T17:16:00Z" w16du:dateUtc="2026-05-22T10:16:00Z"/>
                  </w:rPr>
                </w:rPrChange>
              </w:rPr>
            </w:pPr>
          </w:p>
        </w:tc>
        <w:tc>
          <w:tcPr>
            <w:tcW w:w="1037" w:type="dxa"/>
            <w:vAlign w:val="bottom"/>
            <w:tcPrChange w:id="11393" w:author="Haiyang Liu" w:date="2026-05-22T18:00:00Z" w16du:dateUtc="2026-05-22T11:00:00Z">
              <w:tcPr>
                <w:tcW w:w="1037" w:type="dxa"/>
                <w:gridSpan w:val="2"/>
                <w:vAlign w:val="center"/>
              </w:tcPr>
            </w:tcPrChange>
          </w:tcPr>
          <w:p w14:paraId="51F7F5C4" w14:textId="3DF05A28" w:rsidR="0054637B" w:rsidRPr="0054637B" w:rsidRDefault="0054637B" w:rsidP="0054637B">
            <w:pPr>
              <w:jc w:val="center"/>
              <w:rPr>
                <w:ins w:id="11394" w:author="Haiyang Liu" w:date="2026-05-22T17:16:00Z" w16du:dateUtc="2026-05-22T10:16:00Z"/>
                <w:color w:val="000000" w:themeColor="text1"/>
                <w:rPrChange w:id="11395" w:author="Haiyang Liu" w:date="2026-05-22T18:01:00Z" w16du:dateUtc="2026-05-22T11:01:00Z">
                  <w:rPr>
                    <w:ins w:id="11396" w:author="Haiyang Liu" w:date="2026-05-22T17:16:00Z" w16du:dateUtc="2026-05-22T10:16:00Z"/>
                  </w:rPr>
                </w:rPrChange>
              </w:rPr>
            </w:pPr>
          </w:p>
        </w:tc>
      </w:tr>
      <w:tr w:rsidR="0054637B" w:rsidRPr="00C67329" w14:paraId="676C56FD" w14:textId="77777777" w:rsidTr="00F008FE">
        <w:trPr>
          <w:jc w:val="center"/>
          <w:ins w:id="11397" w:author="Haiyang Liu" w:date="2026-05-22T17:16:00Z"/>
          <w:trPrChange w:id="11398" w:author="Haiyang Liu" w:date="2026-05-22T18:00:00Z" w16du:dateUtc="2026-05-22T11:00:00Z">
            <w:trPr>
              <w:gridBefore w:val="1"/>
              <w:jc w:val="center"/>
            </w:trPr>
          </w:trPrChange>
        </w:trPr>
        <w:tc>
          <w:tcPr>
            <w:tcW w:w="792" w:type="dxa"/>
            <w:vAlign w:val="center"/>
            <w:tcPrChange w:id="11399" w:author="Haiyang Liu" w:date="2026-05-22T18:00:00Z" w16du:dateUtc="2026-05-22T11:00:00Z">
              <w:tcPr>
                <w:tcW w:w="792" w:type="dxa"/>
                <w:gridSpan w:val="2"/>
                <w:vAlign w:val="center"/>
              </w:tcPr>
            </w:tcPrChange>
          </w:tcPr>
          <w:p w14:paraId="76D86DBB" w14:textId="77777777" w:rsidR="0054637B" w:rsidRPr="00C67329" w:rsidRDefault="0054637B" w:rsidP="0054637B">
            <w:pPr>
              <w:rPr>
                <w:ins w:id="11400" w:author="Haiyang Liu" w:date="2026-05-22T17:16:00Z" w16du:dateUtc="2026-05-22T10:16:00Z"/>
                <w:color w:val="000000" w:themeColor="text1"/>
                <w:rPrChange w:id="11401" w:author="Haiyang Liu" w:date="2026-05-22T17:51:00Z" w16du:dateUtc="2026-05-22T10:51:00Z">
                  <w:rPr>
                    <w:ins w:id="11402" w:author="Haiyang Liu" w:date="2026-05-22T17:16:00Z" w16du:dateUtc="2026-05-22T10:16:00Z"/>
                  </w:rPr>
                </w:rPrChange>
              </w:rPr>
            </w:pPr>
            <w:ins w:id="11403" w:author="Haiyang Liu" w:date="2026-05-22T17:16:00Z" w16du:dateUtc="2026-05-22T10:16:00Z">
              <w:r w:rsidRPr="00C67329">
                <w:rPr>
                  <w:rFonts w:eastAsia="Times New Roman"/>
                  <w:b/>
                  <w:color w:val="000000" w:themeColor="text1"/>
                  <w:rPrChange w:id="11404" w:author="Haiyang Liu" w:date="2026-05-22T17:51:00Z" w16du:dateUtc="2026-05-22T10:51:00Z">
                    <w:rPr>
                      <w:rFonts w:eastAsia="Times New Roman"/>
                      <w:b/>
                      <w:sz w:val="13"/>
                    </w:rPr>
                  </w:rPrChange>
                </w:rPr>
                <w:t>X2</w:t>
              </w:r>
            </w:ins>
          </w:p>
        </w:tc>
        <w:tc>
          <w:tcPr>
            <w:tcW w:w="1037" w:type="dxa"/>
            <w:vAlign w:val="bottom"/>
            <w:tcPrChange w:id="11405" w:author="Haiyang Liu" w:date="2026-05-22T18:00:00Z" w16du:dateUtc="2026-05-22T11:00:00Z">
              <w:tcPr>
                <w:tcW w:w="1037" w:type="dxa"/>
                <w:gridSpan w:val="2"/>
                <w:vAlign w:val="center"/>
              </w:tcPr>
            </w:tcPrChange>
          </w:tcPr>
          <w:p w14:paraId="21DDC87B" w14:textId="63920E7D" w:rsidR="0054637B" w:rsidRDefault="0054637B" w:rsidP="0054637B">
            <w:pPr>
              <w:jc w:val="center"/>
              <w:rPr>
                <w:ins w:id="11406" w:author="Haiyang Liu" w:date="2026-05-22T18:01:00Z" w16du:dateUtc="2026-05-22T11:01:00Z"/>
                <w:color w:val="000000"/>
              </w:rPr>
            </w:pPr>
            <w:ins w:id="11407" w:author="Haiyang Liu" w:date="2026-05-22T18:00:00Z" w16du:dateUtc="2026-05-22T11:00:00Z">
              <w:r w:rsidRPr="0054637B">
                <w:rPr>
                  <w:color w:val="000000"/>
                  <w:rPrChange w:id="11408" w:author="Haiyang Liu" w:date="2026-05-22T18:01:00Z" w16du:dateUtc="2026-05-22T11:01:00Z">
                    <w:rPr>
                      <w:rFonts w:ascii="Aptos Narrow" w:hAnsi="Aptos Narrow"/>
                      <w:color w:val="000000"/>
                    </w:rPr>
                  </w:rPrChange>
                </w:rPr>
                <w:t>-.01</w:t>
              </w:r>
            </w:ins>
            <w:ins w:id="11409" w:author="Haiyang Liu" w:date="2026-05-22T18:01:00Z" w16du:dateUtc="2026-05-22T11:01:00Z">
              <w:r>
                <w:rPr>
                  <w:color w:val="000000"/>
                </w:rPr>
                <w:t>0</w:t>
              </w:r>
            </w:ins>
          </w:p>
          <w:p w14:paraId="67F696E4" w14:textId="0E6B6832" w:rsidR="0054637B" w:rsidRPr="0054637B" w:rsidRDefault="0054637B" w:rsidP="0054637B">
            <w:pPr>
              <w:jc w:val="center"/>
              <w:rPr>
                <w:ins w:id="11410" w:author="Haiyang Liu" w:date="2026-05-22T17:16:00Z" w16du:dateUtc="2026-05-22T10:16:00Z"/>
                <w:color w:val="000000" w:themeColor="text1"/>
                <w:rPrChange w:id="11411" w:author="Haiyang Liu" w:date="2026-05-22T18:01:00Z" w16du:dateUtc="2026-05-22T11:01:00Z">
                  <w:rPr>
                    <w:ins w:id="11412" w:author="Haiyang Liu" w:date="2026-05-22T17:16:00Z" w16du:dateUtc="2026-05-22T10:16:00Z"/>
                  </w:rPr>
                </w:rPrChange>
              </w:rPr>
            </w:pPr>
            <w:ins w:id="11413" w:author="Haiyang Liu" w:date="2026-05-22T18:00:00Z" w16du:dateUtc="2026-05-22T11:00:00Z">
              <w:r w:rsidRPr="0054637B">
                <w:rPr>
                  <w:color w:val="000000"/>
                  <w:rPrChange w:id="11414" w:author="Haiyang Liu" w:date="2026-05-22T18:01:00Z" w16du:dateUtc="2026-05-22T11:01:00Z">
                    <w:rPr>
                      <w:rFonts w:ascii="Aptos Narrow" w:hAnsi="Aptos Narrow"/>
                      <w:color w:val="000000"/>
                    </w:rPr>
                  </w:rPrChange>
                </w:rPr>
                <w:t>(.023)</w:t>
              </w:r>
            </w:ins>
          </w:p>
        </w:tc>
        <w:tc>
          <w:tcPr>
            <w:tcW w:w="1037" w:type="dxa"/>
            <w:vAlign w:val="bottom"/>
            <w:tcPrChange w:id="11415" w:author="Haiyang Liu" w:date="2026-05-22T18:00:00Z" w16du:dateUtc="2026-05-22T11:00:00Z">
              <w:tcPr>
                <w:tcW w:w="1037" w:type="dxa"/>
                <w:gridSpan w:val="2"/>
                <w:vAlign w:val="center"/>
              </w:tcPr>
            </w:tcPrChange>
          </w:tcPr>
          <w:p w14:paraId="0593D231" w14:textId="77777777" w:rsidR="009675E6" w:rsidRDefault="0054637B" w:rsidP="0054637B">
            <w:pPr>
              <w:jc w:val="center"/>
              <w:rPr>
                <w:ins w:id="11416" w:author="Haiyang Liu" w:date="2026-05-22T18:03:00Z" w16du:dateUtc="2026-05-22T11:03:00Z"/>
                <w:color w:val="000000"/>
              </w:rPr>
            </w:pPr>
            <w:ins w:id="11417" w:author="Haiyang Liu" w:date="2026-05-22T18:00:00Z" w16du:dateUtc="2026-05-22T11:00:00Z">
              <w:r w:rsidRPr="0054637B">
                <w:rPr>
                  <w:color w:val="000000"/>
                  <w:rPrChange w:id="11418" w:author="Haiyang Liu" w:date="2026-05-22T18:01:00Z" w16du:dateUtc="2026-05-22T11:01:00Z">
                    <w:rPr>
                      <w:rFonts w:ascii="Aptos Narrow" w:hAnsi="Aptos Narrow"/>
                      <w:color w:val="000000"/>
                    </w:rPr>
                  </w:rPrChange>
                </w:rPr>
                <w:t>.167</w:t>
              </w:r>
            </w:ins>
          </w:p>
          <w:p w14:paraId="7A07A1AF" w14:textId="1A341EE8" w:rsidR="0054637B" w:rsidRPr="0054637B" w:rsidRDefault="0054637B" w:rsidP="0054637B">
            <w:pPr>
              <w:jc w:val="center"/>
              <w:rPr>
                <w:ins w:id="11419" w:author="Haiyang Liu" w:date="2026-05-22T17:16:00Z" w16du:dateUtc="2026-05-22T10:16:00Z"/>
                <w:color w:val="000000" w:themeColor="text1"/>
                <w:rPrChange w:id="11420" w:author="Haiyang Liu" w:date="2026-05-22T18:01:00Z" w16du:dateUtc="2026-05-22T11:01:00Z">
                  <w:rPr>
                    <w:ins w:id="11421" w:author="Haiyang Liu" w:date="2026-05-22T17:16:00Z" w16du:dateUtc="2026-05-22T10:16:00Z"/>
                  </w:rPr>
                </w:rPrChange>
              </w:rPr>
            </w:pPr>
            <w:ins w:id="11422" w:author="Haiyang Liu" w:date="2026-05-22T18:00:00Z" w16du:dateUtc="2026-05-22T11:00:00Z">
              <w:r w:rsidRPr="0054637B">
                <w:rPr>
                  <w:color w:val="000000"/>
                  <w:rPrChange w:id="11423" w:author="Haiyang Liu" w:date="2026-05-22T18:01:00Z" w16du:dateUtc="2026-05-22T11:01:00Z">
                    <w:rPr>
                      <w:rFonts w:ascii="Aptos Narrow" w:hAnsi="Aptos Narrow"/>
                      <w:color w:val="000000"/>
                    </w:rPr>
                  </w:rPrChange>
                </w:rPr>
                <w:t>(.034)</w:t>
              </w:r>
            </w:ins>
          </w:p>
        </w:tc>
        <w:tc>
          <w:tcPr>
            <w:tcW w:w="1037" w:type="dxa"/>
            <w:vAlign w:val="bottom"/>
            <w:tcPrChange w:id="11424" w:author="Haiyang Liu" w:date="2026-05-22T18:00:00Z" w16du:dateUtc="2026-05-22T11:00:00Z">
              <w:tcPr>
                <w:tcW w:w="1037" w:type="dxa"/>
                <w:gridSpan w:val="2"/>
                <w:vAlign w:val="center"/>
              </w:tcPr>
            </w:tcPrChange>
          </w:tcPr>
          <w:p w14:paraId="6CE53A4B" w14:textId="77777777" w:rsidR="009675E6" w:rsidRDefault="0054637B" w:rsidP="0054637B">
            <w:pPr>
              <w:jc w:val="center"/>
              <w:rPr>
                <w:ins w:id="11425" w:author="Haiyang Liu" w:date="2026-05-22T18:03:00Z" w16du:dateUtc="2026-05-22T11:03:00Z"/>
                <w:color w:val="000000"/>
              </w:rPr>
            </w:pPr>
            <w:ins w:id="11426" w:author="Haiyang Liu" w:date="2026-05-22T18:00:00Z" w16du:dateUtc="2026-05-22T11:00:00Z">
              <w:r w:rsidRPr="0054637B">
                <w:rPr>
                  <w:color w:val="000000"/>
                  <w:rPrChange w:id="11427" w:author="Haiyang Liu" w:date="2026-05-22T18:01:00Z" w16du:dateUtc="2026-05-22T11:01:00Z">
                    <w:rPr>
                      <w:rFonts w:ascii="Aptos Narrow" w:hAnsi="Aptos Narrow"/>
                      <w:color w:val="000000"/>
                    </w:rPr>
                  </w:rPrChange>
                </w:rPr>
                <w:t>.05</w:t>
              </w:r>
            </w:ins>
          </w:p>
          <w:p w14:paraId="11D2B641" w14:textId="1FC1E7C5" w:rsidR="0054637B" w:rsidRPr="0054637B" w:rsidRDefault="0054637B" w:rsidP="0054637B">
            <w:pPr>
              <w:jc w:val="center"/>
              <w:rPr>
                <w:ins w:id="11428" w:author="Haiyang Liu" w:date="2026-05-22T17:16:00Z" w16du:dateUtc="2026-05-22T10:16:00Z"/>
                <w:color w:val="000000" w:themeColor="text1"/>
                <w:rPrChange w:id="11429" w:author="Haiyang Liu" w:date="2026-05-22T18:01:00Z" w16du:dateUtc="2026-05-22T11:01:00Z">
                  <w:rPr>
                    <w:ins w:id="11430" w:author="Haiyang Liu" w:date="2026-05-22T17:16:00Z" w16du:dateUtc="2026-05-22T10:16:00Z"/>
                  </w:rPr>
                </w:rPrChange>
              </w:rPr>
            </w:pPr>
            <w:ins w:id="11431" w:author="Haiyang Liu" w:date="2026-05-22T18:00:00Z" w16du:dateUtc="2026-05-22T11:00:00Z">
              <w:r w:rsidRPr="0054637B">
                <w:rPr>
                  <w:color w:val="000000"/>
                  <w:rPrChange w:id="11432" w:author="Haiyang Liu" w:date="2026-05-22T18:01:00Z" w16du:dateUtc="2026-05-22T11:01:00Z">
                    <w:rPr>
                      <w:rFonts w:ascii="Aptos Narrow" w:hAnsi="Aptos Narrow"/>
                      <w:color w:val="000000"/>
                    </w:rPr>
                  </w:rPrChange>
                </w:rPr>
                <w:t>(.012)</w:t>
              </w:r>
            </w:ins>
          </w:p>
        </w:tc>
        <w:tc>
          <w:tcPr>
            <w:tcW w:w="1037" w:type="dxa"/>
            <w:vAlign w:val="bottom"/>
            <w:tcPrChange w:id="11433" w:author="Haiyang Liu" w:date="2026-05-22T18:00:00Z" w16du:dateUtc="2026-05-22T11:00:00Z">
              <w:tcPr>
                <w:tcW w:w="1037" w:type="dxa"/>
                <w:gridSpan w:val="2"/>
                <w:vAlign w:val="center"/>
              </w:tcPr>
            </w:tcPrChange>
          </w:tcPr>
          <w:p w14:paraId="6E78D7C7" w14:textId="77777777" w:rsidR="009675E6" w:rsidRDefault="0054637B" w:rsidP="0054637B">
            <w:pPr>
              <w:jc w:val="center"/>
              <w:rPr>
                <w:ins w:id="11434" w:author="Haiyang Liu" w:date="2026-05-22T18:05:00Z" w16du:dateUtc="2026-05-22T11:05:00Z"/>
                <w:color w:val="000000"/>
              </w:rPr>
            </w:pPr>
            <w:ins w:id="11435" w:author="Haiyang Liu" w:date="2026-05-22T18:00:00Z" w16du:dateUtc="2026-05-22T11:00:00Z">
              <w:r w:rsidRPr="0054637B">
                <w:rPr>
                  <w:color w:val="000000"/>
                  <w:rPrChange w:id="11436" w:author="Haiyang Liu" w:date="2026-05-22T18:01:00Z" w16du:dateUtc="2026-05-22T11:01:00Z">
                    <w:rPr>
                      <w:rFonts w:ascii="Aptos Narrow" w:hAnsi="Aptos Narrow"/>
                      <w:color w:val="000000"/>
                    </w:rPr>
                  </w:rPrChange>
                </w:rPr>
                <w:t>-.088</w:t>
              </w:r>
            </w:ins>
          </w:p>
          <w:p w14:paraId="5BA6A2DE" w14:textId="7173B091" w:rsidR="0054637B" w:rsidRPr="0054637B" w:rsidRDefault="0054637B" w:rsidP="0054637B">
            <w:pPr>
              <w:jc w:val="center"/>
              <w:rPr>
                <w:ins w:id="11437" w:author="Haiyang Liu" w:date="2026-05-22T17:16:00Z" w16du:dateUtc="2026-05-22T10:16:00Z"/>
                <w:color w:val="000000" w:themeColor="text1"/>
                <w:rPrChange w:id="11438" w:author="Haiyang Liu" w:date="2026-05-22T18:01:00Z" w16du:dateUtc="2026-05-22T11:01:00Z">
                  <w:rPr>
                    <w:ins w:id="11439" w:author="Haiyang Liu" w:date="2026-05-22T17:16:00Z" w16du:dateUtc="2026-05-22T10:16:00Z"/>
                  </w:rPr>
                </w:rPrChange>
              </w:rPr>
            </w:pPr>
            <w:ins w:id="11440" w:author="Haiyang Liu" w:date="2026-05-22T18:00:00Z" w16du:dateUtc="2026-05-22T11:00:00Z">
              <w:r w:rsidRPr="0054637B">
                <w:rPr>
                  <w:color w:val="000000"/>
                  <w:rPrChange w:id="11441" w:author="Haiyang Liu" w:date="2026-05-22T18:01:00Z" w16du:dateUtc="2026-05-22T11:01:00Z">
                    <w:rPr>
                      <w:rFonts w:ascii="Aptos Narrow" w:hAnsi="Aptos Narrow"/>
                      <w:color w:val="000000"/>
                    </w:rPr>
                  </w:rPrChange>
                </w:rPr>
                <w:t>(.036)</w:t>
              </w:r>
            </w:ins>
          </w:p>
        </w:tc>
        <w:tc>
          <w:tcPr>
            <w:tcW w:w="1037" w:type="dxa"/>
            <w:vAlign w:val="bottom"/>
            <w:tcPrChange w:id="11442" w:author="Haiyang Liu" w:date="2026-05-22T18:00:00Z" w16du:dateUtc="2026-05-22T11:00:00Z">
              <w:tcPr>
                <w:tcW w:w="1037" w:type="dxa"/>
                <w:gridSpan w:val="2"/>
                <w:vAlign w:val="center"/>
              </w:tcPr>
            </w:tcPrChange>
          </w:tcPr>
          <w:p w14:paraId="5241522D" w14:textId="77777777" w:rsidR="009675E6" w:rsidRDefault="0054637B" w:rsidP="0054637B">
            <w:pPr>
              <w:jc w:val="center"/>
              <w:rPr>
                <w:ins w:id="11443" w:author="Haiyang Liu" w:date="2026-05-22T18:05:00Z" w16du:dateUtc="2026-05-22T11:05:00Z"/>
                <w:color w:val="000000"/>
              </w:rPr>
            </w:pPr>
            <w:ins w:id="11444" w:author="Haiyang Liu" w:date="2026-05-22T18:00:00Z" w16du:dateUtc="2026-05-22T11:00:00Z">
              <w:r w:rsidRPr="0054637B">
                <w:rPr>
                  <w:color w:val="000000"/>
                  <w:rPrChange w:id="11445" w:author="Haiyang Liu" w:date="2026-05-22T18:01:00Z" w16du:dateUtc="2026-05-22T11:01:00Z">
                    <w:rPr>
                      <w:rFonts w:ascii="Aptos Narrow" w:hAnsi="Aptos Narrow"/>
                      <w:color w:val="000000"/>
                    </w:rPr>
                  </w:rPrChange>
                </w:rPr>
                <w:t>-.171</w:t>
              </w:r>
            </w:ins>
          </w:p>
          <w:p w14:paraId="22C314E3" w14:textId="77C4C187" w:rsidR="0054637B" w:rsidRPr="0054637B" w:rsidRDefault="0054637B" w:rsidP="0054637B">
            <w:pPr>
              <w:jc w:val="center"/>
              <w:rPr>
                <w:ins w:id="11446" w:author="Haiyang Liu" w:date="2026-05-22T17:16:00Z" w16du:dateUtc="2026-05-22T10:16:00Z"/>
                <w:color w:val="000000" w:themeColor="text1"/>
                <w:rPrChange w:id="11447" w:author="Haiyang Liu" w:date="2026-05-22T18:01:00Z" w16du:dateUtc="2026-05-22T11:01:00Z">
                  <w:rPr>
                    <w:ins w:id="11448" w:author="Haiyang Liu" w:date="2026-05-22T17:16:00Z" w16du:dateUtc="2026-05-22T10:16:00Z"/>
                  </w:rPr>
                </w:rPrChange>
              </w:rPr>
            </w:pPr>
            <w:ins w:id="11449" w:author="Haiyang Liu" w:date="2026-05-22T18:00:00Z" w16du:dateUtc="2026-05-22T11:00:00Z">
              <w:r w:rsidRPr="0054637B">
                <w:rPr>
                  <w:color w:val="000000"/>
                  <w:rPrChange w:id="11450" w:author="Haiyang Liu" w:date="2026-05-22T18:01:00Z" w16du:dateUtc="2026-05-22T11:01:00Z">
                    <w:rPr>
                      <w:rFonts w:ascii="Aptos Narrow" w:hAnsi="Aptos Narrow"/>
                      <w:color w:val="000000"/>
                    </w:rPr>
                  </w:rPrChange>
                </w:rPr>
                <w:t>(.027)</w:t>
              </w:r>
            </w:ins>
          </w:p>
        </w:tc>
        <w:tc>
          <w:tcPr>
            <w:tcW w:w="1037" w:type="dxa"/>
            <w:vAlign w:val="bottom"/>
            <w:tcPrChange w:id="11451" w:author="Haiyang Liu" w:date="2026-05-22T18:00:00Z" w16du:dateUtc="2026-05-22T11:00:00Z">
              <w:tcPr>
                <w:tcW w:w="1037" w:type="dxa"/>
                <w:gridSpan w:val="2"/>
                <w:vAlign w:val="center"/>
              </w:tcPr>
            </w:tcPrChange>
          </w:tcPr>
          <w:p w14:paraId="73248A10" w14:textId="77777777" w:rsidR="009675E6" w:rsidRDefault="0054637B" w:rsidP="0054637B">
            <w:pPr>
              <w:jc w:val="center"/>
              <w:rPr>
                <w:ins w:id="11452" w:author="Haiyang Liu" w:date="2026-05-22T18:05:00Z" w16du:dateUtc="2026-05-22T11:05:00Z"/>
                <w:color w:val="000000"/>
              </w:rPr>
            </w:pPr>
            <w:ins w:id="11453" w:author="Haiyang Liu" w:date="2026-05-22T18:00:00Z" w16du:dateUtc="2026-05-22T11:00:00Z">
              <w:r w:rsidRPr="0054637B">
                <w:rPr>
                  <w:color w:val="000000"/>
                  <w:rPrChange w:id="11454" w:author="Haiyang Liu" w:date="2026-05-22T18:01:00Z" w16du:dateUtc="2026-05-22T11:01:00Z">
                    <w:rPr>
                      <w:rFonts w:ascii="Aptos Narrow" w:hAnsi="Aptos Narrow"/>
                      <w:color w:val="000000"/>
                    </w:rPr>
                  </w:rPrChange>
                </w:rPr>
                <w:t>.483</w:t>
              </w:r>
            </w:ins>
          </w:p>
          <w:p w14:paraId="31051412" w14:textId="267D418C" w:rsidR="0054637B" w:rsidRPr="0054637B" w:rsidRDefault="0054637B" w:rsidP="0054637B">
            <w:pPr>
              <w:jc w:val="center"/>
              <w:rPr>
                <w:ins w:id="11455" w:author="Haiyang Liu" w:date="2026-05-22T17:16:00Z" w16du:dateUtc="2026-05-22T10:16:00Z"/>
                <w:color w:val="000000" w:themeColor="text1"/>
                <w:rPrChange w:id="11456" w:author="Haiyang Liu" w:date="2026-05-22T18:01:00Z" w16du:dateUtc="2026-05-22T11:01:00Z">
                  <w:rPr>
                    <w:ins w:id="11457" w:author="Haiyang Liu" w:date="2026-05-22T17:16:00Z" w16du:dateUtc="2026-05-22T10:16:00Z"/>
                  </w:rPr>
                </w:rPrChange>
              </w:rPr>
            </w:pPr>
            <w:ins w:id="11458" w:author="Haiyang Liu" w:date="2026-05-22T18:00:00Z" w16du:dateUtc="2026-05-22T11:00:00Z">
              <w:r w:rsidRPr="0054637B">
                <w:rPr>
                  <w:color w:val="000000"/>
                  <w:rPrChange w:id="11459" w:author="Haiyang Liu" w:date="2026-05-22T18:01:00Z" w16du:dateUtc="2026-05-22T11:01:00Z">
                    <w:rPr>
                      <w:rFonts w:ascii="Aptos Narrow" w:hAnsi="Aptos Narrow"/>
                      <w:color w:val="000000"/>
                    </w:rPr>
                  </w:rPrChange>
                </w:rPr>
                <w:t>(.04)</w:t>
              </w:r>
            </w:ins>
          </w:p>
        </w:tc>
        <w:tc>
          <w:tcPr>
            <w:tcW w:w="1037" w:type="dxa"/>
            <w:vAlign w:val="bottom"/>
            <w:tcPrChange w:id="11460" w:author="Haiyang Liu" w:date="2026-05-22T18:00:00Z" w16du:dateUtc="2026-05-22T11:00:00Z">
              <w:tcPr>
                <w:tcW w:w="1037" w:type="dxa"/>
                <w:gridSpan w:val="2"/>
                <w:vAlign w:val="center"/>
              </w:tcPr>
            </w:tcPrChange>
          </w:tcPr>
          <w:p w14:paraId="2ADFB495" w14:textId="0DE845E6" w:rsidR="0054637B" w:rsidRPr="0054637B" w:rsidRDefault="0054637B" w:rsidP="0054637B">
            <w:pPr>
              <w:jc w:val="center"/>
              <w:rPr>
                <w:ins w:id="11461" w:author="Haiyang Liu" w:date="2026-05-22T17:16:00Z" w16du:dateUtc="2026-05-22T10:16:00Z"/>
                <w:color w:val="000000" w:themeColor="text1"/>
                <w:rPrChange w:id="11462" w:author="Haiyang Liu" w:date="2026-05-22T18:01:00Z" w16du:dateUtc="2026-05-22T11:01:00Z">
                  <w:rPr>
                    <w:ins w:id="11463" w:author="Haiyang Liu" w:date="2026-05-22T17:16:00Z" w16du:dateUtc="2026-05-22T10:16:00Z"/>
                  </w:rPr>
                </w:rPrChange>
              </w:rPr>
            </w:pPr>
          </w:p>
        </w:tc>
        <w:tc>
          <w:tcPr>
            <w:tcW w:w="1037" w:type="dxa"/>
            <w:vAlign w:val="bottom"/>
            <w:tcPrChange w:id="11464" w:author="Haiyang Liu" w:date="2026-05-22T18:00:00Z" w16du:dateUtc="2026-05-22T11:00:00Z">
              <w:tcPr>
                <w:tcW w:w="1037" w:type="dxa"/>
                <w:gridSpan w:val="2"/>
                <w:vAlign w:val="center"/>
              </w:tcPr>
            </w:tcPrChange>
          </w:tcPr>
          <w:p w14:paraId="631F7AE3" w14:textId="305D7F45" w:rsidR="0054637B" w:rsidRPr="0054637B" w:rsidRDefault="0054637B" w:rsidP="0054637B">
            <w:pPr>
              <w:jc w:val="center"/>
              <w:rPr>
                <w:ins w:id="11465" w:author="Haiyang Liu" w:date="2026-05-22T17:16:00Z" w16du:dateUtc="2026-05-22T10:16:00Z"/>
                <w:color w:val="000000" w:themeColor="text1"/>
                <w:rPrChange w:id="11466" w:author="Haiyang Liu" w:date="2026-05-22T18:01:00Z" w16du:dateUtc="2026-05-22T11:01:00Z">
                  <w:rPr>
                    <w:ins w:id="11467" w:author="Haiyang Liu" w:date="2026-05-22T17:16:00Z" w16du:dateUtc="2026-05-22T10:16:00Z"/>
                  </w:rPr>
                </w:rPrChange>
              </w:rPr>
            </w:pPr>
          </w:p>
        </w:tc>
        <w:tc>
          <w:tcPr>
            <w:tcW w:w="1037" w:type="dxa"/>
            <w:vAlign w:val="bottom"/>
            <w:tcPrChange w:id="11468" w:author="Haiyang Liu" w:date="2026-05-22T18:00:00Z" w16du:dateUtc="2026-05-22T11:00:00Z">
              <w:tcPr>
                <w:tcW w:w="1037" w:type="dxa"/>
                <w:gridSpan w:val="2"/>
                <w:vAlign w:val="center"/>
              </w:tcPr>
            </w:tcPrChange>
          </w:tcPr>
          <w:p w14:paraId="49BA5099" w14:textId="5DE4DF75" w:rsidR="0054637B" w:rsidRPr="0054637B" w:rsidRDefault="0054637B" w:rsidP="0054637B">
            <w:pPr>
              <w:jc w:val="center"/>
              <w:rPr>
                <w:ins w:id="11469" w:author="Haiyang Liu" w:date="2026-05-22T17:16:00Z" w16du:dateUtc="2026-05-22T10:16:00Z"/>
                <w:color w:val="000000" w:themeColor="text1"/>
                <w:rPrChange w:id="11470" w:author="Haiyang Liu" w:date="2026-05-22T18:01:00Z" w16du:dateUtc="2026-05-22T11:01:00Z">
                  <w:rPr>
                    <w:ins w:id="11471" w:author="Haiyang Liu" w:date="2026-05-22T17:16:00Z" w16du:dateUtc="2026-05-22T10:16:00Z"/>
                  </w:rPr>
                </w:rPrChange>
              </w:rPr>
            </w:pPr>
          </w:p>
        </w:tc>
        <w:tc>
          <w:tcPr>
            <w:tcW w:w="1037" w:type="dxa"/>
            <w:vAlign w:val="bottom"/>
            <w:tcPrChange w:id="11472" w:author="Haiyang Liu" w:date="2026-05-22T18:00:00Z" w16du:dateUtc="2026-05-22T11:00:00Z">
              <w:tcPr>
                <w:tcW w:w="1037" w:type="dxa"/>
                <w:gridSpan w:val="2"/>
                <w:vAlign w:val="center"/>
              </w:tcPr>
            </w:tcPrChange>
          </w:tcPr>
          <w:p w14:paraId="0BB2DA46" w14:textId="1EFFFEF6" w:rsidR="0054637B" w:rsidRPr="0054637B" w:rsidRDefault="0054637B" w:rsidP="0054637B">
            <w:pPr>
              <w:jc w:val="center"/>
              <w:rPr>
                <w:ins w:id="11473" w:author="Haiyang Liu" w:date="2026-05-22T17:16:00Z" w16du:dateUtc="2026-05-22T10:16:00Z"/>
                <w:color w:val="000000" w:themeColor="text1"/>
                <w:rPrChange w:id="11474" w:author="Haiyang Liu" w:date="2026-05-22T18:01:00Z" w16du:dateUtc="2026-05-22T11:01:00Z">
                  <w:rPr>
                    <w:ins w:id="11475" w:author="Haiyang Liu" w:date="2026-05-22T17:16:00Z" w16du:dateUtc="2026-05-22T10:16:00Z"/>
                  </w:rPr>
                </w:rPrChange>
              </w:rPr>
            </w:pPr>
          </w:p>
        </w:tc>
      </w:tr>
      <w:tr w:rsidR="0054637B" w:rsidRPr="00C67329" w14:paraId="1471B751" w14:textId="77777777" w:rsidTr="00F008FE">
        <w:trPr>
          <w:jc w:val="center"/>
          <w:ins w:id="11476" w:author="Haiyang Liu" w:date="2026-05-22T17:16:00Z"/>
          <w:trPrChange w:id="11477" w:author="Haiyang Liu" w:date="2026-05-22T18:00:00Z" w16du:dateUtc="2026-05-22T11:00:00Z">
            <w:trPr>
              <w:gridBefore w:val="1"/>
              <w:jc w:val="center"/>
            </w:trPr>
          </w:trPrChange>
        </w:trPr>
        <w:tc>
          <w:tcPr>
            <w:tcW w:w="792" w:type="dxa"/>
            <w:vAlign w:val="center"/>
            <w:tcPrChange w:id="11478" w:author="Haiyang Liu" w:date="2026-05-22T18:00:00Z" w16du:dateUtc="2026-05-22T11:00:00Z">
              <w:tcPr>
                <w:tcW w:w="792" w:type="dxa"/>
                <w:gridSpan w:val="2"/>
                <w:vAlign w:val="center"/>
              </w:tcPr>
            </w:tcPrChange>
          </w:tcPr>
          <w:p w14:paraId="42522484" w14:textId="77777777" w:rsidR="0054637B" w:rsidRPr="00C67329" w:rsidRDefault="0054637B" w:rsidP="0054637B">
            <w:pPr>
              <w:rPr>
                <w:ins w:id="11479" w:author="Haiyang Liu" w:date="2026-05-22T17:16:00Z" w16du:dateUtc="2026-05-22T10:16:00Z"/>
                <w:color w:val="000000" w:themeColor="text1"/>
                <w:rPrChange w:id="11480" w:author="Haiyang Liu" w:date="2026-05-22T17:51:00Z" w16du:dateUtc="2026-05-22T10:51:00Z">
                  <w:rPr>
                    <w:ins w:id="11481" w:author="Haiyang Liu" w:date="2026-05-22T17:16:00Z" w16du:dateUtc="2026-05-22T10:16:00Z"/>
                  </w:rPr>
                </w:rPrChange>
              </w:rPr>
            </w:pPr>
            <w:ins w:id="11482" w:author="Haiyang Liu" w:date="2026-05-22T17:16:00Z" w16du:dateUtc="2026-05-22T10:16:00Z">
              <w:r w:rsidRPr="00C67329">
                <w:rPr>
                  <w:rFonts w:eastAsia="Times New Roman"/>
                  <w:b/>
                  <w:color w:val="000000" w:themeColor="text1"/>
                  <w:rPrChange w:id="11483" w:author="Haiyang Liu" w:date="2026-05-22T17:51:00Z" w16du:dateUtc="2026-05-22T10:51:00Z">
                    <w:rPr>
                      <w:rFonts w:eastAsia="Times New Roman"/>
                      <w:b/>
                      <w:sz w:val="13"/>
                    </w:rPr>
                  </w:rPrChange>
                </w:rPr>
                <w:t>C1</w:t>
              </w:r>
            </w:ins>
          </w:p>
        </w:tc>
        <w:tc>
          <w:tcPr>
            <w:tcW w:w="1037" w:type="dxa"/>
            <w:vAlign w:val="bottom"/>
            <w:tcPrChange w:id="11484" w:author="Haiyang Liu" w:date="2026-05-22T18:00:00Z" w16du:dateUtc="2026-05-22T11:00:00Z">
              <w:tcPr>
                <w:tcW w:w="1037" w:type="dxa"/>
                <w:gridSpan w:val="2"/>
                <w:vAlign w:val="center"/>
              </w:tcPr>
            </w:tcPrChange>
          </w:tcPr>
          <w:p w14:paraId="34526E65" w14:textId="77777777" w:rsidR="0054637B" w:rsidRDefault="0054637B" w:rsidP="0054637B">
            <w:pPr>
              <w:jc w:val="center"/>
              <w:rPr>
                <w:ins w:id="11485" w:author="Haiyang Liu" w:date="2026-05-22T18:01:00Z" w16du:dateUtc="2026-05-22T11:01:00Z"/>
                <w:color w:val="000000"/>
              </w:rPr>
            </w:pPr>
            <w:ins w:id="11486" w:author="Haiyang Liu" w:date="2026-05-22T18:00:00Z" w16du:dateUtc="2026-05-22T11:00:00Z">
              <w:r w:rsidRPr="0054637B">
                <w:rPr>
                  <w:color w:val="000000"/>
                  <w:rPrChange w:id="11487" w:author="Haiyang Liu" w:date="2026-05-22T18:01:00Z" w16du:dateUtc="2026-05-22T11:01:00Z">
                    <w:rPr>
                      <w:rFonts w:ascii="Aptos Narrow" w:hAnsi="Aptos Narrow"/>
                      <w:color w:val="000000"/>
                    </w:rPr>
                  </w:rPrChange>
                </w:rPr>
                <w:t>-.065</w:t>
              </w:r>
            </w:ins>
          </w:p>
          <w:p w14:paraId="644FB86A" w14:textId="3F582A10" w:rsidR="0054637B" w:rsidRPr="0054637B" w:rsidRDefault="0054637B" w:rsidP="0054637B">
            <w:pPr>
              <w:jc w:val="center"/>
              <w:rPr>
                <w:ins w:id="11488" w:author="Haiyang Liu" w:date="2026-05-22T17:16:00Z" w16du:dateUtc="2026-05-22T10:16:00Z"/>
                <w:color w:val="000000" w:themeColor="text1"/>
                <w:rPrChange w:id="11489" w:author="Haiyang Liu" w:date="2026-05-22T18:01:00Z" w16du:dateUtc="2026-05-22T11:01:00Z">
                  <w:rPr>
                    <w:ins w:id="11490" w:author="Haiyang Liu" w:date="2026-05-22T17:16:00Z" w16du:dateUtc="2026-05-22T10:16:00Z"/>
                  </w:rPr>
                </w:rPrChange>
              </w:rPr>
            </w:pPr>
            <w:ins w:id="11491" w:author="Haiyang Liu" w:date="2026-05-22T18:00:00Z" w16du:dateUtc="2026-05-22T11:00:00Z">
              <w:r w:rsidRPr="0054637B">
                <w:rPr>
                  <w:color w:val="000000"/>
                  <w:rPrChange w:id="11492" w:author="Haiyang Liu" w:date="2026-05-22T18:01:00Z" w16du:dateUtc="2026-05-22T11:01:00Z">
                    <w:rPr>
                      <w:rFonts w:ascii="Aptos Narrow" w:hAnsi="Aptos Narrow"/>
                      <w:color w:val="000000"/>
                    </w:rPr>
                  </w:rPrChange>
                </w:rPr>
                <w:t>(.026)</w:t>
              </w:r>
            </w:ins>
          </w:p>
        </w:tc>
        <w:tc>
          <w:tcPr>
            <w:tcW w:w="1037" w:type="dxa"/>
            <w:vAlign w:val="bottom"/>
            <w:tcPrChange w:id="11493" w:author="Haiyang Liu" w:date="2026-05-22T18:00:00Z" w16du:dateUtc="2026-05-22T11:00:00Z">
              <w:tcPr>
                <w:tcW w:w="1037" w:type="dxa"/>
                <w:gridSpan w:val="2"/>
                <w:vAlign w:val="center"/>
              </w:tcPr>
            </w:tcPrChange>
          </w:tcPr>
          <w:p w14:paraId="518E205E" w14:textId="77777777" w:rsidR="009675E6" w:rsidRDefault="0054637B" w:rsidP="0054637B">
            <w:pPr>
              <w:jc w:val="center"/>
              <w:rPr>
                <w:ins w:id="11494" w:author="Haiyang Liu" w:date="2026-05-22T18:03:00Z" w16du:dateUtc="2026-05-22T11:03:00Z"/>
                <w:color w:val="000000"/>
              </w:rPr>
            </w:pPr>
            <w:ins w:id="11495" w:author="Haiyang Liu" w:date="2026-05-22T18:00:00Z" w16du:dateUtc="2026-05-22T11:00:00Z">
              <w:r w:rsidRPr="0054637B">
                <w:rPr>
                  <w:color w:val="000000"/>
                  <w:rPrChange w:id="11496" w:author="Haiyang Liu" w:date="2026-05-22T18:01:00Z" w16du:dateUtc="2026-05-22T11:01:00Z">
                    <w:rPr>
                      <w:rFonts w:ascii="Aptos Narrow" w:hAnsi="Aptos Narrow"/>
                      <w:color w:val="000000"/>
                    </w:rPr>
                  </w:rPrChange>
                </w:rPr>
                <w:t>.006</w:t>
              </w:r>
            </w:ins>
          </w:p>
          <w:p w14:paraId="616299E4" w14:textId="0CECA6CB" w:rsidR="0054637B" w:rsidRPr="0054637B" w:rsidRDefault="0054637B" w:rsidP="0054637B">
            <w:pPr>
              <w:jc w:val="center"/>
              <w:rPr>
                <w:ins w:id="11497" w:author="Haiyang Liu" w:date="2026-05-22T17:16:00Z" w16du:dateUtc="2026-05-22T10:16:00Z"/>
                <w:color w:val="000000" w:themeColor="text1"/>
                <w:rPrChange w:id="11498" w:author="Haiyang Liu" w:date="2026-05-22T18:01:00Z" w16du:dateUtc="2026-05-22T11:01:00Z">
                  <w:rPr>
                    <w:ins w:id="11499" w:author="Haiyang Liu" w:date="2026-05-22T17:16:00Z" w16du:dateUtc="2026-05-22T10:16:00Z"/>
                  </w:rPr>
                </w:rPrChange>
              </w:rPr>
            </w:pPr>
            <w:ins w:id="11500" w:author="Haiyang Liu" w:date="2026-05-22T18:00:00Z" w16du:dateUtc="2026-05-22T11:00:00Z">
              <w:r w:rsidRPr="0054637B">
                <w:rPr>
                  <w:color w:val="000000"/>
                  <w:rPrChange w:id="11501" w:author="Haiyang Liu" w:date="2026-05-22T18:01:00Z" w16du:dateUtc="2026-05-22T11:01:00Z">
                    <w:rPr>
                      <w:rFonts w:ascii="Aptos Narrow" w:hAnsi="Aptos Narrow"/>
                      <w:color w:val="000000"/>
                    </w:rPr>
                  </w:rPrChange>
                </w:rPr>
                <w:t>(.037)</w:t>
              </w:r>
            </w:ins>
          </w:p>
        </w:tc>
        <w:tc>
          <w:tcPr>
            <w:tcW w:w="1037" w:type="dxa"/>
            <w:vAlign w:val="bottom"/>
            <w:tcPrChange w:id="11502" w:author="Haiyang Liu" w:date="2026-05-22T18:00:00Z" w16du:dateUtc="2026-05-22T11:00:00Z">
              <w:tcPr>
                <w:tcW w:w="1037" w:type="dxa"/>
                <w:gridSpan w:val="2"/>
                <w:vAlign w:val="center"/>
              </w:tcPr>
            </w:tcPrChange>
          </w:tcPr>
          <w:p w14:paraId="7592AF21" w14:textId="77777777" w:rsidR="009675E6" w:rsidRDefault="0054637B" w:rsidP="0054637B">
            <w:pPr>
              <w:jc w:val="center"/>
              <w:rPr>
                <w:ins w:id="11503" w:author="Haiyang Liu" w:date="2026-05-22T18:03:00Z" w16du:dateUtc="2026-05-22T11:03:00Z"/>
                <w:color w:val="000000"/>
              </w:rPr>
            </w:pPr>
            <w:ins w:id="11504" w:author="Haiyang Liu" w:date="2026-05-22T18:00:00Z" w16du:dateUtc="2026-05-22T11:00:00Z">
              <w:r w:rsidRPr="0054637B">
                <w:rPr>
                  <w:color w:val="000000"/>
                  <w:rPrChange w:id="11505" w:author="Haiyang Liu" w:date="2026-05-22T18:01:00Z" w16du:dateUtc="2026-05-22T11:01:00Z">
                    <w:rPr>
                      <w:rFonts w:ascii="Aptos Narrow" w:hAnsi="Aptos Narrow"/>
                      <w:color w:val="000000"/>
                    </w:rPr>
                  </w:rPrChange>
                </w:rPr>
                <w:t>-.009</w:t>
              </w:r>
            </w:ins>
          </w:p>
          <w:p w14:paraId="1EB6A270" w14:textId="163475AA" w:rsidR="0054637B" w:rsidRPr="0054637B" w:rsidRDefault="0054637B" w:rsidP="0054637B">
            <w:pPr>
              <w:jc w:val="center"/>
              <w:rPr>
                <w:ins w:id="11506" w:author="Haiyang Liu" w:date="2026-05-22T17:16:00Z" w16du:dateUtc="2026-05-22T10:16:00Z"/>
                <w:color w:val="000000" w:themeColor="text1"/>
                <w:rPrChange w:id="11507" w:author="Haiyang Liu" w:date="2026-05-22T18:01:00Z" w16du:dateUtc="2026-05-22T11:01:00Z">
                  <w:rPr>
                    <w:ins w:id="11508" w:author="Haiyang Liu" w:date="2026-05-22T17:16:00Z" w16du:dateUtc="2026-05-22T10:16:00Z"/>
                  </w:rPr>
                </w:rPrChange>
              </w:rPr>
            </w:pPr>
            <w:ins w:id="11509" w:author="Haiyang Liu" w:date="2026-05-22T18:00:00Z" w16du:dateUtc="2026-05-22T11:00:00Z">
              <w:r w:rsidRPr="0054637B">
                <w:rPr>
                  <w:color w:val="000000"/>
                  <w:rPrChange w:id="11510" w:author="Haiyang Liu" w:date="2026-05-22T18:01:00Z" w16du:dateUtc="2026-05-22T11:01:00Z">
                    <w:rPr>
                      <w:rFonts w:ascii="Aptos Narrow" w:hAnsi="Aptos Narrow"/>
                      <w:color w:val="000000"/>
                    </w:rPr>
                  </w:rPrChange>
                </w:rPr>
                <w:t>(.013)</w:t>
              </w:r>
            </w:ins>
          </w:p>
        </w:tc>
        <w:tc>
          <w:tcPr>
            <w:tcW w:w="1037" w:type="dxa"/>
            <w:vAlign w:val="bottom"/>
            <w:tcPrChange w:id="11511" w:author="Haiyang Liu" w:date="2026-05-22T18:00:00Z" w16du:dateUtc="2026-05-22T11:00:00Z">
              <w:tcPr>
                <w:tcW w:w="1037" w:type="dxa"/>
                <w:gridSpan w:val="2"/>
                <w:vAlign w:val="center"/>
              </w:tcPr>
            </w:tcPrChange>
          </w:tcPr>
          <w:p w14:paraId="36FE9F61" w14:textId="77777777" w:rsidR="009675E6" w:rsidRDefault="0054637B" w:rsidP="0054637B">
            <w:pPr>
              <w:jc w:val="center"/>
              <w:rPr>
                <w:ins w:id="11512" w:author="Haiyang Liu" w:date="2026-05-22T18:05:00Z" w16du:dateUtc="2026-05-22T11:05:00Z"/>
                <w:color w:val="000000"/>
              </w:rPr>
            </w:pPr>
            <w:ins w:id="11513" w:author="Haiyang Liu" w:date="2026-05-22T18:00:00Z" w16du:dateUtc="2026-05-22T11:00:00Z">
              <w:r w:rsidRPr="0054637B">
                <w:rPr>
                  <w:color w:val="000000"/>
                  <w:rPrChange w:id="11514" w:author="Haiyang Liu" w:date="2026-05-22T18:01:00Z" w16du:dateUtc="2026-05-22T11:01:00Z">
                    <w:rPr>
                      <w:rFonts w:ascii="Aptos Narrow" w:hAnsi="Aptos Narrow"/>
                      <w:color w:val="000000"/>
                    </w:rPr>
                  </w:rPrChange>
                </w:rPr>
                <w:t>.181</w:t>
              </w:r>
            </w:ins>
          </w:p>
          <w:p w14:paraId="5F8257A9" w14:textId="213630E6" w:rsidR="0054637B" w:rsidRPr="0054637B" w:rsidRDefault="0054637B" w:rsidP="0054637B">
            <w:pPr>
              <w:jc w:val="center"/>
              <w:rPr>
                <w:ins w:id="11515" w:author="Haiyang Liu" w:date="2026-05-22T17:16:00Z" w16du:dateUtc="2026-05-22T10:16:00Z"/>
                <w:color w:val="000000" w:themeColor="text1"/>
                <w:rPrChange w:id="11516" w:author="Haiyang Liu" w:date="2026-05-22T18:01:00Z" w16du:dateUtc="2026-05-22T11:01:00Z">
                  <w:rPr>
                    <w:ins w:id="11517" w:author="Haiyang Liu" w:date="2026-05-22T17:16:00Z" w16du:dateUtc="2026-05-22T10:16:00Z"/>
                  </w:rPr>
                </w:rPrChange>
              </w:rPr>
            </w:pPr>
            <w:ins w:id="11518" w:author="Haiyang Liu" w:date="2026-05-22T18:00:00Z" w16du:dateUtc="2026-05-22T11:00:00Z">
              <w:r w:rsidRPr="0054637B">
                <w:rPr>
                  <w:color w:val="000000"/>
                  <w:rPrChange w:id="11519" w:author="Haiyang Liu" w:date="2026-05-22T18:01:00Z" w16du:dateUtc="2026-05-22T11:01:00Z">
                    <w:rPr>
                      <w:rFonts w:ascii="Aptos Narrow" w:hAnsi="Aptos Narrow"/>
                      <w:color w:val="000000"/>
                    </w:rPr>
                  </w:rPrChange>
                </w:rPr>
                <w:t>(.042)</w:t>
              </w:r>
            </w:ins>
          </w:p>
        </w:tc>
        <w:tc>
          <w:tcPr>
            <w:tcW w:w="1037" w:type="dxa"/>
            <w:vAlign w:val="bottom"/>
            <w:tcPrChange w:id="11520" w:author="Haiyang Liu" w:date="2026-05-22T18:00:00Z" w16du:dateUtc="2026-05-22T11:00:00Z">
              <w:tcPr>
                <w:tcW w:w="1037" w:type="dxa"/>
                <w:gridSpan w:val="2"/>
                <w:vAlign w:val="center"/>
              </w:tcPr>
            </w:tcPrChange>
          </w:tcPr>
          <w:p w14:paraId="6E0DABD4" w14:textId="77777777" w:rsidR="009675E6" w:rsidRDefault="0054637B" w:rsidP="0054637B">
            <w:pPr>
              <w:jc w:val="center"/>
              <w:rPr>
                <w:ins w:id="11521" w:author="Haiyang Liu" w:date="2026-05-22T18:05:00Z" w16du:dateUtc="2026-05-22T11:05:00Z"/>
                <w:color w:val="000000"/>
              </w:rPr>
            </w:pPr>
            <w:ins w:id="11522" w:author="Haiyang Liu" w:date="2026-05-22T18:00:00Z" w16du:dateUtc="2026-05-22T11:00:00Z">
              <w:r w:rsidRPr="0054637B">
                <w:rPr>
                  <w:color w:val="000000"/>
                  <w:rPrChange w:id="11523" w:author="Haiyang Liu" w:date="2026-05-22T18:01:00Z" w16du:dateUtc="2026-05-22T11:01:00Z">
                    <w:rPr>
                      <w:rFonts w:ascii="Aptos Narrow" w:hAnsi="Aptos Narrow"/>
                      <w:color w:val="000000"/>
                    </w:rPr>
                  </w:rPrChange>
                </w:rPr>
                <w:t>-.024</w:t>
              </w:r>
            </w:ins>
          </w:p>
          <w:p w14:paraId="2669D858" w14:textId="40934D6A" w:rsidR="0054637B" w:rsidRPr="0054637B" w:rsidRDefault="0054637B" w:rsidP="0054637B">
            <w:pPr>
              <w:jc w:val="center"/>
              <w:rPr>
                <w:ins w:id="11524" w:author="Haiyang Liu" w:date="2026-05-22T17:16:00Z" w16du:dateUtc="2026-05-22T10:16:00Z"/>
                <w:color w:val="000000" w:themeColor="text1"/>
                <w:rPrChange w:id="11525" w:author="Haiyang Liu" w:date="2026-05-22T18:01:00Z" w16du:dateUtc="2026-05-22T11:01:00Z">
                  <w:rPr>
                    <w:ins w:id="11526" w:author="Haiyang Liu" w:date="2026-05-22T17:16:00Z" w16du:dateUtc="2026-05-22T10:16:00Z"/>
                  </w:rPr>
                </w:rPrChange>
              </w:rPr>
            </w:pPr>
            <w:ins w:id="11527" w:author="Haiyang Liu" w:date="2026-05-22T18:00:00Z" w16du:dateUtc="2026-05-22T11:00:00Z">
              <w:r w:rsidRPr="0054637B">
                <w:rPr>
                  <w:color w:val="000000"/>
                  <w:rPrChange w:id="11528" w:author="Haiyang Liu" w:date="2026-05-22T18:01:00Z" w16du:dateUtc="2026-05-22T11:01:00Z">
                    <w:rPr>
                      <w:rFonts w:ascii="Aptos Narrow" w:hAnsi="Aptos Narrow"/>
                      <w:color w:val="000000"/>
                    </w:rPr>
                  </w:rPrChange>
                </w:rPr>
                <w:t>(.029)</w:t>
              </w:r>
            </w:ins>
          </w:p>
        </w:tc>
        <w:tc>
          <w:tcPr>
            <w:tcW w:w="1037" w:type="dxa"/>
            <w:vAlign w:val="bottom"/>
            <w:tcPrChange w:id="11529" w:author="Haiyang Liu" w:date="2026-05-22T18:00:00Z" w16du:dateUtc="2026-05-22T11:00:00Z">
              <w:tcPr>
                <w:tcW w:w="1037" w:type="dxa"/>
                <w:gridSpan w:val="2"/>
                <w:vAlign w:val="center"/>
              </w:tcPr>
            </w:tcPrChange>
          </w:tcPr>
          <w:p w14:paraId="63C075BB" w14:textId="77777777" w:rsidR="009675E6" w:rsidRDefault="0054637B" w:rsidP="0054637B">
            <w:pPr>
              <w:jc w:val="center"/>
              <w:rPr>
                <w:ins w:id="11530" w:author="Haiyang Liu" w:date="2026-05-22T18:06:00Z" w16du:dateUtc="2026-05-22T11:06:00Z"/>
                <w:color w:val="000000"/>
              </w:rPr>
            </w:pPr>
            <w:ins w:id="11531" w:author="Haiyang Liu" w:date="2026-05-22T18:00:00Z" w16du:dateUtc="2026-05-22T11:00:00Z">
              <w:r w:rsidRPr="0054637B">
                <w:rPr>
                  <w:color w:val="000000"/>
                  <w:rPrChange w:id="11532" w:author="Haiyang Liu" w:date="2026-05-22T18:01:00Z" w16du:dateUtc="2026-05-22T11:01:00Z">
                    <w:rPr>
                      <w:rFonts w:ascii="Aptos Narrow" w:hAnsi="Aptos Narrow"/>
                      <w:color w:val="000000"/>
                    </w:rPr>
                  </w:rPrChange>
                </w:rPr>
                <w:t>-.062</w:t>
              </w:r>
            </w:ins>
          </w:p>
          <w:p w14:paraId="459D7BAA" w14:textId="1D223802" w:rsidR="0054637B" w:rsidRPr="0054637B" w:rsidRDefault="0054637B" w:rsidP="0054637B">
            <w:pPr>
              <w:jc w:val="center"/>
              <w:rPr>
                <w:ins w:id="11533" w:author="Haiyang Liu" w:date="2026-05-22T17:16:00Z" w16du:dateUtc="2026-05-22T10:16:00Z"/>
                <w:color w:val="000000" w:themeColor="text1"/>
                <w:rPrChange w:id="11534" w:author="Haiyang Liu" w:date="2026-05-22T18:01:00Z" w16du:dateUtc="2026-05-22T11:01:00Z">
                  <w:rPr>
                    <w:ins w:id="11535" w:author="Haiyang Liu" w:date="2026-05-22T17:16:00Z" w16du:dateUtc="2026-05-22T10:16:00Z"/>
                  </w:rPr>
                </w:rPrChange>
              </w:rPr>
            </w:pPr>
            <w:ins w:id="11536" w:author="Haiyang Liu" w:date="2026-05-22T18:00:00Z" w16du:dateUtc="2026-05-22T11:00:00Z">
              <w:r w:rsidRPr="0054637B">
                <w:rPr>
                  <w:color w:val="000000"/>
                  <w:rPrChange w:id="11537" w:author="Haiyang Liu" w:date="2026-05-22T18:01:00Z" w16du:dateUtc="2026-05-22T11:01:00Z">
                    <w:rPr>
                      <w:rFonts w:ascii="Aptos Narrow" w:hAnsi="Aptos Narrow"/>
                      <w:color w:val="000000"/>
                    </w:rPr>
                  </w:rPrChange>
                </w:rPr>
                <w:t>(.032)</w:t>
              </w:r>
            </w:ins>
          </w:p>
        </w:tc>
        <w:tc>
          <w:tcPr>
            <w:tcW w:w="1037" w:type="dxa"/>
            <w:vAlign w:val="bottom"/>
            <w:tcPrChange w:id="11538" w:author="Haiyang Liu" w:date="2026-05-22T18:00:00Z" w16du:dateUtc="2026-05-22T11:00:00Z">
              <w:tcPr>
                <w:tcW w:w="1037" w:type="dxa"/>
                <w:gridSpan w:val="2"/>
                <w:vAlign w:val="center"/>
              </w:tcPr>
            </w:tcPrChange>
          </w:tcPr>
          <w:p w14:paraId="0B9FBFEB" w14:textId="77777777" w:rsidR="009675E6" w:rsidRDefault="0054637B" w:rsidP="0054637B">
            <w:pPr>
              <w:jc w:val="center"/>
              <w:rPr>
                <w:ins w:id="11539" w:author="Haiyang Liu" w:date="2026-05-22T18:06:00Z" w16du:dateUtc="2026-05-22T11:06:00Z"/>
                <w:color w:val="000000"/>
              </w:rPr>
            </w:pPr>
            <w:ins w:id="11540" w:author="Haiyang Liu" w:date="2026-05-22T18:00:00Z" w16du:dateUtc="2026-05-22T11:00:00Z">
              <w:r w:rsidRPr="0054637B">
                <w:rPr>
                  <w:color w:val="000000"/>
                  <w:rPrChange w:id="11541" w:author="Haiyang Liu" w:date="2026-05-22T18:01:00Z" w16du:dateUtc="2026-05-22T11:01:00Z">
                    <w:rPr>
                      <w:rFonts w:ascii="Aptos Narrow" w:hAnsi="Aptos Narrow"/>
                      <w:color w:val="000000"/>
                    </w:rPr>
                  </w:rPrChange>
                </w:rPr>
                <w:t>.614</w:t>
              </w:r>
            </w:ins>
          </w:p>
          <w:p w14:paraId="459DFE7A" w14:textId="7EE3FE4D" w:rsidR="0054637B" w:rsidRPr="0054637B" w:rsidRDefault="0054637B" w:rsidP="0054637B">
            <w:pPr>
              <w:jc w:val="center"/>
              <w:rPr>
                <w:ins w:id="11542" w:author="Haiyang Liu" w:date="2026-05-22T17:16:00Z" w16du:dateUtc="2026-05-22T10:16:00Z"/>
                <w:color w:val="000000" w:themeColor="text1"/>
                <w:rPrChange w:id="11543" w:author="Haiyang Liu" w:date="2026-05-22T18:01:00Z" w16du:dateUtc="2026-05-22T11:01:00Z">
                  <w:rPr>
                    <w:ins w:id="11544" w:author="Haiyang Liu" w:date="2026-05-22T17:16:00Z" w16du:dateUtc="2026-05-22T10:16:00Z"/>
                  </w:rPr>
                </w:rPrChange>
              </w:rPr>
            </w:pPr>
            <w:ins w:id="11545" w:author="Haiyang Liu" w:date="2026-05-22T18:00:00Z" w16du:dateUtc="2026-05-22T11:00:00Z">
              <w:r w:rsidRPr="0054637B">
                <w:rPr>
                  <w:color w:val="000000"/>
                  <w:rPrChange w:id="11546" w:author="Haiyang Liu" w:date="2026-05-22T18:01:00Z" w16du:dateUtc="2026-05-22T11:01:00Z">
                    <w:rPr>
                      <w:rFonts w:ascii="Aptos Narrow" w:hAnsi="Aptos Narrow"/>
                      <w:color w:val="000000"/>
                    </w:rPr>
                  </w:rPrChange>
                </w:rPr>
                <w:t>(.051)</w:t>
              </w:r>
            </w:ins>
          </w:p>
        </w:tc>
        <w:tc>
          <w:tcPr>
            <w:tcW w:w="1037" w:type="dxa"/>
            <w:vAlign w:val="bottom"/>
            <w:tcPrChange w:id="11547" w:author="Haiyang Liu" w:date="2026-05-22T18:00:00Z" w16du:dateUtc="2026-05-22T11:00:00Z">
              <w:tcPr>
                <w:tcW w:w="1037" w:type="dxa"/>
                <w:gridSpan w:val="2"/>
                <w:vAlign w:val="center"/>
              </w:tcPr>
            </w:tcPrChange>
          </w:tcPr>
          <w:p w14:paraId="5938605E" w14:textId="40058A36" w:rsidR="0054637B" w:rsidRPr="0054637B" w:rsidRDefault="0054637B" w:rsidP="0054637B">
            <w:pPr>
              <w:jc w:val="center"/>
              <w:rPr>
                <w:ins w:id="11548" w:author="Haiyang Liu" w:date="2026-05-22T17:16:00Z" w16du:dateUtc="2026-05-22T10:16:00Z"/>
                <w:color w:val="000000" w:themeColor="text1"/>
                <w:rPrChange w:id="11549" w:author="Haiyang Liu" w:date="2026-05-22T18:01:00Z" w16du:dateUtc="2026-05-22T11:01:00Z">
                  <w:rPr>
                    <w:ins w:id="11550" w:author="Haiyang Liu" w:date="2026-05-22T17:16:00Z" w16du:dateUtc="2026-05-22T10:16:00Z"/>
                  </w:rPr>
                </w:rPrChange>
              </w:rPr>
            </w:pPr>
          </w:p>
        </w:tc>
        <w:tc>
          <w:tcPr>
            <w:tcW w:w="1037" w:type="dxa"/>
            <w:vAlign w:val="bottom"/>
            <w:tcPrChange w:id="11551" w:author="Haiyang Liu" w:date="2026-05-22T18:00:00Z" w16du:dateUtc="2026-05-22T11:00:00Z">
              <w:tcPr>
                <w:tcW w:w="1037" w:type="dxa"/>
                <w:gridSpan w:val="2"/>
                <w:vAlign w:val="center"/>
              </w:tcPr>
            </w:tcPrChange>
          </w:tcPr>
          <w:p w14:paraId="62D5CC04" w14:textId="0FAECD45" w:rsidR="0054637B" w:rsidRPr="0054637B" w:rsidRDefault="0054637B" w:rsidP="0054637B">
            <w:pPr>
              <w:jc w:val="center"/>
              <w:rPr>
                <w:ins w:id="11552" w:author="Haiyang Liu" w:date="2026-05-22T17:16:00Z" w16du:dateUtc="2026-05-22T10:16:00Z"/>
                <w:color w:val="000000" w:themeColor="text1"/>
                <w:rPrChange w:id="11553" w:author="Haiyang Liu" w:date="2026-05-22T18:01:00Z" w16du:dateUtc="2026-05-22T11:01:00Z">
                  <w:rPr>
                    <w:ins w:id="11554" w:author="Haiyang Liu" w:date="2026-05-22T17:16:00Z" w16du:dateUtc="2026-05-22T10:16:00Z"/>
                  </w:rPr>
                </w:rPrChange>
              </w:rPr>
            </w:pPr>
          </w:p>
        </w:tc>
        <w:tc>
          <w:tcPr>
            <w:tcW w:w="1037" w:type="dxa"/>
            <w:vAlign w:val="bottom"/>
            <w:tcPrChange w:id="11555" w:author="Haiyang Liu" w:date="2026-05-22T18:00:00Z" w16du:dateUtc="2026-05-22T11:00:00Z">
              <w:tcPr>
                <w:tcW w:w="1037" w:type="dxa"/>
                <w:gridSpan w:val="2"/>
                <w:vAlign w:val="center"/>
              </w:tcPr>
            </w:tcPrChange>
          </w:tcPr>
          <w:p w14:paraId="3F009570" w14:textId="6A606926" w:rsidR="0054637B" w:rsidRPr="0054637B" w:rsidRDefault="0054637B" w:rsidP="0054637B">
            <w:pPr>
              <w:jc w:val="center"/>
              <w:rPr>
                <w:ins w:id="11556" w:author="Haiyang Liu" w:date="2026-05-22T17:16:00Z" w16du:dateUtc="2026-05-22T10:16:00Z"/>
                <w:color w:val="000000" w:themeColor="text1"/>
                <w:rPrChange w:id="11557" w:author="Haiyang Liu" w:date="2026-05-22T18:01:00Z" w16du:dateUtc="2026-05-22T11:01:00Z">
                  <w:rPr>
                    <w:ins w:id="11558" w:author="Haiyang Liu" w:date="2026-05-22T17:16:00Z" w16du:dateUtc="2026-05-22T10:16:00Z"/>
                  </w:rPr>
                </w:rPrChange>
              </w:rPr>
            </w:pPr>
          </w:p>
        </w:tc>
      </w:tr>
      <w:tr w:rsidR="0054637B" w:rsidRPr="00C67329" w14:paraId="54D497ED" w14:textId="77777777" w:rsidTr="00F008FE">
        <w:trPr>
          <w:jc w:val="center"/>
          <w:ins w:id="11559" w:author="Haiyang Liu" w:date="2026-05-22T17:16:00Z"/>
          <w:trPrChange w:id="11560" w:author="Haiyang Liu" w:date="2026-05-22T18:00:00Z" w16du:dateUtc="2026-05-22T11:00:00Z">
            <w:trPr>
              <w:gridBefore w:val="1"/>
              <w:jc w:val="center"/>
            </w:trPr>
          </w:trPrChange>
        </w:trPr>
        <w:tc>
          <w:tcPr>
            <w:tcW w:w="792" w:type="dxa"/>
            <w:vAlign w:val="center"/>
            <w:tcPrChange w:id="11561" w:author="Haiyang Liu" w:date="2026-05-22T18:00:00Z" w16du:dateUtc="2026-05-22T11:00:00Z">
              <w:tcPr>
                <w:tcW w:w="792" w:type="dxa"/>
                <w:gridSpan w:val="2"/>
                <w:vAlign w:val="center"/>
              </w:tcPr>
            </w:tcPrChange>
          </w:tcPr>
          <w:p w14:paraId="699258CB" w14:textId="77777777" w:rsidR="0054637B" w:rsidRPr="00C67329" w:rsidRDefault="0054637B" w:rsidP="0054637B">
            <w:pPr>
              <w:rPr>
                <w:ins w:id="11562" w:author="Haiyang Liu" w:date="2026-05-22T17:16:00Z" w16du:dateUtc="2026-05-22T10:16:00Z"/>
                <w:color w:val="000000" w:themeColor="text1"/>
                <w:rPrChange w:id="11563" w:author="Haiyang Liu" w:date="2026-05-22T17:51:00Z" w16du:dateUtc="2026-05-22T10:51:00Z">
                  <w:rPr>
                    <w:ins w:id="11564" w:author="Haiyang Liu" w:date="2026-05-22T17:16:00Z" w16du:dateUtc="2026-05-22T10:16:00Z"/>
                  </w:rPr>
                </w:rPrChange>
              </w:rPr>
            </w:pPr>
            <w:ins w:id="11565" w:author="Haiyang Liu" w:date="2026-05-22T17:16:00Z" w16du:dateUtc="2026-05-22T10:16:00Z">
              <w:r w:rsidRPr="00C67329">
                <w:rPr>
                  <w:rFonts w:eastAsia="Times New Roman"/>
                  <w:b/>
                  <w:color w:val="000000" w:themeColor="text1"/>
                  <w:rPrChange w:id="11566" w:author="Haiyang Liu" w:date="2026-05-22T17:51:00Z" w16du:dateUtc="2026-05-22T10:51:00Z">
                    <w:rPr>
                      <w:rFonts w:eastAsia="Times New Roman"/>
                      <w:b/>
                      <w:sz w:val="13"/>
                    </w:rPr>
                  </w:rPrChange>
                </w:rPr>
                <w:t>C2</w:t>
              </w:r>
            </w:ins>
          </w:p>
        </w:tc>
        <w:tc>
          <w:tcPr>
            <w:tcW w:w="1037" w:type="dxa"/>
            <w:vAlign w:val="bottom"/>
            <w:tcPrChange w:id="11567" w:author="Haiyang Liu" w:date="2026-05-22T18:00:00Z" w16du:dateUtc="2026-05-22T11:00:00Z">
              <w:tcPr>
                <w:tcW w:w="1037" w:type="dxa"/>
                <w:gridSpan w:val="2"/>
                <w:vAlign w:val="center"/>
              </w:tcPr>
            </w:tcPrChange>
          </w:tcPr>
          <w:p w14:paraId="69B0C6D8" w14:textId="77777777" w:rsidR="0054637B" w:rsidRDefault="0054637B" w:rsidP="0054637B">
            <w:pPr>
              <w:jc w:val="center"/>
              <w:rPr>
                <w:ins w:id="11568" w:author="Haiyang Liu" w:date="2026-05-22T18:01:00Z" w16du:dateUtc="2026-05-22T11:01:00Z"/>
                <w:color w:val="000000"/>
              </w:rPr>
            </w:pPr>
            <w:ins w:id="11569" w:author="Haiyang Liu" w:date="2026-05-22T18:00:00Z" w16du:dateUtc="2026-05-22T11:00:00Z">
              <w:r w:rsidRPr="0054637B">
                <w:rPr>
                  <w:color w:val="000000"/>
                  <w:rPrChange w:id="11570" w:author="Haiyang Liu" w:date="2026-05-22T18:01:00Z" w16du:dateUtc="2026-05-22T11:01:00Z">
                    <w:rPr>
                      <w:rFonts w:ascii="Aptos Narrow" w:hAnsi="Aptos Narrow"/>
                      <w:color w:val="000000"/>
                    </w:rPr>
                  </w:rPrChange>
                </w:rPr>
                <w:t>-.025</w:t>
              </w:r>
            </w:ins>
          </w:p>
          <w:p w14:paraId="2E6550B1" w14:textId="2519CBEB" w:rsidR="0054637B" w:rsidRPr="0054637B" w:rsidRDefault="0054637B" w:rsidP="0054637B">
            <w:pPr>
              <w:jc w:val="center"/>
              <w:rPr>
                <w:ins w:id="11571" w:author="Haiyang Liu" w:date="2026-05-22T17:16:00Z" w16du:dateUtc="2026-05-22T10:16:00Z"/>
                <w:color w:val="000000" w:themeColor="text1"/>
                <w:rPrChange w:id="11572" w:author="Haiyang Liu" w:date="2026-05-22T18:01:00Z" w16du:dateUtc="2026-05-22T11:01:00Z">
                  <w:rPr>
                    <w:ins w:id="11573" w:author="Haiyang Liu" w:date="2026-05-22T17:16:00Z" w16du:dateUtc="2026-05-22T10:16:00Z"/>
                  </w:rPr>
                </w:rPrChange>
              </w:rPr>
            </w:pPr>
            <w:ins w:id="11574" w:author="Haiyang Liu" w:date="2026-05-22T18:00:00Z" w16du:dateUtc="2026-05-22T11:00:00Z">
              <w:r w:rsidRPr="0054637B">
                <w:rPr>
                  <w:color w:val="000000"/>
                  <w:rPrChange w:id="11575" w:author="Haiyang Liu" w:date="2026-05-22T18:01:00Z" w16du:dateUtc="2026-05-22T11:01:00Z">
                    <w:rPr>
                      <w:rFonts w:ascii="Aptos Narrow" w:hAnsi="Aptos Narrow"/>
                      <w:color w:val="000000"/>
                    </w:rPr>
                  </w:rPrChange>
                </w:rPr>
                <w:t>(.029)</w:t>
              </w:r>
            </w:ins>
          </w:p>
        </w:tc>
        <w:tc>
          <w:tcPr>
            <w:tcW w:w="1037" w:type="dxa"/>
            <w:vAlign w:val="bottom"/>
            <w:tcPrChange w:id="11576" w:author="Haiyang Liu" w:date="2026-05-22T18:00:00Z" w16du:dateUtc="2026-05-22T11:00:00Z">
              <w:tcPr>
                <w:tcW w:w="1037" w:type="dxa"/>
                <w:gridSpan w:val="2"/>
                <w:vAlign w:val="center"/>
              </w:tcPr>
            </w:tcPrChange>
          </w:tcPr>
          <w:p w14:paraId="56449179" w14:textId="77777777" w:rsidR="009675E6" w:rsidRDefault="0054637B" w:rsidP="0054637B">
            <w:pPr>
              <w:jc w:val="center"/>
              <w:rPr>
                <w:ins w:id="11577" w:author="Haiyang Liu" w:date="2026-05-22T18:03:00Z" w16du:dateUtc="2026-05-22T11:03:00Z"/>
                <w:color w:val="000000"/>
              </w:rPr>
            </w:pPr>
            <w:ins w:id="11578" w:author="Haiyang Liu" w:date="2026-05-22T18:00:00Z" w16du:dateUtc="2026-05-22T11:00:00Z">
              <w:r w:rsidRPr="0054637B">
                <w:rPr>
                  <w:color w:val="000000"/>
                  <w:rPrChange w:id="11579" w:author="Haiyang Liu" w:date="2026-05-22T18:01:00Z" w16du:dateUtc="2026-05-22T11:01:00Z">
                    <w:rPr>
                      <w:rFonts w:ascii="Aptos Narrow" w:hAnsi="Aptos Narrow"/>
                      <w:color w:val="000000"/>
                    </w:rPr>
                  </w:rPrChange>
                </w:rPr>
                <w:t>-.005</w:t>
              </w:r>
            </w:ins>
          </w:p>
          <w:p w14:paraId="7FD5742F" w14:textId="28C10E77" w:rsidR="0054637B" w:rsidRPr="0054637B" w:rsidRDefault="0054637B" w:rsidP="0054637B">
            <w:pPr>
              <w:jc w:val="center"/>
              <w:rPr>
                <w:ins w:id="11580" w:author="Haiyang Liu" w:date="2026-05-22T17:16:00Z" w16du:dateUtc="2026-05-22T10:16:00Z"/>
                <w:color w:val="000000" w:themeColor="text1"/>
                <w:rPrChange w:id="11581" w:author="Haiyang Liu" w:date="2026-05-22T18:01:00Z" w16du:dateUtc="2026-05-22T11:01:00Z">
                  <w:rPr>
                    <w:ins w:id="11582" w:author="Haiyang Liu" w:date="2026-05-22T17:16:00Z" w16du:dateUtc="2026-05-22T10:16:00Z"/>
                  </w:rPr>
                </w:rPrChange>
              </w:rPr>
            </w:pPr>
            <w:ins w:id="11583" w:author="Haiyang Liu" w:date="2026-05-22T18:00:00Z" w16du:dateUtc="2026-05-22T11:00:00Z">
              <w:r w:rsidRPr="0054637B">
                <w:rPr>
                  <w:color w:val="000000"/>
                  <w:rPrChange w:id="11584" w:author="Haiyang Liu" w:date="2026-05-22T18:01:00Z" w16du:dateUtc="2026-05-22T11:01:00Z">
                    <w:rPr>
                      <w:rFonts w:ascii="Aptos Narrow" w:hAnsi="Aptos Narrow"/>
                      <w:color w:val="000000"/>
                    </w:rPr>
                  </w:rPrChange>
                </w:rPr>
                <w:t>(.042)</w:t>
              </w:r>
            </w:ins>
          </w:p>
        </w:tc>
        <w:tc>
          <w:tcPr>
            <w:tcW w:w="1037" w:type="dxa"/>
            <w:vAlign w:val="bottom"/>
            <w:tcPrChange w:id="11585" w:author="Haiyang Liu" w:date="2026-05-22T18:00:00Z" w16du:dateUtc="2026-05-22T11:00:00Z">
              <w:tcPr>
                <w:tcW w:w="1037" w:type="dxa"/>
                <w:gridSpan w:val="2"/>
                <w:vAlign w:val="center"/>
              </w:tcPr>
            </w:tcPrChange>
          </w:tcPr>
          <w:p w14:paraId="734FFC65" w14:textId="5B2E3123" w:rsidR="009675E6" w:rsidRDefault="0054637B" w:rsidP="0054637B">
            <w:pPr>
              <w:jc w:val="center"/>
              <w:rPr>
                <w:ins w:id="11586" w:author="Haiyang Liu" w:date="2026-05-22T18:03:00Z" w16du:dateUtc="2026-05-22T11:03:00Z"/>
                <w:color w:val="000000"/>
              </w:rPr>
            </w:pPr>
            <w:ins w:id="11587" w:author="Haiyang Liu" w:date="2026-05-22T18:00:00Z" w16du:dateUtc="2026-05-22T11:00:00Z">
              <w:r w:rsidRPr="0054637B">
                <w:rPr>
                  <w:color w:val="000000"/>
                  <w:rPrChange w:id="11588" w:author="Haiyang Liu" w:date="2026-05-22T18:01:00Z" w16du:dateUtc="2026-05-22T11:01:00Z">
                    <w:rPr>
                      <w:rFonts w:ascii="Aptos Narrow" w:hAnsi="Aptos Narrow"/>
                      <w:color w:val="000000"/>
                    </w:rPr>
                  </w:rPrChange>
                </w:rPr>
                <w:t>-.01</w:t>
              </w:r>
            </w:ins>
            <w:ins w:id="11589" w:author="Haiyang Liu" w:date="2026-05-22T18:03:00Z" w16du:dateUtc="2026-05-22T11:03:00Z">
              <w:r w:rsidR="009675E6">
                <w:rPr>
                  <w:color w:val="000000"/>
                </w:rPr>
                <w:t>0</w:t>
              </w:r>
            </w:ins>
          </w:p>
          <w:p w14:paraId="3AD71FC4" w14:textId="4CEE76CA" w:rsidR="0054637B" w:rsidRPr="0054637B" w:rsidRDefault="0054637B" w:rsidP="0054637B">
            <w:pPr>
              <w:jc w:val="center"/>
              <w:rPr>
                <w:ins w:id="11590" w:author="Haiyang Liu" w:date="2026-05-22T17:16:00Z" w16du:dateUtc="2026-05-22T10:16:00Z"/>
                <w:color w:val="000000" w:themeColor="text1"/>
                <w:rPrChange w:id="11591" w:author="Haiyang Liu" w:date="2026-05-22T18:01:00Z" w16du:dateUtc="2026-05-22T11:01:00Z">
                  <w:rPr>
                    <w:ins w:id="11592" w:author="Haiyang Liu" w:date="2026-05-22T17:16:00Z" w16du:dateUtc="2026-05-22T10:16:00Z"/>
                  </w:rPr>
                </w:rPrChange>
              </w:rPr>
            </w:pPr>
            <w:ins w:id="11593" w:author="Haiyang Liu" w:date="2026-05-22T18:00:00Z" w16du:dateUtc="2026-05-22T11:00:00Z">
              <w:r w:rsidRPr="0054637B">
                <w:rPr>
                  <w:color w:val="000000"/>
                  <w:rPrChange w:id="11594" w:author="Haiyang Liu" w:date="2026-05-22T18:01:00Z" w16du:dateUtc="2026-05-22T11:01:00Z">
                    <w:rPr>
                      <w:rFonts w:ascii="Aptos Narrow" w:hAnsi="Aptos Narrow"/>
                      <w:color w:val="000000"/>
                    </w:rPr>
                  </w:rPrChange>
                </w:rPr>
                <w:t>(.015)</w:t>
              </w:r>
            </w:ins>
          </w:p>
        </w:tc>
        <w:tc>
          <w:tcPr>
            <w:tcW w:w="1037" w:type="dxa"/>
            <w:vAlign w:val="bottom"/>
            <w:tcPrChange w:id="11595" w:author="Haiyang Liu" w:date="2026-05-22T18:00:00Z" w16du:dateUtc="2026-05-22T11:00:00Z">
              <w:tcPr>
                <w:tcW w:w="1037" w:type="dxa"/>
                <w:gridSpan w:val="2"/>
                <w:vAlign w:val="center"/>
              </w:tcPr>
            </w:tcPrChange>
          </w:tcPr>
          <w:p w14:paraId="4470C2B1" w14:textId="77777777" w:rsidR="009675E6" w:rsidRDefault="0054637B" w:rsidP="0054637B">
            <w:pPr>
              <w:jc w:val="center"/>
              <w:rPr>
                <w:ins w:id="11596" w:author="Haiyang Liu" w:date="2026-05-22T18:05:00Z" w16du:dateUtc="2026-05-22T11:05:00Z"/>
                <w:color w:val="000000"/>
              </w:rPr>
            </w:pPr>
            <w:ins w:id="11597" w:author="Haiyang Liu" w:date="2026-05-22T18:00:00Z" w16du:dateUtc="2026-05-22T11:00:00Z">
              <w:r w:rsidRPr="0054637B">
                <w:rPr>
                  <w:color w:val="000000"/>
                  <w:rPrChange w:id="11598" w:author="Haiyang Liu" w:date="2026-05-22T18:01:00Z" w16du:dateUtc="2026-05-22T11:01:00Z">
                    <w:rPr>
                      <w:rFonts w:ascii="Aptos Narrow" w:hAnsi="Aptos Narrow"/>
                      <w:color w:val="000000"/>
                    </w:rPr>
                  </w:rPrChange>
                </w:rPr>
                <w:t>.151</w:t>
              </w:r>
            </w:ins>
          </w:p>
          <w:p w14:paraId="69EA833C" w14:textId="4323834C" w:rsidR="0054637B" w:rsidRPr="0054637B" w:rsidRDefault="0054637B" w:rsidP="0054637B">
            <w:pPr>
              <w:jc w:val="center"/>
              <w:rPr>
                <w:ins w:id="11599" w:author="Haiyang Liu" w:date="2026-05-22T17:16:00Z" w16du:dateUtc="2026-05-22T10:16:00Z"/>
                <w:color w:val="000000" w:themeColor="text1"/>
                <w:rPrChange w:id="11600" w:author="Haiyang Liu" w:date="2026-05-22T18:01:00Z" w16du:dateUtc="2026-05-22T11:01:00Z">
                  <w:rPr>
                    <w:ins w:id="11601" w:author="Haiyang Liu" w:date="2026-05-22T17:16:00Z" w16du:dateUtc="2026-05-22T10:16:00Z"/>
                  </w:rPr>
                </w:rPrChange>
              </w:rPr>
            </w:pPr>
            <w:ins w:id="11602" w:author="Haiyang Liu" w:date="2026-05-22T18:00:00Z" w16du:dateUtc="2026-05-22T11:00:00Z">
              <w:r w:rsidRPr="0054637B">
                <w:rPr>
                  <w:color w:val="000000"/>
                  <w:rPrChange w:id="11603" w:author="Haiyang Liu" w:date="2026-05-22T18:01:00Z" w16du:dateUtc="2026-05-22T11:01:00Z">
                    <w:rPr>
                      <w:rFonts w:ascii="Aptos Narrow" w:hAnsi="Aptos Narrow"/>
                      <w:color w:val="000000"/>
                    </w:rPr>
                  </w:rPrChange>
                </w:rPr>
                <w:t>(.047)</w:t>
              </w:r>
            </w:ins>
          </w:p>
        </w:tc>
        <w:tc>
          <w:tcPr>
            <w:tcW w:w="1037" w:type="dxa"/>
            <w:vAlign w:val="bottom"/>
            <w:tcPrChange w:id="11604" w:author="Haiyang Liu" w:date="2026-05-22T18:00:00Z" w16du:dateUtc="2026-05-22T11:00:00Z">
              <w:tcPr>
                <w:tcW w:w="1037" w:type="dxa"/>
                <w:gridSpan w:val="2"/>
                <w:vAlign w:val="center"/>
              </w:tcPr>
            </w:tcPrChange>
          </w:tcPr>
          <w:p w14:paraId="3D853431" w14:textId="77777777" w:rsidR="009675E6" w:rsidRDefault="0054637B" w:rsidP="0054637B">
            <w:pPr>
              <w:jc w:val="center"/>
              <w:rPr>
                <w:ins w:id="11605" w:author="Haiyang Liu" w:date="2026-05-22T18:06:00Z" w16du:dateUtc="2026-05-22T11:06:00Z"/>
                <w:color w:val="000000"/>
              </w:rPr>
            </w:pPr>
            <w:ins w:id="11606" w:author="Haiyang Liu" w:date="2026-05-22T18:00:00Z" w16du:dateUtc="2026-05-22T11:00:00Z">
              <w:r w:rsidRPr="0054637B">
                <w:rPr>
                  <w:color w:val="000000"/>
                  <w:rPrChange w:id="11607" w:author="Haiyang Liu" w:date="2026-05-22T18:01:00Z" w16du:dateUtc="2026-05-22T11:01:00Z">
                    <w:rPr>
                      <w:rFonts w:ascii="Aptos Narrow" w:hAnsi="Aptos Narrow"/>
                      <w:color w:val="000000"/>
                    </w:rPr>
                  </w:rPrChange>
                </w:rPr>
                <w:t>.01</w:t>
              </w:r>
            </w:ins>
            <w:ins w:id="11608" w:author="Haiyang Liu" w:date="2026-05-22T18:06:00Z" w16du:dateUtc="2026-05-22T11:06:00Z">
              <w:r w:rsidR="009675E6">
                <w:rPr>
                  <w:color w:val="000000"/>
                </w:rPr>
                <w:t>0</w:t>
              </w:r>
            </w:ins>
          </w:p>
          <w:p w14:paraId="64B97740" w14:textId="06A9DCB8" w:rsidR="0054637B" w:rsidRPr="0054637B" w:rsidRDefault="0054637B" w:rsidP="0054637B">
            <w:pPr>
              <w:jc w:val="center"/>
              <w:rPr>
                <w:ins w:id="11609" w:author="Haiyang Liu" w:date="2026-05-22T17:16:00Z" w16du:dateUtc="2026-05-22T10:16:00Z"/>
                <w:color w:val="000000" w:themeColor="text1"/>
                <w:rPrChange w:id="11610" w:author="Haiyang Liu" w:date="2026-05-22T18:01:00Z" w16du:dateUtc="2026-05-22T11:01:00Z">
                  <w:rPr>
                    <w:ins w:id="11611" w:author="Haiyang Liu" w:date="2026-05-22T17:16:00Z" w16du:dateUtc="2026-05-22T10:16:00Z"/>
                  </w:rPr>
                </w:rPrChange>
              </w:rPr>
            </w:pPr>
            <w:ins w:id="11612" w:author="Haiyang Liu" w:date="2026-05-22T18:00:00Z" w16du:dateUtc="2026-05-22T11:00:00Z">
              <w:r w:rsidRPr="0054637B">
                <w:rPr>
                  <w:color w:val="000000"/>
                  <w:rPrChange w:id="11613" w:author="Haiyang Liu" w:date="2026-05-22T18:01:00Z" w16du:dateUtc="2026-05-22T11:01:00Z">
                    <w:rPr>
                      <w:rFonts w:ascii="Aptos Narrow" w:hAnsi="Aptos Narrow"/>
                      <w:color w:val="000000"/>
                    </w:rPr>
                  </w:rPrChange>
                </w:rPr>
                <w:t>(.033)</w:t>
              </w:r>
            </w:ins>
          </w:p>
        </w:tc>
        <w:tc>
          <w:tcPr>
            <w:tcW w:w="1037" w:type="dxa"/>
            <w:vAlign w:val="bottom"/>
            <w:tcPrChange w:id="11614" w:author="Haiyang Liu" w:date="2026-05-22T18:00:00Z" w16du:dateUtc="2026-05-22T11:00:00Z">
              <w:tcPr>
                <w:tcW w:w="1037" w:type="dxa"/>
                <w:gridSpan w:val="2"/>
                <w:vAlign w:val="center"/>
              </w:tcPr>
            </w:tcPrChange>
          </w:tcPr>
          <w:p w14:paraId="0551CA56" w14:textId="77777777" w:rsidR="009675E6" w:rsidRDefault="0054637B" w:rsidP="0054637B">
            <w:pPr>
              <w:jc w:val="center"/>
              <w:rPr>
                <w:ins w:id="11615" w:author="Haiyang Liu" w:date="2026-05-22T18:06:00Z" w16du:dateUtc="2026-05-22T11:06:00Z"/>
                <w:color w:val="000000"/>
              </w:rPr>
            </w:pPr>
            <w:ins w:id="11616" w:author="Haiyang Liu" w:date="2026-05-22T18:00:00Z" w16du:dateUtc="2026-05-22T11:00:00Z">
              <w:r w:rsidRPr="0054637B">
                <w:rPr>
                  <w:color w:val="000000"/>
                  <w:rPrChange w:id="11617" w:author="Haiyang Liu" w:date="2026-05-22T18:01:00Z" w16du:dateUtc="2026-05-22T11:01:00Z">
                    <w:rPr>
                      <w:rFonts w:ascii="Aptos Narrow" w:hAnsi="Aptos Narrow"/>
                      <w:color w:val="000000"/>
                    </w:rPr>
                  </w:rPrChange>
                </w:rPr>
                <w:t>-.019</w:t>
              </w:r>
            </w:ins>
          </w:p>
          <w:p w14:paraId="3A20C604" w14:textId="5B752283" w:rsidR="0054637B" w:rsidRPr="0054637B" w:rsidRDefault="0054637B" w:rsidP="0054637B">
            <w:pPr>
              <w:jc w:val="center"/>
              <w:rPr>
                <w:ins w:id="11618" w:author="Haiyang Liu" w:date="2026-05-22T17:16:00Z" w16du:dateUtc="2026-05-22T10:16:00Z"/>
                <w:color w:val="000000" w:themeColor="text1"/>
                <w:rPrChange w:id="11619" w:author="Haiyang Liu" w:date="2026-05-22T18:01:00Z" w16du:dateUtc="2026-05-22T11:01:00Z">
                  <w:rPr>
                    <w:ins w:id="11620" w:author="Haiyang Liu" w:date="2026-05-22T17:16:00Z" w16du:dateUtc="2026-05-22T10:16:00Z"/>
                  </w:rPr>
                </w:rPrChange>
              </w:rPr>
            </w:pPr>
            <w:ins w:id="11621" w:author="Haiyang Liu" w:date="2026-05-22T18:00:00Z" w16du:dateUtc="2026-05-22T11:00:00Z">
              <w:r w:rsidRPr="0054637B">
                <w:rPr>
                  <w:color w:val="000000"/>
                  <w:rPrChange w:id="11622" w:author="Haiyang Liu" w:date="2026-05-22T18:01:00Z" w16du:dateUtc="2026-05-22T11:01:00Z">
                    <w:rPr>
                      <w:rFonts w:ascii="Aptos Narrow" w:hAnsi="Aptos Narrow"/>
                      <w:color w:val="000000"/>
                    </w:rPr>
                  </w:rPrChange>
                </w:rPr>
                <w:t>(.037)</w:t>
              </w:r>
            </w:ins>
          </w:p>
        </w:tc>
        <w:tc>
          <w:tcPr>
            <w:tcW w:w="1037" w:type="dxa"/>
            <w:vAlign w:val="bottom"/>
            <w:tcPrChange w:id="11623" w:author="Haiyang Liu" w:date="2026-05-22T18:00:00Z" w16du:dateUtc="2026-05-22T11:00:00Z">
              <w:tcPr>
                <w:tcW w:w="1037" w:type="dxa"/>
                <w:gridSpan w:val="2"/>
                <w:vAlign w:val="center"/>
              </w:tcPr>
            </w:tcPrChange>
          </w:tcPr>
          <w:p w14:paraId="364D47F7" w14:textId="77777777" w:rsidR="009675E6" w:rsidRDefault="0054637B" w:rsidP="0054637B">
            <w:pPr>
              <w:jc w:val="center"/>
              <w:rPr>
                <w:ins w:id="11624" w:author="Haiyang Liu" w:date="2026-05-22T18:07:00Z" w16du:dateUtc="2026-05-22T11:07:00Z"/>
                <w:color w:val="000000"/>
              </w:rPr>
            </w:pPr>
            <w:ins w:id="11625" w:author="Haiyang Liu" w:date="2026-05-22T18:00:00Z" w16du:dateUtc="2026-05-22T11:00:00Z">
              <w:r w:rsidRPr="0054637B">
                <w:rPr>
                  <w:color w:val="000000"/>
                  <w:rPrChange w:id="11626" w:author="Haiyang Liu" w:date="2026-05-22T18:01:00Z" w16du:dateUtc="2026-05-22T11:01:00Z">
                    <w:rPr>
                      <w:rFonts w:ascii="Aptos Narrow" w:hAnsi="Aptos Narrow"/>
                      <w:color w:val="000000"/>
                    </w:rPr>
                  </w:rPrChange>
                </w:rPr>
                <w:t>.467</w:t>
              </w:r>
            </w:ins>
          </w:p>
          <w:p w14:paraId="16595349" w14:textId="5599FA1E" w:rsidR="0054637B" w:rsidRPr="0054637B" w:rsidRDefault="0054637B" w:rsidP="0054637B">
            <w:pPr>
              <w:jc w:val="center"/>
              <w:rPr>
                <w:ins w:id="11627" w:author="Haiyang Liu" w:date="2026-05-22T17:16:00Z" w16du:dateUtc="2026-05-22T10:16:00Z"/>
                <w:color w:val="000000" w:themeColor="text1"/>
                <w:rPrChange w:id="11628" w:author="Haiyang Liu" w:date="2026-05-22T18:01:00Z" w16du:dateUtc="2026-05-22T11:01:00Z">
                  <w:rPr>
                    <w:ins w:id="11629" w:author="Haiyang Liu" w:date="2026-05-22T17:16:00Z" w16du:dateUtc="2026-05-22T10:16:00Z"/>
                  </w:rPr>
                </w:rPrChange>
              </w:rPr>
            </w:pPr>
            <w:ins w:id="11630" w:author="Haiyang Liu" w:date="2026-05-22T18:00:00Z" w16du:dateUtc="2026-05-22T11:00:00Z">
              <w:r w:rsidRPr="0054637B">
                <w:rPr>
                  <w:color w:val="000000"/>
                  <w:rPrChange w:id="11631" w:author="Haiyang Liu" w:date="2026-05-22T18:01:00Z" w16du:dateUtc="2026-05-22T11:01:00Z">
                    <w:rPr>
                      <w:rFonts w:ascii="Aptos Narrow" w:hAnsi="Aptos Narrow"/>
                      <w:color w:val="000000"/>
                    </w:rPr>
                  </w:rPrChange>
                </w:rPr>
                <w:t>(.049)</w:t>
              </w:r>
            </w:ins>
          </w:p>
        </w:tc>
        <w:tc>
          <w:tcPr>
            <w:tcW w:w="1037" w:type="dxa"/>
            <w:vAlign w:val="bottom"/>
            <w:tcPrChange w:id="11632" w:author="Haiyang Liu" w:date="2026-05-22T18:00:00Z" w16du:dateUtc="2026-05-22T11:00:00Z">
              <w:tcPr>
                <w:tcW w:w="1037" w:type="dxa"/>
                <w:gridSpan w:val="2"/>
                <w:vAlign w:val="center"/>
              </w:tcPr>
            </w:tcPrChange>
          </w:tcPr>
          <w:p w14:paraId="379BF5DD" w14:textId="77777777" w:rsidR="009675E6" w:rsidRDefault="0054637B" w:rsidP="0054637B">
            <w:pPr>
              <w:jc w:val="center"/>
              <w:rPr>
                <w:ins w:id="11633" w:author="Haiyang Liu" w:date="2026-05-22T18:07:00Z" w16du:dateUtc="2026-05-22T11:07:00Z"/>
                <w:color w:val="000000"/>
              </w:rPr>
            </w:pPr>
            <w:ins w:id="11634" w:author="Haiyang Liu" w:date="2026-05-22T18:00:00Z" w16du:dateUtc="2026-05-22T11:00:00Z">
              <w:r w:rsidRPr="0054637B">
                <w:rPr>
                  <w:color w:val="000000"/>
                  <w:rPrChange w:id="11635" w:author="Haiyang Liu" w:date="2026-05-22T18:01:00Z" w16du:dateUtc="2026-05-22T11:01:00Z">
                    <w:rPr>
                      <w:rFonts w:ascii="Aptos Narrow" w:hAnsi="Aptos Narrow"/>
                      <w:color w:val="000000"/>
                    </w:rPr>
                  </w:rPrChange>
                </w:rPr>
                <w:t>.812</w:t>
              </w:r>
            </w:ins>
          </w:p>
          <w:p w14:paraId="7BDCC419" w14:textId="55876A48" w:rsidR="0054637B" w:rsidRPr="0054637B" w:rsidRDefault="0054637B" w:rsidP="0054637B">
            <w:pPr>
              <w:jc w:val="center"/>
              <w:rPr>
                <w:ins w:id="11636" w:author="Haiyang Liu" w:date="2026-05-22T17:16:00Z" w16du:dateUtc="2026-05-22T10:16:00Z"/>
                <w:color w:val="000000" w:themeColor="text1"/>
                <w:rPrChange w:id="11637" w:author="Haiyang Liu" w:date="2026-05-22T18:01:00Z" w16du:dateUtc="2026-05-22T11:01:00Z">
                  <w:rPr>
                    <w:ins w:id="11638" w:author="Haiyang Liu" w:date="2026-05-22T17:16:00Z" w16du:dateUtc="2026-05-22T10:16:00Z"/>
                  </w:rPr>
                </w:rPrChange>
              </w:rPr>
            </w:pPr>
            <w:ins w:id="11639" w:author="Haiyang Liu" w:date="2026-05-22T18:00:00Z" w16du:dateUtc="2026-05-22T11:00:00Z">
              <w:r w:rsidRPr="0054637B">
                <w:rPr>
                  <w:color w:val="000000"/>
                  <w:rPrChange w:id="11640" w:author="Haiyang Liu" w:date="2026-05-22T18:01:00Z" w16du:dateUtc="2026-05-22T11:01:00Z">
                    <w:rPr>
                      <w:rFonts w:ascii="Aptos Narrow" w:hAnsi="Aptos Narrow"/>
                      <w:color w:val="000000"/>
                    </w:rPr>
                  </w:rPrChange>
                </w:rPr>
                <w:t>(.067)</w:t>
              </w:r>
            </w:ins>
          </w:p>
        </w:tc>
        <w:tc>
          <w:tcPr>
            <w:tcW w:w="1037" w:type="dxa"/>
            <w:vAlign w:val="bottom"/>
            <w:tcPrChange w:id="11641" w:author="Haiyang Liu" w:date="2026-05-22T18:00:00Z" w16du:dateUtc="2026-05-22T11:00:00Z">
              <w:tcPr>
                <w:tcW w:w="1037" w:type="dxa"/>
                <w:gridSpan w:val="2"/>
                <w:vAlign w:val="center"/>
              </w:tcPr>
            </w:tcPrChange>
          </w:tcPr>
          <w:p w14:paraId="5F5BF634" w14:textId="13DE2485" w:rsidR="0054637B" w:rsidRPr="0054637B" w:rsidRDefault="0054637B" w:rsidP="0054637B">
            <w:pPr>
              <w:jc w:val="center"/>
              <w:rPr>
                <w:ins w:id="11642" w:author="Haiyang Liu" w:date="2026-05-22T17:16:00Z" w16du:dateUtc="2026-05-22T10:16:00Z"/>
                <w:color w:val="000000" w:themeColor="text1"/>
                <w:rPrChange w:id="11643" w:author="Haiyang Liu" w:date="2026-05-22T18:01:00Z" w16du:dateUtc="2026-05-22T11:01:00Z">
                  <w:rPr>
                    <w:ins w:id="11644" w:author="Haiyang Liu" w:date="2026-05-22T17:16:00Z" w16du:dateUtc="2026-05-22T10:16:00Z"/>
                  </w:rPr>
                </w:rPrChange>
              </w:rPr>
            </w:pPr>
          </w:p>
        </w:tc>
        <w:tc>
          <w:tcPr>
            <w:tcW w:w="1037" w:type="dxa"/>
            <w:vAlign w:val="bottom"/>
            <w:tcPrChange w:id="11645" w:author="Haiyang Liu" w:date="2026-05-22T18:00:00Z" w16du:dateUtc="2026-05-22T11:00:00Z">
              <w:tcPr>
                <w:tcW w:w="1037" w:type="dxa"/>
                <w:gridSpan w:val="2"/>
                <w:vAlign w:val="center"/>
              </w:tcPr>
            </w:tcPrChange>
          </w:tcPr>
          <w:p w14:paraId="66012425" w14:textId="6501DF3D" w:rsidR="0054637B" w:rsidRPr="0054637B" w:rsidRDefault="0054637B" w:rsidP="0054637B">
            <w:pPr>
              <w:jc w:val="center"/>
              <w:rPr>
                <w:ins w:id="11646" w:author="Haiyang Liu" w:date="2026-05-22T17:16:00Z" w16du:dateUtc="2026-05-22T10:16:00Z"/>
                <w:color w:val="000000" w:themeColor="text1"/>
                <w:rPrChange w:id="11647" w:author="Haiyang Liu" w:date="2026-05-22T18:01:00Z" w16du:dateUtc="2026-05-22T11:01:00Z">
                  <w:rPr>
                    <w:ins w:id="11648" w:author="Haiyang Liu" w:date="2026-05-22T17:16:00Z" w16du:dateUtc="2026-05-22T10:16:00Z"/>
                  </w:rPr>
                </w:rPrChange>
              </w:rPr>
            </w:pPr>
          </w:p>
        </w:tc>
      </w:tr>
      <w:tr w:rsidR="0054637B" w:rsidRPr="00C67329" w14:paraId="4F641F35" w14:textId="77777777" w:rsidTr="00F008FE">
        <w:trPr>
          <w:jc w:val="center"/>
          <w:ins w:id="11649" w:author="Haiyang Liu" w:date="2026-05-22T17:16:00Z"/>
          <w:trPrChange w:id="11650" w:author="Haiyang Liu" w:date="2026-05-22T18:00:00Z" w16du:dateUtc="2026-05-22T11:00:00Z">
            <w:trPr>
              <w:gridBefore w:val="1"/>
              <w:jc w:val="center"/>
            </w:trPr>
          </w:trPrChange>
        </w:trPr>
        <w:tc>
          <w:tcPr>
            <w:tcW w:w="792" w:type="dxa"/>
            <w:vAlign w:val="center"/>
            <w:tcPrChange w:id="11651" w:author="Haiyang Liu" w:date="2026-05-22T18:00:00Z" w16du:dateUtc="2026-05-22T11:00:00Z">
              <w:tcPr>
                <w:tcW w:w="792" w:type="dxa"/>
                <w:gridSpan w:val="2"/>
                <w:vAlign w:val="center"/>
              </w:tcPr>
            </w:tcPrChange>
          </w:tcPr>
          <w:p w14:paraId="7AD53BEE" w14:textId="77777777" w:rsidR="0054637B" w:rsidRPr="00C67329" w:rsidRDefault="0054637B" w:rsidP="0054637B">
            <w:pPr>
              <w:rPr>
                <w:ins w:id="11652" w:author="Haiyang Liu" w:date="2026-05-22T17:16:00Z" w16du:dateUtc="2026-05-22T10:16:00Z"/>
                <w:color w:val="000000" w:themeColor="text1"/>
                <w:rPrChange w:id="11653" w:author="Haiyang Liu" w:date="2026-05-22T17:51:00Z" w16du:dateUtc="2026-05-22T10:51:00Z">
                  <w:rPr>
                    <w:ins w:id="11654" w:author="Haiyang Liu" w:date="2026-05-22T17:16:00Z" w16du:dateUtc="2026-05-22T10:16:00Z"/>
                  </w:rPr>
                </w:rPrChange>
              </w:rPr>
            </w:pPr>
            <w:ins w:id="11655" w:author="Haiyang Liu" w:date="2026-05-22T17:16:00Z" w16du:dateUtc="2026-05-22T10:16:00Z">
              <w:r w:rsidRPr="00C67329">
                <w:rPr>
                  <w:rFonts w:eastAsia="Times New Roman"/>
                  <w:b/>
                  <w:color w:val="000000" w:themeColor="text1"/>
                  <w:rPrChange w:id="11656" w:author="Haiyang Liu" w:date="2026-05-22T17:51:00Z" w16du:dateUtc="2026-05-22T10:51:00Z">
                    <w:rPr>
                      <w:rFonts w:eastAsia="Times New Roman"/>
                      <w:b/>
                      <w:sz w:val="13"/>
                    </w:rPr>
                  </w:rPrChange>
                </w:rPr>
                <w:t>C3</w:t>
              </w:r>
            </w:ins>
          </w:p>
        </w:tc>
        <w:tc>
          <w:tcPr>
            <w:tcW w:w="1037" w:type="dxa"/>
            <w:vAlign w:val="bottom"/>
            <w:tcPrChange w:id="11657" w:author="Haiyang Liu" w:date="2026-05-22T18:00:00Z" w16du:dateUtc="2026-05-22T11:00:00Z">
              <w:tcPr>
                <w:tcW w:w="1037" w:type="dxa"/>
                <w:gridSpan w:val="2"/>
                <w:vAlign w:val="center"/>
              </w:tcPr>
            </w:tcPrChange>
          </w:tcPr>
          <w:p w14:paraId="0D92B29D" w14:textId="77777777" w:rsidR="0054637B" w:rsidRDefault="0054637B" w:rsidP="0054637B">
            <w:pPr>
              <w:jc w:val="center"/>
              <w:rPr>
                <w:ins w:id="11658" w:author="Haiyang Liu" w:date="2026-05-22T18:02:00Z" w16du:dateUtc="2026-05-22T11:02:00Z"/>
                <w:color w:val="000000"/>
              </w:rPr>
            </w:pPr>
            <w:ins w:id="11659" w:author="Haiyang Liu" w:date="2026-05-22T18:00:00Z" w16du:dateUtc="2026-05-22T11:00:00Z">
              <w:r w:rsidRPr="0054637B">
                <w:rPr>
                  <w:color w:val="000000"/>
                  <w:rPrChange w:id="11660" w:author="Haiyang Liu" w:date="2026-05-22T18:01:00Z" w16du:dateUtc="2026-05-22T11:01:00Z">
                    <w:rPr>
                      <w:rFonts w:ascii="Aptos Narrow" w:hAnsi="Aptos Narrow"/>
                      <w:color w:val="000000"/>
                    </w:rPr>
                  </w:rPrChange>
                </w:rPr>
                <w:t>-.024</w:t>
              </w:r>
            </w:ins>
          </w:p>
          <w:p w14:paraId="61691BAF" w14:textId="2368FBDA" w:rsidR="0054637B" w:rsidRPr="0054637B" w:rsidRDefault="0054637B" w:rsidP="0054637B">
            <w:pPr>
              <w:jc w:val="center"/>
              <w:rPr>
                <w:ins w:id="11661" w:author="Haiyang Liu" w:date="2026-05-22T17:16:00Z" w16du:dateUtc="2026-05-22T10:16:00Z"/>
                <w:color w:val="000000" w:themeColor="text1"/>
                <w:rPrChange w:id="11662" w:author="Haiyang Liu" w:date="2026-05-22T18:01:00Z" w16du:dateUtc="2026-05-22T11:01:00Z">
                  <w:rPr>
                    <w:ins w:id="11663" w:author="Haiyang Liu" w:date="2026-05-22T17:16:00Z" w16du:dateUtc="2026-05-22T10:16:00Z"/>
                  </w:rPr>
                </w:rPrChange>
              </w:rPr>
            </w:pPr>
            <w:ins w:id="11664" w:author="Haiyang Liu" w:date="2026-05-22T18:00:00Z" w16du:dateUtc="2026-05-22T11:00:00Z">
              <w:r w:rsidRPr="0054637B">
                <w:rPr>
                  <w:color w:val="000000"/>
                  <w:rPrChange w:id="11665" w:author="Haiyang Liu" w:date="2026-05-22T18:01:00Z" w16du:dateUtc="2026-05-22T11:01:00Z">
                    <w:rPr>
                      <w:rFonts w:ascii="Aptos Narrow" w:hAnsi="Aptos Narrow"/>
                      <w:color w:val="000000"/>
                    </w:rPr>
                  </w:rPrChange>
                </w:rPr>
                <w:t>(.023)</w:t>
              </w:r>
            </w:ins>
          </w:p>
        </w:tc>
        <w:tc>
          <w:tcPr>
            <w:tcW w:w="1037" w:type="dxa"/>
            <w:vAlign w:val="bottom"/>
            <w:tcPrChange w:id="11666" w:author="Haiyang Liu" w:date="2026-05-22T18:00:00Z" w16du:dateUtc="2026-05-22T11:00:00Z">
              <w:tcPr>
                <w:tcW w:w="1037" w:type="dxa"/>
                <w:gridSpan w:val="2"/>
                <w:vAlign w:val="center"/>
              </w:tcPr>
            </w:tcPrChange>
          </w:tcPr>
          <w:p w14:paraId="30E22975" w14:textId="77777777" w:rsidR="009675E6" w:rsidRDefault="0054637B" w:rsidP="0054637B">
            <w:pPr>
              <w:jc w:val="center"/>
              <w:rPr>
                <w:ins w:id="11667" w:author="Haiyang Liu" w:date="2026-05-22T18:03:00Z" w16du:dateUtc="2026-05-22T11:03:00Z"/>
                <w:color w:val="000000"/>
              </w:rPr>
            </w:pPr>
            <w:ins w:id="11668" w:author="Haiyang Liu" w:date="2026-05-22T18:00:00Z" w16du:dateUtc="2026-05-22T11:00:00Z">
              <w:r w:rsidRPr="0054637B">
                <w:rPr>
                  <w:color w:val="000000"/>
                  <w:rPrChange w:id="11669" w:author="Haiyang Liu" w:date="2026-05-22T18:01:00Z" w16du:dateUtc="2026-05-22T11:01:00Z">
                    <w:rPr>
                      <w:rFonts w:ascii="Aptos Narrow" w:hAnsi="Aptos Narrow"/>
                      <w:color w:val="000000"/>
                    </w:rPr>
                  </w:rPrChange>
                </w:rPr>
                <w:t>-.073</w:t>
              </w:r>
            </w:ins>
          </w:p>
          <w:p w14:paraId="1857FCF1" w14:textId="585430D4" w:rsidR="0054637B" w:rsidRPr="0054637B" w:rsidRDefault="0054637B" w:rsidP="0054637B">
            <w:pPr>
              <w:jc w:val="center"/>
              <w:rPr>
                <w:ins w:id="11670" w:author="Haiyang Liu" w:date="2026-05-22T17:16:00Z" w16du:dateUtc="2026-05-22T10:16:00Z"/>
                <w:color w:val="000000" w:themeColor="text1"/>
                <w:rPrChange w:id="11671" w:author="Haiyang Liu" w:date="2026-05-22T18:01:00Z" w16du:dateUtc="2026-05-22T11:01:00Z">
                  <w:rPr>
                    <w:ins w:id="11672" w:author="Haiyang Liu" w:date="2026-05-22T17:16:00Z" w16du:dateUtc="2026-05-22T10:16:00Z"/>
                  </w:rPr>
                </w:rPrChange>
              </w:rPr>
            </w:pPr>
            <w:ins w:id="11673" w:author="Haiyang Liu" w:date="2026-05-22T18:00:00Z" w16du:dateUtc="2026-05-22T11:00:00Z">
              <w:r w:rsidRPr="0054637B">
                <w:rPr>
                  <w:color w:val="000000"/>
                  <w:rPrChange w:id="11674" w:author="Haiyang Liu" w:date="2026-05-22T18:01:00Z" w16du:dateUtc="2026-05-22T11:01:00Z">
                    <w:rPr>
                      <w:rFonts w:ascii="Aptos Narrow" w:hAnsi="Aptos Narrow"/>
                      <w:color w:val="000000"/>
                    </w:rPr>
                  </w:rPrChange>
                </w:rPr>
                <w:t>(.033)</w:t>
              </w:r>
            </w:ins>
          </w:p>
        </w:tc>
        <w:tc>
          <w:tcPr>
            <w:tcW w:w="1037" w:type="dxa"/>
            <w:vAlign w:val="bottom"/>
            <w:tcPrChange w:id="11675" w:author="Haiyang Liu" w:date="2026-05-22T18:00:00Z" w16du:dateUtc="2026-05-22T11:00:00Z">
              <w:tcPr>
                <w:tcW w:w="1037" w:type="dxa"/>
                <w:gridSpan w:val="2"/>
                <w:vAlign w:val="center"/>
              </w:tcPr>
            </w:tcPrChange>
          </w:tcPr>
          <w:p w14:paraId="3B881733" w14:textId="77777777" w:rsidR="009675E6" w:rsidRDefault="0054637B" w:rsidP="0054637B">
            <w:pPr>
              <w:jc w:val="center"/>
              <w:rPr>
                <w:ins w:id="11676" w:author="Haiyang Liu" w:date="2026-05-22T18:03:00Z" w16du:dateUtc="2026-05-22T11:03:00Z"/>
                <w:color w:val="000000"/>
              </w:rPr>
            </w:pPr>
            <w:ins w:id="11677" w:author="Haiyang Liu" w:date="2026-05-22T18:00:00Z" w16du:dateUtc="2026-05-22T11:00:00Z">
              <w:r w:rsidRPr="0054637B">
                <w:rPr>
                  <w:color w:val="000000"/>
                  <w:rPrChange w:id="11678" w:author="Haiyang Liu" w:date="2026-05-22T18:01:00Z" w16du:dateUtc="2026-05-22T11:01:00Z">
                    <w:rPr>
                      <w:rFonts w:ascii="Aptos Narrow" w:hAnsi="Aptos Narrow"/>
                      <w:color w:val="000000"/>
                    </w:rPr>
                  </w:rPrChange>
                </w:rPr>
                <w:t>-.032</w:t>
              </w:r>
            </w:ins>
          </w:p>
          <w:p w14:paraId="028F6067" w14:textId="10056F36" w:rsidR="0054637B" w:rsidRPr="0054637B" w:rsidRDefault="0054637B" w:rsidP="0054637B">
            <w:pPr>
              <w:jc w:val="center"/>
              <w:rPr>
                <w:ins w:id="11679" w:author="Haiyang Liu" w:date="2026-05-22T17:16:00Z" w16du:dateUtc="2026-05-22T10:16:00Z"/>
                <w:color w:val="000000" w:themeColor="text1"/>
                <w:rPrChange w:id="11680" w:author="Haiyang Liu" w:date="2026-05-22T18:01:00Z" w16du:dateUtc="2026-05-22T11:01:00Z">
                  <w:rPr>
                    <w:ins w:id="11681" w:author="Haiyang Liu" w:date="2026-05-22T17:16:00Z" w16du:dateUtc="2026-05-22T10:16:00Z"/>
                  </w:rPr>
                </w:rPrChange>
              </w:rPr>
            </w:pPr>
            <w:ins w:id="11682" w:author="Haiyang Liu" w:date="2026-05-22T18:00:00Z" w16du:dateUtc="2026-05-22T11:00:00Z">
              <w:r w:rsidRPr="0054637B">
                <w:rPr>
                  <w:color w:val="000000"/>
                  <w:rPrChange w:id="11683" w:author="Haiyang Liu" w:date="2026-05-22T18:01:00Z" w16du:dateUtc="2026-05-22T11:01:00Z">
                    <w:rPr>
                      <w:rFonts w:ascii="Aptos Narrow" w:hAnsi="Aptos Narrow"/>
                      <w:color w:val="000000"/>
                    </w:rPr>
                  </w:rPrChange>
                </w:rPr>
                <w:t>(.012)</w:t>
              </w:r>
            </w:ins>
          </w:p>
        </w:tc>
        <w:tc>
          <w:tcPr>
            <w:tcW w:w="1037" w:type="dxa"/>
            <w:vAlign w:val="bottom"/>
            <w:tcPrChange w:id="11684" w:author="Haiyang Liu" w:date="2026-05-22T18:00:00Z" w16du:dateUtc="2026-05-22T11:00:00Z">
              <w:tcPr>
                <w:tcW w:w="1037" w:type="dxa"/>
                <w:gridSpan w:val="2"/>
                <w:vAlign w:val="center"/>
              </w:tcPr>
            </w:tcPrChange>
          </w:tcPr>
          <w:p w14:paraId="3453F22F" w14:textId="77777777" w:rsidR="009675E6" w:rsidRDefault="0054637B" w:rsidP="0054637B">
            <w:pPr>
              <w:jc w:val="center"/>
              <w:rPr>
                <w:ins w:id="11685" w:author="Haiyang Liu" w:date="2026-05-22T18:05:00Z" w16du:dateUtc="2026-05-22T11:05:00Z"/>
                <w:color w:val="000000"/>
              </w:rPr>
            </w:pPr>
            <w:ins w:id="11686" w:author="Haiyang Liu" w:date="2026-05-22T18:00:00Z" w16du:dateUtc="2026-05-22T11:00:00Z">
              <w:r w:rsidRPr="0054637B">
                <w:rPr>
                  <w:color w:val="000000"/>
                  <w:rPrChange w:id="11687" w:author="Haiyang Liu" w:date="2026-05-22T18:01:00Z" w16du:dateUtc="2026-05-22T11:01:00Z">
                    <w:rPr>
                      <w:rFonts w:ascii="Aptos Narrow" w:hAnsi="Aptos Narrow"/>
                      <w:color w:val="000000"/>
                    </w:rPr>
                  </w:rPrChange>
                </w:rPr>
                <w:t>.154</w:t>
              </w:r>
            </w:ins>
          </w:p>
          <w:p w14:paraId="51720165" w14:textId="772A7EEB" w:rsidR="0054637B" w:rsidRPr="0054637B" w:rsidRDefault="0054637B" w:rsidP="0054637B">
            <w:pPr>
              <w:jc w:val="center"/>
              <w:rPr>
                <w:ins w:id="11688" w:author="Haiyang Liu" w:date="2026-05-22T17:16:00Z" w16du:dateUtc="2026-05-22T10:16:00Z"/>
                <w:color w:val="000000" w:themeColor="text1"/>
                <w:rPrChange w:id="11689" w:author="Haiyang Liu" w:date="2026-05-22T18:01:00Z" w16du:dateUtc="2026-05-22T11:01:00Z">
                  <w:rPr>
                    <w:ins w:id="11690" w:author="Haiyang Liu" w:date="2026-05-22T17:16:00Z" w16du:dateUtc="2026-05-22T10:16:00Z"/>
                  </w:rPr>
                </w:rPrChange>
              </w:rPr>
            </w:pPr>
            <w:ins w:id="11691" w:author="Haiyang Liu" w:date="2026-05-22T18:00:00Z" w16du:dateUtc="2026-05-22T11:00:00Z">
              <w:r w:rsidRPr="0054637B">
                <w:rPr>
                  <w:color w:val="000000"/>
                  <w:rPrChange w:id="11692" w:author="Haiyang Liu" w:date="2026-05-22T18:01:00Z" w16du:dateUtc="2026-05-22T11:01:00Z">
                    <w:rPr>
                      <w:rFonts w:ascii="Aptos Narrow" w:hAnsi="Aptos Narrow"/>
                      <w:color w:val="000000"/>
                    </w:rPr>
                  </w:rPrChange>
                </w:rPr>
                <w:t>(0.038)</w:t>
              </w:r>
            </w:ins>
          </w:p>
        </w:tc>
        <w:tc>
          <w:tcPr>
            <w:tcW w:w="1037" w:type="dxa"/>
            <w:vAlign w:val="bottom"/>
            <w:tcPrChange w:id="11693" w:author="Haiyang Liu" w:date="2026-05-22T18:00:00Z" w16du:dateUtc="2026-05-22T11:00:00Z">
              <w:tcPr>
                <w:tcW w:w="1037" w:type="dxa"/>
                <w:gridSpan w:val="2"/>
                <w:vAlign w:val="center"/>
              </w:tcPr>
            </w:tcPrChange>
          </w:tcPr>
          <w:p w14:paraId="4E94458C" w14:textId="77777777" w:rsidR="009675E6" w:rsidRDefault="0054637B" w:rsidP="0054637B">
            <w:pPr>
              <w:jc w:val="center"/>
              <w:rPr>
                <w:ins w:id="11694" w:author="Haiyang Liu" w:date="2026-05-22T18:06:00Z" w16du:dateUtc="2026-05-22T11:06:00Z"/>
                <w:color w:val="000000"/>
              </w:rPr>
            </w:pPr>
            <w:ins w:id="11695" w:author="Haiyang Liu" w:date="2026-05-22T18:00:00Z" w16du:dateUtc="2026-05-22T11:00:00Z">
              <w:r w:rsidRPr="0054637B">
                <w:rPr>
                  <w:color w:val="000000"/>
                  <w:rPrChange w:id="11696" w:author="Haiyang Liu" w:date="2026-05-22T18:01:00Z" w16du:dateUtc="2026-05-22T11:01:00Z">
                    <w:rPr>
                      <w:rFonts w:ascii="Aptos Narrow" w:hAnsi="Aptos Narrow"/>
                      <w:color w:val="000000"/>
                    </w:rPr>
                  </w:rPrChange>
                </w:rPr>
                <w:t>.062</w:t>
              </w:r>
            </w:ins>
          </w:p>
          <w:p w14:paraId="1DAC5F74" w14:textId="6D9837AF" w:rsidR="0054637B" w:rsidRPr="0054637B" w:rsidRDefault="0054637B" w:rsidP="0054637B">
            <w:pPr>
              <w:jc w:val="center"/>
              <w:rPr>
                <w:ins w:id="11697" w:author="Haiyang Liu" w:date="2026-05-22T17:16:00Z" w16du:dateUtc="2026-05-22T10:16:00Z"/>
                <w:color w:val="000000" w:themeColor="text1"/>
                <w:rPrChange w:id="11698" w:author="Haiyang Liu" w:date="2026-05-22T18:01:00Z" w16du:dateUtc="2026-05-22T11:01:00Z">
                  <w:rPr>
                    <w:ins w:id="11699" w:author="Haiyang Liu" w:date="2026-05-22T17:16:00Z" w16du:dateUtc="2026-05-22T10:16:00Z"/>
                  </w:rPr>
                </w:rPrChange>
              </w:rPr>
            </w:pPr>
            <w:ins w:id="11700" w:author="Haiyang Liu" w:date="2026-05-22T18:00:00Z" w16du:dateUtc="2026-05-22T11:00:00Z">
              <w:r w:rsidRPr="0054637B">
                <w:rPr>
                  <w:color w:val="000000"/>
                  <w:rPrChange w:id="11701" w:author="Haiyang Liu" w:date="2026-05-22T18:01:00Z" w16du:dateUtc="2026-05-22T11:01:00Z">
                    <w:rPr>
                      <w:rFonts w:ascii="Aptos Narrow" w:hAnsi="Aptos Narrow"/>
                      <w:color w:val="000000"/>
                    </w:rPr>
                  </w:rPrChange>
                </w:rPr>
                <w:t>(.026)</w:t>
              </w:r>
            </w:ins>
          </w:p>
        </w:tc>
        <w:tc>
          <w:tcPr>
            <w:tcW w:w="1037" w:type="dxa"/>
            <w:vAlign w:val="bottom"/>
            <w:tcPrChange w:id="11702" w:author="Haiyang Liu" w:date="2026-05-22T18:00:00Z" w16du:dateUtc="2026-05-22T11:00:00Z">
              <w:tcPr>
                <w:tcW w:w="1037" w:type="dxa"/>
                <w:gridSpan w:val="2"/>
                <w:vAlign w:val="center"/>
              </w:tcPr>
            </w:tcPrChange>
          </w:tcPr>
          <w:p w14:paraId="4DA89B1A" w14:textId="77777777" w:rsidR="009675E6" w:rsidRDefault="0054637B" w:rsidP="0054637B">
            <w:pPr>
              <w:jc w:val="center"/>
              <w:rPr>
                <w:ins w:id="11703" w:author="Haiyang Liu" w:date="2026-05-22T18:06:00Z" w16du:dateUtc="2026-05-22T11:06:00Z"/>
                <w:color w:val="000000"/>
              </w:rPr>
            </w:pPr>
            <w:ins w:id="11704" w:author="Haiyang Liu" w:date="2026-05-22T18:00:00Z" w16du:dateUtc="2026-05-22T11:00:00Z">
              <w:r w:rsidRPr="0054637B">
                <w:rPr>
                  <w:color w:val="000000"/>
                  <w:rPrChange w:id="11705" w:author="Haiyang Liu" w:date="2026-05-22T18:01:00Z" w16du:dateUtc="2026-05-22T11:01:00Z">
                    <w:rPr>
                      <w:rFonts w:ascii="Aptos Narrow" w:hAnsi="Aptos Narrow"/>
                      <w:color w:val="000000"/>
                    </w:rPr>
                  </w:rPrChange>
                </w:rPr>
                <w:t>-.131</w:t>
              </w:r>
            </w:ins>
          </w:p>
          <w:p w14:paraId="78D6B4DC" w14:textId="3AD6B993" w:rsidR="0054637B" w:rsidRPr="0054637B" w:rsidRDefault="0054637B" w:rsidP="0054637B">
            <w:pPr>
              <w:jc w:val="center"/>
              <w:rPr>
                <w:ins w:id="11706" w:author="Haiyang Liu" w:date="2026-05-22T17:16:00Z" w16du:dateUtc="2026-05-22T10:16:00Z"/>
                <w:color w:val="000000" w:themeColor="text1"/>
                <w:rPrChange w:id="11707" w:author="Haiyang Liu" w:date="2026-05-22T18:01:00Z" w16du:dateUtc="2026-05-22T11:01:00Z">
                  <w:rPr>
                    <w:ins w:id="11708" w:author="Haiyang Liu" w:date="2026-05-22T17:16:00Z" w16du:dateUtc="2026-05-22T10:16:00Z"/>
                  </w:rPr>
                </w:rPrChange>
              </w:rPr>
            </w:pPr>
            <w:ins w:id="11709" w:author="Haiyang Liu" w:date="2026-05-22T18:00:00Z" w16du:dateUtc="2026-05-22T11:00:00Z">
              <w:r w:rsidRPr="0054637B">
                <w:rPr>
                  <w:color w:val="000000"/>
                  <w:rPrChange w:id="11710" w:author="Haiyang Liu" w:date="2026-05-22T18:01:00Z" w16du:dateUtc="2026-05-22T11:01:00Z">
                    <w:rPr>
                      <w:rFonts w:ascii="Aptos Narrow" w:hAnsi="Aptos Narrow"/>
                      <w:color w:val="000000"/>
                    </w:rPr>
                  </w:rPrChange>
                </w:rPr>
                <w:t>(.03</w:t>
              </w:r>
            </w:ins>
            <w:ins w:id="11711" w:author="Haiyang Liu" w:date="2026-05-22T18:06:00Z" w16du:dateUtc="2026-05-22T11:06:00Z">
              <w:r w:rsidR="009675E6">
                <w:rPr>
                  <w:color w:val="000000"/>
                </w:rPr>
                <w:t>0</w:t>
              </w:r>
            </w:ins>
            <w:ins w:id="11712" w:author="Haiyang Liu" w:date="2026-05-22T18:00:00Z" w16du:dateUtc="2026-05-22T11:00:00Z">
              <w:r w:rsidRPr="0054637B">
                <w:rPr>
                  <w:color w:val="000000"/>
                  <w:rPrChange w:id="11713" w:author="Haiyang Liu" w:date="2026-05-22T18:01:00Z" w16du:dateUtc="2026-05-22T11:01:00Z">
                    <w:rPr>
                      <w:rFonts w:ascii="Aptos Narrow" w:hAnsi="Aptos Narrow"/>
                      <w:color w:val="000000"/>
                    </w:rPr>
                  </w:rPrChange>
                </w:rPr>
                <w:t>)</w:t>
              </w:r>
            </w:ins>
          </w:p>
        </w:tc>
        <w:tc>
          <w:tcPr>
            <w:tcW w:w="1037" w:type="dxa"/>
            <w:vAlign w:val="bottom"/>
            <w:tcPrChange w:id="11714" w:author="Haiyang Liu" w:date="2026-05-22T18:00:00Z" w16du:dateUtc="2026-05-22T11:00:00Z">
              <w:tcPr>
                <w:tcW w:w="1037" w:type="dxa"/>
                <w:gridSpan w:val="2"/>
                <w:vAlign w:val="center"/>
              </w:tcPr>
            </w:tcPrChange>
          </w:tcPr>
          <w:p w14:paraId="53088BF6" w14:textId="77777777" w:rsidR="009675E6" w:rsidRDefault="0054637B" w:rsidP="0054637B">
            <w:pPr>
              <w:jc w:val="center"/>
              <w:rPr>
                <w:ins w:id="11715" w:author="Haiyang Liu" w:date="2026-05-22T18:07:00Z" w16du:dateUtc="2026-05-22T11:07:00Z"/>
                <w:color w:val="000000"/>
              </w:rPr>
            </w:pPr>
            <w:ins w:id="11716" w:author="Haiyang Liu" w:date="2026-05-22T18:00:00Z" w16du:dateUtc="2026-05-22T11:00:00Z">
              <w:r w:rsidRPr="0054637B">
                <w:rPr>
                  <w:color w:val="000000"/>
                  <w:rPrChange w:id="11717" w:author="Haiyang Liu" w:date="2026-05-22T18:01:00Z" w16du:dateUtc="2026-05-22T11:01:00Z">
                    <w:rPr>
                      <w:rFonts w:ascii="Aptos Narrow" w:hAnsi="Aptos Narrow"/>
                      <w:color w:val="000000"/>
                    </w:rPr>
                  </w:rPrChange>
                </w:rPr>
                <w:t>.416</w:t>
              </w:r>
            </w:ins>
          </w:p>
          <w:p w14:paraId="5FE56650" w14:textId="656B731F" w:rsidR="0054637B" w:rsidRPr="0054637B" w:rsidRDefault="0054637B" w:rsidP="0054637B">
            <w:pPr>
              <w:jc w:val="center"/>
              <w:rPr>
                <w:ins w:id="11718" w:author="Haiyang Liu" w:date="2026-05-22T17:16:00Z" w16du:dateUtc="2026-05-22T10:16:00Z"/>
                <w:color w:val="000000" w:themeColor="text1"/>
                <w:rPrChange w:id="11719" w:author="Haiyang Liu" w:date="2026-05-22T18:01:00Z" w16du:dateUtc="2026-05-22T11:01:00Z">
                  <w:rPr>
                    <w:ins w:id="11720" w:author="Haiyang Liu" w:date="2026-05-22T17:16:00Z" w16du:dateUtc="2026-05-22T10:16:00Z"/>
                  </w:rPr>
                </w:rPrChange>
              </w:rPr>
            </w:pPr>
            <w:ins w:id="11721" w:author="Haiyang Liu" w:date="2026-05-22T18:00:00Z" w16du:dateUtc="2026-05-22T11:00:00Z">
              <w:r w:rsidRPr="0054637B">
                <w:rPr>
                  <w:color w:val="000000"/>
                  <w:rPrChange w:id="11722" w:author="Haiyang Liu" w:date="2026-05-22T18:01:00Z" w16du:dateUtc="2026-05-22T11:01:00Z">
                    <w:rPr>
                      <w:rFonts w:ascii="Aptos Narrow" w:hAnsi="Aptos Narrow"/>
                      <w:color w:val="000000"/>
                    </w:rPr>
                  </w:rPrChange>
                </w:rPr>
                <w:t>(.041)</w:t>
              </w:r>
            </w:ins>
          </w:p>
        </w:tc>
        <w:tc>
          <w:tcPr>
            <w:tcW w:w="1037" w:type="dxa"/>
            <w:vAlign w:val="bottom"/>
            <w:tcPrChange w:id="11723" w:author="Haiyang Liu" w:date="2026-05-22T18:00:00Z" w16du:dateUtc="2026-05-22T11:00:00Z">
              <w:tcPr>
                <w:tcW w:w="1037" w:type="dxa"/>
                <w:gridSpan w:val="2"/>
                <w:vAlign w:val="center"/>
              </w:tcPr>
            </w:tcPrChange>
          </w:tcPr>
          <w:p w14:paraId="55ECD11E" w14:textId="77777777" w:rsidR="009675E6" w:rsidRDefault="0054637B" w:rsidP="0054637B">
            <w:pPr>
              <w:jc w:val="center"/>
              <w:rPr>
                <w:ins w:id="11724" w:author="Haiyang Liu" w:date="2026-05-22T18:07:00Z" w16du:dateUtc="2026-05-22T11:07:00Z"/>
                <w:color w:val="000000"/>
              </w:rPr>
            </w:pPr>
            <w:ins w:id="11725" w:author="Haiyang Liu" w:date="2026-05-22T18:00:00Z" w16du:dateUtc="2026-05-22T11:00:00Z">
              <w:r w:rsidRPr="0054637B">
                <w:rPr>
                  <w:color w:val="000000"/>
                  <w:rPrChange w:id="11726" w:author="Haiyang Liu" w:date="2026-05-22T18:01:00Z" w16du:dateUtc="2026-05-22T11:01:00Z">
                    <w:rPr>
                      <w:rFonts w:ascii="Aptos Narrow" w:hAnsi="Aptos Narrow"/>
                      <w:color w:val="000000"/>
                    </w:rPr>
                  </w:rPrChange>
                </w:rPr>
                <w:t>.396</w:t>
              </w:r>
            </w:ins>
          </w:p>
          <w:p w14:paraId="7E92F7C8" w14:textId="2CF1D07C" w:rsidR="0054637B" w:rsidRPr="0054637B" w:rsidRDefault="0054637B" w:rsidP="0054637B">
            <w:pPr>
              <w:jc w:val="center"/>
              <w:rPr>
                <w:ins w:id="11727" w:author="Haiyang Liu" w:date="2026-05-22T17:16:00Z" w16du:dateUtc="2026-05-22T10:16:00Z"/>
                <w:color w:val="000000" w:themeColor="text1"/>
                <w:rPrChange w:id="11728" w:author="Haiyang Liu" w:date="2026-05-22T18:01:00Z" w16du:dateUtc="2026-05-22T11:01:00Z">
                  <w:rPr>
                    <w:ins w:id="11729" w:author="Haiyang Liu" w:date="2026-05-22T17:16:00Z" w16du:dateUtc="2026-05-22T10:16:00Z"/>
                  </w:rPr>
                </w:rPrChange>
              </w:rPr>
            </w:pPr>
            <w:ins w:id="11730" w:author="Haiyang Liu" w:date="2026-05-22T18:00:00Z" w16du:dateUtc="2026-05-22T11:00:00Z">
              <w:r w:rsidRPr="0054637B">
                <w:rPr>
                  <w:color w:val="000000"/>
                  <w:rPrChange w:id="11731" w:author="Haiyang Liu" w:date="2026-05-22T18:01:00Z" w16du:dateUtc="2026-05-22T11:01:00Z">
                    <w:rPr>
                      <w:rFonts w:ascii="Aptos Narrow" w:hAnsi="Aptos Narrow"/>
                      <w:color w:val="000000"/>
                    </w:rPr>
                  </w:rPrChange>
                </w:rPr>
                <w:t>(.044)</w:t>
              </w:r>
            </w:ins>
          </w:p>
        </w:tc>
        <w:tc>
          <w:tcPr>
            <w:tcW w:w="1037" w:type="dxa"/>
            <w:vAlign w:val="bottom"/>
            <w:tcPrChange w:id="11732" w:author="Haiyang Liu" w:date="2026-05-22T18:00:00Z" w16du:dateUtc="2026-05-22T11:00:00Z">
              <w:tcPr>
                <w:tcW w:w="1037" w:type="dxa"/>
                <w:gridSpan w:val="2"/>
                <w:vAlign w:val="center"/>
              </w:tcPr>
            </w:tcPrChange>
          </w:tcPr>
          <w:p w14:paraId="13BE4CF9" w14:textId="77777777" w:rsidR="009675E6" w:rsidRDefault="0054637B" w:rsidP="0054637B">
            <w:pPr>
              <w:jc w:val="center"/>
              <w:rPr>
                <w:ins w:id="11733" w:author="Haiyang Liu" w:date="2026-05-22T18:07:00Z" w16du:dateUtc="2026-05-22T11:07:00Z"/>
                <w:color w:val="000000"/>
              </w:rPr>
            </w:pPr>
            <w:ins w:id="11734" w:author="Haiyang Liu" w:date="2026-05-22T18:00:00Z" w16du:dateUtc="2026-05-22T11:00:00Z">
              <w:r w:rsidRPr="0054637B">
                <w:rPr>
                  <w:color w:val="000000"/>
                  <w:rPrChange w:id="11735" w:author="Haiyang Liu" w:date="2026-05-22T18:01:00Z" w16du:dateUtc="2026-05-22T11:01:00Z">
                    <w:rPr>
                      <w:rFonts w:ascii="Aptos Narrow" w:hAnsi="Aptos Narrow"/>
                      <w:color w:val="000000"/>
                    </w:rPr>
                  </w:rPrChange>
                </w:rPr>
                <w:t>.504</w:t>
              </w:r>
            </w:ins>
          </w:p>
          <w:p w14:paraId="6738A2FF" w14:textId="27E01609" w:rsidR="0054637B" w:rsidRPr="0054637B" w:rsidRDefault="0054637B" w:rsidP="0054637B">
            <w:pPr>
              <w:jc w:val="center"/>
              <w:rPr>
                <w:ins w:id="11736" w:author="Haiyang Liu" w:date="2026-05-22T17:16:00Z" w16du:dateUtc="2026-05-22T10:16:00Z"/>
                <w:color w:val="000000" w:themeColor="text1"/>
                <w:rPrChange w:id="11737" w:author="Haiyang Liu" w:date="2026-05-22T18:01:00Z" w16du:dateUtc="2026-05-22T11:01:00Z">
                  <w:rPr>
                    <w:ins w:id="11738" w:author="Haiyang Liu" w:date="2026-05-22T17:16:00Z" w16du:dateUtc="2026-05-22T10:16:00Z"/>
                  </w:rPr>
                </w:rPrChange>
              </w:rPr>
            </w:pPr>
            <w:ins w:id="11739" w:author="Haiyang Liu" w:date="2026-05-22T18:00:00Z" w16du:dateUtc="2026-05-22T11:00:00Z">
              <w:r w:rsidRPr="0054637B">
                <w:rPr>
                  <w:color w:val="000000"/>
                  <w:rPrChange w:id="11740" w:author="Haiyang Liu" w:date="2026-05-22T18:01:00Z" w16du:dateUtc="2026-05-22T11:01:00Z">
                    <w:rPr>
                      <w:rFonts w:ascii="Aptos Narrow" w:hAnsi="Aptos Narrow"/>
                      <w:color w:val="000000"/>
                    </w:rPr>
                  </w:rPrChange>
                </w:rPr>
                <w:t>(.042)</w:t>
              </w:r>
            </w:ins>
          </w:p>
        </w:tc>
        <w:tc>
          <w:tcPr>
            <w:tcW w:w="1037" w:type="dxa"/>
            <w:vAlign w:val="bottom"/>
            <w:tcPrChange w:id="11741" w:author="Haiyang Liu" w:date="2026-05-22T18:00:00Z" w16du:dateUtc="2026-05-22T11:00:00Z">
              <w:tcPr>
                <w:tcW w:w="1037" w:type="dxa"/>
                <w:gridSpan w:val="2"/>
                <w:vAlign w:val="center"/>
              </w:tcPr>
            </w:tcPrChange>
          </w:tcPr>
          <w:p w14:paraId="02D20DB2" w14:textId="54B4180A" w:rsidR="0054637B" w:rsidRPr="0054637B" w:rsidRDefault="0054637B" w:rsidP="0054637B">
            <w:pPr>
              <w:jc w:val="center"/>
              <w:rPr>
                <w:ins w:id="11742" w:author="Haiyang Liu" w:date="2026-05-22T17:16:00Z" w16du:dateUtc="2026-05-22T10:16:00Z"/>
                <w:color w:val="000000" w:themeColor="text1"/>
                <w:rPrChange w:id="11743" w:author="Haiyang Liu" w:date="2026-05-22T18:01:00Z" w16du:dateUtc="2026-05-22T11:01:00Z">
                  <w:rPr>
                    <w:ins w:id="11744" w:author="Haiyang Liu" w:date="2026-05-22T17:16:00Z" w16du:dateUtc="2026-05-22T10:16:00Z"/>
                  </w:rPr>
                </w:rPrChange>
              </w:rPr>
            </w:pPr>
          </w:p>
        </w:tc>
      </w:tr>
      <w:tr w:rsidR="0054637B" w:rsidRPr="00C67329" w14:paraId="1BE875D6" w14:textId="77777777" w:rsidTr="00F008FE">
        <w:trPr>
          <w:jc w:val="center"/>
          <w:ins w:id="11745" w:author="Haiyang Liu" w:date="2026-05-22T17:16:00Z"/>
          <w:trPrChange w:id="11746" w:author="Haiyang Liu" w:date="2026-05-22T18:00:00Z" w16du:dateUtc="2026-05-22T11:00:00Z">
            <w:trPr>
              <w:gridBefore w:val="1"/>
              <w:jc w:val="center"/>
            </w:trPr>
          </w:trPrChange>
        </w:trPr>
        <w:tc>
          <w:tcPr>
            <w:tcW w:w="792" w:type="dxa"/>
            <w:tcBorders>
              <w:bottom w:val="single" w:sz="4" w:space="0" w:color="auto"/>
            </w:tcBorders>
            <w:vAlign w:val="center"/>
            <w:tcPrChange w:id="11747" w:author="Haiyang Liu" w:date="2026-05-22T18:00:00Z" w16du:dateUtc="2026-05-22T11:00:00Z">
              <w:tcPr>
                <w:tcW w:w="792" w:type="dxa"/>
                <w:gridSpan w:val="2"/>
                <w:vAlign w:val="center"/>
              </w:tcPr>
            </w:tcPrChange>
          </w:tcPr>
          <w:p w14:paraId="4F0E2147" w14:textId="77777777" w:rsidR="0054637B" w:rsidRPr="00C67329" w:rsidRDefault="0054637B" w:rsidP="0054637B">
            <w:pPr>
              <w:rPr>
                <w:ins w:id="11748" w:author="Haiyang Liu" w:date="2026-05-22T17:16:00Z" w16du:dateUtc="2026-05-22T10:16:00Z"/>
                <w:color w:val="000000" w:themeColor="text1"/>
                <w:rPrChange w:id="11749" w:author="Haiyang Liu" w:date="2026-05-22T17:51:00Z" w16du:dateUtc="2026-05-22T10:51:00Z">
                  <w:rPr>
                    <w:ins w:id="11750" w:author="Haiyang Liu" w:date="2026-05-22T17:16:00Z" w16du:dateUtc="2026-05-22T10:16:00Z"/>
                  </w:rPr>
                </w:rPrChange>
              </w:rPr>
            </w:pPr>
            <w:ins w:id="11751" w:author="Haiyang Liu" w:date="2026-05-22T17:16:00Z" w16du:dateUtc="2026-05-22T10:16:00Z">
              <w:r w:rsidRPr="00C67329">
                <w:rPr>
                  <w:rFonts w:eastAsia="Times New Roman"/>
                  <w:b/>
                  <w:color w:val="000000" w:themeColor="text1"/>
                  <w:rPrChange w:id="11752" w:author="Haiyang Liu" w:date="2026-05-22T17:51:00Z" w16du:dateUtc="2026-05-22T10:51:00Z">
                    <w:rPr>
                      <w:rFonts w:eastAsia="Times New Roman"/>
                      <w:b/>
                      <w:sz w:val="13"/>
                    </w:rPr>
                  </w:rPrChange>
                </w:rPr>
                <w:t>C4</w:t>
              </w:r>
            </w:ins>
          </w:p>
        </w:tc>
        <w:tc>
          <w:tcPr>
            <w:tcW w:w="1037" w:type="dxa"/>
            <w:tcBorders>
              <w:bottom w:val="single" w:sz="4" w:space="0" w:color="auto"/>
            </w:tcBorders>
            <w:vAlign w:val="bottom"/>
            <w:tcPrChange w:id="11753" w:author="Haiyang Liu" w:date="2026-05-22T18:00:00Z" w16du:dateUtc="2026-05-22T11:00:00Z">
              <w:tcPr>
                <w:tcW w:w="1037" w:type="dxa"/>
                <w:gridSpan w:val="2"/>
                <w:vAlign w:val="center"/>
              </w:tcPr>
            </w:tcPrChange>
          </w:tcPr>
          <w:p w14:paraId="61A7416C" w14:textId="05415D85" w:rsidR="0054637B" w:rsidRDefault="0054637B" w:rsidP="0054637B">
            <w:pPr>
              <w:jc w:val="center"/>
              <w:rPr>
                <w:ins w:id="11754" w:author="Haiyang Liu" w:date="2026-05-22T18:02:00Z" w16du:dateUtc="2026-05-22T11:02:00Z"/>
                <w:color w:val="000000"/>
              </w:rPr>
            </w:pPr>
            <w:ins w:id="11755" w:author="Haiyang Liu" w:date="2026-05-22T18:00:00Z" w16du:dateUtc="2026-05-22T11:00:00Z">
              <w:r w:rsidRPr="0054637B">
                <w:rPr>
                  <w:color w:val="000000"/>
                  <w:rPrChange w:id="11756" w:author="Haiyang Liu" w:date="2026-05-22T18:01:00Z" w16du:dateUtc="2026-05-22T11:01:00Z">
                    <w:rPr>
                      <w:rFonts w:ascii="Aptos Narrow" w:hAnsi="Aptos Narrow"/>
                      <w:color w:val="000000"/>
                    </w:rPr>
                  </w:rPrChange>
                </w:rPr>
                <w:t>-.07</w:t>
              </w:r>
            </w:ins>
            <w:ins w:id="11757" w:author="Haiyang Liu" w:date="2026-05-22T18:02:00Z" w16du:dateUtc="2026-05-22T11:02:00Z">
              <w:r>
                <w:rPr>
                  <w:color w:val="000000"/>
                </w:rPr>
                <w:t>0</w:t>
              </w:r>
            </w:ins>
          </w:p>
          <w:p w14:paraId="6C1F7649" w14:textId="3F8B64CF" w:rsidR="0054637B" w:rsidRPr="0054637B" w:rsidRDefault="0054637B" w:rsidP="0054637B">
            <w:pPr>
              <w:jc w:val="center"/>
              <w:rPr>
                <w:ins w:id="11758" w:author="Haiyang Liu" w:date="2026-05-22T17:16:00Z" w16du:dateUtc="2026-05-22T10:16:00Z"/>
                <w:color w:val="000000" w:themeColor="text1"/>
                <w:rPrChange w:id="11759" w:author="Haiyang Liu" w:date="2026-05-22T18:01:00Z" w16du:dateUtc="2026-05-22T11:01:00Z">
                  <w:rPr>
                    <w:ins w:id="11760" w:author="Haiyang Liu" w:date="2026-05-22T17:16:00Z" w16du:dateUtc="2026-05-22T10:16:00Z"/>
                  </w:rPr>
                </w:rPrChange>
              </w:rPr>
            </w:pPr>
            <w:ins w:id="11761" w:author="Haiyang Liu" w:date="2026-05-22T18:00:00Z" w16du:dateUtc="2026-05-22T11:00:00Z">
              <w:r w:rsidRPr="0054637B">
                <w:rPr>
                  <w:color w:val="000000"/>
                  <w:rPrChange w:id="11762" w:author="Haiyang Liu" w:date="2026-05-22T18:01:00Z" w16du:dateUtc="2026-05-22T11:01:00Z">
                    <w:rPr>
                      <w:rFonts w:ascii="Aptos Narrow" w:hAnsi="Aptos Narrow"/>
                      <w:color w:val="000000"/>
                    </w:rPr>
                  </w:rPrChange>
                </w:rPr>
                <w:t>(.022)</w:t>
              </w:r>
            </w:ins>
          </w:p>
        </w:tc>
        <w:tc>
          <w:tcPr>
            <w:tcW w:w="1037" w:type="dxa"/>
            <w:tcBorders>
              <w:bottom w:val="single" w:sz="4" w:space="0" w:color="auto"/>
            </w:tcBorders>
            <w:vAlign w:val="bottom"/>
            <w:tcPrChange w:id="11763" w:author="Haiyang Liu" w:date="2026-05-22T18:00:00Z" w16du:dateUtc="2026-05-22T11:00:00Z">
              <w:tcPr>
                <w:tcW w:w="1037" w:type="dxa"/>
                <w:gridSpan w:val="2"/>
                <w:vAlign w:val="center"/>
              </w:tcPr>
            </w:tcPrChange>
          </w:tcPr>
          <w:p w14:paraId="6F3EBFEC" w14:textId="77777777" w:rsidR="009675E6" w:rsidRDefault="0054637B" w:rsidP="0054637B">
            <w:pPr>
              <w:jc w:val="center"/>
              <w:rPr>
                <w:ins w:id="11764" w:author="Haiyang Liu" w:date="2026-05-22T18:03:00Z" w16du:dateUtc="2026-05-22T11:03:00Z"/>
                <w:color w:val="000000"/>
              </w:rPr>
            </w:pPr>
            <w:ins w:id="11765" w:author="Haiyang Liu" w:date="2026-05-22T18:00:00Z" w16du:dateUtc="2026-05-22T11:00:00Z">
              <w:r w:rsidRPr="0054637B">
                <w:rPr>
                  <w:color w:val="000000"/>
                  <w:rPrChange w:id="11766" w:author="Haiyang Liu" w:date="2026-05-22T18:01:00Z" w16du:dateUtc="2026-05-22T11:01:00Z">
                    <w:rPr>
                      <w:rFonts w:ascii="Aptos Narrow" w:hAnsi="Aptos Narrow"/>
                      <w:color w:val="000000"/>
                    </w:rPr>
                  </w:rPrChange>
                </w:rPr>
                <w:t>.082</w:t>
              </w:r>
            </w:ins>
          </w:p>
          <w:p w14:paraId="0E09B207" w14:textId="10D24F74" w:rsidR="0054637B" w:rsidRPr="0054637B" w:rsidRDefault="0054637B" w:rsidP="0054637B">
            <w:pPr>
              <w:jc w:val="center"/>
              <w:rPr>
                <w:ins w:id="11767" w:author="Haiyang Liu" w:date="2026-05-22T17:16:00Z" w16du:dateUtc="2026-05-22T10:16:00Z"/>
                <w:color w:val="000000" w:themeColor="text1"/>
                <w:rPrChange w:id="11768" w:author="Haiyang Liu" w:date="2026-05-22T18:01:00Z" w16du:dateUtc="2026-05-22T11:01:00Z">
                  <w:rPr>
                    <w:ins w:id="11769" w:author="Haiyang Liu" w:date="2026-05-22T17:16:00Z" w16du:dateUtc="2026-05-22T10:16:00Z"/>
                  </w:rPr>
                </w:rPrChange>
              </w:rPr>
            </w:pPr>
            <w:ins w:id="11770" w:author="Haiyang Liu" w:date="2026-05-22T18:00:00Z" w16du:dateUtc="2026-05-22T11:00:00Z">
              <w:r w:rsidRPr="0054637B">
                <w:rPr>
                  <w:color w:val="000000"/>
                  <w:rPrChange w:id="11771" w:author="Haiyang Liu" w:date="2026-05-22T18:01:00Z" w16du:dateUtc="2026-05-22T11:01:00Z">
                    <w:rPr>
                      <w:rFonts w:ascii="Aptos Narrow" w:hAnsi="Aptos Narrow"/>
                      <w:color w:val="000000"/>
                    </w:rPr>
                  </w:rPrChange>
                </w:rPr>
                <w:t>(.031)</w:t>
              </w:r>
            </w:ins>
          </w:p>
        </w:tc>
        <w:tc>
          <w:tcPr>
            <w:tcW w:w="1037" w:type="dxa"/>
            <w:tcBorders>
              <w:bottom w:val="single" w:sz="4" w:space="0" w:color="auto"/>
            </w:tcBorders>
            <w:vAlign w:val="bottom"/>
            <w:tcPrChange w:id="11772" w:author="Haiyang Liu" w:date="2026-05-22T18:00:00Z" w16du:dateUtc="2026-05-22T11:00:00Z">
              <w:tcPr>
                <w:tcW w:w="1037" w:type="dxa"/>
                <w:gridSpan w:val="2"/>
                <w:vAlign w:val="center"/>
              </w:tcPr>
            </w:tcPrChange>
          </w:tcPr>
          <w:p w14:paraId="0F23CE7F" w14:textId="77777777" w:rsidR="009675E6" w:rsidRDefault="0054637B" w:rsidP="0054637B">
            <w:pPr>
              <w:jc w:val="center"/>
              <w:rPr>
                <w:ins w:id="11773" w:author="Haiyang Liu" w:date="2026-05-22T18:03:00Z" w16du:dateUtc="2026-05-22T11:03:00Z"/>
                <w:color w:val="000000"/>
              </w:rPr>
            </w:pPr>
            <w:ins w:id="11774" w:author="Haiyang Liu" w:date="2026-05-22T18:00:00Z" w16du:dateUtc="2026-05-22T11:00:00Z">
              <w:r w:rsidRPr="0054637B">
                <w:rPr>
                  <w:color w:val="000000"/>
                  <w:rPrChange w:id="11775" w:author="Haiyang Liu" w:date="2026-05-22T18:01:00Z" w16du:dateUtc="2026-05-22T11:01:00Z">
                    <w:rPr>
                      <w:rFonts w:ascii="Aptos Narrow" w:hAnsi="Aptos Narrow"/>
                      <w:color w:val="000000"/>
                    </w:rPr>
                  </w:rPrChange>
                </w:rPr>
                <w:t>.027</w:t>
              </w:r>
            </w:ins>
          </w:p>
          <w:p w14:paraId="24FF726A" w14:textId="3ACE95D3" w:rsidR="0054637B" w:rsidRPr="0054637B" w:rsidRDefault="0054637B" w:rsidP="0054637B">
            <w:pPr>
              <w:jc w:val="center"/>
              <w:rPr>
                <w:ins w:id="11776" w:author="Haiyang Liu" w:date="2026-05-22T17:16:00Z" w16du:dateUtc="2026-05-22T10:16:00Z"/>
                <w:color w:val="000000" w:themeColor="text1"/>
                <w:rPrChange w:id="11777" w:author="Haiyang Liu" w:date="2026-05-22T18:01:00Z" w16du:dateUtc="2026-05-22T11:01:00Z">
                  <w:rPr>
                    <w:ins w:id="11778" w:author="Haiyang Liu" w:date="2026-05-22T17:16:00Z" w16du:dateUtc="2026-05-22T10:16:00Z"/>
                  </w:rPr>
                </w:rPrChange>
              </w:rPr>
            </w:pPr>
            <w:ins w:id="11779" w:author="Haiyang Liu" w:date="2026-05-22T18:00:00Z" w16du:dateUtc="2026-05-22T11:00:00Z">
              <w:r w:rsidRPr="0054637B">
                <w:rPr>
                  <w:color w:val="000000"/>
                  <w:rPrChange w:id="11780" w:author="Haiyang Liu" w:date="2026-05-22T18:01:00Z" w16du:dateUtc="2026-05-22T11:01:00Z">
                    <w:rPr>
                      <w:rFonts w:ascii="Aptos Narrow" w:hAnsi="Aptos Narrow"/>
                      <w:color w:val="000000"/>
                    </w:rPr>
                  </w:rPrChange>
                </w:rPr>
                <w:t>(.011)</w:t>
              </w:r>
            </w:ins>
          </w:p>
        </w:tc>
        <w:tc>
          <w:tcPr>
            <w:tcW w:w="1037" w:type="dxa"/>
            <w:tcBorders>
              <w:bottom w:val="single" w:sz="4" w:space="0" w:color="auto"/>
            </w:tcBorders>
            <w:vAlign w:val="bottom"/>
            <w:tcPrChange w:id="11781" w:author="Haiyang Liu" w:date="2026-05-22T18:00:00Z" w16du:dateUtc="2026-05-22T11:00:00Z">
              <w:tcPr>
                <w:tcW w:w="1037" w:type="dxa"/>
                <w:gridSpan w:val="2"/>
                <w:vAlign w:val="center"/>
              </w:tcPr>
            </w:tcPrChange>
          </w:tcPr>
          <w:p w14:paraId="1CA83004" w14:textId="77777777" w:rsidR="009675E6" w:rsidRDefault="0054637B" w:rsidP="0054637B">
            <w:pPr>
              <w:jc w:val="center"/>
              <w:rPr>
                <w:ins w:id="11782" w:author="Haiyang Liu" w:date="2026-05-22T18:06:00Z" w16du:dateUtc="2026-05-22T11:06:00Z"/>
                <w:color w:val="000000"/>
              </w:rPr>
            </w:pPr>
            <w:ins w:id="11783" w:author="Haiyang Liu" w:date="2026-05-22T18:00:00Z" w16du:dateUtc="2026-05-22T11:00:00Z">
              <w:r w:rsidRPr="0054637B">
                <w:rPr>
                  <w:color w:val="000000"/>
                  <w:rPrChange w:id="11784" w:author="Haiyang Liu" w:date="2026-05-22T18:01:00Z" w16du:dateUtc="2026-05-22T11:01:00Z">
                    <w:rPr>
                      <w:rFonts w:ascii="Aptos Narrow" w:hAnsi="Aptos Narrow"/>
                      <w:color w:val="000000"/>
                    </w:rPr>
                  </w:rPrChange>
                </w:rPr>
                <w:t>.057</w:t>
              </w:r>
            </w:ins>
          </w:p>
          <w:p w14:paraId="76D50500" w14:textId="46F21C29" w:rsidR="0054637B" w:rsidRPr="0054637B" w:rsidRDefault="0054637B" w:rsidP="0054637B">
            <w:pPr>
              <w:jc w:val="center"/>
              <w:rPr>
                <w:ins w:id="11785" w:author="Haiyang Liu" w:date="2026-05-22T17:16:00Z" w16du:dateUtc="2026-05-22T10:16:00Z"/>
                <w:color w:val="000000" w:themeColor="text1"/>
                <w:rPrChange w:id="11786" w:author="Haiyang Liu" w:date="2026-05-22T18:01:00Z" w16du:dateUtc="2026-05-22T11:01:00Z">
                  <w:rPr>
                    <w:ins w:id="11787" w:author="Haiyang Liu" w:date="2026-05-22T17:16:00Z" w16du:dateUtc="2026-05-22T10:16:00Z"/>
                  </w:rPr>
                </w:rPrChange>
              </w:rPr>
            </w:pPr>
            <w:ins w:id="11788" w:author="Haiyang Liu" w:date="2026-05-22T18:00:00Z" w16du:dateUtc="2026-05-22T11:00:00Z">
              <w:r w:rsidRPr="0054637B">
                <w:rPr>
                  <w:color w:val="000000"/>
                  <w:rPrChange w:id="11789" w:author="Haiyang Liu" w:date="2026-05-22T18:01:00Z" w16du:dateUtc="2026-05-22T11:01:00Z">
                    <w:rPr>
                      <w:rFonts w:ascii="Aptos Narrow" w:hAnsi="Aptos Narrow"/>
                      <w:color w:val="000000"/>
                    </w:rPr>
                  </w:rPrChange>
                </w:rPr>
                <w:t>(.034)</w:t>
              </w:r>
            </w:ins>
          </w:p>
        </w:tc>
        <w:tc>
          <w:tcPr>
            <w:tcW w:w="1037" w:type="dxa"/>
            <w:tcBorders>
              <w:bottom w:val="single" w:sz="4" w:space="0" w:color="auto"/>
            </w:tcBorders>
            <w:vAlign w:val="bottom"/>
            <w:tcPrChange w:id="11790" w:author="Haiyang Liu" w:date="2026-05-22T18:00:00Z" w16du:dateUtc="2026-05-22T11:00:00Z">
              <w:tcPr>
                <w:tcW w:w="1037" w:type="dxa"/>
                <w:gridSpan w:val="2"/>
                <w:vAlign w:val="center"/>
              </w:tcPr>
            </w:tcPrChange>
          </w:tcPr>
          <w:p w14:paraId="21DEE9BA" w14:textId="77777777" w:rsidR="009675E6" w:rsidRDefault="0054637B" w:rsidP="0054637B">
            <w:pPr>
              <w:jc w:val="center"/>
              <w:rPr>
                <w:ins w:id="11791" w:author="Haiyang Liu" w:date="2026-05-22T18:06:00Z" w16du:dateUtc="2026-05-22T11:06:00Z"/>
                <w:color w:val="000000"/>
              </w:rPr>
            </w:pPr>
            <w:ins w:id="11792" w:author="Haiyang Liu" w:date="2026-05-22T18:00:00Z" w16du:dateUtc="2026-05-22T11:00:00Z">
              <w:r w:rsidRPr="0054637B">
                <w:rPr>
                  <w:color w:val="000000"/>
                  <w:rPrChange w:id="11793" w:author="Haiyang Liu" w:date="2026-05-22T18:01:00Z" w16du:dateUtc="2026-05-22T11:01:00Z">
                    <w:rPr>
                      <w:rFonts w:ascii="Aptos Narrow" w:hAnsi="Aptos Narrow"/>
                      <w:color w:val="000000"/>
                    </w:rPr>
                  </w:rPrChange>
                </w:rPr>
                <w:t>-.001</w:t>
              </w:r>
            </w:ins>
          </w:p>
          <w:p w14:paraId="652DCF8D" w14:textId="3ACE8CCC" w:rsidR="0054637B" w:rsidRPr="0054637B" w:rsidRDefault="0054637B" w:rsidP="0054637B">
            <w:pPr>
              <w:jc w:val="center"/>
              <w:rPr>
                <w:ins w:id="11794" w:author="Haiyang Liu" w:date="2026-05-22T17:16:00Z" w16du:dateUtc="2026-05-22T10:16:00Z"/>
                <w:color w:val="000000" w:themeColor="text1"/>
                <w:rPrChange w:id="11795" w:author="Haiyang Liu" w:date="2026-05-22T18:01:00Z" w16du:dateUtc="2026-05-22T11:01:00Z">
                  <w:rPr>
                    <w:ins w:id="11796" w:author="Haiyang Liu" w:date="2026-05-22T17:16:00Z" w16du:dateUtc="2026-05-22T10:16:00Z"/>
                  </w:rPr>
                </w:rPrChange>
              </w:rPr>
            </w:pPr>
            <w:ins w:id="11797" w:author="Haiyang Liu" w:date="2026-05-22T18:00:00Z" w16du:dateUtc="2026-05-22T11:00:00Z">
              <w:r w:rsidRPr="0054637B">
                <w:rPr>
                  <w:color w:val="000000"/>
                  <w:rPrChange w:id="11798" w:author="Haiyang Liu" w:date="2026-05-22T18:01:00Z" w16du:dateUtc="2026-05-22T11:01:00Z">
                    <w:rPr>
                      <w:rFonts w:ascii="Aptos Narrow" w:hAnsi="Aptos Narrow"/>
                      <w:color w:val="000000"/>
                    </w:rPr>
                  </w:rPrChange>
                </w:rPr>
                <w:t>(.024)</w:t>
              </w:r>
            </w:ins>
          </w:p>
        </w:tc>
        <w:tc>
          <w:tcPr>
            <w:tcW w:w="1037" w:type="dxa"/>
            <w:tcBorders>
              <w:bottom w:val="single" w:sz="4" w:space="0" w:color="auto"/>
            </w:tcBorders>
            <w:vAlign w:val="bottom"/>
            <w:tcPrChange w:id="11799" w:author="Haiyang Liu" w:date="2026-05-22T18:00:00Z" w16du:dateUtc="2026-05-22T11:00:00Z">
              <w:tcPr>
                <w:tcW w:w="1037" w:type="dxa"/>
                <w:gridSpan w:val="2"/>
                <w:vAlign w:val="center"/>
              </w:tcPr>
            </w:tcPrChange>
          </w:tcPr>
          <w:p w14:paraId="79BD29D8" w14:textId="77777777" w:rsidR="009675E6" w:rsidRDefault="0054637B" w:rsidP="0054637B">
            <w:pPr>
              <w:jc w:val="center"/>
              <w:rPr>
                <w:ins w:id="11800" w:author="Haiyang Liu" w:date="2026-05-22T18:06:00Z" w16du:dateUtc="2026-05-22T11:06:00Z"/>
                <w:color w:val="000000"/>
              </w:rPr>
            </w:pPr>
            <w:ins w:id="11801" w:author="Haiyang Liu" w:date="2026-05-22T18:00:00Z" w16du:dateUtc="2026-05-22T11:00:00Z">
              <w:r w:rsidRPr="0054637B">
                <w:rPr>
                  <w:color w:val="000000"/>
                  <w:rPrChange w:id="11802" w:author="Haiyang Liu" w:date="2026-05-22T18:01:00Z" w16du:dateUtc="2026-05-22T11:01:00Z">
                    <w:rPr>
                      <w:rFonts w:ascii="Aptos Narrow" w:hAnsi="Aptos Narrow"/>
                      <w:color w:val="000000"/>
                    </w:rPr>
                  </w:rPrChange>
                </w:rPr>
                <w:t>-.123</w:t>
              </w:r>
            </w:ins>
          </w:p>
          <w:p w14:paraId="29804C7C" w14:textId="04F4500A" w:rsidR="0054637B" w:rsidRPr="0054637B" w:rsidRDefault="0054637B" w:rsidP="0054637B">
            <w:pPr>
              <w:jc w:val="center"/>
              <w:rPr>
                <w:ins w:id="11803" w:author="Haiyang Liu" w:date="2026-05-22T17:16:00Z" w16du:dateUtc="2026-05-22T10:16:00Z"/>
                <w:color w:val="000000" w:themeColor="text1"/>
                <w:rPrChange w:id="11804" w:author="Haiyang Liu" w:date="2026-05-22T18:01:00Z" w16du:dateUtc="2026-05-22T11:01:00Z">
                  <w:rPr>
                    <w:ins w:id="11805" w:author="Haiyang Liu" w:date="2026-05-22T17:16:00Z" w16du:dateUtc="2026-05-22T10:16:00Z"/>
                  </w:rPr>
                </w:rPrChange>
              </w:rPr>
            </w:pPr>
            <w:ins w:id="11806" w:author="Haiyang Liu" w:date="2026-05-22T18:00:00Z" w16du:dateUtc="2026-05-22T11:00:00Z">
              <w:r w:rsidRPr="0054637B">
                <w:rPr>
                  <w:color w:val="000000"/>
                  <w:rPrChange w:id="11807" w:author="Haiyang Liu" w:date="2026-05-22T18:01:00Z" w16du:dateUtc="2026-05-22T11:01:00Z">
                    <w:rPr>
                      <w:rFonts w:ascii="Aptos Narrow" w:hAnsi="Aptos Narrow"/>
                      <w:color w:val="000000"/>
                    </w:rPr>
                  </w:rPrChange>
                </w:rPr>
                <w:t>(.028)</w:t>
              </w:r>
            </w:ins>
          </w:p>
        </w:tc>
        <w:tc>
          <w:tcPr>
            <w:tcW w:w="1037" w:type="dxa"/>
            <w:tcBorders>
              <w:bottom w:val="single" w:sz="4" w:space="0" w:color="auto"/>
            </w:tcBorders>
            <w:vAlign w:val="bottom"/>
            <w:tcPrChange w:id="11808" w:author="Haiyang Liu" w:date="2026-05-22T18:00:00Z" w16du:dateUtc="2026-05-22T11:00:00Z">
              <w:tcPr>
                <w:tcW w:w="1037" w:type="dxa"/>
                <w:gridSpan w:val="2"/>
                <w:vAlign w:val="center"/>
              </w:tcPr>
            </w:tcPrChange>
          </w:tcPr>
          <w:p w14:paraId="17682B04" w14:textId="77777777" w:rsidR="009675E6" w:rsidRDefault="0054637B" w:rsidP="0054637B">
            <w:pPr>
              <w:jc w:val="center"/>
              <w:rPr>
                <w:ins w:id="11809" w:author="Haiyang Liu" w:date="2026-05-22T18:07:00Z" w16du:dateUtc="2026-05-22T11:07:00Z"/>
                <w:color w:val="000000"/>
              </w:rPr>
            </w:pPr>
            <w:ins w:id="11810" w:author="Haiyang Liu" w:date="2026-05-22T18:00:00Z" w16du:dateUtc="2026-05-22T11:00:00Z">
              <w:r w:rsidRPr="0054637B">
                <w:rPr>
                  <w:color w:val="000000"/>
                  <w:rPrChange w:id="11811" w:author="Haiyang Liu" w:date="2026-05-22T18:01:00Z" w16du:dateUtc="2026-05-22T11:01:00Z">
                    <w:rPr>
                      <w:rFonts w:ascii="Aptos Narrow" w:hAnsi="Aptos Narrow"/>
                      <w:color w:val="000000"/>
                    </w:rPr>
                  </w:rPrChange>
                </w:rPr>
                <w:t>.159</w:t>
              </w:r>
            </w:ins>
          </w:p>
          <w:p w14:paraId="3A02F8FB" w14:textId="580F3C8F" w:rsidR="0054637B" w:rsidRPr="0054637B" w:rsidRDefault="0054637B" w:rsidP="0054637B">
            <w:pPr>
              <w:jc w:val="center"/>
              <w:rPr>
                <w:ins w:id="11812" w:author="Haiyang Liu" w:date="2026-05-22T17:16:00Z" w16du:dateUtc="2026-05-22T10:16:00Z"/>
                <w:color w:val="000000" w:themeColor="text1"/>
                <w:rPrChange w:id="11813" w:author="Haiyang Liu" w:date="2026-05-22T18:01:00Z" w16du:dateUtc="2026-05-22T11:01:00Z">
                  <w:rPr>
                    <w:ins w:id="11814" w:author="Haiyang Liu" w:date="2026-05-22T17:16:00Z" w16du:dateUtc="2026-05-22T10:16:00Z"/>
                  </w:rPr>
                </w:rPrChange>
              </w:rPr>
            </w:pPr>
            <w:ins w:id="11815" w:author="Haiyang Liu" w:date="2026-05-22T18:00:00Z" w16du:dateUtc="2026-05-22T11:00:00Z">
              <w:r w:rsidRPr="0054637B">
                <w:rPr>
                  <w:color w:val="000000"/>
                  <w:rPrChange w:id="11816" w:author="Haiyang Liu" w:date="2026-05-22T18:01:00Z" w16du:dateUtc="2026-05-22T11:01:00Z">
                    <w:rPr>
                      <w:rFonts w:ascii="Aptos Narrow" w:hAnsi="Aptos Narrow"/>
                      <w:color w:val="000000"/>
                    </w:rPr>
                  </w:rPrChange>
                </w:rPr>
                <w:t>(.032)</w:t>
              </w:r>
            </w:ins>
          </w:p>
        </w:tc>
        <w:tc>
          <w:tcPr>
            <w:tcW w:w="1037" w:type="dxa"/>
            <w:tcBorders>
              <w:bottom w:val="single" w:sz="4" w:space="0" w:color="auto"/>
            </w:tcBorders>
            <w:vAlign w:val="bottom"/>
            <w:tcPrChange w:id="11817" w:author="Haiyang Liu" w:date="2026-05-22T18:00:00Z" w16du:dateUtc="2026-05-22T11:00:00Z">
              <w:tcPr>
                <w:tcW w:w="1037" w:type="dxa"/>
                <w:gridSpan w:val="2"/>
                <w:vAlign w:val="center"/>
              </w:tcPr>
            </w:tcPrChange>
          </w:tcPr>
          <w:p w14:paraId="60FC5C39" w14:textId="77777777" w:rsidR="009675E6" w:rsidRDefault="0054637B" w:rsidP="0054637B">
            <w:pPr>
              <w:jc w:val="center"/>
              <w:rPr>
                <w:ins w:id="11818" w:author="Haiyang Liu" w:date="2026-05-22T18:07:00Z" w16du:dateUtc="2026-05-22T11:07:00Z"/>
                <w:color w:val="000000"/>
              </w:rPr>
            </w:pPr>
            <w:ins w:id="11819" w:author="Haiyang Liu" w:date="2026-05-22T18:00:00Z" w16du:dateUtc="2026-05-22T11:00:00Z">
              <w:r w:rsidRPr="0054637B">
                <w:rPr>
                  <w:color w:val="000000"/>
                  <w:rPrChange w:id="11820" w:author="Haiyang Liu" w:date="2026-05-22T18:01:00Z" w16du:dateUtc="2026-05-22T11:01:00Z">
                    <w:rPr>
                      <w:rFonts w:ascii="Aptos Narrow" w:hAnsi="Aptos Narrow"/>
                      <w:color w:val="000000"/>
                    </w:rPr>
                  </w:rPrChange>
                </w:rPr>
                <w:t>.117</w:t>
              </w:r>
            </w:ins>
          </w:p>
          <w:p w14:paraId="1F16770C" w14:textId="5D6FBB26" w:rsidR="0054637B" w:rsidRPr="0054637B" w:rsidRDefault="0054637B" w:rsidP="0054637B">
            <w:pPr>
              <w:jc w:val="center"/>
              <w:rPr>
                <w:ins w:id="11821" w:author="Haiyang Liu" w:date="2026-05-22T17:16:00Z" w16du:dateUtc="2026-05-22T10:16:00Z"/>
                <w:color w:val="000000" w:themeColor="text1"/>
                <w:rPrChange w:id="11822" w:author="Haiyang Liu" w:date="2026-05-22T18:01:00Z" w16du:dateUtc="2026-05-22T11:01:00Z">
                  <w:rPr>
                    <w:ins w:id="11823" w:author="Haiyang Liu" w:date="2026-05-22T17:16:00Z" w16du:dateUtc="2026-05-22T10:16:00Z"/>
                  </w:rPr>
                </w:rPrChange>
              </w:rPr>
            </w:pPr>
            <w:ins w:id="11824" w:author="Haiyang Liu" w:date="2026-05-22T18:00:00Z" w16du:dateUtc="2026-05-22T11:00:00Z">
              <w:r w:rsidRPr="0054637B">
                <w:rPr>
                  <w:color w:val="000000"/>
                  <w:rPrChange w:id="11825" w:author="Haiyang Liu" w:date="2026-05-22T18:01:00Z" w16du:dateUtc="2026-05-22T11:01:00Z">
                    <w:rPr>
                      <w:rFonts w:ascii="Aptos Narrow" w:hAnsi="Aptos Narrow"/>
                      <w:color w:val="000000"/>
                    </w:rPr>
                  </w:rPrChange>
                </w:rPr>
                <w:t>(.035)</w:t>
              </w:r>
            </w:ins>
          </w:p>
        </w:tc>
        <w:tc>
          <w:tcPr>
            <w:tcW w:w="1037" w:type="dxa"/>
            <w:tcBorders>
              <w:bottom w:val="single" w:sz="4" w:space="0" w:color="auto"/>
            </w:tcBorders>
            <w:vAlign w:val="bottom"/>
            <w:tcPrChange w:id="11826" w:author="Haiyang Liu" w:date="2026-05-22T18:00:00Z" w16du:dateUtc="2026-05-22T11:00:00Z">
              <w:tcPr>
                <w:tcW w:w="1037" w:type="dxa"/>
                <w:gridSpan w:val="2"/>
                <w:vAlign w:val="center"/>
              </w:tcPr>
            </w:tcPrChange>
          </w:tcPr>
          <w:p w14:paraId="72F32C56" w14:textId="77777777" w:rsidR="009675E6" w:rsidRDefault="0054637B" w:rsidP="0054637B">
            <w:pPr>
              <w:jc w:val="center"/>
              <w:rPr>
                <w:ins w:id="11827" w:author="Haiyang Liu" w:date="2026-05-22T18:07:00Z" w16du:dateUtc="2026-05-22T11:07:00Z"/>
                <w:color w:val="000000"/>
              </w:rPr>
            </w:pPr>
            <w:ins w:id="11828" w:author="Haiyang Liu" w:date="2026-05-22T18:00:00Z" w16du:dateUtc="2026-05-22T11:00:00Z">
              <w:r w:rsidRPr="0054637B">
                <w:rPr>
                  <w:color w:val="000000"/>
                  <w:rPrChange w:id="11829" w:author="Haiyang Liu" w:date="2026-05-22T18:01:00Z" w16du:dateUtc="2026-05-22T11:01:00Z">
                    <w:rPr>
                      <w:rFonts w:ascii="Aptos Narrow" w:hAnsi="Aptos Narrow"/>
                      <w:color w:val="000000"/>
                    </w:rPr>
                  </w:rPrChange>
                </w:rPr>
                <w:t>.06</w:t>
              </w:r>
            </w:ins>
            <w:ins w:id="11830" w:author="Haiyang Liu" w:date="2026-05-22T18:07:00Z" w16du:dateUtc="2026-05-22T11:07:00Z">
              <w:r w:rsidR="009675E6">
                <w:rPr>
                  <w:color w:val="000000"/>
                </w:rPr>
                <w:t>0</w:t>
              </w:r>
            </w:ins>
          </w:p>
          <w:p w14:paraId="3BE1D43D" w14:textId="34E880B9" w:rsidR="0054637B" w:rsidRPr="0054637B" w:rsidRDefault="0054637B" w:rsidP="0054637B">
            <w:pPr>
              <w:jc w:val="center"/>
              <w:rPr>
                <w:ins w:id="11831" w:author="Haiyang Liu" w:date="2026-05-22T17:16:00Z" w16du:dateUtc="2026-05-22T10:16:00Z"/>
                <w:color w:val="000000" w:themeColor="text1"/>
                <w:rPrChange w:id="11832" w:author="Haiyang Liu" w:date="2026-05-22T18:01:00Z" w16du:dateUtc="2026-05-22T11:01:00Z">
                  <w:rPr>
                    <w:ins w:id="11833" w:author="Haiyang Liu" w:date="2026-05-22T17:16:00Z" w16du:dateUtc="2026-05-22T10:16:00Z"/>
                  </w:rPr>
                </w:rPrChange>
              </w:rPr>
            </w:pPr>
            <w:ins w:id="11834" w:author="Haiyang Liu" w:date="2026-05-22T18:00:00Z" w16du:dateUtc="2026-05-22T11:00:00Z">
              <w:r w:rsidRPr="0054637B">
                <w:rPr>
                  <w:color w:val="000000"/>
                  <w:rPrChange w:id="11835" w:author="Haiyang Liu" w:date="2026-05-22T18:01:00Z" w16du:dateUtc="2026-05-22T11:01:00Z">
                    <w:rPr>
                      <w:rFonts w:ascii="Aptos Narrow" w:hAnsi="Aptos Narrow"/>
                      <w:color w:val="000000"/>
                    </w:rPr>
                  </w:rPrChange>
                </w:rPr>
                <w:t>(.028)</w:t>
              </w:r>
            </w:ins>
          </w:p>
        </w:tc>
        <w:tc>
          <w:tcPr>
            <w:tcW w:w="1037" w:type="dxa"/>
            <w:tcBorders>
              <w:bottom w:val="single" w:sz="4" w:space="0" w:color="auto"/>
            </w:tcBorders>
            <w:vAlign w:val="bottom"/>
            <w:tcPrChange w:id="11836" w:author="Haiyang Liu" w:date="2026-05-22T18:00:00Z" w16du:dateUtc="2026-05-22T11:00:00Z">
              <w:tcPr>
                <w:tcW w:w="1037" w:type="dxa"/>
                <w:gridSpan w:val="2"/>
                <w:vAlign w:val="center"/>
              </w:tcPr>
            </w:tcPrChange>
          </w:tcPr>
          <w:p w14:paraId="202E7614" w14:textId="77777777" w:rsidR="009675E6" w:rsidRDefault="0054637B" w:rsidP="0054637B">
            <w:pPr>
              <w:jc w:val="center"/>
              <w:rPr>
                <w:ins w:id="11837" w:author="Haiyang Liu" w:date="2026-05-22T18:07:00Z" w16du:dateUtc="2026-05-22T11:07:00Z"/>
                <w:color w:val="000000"/>
              </w:rPr>
            </w:pPr>
            <w:ins w:id="11838" w:author="Haiyang Liu" w:date="2026-05-22T18:00:00Z" w16du:dateUtc="2026-05-22T11:00:00Z">
              <w:r w:rsidRPr="0054637B">
                <w:rPr>
                  <w:color w:val="000000"/>
                  <w:rPrChange w:id="11839" w:author="Haiyang Liu" w:date="2026-05-22T18:01:00Z" w16du:dateUtc="2026-05-22T11:01:00Z">
                    <w:rPr>
                      <w:rFonts w:ascii="Aptos Narrow" w:hAnsi="Aptos Narrow"/>
                      <w:color w:val="000000"/>
                    </w:rPr>
                  </w:rPrChange>
                </w:rPr>
                <w:t>.437</w:t>
              </w:r>
            </w:ins>
          </w:p>
          <w:p w14:paraId="6197E992" w14:textId="260C9F4F" w:rsidR="0054637B" w:rsidRPr="0054637B" w:rsidRDefault="0054637B" w:rsidP="0054637B">
            <w:pPr>
              <w:jc w:val="center"/>
              <w:rPr>
                <w:ins w:id="11840" w:author="Haiyang Liu" w:date="2026-05-22T17:16:00Z" w16du:dateUtc="2026-05-22T10:16:00Z"/>
                <w:color w:val="000000" w:themeColor="text1"/>
                <w:rPrChange w:id="11841" w:author="Haiyang Liu" w:date="2026-05-22T18:01:00Z" w16du:dateUtc="2026-05-22T11:01:00Z">
                  <w:rPr>
                    <w:ins w:id="11842" w:author="Haiyang Liu" w:date="2026-05-22T17:16:00Z" w16du:dateUtc="2026-05-22T10:16:00Z"/>
                  </w:rPr>
                </w:rPrChange>
              </w:rPr>
            </w:pPr>
            <w:ins w:id="11843" w:author="Haiyang Liu" w:date="2026-05-22T18:00:00Z" w16du:dateUtc="2026-05-22T11:00:00Z">
              <w:r w:rsidRPr="0054637B">
                <w:rPr>
                  <w:color w:val="000000"/>
                  <w:rPrChange w:id="11844" w:author="Haiyang Liu" w:date="2026-05-22T18:01:00Z" w16du:dateUtc="2026-05-22T11:01:00Z">
                    <w:rPr>
                      <w:rFonts w:ascii="Aptos Narrow" w:hAnsi="Aptos Narrow"/>
                      <w:color w:val="000000"/>
                    </w:rPr>
                  </w:rPrChange>
                </w:rPr>
                <w:t>(.036)</w:t>
              </w:r>
            </w:ins>
          </w:p>
        </w:tc>
      </w:tr>
    </w:tbl>
    <w:p w14:paraId="3FFD4685" w14:textId="2145A33C" w:rsidR="007D2B0E" w:rsidRPr="007D2B0E" w:rsidRDefault="007D2B0E" w:rsidP="007D2B0E">
      <w:pPr>
        <w:pStyle w:val="BodyText"/>
        <w:rPr>
          <w:ins w:id="11845" w:author="Haiyang Liu" w:date="2026-05-22T17:16:00Z" w16du:dateUtc="2026-05-22T10:16:00Z"/>
          <w:rFonts w:cs="Times New Roman"/>
          <w:color w:val="000000" w:themeColor="text1"/>
          <w:sz w:val="24"/>
          <w:szCs w:val="24"/>
          <w:rPrChange w:id="11846" w:author="Haiyang Liu" w:date="2026-05-22T17:17:00Z" w16du:dateUtc="2026-05-22T10:17:00Z">
            <w:rPr>
              <w:ins w:id="11847" w:author="Haiyang Liu" w:date="2026-05-22T17:16:00Z" w16du:dateUtc="2026-05-22T10:16:00Z"/>
            </w:rPr>
          </w:rPrChange>
        </w:rPr>
      </w:pPr>
      <w:ins w:id="11848" w:author="Haiyang Liu" w:date="2026-05-22T17:16:00Z" w16du:dateUtc="2026-05-22T10:16:00Z">
        <w:r w:rsidRPr="007D2B0E">
          <w:rPr>
            <w:rFonts w:cs="Times New Roman"/>
            <w:i/>
            <w:color w:val="000000" w:themeColor="text1"/>
            <w:sz w:val="24"/>
            <w:szCs w:val="24"/>
            <w:rPrChange w:id="11849" w:author="Haiyang Liu" w:date="2026-05-22T17:17:00Z" w16du:dateUtc="2026-05-22T10:17:00Z">
              <w:rPr>
                <w:i/>
                <w:sz w:val="16"/>
              </w:rPr>
            </w:rPrChange>
          </w:rPr>
          <w:t xml:space="preserve">Note. </w:t>
        </w:r>
      </w:ins>
      <w:ins w:id="11850" w:author="Haiyang Liu" w:date="2026-05-22T20:09:00Z" w16du:dateUtc="2026-05-22T13:09:00Z">
        <w:r w:rsidR="004D0747" w:rsidRPr="004D0747">
          <w:rPr>
            <w:rFonts w:cs="Times New Roman"/>
            <w:i/>
            <w:color w:val="000000" w:themeColor="text1"/>
            <w:sz w:val="24"/>
            <w:szCs w:val="24"/>
          </w:rPr>
          <w:t>Diagonal entries are variances</w:t>
        </w:r>
        <w:r w:rsidR="004D0747">
          <w:rPr>
            <w:rFonts w:cs="Times New Roman"/>
            <w:i/>
            <w:color w:val="000000" w:themeColor="text1"/>
            <w:sz w:val="24"/>
            <w:szCs w:val="24"/>
          </w:rPr>
          <w:t>.</w:t>
        </w:r>
        <w:r w:rsidR="004D0747" w:rsidRPr="004D0747">
          <w:rPr>
            <w:rFonts w:cs="Times New Roman"/>
            <w:i/>
            <w:color w:val="000000" w:themeColor="text1"/>
            <w:sz w:val="24"/>
            <w:szCs w:val="24"/>
          </w:rPr>
          <w:t xml:space="preserve"> </w:t>
        </w:r>
      </w:ins>
      <w:ins w:id="11851" w:author="Haiyang Liu" w:date="2026-05-22T17:16:00Z" w16du:dateUtc="2026-05-22T10:16:00Z">
        <w:r w:rsidRPr="007D2B0E">
          <w:rPr>
            <w:rFonts w:cs="Times New Roman"/>
            <w:i/>
            <w:color w:val="000000" w:themeColor="text1"/>
            <w:sz w:val="24"/>
            <w:szCs w:val="24"/>
            <w:rPrChange w:id="11852" w:author="Haiyang Liu" w:date="2026-05-22T17:17:00Z" w16du:dateUtc="2026-05-22T10:17:00Z">
              <w:rPr>
                <w:i/>
                <w:sz w:val="16"/>
              </w:rPr>
            </w:rPrChange>
          </w:rPr>
          <w:t xml:space="preserve">This matrix is reproduced from Mplus TECH4. It gives model-derived total covariances for </w:t>
        </w:r>
      </w:ins>
      <w:ins w:id="11853" w:author="Haiyang Liu" w:date="2026-05-22T20:08:00Z" w16du:dateUtc="2026-05-22T13:08:00Z">
        <w:r w:rsidR="004D0747">
          <w:rPr>
            <w:rFonts w:cs="Times New Roman"/>
            <w:i/>
            <w:color w:val="000000" w:themeColor="text1"/>
            <w:sz w:val="24"/>
            <w:szCs w:val="24"/>
          </w:rPr>
          <w:t xml:space="preserve">the </w:t>
        </w:r>
      </w:ins>
      <w:ins w:id="11854" w:author="Haiyang Liu" w:date="2026-05-22T17:50:00Z" w16du:dateUtc="2026-05-22T10:50:00Z">
        <w:r w:rsidR="00172F59">
          <w:rPr>
            <w:rFonts w:cs="Times New Roman"/>
            <w:i/>
            <w:color w:val="000000" w:themeColor="text1"/>
            <w:sz w:val="24"/>
            <w:szCs w:val="24"/>
          </w:rPr>
          <w:t>main studied variables</w:t>
        </w:r>
      </w:ins>
      <w:ins w:id="11855" w:author="Haiyang Liu" w:date="2026-05-22T17:16:00Z" w16du:dateUtc="2026-05-22T10:16:00Z">
        <w:r w:rsidRPr="007D2B0E">
          <w:rPr>
            <w:rFonts w:cs="Times New Roman"/>
            <w:i/>
            <w:color w:val="000000" w:themeColor="text1"/>
            <w:sz w:val="24"/>
            <w:szCs w:val="24"/>
            <w:rPrChange w:id="11856" w:author="Haiyang Liu" w:date="2026-05-22T17:17:00Z" w16du:dateUtc="2026-05-22T10:17:00Z">
              <w:rPr>
                <w:i/>
                <w:sz w:val="16"/>
              </w:rPr>
            </w:rPrChange>
          </w:rPr>
          <w:t>.</w:t>
        </w:r>
      </w:ins>
    </w:p>
    <w:p w14:paraId="61D4EC11" w14:textId="77777777" w:rsidR="0054637B" w:rsidRDefault="0054637B" w:rsidP="007D2B0E">
      <w:pPr>
        <w:pStyle w:val="Caption"/>
        <w:spacing w:before="160" w:after="60"/>
        <w:rPr>
          <w:ins w:id="11857" w:author="Haiyang Liu" w:date="2026-05-22T17:52:00Z" w16du:dateUtc="2026-05-22T10:52:00Z"/>
          <w:rFonts w:cs="Times New Roman"/>
          <w:color w:val="000000" w:themeColor="text1"/>
          <w:sz w:val="24"/>
          <w:szCs w:val="24"/>
        </w:rPr>
      </w:pPr>
    </w:p>
    <w:p w14:paraId="2CEBEC20" w14:textId="77777777" w:rsidR="00BD412C" w:rsidRDefault="00BD412C" w:rsidP="00897B8F">
      <w:pPr>
        <w:pStyle w:val="Caption"/>
        <w:spacing w:before="160"/>
        <w:rPr>
          <w:ins w:id="11858" w:author="Haiyang Liu" w:date="2026-05-22T21:34:00Z" w16du:dateUtc="2026-05-22T14:34:00Z"/>
          <w:rFonts w:cs="Times New Roman"/>
          <w:color w:val="000000" w:themeColor="text1"/>
          <w:sz w:val="24"/>
          <w:szCs w:val="24"/>
        </w:rPr>
      </w:pPr>
      <w:ins w:id="11859" w:author="Haiyang Liu" w:date="2026-05-22T21:34:00Z" w16du:dateUtc="2026-05-22T14:34:00Z">
        <w:r>
          <w:rPr>
            <w:rFonts w:cs="Times New Roman"/>
            <w:color w:val="000000" w:themeColor="text1"/>
            <w:sz w:val="24"/>
            <w:szCs w:val="24"/>
          </w:rPr>
          <w:br w:type="page"/>
        </w:r>
      </w:ins>
    </w:p>
    <w:p w14:paraId="25421883" w14:textId="22AC5AD2" w:rsidR="00897B8F" w:rsidRPr="00897B8F" w:rsidRDefault="00897B8F" w:rsidP="00897B8F">
      <w:pPr>
        <w:pStyle w:val="Caption"/>
        <w:spacing w:before="160"/>
        <w:rPr>
          <w:ins w:id="11860" w:author="Haiyang Liu" w:date="2026-05-22T18:10:00Z"/>
          <w:rFonts w:cs="Times New Roman"/>
          <w:color w:val="000000" w:themeColor="text1"/>
          <w:sz w:val="24"/>
          <w:szCs w:val="24"/>
          <w:rPrChange w:id="11861" w:author="Haiyang Liu" w:date="2026-05-22T18:11:00Z" w16du:dateUtc="2026-05-22T11:11:00Z">
            <w:rPr>
              <w:ins w:id="11862" w:author="Haiyang Liu" w:date="2026-05-22T18:10:00Z"/>
            </w:rPr>
          </w:rPrChange>
        </w:rPr>
      </w:pPr>
      <w:ins w:id="11863" w:author="Haiyang Liu" w:date="2026-05-22T18:10:00Z">
        <w:r w:rsidRPr="00897B8F">
          <w:rPr>
            <w:rFonts w:cs="Times New Roman"/>
            <w:color w:val="000000" w:themeColor="text1"/>
            <w:sz w:val="24"/>
            <w:szCs w:val="24"/>
            <w:rPrChange w:id="11864" w:author="Haiyang Liu" w:date="2026-05-22T18:11:00Z" w16du:dateUtc="2026-05-22T11:11:00Z">
              <w:rPr/>
            </w:rPrChange>
          </w:rPr>
          <w:lastRenderedPageBreak/>
          <w:t xml:space="preserve">Table </w:t>
        </w:r>
      </w:ins>
      <w:ins w:id="11865" w:author="Haiyang Liu" w:date="2026-05-22T18:11:00Z" w16du:dateUtc="2026-05-22T11:11:00Z">
        <w:r>
          <w:rPr>
            <w:rFonts w:cs="Times New Roman"/>
            <w:color w:val="000000" w:themeColor="text1"/>
            <w:sz w:val="24"/>
            <w:szCs w:val="24"/>
          </w:rPr>
          <w:t>E3</w:t>
        </w:r>
      </w:ins>
      <w:ins w:id="11866" w:author="Haiyang Liu" w:date="2026-05-22T18:10:00Z">
        <w:r w:rsidRPr="00897B8F">
          <w:rPr>
            <w:rFonts w:cs="Times New Roman"/>
            <w:color w:val="000000" w:themeColor="text1"/>
            <w:sz w:val="24"/>
            <w:szCs w:val="24"/>
            <w:rPrChange w:id="11867" w:author="Haiyang Liu" w:date="2026-05-22T18:11:00Z" w16du:dateUtc="2026-05-22T11:11:00Z">
              <w:rPr/>
            </w:rPrChange>
          </w:rPr>
          <w:t xml:space="preserve">. </w:t>
        </w:r>
      </w:ins>
      <w:ins w:id="11868" w:author="Haiyang Liu" w:date="2026-05-23T16:37:00Z" w16du:dateUtc="2026-05-23T09:37:00Z">
        <w:r w:rsidR="0099430C">
          <w:rPr>
            <w:rFonts w:cs="Times New Roman"/>
            <w:color w:val="000000" w:themeColor="text1"/>
            <w:sz w:val="24"/>
            <w:szCs w:val="24"/>
          </w:rPr>
          <w:t>M</w:t>
        </w:r>
      </w:ins>
      <w:ins w:id="11869" w:author="Haiyang Liu" w:date="2026-05-22T18:10:00Z">
        <w:r w:rsidRPr="00897B8F">
          <w:rPr>
            <w:rFonts w:cs="Times New Roman"/>
            <w:color w:val="000000" w:themeColor="text1"/>
            <w:sz w:val="24"/>
            <w:szCs w:val="24"/>
            <w:rPrChange w:id="11870" w:author="Haiyang Liu" w:date="2026-05-22T18:11:00Z" w16du:dateUtc="2026-05-22T11:11:00Z">
              <w:rPr/>
            </w:rPrChange>
          </w:rPr>
          <w:t>odel-derived covariance matrix, with standard errors in parentheses</w:t>
        </w:r>
      </w:ins>
      <w:ins w:id="11871" w:author="Haiyang Liu" w:date="2026-05-22T18:11:00Z" w16du:dateUtc="2026-05-22T11:11:00Z">
        <w:r>
          <w:rPr>
            <w:rFonts w:cs="Times New Roman"/>
            <w:color w:val="000000" w:themeColor="text1"/>
            <w:sz w:val="24"/>
            <w:szCs w:val="24"/>
          </w:rPr>
          <w:t xml:space="preserve"> (Table 5)</w:t>
        </w:r>
      </w:ins>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11872" w:author="Haiyang Liu" w:date="2026-05-22T20:08:00Z" w16du:dateUtc="2026-05-22T13:08:00Z">
          <w:tblPr>
            <w:tblStyle w:val="TableGrid"/>
            <w:tblW w:w="0" w:type="auto"/>
            <w:tblLook w:val="04A0" w:firstRow="1" w:lastRow="0" w:firstColumn="1" w:lastColumn="0" w:noHBand="0" w:noVBand="1"/>
          </w:tblPr>
        </w:tblPrChange>
      </w:tblPr>
      <w:tblGrid>
        <w:gridCol w:w="924"/>
        <w:gridCol w:w="925"/>
        <w:gridCol w:w="926"/>
        <w:gridCol w:w="925"/>
        <w:gridCol w:w="925"/>
        <w:gridCol w:w="925"/>
        <w:gridCol w:w="925"/>
        <w:gridCol w:w="925"/>
        <w:gridCol w:w="925"/>
        <w:gridCol w:w="925"/>
        <w:gridCol w:w="925"/>
        <w:gridCol w:w="925"/>
        <w:gridCol w:w="925"/>
        <w:gridCol w:w="925"/>
        <w:tblGridChange w:id="11873">
          <w:tblGrid>
            <w:gridCol w:w="65"/>
            <w:gridCol w:w="859"/>
            <w:gridCol w:w="65"/>
            <w:gridCol w:w="72"/>
            <w:gridCol w:w="788"/>
            <w:gridCol w:w="65"/>
            <w:gridCol w:w="144"/>
            <w:gridCol w:w="717"/>
            <w:gridCol w:w="65"/>
            <w:gridCol w:w="215"/>
            <w:gridCol w:w="645"/>
            <w:gridCol w:w="65"/>
            <w:gridCol w:w="286"/>
            <w:gridCol w:w="574"/>
            <w:gridCol w:w="65"/>
            <w:gridCol w:w="357"/>
            <w:gridCol w:w="503"/>
            <w:gridCol w:w="65"/>
            <w:gridCol w:w="428"/>
            <w:gridCol w:w="432"/>
            <w:gridCol w:w="65"/>
            <w:gridCol w:w="499"/>
            <w:gridCol w:w="361"/>
            <w:gridCol w:w="65"/>
            <w:gridCol w:w="570"/>
            <w:gridCol w:w="290"/>
            <w:gridCol w:w="65"/>
            <w:gridCol w:w="641"/>
            <w:gridCol w:w="219"/>
            <w:gridCol w:w="65"/>
            <w:gridCol w:w="712"/>
            <w:gridCol w:w="148"/>
            <w:gridCol w:w="65"/>
            <w:gridCol w:w="783"/>
            <w:gridCol w:w="77"/>
            <w:gridCol w:w="65"/>
            <w:gridCol w:w="854"/>
            <w:gridCol w:w="6"/>
            <w:gridCol w:w="65"/>
            <w:gridCol w:w="860"/>
            <w:gridCol w:w="65"/>
            <w:gridCol w:w="996"/>
          </w:tblGrid>
        </w:tblGridChange>
      </w:tblGrid>
      <w:tr w:rsidR="00C625B0" w:rsidRPr="00C625B0" w14:paraId="1283856A" w14:textId="7DB4ACDD" w:rsidTr="004D0747">
        <w:trPr>
          <w:ins w:id="11874" w:author="Haiyang Liu" w:date="2026-05-22T18:15:00Z"/>
          <w:trPrChange w:id="11875" w:author="Haiyang Liu" w:date="2026-05-22T20:08:00Z" w16du:dateUtc="2026-05-22T13:08:00Z">
            <w:trPr>
              <w:gridBefore w:val="1"/>
            </w:trPr>
          </w:trPrChange>
        </w:trPr>
        <w:tc>
          <w:tcPr>
            <w:tcW w:w="924" w:type="dxa"/>
            <w:tcBorders>
              <w:top w:val="single" w:sz="4" w:space="0" w:color="auto"/>
              <w:bottom w:val="single" w:sz="4" w:space="0" w:color="auto"/>
            </w:tcBorders>
            <w:tcPrChange w:id="11876" w:author="Haiyang Liu" w:date="2026-05-22T20:08:00Z" w16du:dateUtc="2026-05-22T13:08:00Z">
              <w:tcPr>
                <w:tcW w:w="996" w:type="dxa"/>
                <w:gridSpan w:val="3"/>
              </w:tcPr>
            </w:tcPrChange>
          </w:tcPr>
          <w:p w14:paraId="7C699F80" w14:textId="77777777" w:rsidR="00C625B0" w:rsidRPr="00C625B0" w:rsidRDefault="00C625B0">
            <w:pPr>
              <w:pStyle w:val="Caption"/>
              <w:snapToGrid w:val="0"/>
              <w:spacing w:after="0"/>
              <w:rPr>
                <w:ins w:id="11877" w:author="Haiyang Liu" w:date="2026-05-22T18:15:00Z" w16du:dateUtc="2026-05-22T11:15:00Z"/>
                <w:rFonts w:cs="Times New Roman"/>
                <w:i/>
                <w:color w:val="000000" w:themeColor="text1"/>
                <w:sz w:val="24"/>
                <w:szCs w:val="24"/>
              </w:rPr>
              <w:pPrChange w:id="11878" w:author="Haiyang Liu" w:date="2026-05-22T20:08:00Z" w16du:dateUtc="2026-05-22T13:08:00Z">
                <w:pPr>
                  <w:pStyle w:val="Caption"/>
                  <w:spacing w:before="160" w:after="60"/>
                </w:pPr>
              </w:pPrChange>
            </w:pPr>
          </w:p>
        </w:tc>
        <w:tc>
          <w:tcPr>
            <w:tcW w:w="925" w:type="dxa"/>
            <w:tcBorders>
              <w:top w:val="single" w:sz="4" w:space="0" w:color="auto"/>
              <w:bottom w:val="single" w:sz="4" w:space="0" w:color="auto"/>
            </w:tcBorders>
            <w:vAlign w:val="center"/>
            <w:tcPrChange w:id="11879" w:author="Haiyang Liu" w:date="2026-05-22T20:08:00Z" w16du:dateUtc="2026-05-22T13:08:00Z">
              <w:tcPr>
                <w:tcW w:w="997" w:type="dxa"/>
                <w:gridSpan w:val="3"/>
              </w:tcPr>
            </w:tcPrChange>
          </w:tcPr>
          <w:p w14:paraId="7B18DE25" w14:textId="41609401" w:rsidR="00C625B0" w:rsidRPr="00C625B0" w:rsidRDefault="00C625B0">
            <w:pPr>
              <w:pStyle w:val="Caption"/>
              <w:snapToGrid w:val="0"/>
              <w:spacing w:after="0"/>
              <w:rPr>
                <w:ins w:id="11880" w:author="Haiyang Liu" w:date="2026-05-22T18:15:00Z" w16du:dateUtc="2026-05-22T11:15:00Z"/>
                <w:rFonts w:cs="Times New Roman"/>
                <w:i/>
                <w:color w:val="000000" w:themeColor="text1"/>
                <w:sz w:val="24"/>
                <w:szCs w:val="24"/>
              </w:rPr>
              <w:pPrChange w:id="11881" w:author="Haiyang Liu" w:date="2026-05-22T20:08:00Z" w16du:dateUtc="2026-05-22T13:08:00Z">
                <w:pPr>
                  <w:pStyle w:val="Caption"/>
                  <w:spacing w:before="160" w:after="60"/>
                </w:pPr>
              </w:pPrChange>
            </w:pPr>
            <w:ins w:id="11882" w:author="Haiyang Liu" w:date="2026-05-22T18:16:00Z" w16du:dateUtc="2026-05-22T11:16:00Z">
              <w:r w:rsidRPr="00C625B0">
                <w:rPr>
                  <w:rFonts w:cs="Times New Roman"/>
                  <w:color w:val="000000" w:themeColor="text1"/>
                  <w:sz w:val="24"/>
                  <w:szCs w:val="24"/>
                  <w:rPrChange w:id="11883" w:author="Haiyang Liu" w:date="2026-05-22T18:17:00Z" w16du:dateUtc="2026-05-22T11:17:00Z">
                    <w:rPr>
                      <w:sz w:val="12"/>
                    </w:rPr>
                  </w:rPrChange>
                </w:rPr>
                <w:t>I</w:t>
              </w:r>
            </w:ins>
          </w:p>
        </w:tc>
        <w:tc>
          <w:tcPr>
            <w:tcW w:w="926" w:type="dxa"/>
            <w:tcBorders>
              <w:top w:val="single" w:sz="4" w:space="0" w:color="auto"/>
              <w:bottom w:val="single" w:sz="4" w:space="0" w:color="auto"/>
            </w:tcBorders>
            <w:vAlign w:val="center"/>
            <w:tcPrChange w:id="11884" w:author="Haiyang Liu" w:date="2026-05-22T20:08:00Z" w16du:dateUtc="2026-05-22T13:08:00Z">
              <w:tcPr>
                <w:tcW w:w="997" w:type="dxa"/>
                <w:gridSpan w:val="3"/>
              </w:tcPr>
            </w:tcPrChange>
          </w:tcPr>
          <w:p w14:paraId="040F19D2" w14:textId="311ABE6F" w:rsidR="00C625B0" w:rsidRPr="00C625B0" w:rsidRDefault="00C625B0">
            <w:pPr>
              <w:pStyle w:val="Caption"/>
              <w:snapToGrid w:val="0"/>
              <w:spacing w:after="0"/>
              <w:rPr>
                <w:ins w:id="11885" w:author="Haiyang Liu" w:date="2026-05-22T18:15:00Z" w16du:dateUtc="2026-05-22T11:15:00Z"/>
                <w:rFonts w:cs="Times New Roman"/>
                <w:i/>
                <w:color w:val="000000" w:themeColor="text1"/>
                <w:sz w:val="24"/>
                <w:szCs w:val="24"/>
              </w:rPr>
              <w:pPrChange w:id="11886" w:author="Haiyang Liu" w:date="2026-05-22T20:08:00Z" w16du:dateUtc="2026-05-22T13:08:00Z">
                <w:pPr>
                  <w:pStyle w:val="Caption"/>
                  <w:spacing w:before="160" w:after="60"/>
                </w:pPr>
              </w:pPrChange>
            </w:pPr>
            <w:ins w:id="11887" w:author="Haiyang Liu" w:date="2026-05-22T18:16:00Z" w16du:dateUtc="2026-05-22T11:16:00Z">
              <w:r w:rsidRPr="00C625B0">
                <w:rPr>
                  <w:rFonts w:cs="Times New Roman"/>
                  <w:color w:val="000000" w:themeColor="text1"/>
                  <w:sz w:val="24"/>
                  <w:szCs w:val="24"/>
                  <w:rPrChange w:id="11888" w:author="Haiyang Liu" w:date="2026-05-22T18:17:00Z" w16du:dateUtc="2026-05-22T11:17:00Z">
                    <w:rPr>
                      <w:sz w:val="12"/>
                    </w:rPr>
                  </w:rPrChange>
                </w:rPr>
                <w:t>S</w:t>
              </w:r>
            </w:ins>
          </w:p>
        </w:tc>
        <w:tc>
          <w:tcPr>
            <w:tcW w:w="925" w:type="dxa"/>
            <w:tcBorders>
              <w:top w:val="single" w:sz="4" w:space="0" w:color="auto"/>
              <w:bottom w:val="single" w:sz="4" w:space="0" w:color="auto"/>
            </w:tcBorders>
            <w:vAlign w:val="center"/>
            <w:tcPrChange w:id="11889" w:author="Haiyang Liu" w:date="2026-05-22T20:08:00Z" w16du:dateUtc="2026-05-22T13:08:00Z">
              <w:tcPr>
                <w:tcW w:w="996" w:type="dxa"/>
                <w:gridSpan w:val="3"/>
              </w:tcPr>
            </w:tcPrChange>
          </w:tcPr>
          <w:p w14:paraId="525E41D0" w14:textId="6A087A85" w:rsidR="00C625B0" w:rsidRPr="00C625B0" w:rsidRDefault="00C625B0">
            <w:pPr>
              <w:pStyle w:val="Caption"/>
              <w:snapToGrid w:val="0"/>
              <w:spacing w:after="0"/>
              <w:rPr>
                <w:ins w:id="11890" w:author="Haiyang Liu" w:date="2026-05-22T18:15:00Z" w16du:dateUtc="2026-05-22T11:15:00Z"/>
                <w:rFonts w:cs="Times New Roman"/>
                <w:i/>
                <w:color w:val="000000" w:themeColor="text1"/>
                <w:sz w:val="24"/>
                <w:szCs w:val="24"/>
              </w:rPr>
              <w:pPrChange w:id="11891" w:author="Haiyang Liu" w:date="2026-05-22T20:08:00Z" w16du:dateUtc="2026-05-22T13:08:00Z">
                <w:pPr>
                  <w:pStyle w:val="Caption"/>
                  <w:spacing w:before="160" w:after="60"/>
                </w:pPr>
              </w:pPrChange>
            </w:pPr>
            <w:ins w:id="11892" w:author="Haiyang Liu" w:date="2026-05-22T18:16:00Z" w16du:dateUtc="2026-05-22T11:16:00Z">
              <w:r w:rsidRPr="00C625B0">
                <w:rPr>
                  <w:rFonts w:cs="Times New Roman"/>
                  <w:color w:val="000000" w:themeColor="text1"/>
                  <w:sz w:val="24"/>
                  <w:szCs w:val="24"/>
                  <w:rPrChange w:id="11893" w:author="Haiyang Liu" w:date="2026-05-22T18:17:00Z" w16du:dateUtc="2026-05-22T11:17:00Z">
                    <w:rPr>
                      <w:sz w:val="12"/>
                    </w:rPr>
                  </w:rPrChange>
                </w:rPr>
                <w:t>Q</w:t>
              </w:r>
            </w:ins>
          </w:p>
        </w:tc>
        <w:tc>
          <w:tcPr>
            <w:tcW w:w="925" w:type="dxa"/>
            <w:tcBorders>
              <w:top w:val="single" w:sz="4" w:space="0" w:color="auto"/>
              <w:bottom w:val="single" w:sz="4" w:space="0" w:color="auto"/>
            </w:tcBorders>
            <w:vAlign w:val="center"/>
            <w:tcPrChange w:id="11894" w:author="Haiyang Liu" w:date="2026-05-22T20:08:00Z" w16du:dateUtc="2026-05-22T13:08:00Z">
              <w:tcPr>
                <w:tcW w:w="996" w:type="dxa"/>
                <w:gridSpan w:val="3"/>
              </w:tcPr>
            </w:tcPrChange>
          </w:tcPr>
          <w:p w14:paraId="050FAF11" w14:textId="6251241E" w:rsidR="00C625B0" w:rsidRPr="00C625B0" w:rsidRDefault="00C625B0">
            <w:pPr>
              <w:pStyle w:val="Caption"/>
              <w:snapToGrid w:val="0"/>
              <w:spacing w:after="0"/>
              <w:rPr>
                <w:ins w:id="11895" w:author="Haiyang Liu" w:date="2026-05-22T18:15:00Z" w16du:dateUtc="2026-05-22T11:15:00Z"/>
                <w:rFonts w:cs="Times New Roman"/>
                <w:i/>
                <w:color w:val="000000" w:themeColor="text1"/>
                <w:sz w:val="24"/>
                <w:szCs w:val="24"/>
              </w:rPr>
              <w:pPrChange w:id="11896" w:author="Haiyang Liu" w:date="2026-05-22T20:08:00Z" w16du:dateUtc="2026-05-22T13:08:00Z">
                <w:pPr>
                  <w:pStyle w:val="Caption"/>
                  <w:spacing w:before="160" w:after="60"/>
                </w:pPr>
              </w:pPrChange>
            </w:pPr>
            <w:ins w:id="11897" w:author="Haiyang Liu" w:date="2026-05-22T18:16:00Z" w16du:dateUtc="2026-05-22T11:16:00Z">
              <w:r w:rsidRPr="00C625B0">
                <w:rPr>
                  <w:rFonts w:cs="Times New Roman"/>
                  <w:color w:val="000000" w:themeColor="text1"/>
                  <w:sz w:val="24"/>
                  <w:szCs w:val="24"/>
                  <w:rPrChange w:id="11898" w:author="Haiyang Liu" w:date="2026-05-22T18:17:00Z" w16du:dateUtc="2026-05-22T11:17:00Z">
                    <w:rPr>
                      <w:sz w:val="12"/>
                    </w:rPr>
                  </w:rPrChange>
                </w:rPr>
                <w:t>Y1</w:t>
              </w:r>
            </w:ins>
          </w:p>
        </w:tc>
        <w:tc>
          <w:tcPr>
            <w:tcW w:w="925" w:type="dxa"/>
            <w:tcBorders>
              <w:top w:val="single" w:sz="4" w:space="0" w:color="auto"/>
              <w:bottom w:val="single" w:sz="4" w:space="0" w:color="auto"/>
            </w:tcBorders>
            <w:vAlign w:val="center"/>
            <w:tcPrChange w:id="11899" w:author="Haiyang Liu" w:date="2026-05-22T20:08:00Z" w16du:dateUtc="2026-05-22T13:08:00Z">
              <w:tcPr>
                <w:tcW w:w="996" w:type="dxa"/>
                <w:gridSpan w:val="3"/>
              </w:tcPr>
            </w:tcPrChange>
          </w:tcPr>
          <w:p w14:paraId="45BBE53C" w14:textId="5DE39100" w:rsidR="00C625B0" w:rsidRPr="00C625B0" w:rsidRDefault="00C625B0">
            <w:pPr>
              <w:pStyle w:val="Caption"/>
              <w:snapToGrid w:val="0"/>
              <w:spacing w:after="0"/>
              <w:rPr>
                <w:ins w:id="11900" w:author="Haiyang Liu" w:date="2026-05-22T18:15:00Z" w16du:dateUtc="2026-05-22T11:15:00Z"/>
                <w:rFonts w:cs="Times New Roman"/>
                <w:i/>
                <w:color w:val="000000" w:themeColor="text1"/>
                <w:sz w:val="24"/>
                <w:szCs w:val="24"/>
              </w:rPr>
              <w:pPrChange w:id="11901" w:author="Haiyang Liu" w:date="2026-05-22T20:08:00Z" w16du:dateUtc="2026-05-22T13:08:00Z">
                <w:pPr>
                  <w:pStyle w:val="Caption"/>
                  <w:spacing w:before="160" w:after="60"/>
                </w:pPr>
              </w:pPrChange>
            </w:pPr>
            <w:ins w:id="11902" w:author="Haiyang Liu" w:date="2026-05-22T18:16:00Z" w16du:dateUtc="2026-05-22T11:16:00Z">
              <w:r w:rsidRPr="00C625B0">
                <w:rPr>
                  <w:rFonts w:cs="Times New Roman"/>
                  <w:color w:val="000000" w:themeColor="text1"/>
                  <w:sz w:val="24"/>
                  <w:szCs w:val="24"/>
                  <w:rPrChange w:id="11903" w:author="Haiyang Liu" w:date="2026-05-22T18:17:00Z" w16du:dateUtc="2026-05-22T11:17:00Z">
                    <w:rPr>
                      <w:sz w:val="12"/>
                    </w:rPr>
                  </w:rPrChange>
                </w:rPr>
                <w:t>X1</w:t>
              </w:r>
            </w:ins>
          </w:p>
        </w:tc>
        <w:tc>
          <w:tcPr>
            <w:tcW w:w="925" w:type="dxa"/>
            <w:tcBorders>
              <w:top w:val="single" w:sz="4" w:space="0" w:color="auto"/>
              <w:bottom w:val="single" w:sz="4" w:space="0" w:color="auto"/>
            </w:tcBorders>
            <w:vAlign w:val="center"/>
            <w:tcPrChange w:id="11904" w:author="Haiyang Liu" w:date="2026-05-22T20:08:00Z" w16du:dateUtc="2026-05-22T13:08:00Z">
              <w:tcPr>
                <w:tcW w:w="996" w:type="dxa"/>
                <w:gridSpan w:val="3"/>
              </w:tcPr>
            </w:tcPrChange>
          </w:tcPr>
          <w:p w14:paraId="54560244" w14:textId="278B7190" w:rsidR="00C625B0" w:rsidRPr="00C625B0" w:rsidRDefault="00C625B0">
            <w:pPr>
              <w:pStyle w:val="Caption"/>
              <w:snapToGrid w:val="0"/>
              <w:spacing w:after="0"/>
              <w:rPr>
                <w:ins w:id="11905" w:author="Haiyang Liu" w:date="2026-05-22T18:15:00Z" w16du:dateUtc="2026-05-22T11:15:00Z"/>
                <w:rFonts w:cs="Times New Roman"/>
                <w:i/>
                <w:color w:val="000000" w:themeColor="text1"/>
                <w:sz w:val="24"/>
                <w:szCs w:val="24"/>
              </w:rPr>
              <w:pPrChange w:id="11906" w:author="Haiyang Liu" w:date="2026-05-22T20:08:00Z" w16du:dateUtc="2026-05-22T13:08:00Z">
                <w:pPr>
                  <w:pStyle w:val="Caption"/>
                  <w:spacing w:before="160" w:after="60"/>
                </w:pPr>
              </w:pPrChange>
            </w:pPr>
            <w:ins w:id="11907" w:author="Haiyang Liu" w:date="2026-05-22T18:16:00Z" w16du:dateUtc="2026-05-22T11:16:00Z">
              <w:r w:rsidRPr="00C625B0">
                <w:rPr>
                  <w:rFonts w:cs="Times New Roman"/>
                  <w:color w:val="000000" w:themeColor="text1"/>
                  <w:sz w:val="24"/>
                  <w:szCs w:val="24"/>
                  <w:rPrChange w:id="11908" w:author="Haiyang Liu" w:date="2026-05-22T18:17:00Z" w16du:dateUtc="2026-05-22T11:17:00Z">
                    <w:rPr>
                      <w:sz w:val="12"/>
                    </w:rPr>
                  </w:rPrChange>
                </w:rPr>
                <w:t>X2</w:t>
              </w:r>
            </w:ins>
          </w:p>
        </w:tc>
        <w:tc>
          <w:tcPr>
            <w:tcW w:w="925" w:type="dxa"/>
            <w:tcBorders>
              <w:top w:val="single" w:sz="4" w:space="0" w:color="auto"/>
              <w:bottom w:val="single" w:sz="4" w:space="0" w:color="auto"/>
            </w:tcBorders>
            <w:vAlign w:val="center"/>
            <w:tcPrChange w:id="11909" w:author="Haiyang Liu" w:date="2026-05-22T20:08:00Z" w16du:dateUtc="2026-05-22T13:08:00Z">
              <w:tcPr>
                <w:tcW w:w="996" w:type="dxa"/>
                <w:gridSpan w:val="3"/>
              </w:tcPr>
            </w:tcPrChange>
          </w:tcPr>
          <w:p w14:paraId="02A1D1E2" w14:textId="5E09E8D9" w:rsidR="00C625B0" w:rsidRPr="00C625B0" w:rsidRDefault="00C625B0">
            <w:pPr>
              <w:pStyle w:val="Caption"/>
              <w:snapToGrid w:val="0"/>
              <w:spacing w:after="0"/>
              <w:rPr>
                <w:ins w:id="11910" w:author="Haiyang Liu" w:date="2026-05-22T18:15:00Z" w16du:dateUtc="2026-05-22T11:15:00Z"/>
                <w:rFonts w:cs="Times New Roman"/>
                <w:i/>
                <w:color w:val="000000" w:themeColor="text1"/>
                <w:sz w:val="24"/>
                <w:szCs w:val="24"/>
              </w:rPr>
              <w:pPrChange w:id="11911" w:author="Haiyang Liu" w:date="2026-05-22T20:08:00Z" w16du:dateUtc="2026-05-22T13:08:00Z">
                <w:pPr>
                  <w:pStyle w:val="Caption"/>
                  <w:spacing w:before="160" w:after="60"/>
                </w:pPr>
              </w:pPrChange>
            </w:pPr>
            <w:ins w:id="11912" w:author="Haiyang Liu" w:date="2026-05-22T18:16:00Z" w16du:dateUtc="2026-05-22T11:16:00Z">
              <w:r w:rsidRPr="00C625B0">
                <w:rPr>
                  <w:rFonts w:cs="Times New Roman"/>
                  <w:color w:val="000000" w:themeColor="text1"/>
                  <w:sz w:val="24"/>
                  <w:szCs w:val="24"/>
                  <w:rPrChange w:id="11913" w:author="Haiyang Liu" w:date="2026-05-22T18:17:00Z" w16du:dateUtc="2026-05-22T11:17:00Z">
                    <w:rPr>
                      <w:sz w:val="12"/>
                    </w:rPr>
                  </w:rPrChange>
                </w:rPr>
                <w:t>W1</w:t>
              </w:r>
            </w:ins>
          </w:p>
        </w:tc>
        <w:tc>
          <w:tcPr>
            <w:tcW w:w="925" w:type="dxa"/>
            <w:tcBorders>
              <w:top w:val="single" w:sz="4" w:space="0" w:color="auto"/>
              <w:bottom w:val="single" w:sz="4" w:space="0" w:color="auto"/>
            </w:tcBorders>
            <w:vAlign w:val="center"/>
            <w:tcPrChange w:id="11914" w:author="Haiyang Liu" w:date="2026-05-22T20:08:00Z" w16du:dateUtc="2026-05-22T13:08:00Z">
              <w:tcPr>
                <w:tcW w:w="996" w:type="dxa"/>
                <w:gridSpan w:val="3"/>
              </w:tcPr>
            </w:tcPrChange>
          </w:tcPr>
          <w:p w14:paraId="14FD8327" w14:textId="75139136" w:rsidR="00C625B0" w:rsidRPr="00C625B0" w:rsidRDefault="00C625B0">
            <w:pPr>
              <w:pStyle w:val="Caption"/>
              <w:snapToGrid w:val="0"/>
              <w:spacing w:after="0"/>
              <w:rPr>
                <w:ins w:id="11915" w:author="Haiyang Liu" w:date="2026-05-22T18:15:00Z" w16du:dateUtc="2026-05-22T11:15:00Z"/>
                <w:rFonts w:cs="Times New Roman"/>
                <w:i/>
                <w:color w:val="000000" w:themeColor="text1"/>
                <w:sz w:val="24"/>
                <w:szCs w:val="24"/>
              </w:rPr>
              <w:pPrChange w:id="11916" w:author="Haiyang Liu" w:date="2026-05-22T20:08:00Z" w16du:dateUtc="2026-05-22T13:08:00Z">
                <w:pPr>
                  <w:pStyle w:val="Caption"/>
                  <w:spacing w:before="160" w:after="60"/>
                </w:pPr>
              </w:pPrChange>
            </w:pPr>
            <w:ins w:id="11917" w:author="Haiyang Liu" w:date="2026-05-22T18:16:00Z" w16du:dateUtc="2026-05-22T11:16:00Z">
              <w:r w:rsidRPr="00C625B0">
                <w:rPr>
                  <w:rFonts w:cs="Times New Roman"/>
                  <w:color w:val="000000" w:themeColor="text1"/>
                  <w:sz w:val="24"/>
                  <w:szCs w:val="24"/>
                  <w:rPrChange w:id="11918" w:author="Haiyang Liu" w:date="2026-05-22T18:17:00Z" w16du:dateUtc="2026-05-22T11:17:00Z">
                    <w:rPr>
                      <w:sz w:val="12"/>
                    </w:rPr>
                  </w:rPrChange>
                </w:rPr>
                <w:t>C1</w:t>
              </w:r>
            </w:ins>
          </w:p>
        </w:tc>
        <w:tc>
          <w:tcPr>
            <w:tcW w:w="925" w:type="dxa"/>
            <w:tcBorders>
              <w:top w:val="single" w:sz="4" w:space="0" w:color="auto"/>
              <w:bottom w:val="single" w:sz="4" w:space="0" w:color="auto"/>
            </w:tcBorders>
            <w:vAlign w:val="center"/>
            <w:tcPrChange w:id="11919" w:author="Haiyang Liu" w:date="2026-05-22T20:08:00Z" w16du:dateUtc="2026-05-22T13:08:00Z">
              <w:tcPr>
                <w:tcW w:w="996" w:type="dxa"/>
                <w:gridSpan w:val="3"/>
              </w:tcPr>
            </w:tcPrChange>
          </w:tcPr>
          <w:p w14:paraId="5C9D1D8D" w14:textId="205621B7" w:rsidR="00C625B0" w:rsidRPr="00C625B0" w:rsidRDefault="00C625B0">
            <w:pPr>
              <w:pStyle w:val="Caption"/>
              <w:snapToGrid w:val="0"/>
              <w:spacing w:after="0"/>
              <w:rPr>
                <w:ins w:id="11920" w:author="Haiyang Liu" w:date="2026-05-22T18:15:00Z" w16du:dateUtc="2026-05-22T11:15:00Z"/>
                <w:rFonts w:cs="Times New Roman"/>
                <w:i/>
                <w:color w:val="000000" w:themeColor="text1"/>
                <w:sz w:val="24"/>
                <w:szCs w:val="24"/>
              </w:rPr>
              <w:pPrChange w:id="11921" w:author="Haiyang Liu" w:date="2026-05-22T20:08:00Z" w16du:dateUtc="2026-05-22T13:08:00Z">
                <w:pPr>
                  <w:pStyle w:val="Caption"/>
                  <w:spacing w:before="160" w:after="60"/>
                </w:pPr>
              </w:pPrChange>
            </w:pPr>
            <w:ins w:id="11922" w:author="Haiyang Liu" w:date="2026-05-22T18:16:00Z" w16du:dateUtc="2026-05-22T11:16:00Z">
              <w:r w:rsidRPr="00C625B0">
                <w:rPr>
                  <w:rFonts w:cs="Times New Roman"/>
                  <w:color w:val="000000" w:themeColor="text1"/>
                  <w:sz w:val="24"/>
                  <w:szCs w:val="24"/>
                  <w:rPrChange w:id="11923" w:author="Haiyang Liu" w:date="2026-05-22T18:17:00Z" w16du:dateUtc="2026-05-22T11:17:00Z">
                    <w:rPr>
                      <w:sz w:val="12"/>
                    </w:rPr>
                  </w:rPrChange>
                </w:rPr>
                <w:t>C2</w:t>
              </w:r>
            </w:ins>
          </w:p>
        </w:tc>
        <w:tc>
          <w:tcPr>
            <w:tcW w:w="925" w:type="dxa"/>
            <w:tcBorders>
              <w:top w:val="single" w:sz="4" w:space="0" w:color="auto"/>
              <w:bottom w:val="single" w:sz="4" w:space="0" w:color="auto"/>
            </w:tcBorders>
            <w:vAlign w:val="center"/>
            <w:tcPrChange w:id="11924" w:author="Haiyang Liu" w:date="2026-05-22T20:08:00Z" w16du:dateUtc="2026-05-22T13:08:00Z">
              <w:tcPr>
                <w:tcW w:w="996" w:type="dxa"/>
                <w:gridSpan w:val="3"/>
              </w:tcPr>
            </w:tcPrChange>
          </w:tcPr>
          <w:p w14:paraId="6D77A67E" w14:textId="06F40DD3" w:rsidR="00C625B0" w:rsidRPr="00C625B0" w:rsidRDefault="00C625B0">
            <w:pPr>
              <w:pStyle w:val="Caption"/>
              <w:snapToGrid w:val="0"/>
              <w:spacing w:after="0"/>
              <w:rPr>
                <w:ins w:id="11925" w:author="Haiyang Liu" w:date="2026-05-22T18:15:00Z" w16du:dateUtc="2026-05-22T11:15:00Z"/>
                <w:rFonts w:cs="Times New Roman"/>
                <w:i/>
                <w:color w:val="000000" w:themeColor="text1"/>
                <w:sz w:val="24"/>
                <w:szCs w:val="24"/>
              </w:rPr>
              <w:pPrChange w:id="11926" w:author="Haiyang Liu" w:date="2026-05-22T20:08:00Z" w16du:dateUtc="2026-05-22T13:08:00Z">
                <w:pPr>
                  <w:pStyle w:val="Caption"/>
                  <w:spacing w:before="160" w:after="60"/>
                </w:pPr>
              </w:pPrChange>
            </w:pPr>
            <w:ins w:id="11927" w:author="Haiyang Liu" w:date="2026-05-22T18:16:00Z" w16du:dateUtc="2026-05-22T11:16:00Z">
              <w:r w:rsidRPr="00C625B0">
                <w:rPr>
                  <w:rFonts w:cs="Times New Roman"/>
                  <w:color w:val="000000" w:themeColor="text1"/>
                  <w:sz w:val="24"/>
                  <w:szCs w:val="24"/>
                  <w:rPrChange w:id="11928" w:author="Haiyang Liu" w:date="2026-05-22T18:17:00Z" w16du:dateUtc="2026-05-22T11:17:00Z">
                    <w:rPr>
                      <w:sz w:val="12"/>
                    </w:rPr>
                  </w:rPrChange>
                </w:rPr>
                <w:t>C3</w:t>
              </w:r>
            </w:ins>
          </w:p>
        </w:tc>
        <w:tc>
          <w:tcPr>
            <w:tcW w:w="925" w:type="dxa"/>
            <w:tcBorders>
              <w:top w:val="single" w:sz="4" w:space="0" w:color="auto"/>
              <w:bottom w:val="single" w:sz="4" w:space="0" w:color="auto"/>
            </w:tcBorders>
            <w:vAlign w:val="center"/>
            <w:tcPrChange w:id="11929" w:author="Haiyang Liu" w:date="2026-05-22T20:08:00Z" w16du:dateUtc="2026-05-22T13:08:00Z">
              <w:tcPr>
                <w:tcW w:w="996" w:type="dxa"/>
                <w:gridSpan w:val="3"/>
              </w:tcPr>
            </w:tcPrChange>
          </w:tcPr>
          <w:p w14:paraId="73367324" w14:textId="224263D9" w:rsidR="00C625B0" w:rsidRPr="00C625B0" w:rsidRDefault="00C625B0">
            <w:pPr>
              <w:pStyle w:val="Caption"/>
              <w:snapToGrid w:val="0"/>
              <w:spacing w:after="0"/>
              <w:rPr>
                <w:ins w:id="11930" w:author="Haiyang Liu" w:date="2026-05-22T18:15:00Z" w16du:dateUtc="2026-05-22T11:15:00Z"/>
                <w:rFonts w:cs="Times New Roman"/>
                <w:i/>
                <w:color w:val="000000" w:themeColor="text1"/>
                <w:sz w:val="24"/>
                <w:szCs w:val="24"/>
              </w:rPr>
              <w:pPrChange w:id="11931" w:author="Haiyang Liu" w:date="2026-05-22T20:08:00Z" w16du:dateUtc="2026-05-22T13:08:00Z">
                <w:pPr>
                  <w:pStyle w:val="Caption"/>
                  <w:spacing w:before="160" w:after="60"/>
                </w:pPr>
              </w:pPrChange>
            </w:pPr>
            <w:ins w:id="11932" w:author="Haiyang Liu" w:date="2026-05-22T18:16:00Z" w16du:dateUtc="2026-05-22T11:16:00Z">
              <w:r w:rsidRPr="00C625B0">
                <w:rPr>
                  <w:rFonts w:cs="Times New Roman"/>
                  <w:color w:val="000000" w:themeColor="text1"/>
                  <w:sz w:val="24"/>
                  <w:szCs w:val="24"/>
                  <w:rPrChange w:id="11933" w:author="Haiyang Liu" w:date="2026-05-22T18:17:00Z" w16du:dateUtc="2026-05-22T11:17:00Z">
                    <w:rPr>
                      <w:sz w:val="12"/>
                    </w:rPr>
                  </w:rPrChange>
                </w:rPr>
                <w:t>C4</w:t>
              </w:r>
            </w:ins>
          </w:p>
        </w:tc>
        <w:tc>
          <w:tcPr>
            <w:tcW w:w="925" w:type="dxa"/>
            <w:tcBorders>
              <w:top w:val="single" w:sz="4" w:space="0" w:color="auto"/>
              <w:bottom w:val="single" w:sz="4" w:space="0" w:color="auto"/>
            </w:tcBorders>
            <w:vAlign w:val="center"/>
            <w:tcPrChange w:id="11934" w:author="Haiyang Liu" w:date="2026-05-22T20:08:00Z" w16du:dateUtc="2026-05-22T13:08:00Z">
              <w:tcPr>
                <w:tcW w:w="996" w:type="dxa"/>
                <w:gridSpan w:val="4"/>
              </w:tcPr>
            </w:tcPrChange>
          </w:tcPr>
          <w:p w14:paraId="42C967E9" w14:textId="782C2E6F" w:rsidR="00C625B0" w:rsidRPr="00C625B0" w:rsidRDefault="00C625B0">
            <w:pPr>
              <w:pStyle w:val="Caption"/>
              <w:snapToGrid w:val="0"/>
              <w:spacing w:after="0"/>
              <w:rPr>
                <w:ins w:id="11935" w:author="Haiyang Liu" w:date="2026-05-22T18:15:00Z" w16du:dateUtc="2026-05-22T11:15:00Z"/>
                <w:rFonts w:cs="Times New Roman"/>
                <w:i/>
                <w:color w:val="000000" w:themeColor="text1"/>
                <w:sz w:val="24"/>
                <w:szCs w:val="24"/>
              </w:rPr>
              <w:pPrChange w:id="11936" w:author="Haiyang Liu" w:date="2026-05-22T20:08:00Z" w16du:dateUtc="2026-05-22T13:08:00Z">
                <w:pPr>
                  <w:pStyle w:val="Caption"/>
                  <w:spacing w:before="160" w:after="60"/>
                </w:pPr>
              </w:pPrChange>
            </w:pPr>
            <w:ins w:id="11937" w:author="Haiyang Liu" w:date="2026-05-22T18:16:00Z" w16du:dateUtc="2026-05-22T11:16:00Z">
              <w:r w:rsidRPr="00C625B0">
                <w:rPr>
                  <w:rFonts w:cs="Times New Roman"/>
                  <w:color w:val="000000" w:themeColor="text1"/>
                  <w:sz w:val="24"/>
                  <w:szCs w:val="24"/>
                  <w:rPrChange w:id="11938" w:author="Haiyang Liu" w:date="2026-05-22T18:17:00Z" w16du:dateUtc="2026-05-22T11:17:00Z">
                    <w:rPr>
                      <w:sz w:val="12"/>
                    </w:rPr>
                  </w:rPrChange>
                </w:rPr>
                <w:t>X1W1</w:t>
              </w:r>
            </w:ins>
          </w:p>
        </w:tc>
        <w:tc>
          <w:tcPr>
            <w:tcW w:w="925" w:type="dxa"/>
            <w:tcBorders>
              <w:top w:val="single" w:sz="4" w:space="0" w:color="auto"/>
              <w:bottom w:val="single" w:sz="4" w:space="0" w:color="auto"/>
            </w:tcBorders>
            <w:vAlign w:val="center"/>
            <w:tcPrChange w:id="11939" w:author="Haiyang Liu" w:date="2026-05-22T20:08:00Z" w16du:dateUtc="2026-05-22T13:08:00Z">
              <w:tcPr>
                <w:tcW w:w="996" w:type="dxa"/>
              </w:tcPr>
            </w:tcPrChange>
          </w:tcPr>
          <w:p w14:paraId="17588506" w14:textId="2701347F" w:rsidR="00C625B0" w:rsidRPr="00C625B0" w:rsidRDefault="00C625B0">
            <w:pPr>
              <w:pStyle w:val="Caption"/>
              <w:snapToGrid w:val="0"/>
              <w:spacing w:after="0"/>
              <w:rPr>
                <w:ins w:id="11940" w:author="Haiyang Liu" w:date="2026-05-22T18:15:00Z" w16du:dateUtc="2026-05-22T11:15:00Z"/>
                <w:rFonts w:cs="Times New Roman"/>
                <w:i/>
                <w:color w:val="000000" w:themeColor="text1"/>
                <w:sz w:val="24"/>
                <w:szCs w:val="24"/>
              </w:rPr>
              <w:pPrChange w:id="11941" w:author="Haiyang Liu" w:date="2026-05-22T20:08:00Z" w16du:dateUtc="2026-05-22T13:08:00Z">
                <w:pPr>
                  <w:pStyle w:val="Caption"/>
                  <w:spacing w:before="160" w:after="60"/>
                </w:pPr>
              </w:pPrChange>
            </w:pPr>
            <w:ins w:id="11942" w:author="Haiyang Liu" w:date="2026-05-22T18:16:00Z" w16du:dateUtc="2026-05-22T11:16:00Z">
              <w:r w:rsidRPr="00C625B0">
                <w:rPr>
                  <w:rFonts w:cs="Times New Roman"/>
                  <w:color w:val="000000" w:themeColor="text1"/>
                  <w:sz w:val="24"/>
                  <w:szCs w:val="24"/>
                  <w:rPrChange w:id="11943" w:author="Haiyang Liu" w:date="2026-05-22T18:17:00Z" w16du:dateUtc="2026-05-22T11:17:00Z">
                    <w:rPr>
                      <w:sz w:val="12"/>
                    </w:rPr>
                  </w:rPrChange>
                </w:rPr>
                <w:t>X2W1</w:t>
              </w:r>
            </w:ins>
          </w:p>
        </w:tc>
      </w:tr>
      <w:tr w:rsidR="00C625B0" w:rsidRPr="00C625B0" w14:paraId="6AF9784E" w14:textId="39F3F419" w:rsidTr="004D0747">
        <w:trPr>
          <w:ins w:id="11944" w:author="Haiyang Liu" w:date="2026-05-22T18:15:00Z"/>
          <w:trPrChange w:id="11945" w:author="Haiyang Liu" w:date="2026-05-22T20:08:00Z" w16du:dateUtc="2026-05-22T13:08:00Z">
            <w:trPr>
              <w:gridBefore w:val="1"/>
            </w:trPr>
          </w:trPrChange>
        </w:trPr>
        <w:tc>
          <w:tcPr>
            <w:tcW w:w="924" w:type="dxa"/>
            <w:tcBorders>
              <w:top w:val="single" w:sz="4" w:space="0" w:color="auto"/>
            </w:tcBorders>
            <w:vAlign w:val="center"/>
            <w:tcPrChange w:id="11946" w:author="Haiyang Liu" w:date="2026-05-22T20:08:00Z" w16du:dateUtc="2026-05-22T13:08:00Z">
              <w:tcPr>
                <w:tcW w:w="996" w:type="dxa"/>
                <w:gridSpan w:val="3"/>
              </w:tcPr>
            </w:tcPrChange>
          </w:tcPr>
          <w:p w14:paraId="5AA1E928" w14:textId="4471132A" w:rsidR="00C625B0" w:rsidRPr="00C625B0" w:rsidRDefault="00C625B0">
            <w:pPr>
              <w:pStyle w:val="Caption"/>
              <w:snapToGrid w:val="0"/>
              <w:spacing w:after="0"/>
              <w:rPr>
                <w:ins w:id="11947" w:author="Haiyang Liu" w:date="2026-05-22T18:15:00Z" w16du:dateUtc="2026-05-22T11:15:00Z"/>
                <w:rFonts w:cs="Times New Roman"/>
                <w:i/>
                <w:color w:val="000000" w:themeColor="text1"/>
                <w:sz w:val="24"/>
                <w:szCs w:val="24"/>
              </w:rPr>
              <w:pPrChange w:id="11948" w:author="Haiyang Liu" w:date="2026-05-22T20:08:00Z" w16du:dateUtc="2026-05-22T13:08:00Z">
                <w:pPr>
                  <w:pStyle w:val="Caption"/>
                  <w:spacing w:before="160" w:after="60"/>
                </w:pPr>
              </w:pPrChange>
            </w:pPr>
            <w:ins w:id="11949" w:author="Haiyang Liu" w:date="2026-05-22T18:16:00Z" w16du:dateUtc="2026-05-22T11:16:00Z">
              <w:r w:rsidRPr="00C625B0">
                <w:rPr>
                  <w:rFonts w:cs="Times New Roman"/>
                  <w:color w:val="000000" w:themeColor="text1"/>
                  <w:sz w:val="24"/>
                  <w:szCs w:val="24"/>
                  <w:rPrChange w:id="11950" w:author="Haiyang Liu" w:date="2026-05-22T18:17:00Z" w16du:dateUtc="2026-05-22T11:17:00Z">
                    <w:rPr>
                      <w:sz w:val="12"/>
                    </w:rPr>
                  </w:rPrChange>
                </w:rPr>
                <w:t>I</w:t>
              </w:r>
            </w:ins>
          </w:p>
        </w:tc>
        <w:tc>
          <w:tcPr>
            <w:tcW w:w="925" w:type="dxa"/>
            <w:tcBorders>
              <w:top w:val="single" w:sz="4" w:space="0" w:color="auto"/>
            </w:tcBorders>
            <w:vAlign w:val="center"/>
            <w:tcPrChange w:id="11951" w:author="Haiyang Liu" w:date="2026-05-22T20:08:00Z" w16du:dateUtc="2026-05-22T13:08:00Z">
              <w:tcPr>
                <w:tcW w:w="997" w:type="dxa"/>
                <w:gridSpan w:val="3"/>
              </w:tcPr>
            </w:tcPrChange>
          </w:tcPr>
          <w:p w14:paraId="107A7F79" w14:textId="256C6C94" w:rsidR="00C625B0" w:rsidRPr="00C625B0" w:rsidRDefault="00C625B0">
            <w:pPr>
              <w:pStyle w:val="Caption"/>
              <w:snapToGrid w:val="0"/>
              <w:spacing w:after="0"/>
              <w:rPr>
                <w:ins w:id="11952" w:author="Haiyang Liu" w:date="2026-05-22T18:15:00Z" w16du:dateUtc="2026-05-22T11:15:00Z"/>
                <w:rFonts w:cs="Times New Roman"/>
                <w:i/>
                <w:color w:val="000000" w:themeColor="text1"/>
                <w:sz w:val="24"/>
                <w:szCs w:val="24"/>
              </w:rPr>
              <w:pPrChange w:id="11953" w:author="Haiyang Liu" w:date="2026-05-22T20:08:00Z" w16du:dateUtc="2026-05-22T13:08:00Z">
                <w:pPr>
                  <w:pStyle w:val="Caption"/>
                  <w:spacing w:before="160" w:after="60"/>
                </w:pPr>
              </w:pPrChange>
            </w:pPr>
            <w:ins w:id="11954" w:author="Haiyang Liu" w:date="2026-05-22T18:16:00Z" w16du:dateUtc="2026-05-22T11:16:00Z">
              <w:r w:rsidRPr="00C625B0">
                <w:rPr>
                  <w:rFonts w:cs="Times New Roman"/>
                  <w:b w:val="0"/>
                  <w:color w:val="000000" w:themeColor="text1"/>
                  <w:sz w:val="24"/>
                  <w:szCs w:val="24"/>
                  <w:rPrChange w:id="11955" w:author="Haiyang Liu" w:date="2026-05-22T18:17:00Z" w16du:dateUtc="2026-05-22T11:17:00Z">
                    <w:rPr>
                      <w:b w:val="0"/>
                      <w:sz w:val="12"/>
                    </w:rPr>
                  </w:rPrChange>
                </w:rPr>
                <w:t>.244</w:t>
              </w:r>
              <w:r w:rsidRPr="00C625B0">
                <w:rPr>
                  <w:rFonts w:cs="Times New Roman"/>
                  <w:color w:val="000000" w:themeColor="text1"/>
                  <w:sz w:val="24"/>
                  <w:szCs w:val="24"/>
                  <w:rPrChange w:id="11956" w:author="Haiyang Liu" w:date="2026-05-22T18:17:00Z" w16du:dateUtc="2026-05-22T11:17:00Z">
                    <w:rPr>
                      <w:sz w:val="12"/>
                    </w:rPr>
                  </w:rPrChange>
                </w:rPr>
                <w:br/>
              </w:r>
              <w:r w:rsidRPr="00C625B0">
                <w:rPr>
                  <w:rFonts w:cs="Times New Roman"/>
                  <w:b w:val="0"/>
                  <w:color w:val="000000" w:themeColor="text1"/>
                  <w:sz w:val="24"/>
                  <w:szCs w:val="24"/>
                  <w:rPrChange w:id="11957" w:author="Haiyang Liu" w:date="2026-05-22T18:17:00Z" w16du:dateUtc="2026-05-22T11:17:00Z">
                    <w:rPr>
                      <w:b w:val="0"/>
                      <w:sz w:val="12"/>
                    </w:rPr>
                  </w:rPrChange>
                </w:rPr>
                <w:t>(.072)</w:t>
              </w:r>
            </w:ins>
          </w:p>
        </w:tc>
        <w:tc>
          <w:tcPr>
            <w:tcW w:w="926" w:type="dxa"/>
            <w:tcBorders>
              <w:top w:val="single" w:sz="4" w:space="0" w:color="auto"/>
            </w:tcBorders>
            <w:vAlign w:val="center"/>
            <w:tcPrChange w:id="11958" w:author="Haiyang Liu" w:date="2026-05-22T20:08:00Z" w16du:dateUtc="2026-05-22T13:08:00Z">
              <w:tcPr>
                <w:tcW w:w="997" w:type="dxa"/>
                <w:gridSpan w:val="3"/>
              </w:tcPr>
            </w:tcPrChange>
          </w:tcPr>
          <w:p w14:paraId="4678F390" w14:textId="77777777" w:rsidR="00C625B0" w:rsidRPr="00C625B0" w:rsidRDefault="00C625B0">
            <w:pPr>
              <w:pStyle w:val="Caption"/>
              <w:snapToGrid w:val="0"/>
              <w:spacing w:after="0"/>
              <w:rPr>
                <w:ins w:id="11959" w:author="Haiyang Liu" w:date="2026-05-22T18:15:00Z" w16du:dateUtc="2026-05-22T11:15:00Z"/>
                <w:rFonts w:cs="Times New Roman"/>
                <w:i/>
                <w:color w:val="000000" w:themeColor="text1"/>
                <w:sz w:val="24"/>
                <w:szCs w:val="24"/>
              </w:rPr>
              <w:pPrChange w:id="11960" w:author="Haiyang Liu" w:date="2026-05-22T20:08:00Z" w16du:dateUtc="2026-05-22T13:08:00Z">
                <w:pPr>
                  <w:pStyle w:val="Caption"/>
                  <w:spacing w:before="160" w:after="60"/>
                </w:pPr>
              </w:pPrChange>
            </w:pPr>
          </w:p>
        </w:tc>
        <w:tc>
          <w:tcPr>
            <w:tcW w:w="925" w:type="dxa"/>
            <w:tcBorders>
              <w:top w:val="single" w:sz="4" w:space="0" w:color="auto"/>
            </w:tcBorders>
            <w:vAlign w:val="center"/>
            <w:tcPrChange w:id="11961" w:author="Haiyang Liu" w:date="2026-05-22T20:08:00Z" w16du:dateUtc="2026-05-22T13:08:00Z">
              <w:tcPr>
                <w:tcW w:w="996" w:type="dxa"/>
                <w:gridSpan w:val="3"/>
              </w:tcPr>
            </w:tcPrChange>
          </w:tcPr>
          <w:p w14:paraId="2924B467" w14:textId="77777777" w:rsidR="00C625B0" w:rsidRPr="00C625B0" w:rsidRDefault="00C625B0">
            <w:pPr>
              <w:pStyle w:val="Caption"/>
              <w:snapToGrid w:val="0"/>
              <w:spacing w:after="0"/>
              <w:rPr>
                <w:ins w:id="11962" w:author="Haiyang Liu" w:date="2026-05-22T18:15:00Z" w16du:dateUtc="2026-05-22T11:15:00Z"/>
                <w:rFonts w:cs="Times New Roman"/>
                <w:i/>
                <w:color w:val="000000" w:themeColor="text1"/>
                <w:sz w:val="24"/>
                <w:szCs w:val="24"/>
              </w:rPr>
              <w:pPrChange w:id="11963" w:author="Haiyang Liu" w:date="2026-05-22T20:08:00Z" w16du:dateUtc="2026-05-22T13:08:00Z">
                <w:pPr>
                  <w:pStyle w:val="Caption"/>
                  <w:spacing w:before="160" w:after="60"/>
                </w:pPr>
              </w:pPrChange>
            </w:pPr>
          </w:p>
        </w:tc>
        <w:tc>
          <w:tcPr>
            <w:tcW w:w="925" w:type="dxa"/>
            <w:tcBorders>
              <w:top w:val="single" w:sz="4" w:space="0" w:color="auto"/>
            </w:tcBorders>
            <w:vAlign w:val="center"/>
            <w:tcPrChange w:id="11964" w:author="Haiyang Liu" w:date="2026-05-22T20:08:00Z" w16du:dateUtc="2026-05-22T13:08:00Z">
              <w:tcPr>
                <w:tcW w:w="996" w:type="dxa"/>
                <w:gridSpan w:val="3"/>
              </w:tcPr>
            </w:tcPrChange>
          </w:tcPr>
          <w:p w14:paraId="0029AC23" w14:textId="77777777" w:rsidR="00C625B0" w:rsidRPr="00C625B0" w:rsidRDefault="00C625B0">
            <w:pPr>
              <w:pStyle w:val="Caption"/>
              <w:snapToGrid w:val="0"/>
              <w:spacing w:after="0"/>
              <w:rPr>
                <w:ins w:id="11965" w:author="Haiyang Liu" w:date="2026-05-22T18:15:00Z" w16du:dateUtc="2026-05-22T11:15:00Z"/>
                <w:rFonts w:cs="Times New Roman"/>
                <w:i/>
                <w:color w:val="000000" w:themeColor="text1"/>
                <w:sz w:val="24"/>
                <w:szCs w:val="24"/>
              </w:rPr>
              <w:pPrChange w:id="11966" w:author="Haiyang Liu" w:date="2026-05-22T20:08:00Z" w16du:dateUtc="2026-05-22T13:08:00Z">
                <w:pPr>
                  <w:pStyle w:val="Caption"/>
                  <w:spacing w:before="160" w:after="60"/>
                </w:pPr>
              </w:pPrChange>
            </w:pPr>
          </w:p>
        </w:tc>
        <w:tc>
          <w:tcPr>
            <w:tcW w:w="925" w:type="dxa"/>
            <w:tcBorders>
              <w:top w:val="single" w:sz="4" w:space="0" w:color="auto"/>
            </w:tcBorders>
            <w:vAlign w:val="center"/>
            <w:tcPrChange w:id="11967" w:author="Haiyang Liu" w:date="2026-05-22T20:08:00Z" w16du:dateUtc="2026-05-22T13:08:00Z">
              <w:tcPr>
                <w:tcW w:w="996" w:type="dxa"/>
                <w:gridSpan w:val="3"/>
              </w:tcPr>
            </w:tcPrChange>
          </w:tcPr>
          <w:p w14:paraId="59BD7096" w14:textId="77777777" w:rsidR="00C625B0" w:rsidRPr="00C625B0" w:rsidRDefault="00C625B0">
            <w:pPr>
              <w:pStyle w:val="Caption"/>
              <w:snapToGrid w:val="0"/>
              <w:spacing w:after="0"/>
              <w:rPr>
                <w:ins w:id="11968" w:author="Haiyang Liu" w:date="2026-05-22T18:15:00Z" w16du:dateUtc="2026-05-22T11:15:00Z"/>
                <w:rFonts w:cs="Times New Roman"/>
                <w:i/>
                <w:color w:val="000000" w:themeColor="text1"/>
                <w:sz w:val="24"/>
                <w:szCs w:val="24"/>
              </w:rPr>
              <w:pPrChange w:id="11969" w:author="Haiyang Liu" w:date="2026-05-22T20:08:00Z" w16du:dateUtc="2026-05-22T13:08:00Z">
                <w:pPr>
                  <w:pStyle w:val="Caption"/>
                  <w:spacing w:before="160" w:after="60"/>
                </w:pPr>
              </w:pPrChange>
            </w:pPr>
          </w:p>
        </w:tc>
        <w:tc>
          <w:tcPr>
            <w:tcW w:w="925" w:type="dxa"/>
            <w:tcBorders>
              <w:top w:val="single" w:sz="4" w:space="0" w:color="auto"/>
            </w:tcBorders>
            <w:tcPrChange w:id="11970" w:author="Haiyang Liu" w:date="2026-05-22T20:08:00Z" w16du:dateUtc="2026-05-22T13:08:00Z">
              <w:tcPr>
                <w:tcW w:w="996" w:type="dxa"/>
                <w:gridSpan w:val="3"/>
              </w:tcPr>
            </w:tcPrChange>
          </w:tcPr>
          <w:p w14:paraId="53951B56" w14:textId="77777777" w:rsidR="00C625B0" w:rsidRPr="00C625B0" w:rsidRDefault="00C625B0">
            <w:pPr>
              <w:pStyle w:val="Caption"/>
              <w:snapToGrid w:val="0"/>
              <w:spacing w:after="0"/>
              <w:rPr>
                <w:ins w:id="11971" w:author="Haiyang Liu" w:date="2026-05-22T18:15:00Z" w16du:dateUtc="2026-05-22T11:15:00Z"/>
                <w:rFonts w:cs="Times New Roman"/>
                <w:i/>
                <w:color w:val="000000" w:themeColor="text1"/>
                <w:sz w:val="24"/>
                <w:szCs w:val="24"/>
              </w:rPr>
              <w:pPrChange w:id="11972" w:author="Haiyang Liu" w:date="2026-05-22T20:08:00Z" w16du:dateUtc="2026-05-22T13:08:00Z">
                <w:pPr>
                  <w:pStyle w:val="Caption"/>
                  <w:spacing w:before="160" w:after="60"/>
                </w:pPr>
              </w:pPrChange>
            </w:pPr>
          </w:p>
        </w:tc>
        <w:tc>
          <w:tcPr>
            <w:tcW w:w="925" w:type="dxa"/>
            <w:tcBorders>
              <w:top w:val="single" w:sz="4" w:space="0" w:color="auto"/>
            </w:tcBorders>
            <w:tcPrChange w:id="11973" w:author="Haiyang Liu" w:date="2026-05-22T20:08:00Z" w16du:dateUtc="2026-05-22T13:08:00Z">
              <w:tcPr>
                <w:tcW w:w="996" w:type="dxa"/>
                <w:gridSpan w:val="3"/>
              </w:tcPr>
            </w:tcPrChange>
          </w:tcPr>
          <w:p w14:paraId="1A46893D" w14:textId="77777777" w:rsidR="00C625B0" w:rsidRPr="00C625B0" w:rsidRDefault="00C625B0">
            <w:pPr>
              <w:pStyle w:val="Caption"/>
              <w:snapToGrid w:val="0"/>
              <w:spacing w:after="0"/>
              <w:rPr>
                <w:ins w:id="11974" w:author="Haiyang Liu" w:date="2026-05-22T18:15:00Z" w16du:dateUtc="2026-05-22T11:15:00Z"/>
                <w:rFonts w:cs="Times New Roman"/>
                <w:i/>
                <w:color w:val="000000" w:themeColor="text1"/>
                <w:sz w:val="24"/>
                <w:szCs w:val="24"/>
              </w:rPr>
              <w:pPrChange w:id="11975" w:author="Haiyang Liu" w:date="2026-05-22T20:08:00Z" w16du:dateUtc="2026-05-22T13:08:00Z">
                <w:pPr>
                  <w:pStyle w:val="Caption"/>
                  <w:spacing w:before="160" w:after="60"/>
                </w:pPr>
              </w:pPrChange>
            </w:pPr>
          </w:p>
        </w:tc>
        <w:tc>
          <w:tcPr>
            <w:tcW w:w="925" w:type="dxa"/>
            <w:tcBorders>
              <w:top w:val="single" w:sz="4" w:space="0" w:color="auto"/>
            </w:tcBorders>
            <w:tcPrChange w:id="11976" w:author="Haiyang Liu" w:date="2026-05-22T20:08:00Z" w16du:dateUtc="2026-05-22T13:08:00Z">
              <w:tcPr>
                <w:tcW w:w="996" w:type="dxa"/>
                <w:gridSpan w:val="3"/>
              </w:tcPr>
            </w:tcPrChange>
          </w:tcPr>
          <w:p w14:paraId="1F0B9838" w14:textId="77777777" w:rsidR="00C625B0" w:rsidRPr="00C625B0" w:rsidRDefault="00C625B0">
            <w:pPr>
              <w:pStyle w:val="Caption"/>
              <w:snapToGrid w:val="0"/>
              <w:spacing w:after="0"/>
              <w:rPr>
                <w:ins w:id="11977" w:author="Haiyang Liu" w:date="2026-05-22T18:15:00Z" w16du:dateUtc="2026-05-22T11:15:00Z"/>
                <w:rFonts w:cs="Times New Roman"/>
                <w:i/>
                <w:color w:val="000000" w:themeColor="text1"/>
                <w:sz w:val="24"/>
                <w:szCs w:val="24"/>
              </w:rPr>
              <w:pPrChange w:id="11978" w:author="Haiyang Liu" w:date="2026-05-22T20:08:00Z" w16du:dateUtc="2026-05-22T13:08:00Z">
                <w:pPr>
                  <w:pStyle w:val="Caption"/>
                  <w:spacing w:before="160" w:after="60"/>
                </w:pPr>
              </w:pPrChange>
            </w:pPr>
          </w:p>
        </w:tc>
        <w:tc>
          <w:tcPr>
            <w:tcW w:w="925" w:type="dxa"/>
            <w:tcBorders>
              <w:top w:val="single" w:sz="4" w:space="0" w:color="auto"/>
            </w:tcBorders>
            <w:tcPrChange w:id="11979" w:author="Haiyang Liu" w:date="2026-05-22T20:08:00Z" w16du:dateUtc="2026-05-22T13:08:00Z">
              <w:tcPr>
                <w:tcW w:w="996" w:type="dxa"/>
                <w:gridSpan w:val="3"/>
              </w:tcPr>
            </w:tcPrChange>
          </w:tcPr>
          <w:p w14:paraId="1ADB5285" w14:textId="77777777" w:rsidR="00C625B0" w:rsidRPr="00C625B0" w:rsidRDefault="00C625B0">
            <w:pPr>
              <w:pStyle w:val="Caption"/>
              <w:snapToGrid w:val="0"/>
              <w:spacing w:after="0"/>
              <w:rPr>
                <w:ins w:id="11980" w:author="Haiyang Liu" w:date="2026-05-22T18:15:00Z" w16du:dateUtc="2026-05-22T11:15:00Z"/>
                <w:rFonts w:cs="Times New Roman"/>
                <w:i/>
                <w:color w:val="000000" w:themeColor="text1"/>
                <w:sz w:val="24"/>
                <w:szCs w:val="24"/>
              </w:rPr>
              <w:pPrChange w:id="11981" w:author="Haiyang Liu" w:date="2026-05-22T20:08:00Z" w16du:dateUtc="2026-05-22T13:08:00Z">
                <w:pPr>
                  <w:pStyle w:val="Caption"/>
                  <w:spacing w:before="160" w:after="60"/>
                </w:pPr>
              </w:pPrChange>
            </w:pPr>
          </w:p>
        </w:tc>
        <w:tc>
          <w:tcPr>
            <w:tcW w:w="925" w:type="dxa"/>
            <w:tcBorders>
              <w:top w:val="single" w:sz="4" w:space="0" w:color="auto"/>
            </w:tcBorders>
            <w:tcPrChange w:id="11982" w:author="Haiyang Liu" w:date="2026-05-22T20:08:00Z" w16du:dateUtc="2026-05-22T13:08:00Z">
              <w:tcPr>
                <w:tcW w:w="996" w:type="dxa"/>
                <w:gridSpan w:val="3"/>
              </w:tcPr>
            </w:tcPrChange>
          </w:tcPr>
          <w:p w14:paraId="4FC6E85E" w14:textId="77777777" w:rsidR="00C625B0" w:rsidRPr="00C625B0" w:rsidRDefault="00C625B0">
            <w:pPr>
              <w:pStyle w:val="Caption"/>
              <w:snapToGrid w:val="0"/>
              <w:spacing w:after="0"/>
              <w:rPr>
                <w:ins w:id="11983" w:author="Haiyang Liu" w:date="2026-05-22T18:15:00Z" w16du:dateUtc="2026-05-22T11:15:00Z"/>
                <w:rFonts w:cs="Times New Roman"/>
                <w:i/>
                <w:color w:val="000000" w:themeColor="text1"/>
                <w:sz w:val="24"/>
                <w:szCs w:val="24"/>
              </w:rPr>
              <w:pPrChange w:id="11984" w:author="Haiyang Liu" w:date="2026-05-22T20:08:00Z" w16du:dateUtc="2026-05-22T13:08:00Z">
                <w:pPr>
                  <w:pStyle w:val="Caption"/>
                  <w:spacing w:before="160" w:after="60"/>
                </w:pPr>
              </w:pPrChange>
            </w:pPr>
          </w:p>
        </w:tc>
        <w:tc>
          <w:tcPr>
            <w:tcW w:w="925" w:type="dxa"/>
            <w:tcBorders>
              <w:top w:val="single" w:sz="4" w:space="0" w:color="auto"/>
            </w:tcBorders>
            <w:tcPrChange w:id="11985" w:author="Haiyang Liu" w:date="2026-05-22T20:08:00Z" w16du:dateUtc="2026-05-22T13:08:00Z">
              <w:tcPr>
                <w:tcW w:w="996" w:type="dxa"/>
                <w:gridSpan w:val="3"/>
              </w:tcPr>
            </w:tcPrChange>
          </w:tcPr>
          <w:p w14:paraId="21771763" w14:textId="77777777" w:rsidR="00C625B0" w:rsidRPr="00C625B0" w:rsidRDefault="00C625B0">
            <w:pPr>
              <w:pStyle w:val="Caption"/>
              <w:snapToGrid w:val="0"/>
              <w:spacing w:after="0"/>
              <w:rPr>
                <w:ins w:id="11986" w:author="Haiyang Liu" w:date="2026-05-22T18:15:00Z" w16du:dateUtc="2026-05-22T11:15:00Z"/>
                <w:rFonts w:cs="Times New Roman"/>
                <w:i/>
                <w:color w:val="000000" w:themeColor="text1"/>
                <w:sz w:val="24"/>
                <w:szCs w:val="24"/>
              </w:rPr>
              <w:pPrChange w:id="11987" w:author="Haiyang Liu" w:date="2026-05-22T20:08:00Z" w16du:dateUtc="2026-05-22T13:08:00Z">
                <w:pPr>
                  <w:pStyle w:val="Caption"/>
                  <w:spacing w:before="160" w:after="60"/>
                </w:pPr>
              </w:pPrChange>
            </w:pPr>
          </w:p>
        </w:tc>
        <w:tc>
          <w:tcPr>
            <w:tcW w:w="925" w:type="dxa"/>
            <w:tcBorders>
              <w:top w:val="single" w:sz="4" w:space="0" w:color="auto"/>
            </w:tcBorders>
            <w:tcPrChange w:id="11988" w:author="Haiyang Liu" w:date="2026-05-22T20:08:00Z" w16du:dateUtc="2026-05-22T13:08:00Z">
              <w:tcPr>
                <w:tcW w:w="996" w:type="dxa"/>
                <w:gridSpan w:val="4"/>
              </w:tcPr>
            </w:tcPrChange>
          </w:tcPr>
          <w:p w14:paraId="0A62D4E1" w14:textId="77777777" w:rsidR="00C625B0" w:rsidRPr="00C625B0" w:rsidRDefault="00C625B0">
            <w:pPr>
              <w:pStyle w:val="Caption"/>
              <w:snapToGrid w:val="0"/>
              <w:spacing w:after="0"/>
              <w:rPr>
                <w:ins w:id="11989" w:author="Haiyang Liu" w:date="2026-05-22T18:15:00Z" w16du:dateUtc="2026-05-22T11:15:00Z"/>
                <w:rFonts w:cs="Times New Roman"/>
                <w:i/>
                <w:color w:val="000000" w:themeColor="text1"/>
                <w:sz w:val="24"/>
                <w:szCs w:val="24"/>
              </w:rPr>
              <w:pPrChange w:id="11990" w:author="Haiyang Liu" w:date="2026-05-22T20:08:00Z" w16du:dateUtc="2026-05-22T13:08:00Z">
                <w:pPr>
                  <w:pStyle w:val="Caption"/>
                  <w:spacing w:before="160" w:after="60"/>
                </w:pPr>
              </w:pPrChange>
            </w:pPr>
          </w:p>
        </w:tc>
        <w:tc>
          <w:tcPr>
            <w:tcW w:w="925" w:type="dxa"/>
            <w:tcBorders>
              <w:top w:val="single" w:sz="4" w:space="0" w:color="auto"/>
            </w:tcBorders>
            <w:tcPrChange w:id="11991" w:author="Haiyang Liu" w:date="2026-05-22T20:08:00Z" w16du:dateUtc="2026-05-22T13:08:00Z">
              <w:tcPr>
                <w:tcW w:w="996" w:type="dxa"/>
              </w:tcPr>
            </w:tcPrChange>
          </w:tcPr>
          <w:p w14:paraId="5EE83068" w14:textId="77777777" w:rsidR="00C625B0" w:rsidRPr="00C625B0" w:rsidRDefault="00C625B0">
            <w:pPr>
              <w:pStyle w:val="Caption"/>
              <w:snapToGrid w:val="0"/>
              <w:spacing w:after="0"/>
              <w:rPr>
                <w:ins w:id="11992" w:author="Haiyang Liu" w:date="2026-05-22T18:15:00Z" w16du:dateUtc="2026-05-22T11:15:00Z"/>
                <w:rFonts w:cs="Times New Roman"/>
                <w:i/>
                <w:color w:val="000000" w:themeColor="text1"/>
                <w:sz w:val="24"/>
                <w:szCs w:val="24"/>
              </w:rPr>
              <w:pPrChange w:id="11993" w:author="Haiyang Liu" w:date="2026-05-22T20:08:00Z" w16du:dateUtc="2026-05-22T13:08:00Z">
                <w:pPr>
                  <w:pStyle w:val="Caption"/>
                  <w:spacing w:before="160" w:after="60"/>
                </w:pPr>
              </w:pPrChange>
            </w:pPr>
          </w:p>
        </w:tc>
      </w:tr>
      <w:tr w:rsidR="00C625B0" w:rsidRPr="00C625B0" w14:paraId="501989DA" w14:textId="0C95F102" w:rsidTr="004D0747">
        <w:trPr>
          <w:ins w:id="11994" w:author="Haiyang Liu" w:date="2026-05-22T18:15:00Z"/>
          <w:trPrChange w:id="11995" w:author="Haiyang Liu" w:date="2026-05-22T20:07:00Z" w16du:dateUtc="2026-05-22T13:07:00Z">
            <w:trPr>
              <w:gridBefore w:val="1"/>
            </w:trPr>
          </w:trPrChange>
        </w:trPr>
        <w:tc>
          <w:tcPr>
            <w:tcW w:w="924" w:type="dxa"/>
            <w:vAlign w:val="center"/>
            <w:tcPrChange w:id="11996" w:author="Haiyang Liu" w:date="2026-05-22T20:07:00Z" w16du:dateUtc="2026-05-22T13:07:00Z">
              <w:tcPr>
                <w:tcW w:w="996" w:type="dxa"/>
                <w:gridSpan w:val="3"/>
              </w:tcPr>
            </w:tcPrChange>
          </w:tcPr>
          <w:p w14:paraId="7F8926D1" w14:textId="40F905A7" w:rsidR="00C625B0" w:rsidRPr="00C625B0" w:rsidRDefault="00C625B0">
            <w:pPr>
              <w:pStyle w:val="Caption"/>
              <w:snapToGrid w:val="0"/>
              <w:spacing w:after="0"/>
              <w:rPr>
                <w:ins w:id="11997" w:author="Haiyang Liu" w:date="2026-05-22T18:15:00Z" w16du:dateUtc="2026-05-22T11:15:00Z"/>
                <w:rFonts w:cs="Times New Roman"/>
                <w:i/>
                <w:color w:val="000000" w:themeColor="text1"/>
                <w:sz w:val="24"/>
                <w:szCs w:val="24"/>
              </w:rPr>
              <w:pPrChange w:id="11998" w:author="Haiyang Liu" w:date="2026-05-22T20:08:00Z" w16du:dateUtc="2026-05-22T13:08:00Z">
                <w:pPr>
                  <w:pStyle w:val="Caption"/>
                  <w:spacing w:before="160" w:after="60"/>
                </w:pPr>
              </w:pPrChange>
            </w:pPr>
            <w:ins w:id="11999" w:author="Haiyang Liu" w:date="2026-05-22T18:16:00Z" w16du:dateUtc="2026-05-22T11:16:00Z">
              <w:r w:rsidRPr="00C625B0">
                <w:rPr>
                  <w:rFonts w:cs="Times New Roman"/>
                  <w:color w:val="000000" w:themeColor="text1"/>
                  <w:sz w:val="24"/>
                  <w:szCs w:val="24"/>
                  <w:rPrChange w:id="12000" w:author="Haiyang Liu" w:date="2026-05-22T18:17:00Z" w16du:dateUtc="2026-05-22T11:17:00Z">
                    <w:rPr>
                      <w:sz w:val="12"/>
                    </w:rPr>
                  </w:rPrChange>
                </w:rPr>
                <w:t>S</w:t>
              </w:r>
            </w:ins>
          </w:p>
        </w:tc>
        <w:tc>
          <w:tcPr>
            <w:tcW w:w="925" w:type="dxa"/>
            <w:vAlign w:val="center"/>
            <w:tcPrChange w:id="12001" w:author="Haiyang Liu" w:date="2026-05-22T20:07:00Z" w16du:dateUtc="2026-05-22T13:07:00Z">
              <w:tcPr>
                <w:tcW w:w="997" w:type="dxa"/>
                <w:gridSpan w:val="3"/>
              </w:tcPr>
            </w:tcPrChange>
          </w:tcPr>
          <w:p w14:paraId="4BA32213" w14:textId="4B8E2C87" w:rsidR="00C625B0" w:rsidRPr="00C625B0" w:rsidRDefault="00C625B0">
            <w:pPr>
              <w:pStyle w:val="Caption"/>
              <w:snapToGrid w:val="0"/>
              <w:spacing w:after="0"/>
              <w:rPr>
                <w:ins w:id="12002" w:author="Haiyang Liu" w:date="2026-05-22T18:15:00Z" w16du:dateUtc="2026-05-22T11:15:00Z"/>
                <w:rFonts w:cs="Times New Roman"/>
                <w:i/>
                <w:color w:val="000000" w:themeColor="text1"/>
                <w:sz w:val="24"/>
                <w:szCs w:val="24"/>
              </w:rPr>
              <w:pPrChange w:id="12003" w:author="Haiyang Liu" w:date="2026-05-22T20:08:00Z" w16du:dateUtc="2026-05-22T13:08:00Z">
                <w:pPr>
                  <w:pStyle w:val="Caption"/>
                  <w:spacing w:before="160" w:after="60"/>
                </w:pPr>
              </w:pPrChange>
            </w:pPr>
            <w:ins w:id="12004" w:author="Haiyang Liu" w:date="2026-05-22T18:16:00Z" w16du:dateUtc="2026-05-22T11:16:00Z">
              <w:r w:rsidRPr="00C625B0">
                <w:rPr>
                  <w:rFonts w:cs="Times New Roman"/>
                  <w:b w:val="0"/>
                  <w:color w:val="000000" w:themeColor="text1"/>
                  <w:sz w:val="24"/>
                  <w:szCs w:val="24"/>
                  <w:rPrChange w:id="12005" w:author="Haiyang Liu" w:date="2026-05-22T18:17:00Z" w16du:dateUtc="2026-05-22T11:17:00Z">
                    <w:rPr>
                      <w:b w:val="0"/>
                      <w:sz w:val="12"/>
                    </w:rPr>
                  </w:rPrChange>
                </w:rPr>
                <w:t>.005</w:t>
              </w:r>
              <w:r w:rsidRPr="00C625B0">
                <w:rPr>
                  <w:rFonts w:cs="Times New Roman"/>
                  <w:color w:val="000000" w:themeColor="text1"/>
                  <w:sz w:val="24"/>
                  <w:szCs w:val="24"/>
                  <w:rPrChange w:id="12006" w:author="Haiyang Liu" w:date="2026-05-22T18:17:00Z" w16du:dateUtc="2026-05-22T11:17:00Z">
                    <w:rPr>
                      <w:sz w:val="12"/>
                    </w:rPr>
                  </w:rPrChange>
                </w:rPr>
                <w:br/>
              </w:r>
              <w:r w:rsidRPr="00C625B0">
                <w:rPr>
                  <w:rFonts w:cs="Times New Roman"/>
                  <w:b w:val="0"/>
                  <w:color w:val="000000" w:themeColor="text1"/>
                  <w:sz w:val="24"/>
                  <w:szCs w:val="24"/>
                  <w:rPrChange w:id="12007" w:author="Haiyang Liu" w:date="2026-05-22T18:17:00Z" w16du:dateUtc="2026-05-22T11:17:00Z">
                    <w:rPr>
                      <w:b w:val="0"/>
                      <w:sz w:val="12"/>
                    </w:rPr>
                  </w:rPrChange>
                </w:rPr>
                <w:t>(.077)</w:t>
              </w:r>
            </w:ins>
          </w:p>
        </w:tc>
        <w:tc>
          <w:tcPr>
            <w:tcW w:w="926" w:type="dxa"/>
            <w:vAlign w:val="center"/>
            <w:tcPrChange w:id="12008" w:author="Haiyang Liu" w:date="2026-05-22T20:07:00Z" w16du:dateUtc="2026-05-22T13:07:00Z">
              <w:tcPr>
                <w:tcW w:w="997" w:type="dxa"/>
                <w:gridSpan w:val="3"/>
              </w:tcPr>
            </w:tcPrChange>
          </w:tcPr>
          <w:p w14:paraId="4C5F205F" w14:textId="284F0AD1" w:rsidR="00C625B0" w:rsidRPr="00C625B0" w:rsidRDefault="00C625B0">
            <w:pPr>
              <w:pStyle w:val="Caption"/>
              <w:snapToGrid w:val="0"/>
              <w:spacing w:after="0"/>
              <w:rPr>
                <w:ins w:id="12009" w:author="Haiyang Liu" w:date="2026-05-22T18:15:00Z" w16du:dateUtc="2026-05-22T11:15:00Z"/>
                <w:rFonts w:cs="Times New Roman"/>
                <w:i/>
                <w:color w:val="000000" w:themeColor="text1"/>
                <w:sz w:val="24"/>
                <w:szCs w:val="24"/>
              </w:rPr>
              <w:pPrChange w:id="12010" w:author="Haiyang Liu" w:date="2026-05-22T20:08:00Z" w16du:dateUtc="2026-05-22T13:08:00Z">
                <w:pPr>
                  <w:pStyle w:val="Caption"/>
                  <w:spacing w:before="160" w:after="60"/>
                </w:pPr>
              </w:pPrChange>
            </w:pPr>
            <w:ins w:id="12011" w:author="Haiyang Liu" w:date="2026-05-22T18:16:00Z" w16du:dateUtc="2026-05-22T11:16:00Z">
              <w:r w:rsidRPr="00C625B0">
                <w:rPr>
                  <w:rFonts w:cs="Times New Roman"/>
                  <w:b w:val="0"/>
                  <w:color w:val="000000" w:themeColor="text1"/>
                  <w:sz w:val="24"/>
                  <w:szCs w:val="24"/>
                  <w:rPrChange w:id="12012" w:author="Haiyang Liu" w:date="2026-05-22T18:17:00Z" w16du:dateUtc="2026-05-22T11:17:00Z">
                    <w:rPr>
                      <w:b w:val="0"/>
                      <w:sz w:val="12"/>
                    </w:rPr>
                  </w:rPrChange>
                </w:rPr>
                <w:t>.234</w:t>
              </w:r>
              <w:r w:rsidRPr="00C625B0">
                <w:rPr>
                  <w:rFonts w:cs="Times New Roman"/>
                  <w:color w:val="000000" w:themeColor="text1"/>
                  <w:sz w:val="24"/>
                  <w:szCs w:val="24"/>
                  <w:rPrChange w:id="12013" w:author="Haiyang Liu" w:date="2026-05-22T18:17:00Z" w16du:dateUtc="2026-05-22T11:17:00Z">
                    <w:rPr>
                      <w:sz w:val="12"/>
                    </w:rPr>
                  </w:rPrChange>
                </w:rPr>
                <w:br/>
              </w:r>
              <w:r w:rsidRPr="00C625B0">
                <w:rPr>
                  <w:rFonts w:cs="Times New Roman"/>
                  <w:b w:val="0"/>
                  <w:color w:val="000000" w:themeColor="text1"/>
                  <w:sz w:val="24"/>
                  <w:szCs w:val="24"/>
                  <w:rPrChange w:id="12014" w:author="Haiyang Liu" w:date="2026-05-22T18:17:00Z" w16du:dateUtc="2026-05-22T11:17:00Z">
                    <w:rPr>
                      <w:b w:val="0"/>
                      <w:sz w:val="12"/>
                    </w:rPr>
                  </w:rPrChange>
                </w:rPr>
                <w:t>(.095)</w:t>
              </w:r>
            </w:ins>
          </w:p>
        </w:tc>
        <w:tc>
          <w:tcPr>
            <w:tcW w:w="925" w:type="dxa"/>
            <w:vAlign w:val="center"/>
            <w:tcPrChange w:id="12015" w:author="Haiyang Liu" w:date="2026-05-22T20:07:00Z" w16du:dateUtc="2026-05-22T13:07:00Z">
              <w:tcPr>
                <w:tcW w:w="996" w:type="dxa"/>
                <w:gridSpan w:val="3"/>
              </w:tcPr>
            </w:tcPrChange>
          </w:tcPr>
          <w:p w14:paraId="7869C4CF" w14:textId="77777777" w:rsidR="00C625B0" w:rsidRPr="00C625B0" w:rsidRDefault="00C625B0">
            <w:pPr>
              <w:pStyle w:val="Caption"/>
              <w:snapToGrid w:val="0"/>
              <w:spacing w:after="0"/>
              <w:rPr>
                <w:ins w:id="12016" w:author="Haiyang Liu" w:date="2026-05-22T18:15:00Z" w16du:dateUtc="2026-05-22T11:15:00Z"/>
                <w:rFonts w:cs="Times New Roman"/>
                <w:i/>
                <w:color w:val="000000" w:themeColor="text1"/>
                <w:sz w:val="24"/>
                <w:szCs w:val="24"/>
              </w:rPr>
              <w:pPrChange w:id="12017" w:author="Haiyang Liu" w:date="2026-05-22T20:08:00Z" w16du:dateUtc="2026-05-22T13:08:00Z">
                <w:pPr>
                  <w:pStyle w:val="Caption"/>
                  <w:spacing w:before="160" w:after="60"/>
                </w:pPr>
              </w:pPrChange>
            </w:pPr>
          </w:p>
        </w:tc>
        <w:tc>
          <w:tcPr>
            <w:tcW w:w="925" w:type="dxa"/>
            <w:vAlign w:val="center"/>
            <w:tcPrChange w:id="12018" w:author="Haiyang Liu" w:date="2026-05-22T20:07:00Z" w16du:dateUtc="2026-05-22T13:07:00Z">
              <w:tcPr>
                <w:tcW w:w="996" w:type="dxa"/>
                <w:gridSpan w:val="3"/>
              </w:tcPr>
            </w:tcPrChange>
          </w:tcPr>
          <w:p w14:paraId="0CB03369" w14:textId="77777777" w:rsidR="00C625B0" w:rsidRPr="00C625B0" w:rsidRDefault="00C625B0">
            <w:pPr>
              <w:pStyle w:val="Caption"/>
              <w:snapToGrid w:val="0"/>
              <w:spacing w:after="0"/>
              <w:rPr>
                <w:ins w:id="12019" w:author="Haiyang Liu" w:date="2026-05-22T18:15:00Z" w16du:dateUtc="2026-05-22T11:15:00Z"/>
                <w:rFonts w:cs="Times New Roman"/>
                <w:i/>
                <w:color w:val="000000" w:themeColor="text1"/>
                <w:sz w:val="24"/>
                <w:szCs w:val="24"/>
              </w:rPr>
              <w:pPrChange w:id="12020" w:author="Haiyang Liu" w:date="2026-05-22T20:08:00Z" w16du:dateUtc="2026-05-22T13:08:00Z">
                <w:pPr>
                  <w:pStyle w:val="Caption"/>
                  <w:spacing w:before="160" w:after="60"/>
                </w:pPr>
              </w:pPrChange>
            </w:pPr>
          </w:p>
        </w:tc>
        <w:tc>
          <w:tcPr>
            <w:tcW w:w="925" w:type="dxa"/>
            <w:vAlign w:val="center"/>
            <w:tcPrChange w:id="12021" w:author="Haiyang Liu" w:date="2026-05-22T20:07:00Z" w16du:dateUtc="2026-05-22T13:07:00Z">
              <w:tcPr>
                <w:tcW w:w="996" w:type="dxa"/>
                <w:gridSpan w:val="3"/>
              </w:tcPr>
            </w:tcPrChange>
          </w:tcPr>
          <w:p w14:paraId="5EB10082" w14:textId="77777777" w:rsidR="00C625B0" w:rsidRPr="00C625B0" w:rsidRDefault="00C625B0">
            <w:pPr>
              <w:pStyle w:val="Caption"/>
              <w:snapToGrid w:val="0"/>
              <w:spacing w:after="0"/>
              <w:rPr>
                <w:ins w:id="12022" w:author="Haiyang Liu" w:date="2026-05-22T18:15:00Z" w16du:dateUtc="2026-05-22T11:15:00Z"/>
                <w:rFonts w:cs="Times New Roman"/>
                <w:i/>
                <w:color w:val="000000" w:themeColor="text1"/>
                <w:sz w:val="24"/>
                <w:szCs w:val="24"/>
              </w:rPr>
              <w:pPrChange w:id="12023" w:author="Haiyang Liu" w:date="2026-05-22T20:08:00Z" w16du:dateUtc="2026-05-22T13:08:00Z">
                <w:pPr>
                  <w:pStyle w:val="Caption"/>
                  <w:spacing w:before="160" w:after="60"/>
                </w:pPr>
              </w:pPrChange>
            </w:pPr>
          </w:p>
        </w:tc>
        <w:tc>
          <w:tcPr>
            <w:tcW w:w="925" w:type="dxa"/>
            <w:tcPrChange w:id="12024" w:author="Haiyang Liu" w:date="2026-05-22T20:07:00Z" w16du:dateUtc="2026-05-22T13:07:00Z">
              <w:tcPr>
                <w:tcW w:w="996" w:type="dxa"/>
                <w:gridSpan w:val="3"/>
              </w:tcPr>
            </w:tcPrChange>
          </w:tcPr>
          <w:p w14:paraId="476D725D" w14:textId="77777777" w:rsidR="00C625B0" w:rsidRPr="00C625B0" w:rsidRDefault="00C625B0">
            <w:pPr>
              <w:pStyle w:val="Caption"/>
              <w:snapToGrid w:val="0"/>
              <w:spacing w:after="0"/>
              <w:rPr>
                <w:ins w:id="12025" w:author="Haiyang Liu" w:date="2026-05-22T18:15:00Z" w16du:dateUtc="2026-05-22T11:15:00Z"/>
                <w:rFonts w:cs="Times New Roman"/>
                <w:i/>
                <w:color w:val="000000" w:themeColor="text1"/>
                <w:sz w:val="24"/>
                <w:szCs w:val="24"/>
              </w:rPr>
              <w:pPrChange w:id="12026" w:author="Haiyang Liu" w:date="2026-05-22T20:08:00Z" w16du:dateUtc="2026-05-22T13:08:00Z">
                <w:pPr>
                  <w:pStyle w:val="Caption"/>
                  <w:spacing w:before="160" w:after="60"/>
                </w:pPr>
              </w:pPrChange>
            </w:pPr>
          </w:p>
        </w:tc>
        <w:tc>
          <w:tcPr>
            <w:tcW w:w="925" w:type="dxa"/>
            <w:tcPrChange w:id="12027" w:author="Haiyang Liu" w:date="2026-05-22T20:07:00Z" w16du:dateUtc="2026-05-22T13:07:00Z">
              <w:tcPr>
                <w:tcW w:w="996" w:type="dxa"/>
                <w:gridSpan w:val="3"/>
              </w:tcPr>
            </w:tcPrChange>
          </w:tcPr>
          <w:p w14:paraId="4CC92C48" w14:textId="77777777" w:rsidR="00C625B0" w:rsidRPr="00C625B0" w:rsidRDefault="00C625B0">
            <w:pPr>
              <w:pStyle w:val="Caption"/>
              <w:snapToGrid w:val="0"/>
              <w:spacing w:after="0"/>
              <w:rPr>
                <w:ins w:id="12028" w:author="Haiyang Liu" w:date="2026-05-22T18:15:00Z" w16du:dateUtc="2026-05-22T11:15:00Z"/>
                <w:rFonts w:cs="Times New Roman"/>
                <w:i/>
                <w:color w:val="000000" w:themeColor="text1"/>
                <w:sz w:val="24"/>
                <w:szCs w:val="24"/>
              </w:rPr>
              <w:pPrChange w:id="12029" w:author="Haiyang Liu" w:date="2026-05-22T20:08:00Z" w16du:dateUtc="2026-05-22T13:08:00Z">
                <w:pPr>
                  <w:pStyle w:val="Caption"/>
                  <w:spacing w:before="160" w:after="60"/>
                </w:pPr>
              </w:pPrChange>
            </w:pPr>
          </w:p>
        </w:tc>
        <w:tc>
          <w:tcPr>
            <w:tcW w:w="925" w:type="dxa"/>
            <w:tcPrChange w:id="12030" w:author="Haiyang Liu" w:date="2026-05-22T20:07:00Z" w16du:dateUtc="2026-05-22T13:07:00Z">
              <w:tcPr>
                <w:tcW w:w="996" w:type="dxa"/>
                <w:gridSpan w:val="3"/>
              </w:tcPr>
            </w:tcPrChange>
          </w:tcPr>
          <w:p w14:paraId="5CB49F78" w14:textId="77777777" w:rsidR="00C625B0" w:rsidRPr="00C625B0" w:rsidRDefault="00C625B0">
            <w:pPr>
              <w:pStyle w:val="Caption"/>
              <w:snapToGrid w:val="0"/>
              <w:spacing w:after="0"/>
              <w:rPr>
                <w:ins w:id="12031" w:author="Haiyang Liu" w:date="2026-05-22T18:15:00Z" w16du:dateUtc="2026-05-22T11:15:00Z"/>
                <w:rFonts w:cs="Times New Roman"/>
                <w:i/>
                <w:color w:val="000000" w:themeColor="text1"/>
                <w:sz w:val="24"/>
                <w:szCs w:val="24"/>
              </w:rPr>
              <w:pPrChange w:id="12032" w:author="Haiyang Liu" w:date="2026-05-22T20:08:00Z" w16du:dateUtc="2026-05-22T13:08:00Z">
                <w:pPr>
                  <w:pStyle w:val="Caption"/>
                  <w:spacing w:before="160" w:after="60"/>
                </w:pPr>
              </w:pPrChange>
            </w:pPr>
          </w:p>
        </w:tc>
        <w:tc>
          <w:tcPr>
            <w:tcW w:w="925" w:type="dxa"/>
            <w:tcPrChange w:id="12033" w:author="Haiyang Liu" w:date="2026-05-22T20:07:00Z" w16du:dateUtc="2026-05-22T13:07:00Z">
              <w:tcPr>
                <w:tcW w:w="996" w:type="dxa"/>
                <w:gridSpan w:val="3"/>
              </w:tcPr>
            </w:tcPrChange>
          </w:tcPr>
          <w:p w14:paraId="1856AC37" w14:textId="77777777" w:rsidR="00C625B0" w:rsidRPr="00C625B0" w:rsidRDefault="00C625B0">
            <w:pPr>
              <w:pStyle w:val="Caption"/>
              <w:snapToGrid w:val="0"/>
              <w:spacing w:after="0"/>
              <w:rPr>
                <w:ins w:id="12034" w:author="Haiyang Liu" w:date="2026-05-22T18:15:00Z" w16du:dateUtc="2026-05-22T11:15:00Z"/>
                <w:rFonts w:cs="Times New Roman"/>
                <w:i/>
                <w:color w:val="000000" w:themeColor="text1"/>
                <w:sz w:val="24"/>
                <w:szCs w:val="24"/>
              </w:rPr>
              <w:pPrChange w:id="12035" w:author="Haiyang Liu" w:date="2026-05-22T20:08:00Z" w16du:dateUtc="2026-05-22T13:08:00Z">
                <w:pPr>
                  <w:pStyle w:val="Caption"/>
                  <w:spacing w:before="160" w:after="60"/>
                </w:pPr>
              </w:pPrChange>
            </w:pPr>
          </w:p>
        </w:tc>
        <w:tc>
          <w:tcPr>
            <w:tcW w:w="925" w:type="dxa"/>
            <w:tcPrChange w:id="12036" w:author="Haiyang Liu" w:date="2026-05-22T20:07:00Z" w16du:dateUtc="2026-05-22T13:07:00Z">
              <w:tcPr>
                <w:tcW w:w="996" w:type="dxa"/>
                <w:gridSpan w:val="3"/>
              </w:tcPr>
            </w:tcPrChange>
          </w:tcPr>
          <w:p w14:paraId="096DC520" w14:textId="77777777" w:rsidR="00C625B0" w:rsidRPr="00C625B0" w:rsidRDefault="00C625B0">
            <w:pPr>
              <w:pStyle w:val="Caption"/>
              <w:snapToGrid w:val="0"/>
              <w:spacing w:after="0"/>
              <w:rPr>
                <w:ins w:id="12037" w:author="Haiyang Liu" w:date="2026-05-22T18:15:00Z" w16du:dateUtc="2026-05-22T11:15:00Z"/>
                <w:rFonts w:cs="Times New Roman"/>
                <w:i/>
                <w:color w:val="000000" w:themeColor="text1"/>
                <w:sz w:val="24"/>
                <w:szCs w:val="24"/>
              </w:rPr>
              <w:pPrChange w:id="12038" w:author="Haiyang Liu" w:date="2026-05-22T20:08:00Z" w16du:dateUtc="2026-05-22T13:08:00Z">
                <w:pPr>
                  <w:pStyle w:val="Caption"/>
                  <w:spacing w:before="160" w:after="60"/>
                </w:pPr>
              </w:pPrChange>
            </w:pPr>
          </w:p>
        </w:tc>
        <w:tc>
          <w:tcPr>
            <w:tcW w:w="925" w:type="dxa"/>
            <w:tcPrChange w:id="12039" w:author="Haiyang Liu" w:date="2026-05-22T20:07:00Z" w16du:dateUtc="2026-05-22T13:07:00Z">
              <w:tcPr>
                <w:tcW w:w="996" w:type="dxa"/>
                <w:gridSpan w:val="3"/>
              </w:tcPr>
            </w:tcPrChange>
          </w:tcPr>
          <w:p w14:paraId="6A3203B5" w14:textId="77777777" w:rsidR="00C625B0" w:rsidRPr="00C625B0" w:rsidRDefault="00C625B0">
            <w:pPr>
              <w:pStyle w:val="Caption"/>
              <w:snapToGrid w:val="0"/>
              <w:spacing w:after="0"/>
              <w:rPr>
                <w:ins w:id="12040" w:author="Haiyang Liu" w:date="2026-05-22T18:15:00Z" w16du:dateUtc="2026-05-22T11:15:00Z"/>
                <w:rFonts w:cs="Times New Roman"/>
                <w:i/>
                <w:color w:val="000000" w:themeColor="text1"/>
                <w:sz w:val="24"/>
                <w:szCs w:val="24"/>
              </w:rPr>
              <w:pPrChange w:id="12041" w:author="Haiyang Liu" w:date="2026-05-22T20:08:00Z" w16du:dateUtc="2026-05-22T13:08:00Z">
                <w:pPr>
                  <w:pStyle w:val="Caption"/>
                  <w:spacing w:before="160" w:after="60"/>
                </w:pPr>
              </w:pPrChange>
            </w:pPr>
          </w:p>
        </w:tc>
        <w:tc>
          <w:tcPr>
            <w:tcW w:w="925" w:type="dxa"/>
            <w:tcPrChange w:id="12042" w:author="Haiyang Liu" w:date="2026-05-22T20:07:00Z" w16du:dateUtc="2026-05-22T13:07:00Z">
              <w:tcPr>
                <w:tcW w:w="996" w:type="dxa"/>
                <w:gridSpan w:val="4"/>
              </w:tcPr>
            </w:tcPrChange>
          </w:tcPr>
          <w:p w14:paraId="2C153E71" w14:textId="77777777" w:rsidR="00C625B0" w:rsidRPr="00C625B0" w:rsidRDefault="00C625B0">
            <w:pPr>
              <w:pStyle w:val="Caption"/>
              <w:snapToGrid w:val="0"/>
              <w:spacing w:after="0"/>
              <w:rPr>
                <w:ins w:id="12043" w:author="Haiyang Liu" w:date="2026-05-22T18:15:00Z" w16du:dateUtc="2026-05-22T11:15:00Z"/>
                <w:rFonts w:cs="Times New Roman"/>
                <w:i/>
                <w:color w:val="000000" w:themeColor="text1"/>
                <w:sz w:val="24"/>
                <w:szCs w:val="24"/>
              </w:rPr>
              <w:pPrChange w:id="12044" w:author="Haiyang Liu" w:date="2026-05-22T20:08:00Z" w16du:dateUtc="2026-05-22T13:08:00Z">
                <w:pPr>
                  <w:pStyle w:val="Caption"/>
                  <w:spacing w:before="160" w:after="60"/>
                </w:pPr>
              </w:pPrChange>
            </w:pPr>
          </w:p>
        </w:tc>
        <w:tc>
          <w:tcPr>
            <w:tcW w:w="925" w:type="dxa"/>
            <w:tcPrChange w:id="12045" w:author="Haiyang Liu" w:date="2026-05-22T20:07:00Z" w16du:dateUtc="2026-05-22T13:07:00Z">
              <w:tcPr>
                <w:tcW w:w="996" w:type="dxa"/>
              </w:tcPr>
            </w:tcPrChange>
          </w:tcPr>
          <w:p w14:paraId="6F4B8A6D" w14:textId="77777777" w:rsidR="00C625B0" w:rsidRPr="00C625B0" w:rsidRDefault="00C625B0">
            <w:pPr>
              <w:pStyle w:val="Caption"/>
              <w:snapToGrid w:val="0"/>
              <w:spacing w:after="0"/>
              <w:rPr>
                <w:ins w:id="12046" w:author="Haiyang Liu" w:date="2026-05-22T18:15:00Z" w16du:dateUtc="2026-05-22T11:15:00Z"/>
                <w:rFonts w:cs="Times New Roman"/>
                <w:i/>
                <w:color w:val="000000" w:themeColor="text1"/>
                <w:sz w:val="24"/>
                <w:szCs w:val="24"/>
              </w:rPr>
              <w:pPrChange w:id="12047" w:author="Haiyang Liu" w:date="2026-05-22T20:08:00Z" w16du:dateUtc="2026-05-22T13:08:00Z">
                <w:pPr>
                  <w:pStyle w:val="Caption"/>
                  <w:spacing w:before="160" w:after="60"/>
                </w:pPr>
              </w:pPrChange>
            </w:pPr>
          </w:p>
        </w:tc>
      </w:tr>
      <w:tr w:rsidR="00C625B0" w:rsidRPr="00C625B0" w14:paraId="672391FB" w14:textId="400A7A59" w:rsidTr="004D0747">
        <w:trPr>
          <w:ins w:id="12048" w:author="Haiyang Liu" w:date="2026-05-22T18:15:00Z"/>
          <w:trPrChange w:id="12049" w:author="Haiyang Liu" w:date="2026-05-22T20:07:00Z" w16du:dateUtc="2026-05-22T13:07:00Z">
            <w:trPr>
              <w:gridBefore w:val="1"/>
            </w:trPr>
          </w:trPrChange>
        </w:trPr>
        <w:tc>
          <w:tcPr>
            <w:tcW w:w="924" w:type="dxa"/>
            <w:vAlign w:val="center"/>
            <w:tcPrChange w:id="12050" w:author="Haiyang Liu" w:date="2026-05-22T20:07:00Z" w16du:dateUtc="2026-05-22T13:07:00Z">
              <w:tcPr>
                <w:tcW w:w="996" w:type="dxa"/>
                <w:gridSpan w:val="3"/>
              </w:tcPr>
            </w:tcPrChange>
          </w:tcPr>
          <w:p w14:paraId="7ECA6228" w14:textId="2C5AB7E1" w:rsidR="00C625B0" w:rsidRPr="00C625B0" w:rsidRDefault="00C625B0">
            <w:pPr>
              <w:pStyle w:val="Caption"/>
              <w:snapToGrid w:val="0"/>
              <w:spacing w:after="0"/>
              <w:rPr>
                <w:ins w:id="12051" w:author="Haiyang Liu" w:date="2026-05-22T18:15:00Z" w16du:dateUtc="2026-05-22T11:15:00Z"/>
                <w:rFonts w:cs="Times New Roman"/>
                <w:i/>
                <w:color w:val="000000" w:themeColor="text1"/>
                <w:sz w:val="24"/>
                <w:szCs w:val="24"/>
              </w:rPr>
              <w:pPrChange w:id="12052" w:author="Haiyang Liu" w:date="2026-05-22T20:08:00Z" w16du:dateUtc="2026-05-22T13:08:00Z">
                <w:pPr>
                  <w:pStyle w:val="Caption"/>
                  <w:spacing w:before="160" w:after="60"/>
                </w:pPr>
              </w:pPrChange>
            </w:pPr>
            <w:ins w:id="12053" w:author="Haiyang Liu" w:date="2026-05-22T18:16:00Z" w16du:dateUtc="2026-05-22T11:16:00Z">
              <w:r w:rsidRPr="00C625B0">
                <w:rPr>
                  <w:rFonts w:cs="Times New Roman"/>
                  <w:color w:val="000000" w:themeColor="text1"/>
                  <w:sz w:val="24"/>
                  <w:szCs w:val="24"/>
                  <w:rPrChange w:id="12054" w:author="Haiyang Liu" w:date="2026-05-22T18:17:00Z" w16du:dateUtc="2026-05-22T11:17:00Z">
                    <w:rPr>
                      <w:sz w:val="12"/>
                    </w:rPr>
                  </w:rPrChange>
                </w:rPr>
                <w:t>Q</w:t>
              </w:r>
            </w:ins>
          </w:p>
        </w:tc>
        <w:tc>
          <w:tcPr>
            <w:tcW w:w="925" w:type="dxa"/>
            <w:vAlign w:val="center"/>
            <w:tcPrChange w:id="12055" w:author="Haiyang Liu" w:date="2026-05-22T20:07:00Z" w16du:dateUtc="2026-05-22T13:07:00Z">
              <w:tcPr>
                <w:tcW w:w="997" w:type="dxa"/>
                <w:gridSpan w:val="3"/>
              </w:tcPr>
            </w:tcPrChange>
          </w:tcPr>
          <w:p w14:paraId="3524A34D" w14:textId="7B5EAA3F" w:rsidR="00C625B0" w:rsidRPr="00C625B0" w:rsidRDefault="00C625B0">
            <w:pPr>
              <w:pStyle w:val="Caption"/>
              <w:snapToGrid w:val="0"/>
              <w:spacing w:after="0"/>
              <w:rPr>
                <w:ins w:id="12056" w:author="Haiyang Liu" w:date="2026-05-22T18:15:00Z" w16du:dateUtc="2026-05-22T11:15:00Z"/>
                <w:rFonts w:cs="Times New Roman"/>
                <w:i/>
                <w:color w:val="000000" w:themeColor="text1"/>
                <w:sz w:val="24"/>
                <w:szCs w:val="24"/>
              </w:rPr>
              <w:pPrChange w:id="12057" w:author="Haiyang Liu" w:date="2026-05-22T20:08:00Z" w16du:dateUtc="2026-05-22T13:08:00Z">
                <w:pPr>
                  <w:pStyle w:val="Caption"/>
                  <w:spacing w:before="160" w:after="60"/>
                </w:pPr>
              </w:pPrChange>
            </w:pPr>
            <w:ins w:id="12058" w:author="Haiyang Liu" w:date="2026-05-22T18:16:00Z" w16du:dateUtc="2026-05-22T11:16:00Z">
              <w:r w:rsidRPr="00C625B0">
                <w:rPr>
                  <w:rFonts w:cs="Times New Roman"/>
                  <w:b w:val="0"/>
                  <w:color w:val="000000" w:themeColor="text1"/>
                  <w:sz w:val="24"/>
                  <w:szCs w:val="24"/>
                  <w:rPrChange w:id="12059" w:author="Haiyang Liu" w:date="2026-05-22T18:17:00Z" w16du:dateUtc="2026-05-22T11:17:00Z">
                    <w:rPr>
                      <w:b w:val="0"/>
                      <w:sz w:val="12"/>
                    </w:rPr>
                  </w:rPrChange>
                </w:rPr>
                <w:t>.009</w:t>
              </w:r>
              <w:r w:rsidRPr="00C625B0">
                <w:rPr>
                  <w:rFonts w:cs="Times New Roman"/>
                  <w:color w:val="000000" w:themeColor="text1"/>
                  <w:sz w:val="24"/>
                  <w:szCs w:val="24"/>
                  <w:rPrChange w:id="12060" w:author="Haiyang Liu" w:date="2026-05-22T18:17:00Z" w16du:dateUtc="2026-05-22T11:17:00Z">
                    <w:rPr>
                      <w:sz w:val="12"/>
                    </w:rPr>
                  </w:rPrChange>
                </w:rPr>
                <w:br/>
              </w:r>
              <w:r w:rsidRPr="00C625B0">
                <w:rPr>
                  <w:rFonts w:cs="Times New Roman"/>
                  <w:b w:val="0"/>
                  <w:color w:val="000000" w:themeColor="text1"/>
                  <w:sz w:val="24"/>
                  <w:szCs w:val="24"/>
                  <w:rPrChange w:id="12061" w:author="Haiyang Liu" w:date="2026-05-22T18:17:00Z" w16du:dateUtc="2026-05-22T11:17:00Z">
                    <w:rPr>
                      <w:b w:val="0"/>
                      <w:sz w:val="12"/>
                    </w:rPr>
                  </w:rPrChange>
                </w:rPr>
                <w:t>(.020)</w:t>
              </w:r>
            </w:ins>
          </w:p>
        </w:tc>
        <w:tc>
          <w:tcPr>
            <w:tcW w:w="926" w:type="dxa"/>
            <w:vAlign w:val="center"/>
            <w:tcPrChange w:id="12062" w:author="Haiyang Liu" w:date="2026-05-22T20:07:00Z" w16du:dateUtc="2026-05-22T13:07:00Z">
              <w:tcPr>
                <w:tcW w:w="997" w:type="dxa"/>
                <w:gridSpan w:val="3"/>
              </w:tcPr>
            </w:tcPrChange>
          </w:tcPr>
          <w:p w14:paraId="599983BC" w14:textId="79B6272C" w:rsidR="00C625B0" w:rsidRPr="00C625B0" w:rsidRDefault="00C625B0">
            <w:pPr>
              <w:pStyle w:val="Caption"/>
              <w:snapToGrid w:val="0"/>
              <w:spacing w:after="0"/>
              <w:rPr>
                <w:ins w:id="12063" w:author="Haiyang Liu" w:date="2026-05-22T18:15:00Z" w16du:dateUtc="2026-05-22T11:15:00Z"/>
                <w:rFonts w:cs="Times New Roman"/>
                <w:i/>
                <w:color w:val="000000" w:themeColor="text1"/>
                <w:sz w:val="24"/>
                <w:szCs w:val="24"/>
              </w:rPr>
              <w:pPrChange w:id="12064" w:author="Haiyang Liu" w:date="2026-05-22T20:08:00Z" w16du:dateUtc="2026-05-22T13:08:00Z">
                <w:pPr>
                  <w:pStyle w:val="Caption"/>
                  <w:spacing w:before="160" w:after="60"/>
                </w:pPr>
              </w:pPrChange>
            </w:pPr>
            <w:ins w:id="12065" w:author="Haiyang Liu" w:date="2026-05-22T18:16:00Z" w16du:dateUtc="2026-05-22T11:16:00Z">
              <w:r w:rsidRPr="00C625B0">
                <w:rPr>
                  <w:rFonts w:cs="Times New Roman"/>
                  <w:b w:val="0"/>
                  <w:color w:val="000000" w:themeColor="text1"/>
                  <w:sz w:val="24"/>
                  <w:szCs w:val="24"/>
                  <w:rPrChange w:id="12066" w:author="Haiyang Liu" w:date="2026-05-22T18:17:00Z" w16du:dateUtc="2026-05-22T11:17:00Z">
                    <w:rPr>
                      <w:b w:val="0"/>
                      <w:sz w:val="12"/>
                    </w:rPr>
                  </w:rPrChange>
                </w:rPr>
                <w:t>.078</w:t>
              </w:r>
              <w:r w:rsidRPr="00C625B0">
                <w:rPr>
                  <w:rFonts w:cs="Times New Roman"/>
                  <w:color w:val="000000" w:themeColor="text1"/>
                  <w:sz w:val="24"/>
                  <w:szCs w:val="24"/>
                  <w:rPrChange w:id="12067" w:author="Haiyang Liu" w:date="2026-05-22T18:17:00Z" w16du:dateUtc="2026-05-22T11:17:00Z">
                    <w:rPr>
                      <w:sz w:val="12"/>
                    </w:rPr>
                  </w:rPrChange>
                </w:rPr>
                <w:br/>
              </w:r>
              <w:r w:rsidRPr="00C625B0">
                <w:rPr>
                  <w:rFonts w:cs="Times New Roman"/>
                  <w:b w:val="0"/>
                  <w:color w:val="000000" w:themeColor="text1"/>
                  <w:sz w:val="24"/>
                  <w:szCs w:val="24"/>
                  <w:rPrChange w:id="12068" w:author="Haiyang Liu" w:date="2026-05-22T18:17:00Z" w16du:dateUtc="2026-05-22T11:17:00Z">
                    <w:rPr>
                      <w:b w:val="0"/>
                      <w:sz w:val="12"/>
                    </w:rPr>
                  </w:rPrChange>
                </w:rPr>
                <w:t>(.028)</w:t>
              </w:r>
            </w:ins>
          </w:p>
        </w:tc>
        <w:tc>
          <w:tcPr>
            <w:tcW w:w="925" w:type="dxa"/>
            <w:vAlign w:val="center"/>
            <w:tcPrChange w:id="12069" w:author="Haiyang Liu" w:date="2026-05-22T20:07:00Z" w16du:dateUtc="2026-05-22T13:07:00Z">
              <w:tcPr>
                <w:tcW w:w="996" w:type="dxa"/>
                <w:gridSpan w:val="3"/>
              </w:tcPr>
            </w:tcPrChange>
          </w:tcPr>
          <w:p w14:paraId="715F9710" w14:textId="5C09BF97" w:rsidR="00C625B0" w:rsidRPr="00C625B0" w:rsidRDefault="00C625B0">
            <w:pPr>
              <w:pStyle w:val="Caption"/>
              <w:snapToGrid w:val="0"/>
              <w:spacing w:after="0"/>
              <w:rPr>
                <w:ins w:id="12070" w:author="Haiyang Liu" w:date="2026-05-22T18:15:00Z" w16du:dateUtc="2026-05-22T11:15:00Z"/>
                <w:rFonts w:cs="Times New Roman"/>
                <w:i/>
                <w:color w:val="000000" w:themeColor="text1"/>
                <w:sz w:val="24"/>
                <w:szCs w:val="24"/>
              </w:rPr>
              <w:pPrChange w:id="12071" w:author="Haiyang Liu" w:date="2026-05-22T20:08:00Z" w16du:dateUtc="2026-05-22T13:08:00Z">
                <w:pPr>
                  <w:pStyle w:val="Caption"/>
                  <w:spacing w:before="160" w:after="60"/>
                </w:pPr>
              </w:pPrChange>
            </w:pPr>
            <w:ins w:id="12072" w:author="Haiyang Liu" w:date="2026-05-22T18:16:00Z" w16du:dateUtc="2026-05-22T11:16:00Z">
              <w:r w:rsidRPr="00C625B0">
                <w:rPr>
                  <w:rFonts w:cs="Times New Roman"/>
                  <w:b w:val="0"/>
                  <w:color w:val="000000" w:themeColor="text1"/>
                  <w:sz w:val="24"/>
                  <w:szCs w:val="24"/>
                  <w:rPrChange w:id="12073" w:author="Haiyang Liu" w:date="2026-05-22T18:17:00Z" w16du:dateUtc="2026-05-22T11:17:00Z">
                    <w:rPr>
                      <w:b w:val="0"/>
                      <w:sz w:val="12"/>
                    </w:rPr>
                  </w:rPrChange>
                </w:rPr>
                <w:t>.037</w:t>
              </w:r>
              <w:r w:rsidRPr="00C625B0">
                <w:rPr>
                  <w:rFonts w:cs="Times New Roman"/>
                  <w:color w:val="000000" w:themeColor="text1"/>
                  <w:sz w:val="24"/>
                  <w:szCs w:val="24"/>
                  <w:rPrChange w:id="12074" w:author="Haiyang Liu" w:date="2026-05-22T18:17:00Z" w16du:dateUtc="2026-05-22T11:17:00Z">
                    <w:rPr>
                      <w:sz w:val="12"/>
                    </w:rPr>
                  </w:rPrChange>
                </w:rPr>
                <w:br/>
              </w:r>
              <w:r w:rsidRPr="00C625B0">
                <w:rPr>
                  <w:rFonts w:cs="Times New Roman"/>
                  <w:b w:val="0"/>
                  <w:color w:val="000000" w:themeColor="text1"/>
                  <w:sz w:val="24"/>
                  <w:szCs w:val="24"/>
                  <w:rPrChange w:id="12075" w:author="Haiyang Liu" w:date="2026-05-22T18:17:00Z" w16du:dateUtc="2026-05-22T11:17:00Z">
                    <w:rPr>
                      <w:b w:val="0"/>
                      <w:sz w:val="12"/>
                    </w:rPr>
                  </w:rPrChange>
                </w:rPr>
                <w:t>(.010)</w:t>
              </w:r>
            </w:ins>
          </w:p>
        </w:tc>
        <w:tc>
          <w:tcPr>
            <w:tcW w:w="925" w:type="dxa"/>
            <w:vAlign w:val="center"/>
            <w:tcPrChange w:id="12076" w:author="Haiyang Liu" w:date="2026-05-22T20:07:00Z" w16du:dateUtc="2026-05-22T13:07:00Z">
              <w:tcPr>
                <w:tcW w:w="996" w:type="dxa"/>
                <w:gridSpan w:val="3"/>
              </w:tcPr>
            </w:tcPrChange>
          </w:tcPr>
          <w:p w14:paraId="7B3343DC" w14:textId="77777777" w:rsidR="00C625B0" w:rsidRPr="00C625B0" w:rsidRDefault="00C625B0">
            <w:pPr>
              <w:pStyle w:val="Caption"/>
              <w:snapToGrid w:val="0"/>
              <w:spacing w:after="0"/>
              <w:rPr>
                <w:ins w:id="12077" w:author="Haiyang Liu" w:date="2026-05-22T18:15:00Z" w16du:dateUtc="2026-05-22T11:15:00Z"/>
                <w:rFonts w:cs="Times New Roman"/>
                <w:i/>
                <w:color w:val="000000" w:themeColor="text1"/>
                <w:sz w:val="24"/>
                <w:szCs w:val="24"/>
              </w:rPr>
              <w:pPrChange w:id="12078" w:author="Haiyang Liu" w:date="2026-05-22T20:08:00Z" w16du:dateUtc="2026-05-22T13:08:00Z">
                <w:pPr>
                  <w:pStyle w:val="Caption"/>
                  <w:spacing w:before="160" w:after="60"/>
                </w:pPr>
              </w:pPrChange>
            </w:pPr>
          </w:p>
        </w:tc>
        <w:tc>
          <w:tcPr>
            <w:tcW w:w="925" w:type="dxa"/>
            <w:vAlign w:val="center"/>
            <w:tcPrChange w:id="12079" w:author="Haiyang Liu" w:date="2026-05-22T20:07:00Z" w16du:dateUtc="2026-05-22T13:07:00Z">
              <w:tcPr>
                <w:tcW w:w="996" w:type="dxa"/>
                <w:gridSpan w:val="3"/>
              </w:tcPr>
            </w:tcPrChange>
          </w:tcPr>
          <w:p w14:paraId="78BF4348" w14:textId="77777777" w:rsidR="00C625B0" w:rsidRPr="00C625B0" w:rsidRDefault="00C625B0">
            <w:pPr>
              <w:pStyle w:val="Caption"/>
              <w:snapToGrid w:val="0"/>
              <w:spacing w:after="0"/>
              <w:rPr>
                <w:ins w:id="12080" w:author="Haiyang Liu" w:date="2026-05-22T18:15:00Z" w16du:dateUtc="2026-05-22T11:15:00Z"/>
                <w:rFonts w:cs="Times New Roman"/>
                <w:i/>
                <w:color w:val="000000" w:themeColor="text1"/>
                <w:sz w:val="24"/>
                <w:szCs w:val="24"/>
              </w:rPr>
              <w:pPrChange w:id="12081" w:author="Haiyang Liu" w:date="2026-05-22T20:08:00Z" w16du:dateUtc="2026-05-22T13:08:00Z">
                <w:pPr>
                  <w:pStyle w:val="Caption"/>
                  <w:spacing w:before="160" w:after="60"/>
                </w:pPr>
              </w:pPrChange>
            </w:pPr>
          </w:p>
        </w:tc>
        <w:tc>
          <w:tcPr>
            <w:tcW w:w="925" w:type="dxa"/>
            <w:tcPrChange w:id="12082" w:author="Haiyang Liu" w:date="2026-05-22T20:07:00Z" w16du:dateUtc="2026-05-22T13:07:00Z">
              <w:tcPr>
                <w:tcW w:w="996" w:type="dxa"/>
                <w:gridSpan w:val="3"/>
              </w:tcPr>
            </w:tcPrChange>
          </w:tcPr>
          <w:p w14:paraId="5C8524CE" w14:textId="77777777" w:rsidR="00C625B0" w:rsidRPr="00C625B0" w:rsidRDefault="00C625B0">
            <w:pPr>
              <w:pStyle w:val="Caption"/>
              <w:snapToGrid w:val="0"/>
              <w:spacing w:after="0"/>
              <w:rPr>
                <w:ins w:id="12083" w:author="Haiyang Liu" w:date="2026-05-22T18:15:00Z" w16du:dateUtc="2026-05-22T11:15:00Z"/>
                <w:rFonts w:cs="Times New Roman"/>
                <w:i/>
                <w:color w:val="000000" w:themeColor="text1"/>
                <w:sz w:val="24"/>
                <w:szCs w:val="24"/>
              </w:rPr>
              <w:pPrChange w:id="12084" w:author="Haiyang Liu" w:date="2026-05-22T20:08:00Z" w16du:dateUtc="2026-05-22T13:08:00Z">
                <w:pPr>
                  <w:pStyle w:val="Caption"/>
                  <w:spacing w:before="160" w:after="60"/>
                </w:pPr>
              </w:pPrChange>
            </w:pPr>
          </w:p>
        </w:tc>
        <w:tc>
          <w:tcPr>
            <w:tcW w:w="925" w:type="dxa"/>
            <w:tcPrChange w:id="12085" w:author="Haiyang Liu" w:date="2026-05-22T20:07:00Z" w16du:dateUtc="2026-05-22T13:07:00Z">
              <w:tcPr>
                <w:tcW w:w="996" w:type="dxa"/>
                <w:gridSpan w:val="3"/>
              </w:tcPr>
            </w:tcPrChange>
          </w:tcPr>
          <w:p w14:paraId="7AE1D237" w14:textId="77777777" w:rsidR="00C625B0" w:rsidRPr="00C625B0" w:rsidRDefault="00C625B0">
            <w:pPr>
              <w:pStyle w:val="Caption"/>
              <w:snapToGrid w:val="0"/>
              <w:spacing w:after="0"/>
              <w:rPr>
                <w:ins w:id="12086" w:author="Haiyang Liu" w:date="2026-05-22T18:15:00Z" w16du:dateUtc="2026-05-22T11:15:00Z"/>
                <w:rFonts w:cs="Times New Roman"/>
                <w:i/>
                <w:color w:val="000000" w:themeColor="text1"/>
                <w:sz w:val="24"/>
                <w:szCs w:val="24"/>
              </w:rPr>
              <w:pPrChange w:id="12087" w:author="Haiyang Liu" w:date="2026-05-22T20:08:00Z" w16du:dateUtc="2026-05-22T13:08:00Z">
                <w:pPr>
                  <w:pStyle w:val="Caption"/>
                  <w:spacing w:before="160" w:after="60"/>
                </w:pPr>
              </w:pPrChange>
            </w:pPr>
          </w:p>
        </w:tc>
        <w:tc>
          <w:tcPr>
            <w:tcW w:w="925" w:type="dxa"/>
            <w:tcPrChange w:id="12088" w:author="Haiyang Liu" w:date="2026-05-22T20:07:00Z" w16du:dateUtc="2026-05-22T13:07:00Z">
              <w:tcPr>
                <w:tcW w:w="996" w:type="dxa"/>
                <w:gridSpan w:val="3"/>
              </w:tcPr>
            </w:tcPrChange>
          </w:tcPr>
          <w:p w14:paraId="444A90F3" w14:textId="77777777" w:rsidR="00C625B0" w:rsidRPr="00C625B0" w:rsidRDefault="00C625B0">
            <w:pPr>
              <w:pStyle w:val="Caption"/>
              <w:snapToGrid w:val="0"/>
              <w:spacing w:after="0"/>
              <w:rPr>
                <w:ins w:id="12089" w:author="Haiyang Liu" w:date="2026-05-22T18:15:00Z" w16du:dateUtc="2026-05-22T11:15:00Z"/>
                <w:rFonts w:cs="Times New Roman"/>
                <w:i/>
                <w:color w:val="000000" w:themeColor="text1"/>
                <w:sz w:val="24"/>
                <w:szCs w:val="24"/>
              </w:rPr>
              <w:pPrChange w:id="12090" w:author="Haiyang Liu" w:date="2026-05-22T20:08:00Z" w16du:dateUtc="2026-05-22T13:08:00Z">
                <w:pPr>
                  <w:pStyle w:val="Caption"/>
                  <w:spacing w:before="160" w:after="60"/>
                </w:pPr>
              </w:pPrChange>
            </w:pPr>
          </w:p>
        </w:tc>
        <w:tc>
          <w:tcPr>
            <w:tcW w:w="925" w:type="dxa"/>
            <w:tcPrChange w:id="12091" w:author="Haiyang Liu" w:date="2026-05-22T20:07:00Z" w16du:dateUtc="2026-05-22T13:07:00Z">
              <w:tcPr>
                <w:tcW w:w="996" w:type="dxa"/>
                <w:gridSpan w:val="3"/>
              </w:tcPr>
            </w:tcPrChange>
          </w:tcPr>
          <w:p w14:paraId="7BA7959D" w14:textId="77777777" w:rsidR="00C625B0" w:rsidRPr="00C625B0" w:rsidRDefault="00C625B0">
            <w:pPr>
              <w:pStyle w:val="Caption"/>
              <w:snapToGrid w:val="0"/>
              <w:spacing w:after="0"/>
              <w:rPr>
                <w:ins w:id="12092" w:author="Haiyang Liu" w:date="2026-05-22T18:15:00Z" w16du:dateUtc="2026-05-22T11:15:00Z"/>
                <w:rFonts w:cs="Times New Roman"/>
                <w:i/>
                <w:color w:val="000000" w:themeColor="text1"/>
                <w:sz w:val="24"/>
                <w:szCs w:val="24"/>
              </w:rPr>
              <w:pPrChange w:id="12093" w:author="Haiyang Liu" w:date="2026-05-22T20:08:00Z" w16du:dateUtc="2026-05-22T13:08:00Z">
                <w:pPr>
                  <w:pStyle w:val="Caption"/>
                  <w:spacing w:before="160" w:after="60"/>
                </w:pPr>
              </w:pPrChange>
            </w:pPr>
          </w:p>
        </w:tc>
        <w:tc>
          <w:tcPr>
            <w:tcW w:w="925" w:type="dxa"/>
            <w:tcPrChange w:id="12094" w:author="Haiyang Liu" w:date="2026-05-22T20:07:00Z" w16du:dateUtc="2026-05-22T13:07:00Z">
              <w:tcPr>
                <w:tcW w:w="996" w:type="dxa"/>
                <w:gridSpan w:val="3"/>
              </w:tcPr>
            </w:tcPrChange>
          </w:tcPr>
          <w:p w14:paraId="78B246E9" w14:textId="77777777" w:rsidR="00C625B0" w:rsidRPr="00C625B0" w:rsidRDefault="00C625B0">
            <w:pPr>
              <w:pStyle w:val="Caption"/>
              <w:snapToGrid w:val="0"/>
              <w:spacing w:after="0"/>
              <w:rPr>
                <w:ins w:id="12095" w:author="Haiyang Liu" w:date="2026-05-22T18:15:00Z" w16du:dateUtc="2026-05-22T11:15:00Z"/>
                <w:rFonts w:cs="Times New Roman"/>
                <w:i/>
                <w:color w:val="000000" w:themeColor="text1"/>
                <w:sz w:val="24"/>
                <w:szCs w:val="24"/>
              </w:rPr>
              <w:pPrChange w:id="12096" w:author="Haiyang Liu" w:date="2026-05-22T20:08:00Z" w16du:dateUtc="2026-05-22T13:08:00Z">
                <w:pPr>
                  <w:pStyle w:val="Caption"/>
                  <w:spacing w:before="160" w:after="60"/>
                </w:pPr>
              </w:pPrChange>
            </w:pPr>
          </w:p>
        </w:tc>
        <w:tc>
          <w:tcPr>
            <w:tcW w:w="925" w:type="dxa"/>
            <w:tcPrChange w:id="12097" w:author="Haiyang Liu" w:date="2026-05-22T20:07:00Z" w16du:dateUtc="2026-05-22T13:07:00Z">
              <w:tcPr>
                <w:tcW w:w="996" w:type="dxa"/>
                <w:gridSpan w:val="3"/>
              </w:tcPr>
            </w:tcPrChange>
          </w:tcPr>
          <w:p w14:paraId="73B29686" w14:textId="77777777" w:rsidR="00C625B0" w:rsidRPr="00C625B0" w:rsidRDefault="00C625B0">
            <w:pPr>
              <w:pStyle w:val="Caption"/>
              <w:snapToGrid w:val="0"/>
              <w:spacing w:after="0"/>
              <w:rPr>
                <w:ins w:id="12098" w:author="Haiyang Liu" w:date="2026-05-22T18:15:00Z" w16du:dateUtc="2026-05-22T11:15:00Z"/>
                <w:rFonts w:cs="Times New Roman"/>
                <w:i/>
                <w:color w:val="000000" w:themeColor="text1"/>
                <w:sz w:val="24"/>
                <w:szCs w:val="24"/>
              </w:rPr>
              <w:pPrChange w:id="12099" w:author="Haiyang Liu" w:date="2026-05-22T20:08:00Z" w16du:dateUtc="2026-05-22T13:08:00Z">
                <w:pPr>
                  <w:pStyle w:val="Caption"/>
                  <w:spacing w:before="160" w:after="60"/>
                </w:pPr>
              </w:pPrChange>
            </w:pPr>
          </w:p>
        </w:tc>
        <w:tc>
          <w:tcPr>
            <w:tcW w:w="925" w:type="dxa"/>
            <w:tcPrChange w:id="12100" w:author="Haiyang Liu" w:date="2026-05-22T20:07:00Z" w16du:dateUtc="2026-05-22T13:07:00Z">
              <w:tcPr>
                <w:tcW w:w="996" w:type="dxa"/>
                <w:gridSpan w:val="4"/>
              </w:tcPr>
            </w:tcPrChange>
          </w:tcPr>
          <w:p w14:paraId="6DA01872" w14:textId="77777777" w:rsidR="00C625B0" w:rsidRPr="00C625B0" w:rsidRDefault="00C625B0">
            <w:pPr>
              <w:pStyle w:val="Caption"/>
              <w:snapToGrid w:val="0"/>
              <w:spacing w:after="0"/>
              <w:rPr>
                <w:ins w:id="12101" w:author="Haiyang Liu" w:date="2026-05-22T18:15:00Z" w16du:dateUtc="2026-05-22T11:15:00Z"/>
                <w:rFonts w:cs="Times New Roman"/>
                <w:i/>
                <w:color w:val="000000" w:themeColor="text1"/>
                <w:sz w:val="24"/>
                <w:szCs w:val="24"/>
              </w:rPr>
              <w:pPrChange w:id="12102" w:author="Haiyang Liu" w:date="2026-05-22T20:08:00Z" w16du:dateUtc="2026-05-22T13:08:00Z">
                <w:pPr>
                  <w:pStyle w:val="Caption"/>
                  <w:spacing w:before="160" w:after="60"/>
                </w:pPr>
              </w:pPrChange>
            </w:pPr>
          </w:p>
        </w:tc>
        <w:tc>
          <w:tcPr>
            <w:tcW w:w="925" w:type="dxa"/>
            <w:tcPrChange w:id="12103" w:author="Haiyang Liu" w:date="2026-05-22T20:07:00Z" w16du:dateUtc="2026-05-22T13:07:00Z">
              <w:tcPr>
                <w:tcW w:w="996" w:type="dxa"/>
              </w:tcPr>
            </w:tcPrChange>
          </w:tcPr>
          <w:p w14:paraId="6D0480D2" w14:textId="77777777" w:rsidR="00C625B0" w:rsidRPr="00C625B0" w:rsidRDefault="00C625B0">
            <w:pPr>
              <w:pStyle w:val="Caption"/>
              <w:snapToGrid w:val="0"/>
              <w:spacing w:after="0"/>
              <w:rPr>
                <w:ins w:id="12104" w:author="Haiyang Liu" w:date="2026-05-22T18:15:00Z" w16du:dateUtc="2026-05-22T11:15:00Z"/>
                <w:rFonts w:cs="Times New Roman"/>
                <w:i/>
                <w:color w:val="000000" w:themeColor="text1"/>
                <w:sz w:val="24"/>
                <w:szCs w:val="24"/>
              </w:rPr>
              <w:pPrChange w:id="12105" w:author="Haiyang Liu" w:date="2026-05-22T20:08:00Z" w16du:dateUtc="2026-05-22T13:08:00Z">
                <w:pPr>
                  <w:pStyle w:val="Caption"/>
                  <w:spacing w:before="160" w:after="60"/>
                </w:pPr>
              </w:pPrChange>
            </w:pPr>
          </w:p>
        </w:tc>
      </w:tr>
      <w:tr w:rsidR="00C625B0" w:rsidRPr="00C625B0" w14:paraId="2906F0DD" w14:textId="60CEE5FB" w:rsidTr="004D0747">
        <w:trPr>
          <w:ins w:id="12106" w:author="Haiyang Liu" w:date="2026-05-22T18:15:00Z"/>
          <w:trPrChange w:id="12107" w:author="Haiyang Liu" w:date="2026-05-22T20:07:00Z" w16du:dateUtc="2026-05-22T13:07:00Z">
            <w:trPr>
              <w:gridBefore w:val="1"/>
            </w:trPr>
          </w:trPrChange>
        </w:trPr>
        <w:tc>
          <w:tcPr>
            <w:tcW w:w="924" w:type="dxa"/>
            <w:vAlign w:val="center"/>
            <w:tcPrChange w:id="12108" w:author="Haiyang Liu" w:date="2026-05-22T20:07:00Z" w16du:dateUtc="2026-05-22T13:07:00Z">
              <w:tcPr>
                <w:tcW w:w="996" w:type="dxa"/>
                <w:gridSpan w:val="3"/>
              </w:tcPr>
            </w:tcPrChange>
          </w:tcPr>
          <w:p w14:paraId="5AA4443E" w14:textId="2F4CEEE8" w:rsidR="00C625B0" w:rsidRPr="00C625B0" w:rsidRDefault="00C625B0">
            <w:pPr>
              <w:pStyle w:val="Caption"/>
              <w:snapToGrid w:val="0"/>
              <w:spacing w:after="0"/>
              <w:rPr>
                <w:ins w:id="12109" w:author="Haiyang Liu" w:date="2026-05-22T18:15:00Z" w16du:dateUtc="2026-05-22T11:15:00Z"/>
                <w:rFonts w:cs="Times New Roman"/>
                <w:i/>
                <w:color w:val="000000" w:themeColor="text1"/>
                <w:sz w:val="24"/>
                <w:szCs w:val="24"/>
              </w:rPr>
              <w:pPrChange w:id="12110" w:author="Haiyang Liu" w:date="2026-05-22T20:08:00Z" w16du:dateUtc="2026-05-22T13:08:00Z">
                <w:pPr>
                  <w:pStyle w:val="Caption"/>
                  <w:spacing w:before="160" w:after="60"/>
                </w:pPr>
              </w:pPrChange>
            </w:pPr>
            <w:ins w:id="12111" w:author="Haiyang Liu" w:date="2026-05-22T18:16:00Z" w16du:dateUtc="2026-05-22T11:16:00Z">
              <w:r w:rsidRPr="00C625B0">
                <w:rPr>
                  <w:rFonts w:cs="Times New Roman"/>
                  <w:color w:val="000000" w:themeColor="text1"/>
                  <w:sz w:val="24"/>
                  <w:szCs w:val="24"/>
                  <w:rPrChange w:id="12112" w:author="Haiyang Liu" w:date="2026-05-22T18:17:00Z" w16du:dateUtc="2026-05-22T11:17:00Z">
                    <w:rPr>
                      <w:sz w:val="12"/>
                    </w:rPr>
                  </w:rPrChange>
                </w:rPr>
                <w:t>Y1</w:t>
              </w:r>
            </w:ins>
          </w:p>
        </w:tc>
        <w:tc>
          <w:tcPr>
            <w:tcW w:w="925" w:type="dxa"/>
            <w:vAlign w:val="center"/>
            <w:tcPrChange w:id="12113" w:author="Haiyang Liu" w:date="2026-05-22T20:07:00Z" w16du:dateUtc="2026-05-22T13:07:00Z">
              <w:tcPr>
                <w:tcW w:w="997" w:type="dxa"/>
                <w:gridSpan w:val="3"/>
              </w:tcPr>
            </w:tcPrChange>
          </w:tcPr>
          <w:p w14:paraId="6ADAD43D" w14:textId="7D07E063" w:rsidR="00C625B0" w:rsidRPr="00C625B0" w:rsidRDefault="00C625B0">
            <w:pPr>
              <w:pStyle w:val="Caption"/>
              <w:snapToGrid w:val="0"/>
              <w:spacing w:after="0"/>
              <w:rPr>
                <w:ins w:id="12114" w:author="Haiyang Liu" w:date="2026-05-22T18:15:00Z" w16du:dateUtc="2026-05-22T11:15:00Z"/>
                <w:rFonts w:cs="Times New Roman"/>
                <w:i/>
                <w:color w:val="000000" w:themeColor="text1"/>
                <w:sz w:val="24"/>
                <w:szCs w:val="24"/>
              </w:rPr>
              <w:pPrChange w:id="12115" w:author="Haiyang Liu" w:date="2026-05-22T20:08:00Z" w16du:dateUtc="2026-05-22T13:08:00Z">
                <w:pPr>
                  <w:pStyle w:val="Caption"/>
                  <w:spacing w:before="160" w:after="60"/>
                </w:pPr>
              </w:pPrChange>
            </w:pPr>
            <w:ins w:id="12116" w:author="Haiyang Liu" w:date="2026-05-22T18:16:00Z" w16du:dateUtc="2026-05-22T11:16:00Z">
              <w:r w:rsidRPr="00C625B0">
                <w:rPr>
                  <w:rFonts w:cs="Times New Roman"/>
                  <w:b w:val="0"/>
                  <w:color w:val="000000" w:themeColor="text1"/>
                  <w:sz w:val="24"/>
                  <w:szCs w:val="24"/>
                  <w:rPrChange w:id="12117" w:author="Haiyang Liu" w:date="2026-05-22T18:17:00Z" w16du:dateUtc="2026-05-22T11:17:00Z">
                    <w:rPr>
                      <w:b w:val="0"/>
                      <w:sz w:val="12"/>
                    </w:rPr>
                  </w:rPrChange>
                </w:rPr>
                <w:t>-.178</w:t>
              </w:r>
              <w:r w:rsidRPr="00C625B0">
                <w:rPr>
                  <w:rFonts w:cs="Times New Roman"/>
                  <w:color w:val="000000" w:themeColor="text1"/>
                  <w:sz w:val="24"/>
                  <w:szCs w:val="24"/>
                  <w:rPrChange w:id="12118" w:author="Haiyang Liu" w:date="2026-05-22T18:17:00Z" w16du:dateUtc="2026-05-22T11:17:00Z">
                    <w:rPr>
                      <w:sz w:val="12"/>
                    </w:rPr>
                  </w:rPrChange>
                </w:rPr>
                <w:br/>
              </w:r>
              <w:r w:rsidRPr="00C625B0">
                <w:rPr>
                  <w:rFonts w:cs="Times New Roman"/>
                  <w:b w:val="0"/>
                  <w:color w:val="000000" w:themeColor="text1"/>
                  <w:sz w:val="24"/>
                  <w:szCs w:val="24"/>
                  <w:rPrChange w:id="12119" w:author="Haiyang Liu" w:date="2026-05-22T18:17:00Z" w16du:dateUtc="2026-05-22T11:17:00Z">
                    <w:rPr>
                      <w:b w:val="0"/>
                      <w:sz w:val="12"/>
                    </w:rPr>
                  </w:rPrChange>
                </w:rPr>
                <w:t>(.031)</w:t>
              </w:r>
            </w:ins>
          </w:p>
        </w:tc>
        <w:tc>
          <w:tcPr>
            <w:tcW w:w="926" w:type="dxa"/>
            <w:vAlign w:val="center"/>
            <w:tcPrChange w:id="12120" w:author="Haiyang Liu" w:date="2026-05-22T20:07:00Z" w16du:dateUtc="2026-05-22T13:07:00Z">
              <w:tcPr>
                <w:tcW w:w="997" w:type="dxa"/>
                <w:gridSpan w:val="3"/>
              </w:tcPr>
            </w:tcPrChange>
          </w:tcPr>
          <w:p w14:paraId="680D2091" w14:textId="323842AE" w:rsidR="00C625B0" w:rsidRPr="00C625B0" w:rsidRDefault="00C625B0">
            <w:pPr>
              <w:pStyle w:val="Caption"/>
              <w:snapToGrid w:val="0"/>
              <w:spacing w:after="0"/>
              <w:rPr>
                <w:ins w:id="12121" w:author="Haiyang Liu" w:date="2026-05-22T18:15:00Z" w16du:dateUtc="2026-05-22T11:15:00Z"/>
                <w:rFonts w:cs="Times New Roman"/>
                <w:i/>
                <w:color w:val="000000" w:themeColor="text1"/>
                <w:sz w:val="24"/>
                <w:szCs w:val="24"/>
              </w:rPr>
              <w:pPrChange w:id="12122" w:author="Haiyang Liu" w:date="2026-05-22T20:08:00Z" w16du:dateUtc="2026-05-22T13:08:00Z">
                <w:pPr>
                  <w:pStyle w:val="Caption"/>
                  <w:spacing w:before="160" w:after="60"/>
                </w:pPr>
              </w:pPrChange>
            </w:pPr>
            <w:ins w:id="12123" w:author="Haiyang Liu" w:date="2026-05-22T18:16:00Z" w16du:dateUtc="2026-05-22T11:16:00Z">
              <w:r w:rsidRPr="00C625B0">
                <w:rPr>
                  <w:rFonts w:cs="Times New Roman"/>
                  <w:b w:val="0"/>
                  <w:color w:val="000000" w:themeColor="text1"/>
                  <w:sz w:val="24"/>
                  <w:szCs w:val="24"/>
                  <w:rPrChange w:id="12124" w:author="Haiyang Liu" w:date="2026-05-22T18:17:00Z" w16du:dateUtc="2026-05-22T11:17:00Z">
                    <w:rPr>
                      <w:b w:val="0"/>
                      <w:sz w:val="12"/>
                    </w:rPr>
                  </w:rPrChange>
                </w:rPr>
                <w:t>-.079</w:t>
              </w:r>
              <w:r w:rsidRPr="00C625B0">
                <w:rPr>
                  <w:rFonts w:cs="Times New Roman"/>
                  <w:color w:val="000000" w:themeColor="text1"/>
                  <w:sz w:val="24"/>
                  <w:szCs w:val="24"/>
                  <w:rPrChange w:id="12125" w:author="Haiyang Liu" w:date="2026-05-22T18:17:00Z" w16du:dateUtc="2026-05-22T11:17:00Z">
                    <w:rPr>
                      <w:sz w:val="12"/>
                    </w:rPr>
                  </w:rPrChange>
                </w:rPr>
                <w:br/>
              </w:r>
              <w:r w:rsidRPr="00C625B0">
                <w:rPr>
                  <w:rFonts w:cs="Times New Roman"/>
                  <w:b w:val="0"/>
                  <w:color w:val="000000" w:themeColor="text1"/>
                  <w:sz w:val="24"/>
                  <w:szCs w:val="24"/>
                  <w:rPrChange w:id="12126" w:author="Haiyang Liu" w:date="2026-05-22T18:17:00Z" w16du:dateUtc="2026-05-22T11:17:00Z">
                    <w:rPr>
                      <w:b w:val="0"/>
                      <w:sz w:val="12"/>
                    </w:rPr>
                  </w:rPrChange>
                </w:rPr>
                <w:t>(.042)</w:t>
              </w:r>
            </w:ins>
          </w:p>
        </w:tc>
        <w:tc>
          <w:tcPr>
            <w:tcW w:w="925" w:type="dxa"/>
            <w:vAlign w:val="center"/>
            <w:tcPrChange w:id="12127" w:author="Haiyang Liu" w:date="2026-05-22T20:07:00Z" w16du:dateUtc="2026-05-22T13:07:00Z">
              <w:tcPr>
                <w:tcW w:w="996" w:type="dxa"/>
                <w:gridSpan w:val="3"/>
              </w:tcPr>
            </w:tcPrChange>
          </w:tcPr>
          <w:p w14:paraId="5AA756FB" w14:textId="3362EBB2" w:rsidR="00C625B0" w:rsidRPr="00C625B0" w:rsidRDefault="00C625B0">
            <w:pPr>
              <w:pStyle w:val="Caption"/>
              <w:snapToGrid w:val="0"/>
              <w:spacing w:after="0"/>
              <w:rPr>
                <w:ins w:id="12128" w:author="Haiyang Liu" w:date="2026-05-22T18:15:00Z" w16du:dateUtc="2026-05-22T11:15:00Z"/>
                <w:rFonts w:cs="Times New Roman"/>
                <w:i/>
                <w:color w:val="000000" w:themeColor="text1"/>
                <w:sz w:val="24"/>
                <w:szCs w:val="24"/>
              </w:rPr>
              <w:pPrChange w:id="12129" w:author="Haiyang Liu" w:date="2026-05-22T20:08:00Z" w16du:dateUtc="2026-05-22T13:08:00Z">
                <w:pPr>
                  <w:pStyle w:val="Caption"/>
                  <w:spacing w:before="160" w:after="60"/>
                </w:pPr>
              </w:pPrChange>
            </w:pPr>
            <w:ins w:id="12130" w:author="Haiyang Liu" w:date="2026-05-22T18:16:00Z" w16du:dateUtc="2026-05-22T11:16:00Z">
              <w:r w:rsidRPr="00C625B0">
                <w:rPr>
                  <w:rFonts w:cs="Times New Roman"/>
                  <w:b w:val="0"/>
                  <w:color w:val="000000" w:themeColor="text1"/>
                  <w:sz w:val="24"/>
                  <w:szCs w:val="24"/>
                  <w:rPrChange w:id="12131" w:author="Haiyang Liu" w:date="2026-05-22T18:17:00Z" w16du:dateUtc="2026-05-22T11:17:00Z">
                    <w:rPr>
                      <w:b w:val="0"/>
                      <w:sz w:val="12"/>
                    </w:rPr>
                  </w:rPrChange>
                </w:rPr>
                <w:t>-.084</w:t>
              </w:r>
              <w:r w:rsidRPr="00C625B0">
                <w:rPr>
                  <w:rFonts w:cs="Times New Roman"/>
                  <w:color w:val="000000" w:themeColor="text1"/>
                  <w:sz w:val="24"/>
                  <w:szCs w:val="24"/>
                  <w:rPrChange w:id="12132" w:author="Haiyang Liu" w:date="2026-05-22T18:17:00Z" w16du:dateUtc="2026-05-22T11:17:00Z">
                    <w:rPr>
                      <w:sz w:val="12"/>
                    </w:rPr>
                  </w:rPrChange>
                </w:rPr>
                <w:br/>
              </w:r>
              <w:r w:rsidRPr="00C625B0">
                <w:rPr>
                  <w:rFonts w:cs="Times New Roman"/>
                  <w:b w:val="0"/>
                  <w:color w:val="000000" w:themeColor="text1"/>
                  <w:sz w:val="24"/>
                  <w:szCs w:val="24"/>
                  <w:rPrChange w:id="12133" w:author="Haiyang Liu" w:date="2026-05-22T18:17:00Z" w16du:dateUtc="2026-05-22T11:17:00Z">
                    <w:rPr>
                      <w:b w:val="0"/>
                      <w:sz w:val="12"/>
                    </w:rPr>
                  </w:rPrChange>
                </w:rPr>
                <w:t>(.016)</w:t>
              </w:r>
            </w:ins>
          </w:p>
        </w:tc>
        <w:tc>
          <w:tcPr>
            <w:tcW w:w="925" w:type="dxa"/>
            <w:vAlign w:val="center"/>
            <w:tcPrChange w:id="12134" w:author="Haiyang Liu" w:date="2026-05-22T20:07:00Z" w16du:dateUtc="2026-05-22T13:07:00Z">
              <w:tcPr>
                <w:tcW w:w="996" w:type="dxa"/>
                <w:gridSpan w:val="3"/>
              </w:tcPr>
            </w:tcPrChange>
          </w:tcPr>
          <w:p w14:paraId="60C0C222" w14:textId="74F8E760" w:rsidR="00C625B0" w:rsidRPr="00C625B0" w:rsidRDefault="00C625B0">
            <w:pPr>
              <w:pStyle w:val="Caption"/>
              <w:snapToGrid w:val="0"/>
              <w:spacing w:after="0"/>
              <w:rPr>
                <w:ins w:id="12135" w:author="Haiyang Liu" w:date="2026-05-22T18:15:00Z" w16du:dateUtc="2026-05-22T11:15:00Z"/>
                <w:rFonts w:cs="Times New Roman"/>
                <w:i/>
                <w:color w:val="000000" w:themeColor="text1"/>
                <w:sz w:val="24"/>
                <w:szCs w:val="24"/>
              </w:rPr>
              <w:pPrChange w:id="12136" w:author="Haiyang Liu" w:date="2026-05-22T20:08:00Z" w16du:dateUtc="2026-05-22T13:08:00Z">
                <w:pPr>
                  <w:pStyle w:val="Caption"/>
                  <w:spacing w:before="160" w:after="60"/>
                </w:pPr>
              </w:pPrChange>
            </w:pPr>
            <w:ins w:id="12137" w:author="Haiyang Liu" w:date="2026-05-22T18:16:00Z" w16du:dateUtc="2026-05-22T11:16:00Z">
              <w:r w:rsidRPr="00C625B0">
                <w:rPr>
                  <w:rFonts w:cs="Times New Roman"/>
                  <w:b w:val="0"/>
                  <w:color w:val="000000" w:themeColor="text1"/>
                  <w:sz w:val="24"/>
                  <w:szCs w:val="24"/>
                  <w:rPrChange w:id="12138" w:author="Haiyang Liu" w:date="2026-05-22T18:17:00Z" w16du:dateUtc="2026-05-22T11:17:00Z">
                    <w:rPr>
                      <w:b w:val="0"/>
                      <w:sz w:val="12"/>
                    </w:rPr>
                  </w:rPrChange>
                </w:rPr>
                <w:t>.779</w:t>
              </w:r>
              <w:r w:rsidRPr="00C625B0">
                <w:rPr>
                  <w:rFonts w:cs="Times New Roman"/>
                  <w:color w:val="000000" w:themeColor="text1"/>
                  <w:sz w:val="24"/>
                  <w:szCs w:val="24"/>
                  <w:rPrChange w:id="12139" w:author="Haiyang Liu" w:date="2026-05-22T18:17:00Z" w16du:dateUtc="2026-05-22T11:17:00Z">
                    <w:rPr>
                      <w:sz w:val="12"/>
                    </w:rPr>
                  </w:rPrChange>
                </w:rPr>
                <w:br/>
              </w:r>
              <w:r w:rsidRPr="00C625B0">
                <w:rPr>
                  <w:rFonts w:cs="Times New Roman"/>
                  <w:b w:val="0"/>
                  <w:color w:val="000000" w:themeColor="text1"/>
                  <w:sz w:val="24"/>
                  <w:szCs w:val="24"/>
                  <w:rPrChange w:id="12140" w:author="Haiyang Liu" w:date="2026-05-22T18:17:00Z" w16du:dateUtc="2026-05-22T11:17:00Z">
                    <w:rPr>
                      <w:b w:val="0"/>
                      <w:sz w:val="12"/>
                    </w:rPr>
                  </w:rPrChange>
                </w:rPr>
                <w:t>(.064)</w:t>
              </w:r>
            </w:ins>
          </w:p>
        </w:tc>
        <w:tc>
          <w:tcPr>
            <w:tcW w:w="925" w:type="dxa"/>
            <w:vAlign w:val="center"/>
            <w:tcPrChange w:id="12141" w:author="Haiyang Liu" w:date="2026-05-22T20:07:00Z" w16du:dateUtc="2026-05-22T13:07:00Z">
              <w:tcPr>
                <w:tcW w:w="996" w:type="dxa"/>
                <w:gridSpan w:val="3"/>
              </w:tcPr>
            </w:tcPrChange>
          </w:tcPr>
          <w:p w14:paraId="5DE48238" w14:textId="77777777" w:rsidR="00C625B0" w:rsidRPr="00C625B0" w:rsidRDefault="00C625B0">
            <w:pPr>
              <w:pStyle w:val="Caption"/>
              <w:snapToGrid w:val="0"/>
              <w:spacing w:after="0"/>
              <w:rPr>
                <w:ins w:id="12142" w:author="Haiyang Liu" w:date="2026-05-22T18:15:00Z" w16du:dateUtc="2026-05-22T11:15:00Z"/>
                <w:rFonts w:cs="Times New Roman"/>
                <w:i/>
                <w:color w:val="000000" w:themeColor="text1"/>
                <w:sz w:val="24"/>
                <w:szCs w:val="24"/>
              </w:rPr>
              <w:pPrChange w:id="12143" w:author="Haiyang Liu" w:date="2026-05-22T20:08:00Z" w16du:dateUtc="2026-05-22T13:08:00Z">
                <w:pPr>
                  <w:pStyle w:val="Caption"/>
                  <w:spacing w:before="160" w:after="60"/>
                </w:pPr>
              </w:pPrChange>
            </w:pPr>
          </w:p>
        </w:tc>
        <w:tc>
          <w:tcPr>
            <w:tcW w:w="925" w:type="dxa"/>
            <w:tcPrChange w:id="12144" w:author="Haiyang Liu" w:date="2026-05-22T20:07:00Z" w16du:dateUtc="2026-05-22T13:07:00Z">
              <w:tcPr>
                <w:tcW w:w="996" w:type="dxa"/>
                <w:gridSpan w:val="3"/>
              </w:tcPr>
            </w:tcPrChange>
          </w:tcPr>
          <w:p w14:paraId="22647F74" w14:textId="77777777" w:rsidR="00C625B0" w:rsidRPr="00C625B0" w:rsidRDefault="00C625B0">
            <w:pPr>
              <w:pStyle w:val="Caption"/>
              <w:snapToGrid w:val="0"/>
              <w:spacing w:after="0"/>
              <w:rPr>
                <w:ins w:id="12145" w:author="Haiyang Liu" w:date="2026-05-22T18:15:00Z" w16du:dateUtc="2026-05-22T11:15:00Z"/>
                <w:rFonts w:cs="Times New Roman"/>
                <w:i/>
                <w:color w:val="000000" w:themeColor="text1"/>
                <w:sz w:val="24"/>
                <w:szCs w:val="24"/>
              </w:rPr>
              <w:pPrChange w:id="12146" w:author="Haiyang Liu" w:date="2026-05-22T20:08:00Z" w16du:dateUtc="2026-05-22T13:08:00Z">
                <w:pPr>
                  <w:pStyle w:val="Caption"/>
                  <w:spacing w:before="160" w:after="60"/>
                </w:pPr>
              </w:pPrChange>
            </w:pPr>
          </w:p>
        </w:tc>
        <w:tc>
          <w:tcPr>
            <w:tcW w:w="925" w:type="dxa"/>
            <w:tcPrChange w:id="12147" w:author="Haiyang Liu" w:date="2026-05-22T20:07:00Z" w16du:dateUtc="2026-05-22T13:07:00Z">
              <w:tcPr>
                <w:tcW w:w="996" w:type="dxa"/>
                <w:gridSpan w:val="3"/>
              </w:tcPr>
            </w:tcPrChange>
          </w:tcPr>
          <w:p w14:paraId="047A4835" w14:textId="77777777" w:rsidR="00C625B0" w:rsidRPr="00C625B0" w:rsidRDefault="00C625B0">
            <w:pPr>
              <w:pStyle w:val="Caption"/>
              <w:snapToGrid w:val="0"/>
              <w:spacing w:after="0"/>
              <w:rPr>
                <w:ins w:id="12148" w:author="Haiyang Liu" w:date="2026-05-22T18:15:00Z" w16du:dateUtc="2026-05-22T11:15:00Z"/>
                <w:rFonts w:cs="Times New Roman"/>
                <w:i/>
                <w:color w:val="000000" w:themeColor="text1"/>
                <w:sz w:val="24"/>
                <w:szCs w:val="24"/>
              </w:rPr>
              <w:pPrChange w:id="12149" w:author="Haiyang Liu" w:date="2026-05-22T20:08:00Z" w16du:dateUtc="2026-05-22T13:08:00Z">
                <w:pPr>
                  <w:pStyle w:val="Caption"/>
                  <w:spacing w:before="160" w:after="60"/>
                </w:pPr>
              </w:pPrChange>
            </w:pPr>
          </w:p>
        </w:tc>
        <w:tc>
          <w:tcPr>
            <w:tcW w:w="925" w:type="dxa"/>
            <w:tcPrChange w:id="12150" w:author="Haiyang Liu" w:date="2026-05-22T20:07:00Z" w16du:dateUtc="2026-05-22T13:07:00Z">
              <w:tcPr>
                <w:tcW w:w="996" w:type="dxa"/>
                <w:gridSpan w:val="3"/>
              </w:tcPr>
            </w:tcPrChange>
          </w:tcPr>
          <w:p w14:paraId="6230BC2B" w14:textId="77777777" w:rsidR="00C625B0" w:rsidRPr="00C625B0" w:rsidRDefault="00C625B0">
            <w:pPr>
              <w:pStyle w:val="Caption"/>
              <w:snapToGrid w:val="0"/>
              <w:spacing w:after="0"/>
              <w:rPr>
                <w:ins w:id="12151" w:author="Haiyang Liu" w:date="2026-05-22T18:15:00Z" w16du:dateUtc="2026-05-22T11:15:00Z"/>
                <w:rFonts w:cs="Times New Roman"/>
                <w:i/>
                <w:color w:val="000000" w:themeColor="text1"/>
                <w:sz w:val="24"/>
                <w:szCs w:val="24"/>
              </w:rPr>
              <w:pPrChange w:id="12152" w:author="Haiyang Liu" w:date="2026-05-22T20:08:00Z" w16du:dateUtc="2026-05-22T13:08:00Z">
                <w:pPr>
                  <w:pStyle w:val="Caption"/>
                  <w:spacing w:before="160" w:after="60"/>
                </w:pPr>
              </w:pPrChange>
            </w:pPr>
          </w:p>
        </w:tc>
        <w:tc>
          <w:tcPr>
            <w:tcW w:w="925" w:type="dxa"/>
            <w:tcPrChange w:id="12153" w:author="Haiyang Liu" w:date="2026-05-22T20:07:00Z" w16du:dateUtc="2026-05-22T13:07:00Z">
              <w:tcPr>
                <w:tcW w:w="996" w:type="dxa"/>
                <w:gridSpan w:val="3"/>
              </w:tcPr>
            </w:tcPrChange>
          </w:tcPr>
          <w:p w14:paraId="02AFB031" w14:textId="77777777" w:rsidR="00C625B0" w:rsidRPr="00C625B0" w:rsidRDefault="00C625B0">
            <w:pPr>
              <w:pStyle w:val="Caption"/>
              <w:snapToGrid w:val="0"/>
              <w:spacing w:after="0"/>
              <w:rPr>
                <w:ins w:id="12154" w:author="Haiyang Liu" w:date="2026-05-22T18:15:00Z" w16du:dateUtc="2026-05-22T11:15:00Z"/>
                <w:rFonts w:cs="Times New Roman"/>
                <w:i/>
                <w:color w:val="000000" w:themeColor="text1"/>
                <w:sz w:val="24"/>
                <w:szCs w:val="24"/>
              </w:rPr>
              <w:pPrChange w:id="12155" w:author="Haiyang Liu" w:date="2026-05-22T20:08:00Z" w16du:dateUtc="2026-05-22T13:08:00Z">
                <w:pPr>
                  <w:pStyle w:val="Caption"/>
                  <w:spacing w:before="160" w:after="60"/>
                </w:pPr>
              </w:pPrChange>
            </w:pPr>
          </w:p>
        </w:tc>
        <w:tc>
          <w:tcPr>
            <w:tcW w:w="925" w:type="dxa"/>
            <w:tcPrChange w:id="12156" w:author="Haiyang Liu" w:date="2026-05-22T20:07:00Z" w16du:dateUtc="2026-05-22T13:07:00Z">
              <w:tcPr>
                <w:tcW w:w="996" w:type="dxa"/>
                <w:gridSpan w:val="3"/>
              </w:tcPr>
            </w:tcPrChange>
          </w:tcPr>
          <w:p w14:paraId="3559DE99" w14:textId="77777777" w:rsidR="00C625B0" w:rsidRPr="00C625B0" w:rsidRDefault="00C625B0">
            <w:pPr>
              <w:pStyle w:val="Caption"/>
              <w:snapToGrid w:val="0"/>
              <w:spacing w:after="0"/>
              <w:rPr>
                <w:ins w:id="12157" w:author="Haiyang Liu" w:date="2026-05-22T18:15:00Z" w16du:dateUtc="2026-05-22T11:15:00Z"/>
                <w:rFonts w:cs="Times New Roman"/>
                <w:i/>
                <w:color w:val="000000" w:themeColor="text1"/>
                <w:sz w:val="24"/>
                <w:szCs w:val="24"/>
              </w:rPr>
              <w:pPrChange w:id="12158" w:author="Haiyang Liu" w:date="2026-05-22T20:08:00Z" w16du:dateUtc="2026-05-22T13:08:00Z">
                <w:pPr>
                  <w:pStyle w:val="Caption"/>
                  <w:spacing w:before="160" w:after="60"/>
                </w:pPr>
              </w:pPrChange>
            </w:pPr>
          </w:p>
        </w:tc>
        <w:tc>
          <w:tcPr>
            <w:tcW w:w="925" w:type="dxa"/>
            <w:tcPrChange w:id="12159" w:author="Haiyang Liu" w:date="2026-05-22T20:07:00Z" w16du:dateUtc="2026-05-22T13:07:00Z">
              <w:tcPr>
                <w:tcW w:w="996" w:type="dxa"/>
                <w:gridSpan w:val="3"/>
              </w:tcPr>
            </w:tcPrChange>
          </w:tcPr>
          <w:p w14:paraId="7799CB6F" w14:textId="77777777" w:rsidR="00C625B0" w:rsidRPr="00C625B0" w:rsidRDefault="00C625B0">
            <w:pPr>
              <w:pStyle w:val="Caption"/>
              <w:snapToGrid w:val="0"/>
              <w:spacing w:after="0"/>
              <w:rPr>
                <w:ins w:id="12160" w:author="Haiyang Liu" w:date="2026-05-22T18:15:00Z" w16du:dateUtc="2026-05-22T11:15:00Z"/>
                <w:rFonts w:cs="Times New Roman"/>
                <w:i/>
                <w:color w:val="000000" w:themeColor="text1"/>
                <w:sz w:val="24"/>
                <w:szCs w:val="24"/>
              </w:rPr>
              <w:pPrChange w:id="12161" w:author="Haiyang Liu" w:date="2026-05-22T20:08:00Z" w16du:dateUtc="2026-05-22T13:08:00Z">
                <w:pPr>
                  <w:pStyle w:val="Caption"/>
                  <w:spacing w:before="160" w:after="60"/>
                </w:pPr>
              </w:pPrChange>
            </w:pPr>
          </w:p>
        </w:tc>
        <w:tc>
          <w:tcPr>
            <w:tcW w:w="925" w:type="dxa"/>
            <w:tcPrChange w:id="12162" w:author="Haiyang Liu" w:date="2026-05-22T20:07:00Z" w16du:dateUtc="2026-05-22T13:07:00Z">
              <w:tcPr>
                <w:tcW w:w="996" w:type="dxa"/>
                <w:gridSpan w:val="4"/>
              </w:tcPr>
            </w:tcPrChange>
          </w:tcPr>
          <w:p w14:paraId="18337CCE" w14:textId="77777777" w:rsidR="00C625B0" w:rsidRPr="00C625B0" w:rsidRDefault="00C625B0">
            <w:pPr>
              <w:pStyle w:val="Caption"/>
              <w:snapToGrid w:val="0"/>
              <w:spacing w:after="0"/>
              <w:rPr>
                <w:ins w:id="12163" w:author="Haiyang Liu" w:date="2026-05-22T18:15:00Z" w16du:dateUtc="2026-05-22T11:15:00Z"/>
                <w:rFonts w:cs="Times New Roman"/>
                <w:i/>
                <w:color w:val="000000" w:themeColor="text1"/>
                <w:sz w:val="24"/>
                <w:szCs w:val="24"/>
              </w:rPr>
              <w:pPrChange w:id="12164" w:author="Haiyang Liu" w:date="2026-05-22T20:08:00Z" w16du:dateUtc="2026-05-22T13:08:00Z">
                <w:pPr>
                  <w:pStyle w:val="Caption"/>
                  <w:spacing w:before="160" w:after="60"/>
                </w:pPr>
              </w:pPrChange>
            </w:pPr>
          </w:p>
        </w:tc>
        <w:tc>
          <w:tcPr>
            <w:tcW w:w="925" w:type="dxa"/>
            <w:tcPrChange w:id="12165" w:author="Haiyang Liu" w:date="2026-05-22T20:07:00Z" w16du:dateUtc="2026-05-22T13:07:00Z">
              <w:tcPr>
                <w:tcW w:w="996" w:type="dxa"/>
              </w:tcPr>
            </w:tcPrChange>
          </w:tcPr>
          <w:p w14:paraId="7C59CB63" w14:textId="77777777" w:rsidR="00C625B0" w:rsidRPr="00C625B0" w:rsidRDefault="00C625B0">
            <w:pPr>
              <w:pStyle w:val="Caption"/>
              <w:snapToGrid w:val="0"/>
              <w:spacing w:after="0"/>
              <w:rPr>
                <w:ins w:id="12166" w:author="Haiyang Liu" w:date="2026-05-22T18:15:00Z" w16du:dateUtc="2026-05-22T11:15:00Z"/>
                <w:rFonts w:cs="Times New Roman"/>
                <w:i/>
                <w:color w:val="000000" w:themeColor="text1"/>
                <w:sz w:val="24"/>
                <w:szCs w:val="24"/>
              </w:rPr>
              <w:pPrChange w:id="12167" w:author="Haiyang Liu" w:date="2026-05-22T20:08:00Z" w16du:dateUtc="2026-05-22T13:08:00Z">
                <w:pPr>
                  <w:pStyle w:val="Caption"/>
                  <w:spacing w:before="160" w:after="60"/>
                </w:pPr>
              </w:pPrChange>
            </w:pPr>
          </w:p>
        </w:tc>
      </w:tr>
      <w:tr w:rsidR="00C625B0" w:rsidRPr="00C625B0" w14:paraId="1EB8FFB5" w14:textId="1BDC82D0" w:rsidTr="004D0747">
        <w:trPr>
          <w:ins w:id="12168" w:author="Haiyang Liu" w:date="2026-05-22T18:15:00Z"/>
          <w:trPrChange w:id="12169" w:author="Haiyang Liu" w:date="2026-05-22T20:07:00Z" w16du:dateUtc="2026-05-22T13:07:00Z">
            <w:trPr>
              <w:gridBefore w:val="1"/>
            </w:trPr>
          </w:trPrChange>
        </w:trPr>
        <w:tc>
          <w:tcPr>
            <w:tcW w:w="924" w:type="dxa"/>
            <w:vAlign w:val="center"/>
            <w:tcPrChange w:id="12170" w:author="Haiyang Liu" w:date="2026-05-22T20:07:00Z" w16du:dateUtc="2026-05-22T13:07:00Z">
              <w:tcPr>
                <w:tcW w:w="996" w:type="dxa"/>
                <w:gridSpan w:val="3"/>
              </w:tcPr>
            </w:tcPrChange>
          </w:tcPr>
          <w:p w14:paraId="0A531672" w14:textId="35760EA7" w:rsidR="00C625B0" w:rsidRPr="00C625B0" w:rsidRDefault="00C625B0">
            <w:pPr>
              <w:pStyle w:val="Caption"/>
              <w:snapToGrid w:val="0"/>
              <w:spacing w:after="0"/>
              <w:rPr>
                <w:ins w:id="12171" w:author="Haiyang Liu" w:date="2026-05-22T18:15:00Z" w16du:dateUtc="2026-05-22T11:15:00Z"/>
                <w:rFonts w:cs="Times New Roman"/>
                <w:i/>
                <w:color w:val="000000" w:themeColor="text1"/>
                <w:sz w:val="24"/>
                <w:szCs w:val="24"/>
              </w:rPr>
              <w:pPrChange w:id="12172" w:author="Haiyang Liu" w:date="2026-05-22T20:08:00Z" w16du:dateUtc="2026-05-22T13:08:00Z">
                <w:pPr>
                  <w:pStyle w:val="Caption"/>
                  <w:spacing w:before="160" w:after="60"/>
                </w:pPr>
              </w:pPrChange>
            </w:pPr>
            <w:ins w:id="12173" w:author="Haiyang Liu" w:date="2026-05-22T18:16:00Z" w16du:dateUtc="2026-05-22T11:16:00Z">
              <w:r w:rsidRPr="00C625B0">
                <w:rPr>
                  <w:rFonts w:cs="Times New Roman"/>
                  <w:color w:val="000000" w:themeColor="text1"/>
                  <w:sz w:val="24"/>
                  <w:szCs w:val="24"/>
                  <w:rPrChange w:id="12174" w:author="Haiyang Liu" w:date="2026-05-22T18:17:00Z" w16du:dateUtc="2026-05-22T11:17:00Z">
                    <w:rPr>
                      <w:sz w:val="12"/>
                    </w:rPr>
                  </w:rPrChange>
                </w:rPr>
                <w:t>X1</w:t>
              </w:r>
            </w:ins>
          </w:p>
        </w:tc>
        <w:tc>
          <w:tcPr>
            <w:tcW w:w="925" w:type="dxa"/>
            <w:vAlign w:val="center"/>
            <w:tcPrChange w:id="12175" w:author="Haiyang Liu" w:date="2026-05-22T20:07:00Z" w16du:dateUtc="2026-05-22T13:07:00Z">
              <w:tcPr>
                <w:tcW w:w="997" w:type="dxa"/>
                <w:gridSpan w:val="3"/>
              </w:tcPr>
            </w:tcPrChange>
          </w:tcPr>
          <w:p w14:paraId="3090DAD2" w14:textId="0BD1344E" w:rsidR="00C625B0" w:rsidRPr="00C625B0" w:rsidRDefault="00C625B0">
            <w:pPr>
              <w:pStyle w:val="Caption"/>
              <w:snapToGrid w:val="0"/>
              <w:spacing w:after="0"/>
              <w:rPr>
                <w:ins w:id="12176" w:author="Haiyang Liu" w:date="2026-05-22T18:15:00Z" w16du:dateUtc="2026-05-22T11:15:00Z"/>
                <w:rFonts w:cs="Times New Roman"/>
                <w:i/>
                <w:color w:val="000000" w:themeColor="text1"/>
                <w:sz w:val="24"/>
                <w:szCs w:val="24"/>
              </w:rPr>
              <w:pPrChange w:id="12177" w:author="Haiyang Liu" w:date="2026-05-22T20:08:00Z" w16du:dateUtc="2026-05-22T13:08:00Z">
                <w:pPr>
                  <w:pStyle w:val="Caption"/>
                  <w:spacing w:before="160" w:after="60"/>
                </w:pPr>
              </w:pPrChange>
            </w:pPr>
            <w:ins w:id="12178" w:author="Haiyang Liu" w:date="2026-05-22T18:16:00Z" w16du:dateUtc="2026-05-22T11:16:00Z">
              <w:r w:rsidRPr="00C625B0">
                <w:rPr>
                  <w:rFonts w:cs="Times New Roman"/>
                  <w:b w:val="0"/>
                  <w:color w:val="000000" w:themeColor="text1"/>
                  <w:sz w:val="24"/>
                  <w:szCs w:val="24"/>
                  <w:rPrChange w:id="12179" w:author="Haiyang Liu" w:date="2026-05-22T18:17:00Z" w16du:dateUtc="2026-05-22T11:17:00Z">
                    <w:rPr>
                      <w:b w:val="0"/>
                      <w:sz w:val="12"/>
                    </w:rPr>
                  </w:rPrChange>
                </w:rPr>
                <w:t>-.012</w:t>
              </w:r>
              <w:r w:rsidRPr="00C625B0">
                <w:rPr>
                  <w:rFonts w:cs="Times New Roman"/>
                  <w:color w:val="000000" w:themeColor="text1"/>
                  <w:sz w:val="24"/>
                  <w:szCs w:val="24"/>
                  <w:rPrChange w:id="12180" w:author="Haiyang Liu" w:date="2026-05-22T18:17:00Z" w16du:dateUtc="2026-05-22T11:17:00Z">
                    <w:rPr>
                      <w:sz w:val="12"/>
                    </w:rPr>
                  </w:rPrChange>
                </w:rPr>
                <w:br/>
              </w:r>
              <w:r w:rsidRPr="00C625B0">
                <w:rPr>
                  <w:rFonts w:cs="Times New Roman"/>
                  <w:b w:val="0"/>
                  <w:color w:val="000000" w:themeColor="text1"/>
                  <w:sz w:val="24"/>
                  <w:szCs w:val="24"/>
                  <w:rPrChange w:id="12181" w:author="Haiyang Liu" w:date="2026-05-22T18:17:00Z" w16du:dateUtc="2026-05-22T11:17:00Z">
                    <w:rPr>
                      <w:b w:val="0"/>
                      <w:sz w:val="12"/>
                    </w:rPr>
                  </w:rPrChange>
                </w:rPr>
                <w:t>(.021)</w:t>
              </w:r>
            </w:ins>
          </w:p>
        </w:tc>
        <w:tc>
          <w:tcPr>
            <w:tcW w:w="926" w:type="dxa"/>
            <w:vAlign w:val="center"/>
            <w:tcPrChange w:id="12182" w:author="Haiyang Liu" w:date="2026-05-22T20:07:00Z" w16du:dateUtc="2026-05-22T13:07:00Z">
              <w:tcPr>
                <w:tcW w:w="997" w:type="dxa"/>
                <w:gridSpan w:val="3"/>
              </w:tcPr>
            </w:tcPrChange>
          </w:tcPr>
          <w:p w14:paraId="40278819" w14:textId="73D0537F" w:rsidR="00C625B0" w:rsidRPr="00C625B0" w:rsidRDefault="00C625B0">
            <w:pPr>
              <w:pStyle w:val="Caption"/>
              <w:snapToGrid w:val="0"/>
              <w:spacing w:after="0"/>
              <w:rPr>
                <w:ins w:id="12183" w:author="Haiyang Liu" w:date="2026-05-22T18:15:00Z" w16du:dateUtc="2026-05-22T11:15:00Z"/>
                <w:rFonts w:cs="Times New Roman"/>
                <w:i/>
                <w:color w:val="000000" w:themeColor="text1"/>
                <w:sz w:val="24"/>
                <w:szCs w:val="24"/>
              </w:rPr>
              <w:pPrChange w:id="12184" w:author="Haiyang Liu" w:date="2026-05-22T20:08:00Z" w16du:dateUtc="2026-05-22T13:08:00Z">
                <w:pPr>
                  <w:pStyle w:val="Caption"/>
                  <w:spacing w:before="160" w:after="60"/>
                </w:pPr>
              </w:pPrChange>
            </w:pPr>
            <w:ins w:id="12185" w:author="Haiyang Liu" w:date="2026-05-22T18:16:00Z" w16du:dateUtc="2026-05-22T11:16:00Z">
              <w:r w:rsidRPr="00C625B0">
                <w:rPr>
                  <w:rFonts w:cs="Times New Roman"/>
                  <w:b w:val="0"/>
                  <w:color w:val="000000" w:themeColor="text1"/>
                  <w:sz w:val="24"/>
                  <w:szCs w:val="24"/>
                  <w:rPrChange w:id="12186" w:author="Haiyang Liu" w:date="2026-05-22T18:17:00Z" w16du:dateUtc="2026-05-22T11:17:00Z">
                    <w:rPr>
                      <w:b w:val="0"/>
                      <w:sz w:val="12"/>
                    </w:rPr>
                  </w:rPrChange>
                </w:rPr>
                <w:t>-.151</w:t>
              </w:r>
              <w:r w:rsidRPr="00C625B0">
                <w:rPr>
                  <w:rFonts w:cs="Times New Roman"/>
                  <w:color w:val="000000" w:themeColor="text1"/>
                  <w:sz w:val="24"/>
                  <w:szCs w:val="24"/>
                  <w:rPrChange w:id="12187" w:author="Haiyang Liu" w:date="2026-05-22T18:17:00Z" w16du:dateUtc="2026-05-22T11:17:00Z">
                    <w:rPr>
                      <w:sz w:val="12"/>
                    </w:rPr>
                  </w:rPrChange>
                </w:rPr>
                <w:br/>
              </w:r>
              <w:r w:rsidRPr="00C625B0">
                <w:rPr>
                  <w:rFonts w:cs="Times New Roman"/>
                  <w:b w:val="0"/>
                  <w:color w:val="000000" w:themeColor="text1"/>
                  <w:sz w:val="24"/>
                  <w:szCs w:val="24"/>
                  <w:rPrChange w:id="12188" w:author="Haiyang Liu" w:date="2026-05-22T18:17:00Z" w16du:dateUtc="2026-05-22T11:17:00Z">
                    <w:rPr>
                      <w:b w:val="0"/>
                      <w:sz w:val="12"/>
                    </w:rPr>
                  </w:rPrChange>
                </w:rPr>
                <w:t>(.031)</w:t>
              </w:r>
            </w:ins>
          </w:p>
        </w:tc>
        <w:tc>
          <w:tcPr>
            <w:tcW w:w="925" w:type="dxa"/>
            <w:vAlign w:val="center"/>
            <w:tcPrChange w:id="12189" w:author="Haiyang Liu" w:date="2026-05-22T20:07:00Z" w16du:dateUtc="2026-05-22T13:07:00Z">
              <w:tcPr>
                <w:tcW w:w="996" w:type="dxa"/>
                <w:gridSpan w:val="3"/>
              </w:tcPr>
            </w:tcPrChange>
          </w:tcPr>
          <w:p w14:paraId="479D10CE" w14:textId="1A203410" w:rsidR="00C625B0" w:rsidRPr="00C625B0" w:rsidRDefault="00C625B0">
            <w:pPr>
              <w:pStyle w:val="Caption"/>
              <w:snapToGrid w:val="0"/>
              <w:spacing w:after="0"/>
              <w:rPr>
                <w:ins w:id="12190" w:author="Haiyang Liu" w:date="2026-05-22T18:15:00Z" w16du:dateUtc="2026-05-22T11:15:00Z"/>
                <w:rFonts w:cs="Times New Roman"/>
                <w:i/>
                <w:color w:val="000000" w:themeColor="text1"/>
                <w:sz w:val="24"/>
                <w:szCs w:val="24"/>
              </w:rPr>
              <w:pPrChange w:id="12191" w:author="Haiyang Liu" w:date="2026-05-22T20:08:00Z" w16du:dateUtc="2026-05-22T13:08:00Z">
                <w:pPr>
                  <w:pStyle w:val="Caption"/>
                  <w:spacing w:before="160" w:after="60"/>
                </w:pPr>
              </w:pPrChange>
            </w:pPr>
            <w:ins w:id="12192" w:author="Haiyang Liu" w:date="2026-05-22T18:16:00Z" w16du:dateUtc="2026-05-22T11:16:00Z">
              <w:r w:rsidRPr="00C625B0">
                <w:rPr>
                  <w:rFonts w:cs="Times New Roman"/>
                  <w:b w:val="0"/>
                  <w:color w:val="000000" w:themeColor="text1"/>
                  <w:sz w:val="24"/>
                  <w:szCs w:val="24"/>
                  <w:rPrChange w:id="12193" w:author="Haiyang Liu" w:date="2026-05-22T18:17:00Z" w16du:dateUtc="2026-05-22T11:17:00Z">
                    <w:rPr>
                      <w:b w:val="0"/>
                      <w:sz w:val="12"/>
                    </w:rPr>
                  </w:rPrChange>
                </w:rPr>
                <w:t>-.052</w:t>
              </w:r>
              <w:r w:rsidRPr="00C625B0">
                <w:rPr>
                  <w:rFonts w:cs="Times New Roman"/>
                  <w:color w:val="000000" w:themeColor="text1"/>
                  <w:sz w:val="24"/>
                  <w:szCs w:val="24"/>
                  <w:rPrChange w:id="12194" w:author="Haiyang Liu" w:date="2026-05-22T18:17:00Z" w16du:dateUtc="2026-05-22T11:17:00Z">
                    <w:rPr>
                      <w:sz w:val="12"/>
                    </w:rPr>
                  </w:rPrChange>
                </w:rPr>
                <w:br/>
              </w:r>
              <w:r w:rsidRPr="00C625B0">
                <w:rPr>
                  <w:rFonts w:cs="Times New Roman"/>
                  <w:b w:val="0"/>
                  <w:color w:val="000000" w:themeColor="text1"/>
                  <w:sz w:val="24"/>
                  <w:szCs w:val="24"/>
                  <w:rPrChange w:id="12195" w:author="Haiyang Liu" w:date="2026-05-22T18:17:00Z" w16du:dateUtc="2026-05-22T11:17:00Z">
                    <w:rPr>
                      <w:b w:val="0"/>
                      <w:sz w:val="12"/>
                    </w:rPr>
                  </w:rPrChange>
                </w:rPr>
                <w:t>(.011)</w:t>
              </w:r>
            </w:ins>
          </w:p>
        </w:tc>
        <w:tc>
          <w:tcPr>
            <w:tcW w:w="925" w:type="dxa"/>
            <w:vAlign w:val="center"/>
            <w:tcPrChange w:id="12196" w:author="Haiyang Liu" w:date="2026-05-22T20:07:00Z" w16du:dateUtc="2026-05-22T13:07:00Z">
              <w:tcPr>
                <w:tcW w:w="996" w:type="dxa"/>
                <w:gridSpan w:val="3"/>
              </w:tcPr>
            </w:tcPrChange>
          </w:tcPr>
          <w:p w14:paraId="6F9A93FD" w14:textId="607A0621" w:rsidR="00C625B0" w:rsidRPr="00C625B0" w:rsidRDefault="00C625B0">
            <w:pPr>
              <w:pStyle w:val="Caption"/>
              <w:snapToGrid w:val="0"/>
              <w:spacing w:after="0"/>
              <w:rPr>
                <w:ins w:id="12197" w:author="Haiyang Liu" w:date="2026-05-22T18:15:00Z" w16du:dateUtc="2026-05-22T11:15:00Z"/>
                <w:rFonts w:cs="Times New Roman"/>
                <w:i/>
                <w:color w:val="000000" w:themeColor="text1"/>
                <w:sz w:val="24"/>
                <w:szCs w:val="24"/>
              </w:rPr>
              <w:pPrChange w:id="12198" w:author="Haiyang Liu" w:date="2026-05-22T20:08:00Z" w16du:dateUtc="2026-05-22T13:08:00Z">
                <w:pPr>
                  <w:pStyle w:val="Caption"/>
                  <w:spacing w:before="160" w:after="60"/>
                </w:pPr>
              </w:pPrChange>
            </w:pPr>
            <w:ins w:id="12199" w:author="Haiyang Liu" w:date="2026-05-22T18:16:00Z" w16du:dateUtc="2026-05-22T11:16:00Z">
              <w:r w:rsidRPr="00C625B0">
                <w:rPr>
                  <w:rFonts w:cs="Times New Roman"/>
                  <w:b w:val="0"/>
                  <w:color w:val="000000" w:themeColor="text1"/>
                  <w:sz w:val="24"/>
                  <w:szCs w:val="24"/>
                  <w:rPrChange w:id="12200" w:author="Haiyang Liu" w:date="2026-05-22T18:17:00Z" w16du:dateUtc="2026-05-22T11:17:00Z">
                    <w:rPr>
                      <w:b w:val="0"/>
                      <w:sz w:val="12"/>
                    </w:rPr>
                  </w:rPrChange>
                </w:rPr>
                <w:t>.139</w:t>
              </w:r>
              <w:r w:rsidRPr="00C625B0">
                <w:rPr>
                  <w:rFonts w:cs="Times New Roman"/>
                  <w:color w:val="000000" w:themeColor="text1"/>
                  <w:sz w:val="24"/>
                  <w:szCs w:val="24"/>
                  <w:rPrChange w:id="12201" w:author="Haiyang Liu" w:date="2026-05-22T18:17:00Z" w16du:dateUtc="2026-05-22T11:17:00Z">
                    <w:rPr>
                      <w:sz w:val="12"/>
                    </w:rPr>
                  </w:rPrChange>
                </w:rPr>
                <w:br/>
              </w:r>
              <w:r w:rsidRPr="00C625B0">
                <w:rPr>
                  <w:rFonts w:cs="Times New Roman"/>
                  <w:b w:val="0"/>
                  <w:color w:val="000000" w:themeColor="text1"/>
                  <w:sz w:val="24"/>
                  <w:szCs w:val="24"/>
                  <w:rPrChange w:id="12202" w:author="Haiyang Liu" w:date="2026-05-22T18:17:00Z" w16du:dateUtc="2026-05-22T11:17:00Z">
                    <w:rPr>
                      <w:b w:val="0"/>
                      <w:sz w:val="12"/>
                    </w:rPr>
                  </w:rPrChange>
                </w:rPr>
                <w:t>(.033)</w:t>
              </w:r>
            </w:ins>
          </w:p>
        </w:tc>
        <w:tc>
          <w:tcPr>
            <w:tcW w:w="925" w:type="dxa"/>
            <w:vAlign w:val="center"/>
            <w:tcPrChange w:id="12203" w:author="Haiyang Liu" w:date="2026-05-22T20:07:00Z" w16du:dateUtc="2026-05-22T13:07:00Z">
              <w:tcPr>
                <w:tcW w:w="996" w:type="dxa"/>
                <w:gridSpan w:val="3"/>
              </w:tcPr>
            </w:tcPrChange>
          </w:tcPr>
          <w:p w14:paraId="182C32FE" w14:textId="444A024B" w:rsidR="00C625B0" w:rsidRPr="00C625B0" w:rsidRDefault="00C625B0">
            <w:pPr>
              <w:pStyle w:val="Caption"/>
              <w:snapToGrid w:val="0"/>
              <w:spacing w:after="0"/>
              <w:rPr>
                <w:ins w:id="12204" w:author="Haiyang Liu" w:date="2026-05-22T18:15:00Z" w16du:dateUtc="2026-05-22T11:15:00Z"/>
                <w:rFonts w:cs="Times New Roman"/>
                <w:i/>
                <w:color w:val="000000" w:themeColor="text1"/>
                <w:sz w:val="24"/>
                <w:szCs w:val="24"/>
              </w:rPr>
              <w:pPrChange w:id="12205" w:author="Haiyang Liu" w:date="2026-05-22T20:08:00Z" w16du:dateUtc="2026-05-22T13:08:00Z">
                <w:pPr>
                  <w:pStyle w:val="Caption"/>
                  <w:spacing w:before="160" w:after="60"/>
                </w:pPr>
              </w:pPrChange>
            </w:pPr>
            <w:ins w:id="12206" w:author="Haiyang Liu" w:date="2026-05-22T18:16:00Z" w16du:dateUtc="2026-05-22T11:16:00Z">
              <w:r w:rsidRPr="00C625B0">
                <w:rPr>
                  <w:rFonts w:cs="Times New Roman"/>
                  <w:b w:val="0"/>
                  <w:color w:val="000000" w:themeColor="text1"/>
                  <w:sz w:val="24"/>
                  <w:szCs w:val="24"/>
                  <w:rPrChange w:id="12207" w:author="Haiyang Liu" w:date="2026-05-22T18:17:00Z" w16du:dateUtc="2026-05-22T11:17:00Z">
                    <w:rPr>
                      <w:b w:val="0"/>
                      <w:sz w:val="12"/>
                    </w:rPr>
                  </w:rPrChange>
                </w:rPr>
                <w:t>.398</w:t>
              </w:r>
              <w:r w:rsidRPr="00C625B0">
                <w:rPr>
                  <w:rFonts w:cs="Times New Roman"/>
                  <w:color w:val="000000" w:themeColor="text1"/>
                  <w:sz w:val="24"/>
                  <w:szCs w:val="24"/>
                  <w:rPrChange w:id="12208" w:author="Haiyang Liu" w:date="2026-05-22T18:17:00Z" w16du:dateUtc="2026-05-22T11:17:00Z">
                    <w:rPr>
                      <w:sz w:val="12"/>
                    </w:rPr>
                  </w:rPrChange>
                </w:rPr>
                <w:br/>
              </w:r>
              <w:r w:rsidRPr="00C625B0">
                <w:rPr>
                  <w:rFonts w:cs="Times New Roman"/>
                  <w:b w:val="0"/>
                  <w:color w:val="000000" w:themeColor="text1"/>
                  <w:sz w:val="24"/>
                  <w:szCs w:val="24"/>
                  <w:rPrChange w:id="12209" w:author="Haiyang Liu" w:date="2026-05-22T18:17:00Z" w16du:dateUtc="2026-05-22T11:17:00Z">
                    <w:rPr>
                      <w:b w:val="0"/>
                      <w:sz w:val="12"/>
                    </w:rPr>
                  </w:rPrChange>
                </w:rPr>
                <w:t>(.033)</w:t>
              </w:r>
            </w:ins>
          </w:p>
        </w:tc>
        <w:tc>
          <w:tcPr>
            <w:tcW w:w="925" w:type="dxa"/>
            <w:tcPrChange w:id="12210" w:author="Haiyang Liu" w:date="2026-05-22T20:07:00Z" w16du:dateUtc="2026-05-22T13:07:00Z">
              <w:tcPr>
                <w:tcW w:w="996" w:type="dxa"/>
                <w:gridSpan w:val="3"/>
              </w:tcPr>
            </w:tcPrChange>
          </w:tcPr>
          <w:p w14:paraId="72AD0B45" w14:textId="77777777" w:rsidR="00C625B0" w:rsidRPr="00C625B0" w:rsidRDefault="00C625B0">
            <w:pPr>
              <w:pStyle w:val="Caption"/>
              <w:snapToGrid w:val="0"/>
              <w:spacing w:after="0"/>
              <w:rPr>
                <w:ins w:id="12211" w:author="Haiyang Liu" w:date="2026-05-22T18:15:00Z" w16du:dateUtc="2026-05-22T11:15:00Z"/>
                <w:rFonts w:cs="Times New Roman"/>
                <w:i/>
                <w:color w:val="000000" w:themeColor="text1"/>
                <w:sz w:val="24"/>
                <w:szCs w:val="24"/>
              </w:rPr>
              <w:pPrChange w:id="12212" w:author="Haiyang Liu" w:date="2026-05-22T20:08:00Z" w16du:dateUtc="2026-05-22T13:08:00Z">
                <w:pPr>
                  <w:pStyle w:val="Caption"/>
                  <w:spacing w:before="160" w:after="60"/>
                </w:pPr>
              </w:pPrChange>
            </w:pPr>
          </w:p>
        </w:tc>
        <w:tc>
          <w:tcPr>
            <w:tcW w:w="925" w:type="dxa"/>
            <w:tcPrChange w:id="12213" w:author="Haiyang Liu" w:date="2026-05-22T20:07:00Z" w16du:dateUtc="2026-05-22T13:07:00Z">
              <w:tcPr>
                <w:tcW w:w="996" w:type="dxa"/>
                <w:gridSpan w:val="3"/>
              </w:tcPr>
            </w:tcPrChange>
          </w:tcPr>
          <w:p w14:paraId="73963D77" w14:textId="77777777" w:rsidR="00C625B0" w:rsidRPr="00C625B0" w:rsidRDefault="00C625B0">
            <w:pPr>
              <w:pStyle w:val="Caption"/>
              <w:snapToGrid w:val="0"/>
              <w:spacing w:after="0"/>
              <w:rPr>
                <w:ins w:id="12214" w:author="Haiyang Liu" w:date="2026-05-22T18:15:00Z" w16du:dateUtc="2026-05-22T11:15:00Z"/>
                <w:rFonts w:cs="Times New Roman"/>
                <w:i/>
                <w:color w:val="000000" w:themeColor="text1"/>
                <w:sz w:val="24"/>
                <w:szCs w:val="24"/>
              </w:rPr>
              <w:pPrChange w:id="12215" w:author="Haiyang Liu" w:date="2026-05-22T20:08:00Z" w16du:dateUtc="2026-05-22T13:08:00Z">
                <w:pPr>
                  <w:pStyle w:val="Caption"/>
                  <w:spacing w:before="160" w:after="60"/>
                </w:pPr>
              </w:pPrChange>
            </w:pPr>
          </w:p>
        </w:tc>
        <w:tc>
          <w:tcPr>
            <w:tcW w:w="925" w:type="dxa"/>
            <w:tcPrChange w:id="12216" w:author="Haiyang Liu" w:date="2026-05-22T20:07:00Z" w16du:dateUtc="2026-05-22T13:07:00Z">
              <w:tcPr>
                <w:tcW w:w="996" w:type="dxa"/>
                <w:gridSpan w:val="3"/>
              </w:tcPr>
            </w:tcPrChange>
          </w:tcPr>
          <w:p w14:paraId="65C0F18B" w14:textId="77777777" w:rsidR="00C625B0" w:rsidRPr="00C625B0" w:rsidRDefault="00C625B0">
            <w:pPr>
              <w:pStyle w:val="Caption"/>
              <w:snapToGrid w:val="0"/>
              <w:spacing w:after="0"/>
              <w:rPr>
                <w:ins w:id="12217" w:author="Haiyang Liu" w:date="2026-05-22T18:15:00Z" w16du:dateUtc="2026-05-22T11:15:00Z"/>
                <w:rFonts w:cs="Times New Roman"/>
                <w:i/>
                <w:color w:val="000000" w:themeColor="text1"/>
                <w:sz w:val="24"/>
                <w:szCs w:val="24"/>
              </w:rPr>
              <w:pPrChange w:id="12218" w:author="Haiyang Liu" w:date="2026-05-22T20:08:00Z" w16du:dateUtc="2026-05-22T13:08:00Z">
                <w:pPr>
                  <w:pStyle w:val="Caption"/>
                  <w:spacing w:before="160" w:after="60"/>
                </w:pPr>
              </w:pPrChange>
            </w:pPr>
          </w:p>
        </w:tc>
        <w:tc>
          <w:tcPr>
            <w:tcW w:w="925" w:type="dxa"/>
            <w:tcPrChange w:id="12219" w:author="Haiyang Liu" w:date="2026-05-22T20:07:00Z" w16du:dateUtc="2026-05-22T13:07:00Z">
              <w:tcPr>
                <w:tcW w:w="996" w:type="dxa"/>
                <w:gridSpan w:val="3"/>
              </w:tcPr>
            </w:tcPrChange>
          </w:tcPr>
          <w:p w14:paraId="35FF5051" w14:textId="77777777" w:rsidR="00C625B0" w:rsidRPr="00C625B0" w:rsidRDefault="00C625B0">
            <w:pPr>
              <w:pStyle w:val="Caption"/>
              <w:snapToGrid w:val="0"/>
              <w:spacing w:after="0"/>
              <w:rPr>
                <w:ins w:id="12220" w:author="Haiyang Liu" w:date="2026-05-22T18:15:00Z" w16du:dateUtc="2026-05-22T11:15:00Z"/>
                <w:rFonts w:cs="Times New Roman"/>
                <w:i/>
                <w:color w:val="000000" w:themeColor="text1"/>
                <w:sz w:val="24"/>
                <w:szCs w:val="24"/>
              </w:rPr>
              <w:pPrChange w:id="12221" w:author="Haiyang Liu" w:date="2026-05-22T20:08:00Z" w16du:dateUtc="2026-05-22T13:08:00Z">
                <w:pPr>
                  <w:pStyle w:val="Caption"/>
                  <w:spacing w:before="160" w:after="60"/>
                </w:pPr>
              </w:pPrChange>
            </w:pPr>
          </w:p>
        </w:tc>
        <w:tc>
          <w:tcPr>
            <w:tcW w:w="925" w:type="dxa"/>
            <w:tcPrChange w:id="12222" w:author="Haiyang Liu" w:date="2026-05-22T20:07:00Z" w16du:dateUtc="2026-05-22T13:07:00Z">
              <w:tcPr>
                <w:tcW w:w="996" w:type="dxa"/>
                <w:gridSpan w:val="3"/>
              </w:tcPr>
            </w:tcPrChange>
          </w:tcPr>
          <w:p w14:paraId="23D108C8" w14:textId="77777777" w:rsidR="00C625B0" w:rsidRPr="00C625B0" w:rsidRDefault="00C625B0">
            <w:pPr>
              <w:pStyle w:val="Caption"/>
              <w:snapToGrid w:val="0"/>
              <w:spacing w:after="0"/>
              <w:rPr>
                <w:ins w:id="12223" w:author="Haiyang Liu" w:date="2026-05-22T18:15:00Z" w16du:dateUtc="2026-05-22T11:15:00Z"/>
                <w:rFonts w:cs="Times New Roman"/>
                <w:i/>
                <w:color w:val="000000" w:themeColor="text1"/>
                <w:sz w:val="24"/>
                <w:szCs w:val="24"/>
              </w:rPr>
              <w:pPrChange w:id="12224" w:author="Haiyang Liu" w:date="2026-05-22T20:08:00Z" w16du:dateUtc="2026-05-22T13:08:00Z">
                <w:pPr>
                  <w:pStyle w:val="Caption"/>
                  <w:spacing w:before="160" w:after="60"/>
                </w:pPr>
              </w:pPrChange>
            </w:pPr>
          </w:p>
        </w:tc>
        <w:tc>
          <w:tcPr>
            <w:tcW w:w="925" w:type="dxa"/>
            <w:tcPrChange w:id="12225" w:author="Haiyang Liu" w:date="2026-05-22T20:07:00Z" w16du:dateUtc="2026-05-22T13:07:00Z">
              <w:tcPr>
                <w:tcW w:w="996" w:type="dxa"/>
                <w:gridSpan w:val="3"/>
              </w:tcPr>
            </w:tcPrChange>
          </w:tcPr>
          <w:p w14:paraId="414B7854" w14:textId="77777777" w:rsidR="00C625B0" w:rsidRPr="00C625B0" w:rsidRDefault="00C625B0">
            <w:pPr>
              <w:pStyle w:val="Caption"/>
              <w:snapToGrid w:val="0"/>
              <w:spacing w:after="0"/>
              <w:rPr>
                <w:ins w:id="12226" w:author="Haiyang Liu" w:date="2026-05-22T18:15:00Z" w16du:dateUtc="2026-05-22T11:15:00Z"/>
                <w:rFonts w:cs="Times New Roman"/>
                <w:i/>
                <w:color w:val="000000" w:themeColor="text1"/>
                <w:sz w:val="24"/>
                <w:szCs w:val="24"/>
              </w:rPr>
              <w:pPrChange w:id="12227" w:author="Haiyang Liu" w:date="2026-05-22T20:08:00Z" w16du:dateUtc="2026-05-22T13:08:00Z">
                <w:pPr>
                  <w:pStyle w:val="Caption"/>
                  <w:spacing w:before="160" w:after="60"/>
                </w:pPr>
              </w:pPrChange>
            </w:pPr>
          </w:p>
        </w:tc>
        <w:tc>
          <w:tcPr>
            <w:tcW w:w="925" w:type="dxa"/>
            <w:tcPrChange w:id="12228" w:author="Haiyang Liu" w:date="2026-05-22T20:07:00Z" w16du:dateUtc="2026-05-22T13:07:00Z">
              <w:tcPr>
                <w:tcW w:w="996" w:type="dxa"/>
                <w:gridSpan w:val="4"/>
              </w:tcPr>
            </w:tcPrChange>
          </w:tcPr>
          <w:p w14:paraId="78C7D246" w14:textId="77777777" w:rsidR="00C625B0" w:rsidRPr="00C625B0" w:rsidRDefault="00C625B0">
            <w:pPr>
              <w:pStyle w:val="Caption"/>
              <w:snapToGrid w:val="0"/>
              <w:spacing w:after="0"/>
              <w:rPr>
                <w:ins w:id="12229" w:author="Haiyang Liu" w:date="2026-05-22T18:15:00Z" w16du:dateUtc="2026-05-22T11:15:00Z"/>
                <w:rFonts w:cs="Times New Roman"/>
                <w:i/>
                <w:color w:val="000000" w:themeColor="text1"/>
                <w:sz w:val="24"/>
                <w:szCs w:val="24"/>
              </w:rPr>
              <w:pPrChange w:id="12230" w:author="Haiyang Liu" w:date="2026-05-22T20:08:00Z" w16du:dateUtc="2026-05-22T13:08:00Z">
                <w:pPr>
                  <w:pStyle w:val="Caption"/>
                  <w:spacing w:before="160" w:after="60"/>
                </w:pPr>
              </w:pPrChange>
            </w:pPr>
          </w:p>
        </w:tc>
        <w:tc>
          <w:tcPr>
            <w:tcW w:w="925" w:type="dxa"/>
            <w:tcPrChange w:id="12231" w:author="Haiyang Liu" w:date="2026-05-22T20:07:00Z" w16du:dateUtc="2026-05-22T13:07:00Z">
              <w:tcPr>
                <w:tcW w:w="996" w:type="dxa"/>
              </w:tcPr>
            </w:tcPrChange>
          </w:tcPr>
          <w:p w14:paraId="759323FA" w14:textId="77777777" w:rsidR="00C625B0" w:rsidRPr="00C625B0" w:rsidRDefault="00C625B0">
            <w:pPr>
              <w:pStyle w:val="Caption"/>
              <w:snapToGrid w:val="0"/>
              <w:spacing w:after="0"/>
              <w:rPr>
                <w:ins w:id="12232" w:author="Haiyang Liu" w:date="2026-05-22T18:15:00Z" w16du:dateUtc="2026-05-22T11:15:00Z"/>
                <w:rFonts w:cs="Times New Roman"/>
                <w:i/>
                <w:color w:val="000000" w:themeColor="text1"/>
                <w:sz w:val="24"/>
                <w:szCs w:val="24"/>
              </w:rPr>
              <w:pPrChange w:id="12233" w:author="Haiyang Liu" w:date="2026-05-22T20:08:00Z" w16du:dateUtc="2026-05-22T13:08:00Z">
                <w:pPr>
                  <w:pStyle w:val="Caption"/>
                  <w:spacing w:before="160" w:after="60"/>
                </w:pPr>
              </w:pPrChange>
            </w:pPr>
          </w:p>
        </w:tc>
      </w:tr>
      <w:tr w:rsidR="00C625B0" w:rsidRPr="00C625B0" w14:paraId="4401E2C2" w14:textId="28D8136D" w:rsidTr="004D0747">
        <w:trPr>
          <w:ins w:id="12234" w:author="Haiyang Liu" w:date="2026-05-22T18:15:00Z"/>
          <w:trPrChange w:id="12235" w:author="Haiyang Liu" w:date="2026-05-22T20:07:00Z" w16du:dateUtc="2026-05-22T13:07:00Z">
            <w:trPr>
              <w:gridBefore w:val="1"/>
            </w:trPr>
          </w:trPrChange>
        </w:trPr>
        <w:tc>
          <w:tcPr>
            <w:tcW w:w="924" w:type="dxa"/>
            <w:vAlign w:val="center"/>
            <w:tcPrChange w:id="12236" w:author="Haiyang Liu" w:date="2026-05-22T20:07:00Z" w16du:dateUtc="2026-05-22T13:07:00Z">
              <w:tcPr>
                <w:tcW w:w="996" w:type="dxa"/>
                <w:gridSpan w:val="3"/>
              </w:tcPr>
            </w:tcPrChange>
          </w:tcPr>
          <w:p w14:paraId="3A3672C9" w14:textId="0D1CE461" w:rsidR="00C625B0" w:rsidRPr="00C625B0" w:rsidRDefault="00C625B0">
            <w:pPr>
              <w:pStyle w:val="Caption"/>
              <w:snapToGrid w:val="0"/>
              <w:spacing w:after="0"/>
              <w:rPr>
                <w:ins w:id="12237" w:author="Haiyang Liu" w:date="2026-05-22T18:15:00Z" w16du:dateUtc="2026-05-22T11:15:00Z"/>
                <w:rFonts w:cs="Times New Roman"/>
                <w:i/>
                <w:color w:val="000000" w:themeColor="text1"/>
                <w:sz w:val="24"/>
                <w:szCs w:val="24"/>
              </w:rPr>
              <w:pPrChange w:id="12238" w:author="Haiyang Liu" w:date="2026-05-22T20:08:00Z" w16du:dateUtc="2026-05-22T13:08:00Z">
                <w:pPr>
                  <w:pStyle w:val="Caption"/>
                  <w:spacing w:before="160" w:after="60"/>
                </w:pPr>
              </w:pPrChange>
            </w:pPr>
            <w:ins w:id="12239" w:author="Haiyang Liu" w:date="2026-05-22T18:16:00Z" w16du:dateUtc="2026-05-22T11:16:00Z">
              <w:r w:rsidRPr="00C625B0">
                <w:rPr>
                  <w:rFonts w:cs="Times New Roman"/>
                  <w:color w:val="000000" w:themeColor="text1"/>
                  <w:sz w:val="24"/>
                  <w:szCs w:val="24"/>
                  <w:rPrChange w:id="12240" w:author="Haiyang Liu" w:date="2026-05-22T18:17:00Z" w16du:dateUtc="2026-05-22T11:17:00Z">
                    <w:rPr>
                      <w:sz w:val="12"/>
                    </w:rPr>
                  </w:rPrChange>
                </w:rPr>
                <w:t>X2</w:t>
              </w:r>
            </w:ins>
          </w:p>
        </w:tc>
        <w:tc>
          <w:tcPr>
            <w:tcW w:w="925" w:type="dxa"/>
            <w:vAlign w:val="center"/>
            <w:tcPrChange w:id="12241" w:author="Haiyang Liu" w:date="2026-05-22T20:07:00Z" w16du:dateUtc="2026-05-22T13:07:00Z">
              <w:tcPr>
                <w:tcW w:w="997" w:type="dxa"/>
                <w:gridSpan w:val="3"/>
              </w:tcPr>
            </w:tcPrChange>
          </w:tcPr>
          <w:p w14:paraId="55DE4D0E" w14:textId="6646DD12" w:rsidR="00C625B0" w:rsidRPr="00C625B0" w:rsidRDefault="00C625B0">
            <w:pPr>
              <w:pStyle w:val="Caption"/>
              <w:snapToGrid w:val="0"/>
              <w:spacing w:after="0"/>
              <w:rPr>
                <w:ins w:id="12242" w:author="Haiyang Liu" w:date="2026-05-22T18:15:00Z" w16du:dateUtc="2026-05-22T11:15:00Z"/>
                <w:rFonts w:cs="Times New Roman"/>
                <w:i/>
                <w:color w:val="000000" w:themeColor="text1"/>
                <w:sz w:val="24"/>
                <w:szCs w:val="24"/>
              </w:rPr>
              <w:pPrChange w:id="12243" w:author="Haiyang Liu" w:date="2026-05-22T20:08:00Z" w16du:dateUtc="2026-05-22T13:08:00Z">
                <w:pPr>
                  <w:pStyle w:val="Caption"/>
                  <w:spacing w:before="160" w:after="60"/>
                </w:pPr>
              </w:pPrChange>
            </w:pPr>
            <w:ins w:id="12244" w:author="Haiyang Liu" w:date="2026-05-22T18:16:00Z" w16du:dateUtc="2026-05-22T11:16:00Z">
              <w:r w:rsidRPr="00C625B0">
                <w:rPr>
                  <w:rFonts w:cs="Times New Roman"/>
                  <w:b w:val="0"/>
                  <w:color w:val="000000" w:themeColor="text1"/>
                  <w:sz w:val="24"/>
                  <w:szCs w:val="24"/>
                  <w:rPrChange w:id="12245" w:author="Haiyang Liu" w:date="2026-05-22T18:17:00Z" w16du:dateUtc="2026-05-22T11:17:00Z">
                    <w:rPr>
                      <w:b w:val="0"/>
                      <w:sz w:val="12"/>
                    </w:rPr>
                  </w:rPrChange>
                </w:rPr>
                <w:t>-.009</w:t>
              </w:r>
              <w:r w:rsidRPr="00C625B0">
                <w:rPr>
                  <w:rFonts w:cs="Times New Roman"/>
                  <w:color w:val="000000" w:themeColor="text1"/>
                  <w:sz w:val="24"/>
                  <w:szCs w:val="24"/>
                  <w:rPrChange w:id="12246" w:author="Haiyang Liu" w:date="2026-05-22T18:17:00Z" w16du:dateUtc="2026-05-22T11:17:00Z">
                    <w:rPr>
                      <w:sz w:val="12"/>
                    </w:rPr>
                  </w:rPrChange>
                </w:rPr>
                <w:br/>
              </w:r>
              <w:r w:rsidRPr="00C625B0">
                <w:rPr>
                  <w:rFonts w:cs="Times New Roman"/>
                  <w:b w:val="0"/>
                  <w:color w:val="000000" w:themeColor="text1"/>
                  <w:sz w:val="24"/>
                  <w:szCs w:val="24"/>
                  <w:rPrChange w:id="12247" w:author="Haiyang Liu" w:date="2026-05-22T18:17:00Z" w16du:dateUtc="2026-05-22T11:17:00Z">
                    <w:rPr>
                      <w:b w:val="0"/>
                      <w:sz w:val="12"/>
                    </w:rPr>
                  </w:rPrChange>
                </w:rPr>
                <w:t>(.023)</w:t>
              </w:r>
            </w:ins>
          </w:p>
        </w:tc>
        <w:tc>
          <w:tcPr>
            <w:tcW w:w="926" w:type="dxa"/>
            <w:vAlign w:val="center"/>
            <w:tcPrChange w:id="12248" w:author="Haiyang Liu" w:date="2026-05-22T20:07:00Z" w16du:dateUtc="2026-05-22T13:07:00Z">
              <w:tcPr>
                <w:tcW w:w="997" w:type="dxa"/>
                <w:gridSpan w:val="3"/>
              </w:tcPr>
            </w:tcPrChange>
          </w:tcPr>
          <w:p w14:paraId="4C3EE93A" w14:textId="479BF5F9" w:rsidR="00C625B0" w:rsidRPr="00C625B0" w:rsidRDefault="00C625B0">
            <w:pPr>
              <w:pStyle w:val="Caption"/>
              <w:snapToGrid w:val="0"/>
              <w:spacing w:after="0"/>
              <w:rPr>
                <w:ins w:id="12249" w:author="Haiyang Liu" w:date="2026-05-22T18:15:00Z" w16du:dateUtc="2026-05-22T11:15:00Z"/>
                <w:rFonts w:cs="Times New Roman"/>
                <w:i/>
                <w:color w:val="000000" w:themeColor="text1"/>
                <w:sz w:val="24"/>
                <w:szCs w:val="24"/>
              </w:rPr>
              <w:pPrChange w:id="12250" w:author="Haiyang Liu" w:date="2026-05-22T20:08:00Z" w16du:dateUtc="2026-05-22T13:08:00Z">
                <w:pPr>
                  <w:pStyle w:val="Caption"/>
                  <w:spacing w:before="160" w:after="60"/>
                </w:pPr>
              </w:pPrChange>
            </w:pPr>
            <w:ins w:id="12251" w:author="Haiyang Liu" w:date="2026-05-22T18:16:00Z" w16du:dateUtc="2026-05-22T11:16:00Z">
              <w:r w:rsidRPr="00C625B0">
                <w:rPr>
                  <w:rFonts w:cs="Times New Roman"/>
                  <w:b w:val="0"/>
                  <w:color w:val="000000" w:themeColor="text1"/>
                  <w:sz w:val="24"/>
                  <w:szCs w:val="24"/>
                  <w:rPrChange w:id="12252" w:author="Haiyang Liu" w:date="2026-05-22T18:17:00Z" w16du:dateUtc="2026-05-22T11:17:00Z">
                    <w:rPr>
                      <w:b w:val="0"/>
                      <w:sz w:val="12"/>
                    </w:rPr>
                  </w:rPrChange>
                </w:rPr>
                <w:t>.168</w:t>
              </w:r>
              <w:r w:rsidRPr="00C625B0">
                <w:rPr>
                  <w:rFonts w:cs="Times New Roman"/>
                  <w:color w:val="000000" w:themeColor="text1"/>
                  <w:sz w:val="24"/>
                  <w:szCs w:val="24"/>
                  <w:rPrChange w:id="12253" w:author="Haiyang Liu" w:date="2026-05-22T18:17:00Z" w16du:dateUtc="2026-05-22T11:17:00Z">
                    <w:rPr>
                      <w:sz w:val="12"/>
                    </w:rPr>
                  </w:rPrChange>
                </w:rPr>
                <w:br/>
              </w:r>
              <w:r w:rsidRPr="00C625B0">
                <w:rPr>
                  <w:rFonts w:cs="Times New Roman"/>
                  <w:b w:val="0"/>
                  <w:color w:val="000000" w:themeColor="text1"/>
                  <w:sz w:val="24"/>
                  <w:szCs w:val="24"/>
                  <w:rPrChange w:id="12254" w:author="Haiyang Liu" w:date="2026-05-22T18:17:00Z" w16du:dateUtc="2026-05-22T11:17:00Z">
                    <w:rPr>
                      <w:b w:val="0"/>
                      <w:sz w:val="12"/>
                    </w:rPr>
                  </w:rPrChange>
                </w:rPr>
                <w:t>(.034)</w:t>
              </w:r>
            </w:ins>
          </w:p>
        </w:tc>
        <w:tc>
          <w:tcPr>
            <w:tcW w:w="925" w:type="dxa"/>
            <w:vAlign w:val="center"/>
            <w:tcPrChange w:id="12255" w:author="Haiyang Liu" w:date="2026-05-22T20:07:00Z" w16du:dateUtc="2026-05-22T13:07:00Z">
              <w:tcPr>
                <w:tcW w:w="996" w:type="dxa"/>
                <w:gridSpan w:val="3"/>
              </w:tcPr>
            </w:tcPrChange>
          </w:tcPr>
          <w:p w14:paraId="2486396D" w14:textId="453823A7" w:rsidR="00C625B0" w:rsidRPr="00C625B0" w:rsidRDefault="00C625B0">
            <w:pPr>
              <w:pStyle w:val="Caption"/>
              <w:snapToGrid w:val="0"/>
              <w:spacing w:after="0"/>
              <w:rPr>
                <w:ins w:id="12256" w:author="Haiyang Liu" w:date="2026-05-22T18:15:00Z" w16du:dateUtc="2026-05-22T11:15:00Z"/>
                <w:rFonts w:cs="Times New Roman"/>
                <w:i/>
                <w:color w:val="000000" w:themeColor="text1"/>
                <w:sz w:val="24"/>
                <w:szCs w:val="24"/>
              </w:rPr>
              <w:pPrChange w:id="12257" w:author="Haiyang Liu" w:date="2026-05-22T20:08:00Z" w16du:dateUtc="2026-05-22T13:08:00Z">
                <w:pPr>
                  <w:pStyle w:val="Caption"/>
                  <w:spacing w:before="160" w:after="60"/>
                </w:pPr>
              </w:pPrChange>
            </w:pPr>
            <w:ins w:id="12258" w:author="Haiyang Liu" w:date="2026-05-22T18:16:00Z" w16du:dateUtc="2026-05-22T11:16:00Z">
              <w:r w:rsidRPr="00C625B0">
                <w:rPr>
                  <w:rFonts w:cs="Times New Roman"/>
                  <w:b w:val="0"/>
                  <w:color w:val="000000" w:themeColor="text1"/>
                  <w:sz w:val="24"/>
                  <w:szCs w:val="24"/>
                  <w:rPrChange w:id="12259" w:author="Haiyang Liu" w:date="2026-05-22T18:17:00Z" w16du:dateUtc="2026-05-22T11:17:00Z">
                    <w:rPr>
                      <w:b w:val="0"/>
                      <w:sz w:val="12"/>
                    </w:rPr>
                  </w:rPrChange>
                </w:rPr>
                <w:t>.050</w:t>
              </w:r>
              <w:r w:rsidRPr="00C625B0">
                <w:rPr>
                  <w:rFonts w:cs="Times New Roman"/>
                  <w:color w:val="000000" w:themeColor="text1"/>
                  <w:sz w:val="24"/>
                  <w:szCs w:val="24"/>
                  <w:rPrChange w:id="12260" w:author="Haiyang Liu" w:date="2026-05-22T18:17:00Z" w16du:dateUtc="2026-05-22T11:17:00Z">
                    <w:rPr>
                      <w:sz w:val="12"/>
                    </w:rPr>
                  </w:rPrChange>
                </w:rPr>
                <w:br/>
              </w:r>
              <w:r w:rsidRPr="00C625B0">
                <w:rPr>
                  <w:rFonts w:cs="Times New Roman"/>
                  <w:b w:val="0"/>
                  <w:color w:val="000000" w:themeColor="text1"/>
                  <w:sz w:val="24"/>
                  <w:szCs w:val="24"/>
                  <w:rPrChange w:id="12261" w:author="Haiyang Liu" w:date="2026-05-22T18:17:00Z" w16du:dateUtc="2026-05-22T11:17:00Z">
                    <w:rPr>
                      <w:b w:val="0"/>
                      <w:sz w:val="12"/>
                    </w:rPr>
                  </w:rPrChange>
                </w:rPr>
                <w:t>(.012)</w:t>
              </w:r>
            </w:ins>
          </w:p>
        </w:tc>
        <w:tc>
          <w:tcPr>
            <w:tcW w:w="925" w:type="dxa"/>
            <w:vAlign w:val="center"/>
            <w:tcPrChange w:id="12262" w:author="Haiyang Liu" w:date="2026-05-22T20:07:00Z" w16du:dateUtc="2026-05-22T13:07:00Z">
              <w:tcPr>
                <w:tcW w:w="996" w:type="dxa"/>
                <w:gridSpan w:val="3"/>
              </w:tcPr>
            </w:tcPrChange>
          </w:tcPr>
          <w:p w14:paraId="4C55DEE4" w14:textId="15BCA17A" w:rsidR="00C625B0" w:rsidRPr="00C625B0" w:rsidRDefault="00C625B0">
            <w:pPr>
              <w:pStyle w:val="Caption"/>
              <w:snapToGrid w:val="0"/>
              <w:spacing w:after="0"/>
              <w:rPr>
                <w:ins w:id="12263" w:author="Haiyang Liu" w:date="2026-05-22T18:15:00Z" w16du:dateUtc="2026-05-22T11:15:00Z"/>
                <w:rFonts w:cs="Times New Roman"/>
                <w:i/>
                <w:color w:val="000000" w:themeColor="text1"/>
                <w:sz w:val="24"/>
                <w:szCs w:val="24"/>
              </w:rPr>
              <w:pPrChange w:id="12264" w:author="Haiyang Liu" w:date="2026-05-22T20:08:00Z" w16du:dateUtc="2026-05-22T13:08:00Z">
                <w:pPr>
                  <w:pStyle w:val="Caption"/>
                  <w:spacing w:before="160" w:after="60"/>
                </w:pPr>
              </w:pPrChange>
            </w:pPr>
            <w:ins w:id="12265" w:author="Haiyang Liu" w:date="2026-05-22T18:16:00Z" w16du:dateUtc="2026-05-22T11:16:00Z">
              <w:r w:rsidRPr="00C625B0">
                <w:rPr>
                  <w:rFonts w:cs="Times New Roman"/>
                  <w:b w:val="0"/>
                  <w:color w:val="000000" w:themeColor="text1"/>
                  <w:sz w:val="24"/>
                  <w:szCs w:val="24"/>
                  <w:rPrChange w:id="12266" w:author="Haiyang Liu" w:date="2026-05-22T18:17:00Z" w16du:dateUtc="2026-05-22T11:17:00Z">
                    <w:rPr>
                      <w:b w:val="0"/>
                      <w:sz w:val="12"/>
                    </w:rPr>
                  </w:rPrChange>
                </w:rPr>
                <w:t>-.088</w:t>
              </w:r>
              <w:r w:rsidRPr="00C625B0">
                <w:rPr>
                  <w:rFonts w:cs="Times New Roman"/>
                  <w:color w:val="000000" w:themeColor="text1"/>
                  <w:sz w:val="24"/>
                  <w:szCs w:val="24"/>
                  <w:rPrChange w:id="12267" w:author="Haiyang Liu" w:date="2026-05-22T18:17:00Z" w16du:dateUtc="2026-05-22T11:17:00Z">
                    <w:rPr>
                      <w:sz w:val="12"/>
                    </w:rPr>
                  </w:rPrChange>
                </w:rPr>
                <w:br/>
              </w:r>
              <w:r w:rsidRPr="00C625B0">
                <w:rPr>
                  <w:rFonts w:cs="Times New Roman"/>
                  <w:b w:val="0"/>
                  <w:color w:val="000000" w:themeColor="text1"/>
                  <w:sz w:val="24"/>
                  <w:szCs w:val="24"/>
                  <w:rPrChange w:id="12268" w:author="Haiyang Liu" w:date="2026-05-22T18:17:00Z" w16du:dateUtc="2026-05-22T11:17:00Z">
                    <w:rPr>
                      <w:b w:val="0"/>
                      <w:sz w:val="12"/>
                    </w:rPr>
                  </w:rPrChange>
                </w:rPr>
                <w:t>(.036)</w:t>
              </w:r>
            </w:ins>
          </w:p>
        </w:tc>
        <w:tc>
          <w:tcPr>
            <w:tcW w:w="925" w:type="dxa"/>
            <w:vAlign w:val="center"/>
            <w:tcPrChange w:id="12269" w:author="Haiyang Liu" w:date="2026-05-22T20:07:00Z" w16du:dateUtc="2026-05-22T13:07:00Z">
              <w:tcPr>
                <w:tcW w:w="996" w:type="dxa"/>
                <w:gridSpan w:val="3"/>
              </w:tcPr>
            </w:tcPrChange>
          </w:tcPr>
          <w:p w14:paraId="1554B7EF" w14:textId="008B76B4" w:rsidR="00C625B0" w:rsidRPr="00C625B0" w:rsidRDefault="00C625B0">
            <w:pPr>
              <w:pStyle w:val="Caption"/>
              <w:snapToGrid w:val="0"/>
              <w:spacing w:after="0"/>
              <w:rPr>
                <w:ins w:id="12270" w:author="Haiyang Liu" w:date="2026-05-22T18:15:00Z" w16du:dateUtc="2026-05-22T11:15:00Z"/>
                <w:rFonts w:cs="Times New Roman"/>
                <w:i/>
                <w:color w:val="000000" w:themeColor="text1"/>
                <w:sz w:val="24"/>
                <w:szCs w:val="24"/>
              </w:rPr>
              <w:pPrChange w:id="12271" w:author="Haiyang Liu" w:date="2026-05-22T20:08:00Z" w16du:dateUtc="2026-05-22T13:08:00Z">
                <w:pPr>
                  <w:pStyle w:val="Caption"/>
                  <w:spacing w:before="160" w:after="60"/>
                </w:pPr>
              </w:pPrChange>
            </w:pPr>
            <w:ins w:id="12272" w:author="Haiyang Liu" w:date="2026-05-22T18:16:00Z" w16du:dateUtc="2026-05-22T11:16:00Z">
              <w:r w:rsidRPr="00C625B0">
                <w:rPr>
                  <w:rFonts w:cs="Times New Roman"/>
                  <w:b w:val="0"/>
                  <w:color w:val="000000" w:themeColor="text1"/>
                  <w:sz w:val="24"/>
                  <w:szCs w:val="24"/>
                  <w:rPrChange w:id="12273" w:author="Haiyang Liu" w:date="2026-05-22T18:17:00Z" w16du:dateUtc="2026-05-22T11:17:00Z">
                    <w:rPr>
                      <w:b w:val="0"/>
                      <w:sz w:val="12"/>
                    </w:rPr>
                  </w:rPrChange>
                </w:rPr>
                <w:t>-.171</w:t>
              </w:r>
              <w:r w:rsidRPr="00C625B0">
                <w:rPr>
                  <w:rFonts w:cs="Times New Roman"/>
                  <w:color w:val="000000" w:themeColor="text1"/>
                  <w:sz w:val="24"/>
                  <w:szCs w:val="24"/>
                  <w:rPrChange w:id="12274" w:author="Haiyang Liu" w:date="2026-05-22T18:17:00Z" w16du:dateUtc="2026-05-22T11:17:00Z">
                    <w:rPr>
                      <w:sz w:val="12"/>
                    </w:rPr>
                  </w:rPrChange>
                </w:rPr>
                <w:br/>
              </w:r>
              <w:r w:rsidRPr="00C625B0">
                <w:rPr>
                  <w:rFonts w:cs="Times New Roman"/>
                  <w:b w:val="0"/>
                  <w:color w:val="000000" w:themeColor="text1"/>
                  <w:sz w:val="24"/>
                  <w:szCs w:val="24"/>
                  <w:rPrChange w:id="12275" w:author="Haiyang Liu" w:date="2026-05-22T18:17:00Z" w16du:dateUtc="2026-05-22T11:17:00Z">
                    <w:rPr>
                      <w:b w:val="0"/>
                      <w:sz w:val="12"/>
                    </w:rPr>
                  </w:rPrChange>
                </w:rPr>
                <w:t>(.027)</w:t>
              </w:r>
            </w:ins>
          </w:p>
        </w:tc>
        <w:tc>
          <w:tcPr>
            <w:tcW w:w="925" w:type="dxa"/>
            <w:vAlign w:val="center"/>
            <w:tcPrChange w:id="12276" w:author="Haiyang Liu" w:date="2026-05-22T20:07:00Z" w16du:dateUtc="2026-05-22T13:07:00Z">
              <w:tcPr>
                <w:tcW w:w="996" w:type="dxa"/>
                <w:gridSpan w:val="3"/>
              </w:tcPr>
            </w:tcPrChange>
          </w:tcPr>
          <w:p w14:paraId="6E20FCE6" w14:textId="0BC8639F" w:rsidR="00C625B0" w:rsidRPr="00C625B0" w:rsidRDefault="00C625B0">
            <w:pPr>
              <w:pStyle w:val="Caption"/>
              <w:snapToGrid w:val="0"/>
              <w:spacing w:after="0"/>
              <w:rPr>
                <w:ins w:id="12277" w:author="Haiyang Liu" w:date="2026-05-22T18:15:00Z" w16du:dateUtc="2026-05-22T11:15:00Z"/>
                <w:rFonts w:cs="Times New Roman"/>
                <w:i/>
                <w:color w:val="000000" w:themeColor="text1"/>
                <w:sz w:val="24"/>
                <w:szCs w:val="24"/>
              </w:rPr>
              <w:pPrChange w:id="12278" w:author="Haiyang Liu" w:date="2026-05-22T20:08:00Z" w16du:dateUtc="2026-05-22T13:08:00Z">
                <w:pPr>
                  <w:pStyle w:val="Caption"/>
                  <w:spacing w:before="160" w:after="60"/>
                </w:pPr>
              </w:pPrChange>
            </w:pPr>
            <w:ins w:id="12279" w:author="Haiyang Liu" w:date="2026-05-22T18:17:00Z" w16du:dateUtc="2026-05-22T11:17:00Z">
              <w:r w:rsidRPr="00C625B0">
                <w:rPr>
                  <w:rFonts w:cs="Times New Roman"/>
                  <w:b w:val="0"/>
                  <w:color w:val="000000" w:themeColor="text1"/>
                  <w:sz w:val="24"/>
                  <w:szCs w:val="24"/>
                  <w:rPrChange w:id="12280" w:author="Haiyang Liu" w:date="2026-05-22T18:17:00Z" w16du:dateUtc="2026-05-22T11:17:00Z">
                    <w:rPr>
                      <w:b w:val="0"/>
                      <w:sz w:val="12"/>
                    </w:rPr>
                  </w:rPrChange>
                </w:rPr>
                <w:t>.483</w:t>
              </w:r>
              <w:r w:rsidRPr="00C625B0">
                <w:rPr>
                  <w:rFonts w:cs="Times New Roman"/>
                  <w:color w:val="000000" w:themeColor="text1"/>
                  <w:sz w:val="24"/>
                  <w:szCs w:val="24"/>
                  <w:rPrChange w:id="12281" w:author="Haiyang Liu" w:date="2026-05-22T18:17:00Z" w16du:dateUtc="2026-05-22T11:17:00Z">
                    <w:rPr>
                      <w:sz w:val="12"/>
                    </w:rPr>
                  </w:rPrChange>
                </w:rPr>
                <w:br/>
              </w:r>
              <w:r w:rsidRPr="00C625B0">
                <w:rPr>
                  <w:rFonts w:cs="Times New Roman"/>
                  <w:b w:val="0"/>
                  <w:color w:val="000000" w:themeColor="text1"/>
                  <w:sz w:val="24"/>
                  <w:szCs w:val="24"/>
                  <w:rPrChange w:id="12282" w:author="Haiyang Liu" w:date="2026-05-22T18:17:00Z" w16du:dateUtc="2026-05-22T11:17:00Z">
                    <w:rPr>
                      <w:b w:val="0"/>
                      <w:sz w:val="12"/>
                    </w:rPr>
                  </w:rPrChange>
                </w:rPr>
                <w:t>(.040)</w:t>
              </w:r>
            </w:ins>
          </w:p>
        </w:tc>
        <w:tc>
          <w:tcPr>
            <w:tcW w:w="925" w:type="dxa"/>
            <w:vAlign w:val="center"/>
            <w:tcPrChange w:id="12283" w:author="Haiyang Liu" w:date="2026-05-22T20:07:00Z" w16du:dateUtc="2026-05-22T13:07:00Z">
              <w:tcPr>
                <w:tcW w:w="996" w:type="dxa"/>
                <w:gridSpan w:val="3"/>
              </w:tcPr>
            </w:tcPrChange>
          </w:tcPr>
          <w:p w14:paraId="029302C9" w14:textId="77777777" w:rsidR="00C625B0" w:rsidRPr="00C625B0" w:rsidRDefault="00C625B0">
            <w:pPr>
              <w:pStyle w:val="Caption"/>
              <w:snapToGrid w:val="0"/>
              <w:spacing w:after="0"/>
              <w:rPr>
                <w:ins w:id="12284" w:author="Haiyang Liu" w:date="2026-05-22T18:15:00Z" w16du:dateUtc="2026-05-22T11:15:00Z"/>
                <w:rFonts w:cs="Times New Roman"/>
                <w:i/>
                <w:color w:val="000000" w:themeColor="text1"/>
                <w:sz w:val="24"/>
                <w:szCs w:val="24"/>
              </w:rPr>
              <w:pPrChange w:id="12285" w:author="Haiyang Liu" w:date="2026-05-22T20:08:00Z" w16du:dateUtc="2026-05-22T13:08:00Z">
                <w:pPr>
                  <w:pStyle w:val="Caption"/>
                  <w:spacing w:before="160" w:after="60"/>
                </w:pPr>
              </w:pPrChange>
            </w:pPr>
          </w:p>
        </w:tc>
        <w:tc>
          <w:tcPr>
            <w:tcW w:w="925" w:type="dxa"/>
            <w:vAlign w:val="center"/>
            <w:tcPrChange w:id="12286" w:author="Haiyang Liu" w:date="2026-05-22T20:07:00Z" w16du:dateUtc="2026-05-22T13:07:00Z">
              <w:tcPr>
                <w:tcW w:w="996" w:type="dxa"/>
                <w:gridSpan w:val="3"/>
              </w:tcPr>
            </w:tcPrChange>
          </w:tcPr>
          <w:p w14:paraId="5CDE9CD4" w14:textId="77777777" w:rsidR="00C625B0" w:rsidRPr="00C625B0" w:rsidRDefault="00C625B0">
            <w:pPr>
              <w:pStyle w:val="Caption"/>
              <w:snapToGrid w:val="0"/>
              <w:spacing w:after="0"/>
              <w:rPr>
                <w:ins w:id="12287" w:author="Haiyang Liu" w:date="2026-05-22T18:15:00Z" w16du:dateUtc="2026-05-22T11:15:00Z"/>
                <w:rFonts w:cs="Times New Roman"/>
                <w:i/>
                <w:color w:val="000000" w:themeColor="text1"/>
                <w:sz w:val="24"/>
                <w:szCs w:val="24"/>
              </w:rPr>
              <w:pPrChange w:id="12288" w:author="Haiyang Liu" w:date="2026-05-22T20:08:00Z" w16du:dateUtc="2026-05-22T13:08:00Z">
                <w:pPr>
                  <w:pStyle w:val="Caption"/>
                  <w:spacing w:before="160" w:after="60"/>
                </w:pPr>
              </w:pPrChange>
            </w:pPr>
          </w:p>
        </w:tc>
        <w:tc>
          <w:tcPr>
            <w:tcW w:w="925" w:type="dxa"/>
            <w:vAlign w:val="center"/>
            <w:tcPrChange w:id="12289" w:author="Haiyang Liu" w:date="2026-05-22T20:07:00Z" w16du:dateUtc="2026-05-22T13:07:00Z">
              <w:tcPr>
                <w:tcW w:w="996" w:type="dxa"/>
                <w:gridSpan w:val="3"/>
              </w:tcPr>
            </w:tcPrChange>
          </w:tcPr>
          <w:p w14:paraId="6333599E" w14:textId="77777777" w:rsidR="00C625B0" w:rsidRPr="00C625B0" w:rsidRDefault="00C625B0">
            <w:pPr>
              <w:pStyle w:val="Caption"/>
              <w:snapToGrid w:val="0"/>
              <w:spacing w:after="0"/>
              <w:rPr>
                <w:ins w:id="12290" w:author="Haiyang Liu" w:date="2026-05-22T18:15:00Z" w16du:dateUtc="2026-05-22T11:15:00Z"/>
                <w:rFonts w:cs="Times New Roman"/>
                <w:i/>
                <w:color w:val="000000" w:themeColor="text1"/>
                <w:sz w:val="24"/>
                <w:szCs w:val="24"/>
              </w:rPr>
              <w:pPrChange w:id="12291" w:author="Haiyang Liu" w:date="2026-05-22T20:08:00Z" w16du:dateUtc="2026-05-22T13:08:00Z">
                <w:pPr>
                  <w:pStyle w:val="Caption"/>
                  <w:spacing w:before="160" w:after="60"/>
                </w:pPr>
              </w:pPrChange>
            </w:pPr>
          </w:p>
        </w:tc>
        <w:tc>
          <w:tcPr>
            <w:tcW w:w="925" w:type="dxa"/>
            <w:vAlign w:val="center"/>
            <w:tcPrChange w:id="12292" w:author="Haiyang Liu" w:date="2026-05-22T20:07:00Z" w16du:dateUtc="2026-05-22T13:07:00Z">
              <w:tcPr>
                <w:tcW w:w="996" w:type="dxa"/>
                <w:gridSpan w:val="3"/>
              </w:tcPr>
            </w:tcPrChange>
          </w:tcPr>
          <w:p w14:paraId="3B18B764" w14:textId="77777777" w:rsidR="00C625B0" w:rsidRPr="00C625B0" w:rsidRDefault="00C625B0">
            <w:pPr>
              <w:pStyle w:val="Caption"/>
              <w:snapToGrid w:val="0"/>
              <w:spacing w:after="0"/>
              <w:rPr>
                <w:ins w:id="12293" w:author="Haiyang Liu" w:date="2026-05-22T18:15:00Z" w16du:dateUtc="2026-05-22T11:15:00Z"/>
                <w:rFonts w:cs="Times New Roman"/>
                <w:i/>
                <w:color w:val="000000" w:themeColor="text1"/>
                <w:sz w:val="24"/>
                <w:szCs w:val="24"/>
              </w:rPr>
              <w:pPrChange w:id="12294" w:author="Haiyang Liu" w:date="2026-05-22T20:08:00Z" w16du:dateUtc="2026-05-22T13:08:00Z">
                <w:pPr>
                  <w:pStyle w:val="Caption"/>
                  <w:spacing w:before="160" w:after="60"/>
                </w:pPr>
              </w:pPrChange>
            </w:pPr>
          </w:p>
        </w:tc>
        <w:tc>
          <w:tcPr>
            <w:tcW w:w="925" w:type="dxa"/>
            <w:tcPrChange w:id="12295" w:author="Haiyang Liu" w:date="2026-05-22T20:07:00Z" w16du:dateUtc="2026-05-22T13:07:00Z">
              <w:tcPr>
                <w:tcW w:w="996" w:type="dxa"/>
                <w:gridSpan w:val="3"/>
              </w:tcPr>
            </w:tcPrChange>
          </w:tcPr>
          <w:p w14:paraId="3E8C3453" w14:textId="77777777" w:rsidR="00C625B0" w:rsidRPr="00C625B0" w:rsidRDefault="00C625B0">
            <w:pPr>
              <w:pStyle w:val="Caption"/>
              <w:snapToGrid w:val="0"/>
              <w:spacing w:after="0"/>
              <w:rPr>
                <w:ins w:id="12296" w:author="Haiyang Liu" w:date="2026-05-22T18:15:00Z" w16du:dateUtc="2026-05-22T11:15:00Z"/>
                <w:rFonts w:cs="Times New Roman"/>
                <w:i/>
                <w:color w:val="000000" w:themeColor="text1"/>
                <w:sz w:val="24"/>
                <w:szCs w:val="24"/>
              </w:rPr>
              <w:pPrChange w:id="12297" w:author="Haiyang Liu" w:date="2026-05-22T20:08:00Z" w16du:dateUtc="2026-05-22T13:08:00Z">
                <w:pPr>
                  <w:pStyle w:val="Caption"/>
                  <w:spacing w:before="160" w:after="60"/>
                </w:pPr>
              </w:pPrChange>
            </w:pPr>
          </w:p>
        </w:tc>
        <w:tc>
          <w:tcPr>
            <w:tcW w:w="925" w:type="dxa"/>
            <w:tcPrChange w:id="12298" w:author="Haiyang Liu" w:date="2026-05-22T20:07:00Z" w16du:dateUtc="2026-05-22T13:07:00Z">
              <w:tcPr>
                <w:tcW w:w="996" w:type="dxa"/>
                <w:gridSpan w:val="4"/>
              </w:tcPr>
            </w:tcPrChange>
          </w:tcPr>
          <w:p w14:paraId="77DBC703" w14:textId="77777777" w:rsidR="00C625B0" w:rsidRPr="00C625B0" w:rsidRDefault="00C625B0">
            <w:pPr>
              <w:pStyle w:val="Caption"/>
              <w:snapToGrid w:val="0"/>
              <w:spacing w:after="0"/>
              <w:rPr>
                <w:ins w:id="12299" w:author="Haiyang Liu" w:date="2026-05-22T18:15:00Z" w16du:dateUtc="2026-05-22T11:15:00Z"/>
                <w:rFonts w:cs="Times New Roman"/>
                <w:i/>
                <w:color w:val="000000" w:themeColor="text1"/>
                <w:sz w:val="24"/>
                <w:szCs w:val="24"/>
              </w:rPr>
              <w:pPrChange w:id="12300" w:author="Haiyang Liu" w:date="2026-05-22T20:08:00Z" w16du:dateUtc="2026-05-22T13:08:00Z">
                <w:pPr>
                  <w:pStyle w:val="Caption"/>
                  <w:spacing w:before="160" w:after="60"/>
                </w:pPr>
              </w:pPrChange>
            </w:pPr>
          </w:p>
        </w:tc>
        <w:tc>
          <w:tcPr>
            <w:tcW w:w="925" w:type="dxa"/>
            <w:tcPrChange w:id="12301" w:author="Haiyang Liu" w:date="2026-05-22T20:07:00Z" w16du:dateUtc="2026-05-22T13:07:00Z">
              <w:tcPr>
                <w:tcW w:w="996" w:type="dxa"/>
              </w:tcPr>
            </w:tcPrChange>
          </w:tcPr>
          <w:p w14:paraId="046DFBC4" w14:textId="77777777" w:rsidR="00C625B0" w:rsidRPr="00C625B0" w:rsidRDefault="00C625B0">
            <w:pPr>
              <w:pStyle w:val="Caption"/>
              <w:snapToGrid w:val="0"/>
              <w:spacing w:after="0"/>
              <w:rPr>
                <w:ins w:id="12302" w:author="Haiyang Liu" w:date="2026-05-22T18:15:00Z" w16du:dateUtc="2026-05-22T11:15:00Z"/>
                <w:rFonts w:cs="Times New Roman"/>
                <w:i/>
                <w:color w:val="000000" w:themeColor="text1"/>
                <w:sz w:val="24"/>
                <w:szCs w:val="24"/>
              </w:rPr>
              <w:pPrChange w:id="12303" w:author="Haiyang Liu" w:date="2026-05-22T20:08:00Z" w16du:dateUtc="2026-05-22T13:08:00Z">
                <w:pPr>
                  <w:pStyle w:val="Caption"/>
                  <w:spacing w:before="160" w:after="60"/>
                </w:pPr>
              </w:pPrChange>
            </w:pPr>
          </w:p>
        </w:tc>
      </w:tr>
      <w:tr w:rsidR="00C625B0" w:rsidRPr="00C625B0" w14:paraId="590ACD3B" w14:textId="0A604667" w:rsidTr="004D0747">
        <w:trPr>
          <w:ins w:id="12304" w:author="Haiyang Liu" w:date="2026-05-22T18:15:00Z"/>
          <w:trPrChange w:id="12305" w:author="Haiyang Liu" w:date="2026-05-22T20:07:00Z" w16du:dateUtc="2026-05-22T13:07:00Z">
            <w:trPr>
              <w:gridBefore w:val="1"/>
            </w:trPr>
          </w:trPrChange>
        </w:trPr>
        <w:tc>
          <w:tcPr>
            <w:tcW w:w="924" w:type="dxa"/>
            <w:vAlign w:val="center"/>
            <w:tcPrChange w:id="12306" w:author="Haiyang Liu" w:date="2026-05-22T20:07:00Z" w16du:dateUtc="2026-05-22T13:07:00Z">
              <w:tcPr>
                <w:tcW w:w="996" w:type="dxa"/>
                <w:gridSpan w:val="3"/>
              </w:tcPr>
            </w:tcPrChange>
          </w:tcPr>
          <w:p w14:paraId="1764F695" w14:textId="28720A32" w:rsidR="00C625B0" w:rsidRPr="00C625B0" w:rsidRDefault="00C625B0">
            <w:pPr>
              <w:pStyle w:val="Caption"/>
              <w:snapToGrid w:val="0"/>
              <w:spacing w:after="0"/>
              <w:rPr>
                <w:ins w:id="12307" w:author="Haiyang Liu" w:date="2026-05-22T18:15:00Z" w16du:dateUtc="2026-05-22T11:15:00Z"/>
                <w:rFonts w:cs="Times New Roman"/>
                <w:i/>
                <w:color w:val="000000" w:themeColor="text1"/>
                <w:sz w:val="24"/>
                <w:szCs w:val="24"/>
              </w:rPr>
              <w:pPrChange w:id="12308" w:author="Haiyang Liu" w:date="2026-05-22T20:08:00Z" w16du:dateUtc="2026-05-22T13:08:00Z">
                <w:pPr>
                  <w:pStyle w:val="Caption"/>
                  <w:spacing w:before="160" w:after="60"/>
                </w:pPr>
              </w:pPrChange>
            </w:pPr>
            <w:ins w:id="12309" w:author="Haiyang Liu" w:date="2026-05-22T18:16:00Z" w16du:dateUtc="2026-05-22T11:16:00Z">
              <w:r w:rsidRPr="00C625B0">
                <w:rPr>
                  <w:rFonts w:cs="Times New Roman"/>
                  <w:color w:val="000000" w:themeColor="text1"/>
                  <w:sz w:val="24"/>
                  <w:szCs w:val="24"/>
                  <w:rPrChange w:id="12310" w:author="Haiyang Liu" w:date="2026-05-22T18:17:00Z" w16du:dateUtc="2026-05-22T11:17:00Z">
                    <w:rPr>
                      <w:sz w:val="12"/>
                    </w:rPr>
                  </w:rPrChange>
                </w:rPr>
                <w:t>W1</w:t>
              </w:r>
            </w:ins>
          </w:p>
        </w:tc>
        <w:tc>
          <w:tcPr>
            <w:tcW w:w="925" w:type="dxa"/>
            <w:vAlign w:val="center"/>
            <w:tcPrChange w:id="12311" w:author="Haiyang Liu" w:date="2026-05-22T20:07:00Z" w16du:dateUtc="2026-05-22T13:07:00Z">
              <w:tcPr>
                <w:tcW w:w="997" w:type="dxa"/>
                <w:gridSpan w:val="3"/>
              </w:tcPr>
            </w:tcPrChange>
          </w:tcPr>
          <w:p w14:paraId="17547E42" w14:textId="01557F68" w:rsidR="00C625B0" w:rsidRPr="00C625B0" w:rsidRDefault="00C625B0">
            <w:pPr>
              <w:pStyle w:val="Caption"/>
              <w:snapToGrid w:val="0"/>
              <w:spacing w:after="0"/>
              <w:rPr>
                <w:ins w:id="12312" w:author="Haiyang Liu" w:date="2026-05-22T18:15:00Z" w16du:dateUtc="2026-05-22T11:15:00Z"/>
                <w:rFonts w:cs="Times New Roman"/>
                <w:i/>
                <w:color w:val="000000" w:themeColor="text1"/>
                <w:sz w:val="24"/>
                <w:szCs w:val="24"/>
              </w:rPr>
              <w:pPrChange w:id="12313" w:author="Haiyang Liu" w:date="2026-05-22T20:08:00Z" w16du:dateUtc="2026-05-22T13:08:00Z">
                <w:pPr>
                  <w:pStyle w:val="Caption"/>
                  <w:spacing w:before="160" w:after="60"/>
                </w:pPr>
              </w:pPrChange>
            </w:pPr>
            <w:ins w:id="12314" w:author="Haiyang Liu" w:date="2026-05-22T18:16:00Z" w16du:dateUtc="2026-05-22T11:16:00Z">
              <w:r w:rsidRPr="00C625B0">
                <w:rPr>
                  <w:rFonts w:cs="Times New Roman"/>
                  <w:b w:val="0"/>
                  <w:color w:val="000000" w:themeColor="text1"/>
                  <w:sz w:val="24"/>
                  <w:szCs w:val="24"/>
                  <w:rPrChange w:id="12315" w:author="Haiyang Liu" w:date="2026-05-22T18:17:00Z" w16du:dateUtc="2026-05-22T11:17:00Z">
                    <w:rPr>
                      <w:b w:val="0"/>
                      <w:sz w:val="12"/>
                    </w:rPr>
                  </w:rPrChange>
                </w:rPr>
                <w:t>.003</w:t>
              </w:r>
              <w:r w:rsidRPr="00C625B0">
                <w:rPr>
                  <w:rFonts w:cs="Times New Roman"/>
                  <w:color w:val="000000" w:themeColor="text1"/>
                  <w:sz w:val="24"/>
                  <w:szCs w:val="24"/>
                  <w:rPrChange w:id="12316" w:author="Haiyang Liu" w:date="2026-05-22T18:17:00Z" w16du:dateUtc="2026-05-22T11:17:00Z">
                    <w:rPr>
                      <w:sz w:val="12"/>
                    </w:rPr>
                  </w:rPrChange>
                </w:rPr>
                <w:br/>
              </w:r>
              <w:r w:rsidRPr="00C625B0">
                <w:rPr>
                  <w:rFonts w:cs="Times New Roman"/>
                  <w:b w:val="0"/>
                  <w:color w:val="000000" w:themeColor="text1"/>
                  <w:sz w:val="24"/>
                  <w:szCs w:val="24"/>
                  <w:rPrChange w:id="12317" w:author="Haiyang Liu" w:date="2026-05-22T18:17:00Z" w16du:dateUtc="2026-05-22T11:17:00Z">
                    <w:rPr>
                      <w:b w:val="0"/>
                      <w:sz w:val="12"/>
                    </w:rPr>
                  </w:rPrChange>
                </w:rPr>
                <w:t>(.040)</w:t>
              </w:r>
            </w:ins>
          </w:p>
        </w:tc>
        <w:tc>
          <w:tcPr>
            <w:tcW w:w="926" w:type="dxa"/>
            <w:vAlign w:val="center"/>
            <w:tcPrChange w:id="12318" w:author="Haiyang Liu" w:date="2026-05-22T20:07:00Z" w16du:dateUtc="2026-05-22T13:07:00Z">
              <w:tcPr>
                <w:tcW w:w="997" w:type="dxa"/>
                <w:gridSpan w:val="3"/>
              </w:tcPr>
            </w:tcPrChange>
          </w:tcPr>
          <w:p w14:paraId="1F7C726F" w14:textId="48056C1C" w:rsidR="00C625B0" w:rsidRPr="00C625B0" w:rsidRDefault="00C625B0">
            <w:pPr>
              <w:pStyle w:val="Caption"/>
              <w:snapToGrid w:val="0"/>
              <w:spacing w:after="0"/>
              <w:rPr>
                <w:ins w:id="12319" w:author="Haiyang Liu" w:date="2026-05-22T18:15:00Z" w16du:dateUtc="2026-05-22T11:15:00Z"/>
                <w:rFonts w:cs="Times New Roman"/>
                <w:i/>
                <w:color w:val="000000" w:themeColor="text1"/>
                <w:sz w:val="24"/>
                <w:szCs w:val="24"/>
              </w:rPr>
              <w:pPrChange w:id="12320" w:author="Haiyang Liu" w:date="2026-05-22T20:08:00Z" w16du:dateUtc="2026-05-22T13:08:00Z">
                <w:pPr>
                  <w:pStyle w:val="Caption"/>
                  <w:spacing w:before="160" w:after="60"/>
                </w:pPr>
              </w:pPrChange>
            </w:pPr>
            <w:ins w:id="12321" w:author="Haiyang Liu" w:date="2026-05-22T18:16:00Z" w16du:dateUtc="2026-05-22T11:16:00Z">
              <w:r w:rsidRPr="00C625B0">
                <w:rPr>
                  <w:rFonts w:cs="Times New Roman"/>
                  <w:b w:val="0"/>
                  <w:color w:val="000000" w:themeColor="text1"/>
                  <w:sz w:val="24"/>
                  <w:szCs w:val="24"/>
                  <w:rPrChange w:id="12322" w:author="Haiyang Liu" w:date="2026-05-22T18:17:00Z" w16du:dateUtc="2026-05-22T11:17:00Z">
                    <w:rPr>
                      <w:b w:val="0"/>
                      <w:sz w:val="12"/>
                    </w:rPr>
                  </w:rPrChange>
                </w:rPr>
                <w:t>.292</w:t>
              </w:r>
              <w:r w:rsidRPr="00C625B0">
                <w:rPr>
                  <w:rFonts w:cs="Times New Roman"/>
                  <w:color w:val="000000" w:themeColor="text1"/>
                  <w:sz w:val="24"/>
                  <w:szCs w:val="24"/>
                  <w:rPrChange w:id="12323" w:author="Haiyang Liu" w:date="2026-05-22T18:17:00Z" w16du:dateUtc="2026-05-22T11:17:00Z">
                    <w:rPr>
                      <w:sz w:val="12"/>
                    </w:rPr>
                  </w:rPrChange>
                </w:rPr>
                <w:br/>
              </w:r>
              <w:r w:rsidRPr="00C625B0">
                <w:rPr>
                  <w:rFonts w:cs="Times New Roman"/>
                  <w:b w:val="0"/>
                  <w:color w:val="000000" w:themeColor="text1"/>
                  <w:sz w:val="24"/>
                  <w:szCs w:val="24"/>
                  <w:rPrChange w:id="12324" w:author="Haiyang Liu" w:date="2026-05-22T18:17:00Z" w16du:dateUtc="2026-05-22T11:17:00Z">
                    <w:rPr>
                      <w:b w:val="0"/>
                      <w:sz w:val="12"/>
                    </w:rPr>
                  </w:rPrChange>
                </w:rPr>
                <w:t>(.059)</w:t>
              </w:r>
            </w:ins>
          </w:p>
        </w:tc>
        <w:tc>
          <w:tcPr>
            <w:tcW w:w="925" w:type="dxa"/>
            <w:vAlign w:val="center"/>
            <w:tcPrChange w:id="12325" w:author="Haiyang Liu" w:date="2026-05-22T20:07:00Z" w16du:dateUtc="2026-05-22T13:07:00Z">
              <w:tcPr>
                <w:tcW w:w="996" w:type="dxa"/>
                <w:gridSpan w:val="3"/>
              </w:tcPr>
            </w:tcPrChange>
          </w:tcPr>
          <w:p w14:paraId="043ED89B" w14:textId="13113D69" w:rsidR="00C625B0" w:rsidRPr="00C625B0" w:rsidRDefault="00C625B0">
            <w:pPr>
              <w:pStyle w:val="Caption"/>
              <w:snapToGrid w:val="0"/>
              <w:spacing w:after="0"/>
              <w:rPr>
                <w:ins w:id="12326" w:author="Haiyang Liu" w:date="2026-05-22T18:15:00Z" w16du:dateUtc="2026-05-22T11:15:00Z"/>
                <w:rFonts w:cs="Times New Roman"/>
                <w:i/>
                <w:color w:val="000000" w:themeColor="text1"/>
                <w:sz w:val="24"/>
                <w:szCs w:val="24"/>
              </w:rPr>
              <w:pPrChange w:id="12327" w:author="Haiyang Liu" w:date="2026-05-22T20:08:00Z" w16du:dateUtc="2026-05-22T13:08:00Z">
                <w:pPr>
                  <w:pStyle w:val="Caption"/>
                  <w:spacing w:before="160" w:after="60"/>
                </w:pPr>
              </w:pPrChange>
            </w:pPr>
            <w:ins w:id="12328" w:author="Haiyang Liu" w:date="2026-05-22T18:16:00Z" w16du:dateUtc="2026-05-22T11:16:00Z">
              <w:r w:rsidRPr="00C625B0">
                <w:rPr>
                  <w:rFonts w:cs="Times New Roman"/>
                  <w:b w:val="0"/>
                  <w:color w:val="000000" w:themeColor="text1"/>
                  <w:sz w:val="24"/>
                  <w:szCs w:val="24"/>
                  <w:rPrChange w:id="12329" w:author="Haiyang Liu" w:date="2026-05-22T18:17:00Z" w16du:dateUtc="2026-05-22T11:17:00Z">
                    <w:rPr>
                      <w:b w:val="0"/>
                      <w:sz w:val="12"/>
                    </w:rPr>
                  </w:rPrChange>
                </w:rPr>
                <w:t>.096</w:t>
              </w:r>
              <w:r w:rsidRPr="00C625B0">
                <w:rPr>
                  <w:rFonts w:cs="Times New Roman"/>
                  <w:color w:val="000000" w:themeColor="text1"/>
                  <w:sz w:val="24"/>
                  <w:szCs w:val="24"/>
                  <w:rPrChange w:id="12330" w:author="Haiyang Liu" w:date="2026-05-22T18:17:00Z" w16du:dateUtc="2026-05-22T11:17:00Z">
                    <w:rPr>
                      <w:sz w:val="12"/>
                    </w:rPr>
                  </w:rPrChange>
                </w:rPr>
                <w:br/>
              </w:r>
              <w:r w:rsidRPr="00C625B0">
                <w:rPr>
                  <w:rFonts w:cs="Times New Roman"/>
                  <w:b w:val="0"/>
                  <w:color w:val="000000" w:themeColor="text1"/>
                  <w:sz w:val="24"/>
                  <w:szCs w:val="24"/>
                  <w:rPrChange w:id="12331" w:author="Haiyang Liu" w:date="2026-05-22T18:17:00Z" w16du:dateUtc="2026-05-22T11:17:00Z">
                    <w:rPr>
                      <w:b w:val="0"/>
                      <w:sz w:val="12"/>
                    </w:rPr>
                  </w:rPrChange>
                </w:rPr>
                <w:t>(.022)</w:t>
              </w:r>
            </w:ins>
          </w:p>
        </w:tc>
        <w:tc>
          <w:tcPr>
            <w:tcW w:w="925" w:type="dxa"/>
            <w:vAlign w:val="center"/>
            <w:tcPrChange w:id="12332" w:author="Haiyang Liu" w:date="2026-05-22T20:07:00Z" w16du:dateUtc="2026-05-22T13:07:00Z">
              <w:tcPr>
                <w:tcW w:w="996" w:type="dxa"/>
                <w:gridSpan w:val="3"/>
              </w:tcPr>
            </w:tcPrChange>
          </w:tcPr>
          <w:p w14:paraId="7A086256" w14:textId="176D9819" w:rsidR="00C625B0" w:rsidRPr="00C625B0" w:rsidRDefault="00C625B0">
            <w:pPr>
              <w:pStyle w:val="Caption"/>
              <w:snapToGrid w:val="0"/>
              <w:spacing w:after="0"/>
              <w:rPr>
                <w:ins w:id="12333" w:author="Haiyang Liu" w:date="2026-05-22T18:15:00Z" w16du:dateUtc="2026-05-22T11:15:00Z"/>
                <w:rFonts w:cs="Times New Roman"/>
                <w:i/>
                <w:color w:val="000000" w:themeColor="text1"/>
                <w:sz w:val="24"/>
                <w:szCs w:val="24"/>
              </w:rPr>
              <w:pPrChange w:id="12334" w:author="Haiyang Liu" w:date="2026-05-22T20:08:00Z" w16du:dateUtc="2026-05-22T13:08:00Z">
                <w:pPr>
                  <w:pStyle w:val="Caption"/>
                  <w:spacing w:before="160" w:after="60"/>
                </w:pPr>
              </w:pPrChange>
            </w:pPr>
            <w:ins w:id="12335" w:author="Haiyang Liu" w:date="2026-05-22T18:16:00Z" w16du:dateUtc="2026-05-22T11:16:00Z">
              <w:r w:rsidRPr="00C625B0">
                <w:rPr>
                  <w:rFonts w:cs="Times New Roman"/>
                  <w:b w:val="0"/>
                  <w:color w:val="000000" w:themeColor="text1"/>
                  <w:sz w:val="24"/>
                  <w:szCs w:val="24"/>
                  <w:rPrChange w:id="12336" w:author="Haiyang Liu" w:date="2026-05-22T18:17:00Z" w16du:dateUtc="2026-05-22T11:17:00Z">
                    <w:rPr>
                      <w:b w:val="0"/>
                      <w:sz w:val="12"/>
                    </w:rPr>
                  </w:rPrChange>
                </w:rPr>
                <w:t>-.180</w:t>
              </w:r>
              <w:r w:rsidRPr="00C625B0">
                <w:rPr>
                  <w:rFonts w:cs="Times New Roman"/>
                  <w:color w:val="000000" w:themeColor="text1"/>
                  <w:sz w:val="24"/>
                  <w:szCs w:val="24"/>
                  <w:rPrChange w:id="12337" w:author="Haiyang Liu" w:date="2026-05-22T18:17:00Z" w16du:dateUtc="2026-05-22T11:17:00Z">
                    <w:rPr>
                      <w:sz w:val="12"/>
                    </w:rPr>
                  </w:rPrChange>
                </w:rPr>
                <w:br/>
              </w:r>
              <w:r w:rsidRPr="00C625B0">
                <w:rPr>
                  <w:rFonts w:cs="Times New Roman"/>
                  <w:b w:val="0"/>
                  <w:color w:val="000000" w:themeColor="text1"/>
                  <w:sz w:val="24"/>
                  <w:szCs w:val="24"/>
                  <w:rPrChange w:id="12338" w:author="Haiyang Liu" w:date="2026-05-22T18:17:00Z" w16du:dateUtc="2026-05-22T11:17:00Z">
                    <w:rPr>
                      <w:b w:val="0"/>
                      <w:sz w:val="12"/>
                    </w:rPr>
                  </w:rPrChange>
                </w:rPr>
                <w:t>(.064)</w:t>
              </w:r>
            </w:ins>
          </w:p>
        </w:tc>
        <w:tc>
          <w:tcPr>
            <w:tcW w:w="925" w:type="dxa"/>
            <w:vAlign w:val="center"/>
            <w:tcPrChange w:id="12339" w:author="Haiyang Liu" w:date="2026-05-22T20:07:00Z" w16du:dateUtc="2026-05-22T13:07:00Z">
              <w:tcPr>
                <w:tcW w:w="996" w:type="dxa"/>
                <w:gridSpan w:val="3"/>
              </w:tcPr>
            </w:tcPrChange>
          </w:tcPr>
          <w:p w14:paraId="2EB167A4" w14:textId="6270BE56" w:rsidR="00C625B0" w:rsidRPr="00C625B0" w:rsidRDefault="00C625B0">
            <w:pPr>
              <w:pStyle w:val="Caption"/>
              <w:snapToGrid w:val="0"/>
              <w:spacing w:after="0"/>
              <w:rPr>
                <w:ins w:id="12340" w:author="Haiyang Liu" w:date="2026-05-22T18:15:00Z" w16du:dateUtc="2026-05-22T11:15:00Z"/>
                <w:rFonts w:cs="Times New Roman"/>
                <w:i/>
                <w:color w:val="000000" w:themeColor="text1"/>
                <w:sz w:val="24"/>
                <w:szCs w:val="24"/>
              </w:rPr>
              <w:pPrChange w:id="12341" w:author="Haiyang Liu" w:date="2026-05-22T20:08:00Z" w16du:dateUtc="2026-05-22T13:08:00Z">
                <w:pPr>
                  <w:pStyle w:val="Caption"/>
                  <w:spacing w:before="160" w:after="60"/>
                </w:pPr>
              </w:pPrChange>
            </w:pPr>
            <w:ins w:id="12342" w:author="Haiyang Liu" w:date="2026-05-22T18:16:00Z" w16du:dateUtc="2026-05-22T11:16:00Z">
              <w:r w:rsidRPr="00C625B0">
                <w:rPr>
                  <w:rFonts w:cs="Times New Roman"/>
                  <w:b w:val="0"/>
                  <w:color w:val="000000" w:themeColor="text1"/>
                  <w:sz w:val="24"/>
                  <w:szCs w:val="24"/>
                  <w:rPrChange w:id="12343" w:author="Haiyang Liu" w:date="2026-05-22T18:17:00Z" w16du:dateUtc="2026-05-22T11:17:00Z">
                    <w:rPr>
                      <w:b w:val="0"/>
                      <w:sz w:val="12"/>
                    </w:rPr>
                  </w:rPrChange>
                </w:rPr>
                <w:t>-.434</w:t>
              </w:r>
              <w:r w:rsidRPr="00C625B0">
                <w:rPr>
                  <w:rFonts w:cs="Times New Roman"/>
                  <w:color w:val="000000" w:themeColor="text1"/>
                  <w:sz w:val="24"/>
                  <w:szCs w:val="24"/>
                  <w:rPrChange w:id="12344" w:author="Haiyang Liu" w:date="2026-05-22T18:17:00Z" w16du:dateUtc="2026-05-22T11:17:00Z">
                    <w:rPr>
                      <w:sz w:val="12"/>
                    </w:rPr>
                  </w:rPrChange>
                </w:rPr>
                <w:br/>
              </w:r>
              <w:r w:rsidRPr="00C625B0">
                <w:rPr>
                  <w:rFonts w:cs="Times New Roman"/>
                  <w:b w:val="0"/>
                  <w:color w:val="000000" w:themeColor="text1"/>
                  <w:sz w:val="24"/>
                  <w:szCs w:val="24"/>
                  <w:rPrChange w:id="12345" w:author="Haiyang Liu" w:date="2026-05-22T18:17:00Z" w16du:dateUtc="2026-05-22T11:17:00Z">
                    <w:rPr>
                      <w:b w:val="0"/>
                      <w:sz w:val="12"/>
                    </w:rPr>
                  </w:rPrChange>
                </w:rPr>
                <w:t>(.051)</w:t>
              </w:r>
            </w:ins>
          </w:p>
        </w:tc>
        <w:tc>
          <w:tcPr>
            <w:tcW w:w="925" w:type="dxa"/>
            <w:vAlign w:val="center"/>
            <w:tcPrChange w:id="12346" w:author="Haiyang Liu" w:date="2026-05-22T20:07:00Z" w16du:dateUtc="2026-05-22T13:07:00Z">
              <w:tcPr>
                <w:tcW w:w="996" w:type="dxa"/>
                <w:gridSpan w:val="3"/>
              </w:tcPr>
            </w:tcPrChange>
          </w:tcPr>
          <w:p w14:paraId="66E1D5B8" w14:textId="21A28D9A" w:rsidR="00C625B0" w:rsidRPr="00C625B0" w:rsidRDefault="00C625B0">
            <w:pPr>
              <w:pStyle w:val="Caption"/>
              <w:snapToGrid w:val="0"/>
              <w:spacing w:after="0"/>
              <w:rPr>
                <w:ins w:id="12347" w:author="Haiyang Liu" w:date="2026-05-22T18:15:00Z" w16du:dateUtc="2026-05-22T11:15:00Z"/>
                <w:rFonts w:cs="Times New Roman"/>
                <w:i/>
                <w:color w:val="000000" w:themeColor="text1"/>
                <w:sz w:val="24"/>
                <w:szCs w:val="24"/>
              </w:rPr>
              <w:pPrChange w:id="12348" w:author="Haiyang Liu" w:date="2026-05-22T20:08:00Z" w16du:dateUtc="2026-05-22T13:08:00Z">
                <w:pPr>
                  <w:pStyle w:val="Caption"/>
                  <w:spacing w:before="160" w:after="60"/>
                </w:pPr>
              </w:pPrChange>
            </w:pPr>
            <w:ins w:id="12349" w:author="Haiyang Liu" w:date="2026-05-22T18:17:00Z" w16du:dateUtc="2026-05-22T11:17:00Z">
              <w:r w:rsidRPr="00C625B0">
                <w:rPr>
                  <w:rFonts w:cs="Times New Roman"/>
                  <w:b w:val="0"/>
                  <w:color w:val="000000" w:themeColor="text1"/>
                  <w:sz w:val="24"/>
                  <w:szCs w:val="24"/>
                  <w:rPrChange w:id="12350" w:author="Haiyang Liu" w:date="2026-05-22T18:17:00Z" w16du:dateUtc="2026-05-22T11:17:00Z">
                    <w:rPr>
                      <w:b w:val="0"/>
                      <w:sz w:val="12"/>
                    </w:rPr>
                  </w:rPrChange>
                </w:rPr>
                <w:t>.394</w:t>
              </w:r>
              <w:r w:rsidRPr="00C625B0">
                <w:rPr>
                  <w:rFonts w:cs="Times New Roman"/>
                  <w:color w:val="000000" w:themeColor="text1"/>
                  <w:sz w:val="24"/>
                  <w:szCs w:val="24"/>
                  <w:rPrChange w:id="12351" w:author="Haiyang Liu" w:date="2026-05-22T18:17:00Z" w16du:dateUtc="2026-05-22T11:17:00Z">
                    <w:rPr>
                      <w:sz w:val="12"/>
                    </w:rPr>
                  </w:rPrChange>
                </w:rPr>
                <w:br/>
              </w:r>
              <w:r w:rsidRPr="00C625B0">
                <w:rPr>
                  <w:rFonts w:cs="Times New Roman"/>
                  <w:b w:val="0"/>
                  <w:color w:val="000000" w:themeColor="text1"/>
                  <w:sz w:val="24"/>
                  <w:szCs w:val="24"/>
                  <w:rPrChange w:id="12352" w:author="Haiyang Liu" w:date="2026-05-22T18:17:00Z" w16du:dateUtc="2026-05-22T11:17:00Z">
                    <w:rPr>
                      <w:b w:val="0"/>
                      <w:sz w:val="12"/>
                    </w:rPr>
                  </w:rPrChange>
                </w:rPr>
                <w:t>(.054)</w:t>
              </w:r>
            </w:ins>
          </w:p>
        </w:tc>
        <w:tc>
          <w:tcPr>
            <w:tcW w:w="925" w:type="dxa"/>
            <w:vAlign w:val="center"/>
            <w:tcPrChange w:id="12353" w:author="Haiyang Liu" w:date="2026-05-22T20:07:00Z" w16du:dateUtc="2026-05-22T13:07:00Z">
              <w:tcPr>
                <w:tcW w:w="996" w:type="dxa"/>
                <w:gridSpan w:val="3"/>
              </w:tcPr>
            </w:tcPrChange>
          </w:tcPr>
          <w:p w14:paraId="00D0D734" w14:textId="741F0151" w:rsidR="00C625B0" w:rsidRPr="00C625B0" w:rsidRDefault="00C625B0">
            <w:pPr>
              <w:pStyle w:val="Caption"/>
              <w:snapToGrid w:val="0"/>
              <w:spacing w:after="0"/>
              <w:rPr>
                <w:ins w:id="12354" w:author="Haiyang Liu" w:date="2026-05-22T18:15:00Z" w16du:dateUtc="2026-05-22T11:15:00Z"/>
                <w:rFonts w:cs="Times New Roman"/>
                <w:i/>
                <w:color w:val="000000" w:themeColor="text1"/>
                <w:sz w:val="24"/>
                <w:szCs w:val="24"/>
              </w:rPr>
              <w:pPrChange w:id="12355" w:author="Haiyang Liu" w:date="2026-05-22T20:08:00Z" w16du:dateUtc="2026-05-22T13:08:00Z">
                <w:pPr>
                  <w:pStyle w:val="Caption"/>
                  <w:spacing w:before="160" w:after="60"/>
                </w:pPr>
              </w:pPrChange>
            </w:pPr>
            <w:ins w:id="12356" w:author="Haiyang Liu" w:date="2026-05-22T18:17:00Z" w16du:dateUtc="2026-05-22T11:17:00Z">
              <w:r w:rsidRPr="00C625B0">
                <w:rPr>
                  <w:rFonts w:cs="Times New Roman"/>
                  <w:b w:val="0"/>
                  <w:color w:val="000000" w:themeColor="text1"/>
                  <w:sz w:val="24"/>
                  <w:szCs w:val="24"/>
                  <w:rPrChange w:id="12357" w:author="Haiyang Liu" w:date="2026-05-22T18:17:00Z" w16du:dateUtc="2026-05-22T11:17:00Z">
                    <w:rPr>
                      <w:b w:val="0"/>
                      <w:sz w:val="12"/>
                    </w:rPr>
                  </w:rPrChange>
                </w:rPr>
                <w:t>1.480</w:t>
              </w:r>
              <w:r w:rsidRPr="00C625B0">
                <w:rPr>
                  <w:rFonts w:cs="Times New Roman"/>
                  <w:color w:val="000000" w:themeColor="text1"/>
                  <w:sz w:val="24"/>
                  <w:szCs w:val="24"/>
                  <w:rPrChange w:id="12358" w:author="Haiyang Liu" w:date="2026-05-22T18:17:00Z" w16du:dateUtc="2026-05-22T11:17:00Z">
                    <w:rPr>
                      <w:sz w:val="12"/>
                    </w:rPr>
                  </w:rPrChange>
                </w:rPr>
                <w:br/>
              </w:r>
              <w:r w:rsidRPr="00C625B0">
                <w:rPr>
                  <w:rFonts w:cs="Times New Roman"/>
                  <w:b w:val="0"/>
                  <w:color w:val="000000" w:themeColor="text1"/>
                  <w:sz w:val="24"/>
                  <w:szCs w:val="24"/>
                  <w:rPrChange w:id="12359" w:author="Haiyang Liu" w:date="2026-05-22T18:17:00Z" w16du:dateUtc="2026-05-22T11:17:00Z">
                    <w:rPr>
                      <w:b w:val="0"/>
                      <w:sz w:val="12"/>
                    </w:rPr>
                  </w:rPrChange>
                </w:rPr>
                <w:t>(.122)</w:t>
              </w:r>
            </w:ins>
          </w:p>
        </w:tc>
        <w:tc>
          <w:tcPr>
            <w:tcW w:w="925" w:type="dxa"/>
            <w:vAlign w:val="center"/>
            <w:tcPrChange w:id="12360" w:author="Haiyang Liu" w:date="2026-05-22T20:07:00Z" w16du:dateUtc="2026-05-22T13:07:00Z">
              <w:tcPr>
                <w:tcW w:w="996" w:type="dxa"/>
                <w:gridSpan w:val="3"/>
              </w:tcPr>
            </w:tcPrChange>
          </w:tcPr>
          <w:p w14:paraId="66DC93D2" w14:textId="77777777" w:rsidR="00C625B0" w:rsidRPr="00C625B0" w:rsidRDefault="00C625B0">
            <w:pPr>
              <w:pStyle w:val="Caption"/>
              <w:snapToGrid w:val="0"/>
              <w:spacing w:after="0"/>
              <w:rPr>
                <w:ins w:id="12361" w:author="Haiyang Liu" w:date="2026-05-22T18:15:00Z" w16du:dateUtc="2026-05-22T11:15:00Z"/>
                <w:rFonts w:cs="Times New Roman"/>
                <w:i/>
                <w:color w:val="000000" w:themeColor="text1"/>
                <w:sz w:val="24"/>
                <w:szCs w:val="24"/>
              </w:rPr>
              <w:pPrChange w:id="12362" w:author="Haiyang Liu" w:date="2026-05-22T20:08:00Z" w16du:dateUtc="2026-05-22T13:08:00Z">
                <w:pPr>
                  <w:pStyle w:val="Caption"/>
                  <w:spacing w:before="160" w:after="60"/>
                </w:pPr>
              </w:pPrChange>
            </w:pPr>
          </w:p>
        </w:tc>
        <w:tc>
          <w:tcPr>
            <w:tcW w:w="925" w:type="dxa"/>
            <w:vAlign w:val="center"/>
            <w:tcPrChange w:id="12363" w:author="Haiyang Liu" w:date="2026-05-22T20:07:00Z" w16du:dateUtc="2026-05-22T13:07:00Z">
              <w:tcPr>
                <w:tcW w:w="996" w:type="dxa"/>
                <w:gridSpan w:val="3"/>
              </w:tcPr>
            </w:tcPrChange>
          </w:tcPr>
          <w:p w14:paraId="371FC664" w14:textId="77777777" w:rsidR="00C625B0" w:rsidRPr="00C625B0" w:rsidRDefault="00C625B0">
            <w:pPr>
              <w:pStyle w:val="Caption"/>
              <w:snapToGrid w:val="0"/>
              <w:spacing w:after="0"/>
              <w:rPr>
                <w:ins w:id="12364" w:author="Haiyang Liu" w:date="2026-05-22T18:15:00Z" w16du:dateUtc="2026-05-22T11:15:00Z"/>
                <w:rFonts w:cs="Times New Roman"/>
                <w:i/>
                <w:color w:val="000000" w:themeColor="text1"/>
                <w:sz w:val="24"/>
                <w:szCs w:val="24"/>
              </w:rPr>
              <w:pPrChange w:id="12365" w:author="Haiyang Liu" w:date="2026-05-22T20:08:00Z" w16du:dateUtc="2026-05-22T13:08:00Z">
                <w:pPr>
                  <w:pStyle w:val="Caption"/>
                  <w:spacing w:before="160" w:after="60"/>
                </w:pPr>
              </w:pPrChange>
            </w:pPr>
          </w:p>
        </w:tc>
        <w:tc>
          <w:tcPr>
            <w:tcW w:w="925" w:type="dxa"/>
            <w:vAlign w:val="center"/>
            <w:tcPrChange w:id="12366" w:author="Haiyang Liu" w:date="2026-05-22T20:07:00Z" w16du:dateUtc="2026-05-22T13:07:00Z">
              <w:tcPr>
                <w:tcW w:w="996" w:type="dxa"/>
                <w:gridSpan w:val="3"/>
              </w:tcPr>
            </w:tcPrChange>
          </w:tcPr>
          <w:p w14:paraId="458D83C0" w14:textId="77777777" w:rsidR="00C625B0" w:rsidRPr="00C625B0" w:rsidRDefault="00C625B0">
            <w:pPr>
              <w:pStyle w:val="Caption"/>
              <w:snapToGrid w:val="0"/>
              <w:spacing w:after="0"/>
              <w:rPr>
                <w:ins w:id="12367" w:author="Haiyang Liu" w:date="2026-05-22T18:15:00Z" w16du:dateUtc="2026-05-22T11:15:00Z"/>
                <w:rFonts w:cs="Times New Roman"/>
                <w:i/>
                <w:color w:val="000000" w:themeColor="text1"/>
                <w:sz w:val="24"/>
                <w:szCs w:val="24"/>
              </w:rPr>
              <w:pPrChange w:id="12368" w:author="Haiyang Liu" w:date="2026-05-22T20:08:00Z" w16du:dateUtc="2026-05-22T13:08:00Z">
                <w:pPr>
                  <w:pStyle w:val="Caption"/>
                  <w:spacing w:before="160" w:after="60"/>
                </w:pPr>
              </w:pPrChange>
            </w:pPr>
          </w:p>
        </w:tc>
        <w:tc>
          <w:tcPr>
            <w:tcW w:w="925" w:type="dxa"/>
            <w:tcPrChange w:id="12369" w:author="Haiyang Liu" w:date="2026-05-22T20:07:00Z" w16du:dateUtc="2026-05-22T13:07:00Z">
              <w:tcPr>
                <w:tcW w:w="996" w:type="dxa"/>
                <w:gridSpan w:val="3"/>
              </w:tcPr>
            </w:tcPrChange>
          </w:tcPr>
          <w:p w14:paraId="1EB9DA8F" w14:textId="77777777" w:rsidR="00C625B0" w:rsidRPr="00C625B0" w:rsidRDefault="00C625B0">
            <w:pPr>
              <w:pStyle w:val="Caption"/>
              <w:snapToGrid w:val="0"/>
              <w:spacing w:after="0"/>
              <w:rPr>
                <w:ins w:id="12370" w:author="Haiyang Liu" w:date="2026-05-22T18:15:00Z" w16du:dateUtc="2026-05-22T11:15:00Z"/>
                <w:rFonts w:cs="Times New Roman"/>
                <w:i/>
                <w:color w:val="000000" w:themeColor="text1"/>
                <w:sz w:val="24"/>
                <w:szCs w:val="24"/>
              </w:rPr>
              <w:pPrChange w:id="12371" w:author="Haiyang Liu" w:date="2026-05-22T20:08:00Z" w16du:dateUtc="2026-05-22T13:08:00Z">
                <w:pPr>
                  <w:pStyle w:val="Caption"/>
                  <w:spacing w:before="160" w:after="60"/>
                </w:pPr>
              </w:pPrChange>
            </w:pPr>
          </w:p>
        </w:tc>
        <w:tc>
          <w:tcPr>
            <w:tcW w:w="925" w:type="dxa"/>
            <w:tcPrChange w:id="12372" w:author="Haiyang Liu" w:date="2026-05-22T20:07:00Z" w16du:dateUtc="2026-05-22T13:07:00Z">
              <w:tcPr>
                <w:tcW w:w="996" w:type="dxa"/>
                <w:gridSpan w:val="4"/>
              </w:tcPr>
            </w:tcPrChange>
          </w:tcPr>
          <w:p w14:paraId="43E33C4A" w14:textId="77777777" w:rsidR="00C625B0" w:rsidRPr="00C625B0" w:rsidRDefault="00C625B0">
            <w:pPr>
              <w:pStyle w:val="Caption"/>
              <w:snapToGrid w:val="0"/>
              <w:spacing w:after="0"/>
              <w:rPr>
                <w:ins w:id="12373" w:author="Haiyang Liu" w:date="2026-05-22T18:15:00Z" w16du:dateUtc="2026-05-22T11:15:00Z"/>
                <w:rFonts w:cs="Times New Roman"/>
                <w:i/>
                <w:color w:val="000000" w:themeColor="text1"/>
                <w:sz w:val="24"/>
                <w:szCs w:val="24"/>
              </w:rPr>
              <w:pPrChange w:id="12374" w:author="Haiyang Liu" w:date="2026-05-22T20:08:00Z" w16du:dateUtc="2026-05-22T13:08:00Z">
                <w:pPr>
                  <w:pStyle w:val="Caption"/>
                  <w:spacing w:before="160" w:after="60"/>
                </w:pPr>
              </w:pPrChange>
            </w:pPr>
          </w:p>
        </w:tc>
        <w:tc>
          <w:tcPr>
            <w:tcW w:w="925" w:type="dxa"/>
            <w:tcPrChange w:id="12375" w:author="Haiyang Liu" w:date="2026-05-22T20:07:00Z" w16du:dateUtc="2026-05-22T13:07:00Z">
              <w:tcPr>
                <w:tcW w:w="996" w:type="dxa"/>
              </w:tcPr>
            </w:tcPrChange>
          </w:tcPr>
          <w:p w14:paraId="2A7999BD" w14:textId="77777777" w:rsidR="00C625B0" w:rsidRPr="00C625B0" w:rsidRDefault="00C625B0">
            <w:pPr>
              <w:pStyle w:val="Caption"/>
              <w:snapToGrid w:val="0"/>
              <w:spacing w:after="0"/>
              <w:rPr>
                <w:ins w:id="12376" w:author="Haiyang Liu" w:date="2026-05-22T18:15:00Z" w16du:dateUtc="2026-05-22T11:15:00Z"/>
                <w:rFonts w:cs="Times New Roman"/>
                <w:i/>
                <w:color w:val="000000" w:themeColor="text1"/>
                <w:sz w:val="24"/>
                <w:szCs w:val="24"/>
              </w:rPr>
              <w:pPrChange w:id="12377" w:author="Haiyang Liu" w:date="2026-05-22T20:08:00Z" w16du:dateUtc="2026-05-22T13:08:00Z">
                <w:pPr>
                  <w:pStyle w:val="Caption"/>
                  <w:spacing w:before="160" w:after="60"/>
                </w:pPr>
              </w:pPrChange>
            </w:pPr>
          </w:p>
        </w:tc>
      </w:tr>
      <w:tr w:rsidR="00C625B0" w:rsidRPr="00C625B0" w14:paraId="0F1211C4" w14:textId="77777777" w:rsidTr="004D0747">
        <w:trPr>
          <w:ins w:id="12378" w:author="Haiyang Liu" w:date="2026-05-22T18:15:00Z"/>
          <w:trPrChange w:id="12379" w:author="Haiyang Liu" w:date="2026-05-22T20:07:00Z" w16du:dateUtc="2026-05-22T13:07:00Z">
            <w:trPr>
              <w:gridBefore w:val="1"/>
              <w:gridAfter w:val="0"/>
            </w:trPr>
          </w:trPrChange>
        </w:trPr>
        <w:tc>
          <w:tcPr>
            <w:tcW w:w="924" w:type="dxa"/>
            <w:vAlign w:val="center"/>
            <w:tcPrChange w:id="12380" w:author="Haiyang Liu" w:date="2026-05-22T20:07:00Z" w16du:dateUtc="2026-05-22T13:07:00Z">
              <w:tcPr>
                <w:tcW w:w="924" w:type="dxa"/>
                <w:gridSpan w:val="2"/>
              </w:tcPr>
            </w:tcPrChange>
          </w:tcPr>
          <w:p w14:paraId="1A2BBA78" w14:textId="39FDF968" w:rsidR="00C625B0" w:rsidRPr="00C625B0" w:rsidRDefault="00C625B0">
            <w:pPr>
              <w:pStyle w:val="Caption"/>
              <w:snapToGrid w:val="0"/>
              <w:spacing w:after="0"/>
              <w:rPr>
                <w:ins w:id="12381" w:author="Haiyang Liu" w:date="2026-05-22T18:15:00Z" w16du:dateUtc="2026-05-22T11:15:00Z"/>
                <w:rFonts w:cs="Times New Roman"/>
                <w:i/>
                <w:color w:val="000000" w:themeColor="text1"/>
                <w:sz w:val="24"/>
                <w:szCs w:val="24"/>
              </w:rPr>
              <w:pPrChange w:id="12382" w:author="Haiyang Liu" w:date="2026-05-22T20:08:00Z" w16du:dateUtc="2026-05-22T13:08:00Z">
                <w:pPr>
                  <w:pStyle w:val="Caption"/>
                  <w:spacing w:before="160" w:after="60"/>
                </w:pPr>
              </w:pPrChange>
            </w:pPr>
            <w:ins w:id="12383" w:author="Haiyang Liu" w:date="2026-05-22T18:16:00Z" w16du:dateUtc="2026-05-22T11:16:00Z">
              <w:r w:rsidRPr="00C625B0">
                <w:rPr>
                  <w:rFonts w:cs="Times New Roman"/>
                  <w:color w:val="000000" w:themeColor="text1"/>
                  <w:sz w:val="24"/>
                  <w:szCs w:val="24"/>
                  <w:rPrChange w:id="12384" w:author="Haiyang Liu" w:date="2026-05-22T18:17:00Z" w16du:dateUtc="2026-05-22T11:17:00Z">
                    <w:rPr>
                      <w:sz w:val="12"/>
                    </w:rPr>
                  </w:rPrChange>
                </w:rPr>
                <w:t>C1</w:t>
              </w:r>
            </w:ins>
          </w:p>
        </w:tc>
        <w:tc>
          <w:tcPr>
            <w:tcW w:w="925" w:type="dxa"/>
            <w:vAlign w:val="center"/>
            <w:tcPrChange w:id="12385" w:author="Haiyang Liu" w:date="2026-05-22T20:07:00Z" w16du:dateUtc="2026-05-22T13:07:00Z">
              <w:tcPr>
                <w:tcW w:w="925" w:type="dxa"/>
                <w:gridSpan w:val="3"/>
              </w:tcPr>
            </w:tcPrChange>
          </w:tcPr>
          <w:p w14:paraId="1A9D3A8E" w14:textId="1A42DF7B" w:rsidR="00C625B0" w:rsidRPr="00C625B0" w:rsidRDefault="00C625B0">
            <w:pPr>
              <w:pStyle w:val="Caption"/>
              <w:snapToGrid w:val="0"/>
              <w:spacing w:after="0"/>
              <w:rPr>
                <w:ins w:id="12386" w:author="Haiyang Liu" w:date="2026-05-22T18:15:00Z" w16du:dateUtc="2026-05-22T11:15:00Z"/>
                <w:rFonts w:cs="Times New Roman"/>
                <w:i/>
                <w:color w:val="000000" w:themeColor="text1"/>
                <w:sz w:val="24"/>
                <w:szCs w:val="24"/>
              </w:rPr>
              <w:pPrChange w:id="12387" w:author="Haiyang Liu" w:date="2026-05-22T20:08:00Z" w16du:dateUtc="2026-05-22T13:08:00Z">
                <w:pPr>
                  <w:pStyle w:val="Caption"/>
                  <w:spacing w:before="160" w:after="60"/>
                </w:pPr>
              </w:pPrChange>
            </w:pPr>
            <w:ins w:id="12388" w:author="Haiyang Liu" w:date="2026-05-22T18:16:00Z" w16du:dateUtc="2026-05-22T11:16:00Z">
              <w:r w:rsidRPr="00C625B0">
                <w:rPr>
                  <w:rFonts w:cs="Times New Roman"/>
                  <w:b w:val="0"/>
                  <w:color w:val="000000" w:themeColor="text1"/>
                  <w:sz w:val="24"/>
                  <w:szCs w:val="24"/>
                  <w:rPrChange w:id="12389" w:author="Haiyang Liu" w:date="2026-05-22T18:17:00Z" w16du:dateUtc="2026-05-22T11:17:00Z">
                    <w:rPr>
                      <w:b w:val="0"/>
                      <w:sz w:val="12"/>
                    </w:rPr>
                  </w:rPrChange>
                </w:rPr>
                <w:t>-.065</w:t>
              </w:r>
              <w:r w:rsidRPr="00C625B0">
                <w:rPr>
                  <w:rFonts w:cs="Times New Roman"/>
                  <w:color w:val="000000" w:themeColor="text1"/>
                  <w:sz w:val="24"/>
                  <w:szCs w:val="24"/>
                  <w:rPrChange w:id="12390" w:author="Haiyang Liu" w:date="2026-05-22T18:17:00Z" w16du:dateUtc="2026-05-22T11:17:00Z">
                    <w:rPr>
                      <w:sz w:val="12"/>
                    </w:rPr>
                  </w:rPrChange>
                </w:rPr>
                <w:br/>
              </w:r>
              <w:r w:rsidRPr="00C625B0">
                <w:rPr>
                  <w:rFonts w:cs="Times New Roman"/>
                  <w:b w:val="0"/>
                  <w:color w:val="000000" w:themeColor="text1"/>
                  <w:sz w:val="24"/>
                  <w:szCs w:val="24"/>
                  <w:rPrChange w:id="12391" w:author="Haiyang Liu" w:date="2026-05-22T18:17:00Z" w16du:dateUtc="2026-05-22T11:17:00Z">
                    <w:rPr>
                      <w:b w:val="0"/>
                      <w:sz w:val="12"/>
                    </w:rPr>
                  </w:rPrChange>
                </w:rPr>
                <w:t>(.026)</w:t>
              </w:r>
            </w:ins>
          </w:p>
        </w:tc>
        <w:tc>
          <w:tcPr>
            <w:tcW w:w="926" w:type="dxa"/>
            <w:vAlign w:val="center"/>
            <w:tcPrChange w:id="12392" w:author="Haiyang Liu" w:date="2026-05-22T20:07:00Z" w16du:dateUtc="2026-05-22T13:07:00Z">
              <w:tcPr>
                <w:tcW w:w="926" w:type="dxa"/>
                <w:gridSpan w:val="3"/>
              </w:tcPr>
            </w:tcPrChange>
          </w:tcPr>
          <w:p w14:paraId="1CDC0C77" w14:textId="12843D4A" w:rsidR="00C625B0" w:rsidRPr="00C625B0" w:rsidRDefault="00C625B0">
            <w:pPr>
              <w:pStyle w:val="Caption"/>
              <w:snapToGrid w:val="0"/>
              <w:spacing w:after="0"/>
              <w:rPr>
                <w:ins w:id="12393" w:author="Haiyang Liu" w:date="2026-05-22T18:15:00Z" w16du:dateUtc="2026-05-22T11:15:00Z"/>
                <w:rFonts w:cs="Times New Roman"/>
                <w:i/>
                <w:color w:val="000000" w:themeColor="text1"/>
                <w:sz w:val="24"/>
                <w:szCs w:val="24"/>
              </w:rPr>
              <w:pPrChange w:id="12394" w:author="Haiyang Liu" w:date="2026-05-22T20:08:00Z" w16du:dateUtc="2026-05-22T13:08:00Z">
                <w:pPr>
                  <w:pStyle w:val="Caption"/>
                  <w:spacing w:before="160" w:after="60"/>
                </w:pPr>
              </w:pPrChange>
            </w:pPr>
            <w:ins w:id="12395" w:author="Haiyang Liu" w:date="2026-05-22T18:16:00Z" w16du:dateUtc="2026-05-22T11:16:00Z">
              <w:r w:rsidRPr="00C625B0">
                <w:rPr>
                  <w:rFonts w:cs="Times New Roman"/>
                  <w:b w:val="0"/>
                  <w:color w:val="000000" w:themeColor="text1"/>
                  <w:sz w:val="24"/>
                  <w:szCs w:val="24"/>
                  <w:rPrChange w:id="12396" w:author="Haiyang Liu" w:date="2026-05-22T18:17:00Z" w16du:dateUtc="2026-05-22T11:17:00Z">
                    <w:rPr>
                      <w:b w:val="0"/>
                      <w:sz w:val="12"/>
                    </w:rPr>
                  </w:rPrChange>
                </w:rPr>
                <w:t>.006</w:t>
              </w:r>
              <w:r w:rsidRPr="00C625B0">
                <w:rPr>
                  <w:rFonts w:cs="Times New Roman"/>
                  <w:color w:val="000000" w:themeColor="text1"/>
                  <w:sz w:val="24"/>
                  <w:szCs w:val="24"/>
                  <w:rPrChange w:id="12397" w:author="Haiyang Liu" w:date="2026-05-22T18:17:00Z" w16du:dateUtc="2026-05-22T11:17:00Z">
                    <w:rPr>
                      <w:sz w:val="12"/>
                    </w:rPr>
                  </w:rPrChange>
                </w:rPr>
                <w:br/>
              </w:r>
              <w:r w:rsidRPr="00C625B0">
                <w:rPr>
                  <w:rFonts w:cs="Times New Roman"/>
                  <w:b w:val="0"/>
                  <w:color w:val="000000" w:themeColor="text1"/>
                  <w:sz w:val="24"/>
                  <w:szCs w:val="24"/>
                  <w:rPrChange w:id="12398" w:author="Haiyang Liu" w:date="2026-05-22T18:17:00Z" w16du:dateUtc="2026-05-22T11:17:00Z">
                    <w:rPr>
                      <w:b w:val="0"/>
                      <w:sz w:val="12"/>
                    </w:rPr>
                  </w:rPrChange>
                </w:rPr>
                <w:t>(.037)</w:t>
              </w:r>
            </w:ins>
          </w:p>
        </w:tc>
        <w:tc>
          <w:tcPr>
            <w:tcW w:w="925" w:type="dxa"/>
            <w:vAlign w:val="center"/>
            <w:tcPrChange w:id="12399" w:author="Haiyang Liu" w:date="2026-05-22T20:07:00Z" w16du:dateUtc="2026-05-22T13:07:00Z">
              <w:tcPr>
                <w:tcW w:w="925" w:type="dxa"/>
                <w:gridSpan w:val="3"/>
              </w:tcPr>
            </w:tcPrChange>
          </w:tcPr>
          <w:p w14:paraId="40D6F185" w14:textId="762FFDEC" w:rsidR="00C625B0" w:rsidRPr="00C625B0" w:rsidRDefault="00C625B0">
            <w:pPr>
              <w:pStyle w:val="Caption"/>
              <w:snapToGrid w:val="0"/>
              <w:spacing w:after="0"/>
              <w:rPr>
                <w:ins w:id="12400" w:author="Haiyang Liu" w:date="2026-05-22T18:15:00Z" w16du:dateUtc="2026-05-22T11:15:00Z"/>
                <w:rFonts w:cs="Times New Roman"/>
                <w:i/>
                <w:color w:val="000000" w:themeColor="text1"/>
                <w:sz w:val="24"/>
                <w:szCs w:val="24"/>
              </w:rPr>
              <w:pPrChange w:id="12401" w:author="Haiyang Liu" w:date="2026-05-22T20:08:00Z" w16du:dateUtc="2026-05-22T13:08:00Z">
                <w:pPr>
                  <w:pStyle w:val="Caption"/>
                  <w:spacing w:before="160" w:after="60"/>
                </w:pPr>
              </w:pPrChange>
            </w:pPr>
            <w:ins w:id="12402" w:author="Haiyang Liu" w:date="2026-05-22T18:16:00Z" w16du:dateUtc="2026-05-22T11:16:00Z">
              <w:r w:rsidRPr="00C625B0">
                <w:rPr>
                  <w:rFonts w:cs="Times New Roman"/>
                  <w:b w:val="0"/>
                  <w:color w:val="000000" w:themeColor="text1"/>
                  <w:sz w:val="24"/>
                  <w:szCs w:val="24"/>
                  <w:rPrChange w:id="12403" w:author="Haiyang Liu" w:date="2026-05-22T18:17:00Z" w16du:dateUtc="2026-05-22T11:17:00Z">
                    <w:rPr>
                      <w:b w:val="0"/>
                      <w:sz w:val="12"/>
                    </w:rPr>
                  </w:rPrChange>
                </w:rPr>
                <w:t>-.009</w:t>
              </w:r>
              <w:r w:rsidRPr="00C625B0">
                <w:rPr>
                  <w:rFonts w:cs="Times New Roman"/>
                  <w:color w:val="000000" w:themeColor="text1"/>
                  <w:sz w:val="24"/>
                  <w:szCs w:val="24"/>
                  <w:rPrChange w:id="12404" w:author="Haiyang Liu" w:date="2026-05-22T18:17:00Z" w16du:dateUtc="2026-05-22T11:17:00Z">
                    <w:rPr>
                      <w:sz w:val="12"/>
                    </w:rPr>
                  </w:rPrChange>
                </w:rPr>
                <w:br/>
              </w:r>
              <w:r w:rsidRPr="00C625B0">
                <w:rPr>
                  <w:rFonts w:cs="Times New Roman"/>
                  <w:b w:val="0"/>
                  <w:color w:val="000000" w:themeColor="text1"/>
                  <w:sz w:val="24"/>
                  <w:szCs w:val="24"/>
                  <w:rPrChange w:id="12405" w:author="Haiyang Liu" w:date="2026-05-22T18:17:00Z" w16du:dateUtc="2026-05-22T11:17:00Z">
                    <w:rPr>
                      <w:b w:val="0"/>
                      <w:sz w:val="12"/>
                    </w:rPr>
                  </w:rPrChange>
                </w:rPr>
                <w:t>(.013)</w:t>
              </w:r>
            </w:ins>
          </w:p>
        </w:tc>
        <w:tc>
          <w:tcPr>
            <w:tcW w:w="925" w:type="dxa"/>
            <w:vAlign w:val="center"/>
            <w:tcPrChange w:id="12406" w:author="Haiyang Liu" w:date="2026-05-22T20:07:00Z" w16du:dateUtc="2026-05-22T13:07:00Z">
              <w:tcPr>
                <w:tcW w:w="925" w:type="dxa"/>
                <w:gridSpan w:val="3"/>
              </w:tcPr>
            </w:tcPrChange>
          </w:tcPr>
          <w:p w14:paraId="10FC4F50" w14:textId="2A2D2FDC" w:rsidR="00C625B0" w:rsidRPr="00C625B0" w:rsidRDefault="00C625B0">
            <w:pPr>
              <w:pStyle w:val="Caption"/>
              <w:snapToGrid w:val="0"/>
              <w:spacing w:after="0"/>
              <w:rPr>
                <w:ins w:id="12407" w:author="Haiyang Liu" w:date="2026-05-22T18:15:00Z" w16du:dateUtc="2026-05-22T11:15:00Z"/>
                <w:rFonts w:cs="Times New Roman"/>
                <w:i/>
                <w:color w:val="000000" w:themeColor="text1"/>
                <w:sz w:val="24"/>
                <w:szCs w:val="24"/>
              </w:rPr>
              <w:pPrChange w:id="12408" w:author="Haiyang Liu" w:date="2026-05-22T20:08:00Z" w16du:dateUtc="2026-05-22T13:08:00Z">
                <w:pPr>
                  <w:pStyle w:val="Caption"/>
                  <w:spacing w:before="160" w:after="60"/>
                </w:pPr>
              </w:pPrChange>
            </w:pPr>
            <w:ins w:id="12409" w:author="Haiyang Liu" w:date="2026-05-22T18:16:00Z" w16du:dateUtc="2026-05-22T11:16:00Z">
              <w:r w:rsidRPr="00C625B0">
                <w:rPr>
                  <w:rFonts w:cs="Times New Roman"/>
                  <w:b w:val="0"/>
                  <w:color w:val="000000" w:themeColor="text1"/>
                  <w:sz w:val="24"/>
                  <w:szCs w:val="24"/>
                  <w:rPrChange w:id="12410" w:author="Haiyang Liu" w:date="2026-05-22T18:17:00Z" w16du:dateUtc="2026-05-22T11:17:00Z">
                    <w:rPr>
                      <w:b w:val="0"/>
                      <w:sz w:val="12"/>
                    </w:rPr>
                  </w:rPrChange>
                </w:rPr>
                <w:t>.181</w:t>
              </w:r>
              <w:r w:rsidRPr="00C625B0">
                <w:rPr>
                  <w:rFonts w:cs="Times New Roman"/>
                  <w:color w:val="000000" w:themeColor="text1"/>
                  <w:sz w:val="24"/>
                  <w:szCs w:val="24"/>
                  <w:rPrChange w:id="12411" w:author="Haiyang Liu" w:date="2026-05-22T18:17:00Z" w16du:dateUtc="2026-05-22T11:17:00Z">
                    <w:rPr>
                      <w:sz w:val="12"/>
                    </w:rPr>
                  </w:rPrChange>
                </w:rPr>
                <w:br/>
              </w:r>
              <w:r w:rsidRPr="00C625B0">
                <w:rPr>
                  <w:rFonts w:cs="Times New Roman"/>
                  <w:b w:val="0"/>
                  <w:color w:val="000000" w:themeColor="text1"/>
                  <w:sz w:val="24"/>
                  <w:szCs w:val="24"/>
                  <w:rPrChange w:id="12412" w:author="Haiyang Liu" w:date="2026-05-22T18:17:00Z" w16du:dateUtc="2026-05-22T11:17:00Z">
                    <w:rPr>
                      <w:b w:val="0"/>
                      <w:sz w:val="12"/>
                    </w:rPr>
                  </w:rPrChange>
                </w:rPr>
                <w:t>(.042)</w:t>
              </w:r>
            </w:ins>
          </w:p>
        </w:tc>
        <w:tc>
          <w:tcPr>
            <w:tcW w:w="925" w:type="dxa"/>
            <w:vAlign w:val="center"/>
            <w:tcPrChange w:id="12413" w:author="Haiyang Liu" w:date="2026-05-22T20:07:00Z" w16du:dateUtc="2026-05-22T13:07:00Z">
              <w:tcPr>
                <w:tcW w:w="925" w:type="dxa"/>
                <w:gridSpan w:val="3"/>
              </w:tcPr>
            </w:tcPrChange>
          </w:tcPr>
          <w:p w14:paraId="3A7B7B4B" w14:textId="2291DEC5" w:rsidR="00C625B0" w:rsidRPr="00C625B0" w:rsidRDefault="00C625B0">
            <w:pPr>
              <w:pStyle w:val="Caption"/>
              <w:snapToGrid w:val="0"/>
              <w:spacing w:after="0"/>
              <w:rPr>
                <w:ins w:id="12414" w:author="Haiyang Liu" w:date="2026-05-22T18:15:00Z" w16du:dateUtc="2026-05-22T11:15:00Z"/>
                <w:rFonts w:cs="Times New Roman"/>
                <w:i/>
                <w:color w:val="000000" w:themeColor="text1"/>
                <w:sz w:val="24"/>
                <w:szCs w:val="24"/>
              </w:rPr>
              <w:pPrChange w:id="12415" w:author="Haiyang Liu" w:date="2026-05-22T20:08:00Z" w16du:dateUtc="2026-05-22T13:08:00Z">
                <w:pPr>
                  <w:pStyle w:val="Caption"/>
                  <w:spacing w:before="160" w:after="60"/>
                </w:pPr>
              </w:pPrChange>
            </w:pPr>
            <w:ins w:id="12416" w:author="Haiyang Liu" w:date="2026-05-22T18:16:00Z" w16du:dateUtc="2026-05-22T11:16:00Z">
              <w:r w:rsidRPr="00C625B0">
                <w:rPr>
                  <w:rFonts w:cs="Times New Roman"/>
                  <w:b w:val="0"/>
                  <w:color w:val="000000" w:themeColor="text1"/>
                  <w:sz w:val="24"/>
                  <w:szCs w:val="24"/>
                  <w:rPrChange w:id="12417" w:author="Haiyang Liu" w:date="2026-05-22T18:17:00Z" w16du:dateUtc="2026-05-22T11:17:00Z">
                    <w:rPr>
                      <w:b w:val="0"/>
                      <w:sz w:val="12"/>
                    </w:rPr>
                  </w:rPrChange>
                </w:rPr>
                <w:t>-.024</w:t>
              </w:r>
              <w:r w:rsidRPr="00C625B0">
                <w:rPr>
                  <w:rFonts w:cs="Times New Roman"/>
                  <w:color w:val="000000" w:themeColor="text1"/>
                  <w:sz w:val="24"/>
                  <w:szCs w:val="24"/>
                  <w:rPrChange w:id="12418" w:author="Haiyang Liu" w:date="2026-05-22T18:17:00Z" w16du:dateUtc="2026-05-22T11:17:00Z">
                    <w:rPr>
                      <w:sz w:val="12"/>
                    </w:rPr>
                  </w:rPrChange>
                </w:rPr>
                <w:br/>
              </w:r>
              <w:r w:rsidRPr="00C625B0">
                <w:rPr>
                  <w:rFonts w:cs="Times New Roman"/>
                  <w:b w:val="0"/>
                  <w:color w:val="000000" w:themeColor="text1"/>
                  <w:sz w:val="24"/>
                  <w:szCs w:val="24"/>
                  <w:rPrChange w:id="12419" w:author="Haiyang Liu" w:date="2026-05-22T18:17:00Z" w16du:dateUtc="2026-05-22T11:17:00Z">
                    <w:rPr>
                      <w:b w:val="0"/>
                      <w:sz w:val="12"/>
                    </w:rPr>
                  </w:rPrChange>
                </w:rPr>
                <w:t>(.029)</w:t>
              </w:r>
            </w:ins>
          </w:p>
        </w:tc>
        <w:tc>
          <w:tcPr>
            <w:tcW w:w="925" w:type="dxa"/>
            <w:vAlign w:val="center"/>
            <w:tcPrChange w:id="12420" w:author="Haiyang Liu" w:date="2026-05-22T20:07:00Z" w16du:dateUtc="2026-05-22T13:07:00Z">
              <w:tcPr>
                <w:tcW w:w="925" w:type="dxa"/>
                <w:gridSpan w:val="3"/>
              </w:tcPr>
            </w:tcPrChange>
          </w:tcPr>
          <w:p w14:paraId="2E35ADCF" w14:textId="64827F5A" w:rsidR="00C625B0" w:rsidRPr="00C625B0" w:rsidRDefault="00C625B0">
            <w:pPr>
              <w:pStyle w:val="Caption"/>
              <w:snapToGrid w:val="0"/>
              <w:spacing w:after="0"/>
              <w:rPr>
                <w:ins w:id="12421" w:author="Haiyang Liu" w:date="2026-05-22T18:15:00Z" w16du:dateUtc="2026-05-22T11:15:00Z"/>
                <w:rFonts w:cs="Times New Roman"/>
                <w:i/>
                <w:color w:val="000000" w:themeColor="text1"/>
                <w:sz w:val="24"/>
                <w:szCs w:val="24"/>
              </w:rPr>
              <w:pPrChange w:id="12422" w:author="Haiyang Liu" w:date="2026-05-22T20:08:00Z" w16du:dateUtc="2026-05-22T13:08:00Z">
                <w:pPr>
                  <w:pStyle w:val="Caption"/>
                  <w:spacing w:before="160" w:after="60"/>
                </w:pPr>
              </w:pPrChange>
            </w:pPr>
            <w:ins w:id="12423" w:author="Haiyang Liu" w:date="2026-05-22T18:17:00Z" w16du:dateUtc="2026-05-22T11:17:00Z">
              <w:r w:rsidRPr="00C625B0">
                <w:rPr>
                  <w:rFonts w:cs="Times New Roman"/>
                  <w:b w:val="0"/>
                  <w:color w:val="000000" w:themeColor="text1"/>
                  <w:sz w:val="24"/>
                  <w:szCs w:val="24"/>
                  <w:rPrChange w:id="12424" w:author="Haiyang Liu" w:date="2026-05-22T18:17:00Z" w16du:dateUtc="2026-05-22T11:17:00Z">
                    <w:rPr>
                      <w:b w:val="0"/>
                      <w:sz w:val="12"/>
                    </w:rPr>
                  </w:rPrChange>
                </w:rPr>
                <w:t>-.062</w:t>
              </w:r>
              <w:r w:rsidRPr="00C625B0">
                <w:rPr>
                  <w:rFonts w:cs="Times New Roman"/>
                  <w:color w:val="000000" w:themeColor="text1"/>
                  <w:sz w:val="24"/>
                  <w:szCs w:val="24"/>
                  <w:rPrChange w:id="12425" w:author="Haiyang Liu" w:date="2026-05-22T18:17:00Z" w16du:dateUtc="2026-05-22T11:17:00Z">
                    <w:rPr>
                      <w:sz w:val="12"/>
                    </w:rPr>
                  </w:rPrChange>
                </w:rPr>
                <w:br/>
              </w:r>
              <w:r w:rsidRPr="00C625B0">
                <w:rPr>
                  <w:rFonts w:cs="Times New Roman"/>
                  <w:b w:val="0"/>
                  <w:color w:val="000000" w:themeColor="text1"/>
                  <w:sz w:val="24"/>
                  <w:szCs w:val="24"/>
                  <w:rPrChange w:id="12426" w:author="Haiyang Liu" w:date="2026-05-22T18:17:00Z" w16du:dateUtc="2026-05-22T11:17:00Z">
                    <w:rPr>
                      <w:b w:val="0"/>
                      <w:sz w:val="12"/>
                    </w:rPr>
                  </w:rPrChange>
                </w:rPr>
                <w:t>(.032)</w:t>
              </w:r>
            </w:ins>
          </w:p>
        </w:tc>
        <w:tc>
          <w:tcPr>
            <w:tcW w:w="925" w:type="dxa"/>
            <w:vAlign w:val="center"/>
            <w:tcPrChange w:id="12427" w:author="Haiyang Liu" w:date="2026-05-22T20:07:00Z" w16du:dateUtc="2026-05-22T13:07:00Z">
              <w:tcPr>
                <w:tcW w:w="925" w:type="dxa"/>
                <w:gridSpan w:val="3"/>
              </w:tcPr>
            </w:tcPrChange>
          </w:tcPr>
          <w:p w14:paraId="5C59B590" w14:textId="7D5C945B" w:rsidR="00C625B0" w:rsidRPr="00C625B0" w:rsidRDefault="00C625B0">
            <w:pPr>
              <w:pStyle w:val="Caption"/>
              <w:snapToGrid w:val="0"/>
              <w:spacing w:after="0"/>
              <w:rPr>
                <w:ins w:id="12428" w:author="Haiyang Liu" w:date="2026-05-22T18:15:00Z" w16du:dateUtc="2026-05-22T11:15:00Z"/>
                <w:rFonts w:cs="Times New Roman"/>
                <w:i/>
                <w:color w:val="000000" w:themeColor="text1"/>
                <w:sz w:val="24"/>
                <w:szCs w:val="24"/>
              </w:rPr>
              <w:pPrChange w:id="12429" w:author="Haiyang Liu" w:date="2026-05-22T20:08:00Z" w16du:dateUtc="2026-05-22T13:08:00Z">
                <w:pPr>
                  <w:pStyle w:val="Caption"/>
                  <w:spacing w:before="160" w:after="60"/>
                </w:pPr>
              </w:pPrChange>
            </w:pPr>
            <w:ins w:id="12430" w:author="Haiyang Liu" w:date="2026-05-22T18:17:00Z" w16du:dateUtc="2026-05-22T11:17:00Z">
              <w:r w:rsidRPr="00C625B0">
                <w:rPr>
                  <w:rFonts w:cs="Times New Roman"/>
                  <w:b w:val="0"/>
                  <w:color w:val="000000" w:themeColor="text1"/>
                  <w:sz w:val="24"/>
                  <w:szCs w:val="24"/>
                  <w:rPrChange w:id="12431" w:author="Haiyang Liu" w:date="2026-05-22T18:17:00Z" w16du:dateUtc="2026-05-22T11:17:00Z">
                    <w:rPr>
                      <w:b w:val="0"/>
                      <w:sz w:val="12"/>
                    </w:rPr>
                  </w:rPrChange>
                </w:rPr>
                <w:t>-.237</w:t>
              </w:r>
              <w:r w:rsidRPr="00C625B0">
                <w:rPr>
                  <w:rFonts w:cs="Times New Roman"/>
                  <w:color w:val="000000" w:themeColor="text1"/>
                  <w:sz w:val="24"/>
                  <w:szCs w:val="24"/>
                  <w:rPrChange w:id="12432" w:author="Haiyang Liu" w:date="2026-05-22T18:17:00Z" w16du:dateUtc="2026-05-22T11:17:00Z">
                    <w:rPr>
                      <w:sz w:val="12"/>
                    </w:rPr>
                  </w:rPrChange>
                </w:rPr>
                <w:br/>
              </w:r>
              <w:r w:rsidRPr="00C625B0">
                <w:rPr>
                  <w:rFonts w:cs="Times New Roman"/>
                  <w:b w:val="0"/>
                  <w:color w:val="000000" w:themeColor="text1"/>
                  <w:sz w:val="24"/>
                  <w:szCs w:val="24"/>
                  <w:rPrChange w:id="12433" w:author="Haiyang Liu" w:date="2026-05-22T18:17:00Z" w16du:dateUtc="2026-05-22T11:17:00Z">
                    <w:rPr>
                      <w:b w:val="0"/>
                      <w:sz w:val="12"/>
                    </w:rPr>
                  </w:rPrChange>
                </w:rPr>
                <w:t>(.057)</w:t>
              </w:r>
            </w:ins>
          </w:p>
        </w:tc>
        <w:tc>
          <w:tcPr>
            <w:tcW w:w="925" w:type="dxa"/>
            <w:vAlign w:val="center"/>
            <w:tcPrChange w:id="12434" w:author="Haiyang Liu" w:date="2026-05-22T20:07:00Z" w16du:dateUtc="2026-05-22T13:07:00Z">
              <w:tcPr>
                <w:tcW w:w="925" w:type="dxa"/>
                <w:gridSpan w:val="3"/>
              </w:tcPr>
            </w:tcPrChange>
          </w:tcPr>
          <w:p w14:paraId="78974D92" w14:textId="63B46024" w:rsidR="00C625B0" w:rsidRPr="00C625B0" w:rsidRDefault="00C625B0">
            <w:pPr>
              <w:pStyle w:val="Caption"/>
              <w:snapToGrid w:val="0"/>
              <w:spacing w:after="0"/>
              <w:rPr>
                <w:ins w:id="12435" w:author="Haiyang Liu" w:date="2026-05-22T18:15:00Z" w16du:dateUtc="2026-05-22T11:15:00Z"/>
                <w:rFonts w:cs="Times New Roman"/>
                <w:i/>
                <w:color w:val="000000" w:themeColor="text1"/>
                <w:sz w:val="24"/>
                <w:szCs w:val="24"/>
              </w:rPr>
              <w:pPrChange w:id="12436" w:author="Haiyang Liu" w:date="2026-05-22T20:08:00Z" w16du:dateUtc="2026-05-22T13:08:00Z">
                <w:pPr>
                  <w:pStyle w:val="Caption"/>
                  <w:spacing w:before="160" w:after="60"/>
                </w:pPr>
              </w:pPrChange>
            </w:pPr>
            <w:ins w:id="12437" w:author="Haiyang Liu" w:date="2026-05-22T18:17:00Z" w16du:dateUtc="2026-05-22T11:17:00Z">
              <w:r w:rsidRPr="00C625B0">
                <w:rPr>
                  <w:rFonts w:cs="Times New Roman"/>
                  <w:b w:val="0"/>
                  <w:color w:val="000000" w:themeColor="text1"/>
                  <w:sz w:val="24"/>
                  <w:szCs w:val="24"/>
                  <w:rPrChange w:id="12438" w:author="Haiyang Liu" w:date="2026-05-22T18:17:00Z" w16du:dateUtc="2026-05-22T11:17:00Z">
                    <w:rPr>
                      <w:b w:val="0"/>
                      <w:sz w:val="12"/>
                    </w:rPr>
                  </w:rPrChange>
                </w:rPr>
                <w:t>.614</w:t>
              </w:r>
              <w:r w:rsidRPr="00C625B0">
                <w:rPr>
                  <w:rFonts w:cs="Times New Roman"/>
                  <w:color w:val="000000" w:themeColor="text1"/>
                  <w:sz w:val="24"/>
                  <w:szCs w:val="24"/>
                  <w:rPrChange w:id="12439" w:author="Haiyang Liu" w:date="2026-05-22T18:17:00Z" w16du:dateUtc="2026-05-22T11:17:00Z">
                    <w:rPr>
                      <w:sz w:val="12"/>
                    </w:rPr>
                  </w:rPrChange>
                </w:rPr>
                <w:br/>
              </w:r>
              <w:r w:rsidRPr="00C625B0">
                <w:rPr>
                  <w:rFonts w:cs="Times New Roman"/>
                  <w:b w:val="0"/>
                  <w:color w:val="000000" w:themeColor="text1"/>
                  <w:sz w:val="24"/>
                  <w:szCs w:val="24"/>
                  <w:rPrChange w:id="12440" w:author="Haiyang Liu" w:date="2026-05-22T18:17:00Z" w16du:dateUtc="2026-05-22T11:17:00Z">
                    <w:rPr>
                      <w:b w:val="0"/>
                      <w:sz w:val="12"/>
                    </w:rPr>
                  </w:rPrChange>
                </w:rPr>
                <w:t>(.051)</w:t>
              </w:r>
            </w:ins>
          </w:p>
        </w:tc>
        <w:tc>
          <w:tcPr>
            <w:tcW w:w="925" w:type="dxa"/>
            <w:vAlign w:val="center"/>
            <w:tcPrChange w:id="12441" w:author="Haiyang Liu" w:date="2026-05-22T20:07:00Z" w16du:dateUtc="2026-05-22T13:07:00Z">
              <w:tcPr>
                <w:tcW w:w="925" w:type="dxa"/>
                <w:gridSpan w:val="3"/>
              </w:tcPr>
            </w:tcPrChange>
          </w:tcPr>
          <w:p w14:paraId="5F87C855" w14:textId="77777777" w:rsidR="00C625B0" w:rsidRPr="00C625B0" w:rsidRDefault="00C625B0">
            <w:pPr>
              <w:pStyle w:val="Caption"/>
              <w:snapToGrid w:val="0"/>
              <w:spacing w:after="0"/>
              <w:rPr>
                <w:ins w:id="12442" w:author="Haiyang Liu" w:date="2026-05-22T18:15:00Z" w16du:dateUtc="2026-05-22T11:15:00Z"/>
                <w:rFonts w:cs="Times New Roman"/>
                <w:i/>
                <w:color w:val="000000" w:themeColor="text1"/>
                <w:sz w:val="24"/>
                <w:szCs w:val="24"/>
              </w:rPr>
              <w:pPrChange w:id="12443" w:author="Haiyang Liu" w:date="2026-05-22T20:08:00Z" w16du:dateUtc="2026-05-22T13:08:00Z">
                <w:pPr>
                  <w:pStyle w:val="Caption"/>
                  <w:spacing w:before="160" w:after="60"/>
                </w:pPr>
              </w:pPrChange>
            </w:pPr>
          </w:p>
        </w:tc>
        <w:tc>
          <w:tcPr>
            <w:tcW w:w="925" w:type="dxa"/>
            <w:vAlign w:val="center"/>
            <w:tcPrChange w:id="12444" w:author="Haiyang Liu" w:date="2026-05-22T20:07:00Z" w16du:dateUtc="2026-05-22T13:07:00Z">
              <w:tcPr>
                <w:tcW w:w="925" w:type="dxa"/>
                <w:gridSpan w:val="3"/>
              </w:tcPr>
            </w:tcPrChange>
          </w:tcPr>
          <w:p w14:paraId="771D4D1A" w14:textId="77777777" w:rsidR="00C625B0" w:rsidRPr="00C625B0" w:rsidRDefault="00C625B0">
            <w:pPr>
              <w:pStyle w:val="Caption"/>
              <w:snapToGrid w:val="0"/>
              <w:spacing w:after="0"/>
              <w:rPr>
                <w:ins w:id="12445" w:author="Haiyang Liu" w:date="2026-05-22T18:15:00Z" w16du:dateUtc="2026-05-22T11:15:00Z"/>
                <w:rFonts w:cs="Times New Roman"/>
                <w:i/>
                <w:color w:val="000000" w:themeColor="text1"/>
                <w:sz w:val="24"/>
                <w:szCs w:val="24"/>
              </w:rPr>
              <w:pPrChange w:id="12446" w:author="Haiyang Liu" w:date="2026-05-22T20:08:00Z" w16du:dateUtc="2026-05-22T13:08:00Z">
                <w:pPr>
                  <w:pStyle w:val="Caption"/>
                  <w:spacing w:before="160" w:after="60"/>
                </w:pPr>
              </w:pPrChange>
            </w:pPr>
          </w:p>
        </w:tc>
        <w:tc>
          <w:tcPr>
            <w:tcW w:w="925" w:type="dxa"/>
            <w:tcPrChange w:id="12447" w:author="Haiyang Liu" w:date="2026-05-22T20:07:00Z" w16du:dateUtc="2026-05-22T13:07:00Z">
              <w:tcPr>
                <w:tcW w:w="925" w:type="dxa"/>
                <w:gridSpan w:val="3"/>
              </w:tcPr>
            </w:tcPrChange>
          </w:tcPr>
          <w:p w14:paraId="3A23D1B0" w14:textId="77777777" w:rsidR="00C625B0" w:rsidRPr="00C625B0" w:rsidRDefault="00C625B0">
            <w:pPr>
              <w:pStyle w:val="Caption"/>
              <w:snapToGrid w:val="0"/>
              <w:spacing w:after="0"/>
              <w:rPr>
                <w:ins w:id="12448" w:author="Haiyang Liu" w:date="2026-05-22T18:15:00Z" w16du:dateUtc="2026-05-22T11:15:00Z"/>
                <w:rFonts w:cs="Times New Roman"/>
                <w:i/>
                <w:color w:val="000000" w:themeColor="text1"/>
                <w:sz w:val="24"/>
                <w:szCs w:val="24"/>
              </w:rPr>
              <w:pPrChange w:id="12449" w:author="Haiyang Liu" w:date="2026-05-22T20:08:00Z" w16du:dateUtc="2026-05-22T13:08:00Z">
                <w:pPr>
                  <w:pStyle w:val="Caption"/>
                  <w:spacing w:before="160" w:after="60"/>
                </w:pPr>
              </w:pPrChange>
            </w:pPr>
          </w:p>
        </w:tc>
        <w:tc>
          <w:tcPr>
            <w:tcW w:w="925" w:type="dxa"/>
            <w:tcPrChange w:id="12450" w:author="Haiyang Liu" w:date="2026-05-22T20:07:00Z" w16du:dateUtc="2026-05-22T13:07:00Z">
              <w:tcPr>
                <w:tcW w:w="925" w:type="dxa"/>
                <w:gridSpan w:val="3"/>
              </w:tcPr>
            </w:tcPrChange>
          </w:tcPr>
          <w:p w14:paraId="0B300E5A" w14:textId="77777777" w:rsidR="00C625B0" w:rsidRPr="00C625B0" w:rsidRDefault="00C625B0">
            <w:pPr>
              <w:pStyle w:val="Caption"/>
              <w:snapToGrid w:val="0"/>
              <w:spacing w:after="0"/>
              <w:rPr>
                <w:ins w:id="12451" w:author="Haiyang Liu" w:date="2026-05-22T18:15:00Z" w16du:dateUtc="2026-05-22T11:15:00Z"/>
                <w:rFonts w:cs="Times New Roman"/>
                <w:i/>
                <w:color w:val="000000" w:themeColor="text1"/>
                <w:sz w:val="24"/>
                <w:szCs w:val="24"/>
              </w:rPr>
              <w:pPrChange w:id="12452" w:author="Haiyang Liu" w:date="2026-05-22T20:08:00Z" w16du:dateUtc="2026-05-22T13:08:00Z">
                <w:pPr>
                  <w:pStyle w:val="Caption"/>
                  <w:spacing w:before="160" w:after="60"/>
                </w:pPr>
              </w:pPrChange>
            </w:pPr>
          </w:p>
        </w:tc>
        <w:tc>
          <w:tcPr>
            <w:tcW w:w="925" w:type="dxa"/>
            <w:tcPrChange w:id="12453" w:author="Haiyang Liu" w:date="2026-05-22T20:07:00Z" w16du:dateUtc="2026-05-22T13:07:00Z">
              <w:tcPr>
                <w:tcW w:w="925" w:type="dxa"/>
                <w:gridSpan w:val="2"/>
              </w:tcPr>
            </w:tcPrChange>
          </w:tcPr>
          <w:p w14:paraId="4DA35C20" w14:textId="77777777" w:rsidR="00C625B0" w:rsidRPr="00C625B0" w:rsidRDefault="00C625B0">
            <w:pPr>
              <w:pStyle w:val="Caption"/>
              <w:snapToGrid w:val="0"/>
              <w:spacing w:after="0"/>
              <w:rPr>
                <w:ins w:id="12454" w:author="Haiyang Liu" w:date="2026-05-22T18:15:00Z" w16du:dateUtc="2026-05-22T11:15:00Z"/>
                <w:rFonts w:cs="Times New Roman"/>
                <w:i/>
                <w:color w:val="000000" w:themeColor="text1"/>
                <w:sz w:val="24"/>
                <w:szCs w:val="24"/>
              </w:rPr>
              <w:pPrChange w:id="12455" w:author="Haiyang Liu" w:date="2026-05-22T20:08:00Z" w16du:dateUtc="2026-05-22T13:08:00Z">
                <w:pPr>
                  <w:pStyle w:val="Caption"/>
                  <w:spacing w:before="160" w:after="60"/>
                </w:pPr>
              </w:pPrChange>
            </w:pPr>
          </w:p>
        </w:tc>
      </w:tr>
      <w:tr w:rsidR="00C625B0" w:rsidRPr="00C625B0" w14:paraId="0F2ADEF9" w14:textId="77777777" w:rsidTr="004D0747">
        <w:trPr>
          <w:ins w:id="12456" w:author="Haiyang Liu" w:date="2026-05-22T18:15:00Z"/>
          <w:trPrChange w:id="12457" w:author="Haiyang Liu" w:date="2026-05-22T20:07:00Z" w16du:dateUtc="2026-05-22T13:07:00Z">
            <w:trPr>
              <w:gridBefore w:val="1"/>
              <w:gridAfter w:val="0"/>
            </w:trPr>
          </w:trPrChange>
        </w:trPr>
        <w:tc>
          <w:tcPr>
            <w:tcW w:w="924" w:type="dxa"/>
            <w:vAlign w:val="center"/>
            <w:tcPrChange w:id="12458" w:author="Haiyang Liu" w:date="2026-05-22T20:07:00Z" w16du:dateUtc="2026-05-22T13:07:00Z">
              <w:tcPr>
                <w:tcW w:w="924" w:type="dxa"/>
                <w:gridSpan w:val="2"/>
              </w:tcPr>
            </w:tcPrChange>
          </w:tcPr>
          <w:p w14:paraId="4886A0E9" w14:textId="5F55CB11" w:rsidR="00C625B0" w:rsidRPr="00C625B0" w:rsidRDefault="00C625B0">
            <w:pPr>
              <w:pStyle w:val="Caption"/>
              <w:snapToGrid w:val="0"/>
              <w:spacing w:after="0"/>
              <w:rPr>
                <w:ins w:id="12459" w:author="Haiyang Liu" w:date="2026-05-22T18:15:00Z" w16du:dateUtc="2026-05-22T11:15:00Z"/>
                <w:rFonts w:cs="Times New Roman"/>
                <w:i/>
                <w:color w:val="000000" w:themeColor="text1"/>
                <w:sz w:val="24"/>
                <w:szCs w:val="24"/>
              </w:rPr>
              <w:pPrChange w:id="12460" w:author="Haiyang Liu" w:date="2026-05-22T20:08:00Z" w16du:dateUtc="2026-05-22T13:08:00Z">
                <w:pPr>
                  <w:pStyle w:val="Caption"/>
                  <w:spacing w:before="160" w:after="60"/>
                </w:pPr>
              </w:pPrChange>
            </w:pPr>
            <w:ins w:id="12461" w:author="Haiyang Liu" w:date="2026-05-22T18:16:00Z" w16du:dateUtc="2026-05-22T11:16:00Z">
              <w:r w:rsidRPr="00C625B0">
                <w:rPr>
                  <w:rFonts w:cs="Times New Roman"/>
                  <w:color w:val="000000" w:themeColor="text1"/>
                  <w:sz w:val="24"/>
                  <w:szCs w:val="24"/>
                  <w:rPrChange w:id="12462" w:author="Haiyang Liu" w:date="2026-05-22T18:17:00Z" w16du:dateUtc="2026-05-22T11:17:00Z">
                    <w:rPr>
                      <w:sz w:val="12"/>
                    </w:rPr>
                  </w:rPrChange>
                </w:rPr>
                <w:t>C2</w:t>
              </w:r>
            </w:ins>
          </w:p>
        </w:tc>
        <w:tc>
          <w:tcPr>
            <w:tcW w:w="925" w:type="dxa"/>
            <w:vAlign w:val="center"/>
            <w:tcPrChange w:id="12463" w:author="Haiyang Liu" w:date="2026-05-22T20:07:00Z" w16du:dateUtc="2026-05-22T13:07:00Z">
              <w:tcPr>
                <w:tcW w:w="925" w:type="dxa"/>
                <w:gridSpan w:val="3"/>
              </w:tcPr>
            </w:tcPrChange>
          </w:tcPr>
          <w:p w14:paraId="6FD7F2CB" w14:textId="511BE8DB" w:rsidR="00C625B0" w:rsidRPr="00C625B0" w:rsidRDefault="00C625B0">
            <w:pPr>
              <w:pStyle w:val="Caption"/>
              <w:snapToGrid w:val="0"/>
              <w:spacing w:after="0"/>
              <w:rPr>
                <w:ins w:id="12464" w:author="Haiyang Liu" w:date="2026-05-22T18:15:00Z" w16du:dateUtc="2026-05-22T11:15:00Z"/>
                <w:rFonts w:cs="Times New Roman"/>
                <w:i/>
                <w:color w:val="000000" w:themeColor="text1"/>
                <w:sz w:val="24"/>
                <w:szCs w:val="24"/>
              </w:rPr>
              <w:pPrChange w:id="12465" w:author="Haiyang Liu" w:date="2026-05-22T20:08:00Z" w16du:dateUtc="2026-05-22T13:08:00Z">
                <w:pPr>
                  <w:pStyle w:val="Caption"/>
                  <w:spacing w:before="160" w:after="60"/>
                </w:pPr>
              </w:pPrChange>
            </w:pPr>
            <w:ins w:id="12466" w:author="Haiyang Liu" w:date="2026-05-22T18:16:00Z" w16du:dateUtc="2026-05-22T11:16:00Z">
              <w:r w:rsidRPr="00C625B0">
                <w:rPr>
                  <w:rFonts w:cs="Times New Roman"/>
                  <w:b w:val="0"/>
                  <w:color w:val="000000" w:themeColor="text1"/>
                  <w:sz w:val="24"/>
                  <w:szCs w:val="24"/>
                  <w:rPrChange w:id="12467" w:author="Haiyang Liu" w:date="2026-05-22T18:17:00Z" w16du:dateUtc="2026-05-22T11:17:00Z">
                    <w:rPr>
                      <w:b w:val="0"/>
                      <w:sz w:val="12"/>
                    </w:rPr>
                  </w:rPrChange>
                </w:rPr>
                <w:t>-.025</w:t>
              </w:r>
              <w:r w:rsidRPr="00C625B0">
                <w:rPr>
                  <w:rFonts w:cs="Times New Roman"/>
                  <w:color w:val="000000" w:themeColor="text1"/>
                  <w:sz w:val="24"/>
                  <w:szCs w:val="24"/>
                  <w:rPrChange w:id="12468" w:author="Haiyang Liu" w:date="2026-05-22T18:17:00Z" w16du:dateUtc="2026-05-22T11:17:00Z">
                    <w:rPr>
                      <w:sz w:val="12"/>
                    </w:rPr>
                  </w:rPrChange>
                </w:rPr>
                <w:br/>
              </w:r>
              <w:r w:rsidRPr="00C625B0">
                <w:rPr>
                  <w:rFonts w:cs="Times New Roman"/>
                  <w:b w:val="0"/>
                  <w:color w:val="000000" w:themeColor="text1"/>
                  <w:sz w:val="24"/>
                  <w:szCs w:val="24"/>
                  <w:rPrChange w:id="12469" w:author="Haiyang Liu" w:date="2026-05-22T18:17:00Z" w16du:dateUtc="2026-05-22T11:17:00Z">
                    <w:rPr>
                      <w:b w:val="0"/>
                      <w:sz w:val="12"/>
                    </w:rPr>
                  </w:rPrChange>
                </w:rPr>
                <w:t>(.029)</w:t>
              </w:r>
            </w:ins>
          </w:p>
        </w:tc>
        <w:tc>
          <w:tcPr>
            <w:tcW w:w="926" w:type="dxa"/>
            <w:vAlign w:val="center"/>
            <w:tcPrChange w:id="12470" w:author="Haiyang Liu" w:date="2026-05-22T20:07:00Z" w16du:dateUtc="2026-05-22T13:07:00Z">
              <w:tcPr>
                <w:tcW w:w="926" w:type="dxa"/>
                <w:gridSpan w:val="3"/>
              </w:tcPr>
            </w:tcPrChange>
          </w:tcPr>
          <w:p w14:paraId="4A8A4204" w14:textId="36C109BA" w:rsidR="00C625B0" w:rsidRPr="00C625B0" w:rsidRDefault="00C625B0">
            <w:pPr>
              <w:pStyle w:val="Caption"/>
              <w:snapToGrid w:val="0"/>
              <w:spacing w:after="0"/>
              <w:rPr>
                <w:ins w:id="12471" w:author="Haiyang Liu" w:date="2026-05-22T18:15:00Z" w16du:dateUtc="2026-05-22T11:15:00Z"/>
                <w:rFonts w:cs="Times New Roman"/>
                <w:i/>
                <w:color w:val="000000" w:themeColor="text1"/>
                <w:sz w:val="24"/>
                <w:szCs w:val="24"/>
              </w:rPr>
              <w:pPrChange w:id="12472" w:author="Haiyang Liu" w:date="2026-05-22T20:08:00Z" w16du:dateUtc="2026-05-22T13:08:00Z">
                <w:pPr>
                  <w:pStyle w:val="Caption"/>
                  <w:spacing w:before="160" w:after="60"/>
                </w:pPr>
              </w:pPrChange>
            </w:pPr>
            <w:ins w:id="12473" w:author="Haiyang Liu" w:date="2026-05-22T18:16:00Z" w16du:dateUtc="2026-05-22T11:16:00Z">
              <w:r w:rsidRPr="00C625B0">
                <w:rPr>
                  <w:rFonts w:cs="Times New Roman"/>
                  <w:b w:val="0"/>
                  <w:color w:val="000000" w:themeColor="text1"/>
                  <w:sz w:val="24"/>
                  <w:szCs w:val="24"/>
                  <w:rPrChange w:id="12474" w:author="Haiyang Liu" w:date="2026-05-22T18:17:00Z" w16du:dateUtc="2026-05-22T11:17:00Z">
                    <w:rPr>
                      <w:b w:val="0"/>
                      <w:sz w:val="12"/>
                    </w:rPr>
                  </w:rPrChange>
                </w:rPr>
                <w:t>-.005</w:t>
              </w:r>
              <w:r w:rsidRPr="00C625B0">
                <w:rPr>
                  <w:rFonts w:cs="Times New Roman"/>
                  <w:color w:val="000000" w:themeColor="text1"/>
                  <w:sz w:val="24"/>
                  <w:szCs w:val="24"/>
                  <w:rPrChange w:id="12475" w:author="Haiyang Liu" w:date="2026-05-22T18:17:00Z" w16du:dateUtc="2026-05-22T11:17:00Z">
                    <w:rPr>
                      <w:sz w:val="12"/>
                    </w:rPr>
                  </w:rPrChange>
                </w:rPr>
                <w:br/>
              </w:r>
              <w:r w:rsidRPr="00C625B0">
                <w:rPr>
                  <w:rFonts w:cs="Times New Roman"/>
                  <w:b w:val="0"/>
                  <w:color w:val="000000" w:themeColor="text1"/>
                  <w:sz w:val="24"/>
                  <w:szCs w:val="24"/>
                  <w:rPrChange w:id="12476" w:author="Haiyang Liu" w:date="2026-05-22T18:17:00Z" w16du:dateUtc="2026-05-22T11:17:00Z">
                    <w:rPr>
                      <w:b w:val="0"/>
                      <w:sz w:val="12"/>
                    </w:rPr>
                  </w:rPrChange>
                </w:rPr>
                <w:t>(.042)</w:t>
              </w:r>
            </w:ins>
          </w:p>
        </w:tc>
        <w:tc>
          <w:tcPr>
            <w:tcW w:w="925" w:type="dxa"/>
            <w:vAlign w:val="center"/>
            <w:tcPrChange w:id="12477" w:author="Haiyang Liu" w:date="2026-05-22T20:07:00Z" w16du:dateUtc="2026-05-22T13:07:00Z">
              <w:tcPr>
                <w:tcW w:w="925" w:type="dxa"/>
                <w:gridSpan w:val="3"/>
              </w:tcPr>
            </w:tcPrChange>
          </w:tcPr>
          <w:p w14:paraId="35137F6D" w14:textId="269EFB30" w:rsidR="00C625B0" w:rsidRPr="00C625B0" w:rsidRDefault="00C625B0">
            <w:pPr>
              <w:pStyle w:val="Caption"/>
              <w:snapToGrid w:val="0"/>
              <w:spacing w:after="0"/>
              <w:rPr>
                <w:ins w:id="12478" w:author="Haiyang Liu" w:date="2026-05-22T18:15:00Z" w16du:dateUtc="2026-05-22T11:15:00Z"/>
                <w:rFonts w:cs="Times New Roman"/>
                <w:i/>
                <w:color w:val="000000" w:themeColor="text1"/>
                <w:sz w:val="24"/>
                <w:szCs w:val="24"/>
              </w:rPr>
              <w:pPrChange w:id="12479" w:author="Haiyang Liu" w:date="2026-05-22T20:08:00Z" w16du:dateUtc="2026-05-22T13:08:00Z">
                <w:pPr>
                  <w:pStyle w:val="Caption"/>
                  <w:spacing w:before="160" w:after="60"/>
                </w:pPr>
              </w:pPrChange>
            </w:pPr>
            <w:ins w:id="12480" w:author="Haiyang Liu" w:date="2026-05-22T18:16:00Z" w16du:dateUtc="2026-05-22T11:16:00Z">
              <w:r w:rsidRPr="00C625B0">
                <w:rPr>
                  <w:rFonts w:cs="Times New Roman"/>
                  <w:b w:val="0"/>
                  <w:color w:val="000000" w:themeColor="text1"/>
                  <w:sz w:val="24"/>
                  <w:szCs w:val="24"/>
                  <w:rPrChange w:id="12481" w:author="Haiyang Liu" w:date="2026-05-22T18:17:00Z" w16du:dateUtc="2026-05-22T11:17:00Z">
                    <w:rPr>
                      <w:b w:val="0"/>
                      <w:sz w:val="12"/>
                    </w:rPr>
                  </w:rPrChange>
                </w:rPr>
                <w:t>-.010</w:t>
              </w:r>
              <w:r w:rsidRPr="00C625B0">
                <w:rPr>
                  <w:rFonts w:cs="Times New Roman"/>
                  <w:color w:val="000000" w:themeColor="text1"/>
                  <w:sz w:val="24"/>
                  <w:szCs w:val="24"/>
                  <w:rPrChange w:id="12482" w:author="Haiyang Liu" w:date="2026-05-22T18:17:00Z" w16du:dateUtc="2026-05-22T11:17:00Z">
                    <w:rPr>
                      <w:sz w:val="12"/>
                    </w:rPr>
                  </w:rPrChange>
                </w:rPr>
                <w:br/>
              </w:r>
              <w:r w:rsidRPr="00C625B0">
                <w:rPr>
                  <w:rFonts w:cs="Times New Roman"/>
                  <w:b w:val="0"/>
                  <w:color w:val="000000" w:themeColor="text1"/>
                  <w:sz w:val="24"/>
                  <w:szCs w:val="24"/>
                  <w:rPrChange w:id="12483" w:author="Haiyang Liu" w:date="2026-05-22T18:17:00Z" w16du:dateUtc="2026-05-22T11:17:00Z">
                    <w:rPr>
                      <w:b w:val="0"/>
                      <w:sz w:val="12"/>
                    </w:rPr>
                  </w:rPrChange>
                </w:rPr>
                <w:t>(.015)</w:t>
              </w:r>
            </w:ins>
          </w:p>
        </w:tc>
        <w:tc>
          <w:tcPr>
            <w:tcW w:w="925" w:type="dxa"/>
            <w:vAlign w:val="center"/>
            <w:tcPrChange w:id="12484" w:author="Haiyang Liu" w:date="2026-05-22T20:07:00Z" w16du:dateUtc="2026-05-22T13:07:00Z">
              <w:tcPr>
                <w:tcW w:w="925" w:type="dxa"/>
                <w:gridSpan w:val="3"/>
              </w:tcPr>
            </w:tcPrChange>
          </w:tcPr>
          <w:p w14:paraId="480C489F" w14:textId="3C173961" w:rsidR="00C625B0" w:rsidRPr="00C625B0" w:rsidRDefault="00C625B0">
            <w:pPr>
              <w:pStyle w:val="Caption"/>
              <w:snapToGrid w:val="0"/>
              <w:spacing w:after="0"/>
              <w:rPr>
                <w:ins w:id="12485" w:author="Haiyang Liu" w:date="2026-05-22T18:15:00Z" w16du:dateUtc="2026-05-22T11:15:00Z"/>
                <w:rFonts w:cs="Times New Roman"/>
                <w:i/>
                <w:color w:val="000000" w:themeColor="text1"/>
                <w:sz w:val="24"/>
                <w:szCs w:val="24"/>
              </w:rPr>
              <w:pPrChange w:id="12486" w:author="Haiyang Liu" w:date="2026-05-22T20:08:00Z" w16du:dateUtc="2026-05-22T13:08:00Z">
                <w:pPr>
                  <w:pStyle w:val="Caption"/>
                  <w:spacing w:before="160" w:after="60"/>
                </w:pPr>
              </w:pPrChange>
            </w:pPr>
            <w:ins w:id="12487" w:author="Haiyang Liu" w:date="2026-05-22T18:16:00Z" w16du:dateUtc="2026-05-22T11:16:00Z">
              <w:r w:rsidRPr="00C625B0">
                <w:rPr>
                  <w:rFonts w:cs="Times New Roman"/>
                  <w:b w:val="0"/>
                  <w:color w:val="000000" w:themeColor="text1"/>
                  <w:sz w:val="24"/>
                  <w:szCs w:val="24"/>
                  <w:rPrChange w:id="12488" w:author="Haiyang Liu" w:date="2026-05-22T18:17:00Z" w16du:dateUtc="2026-05-22T11:17:00Z">
                    <w:rPr>
                      <w:b w:val="0"/>
                      <w:sz w:val="12"/>
                    </w:rPr>
                  </w:rPrChange>
                </w:rPr>
                <w:t>.151</w:t>
              </w:r>
              <w:r w:rsidRPr="00C625B0">
                <w:rPr>
                  <w:rFonts w:cs="Times New Roman"/>
                  <w:color w:val="000000" w:themeColor="text1"/>
                  <w:sz w:val="24"/>
                  <w:szCs w:val="24"/>
                  <w:rPrChange w:id="12489" w:author="Haiyang Liu" w:date="2026-05-22T18:17:00Z" w16du:dateUtc="2026-05-22T11:17:00Z">
                    <w:rPr>
                      <w:sz w:val="12"/>
                    </w:rPr>
                  </w:rPrChange>
                </w:rPr>
                <w:br/>
              </w:r>
              <w:r w:rsidRPr="00C625B0">
                <w:rPr>
                  <w:rFonts w:cs="Times New Roman"/>
                  <w:b w:val="0"/>
                  <w:color w:val="000000" w:themeColor="text1"/>
                  <w:sz w:val="24"/>
                  <w:szCs w:val="24"/>
                  <w:rPrChange w:id="12490" w:author="Haiyang Liu" w:date="2026-05-22T18:17:00Z" w16du:dateUtc="2026-05-22T11:17:00Z">
                    <w:rPr>
                      <w:b w:val="0"/>
                      <w:sz w:val="12"/>
                    </w:rPr>
                  </w:rPrChange>
                </w:rPr>
                <w:t>(.047)</w:t>
              </w:r>
            </w:ins>
          </w:p>
        </w:tc>
        <w:tc>
          <w:tcPr>
            <w:tcW w:w="925" w:type="dxa"/>
            <w:vAlign w:val="center"/>
            <w:tcPrChange w:id="12491" w:author="Haiyang Liu" w:date="2026-05-22T20:07:00Z" w16du:dateUtc="2026-05-22T13:07:00Z">
              <w:tcPr>
                <w:tcW w:w="925" w:type="dxa"/>
                <w:gridSpan w:val="3"/>
              </w:tcPr>
            </w:tcPrChange>
          </w:tcPr>
          <w:p w14:paraId="1A4AD54E" w14:textId="62010904" w:rsidR="00C625B0" w:rsidRPr="00C625B0" w:rsidRDefault="00C625B0">
            <w:pPr>
              <w:pStyle w:val="Caption"/>
              <w:snapToGrid w:val="0"/>
              <w:spacing w:after="0"/>
              <w:rPr>
                <w:ins w:id="12492" w:author="Haiyang Liu" w:date="2026-05-22T18:15:00Z" w16du:dateUtc="2026-05-22T11:15:00Z"/>
                <w:rFonts w:cs="Times New Roman"/>
                <w:i/>
                <w:color w:val="000000" w:themeColor="text1"/>
                <w:sz w:val="24"/>
                <w:szCs w:val="24"/>
              </w:rPr>
              <w:pPrChange w:id="12493" w:author="Haiyang Liu" w:date="2026-05-22T20:08:00Z" w16du:dateUtc="2026-05-22T13:08:00Z">
                <w:pPr>
                  <w:pStyle w:val="Caption"/>
                  <w:spacing w:before="160" w:after="60"/>
                </w:pPr>
              </w:pPrChange>
            </w:pPr>
            <w:ins w:id="12494" w:author="Haiyang Liu" w:date="2026-05-22T18:16:00Z" w16du:dateUtc="2026-05-22T11:16:00Z">
              <w:r w:rsidRPr="00C625B0">
                <w:rPr>
                  <w:rFonts w:cs="Times New Roman"/>
                  <w:b w:val="0"/>
                  <w:color w:val="000000" w:themeColor="text1"/>
                  <w:sz w:val="24"/>
                  <w:szCs w:val="24"/>
                  <w:rPrChange w:id="12495" w:author="Haiyang Liu" w:date="2026-05-22T18:17:00Z" w16du:dateUtc="2026-05-22T11:17:00Z">
                    <w:rPr>
                      <w:b w:val="0"/>
                      <w:sz w:val="12"/>
                    </w:rPr>
                  </w:rPrChange>
                </w:rPr>
                <w:t>.010</w:t>
              </w:r>
              <w:r w:rsidRPr="00C625B0">
                <w:rPr>
                  <w:rFonts w:cs="Times New Roman"/>
                  <w:color w:val="000000" w:themeColor="text1"/>
                  <w:sz w:val="24"/>
                  <w:szCs w:val="24"/>
                  <w:rPrChange w:id="12496" w:author="Haiyang Liu" w:date="2026-05-22T18:17:00Z" w16du:dateUtc="2026-05-22T11:17:00Z">
                    <w:rPr>
                      <w:sz w:val="12"/>
                    </w:rPr>
                  </w:rPrChange>
                </w:rPr>
                <w:br/>
              </w:r>
              <w:r w:rsidRPr="00C625B0">
                <w:rPr>
                  <w:rFonts w:cs="Times New Roman"/>
                  <w:b w:val="0"/>
                  <w:color w:val="000000" w:themeColor="text1"/>
                  <w:sz w:val="24"/>
                  <w:szCs w:val="24"/>
                  <w:rPrChange w:id="12497" w:author="Haiyang Liu" w:date="2026-05-22T18:17:00Z" w16du:dateUtc="2026-05-22T11:17:00Z">
                    <w:rPr>
                      <w:b w:val="0"/>
                      <w:sz w:val="12"/>
                    </w:rPr>
                  </w:rPrChange>
                </w:rPr>
                <w:t>(.033)</w:t>
              </w:r>
            </w:ins>
          </w:p>
        </w:tc>
        <w:tc>
          <w:tcPr>
            <w:tcW w:w="925" w:type="dxa"/>
            <w:vAlign w:val="center"/>
            <w:tcPrChange w:id="12498" w:author="Haiyang Liu" w:date="2026-05-22T20:07:00Z" w16du:dateUtc="2026-05-22T13:07:00Z">
              <w:tcPr>
                <w:tcW w:w="925" w:type="dxa"/>
                <w:gridSpan w:val="3"/>
              </w:tcPr>
            </w:tcPrChange>
          </w:tcPr>
          <w:p w14:paraId="43E5C722" w14:textId="19D9334D" w:rsidR="00C625B0" w:rsidRPr="00C625B0" w:rsidRDefault="00C625B0">
            <w:pPr>
              <w:pStyle w:val="Caption"/>
              <w:snapToGrid w:val="0"/>
              <w:spacing w:after="0"/>
              <w:rPr>
                <w:ins w:id="12499" w:author="Haiyang Liu" w:date="2026-05-22T18:15:00Z" w16du:dateUtc="2026-05-22T11:15:00Z"/>
                <w:rFonts w:cs="Times New Roman"/>
                <w:i/>
                <w:color w:val="000000" w:themeColor="text1"/>
                <w:sz w:val="24"/>
                <w:szCs w:val="24"/>
              </w:rPr>
              <w:pPrChange w:id="12500" w:author="Haiyang Liu" w:date="2026-05-22T20:08:00Z" w16du:dateUtc="2026-05-22T13:08:00Z">
                <w:pPr>
                  <w:pStyle w:val="Caption"/>
                  <w:spacing w:before="160" w:after="60"/>
                </w:pPr>
              </w:pPrChange>
            </w:pPr>
            <w:ins w:id="12501" w:author="Haiyang Liu" w:date="2026-05-22T18:17:00Z" w16du:dateUtc="2026-05-22T11:17:00Z">
              <w:r w:rsidRPr="00C625B0">
                <w:rPr>
                  <w:rFonts w:cs="Times New Roman"/>
                  <w:b w:val="0"/>
                  <w:color w:val="000000" w:themeColor="text1"/>
                  <w:sz w:val="24"/>
                  <w:szCs w:val="24"/>
                  <w:rPrChange w:id="12502" w:author="Haiyang Liu" w:date="2026-05-22T18:17:00Z" w16du:dateUtc="2026-05-22T11:17:00Z">
                    <w:rPr>
                      <w:b w:val="0"/>
                      <w:sz w:val="12"/>
                    </w:rPr>
                  </w:rPrChange>
                </w:rPr>
                <w:t>-.019</w:t>
              </w:r>
              <w:r w:rsidRPr="00C625B0">
                <w:rPr>
                  <w:rFonts w:cs="Times New Roman"/>
                  <w:color w:val="000000" w:themeColor="text1"/>
                  <w:sz w:val="24"/>
                  <w:szCs w:val="24"/>
                  <w:rPrChange w:id="12503" w:author="Haiyang Liu" w:date="2026-05-22T18:17:00Z" w16du:dateUtc="2026-05-22T11:17:00Z">
                    <w:rPr>
                      <w:sz w:val="12"/>
                    </w:rPr>
                  </w:rPrChange>
                </w:rPr>
                <w:br/>
              </w:r>
              <w:r w:rsidRPr="00C625B0">
                <w:rPr>
                  <w:rFonts w:cs="Times New Roman"/>
                  <w:b w:val="0"/>
                  <w:color w:val="000000" w:themeColor="text1"/>
                  <w:sz w:val="24"/>
                  <w:szCs w:val="24"/>
                  <w:rPrChange w:id="12504" w:author="Haiyang Liu" w:date="2026-05-22T18:17:00Z" w16du:dateUtc="2026-05-22T11:17:00Z">
                    <w:rPr>
                      <w:b w:val="0"/>
                      <w:sz w:val="12"/>
                    </w:rPr>
                  </w:rPrChange>
                </w:rPr>
                <w:t>(.037)</w:t>
              </w:r>
            </w:ins>
          </w:p>
        </w:tc>
        <w:tc>
          <w:tcPr>
            <w:tcW w:w="925" w:type="dxa"/>
            <w:vAlign w:val="center"/>
            <w:tcPrChange w:id="12505" w:author="Haiyang Liu" w:date="2026-05-22T20:07:00Z" w16du:dateUtc="2026-05-22T13:07:00Z">
              <w:tcPr>
                <w:tcW w:w="925" w:type="dxa"/>
                <w:gridSpan w:val="3"/>
              </w:tcPr>
            </w:tcPrChange>
          </w:tcPr>
          <w:p w14:paraId="61154D39" w14:textId="3C91CBDE" w:rsidR="00C625B0" w:rsidRPr="00C625B0" w:rsidRDefault="00C625B0">
            <w:pPr>
              <w:pStyle w:val="Caption"/>
              <w:snapToGrid w:val="0"/>
              <w:spacing w:after="0"/>
              <w:rPr>
                <w:ins w:id="12506" w:author="Haiyang Liu" w:date="2026-05-22T18:15:00Z" w16du:dateUtc="2026-05-22T11:15:00Z"/>
                <w:rFonts w:cs="Times New Roman"/>
                <w:i/>
                <w:color w:val="000000" w:themeColor="text1"/>
                <w:sz w:val="24"/>
                <w:szCs w:val="24"/>
              </w:rPr>
              <w:pPrChange w:id="12507" w:author="Haiyang Liu" w:date="2026-05-22T20:08:00Z" w16du:dateUtc="2026-05-22T13:08:00Z">
                <w:pPr>
                  <w:pStyle w:val="Caption"/>
                  <w:spacing w:before="160" w:after="60"/>
                </w:pPr>
              </w:pPrChange>
            </w:pPr>
            <w:ins w:id="12508" w:author="Haiyang Liu" w:date="2026-05-22T18:17:00Z" w16du:dateUtc="2026-05-22T11:17:00Z">
              <w:r w:rsidRPr="00C625B0">
                <w:rPr>
                  <w:rFonts w:cs="Times New Roman"/>
                  <w:b w:val="0"/>
                  <w:color w:val="000000" w:themeColor="text1"/>
                  <w:sz w:val="24"/>
                  <w:szCs w:val="24"/>
                  <w:rPrChange w:id="12509" w:author="Haiyang Liu" w:date="2026-05-22T18:17:00Z" w16du:dateUtc="2026-05-22T11:17:00Z">
                    <w:rPr>
                      <w:b w:val="0"/>
                      <w:sz w:val="12"/>
                    </w:rPr>
                  </w:rPrChange>
                </w:rPr>
                <w:t>-.233</w:t>
              </w:r>
              <w:r w:rsidRPr="00C625B0">
                <w:rPr>
                  <w:rFonts w:cs="Times New Roman"/>
                  <w:color w:val="000000" w:themeColor="text1"/>
                  <w:sz w:val="24"/>
                  <w:szCs w:val="24"/>
                  <w:rPrChange w:id="12510" w:author="Haiyang Liu" w:date="2026-05-22T18:17:00Z" w16du:dateUtc="2026-05-22T11:17:00Z">
                    <w:rPr>
                      <w:sz w:val="12"/>
                    </w:rPr>
                  </w:rPrChange>
                </w:rPr>
                <w:br/>
              </w:r>
              <w:r w:rsidRPr="00C625B0">
                <w:rPr>
                  <w:rFonts w:cs="Times New Roman"/>
                  <w:b w:val="0"/>
                  <w:color w:val="000000" w:themeColor="text1"/>
                  <w:sz w:val="24"/>
                  <w:szCs w:val="24"/>
                  <w:rPrChange w:id="12511" w:author="Haiyang Liu" w:date="2026-05-22T18:17:00Z" w16du:dateUtc="2026-05-22T11:17:00Z">
                    <w:rPr>
                      <w:b w:val="0"/>
                      <w:sz w:val="12"/>
                    </w:rPr>
                  </w:rPrChange>
                </w:rPr>
                <w:t>(.065)</w:t>
              </w:r>
            </w:ins>
          </w:p>
        </w:tc>
        <w:tc>
          <w:tcPr>
            <w:tcW w:w="925" w:type="dxa"/>
            <w:vAlign w:val="center"/>
            <w:tcPrChange w:id="12512" w:author="Haiyang Liu" w:date="2026-05-22T20:07:00Z" w16du:dateUtc="2026-05-22T13:07:00Z">
              <w:tcPr>
                <w:tcW w:w="925" w:type="dxa"/>
                <w:gridSpan w:val="3"/>
              </w:tcPr>
            </w:tcPrChange>
          </w:tcPr>
          <w:p w14:paraId="094076CD" w14:textId="4046D4A5" w:rsidR="00C625B0" w:rsidRPr="00C625B0" w:rsidRDefault="00C625B0">
            <w:pPr>
              <w:pStyle w:val="Caption"/>
              <w:snapToGrid w:val="0"/>
              <w:spacing w:after="0"/>
              <w:rPr>
                <w:ins w:id="12513" w:author="Haiyang Liu" w:date="2026-05-22T18:15:00Z" w16du:dateUtc="2026-05-22T11:15:00Z"/>
                <w:rFonts w:cs="Times New Roman"/>
                <w:i/>
                <w:color w:val="000000" w:themeColor="text1"/>
                <w:sz w:val="24"/>
                <w:szCs w:val="24"/>
              </w:rPr>
              <w:pPrChange w:id="12514" w:author="Haiyang Liu" w:date="2026-05-22T20:08:00Z" w16du:dateUtc="2026-05-22T13:08:00Z">
                <w:pPr>
                  <w:pStyle w:val="Caption"/>
                  <w:spacing w:before="160" w:after="60"/>
                </w:pPr>
              </w:pPrChange>
            </w:pPr>
            <w:ins w:id="12515" w:author="Haiyang Liu" w:date="2026-05-22T18:17:00Z" w16du:dateUtc="2026-05-22T11:17:00Z">
              <w:r w:rsidRPr="00C625B0">
                <w:rPr>
                  <w:rFonts w:cs="Times New Roman"/>
                  <w:b w:val="0"/>
                  <w:color w:val="000000" w:themeColor="text1"/>
                  <w:sz w:val="24"/>
                  <w:szCs w:val="24"/>
                  <w:rPrChange w:id="12516" w:author="Haiyang Liu" w:date="2026-05-22T18:17:00Z" w16du:dateUtc="2026-05-22T11:17:00Z">
                    <w:rPr>
                      <w:b w:val="0"/>
                      <w:sz w:val="12"/>
                    </w:rPr>
                  </w:rPrChange>
                </w:rPr>
                <w:t>.467</w:t>
              </w:r>
              <w:r w:rsidRPr="00C625B0">
                <w:rPr>
                  <w:rFonts w:cs="Times New Roman"/>
                  <w:color w:val="000000" w:themeColor="text1"/>
                  <w:sz w:val="24"/>
                  <w:szCs w:val="24"/>
                  <w:rPrChange w:id="12517" w:author="Haiyang Liu" w:date="2026-05-22T18:17:00Z" w16du:dateUtc="2026-05-22T11:17:00Z">
                    <w:rPr>
                      <w:sz w:val="12"/>
                    </w:rPr>
                  </w:rPrChange>
                </w:rPr>
                <w:br/>
              </w:r>
              <w:r w:rsidRPr="00C625B0">
                <w:rPr>
                  <w:rFonts w:cs="Times New Roman"/>
                  <w:b w:val="0"/>
                  <w:color w:val="000000" w:themeColor="text1"/>
                  <w:sz w:val="24"/>
                  <w:szCs w:val="24"/>
                  <w:rPrChange w:id="12518" w:author="Haiyang Liu" w:date="2026-05-22T18:17:00Z" w16du:dateUtc="2026-05-22T11:17:00Z">
                    <w:rPr>
                      <w:b w:val="0"/>
                      <w:sz w:val="12"/>
                    </w:rPr>
                  </w:rPrChange>
                </w:rPr>
                <w:t>(.049)</w:t>
              </w:r>
            </w:ins>
          </w:p>
        </w:tc>
        <w:tc>
          <w:tcPr>
            <w:tcW w:w="925" w:type="dxa"/>
            <w:vAlign w:val="center"/>
            <w:tcPrChange w:id="12519" w:author="Haiyang Liu" w:date="2026-05-22T20:07:00Z" w16du:dateUtc="2026-05-22T13:07:00Z">
              <w:tcPr>
                <w:tcW w:w="925" w:type="dxa"/>
                <w:gridSpan w:val="3"/>
              </w:tcPr>
            </w:tcPrChange>
          </w:tcPr>
          <w:p w14:paraId="091A49F4" w14:textId="7858A557" w:rsidR="00C625B0" w:rsidRPr="00C625B0" w:rsidRDefault="00C625B0">
            <w:pPr>
              <w:pStyle w:val="Caption"/>
              <w:snapToGrid w:val="0"/>
              <w:spacing w:after="0"/>
              <w:rPr>
                <w:ins w:id="12520" w:author="Haiyang Liu" w:date="2026-05-22T18:15:00Z" w16du:dateUtc="2026-05-22T11:15:00Z"/>
                <w:rFonts w:cs="Times New Roman"/>
                <w:i/>
                <w:color w:val="000000" w:themeColor="text1"/>
                <w:sz w:val="24"/>
                <w:szCs w:val="24"/>
              </w:rPr>
              <w:pPrChange w:id="12521" w:author="Haiyang Liu" w:date="2026-05-22T20:08:00Z" w16du:dateUtc="2026-05-22T13:08:00Z">
                <w:pPr>
                  <w:pStyle w:val="Caption"/>
                  <w:spacing w:before="160" w:after="60"/>
                </w:pPr>
              </w:pPrChange>
            </w:pPr>
            <w:ins w:id="12522" w:author="Haiyang Liu" w:date="2026-05-22T18:17:00Z" w16du:dateUtc="2026-05-22T11:17:00Z">
              <w:r w:rsidRPr="00C625B0">
                <w:rPr>
                  <w:rFonts w:cs="Times New Roman"/>
                  <w:b w:val="0"/>
                  <w:color w:val="000000" w:themeColor="text1"/>
                  <w:sz w:val="24"/>
                  <w:szCs w:val="24"/>
                  <w:rPrChange w:id="12523" w:author="Haiyang Liu" w:date="2026-05-22T18:17:00Z" w16du:dateUtc="2026-05-22T11:17:00Z">
                    <w:rPr>
                      <w:b w:val="0"/>
                      <w:sz w:val="12"/>
                    </w:rPr>
                  </w:rPrChange>
                </w:rPr>
                <w:t>.812</w:t>
              </w:r>
              <w:r w:rsidRPr="00C625B0">
                <w:rPr>
                  <w:rFonts w:cs="Times New Roman"/>
                  <w:color w:val="000000" w:themeColor="text1"/>
                  <w:sz w:val="24"/>
                  <w:szCs w:val="24"/>
                  <w:rPrChange w:id="12524" w:author="Haiyang Liu" w:date="2026-05-22T18:17:00Z" w16du:dateUtc="2026-05-22T11:17:00Z">
                    <w:rPr>
                      <w:sz w:val="12"/>
                    </w:rPr>
                  </w:rPrChange>
                </w:rPr>
                <w:br/>
              </w:r>
              <w:r w:rsidRPr="00C625B0">
                <w:rPr>
                  <w:rFonts w:cs="Times New Roman"/>
                  <w:b w:val="0"/>
                  <w:color w:val="000000" w:themeColor="text1"/>
                  <w:sz w:val="24"/>
                  <w:szCs w:val="24"/>
                  <w:rPrChange w:id="12525" w:author="Haiyang Liu" w:date="2026-05-22T18:17:00Z" w16du:dateUtc="2026-05-22T11:17:00Z">
                    <w:rPr>
                      <w:b w:val="0"/>
                      <w:sz w:val="12"/>
                    </w:rPr>
                  </w:rPrChange>
                </w:rPr>
                <w:t>(.067)</w:t>
              </w:r>
            </w:ins>
          </w:p>
        </w:tc>
        <w:tc>
          <w:tcPr>
            <w:tcW w:w="925" w:type="dxa"/>
            <w:vAlign w:val="center"/>
            <w:tcPrChange w:id="12526" w:author="Haiyang Liu" w:date="2026-05-22T20:07:00Z" w16du:dateUtc="2026-05-22T13:07:00Z">
              <w:tcPr>
                <w:tcW w:w="925" w:type="dxa"/>
                <w:gridSpan w:val="3"/>
              </w:tcPr>
            </w:tcPrChange>
          </w:tcPr>
          <w:p w14:paraId="5093C0F3" w14:textId="77777777" w:rsidR="00C625B0" w:rsidRPr="00C625B0" w:rsidRDefault="00C625B0">
            <w:pPr>
              <w:pStyle w:val="Caption"/>
              <w:snapToGrid w:val="0"/>
              <w:spacing w:after="0"/>
              <w:rPr>
                <w:ins w:id="12527" w:author="Haiyang Liu" w:date="2026-05-22T18:15:00Z" w16du:dateUtc="2026-05-22T11:15:00Z"/>
                <w:rFonts w:cs="Times New Roman"/>
                <w:i/>
                <w:color w:val="000000" w:themeColor="text1"/>
                <w:sz w:val="24"/>
                <w:szCs w:val="24"/>
              </w:rPr>
              <w:pPrChange w:id="12528" w:author="Haiyang Liu" w:date="2026-05-22T20:08:00Z" w16du:dateUtc="2026-05-22T13:08:00Z">
                <w:pPr>
                  <w:pStyle w:val="Caption"/>
                  <w:spacing w:before="160" w:after="60"/>
                </w:pPr>
              </w:pPrChange>
            </w:pPr>
          </w:p>
        </w:tc>
        <w:tc>
          <w:tcPr>
            <w:tcW w:w="925" w:type="dxa"/>
            <w:tcPrChange w:id="12529" w:author="Haiyang Liu" w:date="2026-05-22T20:07:00Z" w16du:dateUtc="2026-05-22T13:07:00Z">
              <w:tcPr>
                <w:tcW w:w="925" w:type="dxa"/>
                <w:gridSpan w:val="3"/>
              </w:tcPr>
            </w:tcPrChange>
          </w:tcPr>
          <w:p w14:paraId="4F5E03AB" w14:textId="77777777" w:rsidR="00C625B0" w:rsidRPr="00C625B0" w:rsidRDefault="00C625B0">
            <w:pPr>
              <w:pStyle w:val="Caption"/>
              <w:snapToGrid w:val="0"/>
              <w:spacing w:after="0"/>
              <w:rPr>
                <w:ins w:id="12530" w:author="Haiyang Liu" w:date="2026-05-22T18:15:00Z" w16du:dateUtc="2026-05-22T11:15:00Z"/>
                <w:rFonts w:cs="Times New Roman"/>
                <w:i/>
                <w:color w:val="000000" w:themeColor="text1"/>
                <w:sz w:val="24"/>
                <w:szCs w:val="24"/>
              </w:rPr>
              <w:pPrChange w:id="12531" w:author="Haiyang Liu" w:date="2026-05-22T20:08:00Z" w16du:dateUtc="2026-05-22T13:08:00Z">
                <w:pPr>
                  <w:pStyle w:val="Caption"/>
                  <w:spacing w:before="160" w:after="60"/>
                </w:pPr>
              </w:pPrChange>
            </w:pPr>
          </w:p>
        </w:tc>
        <w:tc>
          <w:tcPr>
            <w:tcW w:w="925" w:type="dxa"/>
            <w:tcPrChange w:id="12532" w:author="Haiyang Liu" w:date="2026-05-22T20:07:00Z" w16du:dateUtc="2026-05-22T13:07:00Z">
              <w:tcPr>
                <w:tcW w:w="925" w:type="dxa"/>
                <w:gridSpan w:val="3"/>
              </w:tcPr>
            </w:tcPrChange>
          </w:tcPr>
          <w:p w14:paraId="64BF8558" w14:textId="77777777" w:rsidR="00C625B0" w:rsidRPr="00C625B0" w:rsidRDefault="00C625B0">
            <w:pPr>
              <w:pStyle w:val="Caption"/>
              <w:snapToGrid w:val="0"/>
              <w:spacing w:after="0"/>
              <w:rPr>
                <w:ins w:id="12533" w:author="Haiyang Liu" w:date="2026-05-22T18:15:00Z" w16du:dateUtc="2026-05-22T11:15:00Z"/>
                <w:rFonts w:cs="Times New Roman"/>
                <w:i/>
                <w:color w:val="000000" w:themeColor="text1"/>
                <w:sz w:val="24"/>
                <w:szCs w:val="24"/>
              </w:rPr>
              <w:pPrChange w:id="12534" w:author="Haiyang Liu" w:date="2026-05-22T20:08:00Z" w16du:dateUtc="2026-05-22T13:08:00Z">
                <w:pPr>
                  <w:pStyle w:val="Caption"/>
                  <w:spacing w:before="160" w:after="60"/>
                </w:pPr>
              </w:pPrChange>
            </w:pPr>
          </w:p>
        </w:tc>
        <w:tc>
          <w:tcPr>
            <w:tcW w:w="925" w:type="dxa"/>
            <w:tcPrChange w:id="12535" w:author="Haiyang Liu" w:date="2026-05-22T20:07:00Z" w16du:dateUtc="2026-05-22T13:07:00Z">
              <w:tcPr>
                <w:tcW w:w="925" w:type="dxa"/>
                <w:gridSpan w:val="2"/>
              </w:tcPr>
            </w:tcPrChange>
          </w:tcPr>
          <w:p w14:paraId="226B7316" w14:textId="77777777" w:rsidR="00C625B0" w:rsidRPr="00C625B0" w:rsidRDefault="00C625B0">
            <w:pPr>
              <w:pStyle w:val="Caption"/>
              <w:snapToGrid w:val="0"/>
              <w:spacing w:after="0"/>
              <w:rPr>
                <w:ins w:id="12536" w:author="Haiyang Liu" w:date="2026-05-22T18:15:00Z" w16du:dateUtc="2026-05-22T11:15:00Z"/>
                <w:rFonts w:cs="Times New Roman"/>
                <w:i/>
                <w:color w:val="000000" w:themeColor="text1"/>
                <w:sz w:val="24"/>
                <w:szCs w:val="24"/>
              </w:rPr>
              <w:pPrChange w:id="12537" w:author="Haiyang Liu" w:date="2026-05-22T20:08:00Z" w16du:dateUtc="2026-05-22T13:08:00Z">
                <w:pPr>
                  <w:pStyle w:val="Caption"/>
                  <w:spacing w:before="160" w:after="60"/>
                </w:pPr>
              </w:pPrChange>
            </w:pPr>
          </w:p>
        </w:tc>
      </w:tr>
      <w:tr w:rsidR="00C625B0" w:rsidRPr="00C625B0" w14:paraId="643C0A54" w14:textId="77777777" w:rsidTr="004D0747">
        <w:trPr>
          <w:ins w:id="12538" w:author="Haiyang Liu" w:date="2026-05-22T18:15:00Z"/>
          <w:trPrChange w:id="12539" w:author="Haiyang Liu" w:date="2026-05-22T20:07:00Z" w16du:dateUtc="2026-05-22T13:07:00Z">
            <w:trPr>
              <w:gridBefore w:val="1"/>
              <w:gridAfter w:val="0"/>
            </w:trPr>
          </w:trPrChange>
        </w:trPr>
        <w:tc>
          <w:tcPr>
            <w:tcW w:w="924" w:type="dxa"/>
            <w:vAlign w:val="center"/>
            <w:tcPrChange w:id="12540" w:author="Haiyang Liu" w:date="2026-05-22T20:07:00Z" w16du:dateUtc="2026-05-22T13:07:00Z">
              <w:tcPr>
                <w:tcW w:w="924" w:type="dxa"/>
                <w:gridSpan w:val="2"/>
              </w:tcPr>
            </w:tcPrChange>
          </w:tcPr>
          <w:p w14:paraId="24A6D7A7" w14:textId="795C4588" w:rsidR="00C625B0" w:rsidRPr="00C625B0" w:rsidRDefault="00C625B0">
            <w:pPr>
              <w:pStyle w:val="Caption"/>
              <w:snapToGrid w:val="0"/>
              <w:spacing w:after="0"/>
              <w:rPr>
                <w:ins w:id="12541" w:author="Haiyang Liu" w:date="2026-05-22T18:15:00Z" w16du:dateUtc="2026-05-22T11:15:00Z"/>
                <w:rFonts w:cs="Times New Roman"/>
                <w:i/>
                <w:color w:val="000000" w:themeColor="text1"/>
                <w:sz w:val="24"/>
                <w:szCs w:val="24"/>
              </w:rPr>
              <w:pPrChange w:id="12542" w:author="Haiyang Liu" w:date="2026-05-22T20:08:00Z" w16du:dateUtc="2026-05-22T13:08:00Z">
                <w:pPr>
                  <w:pStyle w:val="Caption"/>
                  <w:spacing w:before="160" w:after="60"/>
                </w:pPr>
              </w:pPrChange>
            </w:pPr>
            <w:ins w:id="12543" w:author="Haiyang Liu" w:date="2026-05-22T18:16:00Z" w16du:dateUtc="2026-05-22T11:16:00Z">
              <w:r w:rsidRPr="00C625B0">
                <w:rPr>
                  <w:rFonts w:cs="Times New Roman"/>
                  <w:color w:val="000000" w:themeColor="text1"/>
                  <w:sz w:val="24"/>
                  <w:szCs w:val="24"/>
                  <w:rPrChange w:id="12544" w:author="Haiyang Liu" w:date="2026-05-22T18:17:00Z" w16du:dateUtc="2026-05-22T11:17:00Z">
                    <w:rPr>
                      <w:sz w:val="12"/>
                    </w:rPr>
                  </w:rPrChange>
                </w:rPr>
                <w:t>C3</w:t>
              </w:r>
            </w:ins>
          </w:p>
        </w:tc>
        <w:tc>
          <w:tcPr>
            <w:tcW w:w="925" w:type="dxa"/>
            <w:vAlign w:val="center"/>
            <w:tcPrChange w:id="12545" w:author="Haiyang Liu" w:date="2026-05-22T20:07:00Z" w16du:dateUtc="2026-05-22T13:07:00Z">
              <w:tcPr>
                <w:tcW w:w="925" w:type="dxa"/>
                <w:gridSpan w:val="3"/>
              </w:tcPr>
            </w:tcPrChange>
          </w:tcPr>
          <w:p w14:paraId="2FABD525" w14:textId="5CC3C2EE" w:rsidR="00C625B0" w:rsidRPr="00C625B0" w:rsidRDefault="00C625B0">
            <w:pPr>
              <w:pStyle w:val="Caption"/>
              <w:snapToGrid w:val="0"/>
              <w:spacing w:after="0"/>
              <w:rPr>
                <w:ins w:id="12546" w:author="Haiyang Liu" w:date="2026-05-22T18:15:00Z" w16du:dateUtc="2026-05-22T11:15:00Z"/>
                <w:rFonts w:cs="Times New Roman"/>
                <w:i/>
                <w:color w:val="000000" w:themeColor="text1"/>
                <w:sz w:val="24"/>
                <w:szCs w:val="24"/>
              </w:rPr>
              <w:pPrChange w:id="12547" w:author="Haiyang Liu" w:date="2026-05-22T20:08:00Z" w16du:dateUtc="2026-05-22T13:08:00Z">
                <w:pPr>
                  <w:pStyle w:val="Caption"/>
                  <w:spacing w:before="160" w:after="60"/>
                </w:pPr>
              </w:pPrChange>
            </w:pPr>
            <w:ins w:id="12548" w:author="Haiyang Liu" w:date="2026-05-22T18:16:00Z" w16du:dateUtc="2026-05-22T11:16:00Z">
              <w:r w:rsidRPr="00C625B0">
                <w:rPr>
                  <w:rFonts w:cs="Times New Roman"/>
                  <w:b w:val="0"/>
                  <w:color w:val="000000" w:themeColor="text1"/>
                  <w:sz w:val="24"/>
                  <w:szCs w:val="24"/>
                  <w:rPrChange w:id="12549" w:author="Haiyang Liu" w:date="2026-05-22T18:17:00Z" w16du:dateUtc="2026-05-22T11:17:00Z">
                    <w:rPr>
                      <w:b w:val="0"/>
                      <w:sz w:val="12"/>
                    </w:rPr>
                  </w:rPrChange>
                </w:rPr>
                <w:t>-.024</w:t>
              </w:r>
              <w:r w:rsidRPr="00C625B0">
                <w:rPr>
                  <w:rFonts w:cs="Times New Roman"/>
                  <w:color w:val="000000" w:themeColor="text1"/>
                  <w:sz w:val="24"/>
                  <w:szCs w:val="24"/>
                  <w:rPrChange w:id="12550" w:author="Haiyang Liu" w:date="2026-05-22T18:17:00Z" w16du:dateUtc="2026-05-22T11:17:00Z">
                    <w:rPr>
                      <w:sz w:val="12"/>
                    </w:rPr>
                  </w:rPrChange>
                </w:rPr>
                <w:br/>
              </w:r>
              <w:r w:rsidRPr="00C625B0">
                <w:rPr>
                  <w:rFonts w:cs="Times New Roman"/>
                  <w:b w:val="0"/>
                  <w:color w:val="000000" w:themeColor="text1"/>
                  <w:sz w:val="24"/>
                  <w:szCs w:val="24"/>
                  <w:rPrChange w:id="12551" w:author="Haiyang Liu" w:date="2026-05-22T18:17:00Z" w16du:dateUtc="2026-05-22T11:17:00Z">
                    <w:rPr>
                      <w:b w:val="0"/>
                      <w:sz w:val="12"/>
                    </w:rPr>
                  </w:rPrChange>
                </w:rPr>
                <w:t>(.023)</w:t>
              </w:r>
            </w:ins>
          </w:p>
        </w:tc>
        <w:tc>
          <w:tcPr>
            <w:tcW w:w="926" w:type="dxa"/>
            <w:vAlign w:val="center"/>
            <w:tcPrChange w:id="12552" w:author="Haiyang Liu" w:date="2026-05-22T20:07:00Z" w16du:dateUtc="2026-05-22T13:07:00Z">
              <w:tcPr>
                <w:tcW w:w="926" w:type="dxa"/>
                <w:gridSpan w:val="3"/>
              </w:tcPr>
            </w:tcPrChange>
          </w:tcPr>
          <w:p w14:paraId="6E1CBE1C" w14:textId="5D1A148D" w:rsidR="00C625B0" w:rsidRPr="00C625B0" w:rsidRDefault="00C625B0">
            <w:pPr>
              <w:pStyle w:val="Caption"/>
              <w:snapToGrid w:val="0"/>
              <w:spacing w:after="0"/>
              <w:rPr>
                <w:ins w:id="12553" w:author="Haiyang Liu" w:date="2026-05-22T18:15:00Z" w16du:dateUtc="2026-05-22T11:15:00Z"/>
                <w:rFonts w:cs="Times New Roman"/>
                <w:i/>
                <w:color w:val="000000" w:themeColor="text1"/>
                <w:sz w:val="24"/>
                <w:szCs w:val="24"/>
              </w:rPr>
              <w:pPrChange w:id="12554" w:author="Haiyang Liu" w:date="2026-05-22T20:08:00Z" w16du:dateUtc="2026-05-22T13:08:00Z">
                <w:pPr>
                  <w:pStyle w:val="Caption"/>
                  <w:spacing w:before="160" w:after="60"/>
                </w:pPr>
              </w:pPrChange>
            </w:pPr>
            <w:ins w:id="12555" w:author="Haiyang Liu" w:date="2026-05-22T18:16:00Z" w16du:dateUtc="2026-05-22T11:16:00Z">
              <w:r w:rsidRPr="00C625B0">
                <w:rPr>
                  <w:rFonts w:cs="Times New Roman"/>
                  <w:b w:val="0"/>
                  <w:color w:val="000000" w:themeColor="text1"/>
                  <w:sz w:val="24"/>
                  <w:szCs w:val="24"/>
                  <w:rPrChange w:id="12556" w:author="Haiyang Liu" w:date="2026-05-22T18:17:00Z" w16du:dateUtc="2026-05-22T11:17:00Z">
                    <w:rPr>
                      <w:b w:val="0"/>
                      <w:sz w:val="12"/>
                    </w:rPr>
                  </w:rPrChange>
                </w:rPr>
                <w:t>-.073</w:t>
              </w:r>
              <w:r w:rsidRPr="00C625B0">
                <w:rPr>
                  <w:rFonts w:cs="Times New Roman"/>
                  <w:color w:val="000000" w:themeColor="text1"/>
                  <w:sz w:val="24"/>
                  <w:szCs w:val="24"/>
                  <w:rPrChange w:id="12557" w:author="Haiyang Liu" w:date="2026-05-22T18:17:00Z" w16du:dateUtc="2026-05-22T11:17:00Z">
                    <w:rPr>
                      <w:sz w:val="12"/>
                    </w:rPr>
                  </w:rPrChange>
                </w:rPr>
                <w:br/>
              </w:r>
              <w:r w:rsidRPr="00C625B0">
                <w:rPr>
                  <w:rFonts w:cs="Times New Roman"/>
                  <w:b w:val="0"/>
                  <w:color w:val="000000" w:themeColor="text1"/>
                  <w:sz w:val="24"/>
                  <w:szCs w:val="24"/>
                  <w:rPrChange w:id="12558" w:author="Haiyang Liu" w:date="2026-05-22T18:17:00Z" w16du:dateUtc="2026-05-22T11:17:00Z">
                    <w:rPr>
                      <w:b w:val="0"/>
                      <w:sz w:val="12"/>
                    </w:rPr>
                  </w:rPrChange>
                </w:rPr>
                <w:t>(.033)</w:t>
              </w:r>
            </w:ins>
          </w:p>
        </w:tc>
        <w:tc>
          <w:tcPr>
            <w:tcW w:w="925" w:type="dxa"/>
            <w:vAlign w:val="center"/>
            <w:tcPrChange w:id="12559" w:author="Haiyang Liu" w:date="2026-05-22T20:07:00Z" w16du:dateUtc="2026-05-22T13:07:00Z">
              <w:tcPr>
                <w:tcW w:w="925" w:type="dxa"/>
                <w:gridSpan w:val="3"/>
              </w:tcPr>
            </w:tcPrChange>
          </w:tcPr>
          <w:p w14:paraId="5FB637EC" w14:textId="4C935B3C" w:rsidR="00C625B0" w:rsidRPr="00C625B0" w:rsidRDefault="00C625B0">
            <w:pPr>
              <w:pStyle w:val="Caption"/>
              <w:snapToGrid w:val="0"/>
              <w:spacing w:after="0"/>
              <w:rPr>
                <w:ins w:id="12560" w:author="Haiyang Liu" w:date="2026-05-22T18:15:00Z" w16du:dateUtc="2026-05-22T11:15:00Z"/>
                <w:rFonts w:cs="Times New Roman"/>
                <w:i/>
                <w:color w:val="000000" w:themeColor="text1"/>
                <w:sz w:val="24"/>
                <w:szCs w:val="24"/>
              </w:rPr>
              <w:pPrChange w:id="12561" w:author="Haiyang Liu" w:date="2026-05-22T20:08:00Z" w16du:dateUtc="2026-05-22T13:08:00Z">
                <w:pPr>
                  <w:pStyle w:val="Caption"/>
                  <w:spacing w:before="160" w:after="60"/>
                </w:pPr>
              </w:pPrChange>
            </w:pPr>
            <w:ins w:id="12562" w:author="Haiyang Liu" w:date="2026-05-22T18:16:00Z" w16du:dateUtc="2026-05-22T11:16:00Z">
              <w:r w:rsidRPr="00C625B0">
                <w:rPr>
                  <w:rFonts w:cs="Times New Roman"/>
                  <w:b w:val="0"/>
                  <w:color w:val="000000" w:themeColor="text1"/>
                  <w:sz w:val="24"/>
                  <w:szCs w:val="24"/>
                  <w:rPrChange w:id="12563" w:author="Haiyang Liu" w:date="2026-05-22T18:17:00Z" w16du:dateUtc="2026-05-22T11:17:00Z">
                    <w:rPr>
                      <w:b w:val="0"/>
                      <w:sz w:val="12"/>
                    </w:rPr>
                  </w:rPrChange>
                </w:rPr>
                <w:t>-.032</w:t>
              </w:r>
              <w:r w:rsidRPr="00C625B0">
                <w:rPr>
                  <w:rFonts w:cs="Times New Roman"/>
                  <w:color w:val="000000" w:themeColor="text1"/>
                  <w:sz w:val="24"/>
                  <w:szCs w:val="24"/>
                  <w:rPrChange w:id="12564" w:author="Haiyang Liu" w:date="2026-05-22T18:17:00Z" w16du:dateUtc="2026-05-22T11:17:00Z">
                    <w:rPr>
                      <w:sz w:val="12"/>
                    </w:rPr>
                  </w:rPrChange>
                </w:rPr>
                <w:br/>
              </w:r>
              <w:r w:rsidRPr="00C625B0">
                <w:rPr>
                  <w:rFonts w:cs="Times New Roman"/>
                  <w:b w:val="0"/>
                  <w:color w:val="000000" w:themeColor="text1"/>
                  <w:sz w:val="24"/>
                  <w:szCs w:val="24"/>
                  <w:rPrChange w:id="12565" w:author="Haiyang Liu" w:date="2026-05-22T18:17:00Z" w16du:dateUtc="2026-05-22T11:17:00Z">
                    <w:rPr>
                      <w:b w:val="0"/>
                      <w:sz w:val="12"/>
                    </w:rPr>
                  </w:rPrChange>
                </w:rPr>
                <w:t>(.012)</w:t>
              </w:r>
            </w:ins>
          </w:p>
        </w:tc>
        <w:tc>
          <w:tcPr>
            <w:tcW w:w="925" w:type="dxa"/>
            <w:vAlign w:val="center"/>
            <w:tcPrChange w:id="12566" w:author="Haiyang Liu" w:date="2026-05-22T20:07:00Z" w16du:dateUtc="2026-05-22T13:07:00Z">
              <w:tcPr>
                <w:tcW w:w="925" w:type="dxa"/>
                <w:gridSpan w:val="3"/>
              </w:tcPr>
            </w:tcPrChange>
          </w:tcPr>
          <w:p w14:paraId="6C8C4D65" w14:textId="4C1FE9DB" w:rsidR="00C625B0" w:rsidRPr="00C625B0" w:rsidRDefault="00C625B0">
            <w:pPr>
              <w:pStyle w:val="Caption"/>
              <w:snapToGrid w:val="0"/>
              <w:spacing w:after="0"/>
              <w:rPr>
                <w:ins w:id="12567" w:author="Haiyang Liu" w:date="2026-05-22T18:15:00Z" w16du:dateUtc="2026-05-22T11:15:00Z"/>
                <w:rFonts w:cs="Times New Roman"/>
                <w:i/>
                <w:color w:val="000000" w:themeColor="text1"/>
                <w:sz w:val="24"/>
                <w:szCs w:val="24"/>
              </w:rPr>
              <w:pPrChange w:id="12568" w:author="Haiyang Liu" w:date="2026-05-22T20:08:00Z" w16du:dateUtc="2026-05-22T13:08:00Z">
                <w:pPr>
                  <w:pStyle w:val="Caption"/>
                  <w:spacing w:before="160" w:after="60"/>
                </w:pPr>
              </w:pPrChange>
            </w:pPr>
            <w:ins w:id="12569" w:author="Haiyang Liu" w:date="2026-05-22T18:16:00Z" w16du:dateUtc="2026-05-22T11:16:00Z">
              <w:r w:rsidRPr="00C625B0">
                <w:rPr>
                  <w:rFonts w:cs="Times New Roman"/>
                  <w:b w:val="0"/>
                  <w:color w:val="000000" w:themeColor="text1"/>
                  <w:sz w:val="24"/>
                  <w:szCs w:val="24"/>
                  <w:rPrChange w:id="12570" w:author="Haiyang Liu" w:date="2026-05-22T18:17:00Z" w16du:dateUtc="2026-05-22T11:17:00Z">
                    <w:rPr>
                      <w:b w:val="0"/>
                      <w:sz w:val="12"/>
                    </w:rPr>
                  </w:rPrChange>
                </w:rPr>
                <w:t>.154</w:t>
              </w:r>
              <w:r w:rsidRPr="00C625B0">
                <w:rPr>
                  <w:rFonts w:cs="Times New Roman"/>
                  <w:color w:val="000000" w:themeColor="text1"/>
                  <w:sz w:val="24"/>
                  <w:szCs w:val="24"/>
                  <w:rPrChange w:id="12571" w:author="Haiyang Liu" w:date="2026-05-22T18:17:00Z" w16du:dateUtc="2026-05-22T11:17:00Z">
                    <w:rPr>
                      <w:sz w:val="12"/>
                    </w:rPr>
                  </w:rPrChange>
                </w:rPr>
                <w:br/>
              </w:r>
              <w:r w:rsidRPr="00C625B0">
                <w:rPr>
                  <w:rFonts w:cs="Times New Roman"/>
                  <w:b w:val="0"/>
                  <w:color w:val="000000" w:themeColor="text1"/>
                  <w:sz w:val="24"/>
                  <w:szCs w:val="24"/>
                  <w:rPrChange w:id="12572" w:author="Haiyang Liu" w:date="2026-05-22T18:17:00Z" w16du:dateUtc="2026-05-22T11:17:00Z">
                    <w:rPr>
                      <w:b w:val="0"/>
                      <w:sz w:val="12"/>
                    </w:rPr>
                  </w:rPrChange>
                </w:rPr>
                <w:t>(.038)</w:t>
              </w:r>
            </w:ins>
          </w:p>
        </w:tc>
        <w:tc>
          <w:tcPr>
            <w:tcW w:w="925" w:type="dxa"/>
            <w:vAlign w:val="center"/>
            <w:tcPrChange w:id="12573" w:author="Haiyang Liu" w:date="2026-05-22T20:07:00Z" w16du:dateUtc="2026-05-22T13:07:00Z">
              <w:tcPr>
                <w:tcW w:w="925" w:type="dxa"/>
                <w:gridSpan w:val="3"/>
              </w:tcPr>
            </w:tcPrChange>
          </w:tcPr>
          <w:p w14:paraId="5D8214C6" w14:textId="7F5B6752" w:rsidR="00C625B0" w:rsidRPr="00C625B0" w:rsidRDefault="00C625B0">
            <w:pPr>
              <w:pStyle w:val="Caption"/>
              <w:snapToGrid w:val="0"/>
              <w:spacing w:after="0"/>
              <w:rPr>
                <w:ins w:id="12574" w:author="Haiyang Liu" w:date="2026-05-22T18:15:00Z" w16du:dateUtc="2026-05-22T11:15:00Z"/>
                <w:rFonts w:cs="Times New Roman"/>
                <w:i/>
                <w:color w:val="000000" w:themeColor="text1"/>
                <w:sz w:val="24"/>
                <w:szCs w:val="24"/>
              </w:rPr>
              <w:pPrChange w:id="12575" w:author="Haiyang Liu" w:date="2026-05-22T20:08:00Z" w16du:dateUtc="2026-05-22T13:08:00Z">
                <w:pPr>
                  <w:pStyle w:val="Caption"/>
                  <w:spacing w:before="160" w:after="60"/>
                </w:pPr>
              </w:pPrChange>
            </w:pPr>
            <w:ins w:id="12576" w:author="Haiyang Liu" w:date="2026-05-22T18:16:00Z" w16du:dateUtc="2026-05-22T11:16:00Z">
              <w:r w:rsidRPr="00C625B0">
                <w:rPr>
                  <w:rFonts w:cs="Times New Roman"/>
                  <w:b w:val="0"/>
                  <w:color w:val="000000" w:themeColor="text1"/>
                  <w:sz w:val="24"/>
                  <w:szCs w:val="24"/>
                  <w:rPrChange w:id="12577" w:author="Haiyang Liu" w:date="2026-05-22T18:17:00Z" w16du:dateUtc="2026-05-22T11:17:00Z">
                    <w:rPr>
                      <w:b w:val="0"/>
                      <w:sz w:val="12"/>
                    </w:rPr>
                  </w:rPrChange>
                </w:rPr>
                <w:t>.062</w:t>
              </w:r>
              <w:r w:rsidRPr="00C625B0">
                <w:rPr>
                  <w:rFonts w:cs="Times New Roman"/>
                  <w:color w:val="000000" w:themeColor="text1"/>
                  <w:sz w:val="24"/>
                  <w:szCs w:val="24"/>
                  <w:rPrChange w:id="12578" w:author="Haiyang Liu" w:date="2026-05-22T18:17:00Z" w16du:dateUtc="2026-05-22T11:17:00Z">
                    <w:rPr>
                      <w:sz w:val="12"/>
                    </w:rPr>
                  </w:rPrChange>
                </w:rPr>
                <w:br/>
              </w:r>
              <w:r w:rsidRPr="00C625B0">
                <w:rPr>
                  <w:rFonts w:cs="Times New Roman"/>
                  <w:b w:val="0"/>
                  <w:color w:val="000000" w:themeColor="text1"/>
                  <w:sz w:val="24"/>
                  <w:szCs w:val="24"/>
                  <w:rPrChange w:id="12579" w:author="Haiyang Liu" w:date="2026-05-22T18:17:00Z" w16du:dateUtc="2026-05-22T11:17:00Z">
                    <w:rPr>
                      <w:b w:val="0"/>
                      <w:sz w:val="12"/>
                    </w:rPr>
                  </w:rPrChange>
                </w:rPr>
                <w:t>(.026)</w:t>
              </w:r>
            </w:ins>
          </w:p>
        </w:tc>
        <w:tc>
          <w:tcPr>
            <w:tcW w:w="925" w:type="dxa"/>
            <w:vAlign w:val="center"/>
            <w:tcPrChange w:id="12580" w:author="Haiyang Liu" w:date="2026-05-22T20:07:00Z" w16du:dateUtc="2026-05-22T13:07:00Z">
              <w:tcPr>
                <w:tcW w:w="925" w:type="dxa"/>
                <w:gridSpan w:val="3"/>
              </w:tcPr>
            </w:tcPrChange>
          </w:tcPr>
          <w:p w14:paraId="6263DE26" w14:textId="7BCBEDEB" w:rsidR="00C625B0" w:rsidRPr="00C625B0" w:rsidRDefault="00C625B0">
            <w:pPr>
              <w:pStyle w:val="Caption"/>
              <w:snapToGrid w:val="0"/>
              <w:spacing w:after="0"/>
              <w:rPr>
                <w:ins w:id="12581" w:author="Haiyang Liu" w:date="2026-05-22T18:15:00Z" w16du:dateUtc="2026-05-22T11:15:00Z"/>
                <w:rFonts w:cs="Times New Roman"/>
                <w:i/>
                <w:color w:val="000000" w:themeColor="text1"/>
                <w:sz w:val="24"/>
                <w:szCs w:val="24"/>
              </w:rPr>
              <w:pPrChange w:id="12582" w:author="Haiyang Liu" w:date="2026-05-22T20:08:00Z" w16du:dateUtc="2026-05-22T13:08:00Z">
                <w:pPr>
                  <w:pStyle w:val="Caption"/>
                  <w:spacing w:before="160" w:after="60"/>
                </w:pPr>
              </w:pPrChange>
            </w:pPr>
            <w:ins w:id="12583" w:author="Haiyang Liu" w:date="2026-05-22T18:17:00Z" w16du:dateUtc="2026-05-22T11:17:00Z">
              <w:r w:rsidRPr="00C625B0">
                <w:rPr>
                  <w:rFonts w:cs="Times New Roman"/>
                  <w:b w:val="0"/>
                  <w:color w:val="000000" w:themeColor="text1"/>
                  <w:sz w:val="24"/>
                  <w:szCs w:val="24"/>
                  <w:rPrChange w:id="12584" w:author="Haiyang Liu" w:date="2026-05-22T18:17:00Z" w16du:dateUtc="2026-05-22T11:17:00Z">
                    <w:rPr>
                      <w:b w:val="0"/>
                      <w:sz w:val="12"/>
                    </w:rPr>
                  </w:rPrChange>
                </w:rPr>
                <w:t>-.131</w:t>
              </w:r>
              <w:r w:rsidRPr="00C625B0">
                <w:rPr>
                  <w:rFonts w:cs="Times New Roman"/>
                  <w:color w:val="000000" w:themeColor="text1"/>
                  <w:sz w:val="24"/>
                  <w:szCs w:val="24"/>
                  <w:rPrChange w:id="12585" w:author="Haiyang Liu" w:date="2026-05-22T18:17:00Z" w16du:dateUtc="2026-05-22T11:17:00Z">
                    <w:rPr>
                      <w:sz w:val="12"/>
                    </w:rPr>
                  </w:rPrChange>
                </w:rPr>
                <w:br/>
              </w:r>
              <w:r w:rsidRPr="00C625B0">
                <w:rPr>
                  <w:rFonts w:cs="Times New Roman"/>
                  <w:b w:val="0"/>
                  <w:color w:val="000000" w:themeColor="text1"/>
                  <w:sz w:val="24"/>
                  <w:szCs w:val="24"/>
                  <w:rPrChange w:id="12586" w:author="Haiyang Liu" w:date="2026-05-22T18:17:00Z" w16du:dateUtc="2026-05-22T11:17:00Z">
                    <w:rPr>
                      <w:b w:val="0"/>
                      <w:sz w:val="12"/>
                    </w:rPr>
                  </w:rPrChange>
                </w:rPr>
                <w:t>(.030)</w:t>
              </w:r>
            </w:ins>
          </w:p>
        </w:tc>
        <w:tc>
          <w:tcPr>
            <w:tcW w:w="925" w:type="dxa"/>
            <w:vAlign w:val="center"/>
            <w:tcPrChange w:id="12587" w:author="Haiyang Liu" w:date="2026-05-22T20:07:00Z" w16du:dateUtc="2026-05-22T13:07:00Z">
              <w:tcPr>
                <w:tcW w:w="925" w:type="dxa"/>
                <w:gridSpan w:val="3"/>
              </w:tcPr>
            </w:tcPrChange>
          </w:tcPr>
          <w:p w14:paraId="2C4E3910" w14:textId="59733F30" w:rsidR="00C625B0" w:rsidRPr="00C625B0" w:rsidRDefault="00C625B0">
            <w:pPr>
              <w:pStyle w:val="Caption"/>
              <w:snapToGrid w:val="0"/>
              <w:spacing w:after="0"/>
              <w:rPr>
                <w:ins w:id="12588" w:author="Haiyang Liu" w:date="2026-05-22T18:15:00Z" w16du:dateUtc="2026-05-22T11:15:00Z"/>
                <w:rFonts w:cs="Times New Roman"/>
                <w:i/>
                <w:color w:val="000000" w:themeColor="text1"/>
                <w:sz w:val="24"/>
                <w:szCs w:val="24"/>
              </w:rPr>
              <w:pPrChange w:id="12589" w:author="Haiyang Liu" w:date="2026-05-22T20:08:00Z" w16du:dateUtc="2026-05-22T13:08:00Z">
                <w:pPr>
                  <w:pStyle w:val="Caption"/>
                  <w:spacing w:before="160" w:after="60"/>
                </w:pPr>
              </w:pPrChange>
            </w:pPr>
            <w:ins w:id="12590" w:author="Haiyang Liu" w:date="2026-05-22T18:17:00Z" w16du:dateUtc="2026-05-22T11:17:00Z">
              <w:r w:rsidRPr="00C625B0">
                <w:rPr>
                  <w:rFonts w:cs="Times New Roman"/>
                  <w:b w:val="0"/>
                  <w:color w:val="000000" w:themeColor="text1"/>
                  <w:sz w:val="24"/>
                  <w:szCs w:val="24"/>
                  <w:rPrChange w:id="12591" w:author="Haiyang Liu" w:date="2026-05-22T18:17:00Z" w16du:dateUtc="2026-05-22T11:17:00Z">
                    <w:rPr>
                      <w:b w:val="0"/>
                      <w:sz w:val="12"/>
                    </w:rPr>
                  </w:rPrChange>
                </w:rPr>
                <w:t>-.347</w:t>
              </w:r>
              <w:r w:rsidRPr="00C625B0">
                <w:rPr>
                  <w:rFonts w:cs="Times New Roman"/>
                  <w:color w:val="000000" w:themeColor="text1"/>
                  <w:sz w:val="24"/>
                  <w:szCs w:val="24"/>
                  <w:rPrChange w:id="12592" w:author="Haiyang Liu" w:date="2026-05-22T18:17:00Z" w16du:dateUtc="2026-05-22T11:17:00Z">
                    <w:rPr>
                      <w:sz w:val="12"/>
                    </w:rPr>
                  </w:rPrChange>
                </w:rPr>
                <w:br/>
              </w:r>
              <w:r w:rsidRPr="00C625B0">
                <w:rPr>
                  <w:rFonts w:cs="Times New Roman"/>
                  <w:b w:val="0"/>
                  <w:color w:val="000000" w:themeColor="text1"/>
                  <w:sz w:val="24"/>
                  <w:szCs w:val="24"/>
                  <w:rPrChange w:id="12593" w:author="Haiyang Liu" w:date="2026-05-22T18:17:00Z" w16du:dateUtc="2026-05-22T11:17:00Z">
                    <w:rPr>
                      <w:b w:val="0"/>
                      <w:sz w:val="12"/>
                    </w:rPr>
                  </w:rPrChange>
                </w:rPr>
                <w:t>(.054)</w:t>
              </w:r>
            </w:ins>
          </w:p>
        </w:tc>
        <w:tc>
          <w:tcPr>
            <w:tcW w:w="925" w:type="dxa"/>
            <w:vAlign w:val="center"/>
            <w:tcPrChange w:id="12594" w:author="Haiyang Liu" w:date="2026-05-22T20:07:00Z" w16du:dateUtc="2026-05-22T13:07:00Z">
              <w:tcPr>
                <w:tcW w:w="925" w:type="dxa"/>
                <w:gridSpan w:val="3"/>
              </w:tcPr>
            </w:tcPrChange>
          </w:tcPr>
          <w:p w14:paraId="4FEFEBCF" w14:textId="354C0727" w:rsidR="00C625B0" w:rsidRPr="00C625B0" w:rsidRDefault="00C625B0">
            <w:pPr>
              <w:pStyle w:val="Caption"/>
              <w:snapToGrid w:val="0"/>
              <w:spacing w:after="0"/>
              <w:rPr>
                <w:ins w:id="12595" w:author="Haiyang Liu" w:date="2026-05-22T18:15:00Z" w16du:dateUtc="2026-05-22T11:15:00Z"/>
                <w:rFonts w:cs="Times New Roman"/>
                <w:i/>
                <w:color w:val="000000" w:themeColor="text1"/>
                <w:sz w:val="24"/>
                <w:szCs w:val="24"/>
              </w:rPr>
              <w:pPrChange w:id="12596" w:author="Haiyang Liu" w:date="2026-05-22T20:08:00Z" w16du:dateUtc="2026-05-22T13:08:00Z">
                <w:pPr>
                  <w:pStyle w:val="Caption"/>
                  <w:spacing w:before="160" w:after="60"/>
                </w:pPr>
              </w:pPrChange>
            </w:pPr>
            <w:ins w:id="12597" w:author="Haiyang Liu" w:date="2026-05-22T18:17:00Z" w16du:dateUtc="2026-05-22T11:17:00Z">
              <w:r w:rsidRPr="00C625B0">
                <w:rPr>
                  <w:rFonts w:cs="Times New Roman"/>
                  <w:b w:val="0"/>
                  <w:color w:val="000000" w:themeColor="text1"/>
                  <w:sz w:val="24"/>
                  <w:szCs w:val="24"/>
                  <w:rPrChange w:id="12598" w:author="Haiyang Liu" w:date="2026-05-22T18:17:00Z" w16du:dateUtc="2026-05-22T11:17:00Z">
                    <w:rPr>
                      <w:b w:val="0"/>
                      <w:sz w:val="12"/>
                    </w:rPr>
                  </w:rPrChange>
                </w:rPr>
                <w:t>.416</w:t>
              </w:r>
              <w:r w:rsidRPr="00C625B0">
                <w:rPr>
                  <w:rFonts w:cs="Times New Roman"/>
                  <w:color w:val="000000" w:themeColor="text1"/>
                  <w:sz w:val="24"/>
                  <w:szCs w:val="24"/>
                  <w:rPrChange w:id="12599" w:author="Haiyang Liu" w:date="2026-05-22T18:17:00Z" w16du:dateUtc="2026-05-22T11:17:00Z">
                    <w:rPr>
                      <w:sz w:val="12"/>
                    </w:rPr>
                  </w:rPrChange>
                </w:rPr>
                <w:br/>
              </w:r>
              <w:r w:rsidRPr="00C625B0">
                <w:rPr>
                  <w:rFonts w:cs="Times New Roman"/>
                  <w:b w:val="0"/>
                  <w:color w:val="000000" w:themeColor="text1"/>
                  <w:sz w:val="24"/>
                  <w:szCs w:val="24"/>
                  <w:rPrChange w:id="12600" w:author="Haiyang Liu" w:date="2026-05-22T18:17:00Z" w16du:dateUtc="2026-05-22T11:17:00Z">
                    <w:rPr>
                      <w:b w:val="0"/>
                      <w:sz w:val="12"/>
                    </w:rPr>
                  </w:rPrChange>
                </w:rPr>
                <w:t>(.041)</w:t>
              </w:r>
            </w:ins>
          </w:p>
        </w:tc>
        <w:tc>
          <w:tcPr>
            <w:tcW w:w="925" w:type="dxa"/>
            <w:vAlign w:val="center"/>
            <w:tcPrChange w:id="12601" w:author="Haiyang Liu" w:date="2026-05-22T20:07:00Z" w16du:dateUtc="2026-05-22T13:07:00Z">
              <w:tcPr>
                <w:tcW w:w="925" w:type="dxa"/>
                <w:gridSpan w:val="3"/>
              </w:tcPr>
            </w:tcPrChange>
          </w:tcPr>
          <w:p w14:paraId="42364B9A" w14:textId="40BB4087" w:rsidR="00C625B0" w:rsidRPr="00C625B0" w:rsidRDefault="00C625B0">
            <w:pPr>
              <w:pStyle w:val="Caption"/>
              <w:snapToGrid w:val="0"/>
              <w:spacing w:after="0"/>
              <w:rPr>
                <w:ins w:id="12602" w:author="Haiyang Liu" w:date="2026-05-22T18:15:00Z" w16du:dateUtc="2026-05-22T11:15:00Z"/>
                <w:rFonts w:cs="Times New Roman"/>
                <w:i/>
                <w:color w:val="000000" w:themeColor="text1"/>
                <w:sz w:val="24"/>
                <w:szCs w:val="24"/>
              </w:rPr>
              <w:pPrChange w:id="12603" w:author="Haiyang Liu" w:date="2026-05-22T20:08:00Z" w16du:dateUtc="2026-05-22T13:08:00Z">
                <w:pPr>
                  <w:pStyle w:val="Caption"/>
                  <w:spacing w:before="160" w:after="60"/>
                </w:pPr>
              </w:pPrChange>
            </w:pPr>
            <w:ins w:id="12604" w:author="Haiyang Liu" w:date="2026-05-22T18:17:00Z" w16du:dateUtc="2026-05-22T11:17:00Z">
              <w:r w:rsidRPr="00C625B0">
                <w:rPr>
                  <w:rFonts w:cs="Times New Roman"/>
                  <w:b w:val="0"/>
                  <w:color w:val="000000" w:themeColor="text1"/>
                  <w:sz w:val="24"/>
                  <w:szCs w:val="24"/>
                  <w:rPrChange w:id="12605" w:author="Haiyang Liu" w:date="2026-05-22T18:17:00Z" w16du:dateUtc="2026-05-22T11:17:00Z">
                    <w:rPr>
                      <w:b w:val="0"/>
                      <w:sz w:val="12"/>
                    </w:rPr>
                  </w:rPrChange>
                </w:rPr>
                <w:t>.396</w:t>
              </w:r>
              <w:r w:rsidRPr="00C625B0">
                <w:rPr>
                  <w:rFonts w:cs="Times New Roman"/>
                  <w:color w:val="000000" w:themeColor="text1"/>
                  <w:sz w:val="24"/>
                  <w:szCs w:val="24"/>
                  <w:rPrChange w:id="12606" w:author="Haiyang Liu" w:date="2026-05-22T18:17:00Z" w16du:dateUtc="2026-05-22T11:17:00Z">
                    <w:rPr>
                      <w:sz w:val="12"/>
                    </w:rPr>
                  </w:rPrChange>
                </w:rPr>
                <w:br/>
              </w:r>
              <w:r w:rsidRPr="00C625B0">
                <w:rPr>
                  <w:rFonts w:cs="Times New Roman"/>
                  <w:b w:val="0"/>
                  <w:color w:val="000000" w:themeColor="text1"/>
                  <w:sz w:val="24"/>
                  <w:szCs w:val="24"/>
                  <w:rPrChange w:id="12607" w:author="Haiyang Liu" w:date="2026-05-22T18:17:00Z" w16du:dateUtc="2026-05-22T11:17:00Z">
                    <w:rPr>
                      <w:b w:val="0"/>
                      <w:sz w:val="12"/>
                    </w:rPr>
                  </w:rPrChange>
                </w:rPr>
                <w:t>(.044)</w:t>
              </w:r>
            </w:ins>
          </w:p>
        </w:tc>
        <w:tc>
          <w:tcPr>
            <w:tcW w:w="925" w:type="dxa"/>
            <w:vAlign w:val="center"/>
            <w:tcPrChange w:id="12608" w:author="Haiyang Liu" w:date="2026-05-22T20:07:00Z" w16du:dateUtc="2026-05-22T13:07:00Z">
              <w:tcPr>
                <w:tcW w:w="925" w:type="dxa"/>
                <w:gridSpan w:val="3"/>
              </w:tcPr>
            </w:tcPrChange>
          </w:tcPr>
          <w:p w14:paraId="37FF1FE6" w14:textId="6AA76151" w:rsidR="00C625B0" w:rsidRPr="00C625B0" w:rsidRDefault="00C625B0">
            <w:pPr>
              <w:pStyle w:val="Caption"/>
              <w:snapToGrid w:val="0"/>
              <w:spacing w:after="0"/>
              <w:rPr>
                <w:ins w:id="12609" w:author="Haiyang Liu" w:date="2026-05-22T18:15:00Z" w16du:dateUtc="2026-05-22T11:15:00Z"/>
                <w:rFonts w:cs="Times New Roman"/>
                <w:i/>
                <w:color w:val="000000" w:themeColor="text1"/>
                <w:sz w:val="24"/>
                <w:szCs w:val="24"/>
              </w:rPr>
              <w:pPrChange w:id="12610" w:author="Haiyang Liu" w:date="2026-05-22T20:08:00Z" w16du:dateUtc="2026-05-22T13:08:00Z">
                <w:pPr>
                  <w:pStyle w:val="Caption"/>
                  <w:spacing w:before="160" w:after="60"/>
                </w:pPr>
              </w:pPrChange>
            </w:pPr>
            <w:ins w:id="12611" w:author="Haiyang Liu" w:date="2026-05-22T18:17:00Z" w16du:dateUtc="2026-05-22T11:17:00Z">
              <w:r w:rsidRPr="00C625B0">
                <w:rPr>
                  <w:rFonts w:cs="Times New Roman"/>
                  <w:b w:val="0"/>
                  <w:color w:val="000000" w:themeColor="text1"/>
                  <w:sz w:val="24"/>
                  <w:szCs w:val="24"/>
                  <w:rPrChange w:id="12612" w:author="Haiyang Liu" w:date="2026-05-22T18:17:00Z" w16du:dateUtc="2026-05-22T11:17:00Z">
                    <w:rPr>
                      <w:b w:val="0"/>
                      <w:sz w:val="12"/>
                    </w:rPr>
                  </w:rPrChange>
                </w:rPr>
                <w:t>.504</w:t>
              </w:r>
              <w:r w:rsidRPr="00C625B0">
                <w:rPr>
                  <w:rFonts w:cs="Times New Roman"/>
                  <w:color w:val="000000" w:themeColor="text1"/>
                  <w:sz w:val="24"/>
                  <w:szCs w:val="24"/>
                  <w:rPrChange w:id="12613" w:author="Haiyang Liu" w:date="2026-05-22T18:17:00Z" w16du:dateUtc="2026-05-22T11:17:00Z">
                    <w:rPr>
                      <w:sz w:val="12"/>
                    </w:rPr>
                  </w:rPrChange>
                </w:rPr>
                <w:br/>
              </w:r>
              <w:r w:rsidRPr="00C625B0">
                <w:rPr>
                  <w:rFonts w:cs="Times New Roman"/>
                  <w:b w:val="0"/>
                  <w:color w:val="000000" w:themeColor="text1"/>
                  <w:sz w:val="24"/>
                  <w:szCs w:val="24"/>
                  <w:rPrChange w:id="12614" w:author="Haiyang Liu" w:date="2026-05-22T18:17:00Z" w16du:dateUtc="2026-05-22T11:17:00Z">
                    <w:rPr>
                      <w:b w:val="0"/>
                      <w:sz w:val="12"/>
                    </w:rPr>
                  </w:rPrChange>
                </w:rPr>
                <w:t>(.042)</w:t>
              </w:r>
            </w:ins>
          </w:p>
        </w:tc>
        <w:tc>
          <w:tcPr>
            <w:tcW w:w="925" w:type="dxa"/>
            <w:tcPrChange w:id="12615" w:author="Haiyang Liu" w:date="2026-05-22T20:07:00Z" w16du:dateUtc="2026-05-22T13:07:00Z">
              <w:tcPr>
                <w:tcW w:w="925" w:type="dxa"/>
                <w:gridSpan w:val="3"/>
              </w:tcPr>
            </w:tcPrChange>
          </w:tcPr>
          <w:p w14:paraId="517782EF" w14:textId="77777777" w:rsidR="00C625B0" w:rsidRPr="00C625B0" w:rsidRDefault="00C625B0">
            <w:pPr>
              <w:pStyle w:val="Caption"/>
              <w:snapToGrid w:val="0"/>
              <w:spacing w:after="0"/>
              <w:rPr>
                <w:ins w:id="12616" w:author="Haiyang Liu" w:date="2026-05-22T18:15:00Z" w16du:dateUtc="2026-05-22T11:15:00Z"/>
                <w:rFonts w:cs="Times New Roman"/>
                <w:i/>
                <w:color w:val="000000" w:themeColor="text1"/>
                <w:sz w:val="24"/>
                <w:szCs w:val="24"/>
              </w:rPr>
              <w:pPrChange w:id="12617" w:author="Haiyang Liu" w:date="2026-05-22T20:08:00Z" w16du:dateUtc="2026-05-22T13:08:00Z">
                <w:pPr>
                  <w:pStyle w:val="Caption"/>
                  <w:spacing w:before="160" w:after="60"/>
                </w:pPr>
              </w:pPrChange>
            </w:pPr>
          </w:p>
        </w:tc>
        <w:tc>
          <w:tcPr>
            <w:tcW w:w="925" w:type="dxa"/>
            <w:tcPrChange w:id="12618" w:author="Haiyang Liu" w:date="2026-05-22T20:07:00Z" w16du:dateUtc="2026-05-22T13:07:00Z">
              <w:tcPr>
                <w:tcW w:w="925" w:type="dxa"/>
                <w:gridSpan w:val="3"/>
              </w:tcPr>
            </w:tcPrChange>
          </w:tcPr>
          <w:p w14:paraId="70E6F67E" w14:textId="77777777" w:rsidR="00C625B0" w:rsidRPr="00C625B0" w:rsidRDefault="00C625B0">
            <w:pPr>
              <w:pStyle w:val="Caption"/>
              <w:snapToGrid w:val="0"/>
              <w:spacing w:after="0"/>
              <w:rPr>
                <w:ins w:id="12619" w:author="Haiyang Liu" w:date="2026-05-22T18:15:00Z" w16du:dateUtc="2026-05-22T11:15:00Z"/>
                <w:rFonts w:cs="Times New Roman"/>
                <w:i/>
                <w:color w:val="000000" w:themeColor="text1"/>
                <w:sz w:val="24"/>
                <w:szCs w:val="24"/>
              </w:rPr>
              <w:pPrChange w:id="12620" w:author="Haiyang Liu" w:date="2026-05-22T20:08:00Z" w16du:dateUtc="2026-05-22T13:08:00Z">
                <w:pPr>
                  <w:pStyle w:val="Caption"/>
                  <w:spacing w:before="160" w:after="60"/>
                </w:pPr>
              </w:pPrChange>
            </w:pPr>
          </w:p>
        </w:tc>
        <w:tc>
          <w:tcPr>
            <w:tcW w:w="925" w:type="dxa"/>
            <w:tcPrChange w:id="12621" w:author="Haiyang Liu" w:date="2026-05-22T20:07:00Z" w16du:dateUtc="2026-05-22T13:07:00Z">
              <w:tcPr>
                <w:tcW w:w="925" w:type="dxa"/>
                <w:gridSpan w:val="2"/>
              </w:tcPr>
            </w:tcPrChange>
          </w:tcPr>
          <w:p w14:paraId="678B40A6" w14:textId="77777777" w:rsidR="00C625B0" w:rsidRPr="00C625B0" w:rsidRDefault="00C625B0">
            <w:pPr>
              <w:pStyle w:val="Caption"/>
              <w:snapToGrid w:val="0"/>
              <w:spacing w:after="0"/>
              <w:rPr>
                <w:ins w:id="12622" w:author="Haiyang Liu" w:date="2026-05-22T18:15:00Z" w16du:dateUtc="2026-05-22T11:15:00Z"/>
                <w:rFonts w:cs="Times New Roman"/>
                <w:i/>
                <w:color w:val="000000" w:themeColor="text1"/>
                <w:sz w:val="24"/>
                <w:szCs w:val="24"/>
              </w:rPr>
              <w:pPrChange w:id="12623" w:author="Haiyang Liu" w:date="2026-05-22T20:08:00Z" w16du:dateUtc="2026-05-22T13:08:00Z">
                <w:pPr>
                  <w:pStyle w:val="Caption"/>
                  <w:spacing w:before="160" w:after="60"/>
                </w:pPr>
              </w:pPrChange>
            </w:pPr>
          </w:p>
        </w:tc>
      </w:tr>
      <w:tr w:rsidR="00C625B0" w:rsidRPr="00C625B0" w14:paraId="66FC001B" w14:textId="77777777" w:rsidTr="004D0747">
        <w:trPr>
          <w:ins w:id="12624" w:author="Haiyang Liu" w:date="2026-05-22T18:15:00Z"/>
          <w:trPrChange w:id="12625" w:author="Haiyang Liu" w:date="2026-05-22T20:07:00Z" w16du:dateUtc="2026-05-22T13:07:00Z">
            <w:trPr>
              <w:gridBefore w:val="1"/>
              <w:gridAfter w:val="0"/>
            </w:trPr>
          </w:trPrChange>
        </w:trPr>
        <w:tc>
          <w:tcPr>
            <w:tcW w:w="924" w:type="dxa"/>
            <w:vAlign w:val="center"/>
            <w:tcPrChange w:id="12626" w:author="Haiyang Liu" w:date="2026-05-22T20:07:00Z" w16du:dateUtc="2026-05-22T13:07:00Z">
              <w:tcPr>
                <w:tcW w:w="924" w:type="dxa"/>
                <w:gridSpan w:val="2"/>
              </w:tcPr>
            </w:tcPrChange>
          </w:tcPr>
          <w:p w14:paraId="0150D3F9" w14:textId="63E463FF" w:rsidR="00C625B0" w:rsidRPr="00C625B0" w:rsidRDefault="00C625B0">
            <w:pPr>
              <w:pStyle w:val="Caption"/>
              <w:snapToGrid w:val="0"/>
              <w:spacing w:after="0"/>
              <w:rPr>
                <w:ins w:id="12627" w:author="Haiyang Liu" w:date="2026-05-22T18:15:00Z" w16du:dateUtc="2026-05-22T11:15:00Z"/>
                <w:rFonts w:cs="Times New Roman"/>
                <w:i/>
                <w:color w:val="000000" w:themeColor="text1"/>
                <w:sz w:val="24"/>
                <w:szCs w:val="24"/>
              </w:rPr>
              <w:pPrChange w:id="12628" w:author="Haiyang Liu" w:date="2026-05-22T20:08:00Z" w16du:dateUtc="2026-05-22T13:08:00Z">
                <w:pPr>
                  <w:pStyle w:val="Caption"/>
                  <w:spacing w:before="160" w:after="60"/>
                </w:pPr>
              </w:pPrChange>
            </w:pPr>
            <w:ins w:id="12629" w:author="Haiyang Liu" w:date="2026-05-22T18:16:00Z" w16du:dateUtc="2026-05-22T11:16:00Z">
              <w:r w:rsidRPr="00C625B0">
                <w:rPr>
                  <w:rFonts w:cs="Times New Roman"/>
                  <w:color w:val="000000" w:themeColor="text1"/>
                  <w:sz w:val="24"/>
                  <w:szCs w:val="24"/>
                  <w:rPrChange w:id="12630" w:author="Haiyang Liu" w:date="2026-05-22T18:17:00Z" w16du:dateUtc="2026-05-22T11:17:00Z">
                    <w:rPr>
                      <w:sz w:val="12"/>
                    </w:rPr>
                  </w:rPrChange>
                </w:rPr>
                <w:t>C4</w:t>
              </w:r>
            </w:ins>
          </w:p>
        </w:tc>
        <w:tc>
          <w:tcPr>
            <w:tcW w:w="925" w:type="dxa"/>
            <w:vAlign w:val="center"/>
            <w:tcPrChange w:id="12631" w:author="Haiyang Liu" w:date="2026-05-22T20:07:00Z" w16du:dateUtc="2026-05-22T13:07:00Z">
              <w:tcPr>
                <w:tcW w:w="925" w:type="dxa"/>
                <w:gridSpan w:val="3"/>
              </w:tcPr>
            </w:tcPrChange>
          </w:tcPr>
          <w:p w14:paraId="14E0AB76" w14:textId="7097C326" w:rsidR="00C625B0" w:rsidRPr="00C625B0" w:rsidRDefault="00C625B0">
            <w:pPr>
              <w:pStyle w:val="Caption"/>
              <w:snapToGrid w:val="0"/>
              <w:spacing w:after="0"/>
              <w:rPr>
                <w:ins w:id="12632" w:author="Haiyang Liu" w:date="2026-05-22T18:15:00Z" w16du:dateUtc="2026-05-22T11:15:00Z"/>
                <w:rFonts w:cs="Times New Roman"/>
                <w:i/>
                <w:color w:val="000000" w:themeColor="text1"/>
                <w:sz w:val="24"/>
                <w:szCs w:val="24"/>
              </w:rPr>
              <w:pPrChange w:id="12633" w:author="Haiyang Liu" w:date="2026-05-22T20:08:00Z" w16du:dateUtc="2026-05-22T13:08:00Z">
                <w:pPr>
                  <w:pStyle w:val="Caption"/>
                  <w:spacing w:before="160" w:after="60"/>
                </w:pPr>
              </w:pPrChange>
            </w:pPr>
            <w:ins w:id="12634" w:author="Haiyang Liu" w:date="2026-05-22T18:16:00Z" w16du:dateUtc="2026-05-22T11:16:00Z">
              <w:r w:rsidRPr="00C625B0">
                <w:rPr>
                  <w:rFonts w:cs="Times New Roman"/>
                  <w:b w:val="0"/>
                  <w:color w:val="000000" w:themeColor="text1"/>
                  <w:sz w:val="24"/>
                  <w:szCs w:val="24"/>
                  <w:rPrChange w:id="12635" w:author="Haiyang Liu" w:date="2026-05-22T18:17:00Z" w16du:dateUtc="2026-05-22T11:17:00Z">
                    <w:rPr>
                      <w:b w:val="0"/>
                      <w:sz w:val="12"/>
                    </w:rPr>
                  </w:rPrChange>
                </w:rPr>
                <w:t>-.070</w:t>
              </w:r>
              <w:r w:rsidRPr="00C625B0">
                <w:rPr>
                  <w:rFonts w:cs="Times New Roman"/>
                  <w:color w:val="000000" w:themeColor="text1"/>
                  <w:sz w:val="24"/>
                  <w:szCs w:val="24"/>
                  <w:rPrChange w:id="12636" w:author="Haiyang Liu" w:date="2026-05-22T18:17:00Z" w16du:dateUtc="2026-05-22T11:17:00Z">
                    <w:rPr>
                      <w:sz w:val="12"/>
                    </w:rPr>
                  </w:rPrChange>
                </w:rPr>
                <w:br/>
              </w:r>
              <w:r w:rsidRPr="00C625B0">
                <w:rPr>
                  <w:rFonts w:cs="Times New Roman"/>
                  <w:b w:val="0"/>
                  <w:color w:val="000000" w:themeColor="text1"/>
                  <w:sz w:val="24"/>
                  <w:szCs w:val="24"/>
                  <w:rPrChange w:id="12637" w:author="Haiyang Liu" w:date="2026-05-22T18:17:00Z" w16du:dateUtc="2026-05-22T11:17:00Z">
                    <w:rPr>
                      <w:b w:val="0"/>
                      <w:sz w:val="12"/>
                    </w:rPr>
                  </w:rPrChange>
                </w:rPr>
                <w:t>(.022)</w:t>
              </w:r>
            </w:ins>
          </w:p>
        </w:tc>
        <w:tc>
          <w:tcPr>
            <w:tcW w:w="926" w:type="dxa"/>
            <w:vAlign w:val="center"/>
            <w:tcPrChange w:id="12638" w:author="Haiyang Liu" w:date="2026-05-22T20:07:00Z" w16du:dateUtc="2026-05-22T13:07:00Z">
              <w:tcPr>
                <w:tcW w:w="926" w:type="dxa"/>
                <w:gridSpan w:val="3"/>
              </w:tcPr>
            </w:tcPrChange>
          </w:tcPr>
          <w:p w14:paraId="0A1E8398" w14:textId="09268D82" w:rsidR="00C625B0" w:rsidRPr="00C625B0" w:rsidRDefault="00C625B0">
            <w:pPr>
              <w:pStyle w:val="Caption"/>
              <w:snapToGrid w:val="0"/>
              <w:spacing w:after="0"/>
              <w:rPr>
                <w:ins w:id="12639" w:author="Haiyang Liu" w:date="2026-05-22T18:15:00Z" w16du:dateUtc="2026-05-22T11:15:00Z"/>
                <w:rFonts w:cs="Times New Roman"/>
                <w:i/>
                <w:color w:val="000000" w:themeColor="text1"/>
                <w:sz w:val="24"/>
                <w:szCs w:val="24"/>
              </w:rPr>
              <w:pPrChange w:id="12640" w:author="Haiyang Liu" w:date="2026-05-22T20:08:00Z" w16du:dateUtc="2026-05-22T13:08:00Z">
                <w:pPr>
                  <w:pStyle w:val="Caption"/>
                  <w:spacing w:before="160" w:after="60"/>
                </w:pPr>
              </w:pPrChange>
            </w:pPr>
            <w:ins w:id="12641" w:author="Haiyang Liu" w:date="2026-05-22T18:16:00Z" w16du:dateUtc="2026-05-22T11:16:00Z">
              <w:r w:rsidRPr="00C625B0">
                <w:rPr>
                  <w:rFonts w:cs="Times New Roman"/>
                  <w:b w:val="0"/>
                  <w:color w:val="000000" w:themeColor="text1"/>
                  <w:sz w:val="24"/>
                  <w:szCs w:val="24"/>
                  <w:rPrChange w:id="12642" w:author="Haiyang Liu" w:date="2026-05-22T18:17:00Z" w16du:dateUtc="2026-05-22T11:17:00Z">
                    <w:rPr>
                      <w:b w:val="0"/>
                      <w:sz w:val="12"/>
                    </w:rPr>
                  </w:rPrChange>
                </w:rPr>
                <w:t>.082</w:t>
              </w:r>
              <w:r w:rsidRPr="00C625B0">
                <w:rPr>
                  <w:rFonts w:cs="Times New Roman"/>
                  <w:color w:val="000000" w:themeColor="text1"/>
                  <w:sz w:val="24"/>
                  <w:szCs w:val="24"/>
                  <w:rPrChange w:id="12643" w:author="Haiyang Liu" w:date="2026-05-22T18:17:00Z" w16du:dateUtc="2026-05-22T11:17:00Z">
                    <w:rPr>
                      <w:sz w:val="12"/>
                    </w:rPr>
                  </w:rPrChange>
                </w:rPr>
                <w:br/>
              </w:r>
              <w:r w:rsidRPr="00C625B0">
                <w:rPr>
                  <w:rFonts w:cs="Times New Roman"/>
                  <w:b w:val="0"/>
                  <w:color w:val="000000" w:themeColor="text1"/>
                  <w:sz w:val="24"/>
                  <w:szCs w:val="24"/>
                  <w:rPrChange w:id="12644" w:author="Haiyang Liu" w:date="2026-05-22T18:17:00Z" w16du:dateUtc="2026-05-22T11:17:00Z">
                    <w:rPr>
                      <w:b w:val="0"/>
                      <w:sz w:val="12"/>
                    </w:rPr>
                  </w:rPrChange>
                </w:rPr>
                <w:t>(.031)</w:t>
              </w:r>
            </w:ins>
          </w:p>
        </w:tc>
        <w:tc>
          <w:tcPr>
            <w:tcW w:w="925" w:type="dxa"/>
            <w:vAlign w:val="center"/>
            <w:tcPrChange w:id="12645" w:author="Haiyang Liu" w:date="2026-05-22T20:07:00Z" w16du:dateUtc="2026-05-22T13:07:00Z">
              <w:tcPr>
                <w:tcW w:w="925" w:type="dxa"/>
                <w:gridSpan w:val="3"/>
              </w:tcPr>
            </w:tcPrChange>
          </w:tcPr>
          <w:p w14:paraId="4FAB2643" w14:textId="270F5BB7" w:rsidR="00C625B0" w:rsidRPr="00C625B0" w:rsidRDefault="00C625B0">
            <w:pPr>
              <w:pStyle w:val="Caption"/>
              <w:snapToGrid w:val="0"/>
              <w:spacing w:after="0"/>
              <w:rPr>
                <w:ins w:id="12646" w:author="Haiyang Liu" w:date="2026-05-22T18:15:00Z" w16du:dateUtc="2026-05-22T11:15:00Z"/>
                <w:rFonts w:cs="Times New Roman"/>
                <w:i/>
                <w:color w:val="000000" w:themeColor="text1"/>
                <w:sz w:val="24"/>
                <w:szCs w:val="24"/>
              </w:rPr>
              <w:pPrChange w:id="12647" w:author="Haiyang Liu" w:date="2026-05-22T20:08:00Z" w16du:dateUtc="2026-05-22T13:08:00Z">
                <w:pPr>
                  <w:pStyle w:val="Caption"/>
                  <w:spacing w:before="160" w:after="60"/>
                </w:pPr>
              </w:pPrChange>
            </w:pPr>
            <w:ins w:id="12648" w:author="Haiyang Liu" w:date="2026-05-22T18:16:00Z" w16du:dateUtc="2026-05-22T11:16:00Z">
              <w:r w:rsidRPr="00C625B0">
                <w:rPr>
                  <w:rFonts w:cs="Times New Roman"/>
                  <w:b w:val="0"/>
                  <w:color w:val="000000" w:themeColor="text1"/>
                  <w:sz w:val="24"/>
                  <w:szCs w:val="24"/>
                  <w:rPrChange w:id="12649" w:author="Haiyang Liu" w:date="2026-05-22T18:17:00Z" w16du:dateUtc="2026-05-22T11:17:00Z">
                    <w:rPr>
                      <w:b w:val="0"/>
                      <w:sz w:val="12"/>
                    </w:rPr>
                  </w:rPrChange>
                </w:rPr>
                <w:t>.027</w:t>
              </w:r>
              <w:r w:rsidRPr="00C625B0">
                <w:rPr>
                  <w:rFonts w:cs="Times New Roman"/>
                  <w:color w:val="000000" w:themeColor="text1"/>
                  <w:sz w:val="24"/>
                  <w:szCs w:val="24"/>
                  <w:rPrChange w:id="12650" w:author="Haiyang Liu" w:date="2026-05-22T18:17:00Z" w16du:dateUtc="2026-05-22T11:17:00Z">
                    <w:rPr>
                      <w:sz w:val="12"/>
                    </w:rPr>
                  </w:rPrChange>
                </w:rPr>
                <w:br/>
              </w:r>
              <w:r w:rsidRPr="00C625B0">
                <w:rPr>
                  <w:rFonts w:cs="Times New Roman"/>
                  <w:b w:val="0"/>
                  <w:color w:val="000000" w:themeColor="text1"/>
                  <w:sz w:val="24"/>
                  <w:szCs w:val="24"/>
                  <w:rPrChange w:id="12651" w:author="Haiyang Liu" w:date="2026-05-22T18:17:00Z" w16du:dateUtc="2026-05-22T11:17:00Z">
                    <w:rPr>
                      <w:b w:val="0"/>
                      <w:sz w:val="12"/>
                    </w:rPr>
                  </w:rPrChange>
                </w:rPr>
                <w:t>(.011)</w:t>
              </w:r>
            </w:ins>
          </w:p>
        </w:tc>
        <w:tc>
          <w:tcPr>
            <w:tcW w:w="925" w:type="dxa"/>
            <w:vAlign w:val="center"/>
            <w:tcPrChange w:id="12652" w:author="Haiyang Liu" w:date="2026-05-22T20:07:00Z" w16du:dateUtc="2026-05-22T13:07:00Z">
              <w:tcPr>
                <w:tcW w:w="925" w:type="dxa"/>
                <w:gridSpan w:val="3"/>
              </w:tcPr>
            </w:tcPrChange>
          </w:tcPr>
          <w:p w14:paraId="73E7B7D5" w14:textId="133E4AC2" w:rsidR="00C625B0" w:rsidRPr="00C625B0" w:rsidRDefault="00C625B0">
            <w:pPr>
              <w:pStyle w:val="Caption"/>
              <w:snapToGrid w:val="0"/>
              <w:spacing w:after="0"/>
              <w:rPr>
                <w:ins w:id="12653" w:author="Haiyang Liu" w:date="2026-05-22T18:15:00Z" w16du:dateUtc="2026-05-22T11:15:00Z"/>
                <w:rFonts w:cs="Times New Roman"/>
                <w:i/>
                <w:color w:val="000000" w:themeColor="text1"/>
                <w:sz w:val="24"/>
                <w:szCs w:val="24"/>
              </w:rPr>
              <w:pPrChange w:id="12654" w:author="Haiyang Liu" w:date="2026-05-22T20:08:00Z" w16du:dateUtc="2026-05-22T13:08:00Z">
                <w:pPr>
                  <w:pStyle w:val="Caption"/>
                  <w:spacing w:before="160" w:after="60"/>
                </w:pPr>
              </w:pPrChange>
            </w:pPr>
            <w:ins w:id="12655" w:author="Haiyang Liu" w:date="2026-05-22T18:16:00Z" w16du:dateUtc="2026-05-22T11:16:00Z">
              <w:r w:rsidRPr="00C625B0">
                <w:rPr>
                  <w:rFonts w:cs="Times New Roman"/>
                  <w:b w:val="0"/>
                  <w:color w:val="000000" w:themeColor="text1"/>
                  <w:sz w:val="24"/>
                  <w:szCs w:val="24"/>
                  <w:rPrChange w:id="12656" w:author="Haiyang Liu" w:date="2026-05-22T18:17:00Z" w16du:dateUtc="2026-05-22T11:17:00Z">
                    <w:rPr>
                      <w:b w:val="0"/>
                      <w:sz w:val="12"/>
                    </w:rPr>
                  </w:rPrChange>
                </w:rPr>
                <w:t>.057</w:t>
              </w:r>
              <w:r w:rsidRPr="00C625B0">
                <w:rPr>
                  <w:rFonts w:cs="Times New Roman"/>
                  <w:color w:val="000000" w:themeColor="text1"/>
                  <w:sz w:val="24"/>
                  <w:szCs w:val="24"/>
                  <w:rPrChange w:id="12657" w:author="Haiyang Liu" w:date="2026-05-22T18:17:00Z" w16du:dateUtc="2026-05-22T11:17:00Z">
                    <w:rPr>
                      <w:sz w:val="12"/>
                    </w:rPr>
                  </w:rPrChange>
                </w:rPr>
                <w:br/>
              </w:r>
              <w:r w:rsidRPr="00C625B0">
                <w:rPr>
                  <w:rFonts w:cs="Times New Roman"/>
                  <w:b w:val="0"/>
                  <w:color w:val="000000" w:themeColor="text1"/>
                  <w:sz w:val="24"/>
                  <w:szCs w:val="24"/>
                  <w:rPrChange w:id="12658" w:author="Haiyang Liu" w:date="2026-05-22T18:17:00Z" w16du:dateUtc="2026-05-22T11:17:00Z">
                    <w:rPr>
                      <w:b w:val="0"/>
                      <w:sz w:val="12"/>
                    </w:rPr>
                  </w:rPrChange>
                </w:rPr>
                <w:t>(.034)</w:t>
              </w:r>
            </w:ins>
          </w:p>
        </w:tc>
        <w:tc>
          <w:tcPr>
            <w:tcW w:w="925" w:type="dxa"/>
            <w:vAlign w:val="center"/>
            <w:tcPrChange w:id="12659" w:author="Haiyang Liu" w:date="2026-05-22T20:07:00Z" w16du:dateUtc="2026-05-22T13:07:00Z">
              <w:tcPr>
                <w:tcW w:w="925" w:type="dxa"/>
                <w:gridSpan w:val="3"/>
              </w:tcPr>
            </w:tcPrChange>
          </w:tcPr>
          <w:p w14:paraId="1B8466A9" w14:textId="57C6AEB2" w:rsidR="00C625B0" w:rsidRPr="00C625B0" w:rsidRDefault="00C625B0">
            <w:pPr>
              <w:pStyle w:val="Caption"/>
              <w:snapToGrid w:val="0"/>
              <w:spacing w:after="0"/>
              <w:rPr>
                <w:ins w:id="12660" w:author="Haiyang Liu" w:date="2026-05-22T18:15:00Z" w16du:dateUtc="2026-05-22T11:15:00Z"/>
                <w:rFonts w:cs="Times New Roman"/>
                <w:i/>
                <w:color w:val="000000" w:themeColor="text1"/>
                <w:sz w:val="24"/>
                <w:szCs w:val="24"/>
              </w:rPr>
              <w:pPrChange w:id="12661" w:author="Haiyang Liu" w:date="2026-05-22T20:08:00Z" w16du:dateUtc="2026-05-22T13:08:00Z">
                <w:pPr>
                  <w:pStyle w:val="Caption"/>
                  <w:spacing w:before="160" w:after="60"/>
                </w:pPr>
              </w:pPrChange>
            </w:pPr>
            <w:ins w:id="12662" w:author="Haiyang Liu" w:date="2026-05-22T18:16:00Z" w16du:dateUtc="2026-05-22T11:16:00Z">
              <w:r w:rsidRPr="00C625B0">
                <w:rPr>
                  <w:rFonts w:cs="Times New Roman"/>
                  <w:b w:val="0"/>
                  <w:color w:val="000000" w:themeColor="text1"/>
                  <w:sz w:val="24"/>
                  <w:szCs w:val="24"/>
                  <w:rPrChange w:id="12663" w:author="Haiyang Liu" w:date="2026-05-22T18:17:00Z" w16du:dateUtc="2026-05-22T11:17:00Z">
                    <w:rPr>
                      <w:b w:val="0"/>
                      <w:sz w:val="12"/>
                    </w:rPr>
                  </w:rPrChange>
                </w:rPr>
                <w:t>-.001</w:t>
              </w:r>
              <w:r w:rsidRPr="00C625B0">
                <w:rPr>
                  <w:rFonts w:cs="Times New Roman"/>
                  <w:color w:val="000000" w:themeColor="text1"/>
                  <w:sz w:val="24"/>
                  <w:szCs w:val="24"/>
                  <w:rPrChange w:id="12664" w:author="Haiyang Liu" w:date="2026-05-22T18:17:00Z" w16du:dateUtc="2026-05-22T11:17:00Z">
                    <w:rPr>
                      <w:sz w:val="12"/>
                    </w:rPr>
                  </w:rPrChange>
                </w:rPr>
                <w:br/>
              </w:r>
              <w:r w:rsidRPr="00C625B0">
                <w:rPr>
                  <w:rFonts w:cs="Times New Roman"/>
                  <w:b w:val="0"/>
                  <w:color w:val="000000" w:themeColor="text1"/>
                  <w:sz w:val="24"/>
                  <w:szCs w:val="24"/>
                  <w:rPrChange w:id="12665" w:author="Haiyang Liu" w:date="2026-05-22T18:17:00Z" w16du:dateUtc="2026-05-22T11:17:00Z">
                    <w:rPr>
                      <w:b w:val="0"/>
                      <w:sz w:val="12"/>
                    </w:rPr>
                  </w:rPrChange>
                </w:rPr>
                <w:t>(.024)</w:t>
              </w:r>
            </w:ins>
          </w:p>
        </w:tc>
        <w:tc>
          <w:tcPr>
            <w:tcW w:w="925" w:type="dxa"/>
            <w:vAlign w:val="center"/>
            <w:tcPrChange w:id="12666" w:author="Haiyang Liu" w:date="2026-05-22T20:07:00Z" w16du:dateUtc="2026-05-22T13:07:00Z">
              <w:tcPr>
                <w:tcW w:w="925" w:type="dxa"/>
                <w:gridSpan w:val="3"/>
              </w:tcPr>
            </w:tcPrChange>
          </w:tcPr>
          <w:p w14:paraId="416313AC" w14:textId="324D5E4E" w:rsidR="00C625B0" w:rsidRPr="00C625B0" w:rsidRDefault="00C625B0">
            <w:pPr>
              <w:pStyle w:val="Caption"/>
              <w:snapToGrid w:val="0"/>
              <w:spacing w:after="0"/>
              <w:rPr>
                <w:ins w:id="12667" w:author="Haiyang Liu" w:date="2026-05-22T18:15:00Z" w16du:dateUtc="2026-05-22T11:15:00Z"/>
                <w:rFonts w:cs="Times New Roman"/>
                <w:i/>
                <w:color w:val="000000" w:themeColor="text1"/>
                <w:sz w:val="24"/>
                <w:szCs w:val="24"/>
              </w:rPr>
              <w:pPrChange w:id="12668" w:author="Haiyang Liu" w:date="2026-05-22T20:08:00Z" w16du:dateUtc="2026-05-22T13:08:00Z">
                <w:pPr>
                  <w:pStyle w:val="Caption"/>
                  <w:spacing w:before="160" w:after="60"/>
                </w:pPr>
              </w:pPrChange>
            </w:pPr>
            <w:ins w:id="12669" w:author="Haiyang Liu" w:date="2026-05-22T18:17:00Z" w16du:dateUtc="2026-05-22T11:17:00Z">
              <w:r w:rsidRPr="00C625B0">
                <w:rPr>
                  <w:rFonts w:cs="Times New Roman"/>
                  <w:b w:val="0"/>
                  <w:color w:val="000000" w:themeColor="text1"/>
                  <w:sz w:val="24"/>
                  <w:szCs w:val="24"/>
                  <w:rPrChange w:id="12670" w:author="Haiyang Liu" w:date="2026-05-22T18:17:00Z" w16du:dateUtc="2026-05-22T11:17:00Z">
                    <w:rPr>
                      <w:b w:val="0"/>
                      <w:sz w:val="12"/>
                    </w:rPr>
                  </w:rPrChange>
                </w:rPr>
                <w:t>-.123</w:t>
              </w:r>
              <w:r w:rsidRPr="00C625B0">
                <w:rPr>
                  <w:rFonts w:cs="Times New Roman"/>
                  <w:color w:val="000000" w:themeColor="text1"/>
                  <w:sz w:val="24"/>
                  <w:szCs w:val="24"/>
                  <w:rPrChange w:id="12671" w:author="Haiyang Liu" w:date="2026-05-22T18:17:00Z" w16du:dateUtc="2026-05-22T11:17:00Z">
                    <w:rPr>
                      <w:sz w:val="12"/>
                    </w:rPr>
                  </w:rPrChange>
                </w:rPr>
                <w:br/>
              </w:r>
              <w:r w:rsidRPr="00C625B0">
                <w:rPr>
                  <w:rFonts w:cs="Times New Roman"/>
                  <w:b w:val="0"/>
                  <w:color w:val="000000" w:themeColor="text1"/>
                  <w:sz w:val="24"/>
                  <w:szCs w:val="24"/>
                  <w:rPrChange w:id="12672" w:author="Haiyang Liu" w:date="2026-05-22T18:17:00Z" w16du:dateUtc="2026-05-22T11:17:00Z">
                    <w:rPr>
                      <w:b w:val="0"/>
                      <w:sz w:val="12"/>
                    </w:rPr>
                  </w:rPrChange>
                </w:rPr>
                <w:t>(.028)</w:t>
              </w:r>
            </w:ins>
          </w:p>
        </w:tc>
        <w:tc>
          <w:tcPr>
            <w:tcW w:w="925" w:type="dxa"/>
            <w:vAlign w:val="center"/>
            <w:tcPrChange w:id="12673" w:author="Haiyang Liu" w:date="2026-05-22T20:07:00Z" w16du:dateUtc="2026-05-22T13:07:00Z">
              <w:tcPr>
                <w:tcW w:w="925" w:type="dxa"/>
                <w:gridSpan w:val="3"/>
              </w:tcPr>
            </w:tcPrChange>
          </w:tcPr>
          <w:p w14:paraId="10F682C2" w14:textId="5D27B62B" w:rsidR="00C625B0" w:rsidRPr="00C625B0" w:rsidRDefault="00C625B0">
            <w:pPr>
              <w:pStyle w:val="Caption"/>
              <w:snapToGrid w:val="0"/>
              <w:spacing w:after="0"/>
              <w:rPr>
                <w:ins w:id="12674" w:author="Haiyang Liu" w:date="2026-05-22T18:15:00Z" w16du:dateUtc="2026-05-22T11:15:00Z"/>
                <w:rFonts w:cs="Times New Roman"/>
                <w:i/>
                <w:color w:val="000000" w:themeColor="text1"/>
                <w:sz w:val="24"/>
                <w:szCs w:val="24"/>
              </w:rPr>
              <w:pPrChange w:id="12675" w:author="Haiyang Liu" w:date="2026-05-22T20:08:00Z" w16du:dateUtc="2026-05-22T13:08:00Z">
                <w:pPr>
                  <w:pStyle w:val="Caption"/>
                  <w:spacing w:before="160" w:after="60"/>
                </w:pPr>
              </w:pPrChange>
            </w:pPr>
            <w:ins w:id="12676" w:author="Haiyang Liu" w:date="2026-05-22T18:17:00Z" w16du:dateUtc="2026-05-22T11:17:00Z">
              <w:r w:rsidRPr="00C625B0">
                <w:rPr>
                  <w:rFonts w:cs="Times New Roman"/>
                  <w:b w:val="0"/>
                  <w:color w:val="000000" w:themeColor="text1"/>
                  <w:sz w:val="24"/>
                  <w:szCs w:val="24"/>
                  <w:rPrChange w:id="12677" w:author="Haiyang Liu" w:date="2026-05-22T18:17:00Z" w16du:dateUtc="2026-05-22T11:17:00Z">
                    <w:rPr>
                      <w:b w:val="0"/>
                      <w:sz w:val="12"/>
                    </w:rPr>
                  </w:rPrChange>
                </w:rPr>
                <w:t>.061</w:t>
              </w:r>
              <w:r w:rsidRPr="00C625B0">
                <w:rPr>
                  <w:rFonts w:cs="Times New Roman"/>
                  <w:color w:val="000000" w:themeColor="text1"/>
                  <w:sz w:val="24"/>
                  <w:szCs w:val="24"/>
                  <w:rPrChange w:id="12678" w:author="Haiyang Liu" w:date="2026-05-22T18:17:00Z" w16du:dateUtc="2026-05-22T11:17:00Z">
                    <w:rPr>
                      <w:sz w:val="12"/>
                    </w:rPr>
                  </w:rPrChange>
                </w:rPr>
                <w:br/>
              </w:r>
              <w:r w:rsidRPr="00C625B0">
                <w:rPr>
                  <w:rFonts w:cs="Times New Roman"/>
                  <w:b w:val="0"/>
                  <w:color w:val="000000" w:themeColor="text1"/>
                  <w:sz w:val="24"/>
                  <w:szCs w:val="24"/>
                  <w:rPrChange w:id="12679" w:author="Haiyang Liu" w:date="2026-05-22T18:17:00Z" w16du:dateUtc="2026-05-22T11:17:00Z">
                    <w:rPr>
                      <w:b w:val="0"/>
                      <w:sz w:val="12"/>
                    </w:rPr>
                  </w:rPrChange>
                </w:rPr>
                <w:t>(.047)</w:t>
              </w:r>
            </w:ins>
          </w:p>
        </w:tc>
        <w:tc>
          <w:tcPr>
            <w:tcW w:w="925" w:type="dxa"/>
            <w:vAlign w:val="center"/>
            <w:tcPrChange w:id="12680" w:author="Haiyang Liu" w:date="2026-05-22T20:07:00Z" w16du:dateUtc="2026-05-22T13:07:00Z">
              <w:tcPr>
                <w:tcW w:w="925" w:type="dxa"/>
                <w:gridSpan w:val="3"/>
              </w:tcPr>
            </w:tcPrChange>
          </w:tcPr>
          <w:p w14:paraId="5C02F4B6" w14:textId="578475AC" w:rsidR="00C625B0" w:rsidRPr="00C625B0" w:rsidRDefault="00C625B0">
            <w:pPr>
              <w:pStyle w:val="Caption"/>
              <w:snapToGrid w:val="0"/>
              <w:spacing w:after="0"/>
              <w:rPr>
                <w:ins w:id="12681" w:author="Haiyang Liu" w:date="2026-05-22T18:15:00Z" w16du:dateUtc="2026-05-22T11:15:00Z"/>
                <w:rFonts w:cs="Times New Roman"/>
                <w:i/>
                <w:color w:val="000000" w:themeColor="text1"/>
                <w:sz w:val="24"/>
                <w:szCs w:val="24"/>
              </w:rPr>
              <w:pPrChange w:id="12682" w:author="Haiyang Liu" w:date="2026-05-22T20:08:00Z" w16du:dateUtc="2026-05-22T13:08:00Z">
                <w:pPr>
                  <w:pStyle w:val="Caption"/>
                  <w:spacing w:before="160" w:after="60"/>
                </w:pPr>
              </w:pPrChange>
            </w:pPr>
            <w:ins w:id="12683" w:author="Haiyang Liu" w:date="2026-05-22T18:17:00Z" w16du:dateUtc="2026-05-22T11:17:00Z">
              <w:r w:rsidRPr="00C625B0">
                <w:rPr>
                  <w:rFonts w:cs="Times New Roman"/>
                  <w:b w:val="0"/>
                  <w:color w:val="000000" w:themeColor="text1"/>
                  <w:sz w:val="24"/>
                  <w:szCs w:val="24"/>
                  <w:rPrChange w:id="12684" w:author="Haiyang Liu" w:date="2026-05-22T18:17:00Z" w16du:dateUtc="2026-05-22T11:17:00Z">
                    <w:rPr>
                      <w:b w:val="0"/>
                      <w:sz w:val="12"/>
                    </w:rPr>
                  </w:rPrChange>
                </w:rPr>
                <w:t>.159</w:t>
              </w:r>
              <w:r w:rsidRPr="00C625B0">
                <w:rPr>
                  <w:rFonts w:cs="Times New Roman"/>
                  <w:color w:val="000000" w:themeColor="text1"/>
                  <w:sz w:val="24"/>
                  <w:szCs w:val="24"/>
                  <w:rPrChange w:id="12685" w:author="Haiyang Liu" w:date="2026-05-22T18:17:00Z" w16du:dateUtc="2026-05-22T11:17:00Z">
                    <w:rPr>
                      <w:sz w:val="12"/>
                    </w:rPr>
                  </w:rPrChange>
                </w:rPr>
                <w:br/>
              </w:r>
              <w:r w:rsidRPr="00C625B0">
                <w:rPr>
                  <w:rFonts w:cs="Times New Roman"/>
                  <w:b w:val="0"/>
                  <w:color w:val="000000" w:themeColor="text1"/>
                  <w:sz w:val="24"/>
                  <w:szCs w:val="24"/>
                  <w:rPrChange w:id="12686" w:author="Haiyang Liu" w:date="2026-05-22T18:17:00Z" w16du:dateUtc="2026-05-22T11:17:00Z">
                    <w:rPr>
                      <w:b w:val="0"/>
                      <w:sz w:val="12"/>
                    </w:rPr>
                  </w:rPrChange>
                </w:rPr>
                <w:t>(.032)</w:t>
              </w:r>
            </w:ins>
          </w:p>
        </w:tc>
        <w:tc>
          <w:tcPr>
            <w:tcW w:w="925" w:type="dxa"/>
            <w:vAlign w:val="center"/>
            <w:tcPrChange w:id="12687" w:author="Haiyang Liu" w:date="2026-05-22T20:07:00Z" w16du:dateUtc="2026-05-22T13:07:00Z">
              <w:tcPr>
                <w:tcW w:w="925" w:type="dxa"/>
                <w:gridSpan w:val="3"/>
              </w:tcPr>
            </w:tcPrChange>
          </w:tcPr>
          <w:p w14:paraId="7872D8B5" w14:textId="0FA33076" w:rsidR="00C625B0" w:rsidRPr="00C625B0" w:rsidRDefault="00C625B0">
            <w:pPr>
              <w:pStyle w:val="Caption"/>
              <w:snapToGrid w:val="0"/>
              <w:spacing w:after="0"/>
              <w:rPr>
                <w:ins w:id="12688" w:author="Haiyang Liu" w:date="2026-05-22T18:15:00Z" w16du:dateUtc="2026-05-22T11:15:00Z"/>
                <w:rFonts w:cs="Times New Roman"/>
                <w:i/>
                <w:color w:val="000000" w:themeColor="text1"/>
                <w:sz w:val="24"/>
                <w:szCs w:val="24"/>
              </w:rPr>
              <w:pPrChange w:id="12689" w:author="Haiyang Liu" w:date="2026-05-22T20:08:00Z" w16du:dateUtc="2026-05-22T13:08:00Z">
                <w:pPr>
                  <w:pStyle w:val="Caption"/>
                  <w:spacing w:before="160" w:after="60"/>
                </w:pPr>
              </w:pPrChange>
            </w:pPr>
            <w:ins w:id="12690" w:author="Haiyang Liu" w:date="2026-05-22T18:17:00Z" w16du:dateUtc="2026-05-22T11:17:00Z">
              <w:r w:rsidRPr="00C625B0">
                <w:rPr>
                  <w:rFonts w:cs="Times New Roman"/>
                  <w:b w:val="0"/>
                  <w:color w:val="000000" w:themeColor="text1"/>
                  <w:sz w:val="24"/>
                  <w:szCs w:val="24"/>
                  <w:rPrChange w:id="12691" w:author="Haiyang Liu" w:date="2026-05-22T18:17:00Z" w16du:dateUtc="2026-05-22T11:17:00Z">
                    <w:rPr>
                      <w:b w:val="0"/>
                      <w:sz w:val="12"/>
                    </w:rPr>
                  </w:rPrChange>
                </w:rPr>
                <w:t>.117</w:t>
              </w:r>
              <w:r w:rsidRPr="00C625B0">
                <w:rPr>
                  <w:rFonts w:cs="Times New Roman"/>
                  <w:color w:val="000000" w:themeColor="text1"/>
                  <w:sz w:val="24"/>
                  <w:szCs w:val="24"/>
                  <w:rPrChange w:id="12692" w:author="Haiyang Liu" w:date="2026-05-22T18:17:00Z" w16du:dateUtc="2026-05-22T11:17:00Z">
                    <w:rPr>
                      <w:sz w:val="12"/>
                    </w:rPr>
                  </w:rPrChange>
                </w:rPr>
                <w:br/>
              </w:r>
              <w:r w:rsidRPr="00C625B0">
                <w:rPr>
                  <w:rFonts w:cs="Times New Roman"/>
                  <w:b w:val="0"/>
                  <w:color w:val="000000" w:themeColor="text1"/>
                  <w:sz w:val="24"/>
                  <w:szCs w:val="24"/>
                  <w:rPrChange w:id="12693" w:author="Haiyang Liu" w:date="2026-05-22T18:17:00Z" w16du:dateUtc="2026-05-22T11:17:00Z">
                    <w:rPr>
                      <w:b w:val="0"/>
                      <w:sz w:val="12"/>
                    </w:rPr>
                  </w:rPrChange>
                </w:rPr>
                <w:t>(.035)</w:t>
              </w:r>
            </w:ins>
          </w:p>
        </w:tc>
        <w:tc>
          <w:tcPr>
            <w:tcW w:w="925" w:type="dxa"/>
            <w:vAlign w:val="center"/>
            <w:tcPrChange w:id="12694" w:author="Haiyang Liu" w:date="2026-05-22T20:07:00Z" w16du:dateUtc="2026-05-22T13:07:00Z">
              <w:tcPr>
                <w:tcW w:w="925" w:type="dxa"/>
                <w:gridSpan w:val="3"/>
              </w:tcPr>
            </w:tcPrChange>
          </w:tcPr>
          <w:p w14:paraId="68F09BDA" w14:textId="0286E4B4" w:rsidR="00C625B0" w:rsidRPr="00C625B0" w:rsidRDefault="00C625B0">
            <w:pPr>
              <w:pStyle w:val="Caption"/>
              <w:snapToGrid w:val="0"/>
              <w:spacing w:after="0"/>
              <w:rPr>
                <w:ins w:id="12695" w:author="Haiyang Liu" w:date="2026-05-22T18:15:00Z" w16du:dateUtc="2026-05-22T11:15:00Z"/>
                <w:rFonts w:cs="Times New Roman"/>
                <w:i/>
                <w:color w:val="000000" w:themeColor="text1"/>
                <w:sz w:val="24"/>
                <w:szCs w:val="24"/>
              </w:rPr>
              <w:pPrChange w:id="12696" w:author="Haiyang Liu" w:date="2026-05-22T20:08:00Z" w16du:dateUtc="2026-05-22T13:08:00Z">
                <w:pPr>
                  <w:pStyle w:val="Caption"/>
                  <w:spacing w:before="160" w:after="60"/>
                </w:pPr>
              </w:pPrChange>
            </w:pPr>
            <w:ins w:id="12697" w:author="Haiyang Liu" w:date="2026-05-22T18:17:00Z" w16du:dateUtc="2026-05-22T11:17:00Z">
              <w:r w:rsidRPr="00C625B0">
                <w:rPr>
                  <w:rFonts w:cs="Times New Roman"/>
                  <w:b w:val="0"/>
                  <w:color w:val="000000" w:themeColor="text1"/>
                  <w:sz w:val="24"/>
                  <w:szCs w:val="24"/>
                  <w:rPrChange w:id="12698" w:author="Haiyang Liu" w:date="2026-05-22T18:17:00Z" w16du:dateUtc="2026-05-22T11:17:00Z">
                    <w:rPr>
                      <w:b w:val="0"/>
                      <w:sz w:val="12"/>
                    </w:rPr>
                  </w:rPrChange>
                </w:rPr>
                <w:t>.060</w:t>
              </w:r>
              <w:r w:rsidRPr="00C625B0">
                <w:rPr>
                  <w:rFonts w:cs="Times New Roman"/>
                  <w:color w:val="000000" w:themeColor="text1"/>
                  <w:sz w:val="24"/>
                  <w:szCs w:val="24"/>
                  <w:rPrChange w:id="12699" w:author="Haiyang Liu" w:date="2026-05-22T18:17:00Z" w16du:dateUtc="2026-05-22T11:17:00Z">
                    <w:rPr>
                      <w:sz w:val="12"/>
                    </w:rPr>
                  </w:rPrChange>
                </w:rPr>
                <w:br/>
              </w:r>
              <w:r w:rsidRPr="00C625B0">
                <w:rPr>
                  <w:rFonts w:cs="Times New Roman"/>
                  <w:b w:val="0"/>
                  <w:color w:val="000000" w:themeColor="text1"/>
                  <w:sz w:val="24"/>
                  <w:szCs w:val="24"/>
                  <w:rPrChange w:id="12700" w:author="Haiyang Liu" w:date="2026-05-22T18:17:00Z" w16du:dateUtc="2026-05-22T11:17:00Z">
                    <w:rPr>
                      <w:b w:val="0"/>
                      <w:sz w:val="12"/>
                    </w:rPr>
                  </w:rPrChange>
                </w:rPr>
                <w:t>(.028)</w:t>
              </w:r>
            </w:ins>
          </w:p>
        </w:tc>
        <w:tc>
          <w:tcPr>
            <w:tcW w:w="925" w:type="dxa"/>
            <w:vAlign w:val="center"/>
            <w:tcPrChange w:id="12701" w:author="Haiyang Liu" w:date="2026-05-22T20:07:00Z" w16du:dateUtc="2026-05-22T13:07:00Z">
              <w:tcPr>
                <w:tcW w:w="925" w:type="dxa"/>
                <w:gridSpan w:val="3"/>
              </w:tcPr>
            </w:tcPrChange>
          </w:tcPr>
          <w:p w14:paraId="7197DD06" w14:textId="223BCD66" w:rsidR="00C625B0" w:rsidRPr="00C625B0" w:rsidRDefault="00C625B0">
            <w:pPr>
              <w:pStyle w:val="Caption"/>
              <w:snapToGrid w:val="0"/>
              <w:spacing w:after="0"/>
              <w:rPr>
                <w:ins w:id="12702" w:author="Haiyang Liu" w:date="2026-05-22T18:15:00Z" w16du:dateUtc="2026-05-22T11:15:00Z"/>
                <w:rFonts w:cs="Times New Roman"/>
                <w:i/>
                <w:color w:val="000000" w:themeColor="text1"/>
                <w:sz w:val="24"/>
                <w:szCs w:val="24"/>
              </w:rPr>
              <w:pPrChange w:id="12703" w:author="Haiyang Liu" w:date="2026-05-22T20:08:00Z" w16du:dateUtc="2026-05-22T13:08:00Z">
                <w:pPr>
                  <w:pStyle w:val="Caption"/>
                  <w:spacing w:before="160" w:after="60"/>
                </w:pPr>
              </w:pPrChange>
            </w:pPr>
            <w:ins w:id="12704" w:author="Haiyang Liu" w:date="2026-05-22T18:17:00Z" w16du:dateUtc="2026-05-22T11:17:00Z">
              <w:r w:rsidRPr="00C625B0">
                <w:rPr>
                  <w:rFonts w:cs="Times New Roman"/>
                  <w:b w:val="0"/>
                  <w:color w:val="000000" w:themeColor="text1"/>
                  <w:sz w:val="24"/>
                  <w:szCs w:val="24"/>
                  <w:rPrChange w:id="12705" w:author="Haiyang Liu" w:date="2026-05-22T18:17:00Z" w16du:dateUtc="2026-05-22T11:17:00Z">
                    <w:rPr>
                      <w:b w:val="0"/>
                      <w:sz w:val="12"/>
                    </w:rPr>
                  </w:rPrChange>
                </w:rPr>
                <w:t>.437</w:t>
              </w:r>
              <w:r w:rsidRPr="00C625B0">
                <w:rPr>
                  <w:rFonts w:cs="Times New Roman"/>
                  <w:color w:val="000000" w:themeColor="text1"/>
                  <w:sz w:val="24"/>
                  <w:szCs w:val="24"/>
                  <w:rPrChange w:id="12706" w:author="Haiyang Liu" w:date="2026-05-22T18:17:00Z" w16du:dateUtc="2026-05-22T11:17:00Z">
                    <w:rPr>
                      <w:sz w:val="12"/>
                    </w:rPr>
                  </w:rPrChange>
                </w:rPr>
                <w:br/>
              </w:r>
              <w:r w:rsidRPr="00C625B0">
                <w:rPr>
                  <w:rFonts w:cs="Times New Roman"/>
                  <w:b w:val="0"/>
                  <w:color w:val="000000" w:themeColor="text1"/>
                  <w:sz w:val="24"/>
                  <w:szCs w:val="24"/>
                  <w:rPrChange w:id="12707" w:author="Haiyang Liu" w:date="2026-05-22T18:17:00Z" w16du:dateUtc="2026-05-22T11:17:00Z">
                    <w:rPr>
                      <w:b w:val="0"/>
                      <w:sz w:val="12"/>
                    </w:rPr>
                  </w:rPrChange>
                </w:rPr>
                <w:t>(.036)</w:t>
              </w:r>
            </w:ins>
          </w:p>
        </w:tc>
        <w:tc>
          <w:tcPr>
            <w:tcW w:w="925" w:type="dxa"/>
            <w:vAlign w:val="center"/>
            <w:tcPrChange w:id="12708" w:author="Haiyang Liu" w:date="2026-05-22T20:07:00Z" w16du:dateUtc="2026-05-22T13:07:00Z">
              <w:tcPr>
                <w:tcW w:w="925" w:type="dxa"/>
                <w:gridSpan w:val="3"/>
              </w:tcPr>
            </w:tcPrChange>
          </w:tcPr>
          <w:p w14:paraId="6A071F6C" w14:textId="77777777" w:rsidR="00C625B0" w:rsidRPr="00C625B0" w:rsidRDefault="00C625B0">
            <w:pPr>
              <w:pStyle w:val="Caption"/>
              <w:snapToGrid w:val="0"/>
              <w:spacing w:after="0"/>
              <w:rPr>
                <w:ins w:id="12709" w:author="Haiyang Liu" w:date="2026-05-22T18:15:00Z" w16du:dateUtc="2026-05-22T11:15:00Z"/>
                <w:rFonts w:cs="Times New Roman"/>
                <w:i/>
                <w:color w:val="000000" w:themeColor="text1"/>
                <w:sz w:val="24"/>
                <w:szCs w:val="24"/>
              </w:rPr>
              <w:pPrChange w:id="12710" w:author="Haiyang Liu" w:date="2026-05-22T20:08:00Z" w16du:dateUtc="2026-05-22T13:08:00Z">
                <w:pPr>
                  <w:pStyle w:val="Caption"/>
                  <w:spacing w:before="160" w:after="60"/>
                </w:pPr>
              </w:pPrChange>
            </w:pPr>
          </w:p>
        </w:tc>
        <w:tc>
          <w:tcPr>
            <w:tcW w:w="925" w:type="dxa"/>
            <w:vAlign w:val="center"/>
            <w:tcPrChange w:id="12711" w:author="Haiyang Liu" w:date="2026-05-22T20:07:00Z" w16du:dateUtc="2026-05-22T13:07:00Z">
              <w:tcPr>
                <w:tcW w:w="925" w:type="dxa"/>
                <w:gridSpan w:val="2"/>
              </w:tcPr>
            </w:tcPrChange>
          </w:tcPr>
          <w:p w14:paraId="2E4D4FD2" w14:textId="77777777" w:rsidR="00C625B0" w:rsidRPr="00C625B0" w:rsidRDefault="00C625B0">
            <w:pPr>
              <w:pStyle w:val="Caption"/>
              <w:snapToGrid w:val="0"/>
              <w:spacing w:after="0"/>
              <w:rPr>
                <w:ins w:id="12712" w:author="Haiyang Liu" w:date="2026-05-22T18:15:00Z" w16du:dateUtc="2026-05-22T11:15:00Z"/>
                <w:rFonts w:cs="Times New Roman"/>
                <w:i/>
                <w:color w:val="000000" w:themeColor="text1"/>
                <w:sz w:val="24"/>
                <w:szCs w:val="24"/>
              </w:rPr>
              <w:pPrChange w:id="12713" w:author="Haiyang Liu" w:date="2026-05-22T20:08:00Z" w16du:dateUtc="2026-05-22T13:08:00Z">
                <w:pPr>
                  <w:pStyle w:val="Caption"/>
                  <w:spacing w:before="160" w:after="60"/>
                </w:pPr>
              </w:pPrChange>
            </w:pPr>
          </w:p>
        </w:tc>
      </w:tr>
      <w:tr w:rsidR="00C625B0" w:rsidRPr="00C625B0" w14:paraId="45C1EB71" w14:textId="77777777" w:rsidTr="004D0747">
        <w:trPr>
          <w:ins w:id="12714" w:author="Haiyang Liu" w:date="2026-05-22T18:15:00Z"/>
          <w:trPrChange w:id="12715" w:author="Haiyang Liu" w:date="2026-05-22T20:08:00Z" w16du:dateUtc="2026-05-22T13:08:00Z">
            <w:trPr>
              <w:gridBefore w:val="1"/>
              <w:gridAfter w:val="0"/>
            </w:trPr>
          </w:trPrChange>
        </w:trPr>
        <w:tc>
          <w:tcPr>
            <w:tcW w:w="924" w:type="dxa"/>
            <w:vAlign w:val="center"/>
            <w:tcPrChange w:id="12716" w:author="Haiyang Liu" w:date="2026-05-22T20:08:00Z" w16du:dateUtc="2026-05-22T13:08:00Z">
              <w:tcPr>
                <w:tcW w:w="924" w:type="dxa"/>
                <w:gridSpan w:val="2"/>
              </w:tcPr>
            </w:tcPrChange>
          </w:tcPr>
          <w:p w14:paraId="667DBD7A" w14:textId="4BDD1590" w:rsidR="00C625B0" w:rsidRPr="00C625B0" w:rsidRDefault="00C625B0">
            <w:pPr>
              <w:pStyle w:val="Caption"/>
              <w:snapToGrid w:val="0"/>
              <w:spacing w:after="0"/>
              <w:rPr>
                <w:ins w:id="12717" w:author="Haiyang Liu" w:date="2026-05-22T18:15:00Z" w16du:dateUtc="2026-05-22T11:15:00Z"/>
                <w:rFonts w:cs="Times New Roman"/>
                <w:i/>
                <w:color w:val="000000" w:themeColor="text1"/>
                <w:sz w:val="24"/>
                <w:szCs w:val="24"/>
              </w:rPr>
              <w:pPrChange w:id="12718" w:author="Haiyang Liu" w:date="2026-05-22T20:08:00Z" w16du:dateUtc="2026-05-22T13:08:00Z">
                <w:pPr>
                  <w:pStyle w:val="Caption"/>
                  <w:spacing w:before="160" w:after="60"/>
                </w:pPr>
              </w:pPrChange>
            </w:pPr>
            <w:ins w:id="12719" w:author="Haiyang Liu" w:date="2026-05-22T18:16:00Z" w16du:dateUtc="2026-05-22T11:16:00Z">
              <w:r w:rsidRPr="00C625B0">
                <w:rPr>
                  <w:rFonts w:cs="Times New Roman"/>
                  <w:color w:val="000000" w:themeColor="text1"/>
                  <w:sz w:val="24"/>
                  <w:szCs w:val="24"/>
                  <w:rPrChange w:id="12720" w:author="Haiyang Liu" w:date="2026-05-22T18:17:00Z" w16du:dateUtc="2026-05-22T11:17:00Z">
                    <w:rPr>
                      <w:sz w:val="12"/>
                    </w:rPr>
                  </w:rPrChange>
                </w:rPr>
                <w:t>X1W1</w:t>
              </w:r>
            </w:ins>
          </w:p>
        </w:tc>
        <w:tc>
          <w:tcPr>
            <w:tcW w:w="925" w:type="dxa"/>
            <w:vAlign w:val="center"/>
            <w:tcPrChange w:id="12721" w:author="Haiyang Liu" w:date="2026-05-22T20:08:00Z" w16du:dateUtc="2026-05-22T13:08:00Z">
              <w:tcPr>
                <w:tcW w:w="925" w:type="dxa"/>
                <w:gridSpan w:val="3"/>
              </w:tcPr>
            </w:tcPrChange>
          </w:tcPr>
          <w:p w14:paraId="00DAD5BA" w14:textId="7C28C1AB" w:rsidR="00C625B0" w:rsidRPr="00C625B0" w:rsidRDefault="00C625B0">
            <w:pPr>
              <w:pStyle w:val="Caption"/>
              <w:snapToGrid w:val="0"/>
              <w:spacing w:after="0"/>
              <w:rPr>
                <w:ins w:id="12722" w:author="Haiyang Liu" w:date="2026-05-22T18:15:00Z" w16du:dateUtc="2026-05-22T11:15:00Z"/>
                <w:rFonts w:cs="Times New Roman"/>
                <w:i/>
                <w:color w:val="000000" w:themeColor="text1"/>
                <w:sz w:val="24"/>
                <w:szCs w:val="24"/>
              </w:rPr>
              <w:pPrChange w:id="12723" w:author="Haiyang Liu" w:date="2026-05-22T20:08:00Z" w16du:dateUtc="2026-05-22T13:08:00Z">
                <w:pPr>
                  <w:pStyle w:val="Caption"/>
                  <w:spacing w:before="160" w:after="60"/>
                </w:pPr>
              </w:pPrChange>
            </w:pPr>
            <w:ins w:id="12724" w:author="Haiyang Liu" w:date="2026-05-22T18:16:00Z" w16du:dateUtc="2026-05-22T11:16:00Z">
              <w:r w:rsidRPr="00C625B0">
                <w:rPr>
                  <w:rFonts w:cs="Times New Roman"/>
                  <w:b w:val="0"/>
                  <w:color w:val="000000" w:themeColor="text1"/>
                  <w:sz w:val="24"/>
                  <w:szCs w:val="24"/>
                  <w:rPrChange w:id="12725" w:author="Haiyang Liu" w:date="2026-05-22T18:17:00Z" w16du:dateUtc="2026-05-22T11:17:00Z">
                    <w:rPr>
                      <w:b w:val="0"/>
                      <w:sz w:val="12"/>
                    </w:rPr>
                  </w:rPrChange>
                </w:rPr>
                <w:t>-.012</w:t>
              </w:r>
              <w:r w:rsidRPr="00C625B0">
                <w:rPr>
                  <w:rFonts w:cs="Times New Roman"/>
                  <w:color w:val="000000" w:themeColor="text1"/>
                  <w:sz w:val="24"/>
                  <w:szCs w:val="24"/>
                  <w:rPrChange w:id="12726" w:author="Haiyang Liu" w:date="2026-05-22T18:17:00Z" w16du:dateUtc="2026-05-22T11:17:00Z">
                    <w:rPr>
                      <w:sz w:val="12"/>
                    </w:rPr>
                  </w:rPrChange>
                </w:rPr>
                <w:br/>
              </w:r>
              <w:r w:rsidRPr="00C625B0">
                <w:rPr>
                  <w:rFonts w:cs="Times New Roman"/>
                  <w:b w:val="0"/>
                  <w:color w:val="000000" w:themeColor="text1"/>
                  <w:sz w:val="24"/>
                  <w:szCs w:val="24"/>
                  <w:rPrChange w:id="12727" w:author="Haiyang Liu" w:date="2026-05-22T18:17:00Z" w16du:dateUtc="2026-05-22T11:17:00Z">
                    <w:rPr>
                      <w:b w:val="0"/>
                      <w:sz w:val="12"/>
                    </w:rPr>
                  </w:rPrChange>
                </w:rPr>
                <w:t>(.024)</w:t>
              </w:r>
            </w:ins>
          </w:p>
        </w:tc>
        <w:tc>
          <w:tcPr>
            <w:tcW w:w="926" w:type="dxa"/>
            <w:vAlign w:val="center"/>
            <w:tcPrChange w:id="12728" w:author="Haiyang Liu" w:date="2026-05-22T20:08:00Z" w16du:dateUtc="2026-05-22T13:08:00Z">
              <w:tcPr>
                <w:tcW w:w="926" w:type="dxa"/>
                <w:gridSpan w:val="3"/>
              </w:tcPr>
            </w:tcPrChange>
          </w:tcPr>
          <w:p w14:paraId="66460354" w14:textId="429AC99D" w:rsidR="00C625B0" w:rsidRPr="00C625B0" w:rsidRDefault="00C625B0">
            <w:pPr>
              <w:pStyle w:val="Caption"/>
              <w:snapToGrid w:val="0"/>
              <w:spacing w:after="0"/>
              <w:rPr>
                <w:ins w:id="12729" w:author="Haiyang Liu" w:date="2026-05-22T18:15:00Z" w16du:dateUtc="2026-05-22T11:15:00Z"/>
                <w:rFonts w:cs="Times New Roman"/>
                <w:i/>
                <w:color w:val="000000" w:themeColor="text1"/>
                <w:sz w:val="24"/>
                <w:szCs w:val="24"/>
              </w:rPr>
              <w:pPrChange w:id="12730" w:author="Haiyang Liu" w:date="2026-05-22T20:08:00Z" w16du:dateUtc="2026-05-22T13:08:00Z">
                <w:pPr>
                  <w:pStyle w:val="Caption"/>
                  <w:spacing w:before="160" w:after="60"/>
                </w:pPr>
              </w:pPrChange>
            </w:pPr>
            <w:ins w:id="12731" w:author="Haiyang Liu" w:date="2026-05-22T18:16:00Z" w16du:dateUtc="2026-05-22T11:16:00Z">
              <w:r w:rsidRPr="00C625B0">
                <w:rPr>
                  <w:rFonts w:cs="Times New Roman"/>
                  <w:b w:val="0"/>
                  <w:color w:val="000000" w:themeColor="text1"/>
                  <w:sz w:val="24"/>
                  <w:szCs w:val="24"/>
                  <w:rPrChange w:id="12732" w:author="Haiyang Liu" w:date="2026-05-22T18:17:00Z" w16du:dateUtc="2026-05-22T11:17:00Z">
                    <w:rPr>
                      <w:b w:val="0"/>
                      <w:sz w:val="12"/>
                    </w:rPr>
                  </w:rPrChange>
                </w:rPr>
                <w:t>.055</w:t>
              </w:r>
              <w:r w:rsidRPr="00C625B0">
                <w:rPr>
                  <w:rFonts w:cs="Times New Roman"/>
                  <w:color w:val="000000" w:themeColor="text1"/>
                  <w:sz w:val="24"/>
                  <w:szCs w:val="24"/>
                  <w:rPrChange w:id="12733" w:author="Haiyang Liu" w:date="2026-05-22T18:17:00Z" w16du:dateUtc="2026-05-22T11:17:00Z">
                    <w:rPr>
                      <w:sz w:val="12"/>
                    </w:rPr>
                  </w:rPrChange>
                </w:rPr>
                <w:br/>
              </w:r>
              <w:r w:rsidRPr="00C625B0">
                <w:rPr>
                  <w:rFonts w:cs="Times New Roman"/>
                  <w:b w:val="0"/>
                  <w:color w:val="000000" w:themeColor="text1"/>
                  <w:sz w:val="24"/>
                  <w:szCs w:val="24"/>
                  <w:rPrChange w:id="12734" w:author="Haiyang Liu" w:date="2026-05-22T18:17:00Z" w16du:dateUtc="2026-05-22T11:17:00Z">
                    <w:rPr>
                      <w:b w:val="0"/>
                      <w:sz w:val="12"/>
                    </w:rPr>
                  </w:rPrChange>
                </w:rPr>
                <w:t>(.035)</w:t>
              </w:r>
            </w:ins>
          </w:p>
        </w:tc>
        <w:tc>
          <w:tcPr>
            <w:tcW w:w="925" w:type="dxa"/>
            <w:vAlign w:val="center"/>
            <w:tcPrChange w:id="12735" w:author="Haiyang Liu" w:date="2026-05-22T20:08:00Z" w16du:dateUtc="2026-05-22T13:08:00Z">
              <w:tcPr>
                <w:tcW w:w="925" w:type="dxa"/>
                <w:gridSpan w:val="3"/>
              </w:tcPr>
            </w:tcPrChange>
          </w:tcPr>
          <w:p w14:paraId="26FAA7A7" w14:textId="473555B1" w:rsidR="00C625B0" w:rsidRPr="00C625B0" w:rsidRDefault="00C625B0">
            <w:pPr>
              <w:pStyle w:val="Caption"/>
              <w:snapToGrid w:val="0"/>
              <w:spacing w:after="0"/>
              <w:rPr>
                <w:ins w:id="12736" w:author="Haiyang Liu" w:date="2026-05-22T18:15:00Z" w16du:dateUtc="2026-05-22T11:15:00Z"/>
                <w:rFonts w:cs="Times New Roman"/>
                <w:i/>
                <w:color w:val="000000" w:themeColor="text1"/>
                <w:sz w:val="24"/>
                <w:szCs w:val="24"/>
              </w:rPr>
              <w:pPrChange w:id="12737" w:author="Haiyang Liu" w:date="2026-05-22T20:08:00Z" w16du:dateUtc="2026-05-22T13:08:00Z">
                <w:pPr>
                  <w:pStyle w:val="Caption"/>
                  <w:spacing w:before="160" w:after="60"/>
                </w:pPr>
              </w:pPrChange>
            </w:pPr>
            <w:ins w:id="12738" w:author="Haiyang Liu" w:date="2026-05-22T18:16:00Z" w16du:dateUtc="2026-05-22T11:16:00Z">
              <w:r w:rsidRPr="00C625B0">
                <w:rPr>
                  <w:rFonts w:cs="Times New Roman"/>
                  <w:b w:val="0"/>
                  <w:color w:val="000000" w:themeColor="text1"/>
                  <w:sz w:val="24"/>
                  <w:szCs w:val="24"/>
                  <w:rPrChange w:id="12739" w:author="Haiyang Liu" w:date="2026-05-22T18:17:00Z" w16du:dateUtc="2026-05-22T11:17:00Z">
                    <w:rPr>
                      <w:b w:val="0"/>
                      <w:sz w:val="12"/>
                    </w:rPr>
                  </w:rPrChange>
                </w:rPr>
                <w:t>.025</w:t>
              </w:r>
              <w:r w:rsidRPr="00C625B0">
                <w:rPr>
                  <w:rFonts w:cs="Times New Roman"/>
                  <w:color w:val="000000" w:themeColor="text1"/>
                  <w:sz w:val="24"/>
                  <w:szCs w:val="24"/>
                  <w:rPrChange w:id="12740" w:author="Haiyang Liu" w:date="2026-05-22T18:17:00Z" w16du:dateUtc="2026-05-22T11:17:00Z">
                    <w:rPr>
                      <w:sz w:val="12"/>
                    </w:rPr>
                  </w:rPrChange>
                </w:rPr>
                <w:br/>
              </w:r>
              <w:r w:rsidRPr="00C625B0">
                <w:rPr>
                  <w:rFonts w:cs="Times New Roman"/>
                  <w:b w:val="0"/>
                  <w:color w:val="000000" w:themeColor="text1"/>
                  <w:sz w:val="24"/>
                  <w:szCs w:val="24"/>
                  <w:rPrChange w:id="12741" w:author="Haiyang Liu" w:date="2026-05-22T18:17:00Z" w16du:dateUtc="2026-05-22T11:17:00Z">
                    <w:rPr>
                      <w:b w:val="0"/>
                      <w:sz w:val="12"/>
                    </w:rPr>
                  </w:rPrChange>
                </w:rPr>
                <w:t>(.013)</w:t>
              </w:r>
            </w:ins>
          </w:p>
        </w:tc>
        <w:tc>
          <w:tcPr>
            <w:tcW w:w="925" w:type="dxa"/>
            <w:vAlign w:val="center"/>
            <w:tcPrChange w:id="12742" w:author="Haiyang Liu" w:date="2026-05-22T20:08:00Z" w16du:dateUtc="2026-05-22T13:08:00Z">
              <w:tcPr>
                <w:tcW w:w="925" w:type="dxa"/>
                <w:gridSpan w:val="3"/>
              </w:tcPr>
            </w:tcPrChange>
          </w:tcPr>
          <w:p w14:paraId="78FE7374" w14:textId="64252FFB" w:rsidR="00C625B0" w:rsidRPr="00C625B0" w:rsidRDefault="00C625B0">
            <w:pPr>
              <w:pStyle w:val="Caption"/>
              <w:snapToGrid w:val="0"/>
              <w:spacing w:after="0"/>
              <w:rPr>
                <w:ins w:id="12743" w:author="Haiyang Liu" w:date="2026-05-22T18:15:00Z" w16du:dateUtc="2026-05-22T11:15:00Z"/>
                <w:rFonts w:cs="Times New Roman"/>
                <w:i/>
                <w:color w:val="000000" w:themeColor="text1"/>
                <w:sz w:val="24"/>
                <w:szCs w:val="24"/>
              </w:rPr>
              <w:pPrChange w:id="12744" w:author="Haiyang Liu" w:date="2026-05-22T20:08:00Z" w16du:dateUtc="2026-05-22T13:08:00Z">
                <w:pPr>
                  <w:pStyle w:val="Caption"/>
                  <w:spacing w:before="160" w:after="60"/>
                </w:pPr>
              </w:pPrChange>
            </w:pPr>
            <w:ins w:id="12745" w:author="Haiyang Liu" w:date="2026-05-22T18:16:00Z" w16du:dateUtc="2026-05-22T11:16:00Z">
              <w:r w:rsidRPr="00C625B0">
                <w:rPr>
                  <w:rFonts w:cs="Times New Roman"/>
                  <w:b w:val="0"/>
                  <w:color w:val="000000" w:themeColor="text1"/>
                  <w:sz w:val="24"/>
                  <w:szCs w:val="24"/>
                  <w:rPrChange w:id="12746" w:author="Haiyang Liu" w:date="2026-05-22T18:17:00Z" w16du:dateUtc="2026-05-22T11:17:00Z">
                    <w:rPr>
                      <w:b w:val="0"/>
                      <w:sz w:val="12"/>
                    </w:rPr>
                  </w:rPrChange>
                </w:rPr>
                <w:t>.022</w:t>
              </w:r>
              <w:r w:rsidRPr="00C625B0">
                <w:rPr>
                  <w:rFonts w:cs="Times New Roman"/>
                  <w:color w:val="000000" w:themeColor="text1"/>
                  <w:sz w:val="24"/>
                  <w:szCs w:val="24"/>
                  <w:rPrChange w:id="12747" w:author="Haiyang Liu" w:date="2026-05-22T18:17:00Z" w16du:dateUtc="2026-05-22T11:17:00Z">
                    <w:rPr>
                      <w:sz w:val="12"/>
                    </w:rPr>
                  </w:rPrChange>
                </w:rPr>
                <w:br/>
              </w:r>
              <w:r w:rsidRPr="00C625B0">
                <w:rPr>
                  <w:rFonts w:cs="Times New Roman"/>
                  <w:b w:val="0"/>
                  <w:color w:val="000000" w:themeColor="text1"/>
                  <w:sz w:val="24"/>
                  <w:szCs w:val="24"/>
                  <w:rPrChange w:id="12748" w:author="Haiyang Liu" w:date="2026-05-22T18:17:00Z" w16du:dateUtc="2026-05-22T11:17:00Z">
                    <w:rPr>
                      <w:b w:val="0"/>
                      <w:sz w:val="12"/>
                    </w:rPr>
                  </w:rPrChange>
                </w:rPr>
                <w:t>(.038)</w:t>
              </w:r>
            </w:ins>
          </w:p>
        </w:tc>
        <w:tc>
          <w:tcPr>
            <w:tcW w:w="925" w:type="dxa"/>
            <w:vAlign w:val="center"/>
            <w:tcPrChange w:id="12749" w:author="Haiyang Liu" w:date="2026-05-22T20:08:00Z" w16du:dateUtc="2026-05-22T13:08:00Z">
              <w:tcPr>
                <w:tcW w:w="925" w:type="dxa"/>
                <w:gridSpan w:val="3"/>
              </w:tcPr>
            </w:tcPrChange>
          </w:tcPr>
          <w:p w14:paraId="54A01569" w14:textId="01AE915F" w:rsidR="00C625B0" w:rsidRPr="00C625B0" w:rsidRDefault="00C625B0">
            <w:pPr>
              <w:pStyle w:val="Caption"/>
              <w:snapToGrid w:val="0"/>
              <w:spacing w:after="0"/>
              <w:rPr>
                <w:ins w:id="12750" w:author="Haiyang Liu" w:date="2026-05-22T18:15:00Z" w16du:dateUtc="2026-05-22T11:15:00Z"/>
                <w:rFonts w:cs="Times New Roman"/>
                <w:i/>
                <w:color w:val="000000" w:themeColor="text1"/>
                <w:sz w:val="24"/>
                <w:szCs w:val="24"/>
              </w:rPr>
              <w:pPrChange w:id="12751" w:author="Haiyang Liu" w:date="2026-05-22T20:08:00Z" w16du:dateUtc="2026-05-22T13:08:00Z">
                <w:pPr>
                  <w:pStyle w:val="Caption"/>
                  <w:spacing w:before="160" w:after="60"/>
                </w:pPr>
              </w:pPrChange>
            </w:pPr>
            <w:ins w:id="12752" w:author="Haiyang Liu" w:date="2026-05-22T18:16:00Z" w16du:dateUtc="2026-05-22T11:16:00Z">
              <w:r w:rsidRPr="00C625B0">
                <w:rPr>
                  <w:rFonts w:cs="Times New Roman"/>
                  <w:b w:val="0"/>
                  <w:color w:val="000000" w:themeColor="text1"/>
                  <w:sz w:val="24"/>
                  <w:szCs w:val="24"/>
                  <w:rPrChange w:id="12753" w:author="Haiyang Liu" w:date="2026-05-22T18:17:00Z" w16du:dateUtc="2026-05-22T11:17:00Z">
                    <w:rPr>
                      <w:b w:val="0"/>
                      <w:sz w:val="12"/>
                    </w:rPr>
                  </w:rPrChange>
                </w:rPr>
                <w:t>.121</w:t>
              </w:r>
              <w:r w:rsidRPr="00C625B0">
                <w:rPr>
                  <w:rFonts w:cs="Times New Roman"/>
                  <w:color w:val="000000" w:themeColor="text1"/>
                  <w:sz w:val="24"/>
                  <w:szCs w:val="24"/>
                  <w:rPrChange w:id="12754" w:author="Haiyang Liu" w:date="2026-05-22T18:17:00Z" w16du:dateUtc="2026-05-22T11:17:00Z">
                    <w:rPr>
                      <w:sz w:val="12"/>
                    </w:rPr>
                  </w:rPrChange>
                </w:rPr>
                <w:br/>
              </w:r>
              <w:r w:rsidRPr="00C625B0">
                <w:rPr>
                  <w:rFonts w:cs="Times New Roman"/>
                  <w:b w:val="0"/>
                  <w:color w:val="000000" w:themeColor="text1"/>
                  <w:sz w:val="24"/>
                  <w:szCs w:val="24"/>
                  <w:rPrChange w:id="12755" w:author="Haiyang Liu" w:date="2026-05-22T18:17:00Z" w16du:dateUtc="2026-05-22T11:17:00Z">
                    <w:rPr>
                      <w:b w:val="0"/>
                      <w:sz w:val="12"/>
                    </w:rPr>
                  </w:rPrChange>
                </w:rPr>
                <w:t>(.028)</w:t>
              </w:r>
            </w:ins>
          </w:p>
        </w:tc>
        <w:tc>
          <w:tcPr>
            <w:tcW w:w="925" w:type="dxa"/>
            <w:vAlign w:val="center"/>
            <w:tcPrChange w:id="12756" w:author="Haiyang Liu" w:date="2026-05-22T20:08:00Z" w16du:dateUtc="2026-05-22T13:08:00Z">
              <w:tcPr>
                <w:tcW w:w="925" w:type="dxa"/>
                <w:gridSpan w:val="3"/>
              </w:tcPr>
            </w:tcPrChange>
          </w:tcPr>
          <w:p w14:paraId="1C62491E" w14:textId="0C008BF6" w:rsidR="00C625B0" w:rsidRPr="00C625B0" w:rsidRDefault="00C625B0">
            <w:pPr>
              <w:pStyle w:val="Caption"/>
              <w:snapToGrid w:val="0"/>
              <w:spacing w:after="0"/>
              <w:rPr>
                <w:ins w:id="12757" w:author="Haiyang Liu" w:date="2026-05-22T18:15:00Z" w16du:dateUtc="2026-05-22T11:15:00Z"/>
                <w:rFonts w:cs="Times New Roman"/>
                <w:i/>
                <w:color w:val="000000" w:themeColor="text1"/>
                <w:sz w:val="24"/>
                <w:szCs w:val="24"/>
              </w:rPr>
              <w:pPrChange w:id="12758" w:author="Haiyang Liu" w:date="2026-05-22T20:08:00Z" w16du:dateUtc="2026-05-22T13:08:00Z">
                <w:pPr>
                  <w:pStyle w:val="Caption"/>
                  <w:spacing w:before="160" w:after="60"/>
                </w:pPr>
              </w:pPrChange>
            </w:pPr>
            <w:ins w:id="12759" w:author="Haiyang Liu" w:date="2026-05-22T18:17:00Z" w16du:dateUtc="2026-05-22T11:17:00Z">
              <w:r w:rsidRPr="00C625B0">
                <w:rPr>
                  <w:rFonts w:cs="Times New Roman"/>
                  <w:b w:val="0"/>
                  <w:color w:val="000000" w:themeColor="text1"/>
                  <w:sz w:val="24"/>
                  <w:szCs w:val="24"/>
                  <w:rPrChange w:id="12760" w:author="Haiyang Liu" w:date="2026-05-22T18:17:00Z" w16du:dateUtc="2026-05-22T11:17:00Z">
                    <w:rPr>
                      <w:b w:val="0"/>
                      <w:sz w:val="12"/>
                    </w:rPr>
                  </w:rPrChange>
                </w:rPr>
                <w:t>-.058</w:t>
              </w:r>
              <w:r w:rsidRPr="00C625B0">
                <w:rPr>
                  <w:rFonts w:cs="Times New Roman"/>
                  <w:color w:val="000000" w:themeColor="text1"/>
                  <w:sz w:val="24"/>
                  <w:szCs w:val="24"/>
                  <w:rPrChange w:id="12761" w:author="Haiyang Liu" w:date="2026-05-22T18:17:00Z" w16du:dateUtc="2026-05-22T11:17:00Z">
                    <w:rPr>
                      <w:sz w:val="12"/>
                    </w:rPr>
                  </w:rPrChange>
                </w:rPr>
                <w:br/>
              </w:r>
              <w:r w:rsidRPr="00C625B0">
                <w:rPr>
                  <w:rFonts w:cs="Times New Roman"/>
                  <w:b w:val="0"/>
                  <w:color w:val="000000" w:themeColor="text1"/>
                  <w:sz w:val="24"/>
                  <w:szCs w:val="24"/>
                  <w:rPrChange w:id="12762" w:author="Haiyang Liu" w:date="2026-05-22T18:17:00Z" w16du:dateUtc="2026-05-22T11:17:00Z">
                    <w:rPr>
                      <w:b w:val="0"/>
                      <w:sz w:val="12"/>
                    </w:rPr>
                  </w:rPrChange>
                </w:rPr>
                <w:t>(.030)</w:t>
              </w:r>
            </w:ins>
          </w:p>
        </w:tc>
        <w:tc>
          <w:tcPr>
            <w:tcW w:w="925" w:type="dxa"/>
            <w:vAlign w:val="center"/>
            <w:tcPrChange w:id="12763" w:author="Haiyang Liu" w:date="2026-05-22T20:08:00Z" w16du:dateUtc="2026-05-22T13:08:00Z">
              <w:tcPr>
                <w:tcW w:w="925" w:type="dxa"/>
                <w:gridSpan w:val="3"/>
              </w:tcPr>
            </w:tcPrChange>
          </w:tcPr>
          <w:p w14:paraId="019BD3ED" w14:textId="0C060330" w:rsidR="00C625B0" w:rsidRPr="00C625B0" w:rsidRDefault="00C625B0">
            <w:pPr>
              <w:pStyle w:val="Caption"/>
              <w:snapToGrid w:val="0"/>
              <w:spacing w:after="0"/>
              <w:rPr>
                <w:ins w:id="12764" w:author="Haiyang Liu" w:date="2026-05-22T18:15:00Z" w16du:dateUtc="2026-05-22T11:15:00Z"/>
                <w:rFonts w:cs="Times New Roman"/>
                <w:i/>
                <w:color w:val="000000" w:themeColor="text1"/>
                <w:sz w:val="24"/>
                <w:szCs w:val="24"/>
              </w:rPr>
              <w:pPrChange w:id="12765" w:author="Haiyang Liu" w:date="2026-05-22T20:08:00Z" w16du:dateUtc="2026-05-22T13:08:00Z">
                <w:pPr>
                  <w:pStyle w:val="Caption"/>
                  <w:spacing w:before="160" w:after="60"/>
                </w:pPr>
              </w:pPrChange>
            </w:pPr>
            <w:ins w:id="12766" w:author="Haiyang Liu" w:date="2026-05-22T18:17:00Z" w16du:dateUtc="2026-05-22T11:17:00Z">
              <w:r w:rsidRPr="00C625B0">
                <w:rPr>
                  <w:rFonts w:cs="Times New Roman"/>
                  <w:b w:val="0"/>
                  <w:color w:val="000000" w:themeColor="text1"/>
                  <w:sz w:val="24"/>
                  <w:szCs w:val="24"/>
                  <w:rPrChange w:id="12767" w:author="Haiyang Liu" w:date="2026-05-22T18:17:00Z" w16du:dateUtc="2026-05-22T11:17:00Z">
                    <w:rPr>
                      <w:b w:val="0"/>
                      <w:sz w:val="12"/>
                    </w:rPr>
                  </w:rPrChange>
                </w:rPr>
                <w:t>-.246</w:t>
              </w:r>
              <w:r w:rsidRPr="00C625B0">
                <w:rPr>
                  <w:rFonts w:cs="Times New Roman"/>
                  <w:color w:val="000000" w:themeColor="text1"/>
                  <w:sz w:val="24"/>
                  <w:szCs w:val="24"/>
                  <w:rPrChange w:id="12768" w:author="Haiyang Liu" w:date="2026-05-22T18:17:00Z" w16du:dateUtc="2026-05-22T11:17:00Z">
                    <w:rPr>
                      <w:sz w:val="12"/>
                    </w:rPr>
                  </w:rPrChange>
                </w:rPr>
                <w:br/>
              </w:r>
              <w:r w:rsidRPr="00C625B0">
                <w:rPr>
                  <w:rFonts w:cs="Times New Roman"/>
                  <w:b w:val="0"/>
                  <w:color w:val="000000" w:themeColor="text1"/>
                  <w:sz w:val="24"/>
                  <w:szCs w:val="24"/>
                  <w:rPrChange w:id="12769" w:author="Haiyang Liu" w:date="2026-05-22T18:17:00Z" w16du:dateUtc="2026-05-22T11:17:00Z">
                    <w:rPr>
                      <w:b w:val="0"/>
                      <w:sz w:val="12"/>
                    </w:rPr>
                  </w:rPrChange>
                </w:rPr>
                <w:t>(.054)</w:t>
              </w:r>
            </w:ins>
          </w:p>
        </w:tc>
        <w:tc>
          <w:tcPr>
            <w:tcW w:w="925" w:type="dxa"/>
            <w:vAlign w:val="center"/>
            <w:tcPrChange w:id="12770" w:author="Haiyang Liu" w:date="2026-05-22T20:08:00Z" w16du:dateUtc="2026-05-22T13:08:00Z">
              <w:tcPr>
                <w:tcW w:w="925" w:type="dxa"/>
                <w:gridSpan w:val="3"/>
              </w:tcPr>
            </w:tcPrChange>
          </w:tcPr>
          <w:p w14:paraId="521DDE46" w14:textId="5DB4EFFD" w:rsidR="00C625B0" w:rsidRPr="00C625B0" w:rsidRDefault="00C625B0">
            <w:pPr>
              <w:pStyle w:val="Caption"/>
              <w:snapToGrid w:val="0"/>
              <w:spacing w:after="0"/>
              <w:rPr>
                <w:ins w:id="12771" w:author="Haiyang Liu" w:date="2026-05-22T18:15:00Z" w16du:dateUtc="2026-05-22T11:15:00Z"/>
                <w:rFonts w:cs="Times New Roman"/>
                <w:i/>
                <w:color w:val="000000" w:themeColor="text1"/>
                <w:sz w:val="24"/>
                <w:szCs w:val="24"/>
              </w:rPr>
              <w:pPrChange w:id="12772" w:author="Haiyang Liu" w:date="2026-05-22T20:08:00Z" w16du:dateUtc="2026-05-22T13:08:00Z">
                <w:pPr>
                  <w:pStyle w:val="Caption"/>
                  <w:spacing w:before="160" w:after="60"/>
                </w:pPr>
              </w:pPrChange>
            </w:pPr>
            <w:ins w:id="12773" w:author="Haiyang Liu" w:date="2026-05-22T18:17:00Z" w16du:dateUtc="2026-05-22T11:17:00Z">
              <w:r w:rsidRPr="00C625B0">
                <w:rPr>
                  <w:rFonts w:cs="Times New Roman"/>
                  <w:b w:val="0"/>
                  <w:color w:val="000000" w:themeColor="text1"/>
                  <w:sz w:val="24"/>
                  <w:szCs w:val="24"/>
                  <w:rPrChange w:id="12774" w:author="Haiyang Liu" w:date="2026-05-22T18:17:00Z" w16du:dateUtc="2026-05-22T11:17:00Z">
                    <w:rPr>
                      <w:b w:val="0"/>
                      <w:sz w:val="12"/>
                    </w:rPr>
                  </w:rPrChange>
                </w:rPr>
                <w:t>-.022</w:t>
              </w:r>
              <w:r w:rsidRPr="00C625B0">
                <w:rPr>
                  <w:rFonts w:cs="Times New Roman"/>
                  <w:color w:val="000000" w:themeColor="text1"/>
                  <w:sz w:val="24"/>
                  <w:szCs w:val="24"/>
                  <w:rPrChange w:id="12775" w:author="Haiyang Liu" w:date="2026-05-22T18:17:00Z" w16du:dateUtc="2026-05-22T11:17:00Z">
                    <w:rPr>
                      <w:sz w:val="12"/>
                    </w:rPr>
                  </w:rPrChange>
                </w:rPr>
                <w:br/>
              </w:r>
              <w:r w:rsidRPr="00C625B0">
                <w:rPr>
                  <w:rFonts w:cs="Times New Roman"/>
                  <w:b w:val="0"/>
                  <w:color w:val="000000" w:themeColor="text1"/>
                  <w:sz w:val="24"/>
                  <w:szCs w:val="24"/>
                  <w:rPrChange w:id="12776" w:author="Haiyang Liu" w:date="2026-05-22T18:17:00Z" w16du:dateUtc="2026-05-22T11:17:00Z">
                    <w:rPr>
                      <w:b w:val="0"/>
                      <w:sz w:val="12"/>
                    </w:rPr>
                  </w:rPrChange>
                </w:rPr>
                <w:t>(.034)</w:t>
              </w:r>
            </w:ins>
          </w:p>
        </w:tc>
        <w:tc>
          <w:tcPr>
            <w:tcW w:w="925" w:type="dxa"/>
            <w:vAlign w:val="center"/>
            <w:tcPrChange w:id="12777" w:author="Haiyang Liu" w:date="2026-05-22T20:08:00Z" w16du:dateUtc="2026-05-22T13:08:00Z">
              <w:tcPr>
                <w:tcW w:w="925" w:type="dxa"/>
                <w:gridSpan w:val="3"/>
              </w:tcPr>
            </w:tcPrChange>
          </w:tcPr>
          <w:p w14:paraId="5EE4FF97" w14:textId="0167AA43" w:rsidR="00C625B0" w:rsidRPr="00C625B0" w:rsidRDefault="00C625B0">
            <w:pPr>
              <w:pStyle w:val="Caption"/>
              <w:snapToGrid w:val="0"/>
              <w:spacing w:after="0"/>
              <w:rPr>
                <w:ins w:id="12778" w:author="Haiyang Liu" w:date="2026-05-22T18:15:00Z" w16du:dateUtc="2026-05-22T11:15:00Z"/>
                <w:rFonts w:cs="Times New Roman"/>
                <w:i/>
                <w:color w:val="000000" w:themeColor="text1"/>
                <w:sz w:val="24"/>
                <w:szCs w:val="24"/>
              </w:rPr>
              <w:pPrChange w:id="12779" w:author="Haiyang Liu" w:date="2026-05-22T20:08:00Z" w16du:dateUtc="2026-05-22T13:08:00Z">
                <w:pPr>
                  <w:pStyle w:val="Caption"/>
                  <w:spacing w:before="160" w:after="60"/>
                </w:pPr>
              </w:pPrChange>
            </w:pPr>
            <w:ins w:id="12780" w:author="Haiyang Liu" w:date="2026-05-22T18:17:00Z" w16du:dateUtc="2026-05-22T11:17:00Z">
              <w:r w:rsidRPr="00C625B0">
                <w:rPr>
                  <w:rFonts w:cs="Times New Roman"/>
                  <w:b w:val="0"/>
                  <w:color w:val="000000" w:themeColor="text1"/>
                  <w:sz w:val="24"/>
                  <w:szCs w:val="24"/>
                  <w:rPrChange w:id="12781" w:author="Haiyang Liu" w:date="2026-05-22T18:17:00Z" w16du:dateUtc="2026-05-22T11:17:00Z">
                    <w:rPr>
                      <w:b w:val="0"/>
                      <w:sz w:val="12"/>
                    </w:rPr>
                  </w:rPrChange>
                </w:rPr>
                <w:t>-.111</w:t>
              </w:r>
              <w:r w:rsidRPr="00C625B0">
                <w:rPr>
                  <w:rFonts w:cs="Times New Roman"/>
                  <w:color w:val="000000" w:themeColor="text1"/>
                  <w:sz w:val="24"/>
                  <w:szCs w:val="24"/>
                  <w:rPrChange w:id="12782" w:author="Haiyang Liu" w:date="2026-05-22T18:17:00Z" w16du:dateUtc="2026-05-22T11:17:00Z">
                    <w:rPr>
                      <w:sz w:val="12"/>
                    </w:rPr>
                  </w:rPrChange>
                </w:rPr>
                <w:br/>
              </w:r>
              <w:r w:rsidRPr="00C625B0">
                <w:rPr>
                  <w:rFonts w:cs="Times New Roman"/>
                  <w:b w:val="0"/>
                  <w:color w:val="000000" w:themeColor="text1"/>
                  <w:sz w:val="24"/>
                  <w:szCs w:val="24"/>
                  <w:rPrChange w:id="12783" w:author="Haiyang Liu" w:date="2026-05-22T18:17:00Z" w16du:dateUtc="2026-05-22T11:17:00Z">
                    <w:rPr>
                      <w:b w:val="0"/>
                      <w:sz w:val="12"/>
                    </w:rPr>
                  </w:rPrChange>
                </w:rPr>
                <w:t>(.039)</w:t>
              </w:r>
            </w:ins>
          </w:p>
        </w:tc>
        <w:tc>
          <w:tcPr>
            <w:tcW w:w="925" w:type="dxa"/>
            <w:vAlign w:val="center"/>
            <w:tcPrChange w:id="12784" w:author="Haiyang Liu" w:date="2026-05-22T20:08:00Z" w16du:dateUtc="2026-05-22T13:08:00Z">
              <w:tcPr>
                <w:tcW w:w="925" w:type="dxa"/>
                <w:gridSpan w:val="3"/>
              </w:tcPr>
            </w:tcPrChange>
          </w:tcPr>
          <w:p w14:paraId="122E3932" w14:textId="00FB87C3" w:rsidR="00C625B0" w:rsidRPr="00C625B0" w:rsidRDefault="00C625B0">
            <w:pPr>
              <w:pStyle w:val="Caption"/>
              <w:snapToGrid w:val="0"/>
              <w:spacing w:after="0"/>
              <w:rPr>
                <w:ins w:id="12785" w:author="Haiyang Liu" w:date="2026-05-22T18:15:00Z" w16du:dateUtc="2026-05-22T11:15:00Z"/>
                <w:rFonts w:cs="Times New Roman"/>
                <w:i/>
                <w:color w:val="000000" w:themeColor="text1"/>
                <w:sz w:val="24"/>
                <w:szCs w:val="24"/>
              </w:rPr>
              <w:pPrChange w:id="12786" w:author="Haiyang Liu" w:date="2026-05-22T20:08:00Z" w16du:dateUtc="2026-05-22T13:08:00Z">
                <w:pPr>
                  <w:pStyle w:val="Caption"/>
                  <w:spacing w:before="160" w:after="60"/>
                </w:pPr>
              </w:pPrChange>
            </w:pPr>
            <w:ins w:id="12787" w:author="Haiyang Liu" w:date="2026-05-22T18:17:00Z" w16du:dateUtc="2026-05-22T11:17:00Z">
              <w:r w:rsidRPr="00C625B0">
                <w:rPr>
                  <w:rFonts w:cs="Times New Roman"/>
                  <w:b w:val="0"/>
                  <w:color w:val="000000" w:themeColor="text1"/>
                  <w:sz w:val="24"/>
                  <w:szCs w:val="24"/>
                  <w:rPrChange w:id="12788" w:author="Haiyang Liu" w:date="2026-05-22T18:17:00Z" w16du:dateUtc="2026-05-22T11:17:00Z">
                    <w:rPr>
                      <w:b w:val="0"/>
                      <w:sz w:val="12"/>
                    </w:rPr>
                  </w:rPrChange>
                </w:rPr>
                <w:t>-.065</w:t>
              </w:r>
              <w:r w:rsidRPr="00C625B0">
                <w:rPr>
                  <w:rFonts w:cs="Times New Roman"/>
                  <w:color w:val="000000" w:themeColor="text1"/>
                  <w:sz w:val="24"/>
                  <w:szCs w:val="24"/>
                  <w:rPrChange w:id="12789" w:author="Haiyang Liu" w:date="2026-05-22T18:17:00Z" w16du:dateUtc="2026-05-22T11:17:00Z">
                    <w:rPr>
                      <w:sz w:val="12"/>
                    </w:rPr>
                  </w:rPrChange>
                </w:rPr>
                <w:br/>
              </w:r>
              <w:r w:rsidRPr="00C625B0">
                <w:rPr>
                  <w:rFonts w:cs="Times New Roman"/>
                  <w:b w:val="0"/>
                  <w:color w:val="000000" w:themeColor="text1"/>
                  <w:sz w:val="24"/>
                  <w:szCs w:val="24"/>
                  <w:rPrChange w:id="12790" w:author="Haiyang Liu" w:date="2026-05-22T18:17:00Z" w16du:dateUtc="2026-05-22T11:17:00Z">
                    <w:rPr>
                      <w:b w:val="0"/>
                      <w:sz w:val="12"/>
                    </w:rPr>
                  </w:rPrChange>
                </w:rPr>
                <w:t>(.031)</w:t>
              </w:r>
            </w:ins>
          </w:p>
        </w:tc>
        <w:tc>
          <w:tcPr>
            <w:tcW w:w="925" w:type="dxa"/>
            <w:vAlign w:val="center"/>
            <w:tcPrChange w:id="12791" w:author="Haiyang Liu" w:date="2026-05-22T20:08:00Z" w16du:dateUtc="2026-05-22T13:08:00Z">
              <w:tcPr>
                <w:tcW w:w="925" w:type="dxa"/>
                <w:gridSpan w:val="3"/>
              </w:tcPr>
            </w:tcPrChange>
          </w:tcPr>
          <w:p w14:paraId="1254F7E0" w14:textId="6B43832A" w:rsidR="00C625B0" w:rsidRPr="00C625B0" w:rsidRDefault="00C625B0">
            <w:pPr>
              <w:pStyle w:val="Caption"/>
              <w:snapToGrid w:val="0"/>
              <w:spacing w:after="0"/>
              <w:rPr>
                <w:ins w:id="12792" w:author="Haiyang Liu" w:date="2026-05-22T18:15:00Z" w16du:dateUtc="2026-05-22T11:15:00Z"/>
                <w:rFonts w:cs="Times New Roman"/>
                <w:i/>
                <w:color w:val="000000" w:themeColor="text1"/>
                <w:sz w:val="24"/>
                <w:szCs w:val="24"/>
              </w:rPr>
              <w:pPrChange w:id="12793" w:author="Haiyang Liu" w:date="2026-05-22T20:08:00Z" w16du:dateUtc="2026-05-22T13:08:00Z">
                <w:pPr>
                  <w:pStyle w:val="Caption"/>
                  <w:spacing w:before="160" w:after="60"/>
                </w:pPr>
              </w:pPrChange>
            </w:pPr>
            <w:ins w:id="12794" w:author="Haiyang Liu" w:date="2026-05-22T18:17:00Z" w16du:dateUtc="2026-05-22T11:17:00Z">
              <w:r w:rsidRPr="00C625B0">
                <w:rPr>
                  <w:rFonts w:cs="Times New Roman"/>
                  <w:b w:val="0"/>
                  <w:color w:val="000000" w:themeColor="text1"/>
                  <w:sz w:val="24"/>
                  <w:szCs w:val="24"/>
                  <w:rPrChange w:id="12795" w:author="Haiyang Liu" w:date="2026-05-22T18:17:00Z" w16du:dateUtc="2026-05-22T11:17:00Z">
                    <w:rPr>
                      <w:b w:val="0"/>
                      <w:sz w:val="12"/>
                    </w:rPr>
                  </w:rPrChange>
                </w:rPr>
                <w:t>.081</w:t>
              </w:r>
              <w:r w:rsidRPr="00C625B0">
                <w:rPr>
                  <w:rFonts w:cs="Times New Roman"/>
                  <w:color w:val="000000" w:themeColor="text1"/>
                  <w:sz w:val="24"/>
                  <w:szCs w:val="24"/>
                  <w:rPrChange w:id="12796" w:author="Haiyang Liu" w:date="2026-05-22T18:17:00Z" w16du:dateUtc="2026-05-22T11:17:00Z">
                    <w:rPr>
                      <w:sz w:val="12"/>
                    </w:rPr>
                  </w:rPrChange>
                </w:rPr>
                <w:br/>
              </w:r>
              <w:r w:rsidRPr="00C625B0">
                <w:rPr>
                  <w:rFonts w:cs="Times New Roman"/>
                  <w:b w:val="0"/>
                  <w:color w:val="000000" w:themeColor="text1"/>
                  <w:sz w:val="24"/>
                  <w:szCs w:val="24"/>
                  <w:rPrChange w:id="12797" w:author="Haiyang Liu" w:date="2026-05-22T18:17:00Z" w16du:dateUtc="2026-05-22T11:17:00Z">
                    <w:rPr>
                      <w:b w:val="0"/>
                      <w:sz w:val="12"/>
                    </w:rPr>
                  </w:rPrChange>
                </w:rPr>
                <w:t>(.029)</w:t>
              </w:r>
            </w:ins>
          </w:p>
        </w:tc>
        <w:tc>
          <w:tcPr>
            <w:tcW w:w="925" w:type="dxa"/>
            <w:vAlign w:val="center"/>
            <w:tcPrChange w:id="12798" w:author="Haiyang Liu" w:date="2026-05-22T20:08:00Z" w16du:dateUtc="2026-05-22T13:08:00Z">
              <w:tcPr>
                <w:tcW w:w="925" w:type="dxa"/>
                <w:gridSpan w:val="3"/>
              </w:tcPr>
            </w:tcPrChange>
          </w:tcPr>
          <w:p w14:paraId="60B61581" w14:textId="180BDC8B" w:rsidR="00C625B0" w:rsidRPr="00C625B0" w:rsidRDefault="00C625B0">
            <w:pPr>
              <w:pStyle w:val="Caption"/>
              <w:snapToGrid w:val="0"/>
              <w:spacing w:after="0"/>
              <w:rPr>
                <w:ins w:id="12799" w:author="Haiyang Liu" w:date="2026-05-22T18:15:00Z" w16du:dateUtc="2026-05-22T11:15:00Z"/>
                <w:rFonts w:cs="Times New Roman"/>
                <w:i/>
                <w:color w:val="000000" w:themeColor="text1"/>
                <w:sz w:val="24"/>
                <w:szCs w:val="24"/>
              </w:rPr>
              <w:pPrChange w:id="12800" w:author="Haiyang Liu" w:date="2026-05-22T20:08:00Z" w16du:dateUtc="2026-05-22T13:08:00Z">
                <w:pPr>
                  <w:pStyle w:val="Caption"/>
                  <w:spacing w:before="160" w:after="60"/>
                </w:pPr>
              </w:pPrChange>
            </w:pPr>
            <w:ins w:id="12801" w:author="Haiyang Liu" w:date="2026-05-22T18:17:00Z" w16du:dateUtc="2026-05-22T11:17:00Z">
              <w:r w:rsidRPr="00C625B0">
                <w:rPr>
                  <w:rFonts w:cs="Times New Roman"/>
                  <w:b w:val="0"/>
                  <w:color w:val="000000" w:themeColor="text1"/>
                  <w:sz w:val="24"/>
                  <w:szCs w:val="24"/>
                  <w:rPrChange w:id="12802" w:author="Haiyang Liu" w:date="2026-05-22T18:17:00Z" w16du:dateUtc="2026-05-22T11:17:00Z">
                    <w:rPr>
                      <w:b w:val="0"/>
                      <w:sz w:val="12"/>
                    </w:rPr>
                  </w:rPrChange>
                </w:rPr>
                <w:t>.548</w:t>
              </w:r>
              <w:r w:rsidRPr="00C625B0">
                <w:rPr>
                  <w:rFonts w:cs="Times New Roman"/>
                  <w:color w:val="000000" w:themeColor="text1"/>
                  <w:sz w:val="24"/>
                  <w:szCs w:val="24"/>
                  <w:rPrChange w:id="12803" w:author="Haiyang Liu" w:date="2026-05-22T18:17:00Z" w16du:dateUtc="2026-05-22T11:17:00Z">
                    <w:rPr>
                      <w:sz w:val="12"/>
                    </w:rPr>
                  </w:rPrChange>
                </w:rPr>
                <w:br/>
              </w:r>
              <w:r w:rsidRPr="00C625B0">
                <w:rPr>
                  <w:rFonts w:cs="Times New Roman"/>
                  <w:b w:val="0"/>
                  <w:color w:val="000000" w:themeColor="text1"/>
                  <w:sz w:val="24"/>
                  <w:szCs w:val="24"/>
                  <w:rPrChange w:id="12804" w:author="Haiyang Liu" w:date="2026-05-22T18:17:00Z" w16du:dateUtc="2026-05-22T11:17:00Z">
                    <w:rPr>
                      <w:b w:val="0"/>
                      <w:sz w:val="12"/>
                    </w:rPr>
                  </w:rPrChange>
                </w:rPr>
                <w:t>(.045)</w:t>
              </w:r>
            </w:ins>
          </w:p>
        </w:tc>
        <w:tc>
          <w:tcPr>
            <w:tcW w:w="925" w:type="dxa"/>
            <w:vAlign w:val="center"/>
            <w:tcPrChange w:id="12805" w:author="Haiyang Liu" w:date="2026-05-22T20:08:00Z" w16du:dateUtc="2026-05-22T13:08:00Z">
              <w:tcPr>
                <w:tcW w:w="925" w:type="dxa"/>
                <w:gridSpan w:val="2"/>
              </w:tcPr>
            </w:tcPrChange>
          </w:tcPr>
          <w:p w14:paraId="4463DA7E" w14:textId="77777777" w:rsidR="00C625B0" w:rsidRPr="00C625B0" w:rsidRDefault="00C625B0">
            <w:pPr>
              <w:pStyle w:val="Caption"/>
              <w:snapToGrid w:val="0"/>
              <w:spacing w:after="0"/>
              <w:rPr>
                <w:ins w:id="12806" w:author="Haiyang Liu" w:date="2026-05-22T18:15:00Z" w16du:dateUtc="2026-05-22T11:15:00Z"/>
                <w:rFonts w:cs="Times New Roman"/>
                <w:i/>
                <w:color w:val="000000" w:themeColor="text1"/>
                <w:sz w:val="24"/>
                <w:szCs w:val="24"/>
              </w:rPr>
              <w:pPrChange w:id="12807" w:author="Haiyang Liu" w:date="2026-05-22T20:08:00Z" w16du:dateUtc="2026-05-22T13:08:00Z">
                <w:pPr>
                  <w:pStyle w:val="Caption"/>
                  <w:spacing w:before="160" w:after="60"/>
                </w:pPr>
              </w:pPrChange>
            </w:pPr>
          </w:p>
        </w:tc>
      </w:tr>
      <w:tr w:rsidR="00C625B0" w:rsidRPr="00C625B0" w14:paraId="43C0EED5" w14:textId="77777777" w:rsidTr="004D0747">
        <w:trPr>
          <w:ins w:id="12808" w:author="Haiyang Liu" w:date="2026-05-22T18:16:00Z"/>
          <w:trPrChange w:id="12809" w:author="Haiyang Liu" w:date="2026-05-22T20:08:00Z" w16du:dateUtc="2026-05-22T13:08:00Z">
            <w:trPr>
              <w:gridBefore w:val="1"/>
              <w:gridAfter w:val="0"/>
            </w:trPr>
          </w:trPrChange>
        </w:trPr>
        <w:tc>
          <w:tcPr>
            <w:tcW w:w="924" w:type="dxa"/>
            <w:tcBorders>
              <w:bottom w:val="single" w:sz="4" w:space="0" w:color="auto"/>
            </w:tcBorders>
            <w:vAlign w:val="center"/>
            <w:tcPrChange w:id="12810" w:author="Haiyang Liu" w:date="2026-05-22T20:08:00Z" w16du:dateUtc="2026-05-22T13:08:00Z">
              <w:tcPr>
                <w:tcW w:w="924" w:type="dxa"/>
                <w:gridSpan w:val="2"/>
              </w:tcPr>
            </w:tcPrChange>
          </w:tcPr>
          <w:p w14:paraId="0C6CB8E2" w14:textId="7B910CAD" w:rsidR="00C625B0" w:rsidRPr="00C625B0" w:rsidRDefault="00C625B0">
            <w:pPr>
              <w:pStyle w:val="Caption"/>
              <w:snapToGrid w:val="0"/>
              <w:spacing w:after="0"/>
              <w:rPr>
                <w:ins w:id="12811" w:author="Haiyang Liu" w:date="2026-05-22T18:16:00Z" w16du:dateUtc="2026-05-22T11:16:00Z"/>
                <w:rFonts w:cs="Times New Roman"/>
                <w:i/>
                <w:color w:val="000000" w:themeColor="text1"/>
                <w:sz w:val="24"/>
                <w:szCs w:val="24"/>
              </w:rPr>
              <w:pPrChange w:id="12812" w:author="Haiyang Liu" w:date="2026-05-22T20:08:00Z" w16du:dateUtc="2026-05-22T13:08:00Z">
                <w:pPr>
                  <w:pStyle w:val="Caption"/>
                  <w:spacing w:before="160" w:after="60"/>
                </w:pPr>
              </w:pPrChange>
            </w:pPr>
            <w:ins w:id="12813" w:author="Haiyang Liu" w:date="2026-05-22T18:16:00Z" w16du:dateUtc="2026-05-22T11:16:00Z">
              <w:r w:rsidRPr="00C625B0">
                <w:rPr>
                  <w:rFonts w:cs="Times New Roman"/>
                  <w:color w:val="000000" w:themeColor="text1"/>
                  <w:sz w:val="24"/>
                  <w:szCs w:val="24"/>
                  <w:rPrChange w:id="12814" w:author="Haiyang Liu" w:date="2026-05-22T18:17:00Z" w16du:dateUtc="2026-05-22T11:17:00Z">
                    <w:rPr>
                      <w:sz w:val="12"/>
                    </w:rPr>
                  </w:rPrChange>
                </w:rPr>
                <w:t>X2W1</w:t>
              </w:r>
            </w:ins>
          </w:p>
        </w:tc>
        <w:tc>
          <w:tcPr>
            <w:tcW w:w="925" w:type="dxa"/>
            <w:tcBorders>
              <w:bottom w:val="single" w:sz="4" w:space="0" w:color="auto"/>
            </w:tcBorders>
            <w:vAlign w:val="center"/>
            <w:tcPrChange w:id="12815" w:author="Haiyang Liu" w:date="2026-05-22T20:08:00Z" w16du:dateUtc="2026-05-22T13:08:00Z">
              <w:tcPr>
                <w:tcW w:w="925" w:type="dxa"/>
                <w:gridSpan w:val="3"/>
              </w:tcPr>
            </w:tcPrChange>
          </w:tcPr>
          <w:p w14:paraId="41FD7E68" w14:textId="210B8D2E" w:rsidR="00C625B0" w:rsidRPr="00C625B0" w:rsidRDefault="00C625B0">
            <w:pPr>
              <w:pStyle w:val="Caption"/>
              <w:snapToGrid w:val="0"/>
              <w:spacing w:after="0"/>
              <w:rPr>
                <w:ins w:id="12816" w:author="Haiyang Liu" w:date="2026-05-22T18:16:00Z" w16du:dateUtc="2026-05-22T11:16:00Z"/>
                <w:rFonts w:cs="Times New Roman"/>
                <w:i/>
                <w:color w:val="000000" w:themeColor="text1"/>
                <w:sz w:val="24"/>
                <w:szCs w:val="24"/>
              </w:rPr>
              <w:pPrChange w:id="12817" w:author="Haiyang Liu" w:date="2026-05-22T20:08:00Z" w16du:dateUtc="2026-05-22T13:08:00Z">
                <w:pPr>
                  <w:pStyle w:val="Caption"/>
                  <w:spacing w:before="160" w:after="60"/>
                </w:pPr>
              </w:pPrChange>
            </w:pPr>
            <w:ins w:id="12818" w:author="Haiyang Liu" w:date="2026-05-22T18:16:00Z" w16du:dateUtc="2026-05-22T11:16:00Z">
              <w:r w:rsidRPr="00C625B0">
                <w:rPr>
                  <w:rFonts w:cs="Times New Roman"/>
                  <w:b w:val="0"/>
                  <w:color w:val="000000" w:themeColor="text1"/>
                  <w:sz w:val="24"/>
                  <w:szCs w:val="24"/>
                  <w:rPrChange w:id="12819" w:author="Haiyang Liu" w:date="2026-05-22T18:17:00Z" w16du:dateUtc="2026-05-22T11:17:00Z">
                    <w:rPr>
                      <w:b w:val="0"/>
                      <w:sz w:val="12"/>
                    </w:rPr>
                  </w:rPrChange>
                </w:rPr>
                <w:t>-.019</w:t>
              </w:r>
              <w:r w:rsidRPr="00C625B0">
                <w:rPr>
                  <w:rFonts w:cs="Times New Roman"/>
                  <w:color w:val="000000" w:themeColor="text1"/>
                  <w:sz w:val="24"/>
                  <w:szCs w:val="24"/>
                  <w:rPrChange w:id="12820" w:author="Haiyang Liu" w:date="2026-05-22T18:17:00Z" w16du:dateUtc="2026-05-22T11:17:00Z">
                    <w:rPr>
                      <w:sz w:val="12"/>
                    </w:rPr>
                  </w:rPrChange>
                </w:rPr>
                <w:br/>
              </w:r>
              <w:r w:rsidRPr="00C625B0">
                <w:rPr>
                  <w:rFonts w:cs="Times New Roman"/>
                  <w:b w:val="0"/>
                  <w:color w:val="000000" w:themeColor="text1"/>
                  <w:sz w:val="24"/>
                  <w:szCs w:val="24"/>
                  <w:rPrChange w:id="12821" w:author="Haiyang Liu" w:date="2026-05-22T18:17:00Z" w16du:dateUtc="2026-05-22T11:17:00Z">
                    <w:rPr>
                      <w:b w:val="0"/>
                      <w:sz w:val="12"/>
                    </w:rPr>
                  </w:rPrChange>
                </w:rPr>
                <w:t>(.030)</w:t>
              </w:r>
            </w:ins>
          </w:p>
        </w:tc>
        <w:tc>
          <w:tcPr>
            <w:tcW w:w="926" w:type="dxa"/>
            <w:tcBorders>
              <w:bottom w:val="single" w:sz="4" w:space="0" w:color="auto"/>
            </w:tcBorders>
            <w:vAlign w:val="center"/>
            <w:tcPrChange w:id="12822" w:author="Haiyang Liu" w:date="2026-05-22T20:08:00Z" w16du:dateUtc="2026-05-22T13:08:00Z">
              <w:tcPr>
                <w:tcW w:w="926" w:type="dxa"/>
                <w:gridSpan w:val="3"/>
              </w:tcPr>
            </w:tcPrChange>
          </w:tcPr>
          <w:p w14:paraId="34E7407C" w14:textId="5333E2DF" w:rsidR="00C625B0" w:rsidRPr="00C625B0" w:rsidRDefault="00C625B0">
            <w:pPr>
              <w:pStyle w:val="Caption"/>
              <w:snapToGrid w:val="0"/>
              <w:spacing w:after="0"/>
              <w:rPr>
                <w:ins w:id="12823" w:author="Haiyang Liu" w:date="2026-05-22T18:16:00Z" w16du:dateUtc="2026-05-22T11:16:00Z"/>
                <w:rFonts w:cs="Times New Roman"/>
                <w:i/>
                <w:color w:val="000000" w:themeColor="text1"/>
                <w:sz w:val="24"/>
                <w:szCs w:val="24"/>
              </w:rPr>
              <w:pPrChange w:id="12824" w:author="Haiyang Liu" w:date="2026-05-22T20:08:00Z" w16du:dateUtc="2026-05-22T13:08:00Z">
                <w:pPr>
                  <w:pStyle w:val="Caption"/>
                  <w:spacing w:before="160" w:after="60"/>
                </w:pPr>
              </w:pPrChange>
            </w:pPr>
            <w:ins w:id="12825" w:author="Haiyang Liu" w:date="2026-05-22T18:16:00Z" w16du:dateUtc="2026-05-22T11:16:00Z">
              <w:r w:rsidRPr="00C625B0">
                <w:rPr>
                  <w:rFonts w:cs="Times New Roman"/>
                  <w:b w:val="0"/>
                  <w:color w:val="000000" w:themeColor="text1"/>
                  <w:sz w:val="24"/>
                  <w:szCs w:val="24"/>
                  <w:rPrChange w:id="12826" w:author="Haiyang Liu" w:date="2026-05-22T18:17:00Z" w16du:dateUtc="2026-05-22T11:17:00Z">
                    <w:rPr>
                      <w:b w:val="0"/>
                      <w:sz w:val="12"/>
                    </w:rPr>
                  </w:rPrChange>
                </w:rPr>
                <w:t>.017</w:t>
              </w:r>
              <w:r w:rsidRPr="00C625B0">
                <w:rPr>
                  <w:rFonts w:cs="Times New Roman"/>
                  <w:color w:val="000000" w:themeColor="text1"/>
                  <w:sz w:val="24"/>
                  <w:szCs w:val="24"/>
                  <w:rPrChange w:id="12827" w:author="Haiyang Liu" w:date="2026-05-22T18:17:00Z" w16du:dateUtc="2026-05-22T11:17:00Z">
                    <w:rPr>
                      <w:sz w:val="12"/>
                    </w:rPr>
                  </w:rPrChange>
                </w:rPr>
                <w:br/>
              </w:r>
              <w:r w:rsidRPr="00C625B0">
                <w:rPr>
                  <w:rFonts w:cs="Times New Roman"/>
                  <w:b w:val="0"/>
                  <w:color w:val="000000" w:themeColor="text1"/>
                  <w:sz w:val="24"/>
                  <w:szCs w:val="24"/>
                  <w:rPrChange w:id="12828" w:author="Haiyang Liu" w:date="2026-05-22T18:17:00Z" w16du:dateUtc="2026-05-22T11:17:00Z">
                    <w:rPr>
                      <w:b w:val="0"/>
                      <w:sz w:val="12"/>
                    </w:rPr>
                  </w:rPrChange>
                </w:rPr>
                <w:t>(.043)</w:t>
              </w:r>
            </w:ins>
          </w:p>
        </w:tc>
        <w:tc>
          <w:tcPr>
            <w:tcW w:w="925" w:type="dxa"/>
            <w:tcBorders>
              <w:bottom w:val="single" w:sz="4" w:space="0" w:color="auto"/>
            </w:tcBorders>
            <w:vAlign w:val="center"/>
            <w:tcPrChange w:id="12829" w:author="Haiyang Liu" w:date="2026-05-22T20:08:00Z" w16du:dateUtc="2026-05-22T13:08:00Z">
              <w:tcPr>
                <w:tcW w:w="925" w:type="dxa"/>
                <w:gridSpan w:val="3"/>
              </w:tcPr>
            </w:tcPrChange>
          </w:tcPr>
          <w:p w14:paraId="26A1B3AF" w14:textId="08936898" w:rsidR="00C625B0" w:rsidRPr="00C625B0" w:rsidRDefault="00C625B0">
            <w:pPr>
              <w:pStyle w:val="Caption"/>
              <w:snapToGrid w:val="0"/>
              <w:spacing w:after="0"/>
              <w:rPr>
                <w:ins w:id="12830" w:author="Haiyang Liu" w:date="2026-05-22T18:16:00Z" w16du:dateUtc="2026-05-22T11:16:00Z"/>
                <w:rFonts w:cs="Times New Roman"/>
                <w:i/>
                <w:color w:val="000000" w:themeColor="text1"/>
                <w:sz w:val="24"/>
                <w:szCs w:val="24"/>
              </w:rPr>
              <w:pPrChange w:id="12831" w:author="Haiyang Liu" w:date="2026-05-22T20:08:00Z" w16du:dateUtc="2026-05-22T13:08:00Z">
                <w:pPr>
                  <w:pStyle w:val="Caption"/>
                  <w:spacing w:before="160" w:after="60"/>
                </w:pPr>
              </w:pPrChange>
            </w:pPr>
            <w:ins w:id="12832" w:author="Haiyang Liu" w:date="2026-05-22T18:16:00Z" w16du:dateUtc="2026-05-22T11:16:00Z">
              <w:r w:rsidRPr="00C625B0">
                <w:rPr>
                  <w:rFonts w:cs="Times New Roman"/>
                  <w:b w:val="0"/>
                  <w:color w:val="000000" w:themeColor="text1"/>
                  <w:sz w:val="24"/>
                  <w:szCs w:val="24"/>
                  <w:rPrChange w:id="12833" w:author="Haiyang Liu" w:date="2026-05-22T18:17:00Z" w16du:dateUtc="2026-05-22T11:17:00Z">
                    <w:rPr>
                      <w:b w:val="0"/>
                      <w:sz w:val="12"/>
                    </w:rPr>
                  </w:rPrChange>
                </w:rPr>
                <w:t>.000</w:t>
              </w:r>
              <w:r w:rsidRPr="00C625B0">
                <w:rPr>
                  <w:rFonts w:cs="Times New Roman"/>
                  <w:color w:val="000000" w:themeColor="text1"/>
                  <w:sz w:val="24"/>
                  <w:szCs w:val="24"/>
                  <w:rPrChange w:id="12834" w:author="Haiyang Liu" w:date="2026-05-22T18:17:00Z" w16du:dateUtc="2026-05-22T11:17:00Z">
                    <w:rPr>
                      <w:sz w:val="12"/>
                    </w:rPr>
                  </w:rPrChange>
                </w:rPr>
                <w:br/>
              </w:r>
              <w:r w:rsidRPr="00C625B0">
                <w:rPr>
                  <w:rFonts w:cs="Times New Roman"/>
                  <w:b w:val="0"/>
                  <w:color w:val="000000" w:themeColor="text1"/>
                  <w:sz w:val="24"/>
                  <w:szCs w:val="24"/>
                  <w:rPrChange w:id="12835" w:author="Haiyang Liu" w:date="2026-05-22T18:17:00Z" w16du:dateUtc="2026-05-22T11:17:00Z">
                    <w:rPr>
                      <w:b w:val="0"/>
                      <w:sz w:val="12"/>
                    </w:rPr>
                  </w:rPrChange>
                </w:rPr>
                <w:t>(.016)</w:t>
              </w:r>
            </w:ins>
          </w:p>
        </w:tc>
        <w:tc>
          <w:tcPr>
            <w:tcW w:w="925" w:type="dxa"/>
            <w:tcBorders>
              <w:bottom w:val="single" w:sz="4" w:space="0" w:color="auto"/>
            </w:tcBorders>
            <w:vAlign w:val="center"/>
            <w:tcPrChange w:id="12836" w:author="Haiyang Liu" w:date="2026-05-22T20:08:00Z" w16du:dateUtc="2026-05-22T13:08:00Z">
              <w:tcPr>
                <w:tcW w:w="925" w:type="dxa"/>
                <w:gridSpan w:val="3"/>
              </w:tcPr>
            </w:tcPrChange>
          </w:tcPr>
          <w:p w14:paraId="247703DD" w14:textId="1A20520F" w:rsidR="00C625B0" w:rsidRPr="00C625B0" w:rsidRDefault="00C625B0">
            <w:pPr>
              <w:pStyle w:val="Caption"/>
              <w:snapToGrid w:val="0"/>
              <w:spacing w:after="0"/>
              <w:rPr>
                <w:ins w:id="12837" w:author="Haiyang Liu" w:date="2026-05-22T18:16:00Z" w16du:dateUtc="2026-05-22T11:16:00Z"/>
                <w:rFonts w:cs="Times New Roman"/>
                <w:i/>
                <w:color w:val="000000" w:themeColor="text1"/>
                <w:sz w:val="24"/>
                <w:szCs w:val="24"/>
              </w:rPr>
              <w:pPrChange w:id="12838" w:author="Haiyang Liu" w:date="2026-05-22T20:08:00Z" w16du:dateUtc="2026-05-22T13:08:00Z">
                <w:pPr>
                  <w:pStyle w:val="Caption"/>
                  <w:spacing w:before="160" w:after="60"/>
                </w:pPr>
              </w:pPrChange>
            </w:pPr>
            <w:ins w:id="12839" w:author="Haiyang Liu" w:date="2026-05-22T18:16:00Z" w16du:dateUtc="2026-05-22T11:16:00Z">
              <w:r w:rsidRPr="00C625B0">
                <w:rPr>
                  <w:rFonts w:cs="Times New Roman"/>
                  <w:b w:val="0"/>
                  <w:color w:val="000000" w:themeColor="text1"/>
                  <w:sz w:val="24"/>
                  <w:szCs w:val="24"/>
                  <w:rPrChange w:id="12840" w:author="Haiyang Liu" w:date="2026-05-22T18:17:00Z" w16du:dateUtc="2026-05-22T11:17:00Z">
                    <w:rPr>
                      <w:b w:val="0"/>
                      <w:sz w:val="12"/>
                    </w:rPr>
                  </w:rPrChange>
                </w:rPr>
                <w:t>-.050</w:t>
              </w:r>
              <w:r w:rsidRPr="00C625B0">
                <w:rPr>
                  <w:rFonts w:cs="Times New Roman"/>
                  <w:color w:val="000000" w:themeColor="text1"/>
                  <w:sz w:val="24"/>
                  <w:szCs w:val="24"/>
                  <w:rPrChange w:id="12841" w:author="Haiyang Liu" w:date="2026-05-22T18:17:00Z" w16du:dateUtc="2026-05-22T11:17:00Z">
                    <w:rPr>
                      <w:sz w:val="12"/>
                    </w:rPr>
                  </w:rPrChange>
                </w:rPr>
                <w:br/>
              </w:r>
              <w:r w:rsidRPr="00C625B0">
                <w:rPr>
                  <w:rFonts w:cs="Times New Roman"/>
                  <w:b w:val="0"/>
                  <w:color w:val="000000" w:themeColor="text1"/>
                  <w:sz w:val="24"/>
                  <w:szCs w:val="24"/>
                  <w:rPrChange w:id="12842" w:author="Haiyang Liu" w:date="2026-05-22T18:17:00Z" w16du:dateUtc="2026-05-22T11:17:00Z">
                    <w:rPr>
                      <w:b w:val="0"/>
                      <w:sz w:val="12"/>
                    </w:rPr>
                  </w:rPrChange>
                </w:rPr>
                <w:t>(.048)</w:t>
              </w:r>
            </w:ins>
          </w:p>
        </w:tc>
        <w:tc>
          <w:tcPr>
            <w:tcW w:w="925" w:type="dxa"/>
            <w:tcBorders>
              <w:bottom w:val="single" w:sz="4" w:space="0" w:color="auto"/>
            </w:tcBorders>
            <w:vAlign w:val="center"/>
            <w:tcPrChange w:id="12843" w:author="Haiyang Liu" w:date="2026-05-22T20:08:00Z" w16du:dateUtc="2026-05-22T13:08:00Z">
              <w:tcPr>
                <w:tcW w:w="925" w:type="dxa"/>
                <w:gridSpan w:val="3"/>
              </w:tcPr>
            </w:tcPrChange>
          </w:tcPr>
          <w:p w14:paraId="04DBED1C" w14:textId="64F8BDD2" w:rsidR="00C625B0" w:rsidRPr="00C625B0" w:rsidRDefault="00C625B0">
            <w:pPr>
              <w:pStyle w:val="Caption"/>
              <w:snapToGrid w:val="0"/>
              <w:spacing w:after="0"/>
              <w:rPr>
                <w:ins w:id="12844" w:author="Haiyang Liu" w:date="2026-05-22T18:16:00Z" w16du:dateUtc="2026-05-22T11:16:00Z"/>
                <w:rFonts w:cs="Times New Roman"/>
                <w:i/>
                <w:color w:val="000000" w:themeColor="text1"/>
                <w:sz w:val="24"/>
                <w:szCs w:val="24"/>
              </w:rPr>
              <w:pPrChange w:id="12845" w:author="Haiyang Liu" w:date="2026-05-22T20:08:00Z" w16du:dateUtc="2026-05-22T13:08:00Z">
                <w:pPr>
                  <w:pStyle w:val="Caption"/>
                  <w:spacing w:before="160" w:after="60"/>
                </w:pPr>
              </w:pPrChange>
            </w:pPr>
            <w:ins w:id="12846" w:author="Haiyang Liu" w:date="2026-05-22T18:16:00Z" w16du:dateUtc="2026-05-22T11:16:00Z">
              <w:r w:rsidRPr="00C625B0">
                <w:rPr>
                  <w:rFonts w:cs="Times New Roman"/>
                  <w:b w:val="0"/>
                  <w:color w:val="000000" w:themeColor="text1"/>
                  <w:sz w:val="24"/>
                  <w:szCs w:val="24"/>
                  <w:rPrChange w:id="12847" w:author="Haiyang Liu" w:date="2026-05-22T18:17:00Z" w16du:dateUtc="2026-05-22T11:17:00Z">
                    <w:rPr>
                      <w:b w:val="0"/>
                      <w:sz w:val="12"/>
                    </w:rPr>
                  </w:rPrChange>
                </w:rPr>
                <w:t>-.058</w:t>
              </w:r>
              <w:r w:rsidRPr="00C625B0">
                <w:rPr>
                  <w:rFonts w:cs="Times New Roman"/>
                  <w:color w:val="000000" w:themeColor="text1"/>
                  <w:sz w:val="24"/>
                  <w:szCs w:val="24"/>
                  <w:rPrChange w:id="12848" w:author="Haiyang Liu" w:date="2026-05-22T18:17:00Z" w16du:dateUtc="2026-05-22T11:17:00Z">
                    <w:rPr>
                      <w:sz w:val="12"/>
                    </w:rPr>
                  </w:rPrChange>
                </w:rPr>
                <w:br/>
              </w:r>
              <w:r w:rsidRPr="00C625B0">
                <w:rPr>
                  <w:rFonts w:cs="Times New Roman"/>
                  <w:b w:val="0"/>
                  <w:color w:val="000000" w:themeColor="text1"/>
                  <w:sz w:val="24"/>
                  <w:szCs w:val="24"/>
                  <w:rPrChange w:id="12849" w:author="Haiyang Liu" w:date="2026-05-22T18:17:00Z" w16du:dateUtc="2026-05-22T11:17:00Z">
                    <w:rPr>
                      <w:b w:val="0"/>
                      <w:sz w:val="12"/>
                    </w:rPr>
                  </w:rPrChange>
                </w:rPr>
                <w:t>(.034)</w:t>
              </w:r>
            </w:ins>
          </w:p>
        </w:tc>
        <w:tc>
          <w:tcPr>
            <w:tcW w:w="925" w:type="dxa"/>
            <w:tcBorders>
              <w:bottom w:val="single" w:sz="4" w:space="0" w:color="auto"/>
            </w:tcBorders>
            <w:vAlign w:val="center"/>
            <w:tcPrChange w:id="12850" w:author="Haiyang Liu" w:date="2026-05-22T20:08:00Z" w16du:dateUtc="2026-05-22T13:08:00Z">
              <w:tcPr>
                <w:tcW w:w="925" w:type="dxa"/>
                <w:gridSpan w:val="3"/>
              </w:tcPr>
            </w:tcPrChange>
          </w:tcPr>
          <w:p w14:paraId="04240B04" w14:textId="4C93F8E4" w:rsidR="00C625B0" w:rsidRPr="00C625B0" w:rsidRDefault="00C625B0">
            <w:pPr>
              <w:pStyle w:val="Caption"/>
              <w:snapToGrid w:val="0"/>
              <w:spacing w:after="0"/>
              <w:rPr>
                <w:ins w:id="12851" w:author="Haiyang Liu" w:date="2026-05-22T18:16:00Z" w16du:dateUtc="2026-05-22T11:16:00Z"/>
                <w:rFonts w:cs="Times New Roman"/>
                <w:i/>
                <w:color w:val="000000" w:themeColor="text1"/>
                <w:sz w:val="24"/>
                <w:szCs w:val="24"/>
              </w:rPr>
              <w:pPrChange w:id="12852" w:author="Haiyang Liu" w:date="2026-05-22T20:08:00Z" w16du:dateUtc="2026-05-22T13:08:00Z">
                <w:pPr>
                  <w:pStyle w:val="Caption"/>
                  <w:spacing w:before="160" w:after="60"/>
                </w:pPr>
              </w:pPrChange>
            </w:pPr>
            <w:ins w:id="12853" w:author="Haiyang Liu" w:date="2026-05-22T18:17:00Z" w16du:dateUtc="2026-05-22T11:17:00Z">
              <w:r w:rsidRPr="00C625B0">
                <w:rPr>
                  <w:rFonts w:cs="Times New Roman"/>
                  <w:b w:val="0"/>
                  <w:color w:val="000000" w:themeColor="text1"/>
                  <w:sz w:val="24"/>
                  <w:szCs w:val="24"/>
                  <w:rPrChange w:id="12854" w:author="Haiyang Liu" w:date="2026-05-22T18:17:00Z" w16du:dateUtc="2026-05-22T11:17:00Z">
                    <w:rPr>
                      <w:b w:val="0"/>
                      <w:sz w:val="12"/>
                    </w:rPr>
                  </w:rPrChange>
                </w:rPr>
                <w:t>.300</w:t>
              </w:r>
              <w:r w:rsidRPr="00C625B0">
                <w:rPr>
                  <w:rFonts w:cs="Times New Roman"/>
                  <w:color w:val="000000" w:themeColor="text1"/>
                  <w:sz w:val="24"/>
                  <w:szCs w:val="24"/>
                  <w:rPrChange w:id="12855" w:author="Haiyang Liu" w:date="2026-05-22T18:17:00Z" w16du:dateUtc="2026-05-22T11:17:00Z">
                    <w:rPr>
                      <w:sz w:val="12"/>
                    </w:rPr>
                  </w:rPrChange>
                </w:rPr>
                <w:br/>
              </w:r>
              <w:r w:rsidRPr="00C625B0">
                <w:rPr>
                  <w:rFonts w:cs="Times New Roman"/>
                  <w:b w:val="0"/>
                  <w:color w:val="000000" w:themeColor="text1"/>
                  <w:sz w:val="24"/>
                  <w:szCs w:val="24"/>
                  <w:rPrChange w:id="12856" w:author="Haiyang Liu" w:date="2026-05-22T18:17:00Z" w16du:dateUtc="2026-05-22T11:17:00Z">
                    <w:rPr>
                      <w:b w:val="0"/>
                      <w:sz w:val="12"/>
                    </w:rPr>
                  </w:rPrChange>
                </w:rPr>
                <w:t>(.042)</w:t>
              </w:r>
            </w:ins>
          </w:p>
        </w:tc>
        <w:tc>
          <w:tcPr>
            <w:tcW w:w="925" w:type="dxa"/>
            <w:tcBorders>
              <w:bottom w:val="single" w:sz="4" w:space="0" w:color="auto"/>
            </w:tcBorders>
            <w:vAlign w:val="center"/>
            <w:tcPrChange w:id="12857" w:author="Haiyang Liu" w:date="2026-05-22T20:08:00Z" w16du:dateUtc="2026-05-22T13:08:00Z">
              <w:tcPr>
                <w:tcW w:w="925" w:type="dxa"/>
                <w:gridSpan w:val="3"/>
              </w:tcPr>
            </w:tcPrChange>
          </w:tcPr>
          <w:p w14:paraId="75C742A3" w14:textId="63C018E1" w:rsidR="00C625B0" w:rsidRPr="00C625B0" w:rsidRDefault="00C625B0">
            <w:pPr>
              <w:pStyle w:val="Caption"/>
              <w:snapToGrid w:val="0"/>
              <w:spacing w:after="0"/>
              <w:rPr>
                <w:ins w:id="12858" w:author="Haiyang Liu" w:date="2026-05-22T18:16:00Z" w16du:dateUtc="2026-05-22T11:16:00Z"/>
                <w:rFonts w:cs="Times New Roman"/>
                <w:i/>
                <w:color w:val="000000" w:themeColor="text1"/>
                <w:sz w:val="24"/>
                <w:szCs w:val="24"/>
              </w:rPr>
              <w:pPrChange w:id="12859" w:author="Haiyang Liu" w:date="2026-05-22T20:08:00Z" w16du:dateUtc="2026-05-22T13:08:00Z">
                <w:pPr>
                  <w:pStyle w:val="Caption"/>
                  <w:spacing w:before="160" w:after="60"/>
                </w:pPr>
              </w:pPrChange>
            </w:pPr>
            <w:ins w:id="12860" w:author="Haiyang Liu" w:date="2026-05-22T18:17:00Z" w16du:dateUtc="2026-05-22T11:17:00Z">
              <w:r w:rsidRPr="00C625B0">
                <w:rPr>
                  <w:rFonts w:cs="Times New Roman"/>
                  <w:b w:val="0"/>
                  <w:color w:val="000000" w:themeColor="text1"/>
                  <w:sz w:val="24"/>
                  <w:szCs w:val="24"/>
                  <w:rPrChange w:id="12861" w:author="Haiyang Liu" w:date="2026-05-22T18:17:00Z" w16du:dateUtc="2026-05-22T11:17:00Z">
                    <w:rPr>
                      <w:b w:val="0"/>
                      <w:sz w:val="12"/>
                    </w:rPr>
                  </w:rPrChange>
                </w:rPr>
                <w:t>.288</w:t>
              </w:r>
              <w:r w:rsidRPr="00C625B0">
                <w:rPr>
                  <w:rFonts w:cs="Times New Roman"/>
                  <w:color w:val="000000" w:themeColor="text1"/>
                  <w:sz w:val="24"/>
                  <w:szCs w:val="24"/>
                  <w:rPrChange w:id="12862" w:author="Haiyang Liu" w:date="2026-05-22T18:17:00Z" w16du:dateUtc="2026-05-22T11:17:00Z">
                    <w:rPr>
                      <w:sz w:val="12"/>
                    </w:rPr>
                  </w:rPrChange>
                </w:rPr>
                <w:br/>
              </w:r>
              <w:r w:rsidRPr="00C625B0">
                <w:rPr>
                  <w:rFonts w:cs="Times New Roman"/>
                  <w:b w:val="0"/>
                  <w:color w:val="000000" w:themeColor="text1"/>
                  <w:sz w:val="24"/>
                  <w:szCs w:val="24"/>
                  <w:rPrChange w:id="12863" w:author="Haiyang Liu" w:date="2026-05-22T18:17:00Z" w16du:dateUtc="2026-05-22T11:17:00Z">
                    <w:rPr>
                      <w:b w:val="0"/>
                      <w:sz w:val="12"/>
                    </w:rPr>
                  </w:rPrChange>
                </w:rPr>
                <w:t>(.068)</w:t>
              </w:r>
            </w:ins>
          </w:p>
        </w:tc>
        <w:tc>
          <w:tcPr>
            <w:tcW w:w="925" w:type="dxa"/>
            <w:tcBorders>
              <w:bottom w:val="single" w:sz="4" w:space="0" w:color="auto"/>
            </w:tcBorders>
            <w:vAlign w:val="center"/>
            <w:tcPrChange w:id="12864" w:author="Haiyang Liu" w:date="2026-05-22T20:08:00Z" w16du:dateUtc="2026-05-22T13:08:00Z">
              <w:tcPr>
                <w:tcW w:w="925" w:type="dxa"/>
                <w:gridSpan w:val="3"/>
              </w:tcPr>
            </w:tcPrChange>
          </w:tcPr>
          <w:p w14:paraId="78544B2B" w14:textId="5B875D5B" w:rsidR="00C625B0" w:rsidRPr="00C625B0" w:rsidRDefault="00C625B0">
            <w:pPr>
              <w:pStyle w:val="Caption"/>
              <w:snapToGrid w:val="0"/>
              <w:spacing w:after="0"/>
              <w:rPr>
                <w:ins w:id="12865" w:author="Haiyang Liu" w:date="2026-05-22T18:16:00Z" w16du:dateUtc="2026-05-22T11:16:00Z"/>
                <w:rFonts w:cs="Times New Roman"/>
                <w:i/>
                <w:color w:val="000000" w:themeColor="text1"/>
                <w:sz w:val="24"/>
                <w:szCs w:val="24"/>
              </w:rPr>
              <w:pPrChange w:id="12866" w:author="Haiyang Liu" w:date="2026-05-22T20:08:00Z" w16du:dateUtc="2026-05-22T13:08:00Z">
                <w:pPr>
                  <w:pStyle w:val="Caption"/>
                  <w:spacing w:before="160" w:after="60"/>
                </w:pPr>
              </w:pPrChange>
            </w:pPr>
            <w:ins w:id="12867" w:author="Haiyang Liu" w:date="2026-05-22T18:17:00Z" w16du:dateUtc="2026-05-22T11:17:00Z">
              <w:r w:rsidRPr="00C625B0">
                <w:rPr>
                  <w:rFonts w:cs="Times New Roman"/>
                  <w:b w:val="0"/>
                  <w:color w:val="000000" w:themeColor="text1"/>
                  <w:sz w:val="24"/>
                  <w:szCs w:val="24"/>
                  <w:rPrChange w:id="12868" w:author="Haiyang Liu" w:date="2026-05-22T18:17:00Z" w16du:dateUtc="2026-05-22T11:17:00Z">
                    <w:rPr>
                      <w:b w:val="0"/>
                      <w:sz w:val="12"/>
                    </w:rPr>
                  </w:rPrChange>
                </w:rPr>
                <w:t>-.098</w:t>
              </w:r>
              <w:r w:rsidRPr="00C625B0">
                <w:rPr>
                  <w:rFonts w:cs="Times New Roman"/>
                  <w:color w:val="000000" w:themeColor="text1"/>
                  <w:sz w:val="24"/>
                  <w:szCs w:val="24"/>
                  <w:rPrChange w:id="12869" w:author="Haiyang Liu" w:date="2026-05-22T18:17:00Z" w16du:dateUtc="2026-05-22T11:17:00Z">
                    <w:rPr>
                      <w:sz w:val="12"/>
                    </w:rPr>
                  </w:rPrChange>
                </w:rPr>
                <w:br/>
              </w:r>
              <w:r w:rsidRPr="00C625B0">
                <w:rPr>
                  <w:rFonts w:cs="Times New Roman"/>
                  <w:b w:val="0"/>
                  <w:color w:val="000000" w:themeColor="text1"/>
                  <w:sz w:val="24"/>
                  <w:szCs w:val="24"/>
                  <w:rPrChange w:id="12870" w:author="Haiyang Liu" w:date="2026-05-22T18:17:00Z" w16du:dateUtc="2026-05-22T11:17:00Z">
                    <w:rPr>
                      <w:b w:val="0"/>
                      <w:sz w:val="12"/>
                    </w:rPr>
                  </w:rPrChange>
                </w:rPr>
                <w:t>(.043)</w:t>
              </w:r>
            </w:ins>
          </w:p>
        </w:tc>
        <w:tc>
          <w:tcPr>
            <w:tcW w:w="925" w:type="dxa"/>
            <w:tcBorders>
              <w:bottom w:val="single" w:sz="4" w:space="0" w:color="auto"/>
            </w:tcBorders>
            <w:vAlign w:val="center"/>
            <w:tcPrChange w:id="12871" w:author="Haiyang Liu" w:date="2026-05-22T20:08:00Z" w16du:dateUtc="2026-05-22T13:08:00Z">
              <w:tcPr>
                <w:tcW w:w="925" w:type="dxa"/>
                <w:gridSpan w:val="3"/>
              </w:tcPr>
            </w:tcPrChange>
          </w:tcPr>
          <w:p w14:paraId="54D4964C" w14:textId="7315624B" w:rsidR="00C625B0" w:rsidRPr="00C625B0" w:rsidRDefault="00C625B0">
            <w:pPr>
              <w:pStyle w:val="Caption"/>
              <w:snapToGrid w:val="0"/>
              <w:spacing w:after="0"/>
              <w:rPr>
                <w:ins w:id="12872" w:author="Haiyang Liu" w:date="2026-05-22T18:16:00Z" w16du:dateUtc="2026-05-22T11:16:00Z"/>
                <w:rFonts w:cs="Times New Roman"/>
                <w:i/>
                <w:color w:val="000000" w:themeColor="text1"/>
                <w:sz w:val="24"/>
                <w:szCs w:val="24"/>
              </w:rPr>
              <w:pPrChange w:id="12873" w:author="Haiyang Liu" w:date="2026-05-22T20:08:00Z" w16du:dateUtc="2026-05-22T13:08:00Z">
                <w:pPr>
                  <w:pStyle w:val="Caption"/>
                  <w:spacing w:before="160" w:after="60"/>
                </w:pPr>
              </w:pPrChange>
            </w:pPr>
            <w:ins w:id="12874" w:author="Haiyang Liu" w:date="2026-05-22T18:17:00Z" w16du:dateUtc="2026-05-22T11:17:00Z">
              <w:r w:rsidRPr="00C625B0">
                <w:rPr>
                  <w:rFonts w:cs="Times New Roman"/>
                  <w:b w:val="0"/>
                  <w:color w:val="000000" w:themeColor="text1"/>
                  <w:sz w:val="24"/>
                  <w:szCs w:val="24"/>
                  <w:rPrChange w:id="12875" w:author="Haiyang Liu" w:date="2026-05-22T18:17:00Z" w16du:dateUtc="2026-05-22T11:17:00Z">
                    <w:rPr>
                      <w:b w:val="0"/>
                      <w:sz w:val="12"/>
                    </w:rPr>
                  </w:rPrChange>
                </w:rPr>
                <w:t>-.057</w:t>
              </w:r>
              <w:r w:rsidRPr="00C625B0">
                <w:rPr>
                  <w:rFonts w:cs="Times New Roman"/>
                  <w:color w:val="000000" w:themeColor="text1"/>
                  <w:sz w:val="24"/>
                  <w:szCs w:val="24"/>
                  <w:rPrChange w:id="12876" w:author="Haiyang Liu" w:date="2026-05-22T18:17:00Z" w16du:dateUtc="2026-05-22T11:17:00Z">
                    <w:rPr>
                      <w:sz w:val="12"/>
                    </w:rPr>
                  </w:rPrChange>
                </w:rPr>
                <w:br/>
              </w:r>
              <w:r w:rsidRPr="00C625B0">
                <w:rPr>
                  <w:rFonts w:cs="Times New Roman"/>
                  <w:b w:val="0"/>
                  <w:color w:val="000000" w:themeColor="text1"/>
                  <w:sz w:val="24"/>
                  <w:szCs w:val="24"/>
                  <w:rPrChange w:id="12877" w:author="Haiyang Liu" w:date="2026-05-22T18:17:00Z" w16du:dateUtc="2026-05-22T11:17:00Z">
                    <w:rPr>
                      <w:b w:val="0"/>
                      <w:sz w:val="12"/>
                    </w:rPr>
                  </w:rPrChange>
                </w:rPr>
                <w:t>(.049)</w:t>
              </w:r>
            </w:ins>
          </w:p>
        </w:tc>
        <w:tc>
          <w:tcPr>
            <w:tcW w:w="925" w:type="dxa"/>
            <w:tcBorders>
              <w:bottom w:val="single" w:sz="4" w:space="0" w:color="auto"/>
            </w:tcBorders>
            <w:vAlign w:val="center"/>
            <w:tcPrChange w:id="12878" w:author="Haiyang Liu" w:date="2026-05-22T20:08:00Z" w16du:dateUtc="2026-05-22T13:08:00Z">
              <w:tcPr>
                <w:tcW w:w="925" w:type="dxa"/>
                <w:gridSpan w:val="3"/>
              </w:tcPr>
            </w:tcPrChange>
          </w:tcPr>
          <w:p w14:paraId="7A96CE2D" w14:textId="1668C937" w:rsidR="00C625B0" w:rsidRPr="00C625B0" w:rsidRDefault="00C625B0">
            <w:pPr>
              <w:pStyle w:val="Caption"/>
              <w:snapToGrid w:val="0"/>
              <w:spacing w:after="0"/>
              <w:rPr>
                <w:ins w:id="12879" w:author="Haiyang Liu" w:date="2026-05-22T18:16:00Z" w16du:dateUtc="2026-05-22T11:16:00Z"/>
                <w:rFonts w:cs="Times New Roman"/>
                <w:i/>
                <w:color w:val="000000" w:themeColor="text1"/>
                <w:sz w:val="24"/>
                <w:szCs w:val="24"/>
              </w:rPr>
              <w:pPrChange w:id="12880" w:author="Haiyang Liu" w:date="2026-05-22T20:08:00Z" w16du:dateUtc="2026-05-22T13:08:00Z">
                <w:pPr>
                  <w:pStyle w:val="Caption"/>
                  <w:spacing w:before="160" w:after="60"/>
                </w:pPr>
              </w:pPrChange>
            </w:pPr>
            <w:ins w:id="12881" w:author="Haiyang Liu" w:date="2026-05-22T18:17:00Z" w16du:dateUtc="2026-05-22T11:17:00Z">
              <w:r w:rsidRPr="00C625B0">
                <w:rPr>
                  <w:rFonts w:cs="Times New Roman"/>
                  <w:b w:val="0"/>
                  <w:color w:val="000000" w:themeColor="text1"/>
                  <w:sz w:val="24"/>
                  <w:szCs w:val="24"/>
                  <w:rPrChange w:id="12882" w:author="Haiyang Liu" w:date="2026-05-22T18:17:00Z" w16du:dateUtc="2026-05-22T11:17:00Z">
                    <w:rPr>
                      <w:b w:val="0"/>
                      <w:sz w:val="12"/>
                    </w:rPr>
                  </w:rPrChange>
                </w:rPr>
                <w:t>-.070</w:t>
              </w:r>
              <w:r w:rsidRPr="00C625B0">
                <w:rPr>
                  <w:rFonts w:cs="Times New Roman"/>
                  <w:color w:val="000000" w:themeColor="text1"/>
                  <w:sz w:val="24"/>
                  <w:szCs w:val="24"/>
                  <w:rPrChange w:id="12883" w:author="Haiyang Liu" w:date="2026-05-22T18:17:00Z" w16du:dateUtc="2026-05-22T11:17:00Z">
                    <w:rPr>
                      <w:sz w:val="12"/>
                    </w:rPr>
                  </w:rPrChange>
                </w:rPr>
                <w:br/>
              </w:r>
              <w:r w:rsidRPr="00C625B0">
                <w:rPr>
                  <w:rFonts w:cs="Times New Roman"/>
                  <w:b w:val="0"/>
                  <w:color w:val="000000" w:themeColor="text1"/>
                  <w:sz w:val="24"/>
                  <w:szCs w:val="24"/>
                  <w:rPrChange w:id="12884" w:author="Haiyang Liu" w:date="2026-05-22T18:17:00Z" w16du:dateUtc="2026-05-22T11:17:00Z">
                    <w:rPr>
                      <w:b w:val="0"/>
                      <w:sz w:val="12"/>
                    </w:rPr>
                  </w:rPrChange>
                </w:rPr>
                <w:t>(.039)</w:t>
              </w:r>
            </w:ins>
          </w:p>
        </w:tc>
        <w:tc>
          <w:tcPr>
            <w:tcW w:w="925" w:type="dxa"/>
            <w:tcBorders>
              <w:bottom w:val="single" w:sz="4" w:space="0" w:color="auto"/>
            </w:tcBorders>
            <w:vAlign w:val="center"/>
            <w:tcPrChange w:id="12885" w:author="Haiyang Liu" w:date="2026-05-22T20:08:00Z" w16du:dateUtc="2026-05-22T13:08:00Z">
              <w:tcPr>
                <w:tcW w:w="925" w:type="dxa"/>
                <w:gridSpan w:val="3"/>
              </w:tcPr>
            </w:tcPrChange>
          </w:tcPr>
          <w:p w14:paraId="06709C1F" w14:textId="1A1884C2" w:rsidR="00C625B0" w:rsidRPr="00C625B0" w:rsidRDefault="00C625B0">
            <w:pPr>
              <w:pStyle w:val="Caption"/>
              <w:snapToGrid w:val="0"/>
              <w:spacing w:after="0"/>
              <w:rPr>
                <w:ins w:id="12886" w:author="Haiyang Liu" w:date="2026-05-22T18:16:00Z" w16du:dateUtc="2026-05-22T11:16:00Z"/>
                <w:rFonts w:cs="Times New Roman"/>
                <w:i/>
                <w:color w:val="000000" w:themeColor="text1"/>
                <w:sz w:val="24"/>
                <w:szCs w:val="24"/>
              </w:rPr>
              <w:pPrChange w:id="12887" w:author="Haiyang Liu" w:date="2026-05-22T20:08:00Z" w16du:dateUtc="2026-05-22T13:08:00Z">
                <w:pPr>
                  <w:pStyle w:val="Caption"/>
                  <w:spacing w:before="160" w:after="60"/>
                </w:pPr>
              </w:pPrChange>
            </w:pPr>
            <w:ins w:id="12888" w:author="Haiyang Liu" w:date="2026-05-22T18:17:00Z" w16du:dateUtc="2026-05-22T11:17:00Z">
              <w:r w:rsidRPr="00C625B0">
                <w:rPr>
                  <w:rFonts w:cs="Times New Roman"/>
                  <w:b w:val="0"/>
                  <w:color w:val="000000" w:themeColor="text1"/>
                  <w:sz w:val="24"/>
                  <w:szCs w:val="24"/>
                  <w:rPrChange w:id="12889" w:author="Haiyang Liu" w:date="2026-05-22T18:17:00Z" w16du:dateUtc="2026-05-22T11:17:00Z">
                    <w:rPr>
                      <w:b w:val="0"/>
                      <w:sz w:val="12"/>
                    </w:rPr>
                  </w:rPrChange>
                </w:rPr>
                <w:t>-.155</w:t>
              </w:r>
              <w:r w:rsidRPr="00C625B0">
                <w:rPr>
                  <w:rFonts w:cs="Times New Roman"/>
                  <w:color w:val="000000" w:themeColor="text1"/>
                  <w:sz w:val="24"/>
                  <w:szCs w:val="24"/>
                  <w:rPrChange w:id="12890" w:author="Haiyang Liu" w:date="2026-05-22T18:17:00Z" w16du:dateUtc="2026-05-22T11:17:00Z">
                    <w:rPr>
                      <w:sz w:val="12"/>
                    </w:rPr>
                  </w:rPrChange>
                </w:rPr>
                <w:br/>
              </w:r>
              <w:r w:rsidRPr="00C625B0">
                <w:rPr>
                  <w:rFonts w:cs="Times New Roman"/>
                  <w:b w:val="0"/>
                  <w:color w:val="000000" w:themeColor="text1"/>
                  <w:sz w:val="24"/>
                  <w:szCs w:val="24"/>
                  <w:rPrChange w:id="12891" w:author="Haiyang Liu" w:date="2026-05-22T18:17:00Z" w16du:dateUtc="2026-05-22T11:17:00Z">
                    <w:rPr>
                      <w:b w:val="0"/>
                      <w:sz w:val="12"/>
                    </w:rPr>
                  </w:rPrChange>
                </w:rPr>
                <w:t>(.037)</w:t>
              </w:r>
            </w:ins>
          </w:p>
        </w:tc>
        <w:tc>
          <w:tcPr>
            <w:tcW w:w="925" w:type="dxa"/>
            <w:tcBorders>
              <w:bottom w:val="single" w:sz="4" w:space="0" w:color="auto"/>
            </w:tcBorders>
            <w:vAlign w:val="center"/>
            <w:tcPrChange w:id="12892" w:author="Haiyang Liu" w:date="2026-05-22T20:08:00Z" w16du:dateUtc="2026-05-22T13:08:00Z">
              <w:tcPr>
                <w:tcW w:w="925" w:type="dxa"/>
                <w:gridSpan w:val="3"/>
              </w:tcPr>
            </w:tcPrChange>
          </w:tcPr>
          <w:p w14:paraId="292209D6" w14:textId="39A9CC29" w:rsidR="00C625B0" w:rsidRPr="00C625B0" w:rsidRDefault="00C625B0">
            <w:pPr>
              <w:pStyle w:val="Caption"/>
              <w:snapToGrid w:val="0"/>
              <w:spacing w:after="0"/>
              <w:rPr>
                <w:ins w:id="12893" w:author="Haiyang Liu" w:date="2026-05-22T18:16:00Z" w16du:dateUtc="2026-05-22T11:16:00Z"/>
                <w:rFonts w:cs="Times New Roman"/>
                <w:i/>
                <w:color w:val="000000" w:themeColor="text1"/>
                <w:sz w:val="24"/>
                <w:szCs w:val="24"/>
              </w:rPr>
              <w:pPrChange w:id="12894" w:author="Haiyang Liu" w:date="2026-05-22T20:08:00Z" w16du:dateUtc="2026-05-22T13:08:00Z">
                <w:pPr>
                  <w:pStyle w:val="Caption"/>
                  <w:spacing w:before="160" w:after="60"/>
                </w:pPr>
              </w:pPrChange>
            </w:pPr>
            <w:ins w:id="12895" w:author="Haiyang Liu" w:date="2026-05-22T18:17:00Z" w16du:dateUtc="2026-05-22T11:17:00Z">
              <w:r w:rsidRPr="00C625B0">
                <w:rPr>
                  <w:rFonts w:cs="Times New Roman"/>
                  <w:b w:val="0"/>
                  <w:color w:val="000000" w:themeColor="text1"/>
                  <w:sz w:val="24"/>
                  <w:szCs w:val="24"/>
                  <w:rPrChange w:id="12896" w:author="Haiyang Liu" w:date="2026-05-22T18:17:00Z" w16du:dateUtc="2026-05-22T11:17:00Z">
                    <w:rPr>
                      <w:b w:val="0"/>
                      <w:sz w:val="12"/>
                    </w:rPr>
                  </w:rPrChange>
                </w:rPr>
                <w:t>-.169</w:t>
              </w:r>
              <w:r w:rsidRPr="00C625B0">
                <w:rPr>
                  <w:rFonts w:cs="Times New Roman"/>
                  <w:color w:val="000000" w:themeColor="text1"/>
                  <w:sz w:val="24"/>
                  <w:szCs w:val="24"/>
                  <w:rPrChange w:id="12897" w:author="Haiyang Liu" w:date="2026-05-22T18:17:00Z" w16du:dateUtc="2026-05-22T11:17:00Z">
                    <w:rPr>
                      <w:sz w:val="12"/>
                    </w:rPr>
                  </w:rPrChange>
                </w:rPr>
                <w:br/>
              </w:r>
              <w:r w:rsidRPr="00C625B0">
                <w:rPr>
                  <w:rFonts w:cs="Times New Roman"/>
                  <w:b w:val="0"/>
                  <w:color w:val="000000" w:themeColor="text1"/>
                  <w:sz w:val="24"/>
                  <w:szCs w:val="24"/>
                  <w:rPrChange w:id="12898" w:author="Haiyang Liu" w:date="2026-05-22T18:17:00Z" w16du:dateUtc="2026-05-22T11:17:00Z">
                    <w:rPr>
                      <w:b w:val="0"/>
                      <w:sz w:val="12"/>
                    </w:rPr>
                  </w:rPrChange>
                </w:rPr>
                <w:t>(.041)</w:t>
              </w:r>
            </w:ins>
          </w:p>
        </w:tc>
        <w:tc>
          <w:tcPr>
            <w:tcW w:w="925" w:type="dxa"/>
            <w:tcBorders>
              <w:bottom w:val="single" w:sz="4" w:space="0" w:color="auto"/>
            </w:tcBorders>
            <w:vAlign w:val="center"/>
            <w:tcPrChange w:id="12899" w:author="Haiyang Liu" w:date="2026-05-22T20:08:00Z" w16du:dateUtc="2026-05-22T13:08:00Z">
              <w:tcPr>
                <w:tcW w:w="925" w:type="dxa"/>
                <w:gridSpan w:val="2"/>
              </w:tcPr>
            </w:tcPrChange>
          </w:tcPr>
          <w:p w14:paraId="19E00F8A" w14:textId="420A17E3" w:rsidR="00C625B0" w:rsidRPr="00C625B0" w:rsidRDefault="00C625B0">
            <w:pPr>
              <w:pStyle w:val="Caption"/>
              <w:snapToGrid w:val="0"/>
              <w:spacing w:after="0"/>
              <w:rPr>
                <w:ins w:id="12900" w:author="Haiyang Liu" w:date="2026-05-22T18:16:00Z" w16du:dateUtc="2026-05-22T11:16:00Z"/>
                <w:rFonts w:cs="Times New Roman"/>
                <w:i/>
                <w:color w:val="000000" w:themeColor="text1"/>
                <w:sz w:val="24"/>
                <w:szCs w:val="24"/>
              </w:rPr>
              <w:pPrChange w:id="12901" w:author="Haiyang Liu" w:date="2026-05-22T20:08:00Z" w16du:dateUtc="2026-05-22T13:08:00Z">
                <w:pPr>
                  <w:pStyle w:val="Caption"/>
                  <w:spacing w:before="160" w:after="60"/>
                </w:pPr>
              </w:pPrChange>
            </w:pPr>
            <w:ins w:id="12902" w:author="Haiyang Liu" w:date="2026-05-22T18:17:00Z" w16du:dateUtc="2026-05-22T11:17:00Z">
              <w:r w:rsidRPr="00C625B0">
                <w:rPr>
                  <w:rFonts w:cs="Times New Roman"/>
                  <w:b w:val="0"/>
                  <w:color w:val="000000" w:themeColor="text1"/>
                  <w:sz w:val="24"/>
                  <w:szCs w:val="24"/>
                  <w:rPrChange w:id="12903" w:author="Haiyang Liu" w:date="2026-05-22T18:17:00Z" w16du:dateUtc="2026-05-22T11:17:00Z">
                    <w:rPr>
                      <w:b w:val="0"/>
                      <w:sz w:val="12"/>
                    </w:rPr>
                  </w:rPrChange>
                </w:rPr>
                <w:t>.863</w:t>
              </w:r>
              <w:r w:rsidRPr="00C625B0">
                <w:rPr>
                  <w:rFonts w:cs="Times New Roman"/>
                  <w:color w:val="000000" w:themeColor="text1"/>
                  <w:sz w:val="24"/>
                  <w:szCs w:val="24"/>
                  <w:rPrChange w:id="12904" w:author="Haiyang Liu" w:date="2026-05-22T18:17:00Z" w16du:dateUtc="2026-05-22T11:17:00Z">
                    <w:rPr>
                      <w:sz w:val="12"/>
                    </w:rPr>
                  </w:rPrChange>
                </w:rPr>
                <w:br/>
              </w:r>
              <w:r w:rsidRPr="00C625B0">
                <w:rPr>
                  <w:rFonts w:cs="Times New Roman"/>
                  <w:b w:val="0"/>
                  <w:color w:val="000000" w:themeColor="text1"/>
                  <w:sz w:val="24"/>
                  <w:szCs w:val="24"/>
                  <w:rPrChange w:id="12905" w:author="Haiyang Liu" w:date="2026-05-22T18:17:00Z" w16du:dateUtc="2026-05-22T11:17:00Z">
                    <w:rPr>
                      <w:b w:val="0"/>
                      <w:sz w:val="12"/>
                    </w:rPr>
                  </w:rPrChange>
                </w:rPr>
                <w:t>(.071)</w:t>
              </w:r>
            </w:ins>
          </w:p>
        </w:tc>
      </w:tr>
    </w:tbl>
    <w:p w14:paraId="0047083B" w14:textId="4B233169" w:rsidR="00897B8F" w:rsidRPr="004D0747" w:rsidRDefault="00897B8F" w:rsidP="00897B8F">
      <w:pPr>
        <w:pStyle w:val="Caption"/>
        <w:spacing w:before="160" w:after="60"/>
        <w:rPr>
          <w:ins w:id="12906" w:author="Haiyang Liu" w:date="2026-05-22T18:10:00Z"/>
          <w:rFonts w:cs="Times New Roman"/>
          <w:b w:val="0"/>
          <w:bCs w:val="0"/>
          <w:color w:val="000000" w:themeColor="text1"/>
          <w:sz w:val="24"/>
          <w:szCs w:val="24"/>
          <w:rPrChange w:id="12907" w:author="Haiyang Liu" w:date="2026-05-22T20:09:00Z" w16du:dateUtc="2026-05-22T13:09:00Z">
            <w:rPr>
              <w:ins w:id="12908" w:author="Haiyang Liu" w:date="2026-05-22T18:10:00Z"/>
            </w:rPr>
          </w:rPrChange>
        </w:rPr>
      </w:pPr>
      <w:ins w:id="12909" w:author="Haiyang Liu" w:date="2026-05-22T18:10:00Z">
        <w:r w:rsidRPr="004D0747">
          <w:rPr>
            <w:rFonts w:cs="Times New Roman"/>
            <w:b w:val="0"/>
            <w:bCs w:val="0"/>
            <w:i/>
            <w:color w:val="000000" w:themeColor="text1"/>
            <w:sz w:val="24"/>
            <w:szCs w:val="24"/>
            <w:rPrChange w:id="12910" w:author="Haiyang Liu" w:date="2026-05-22T20:09:00Z" w16du:dateUtc="2026-05-22T13:09:00Z">
              <w:rPr>
                <w:i/>
              </w:rPr>
            </w:rPrChange>
          </w:rPr>
          <w:t xml:space="preserve">Note. </w:t>
        </w:r>
      </w:ins>
      <w:ins w:id="12911" w:author="Haiyang Liu" w:date="2026-05-22T20:09:00Z" w16du:dateUtc="2026-05-22T13:09:00Z">
        <w:r w:rsidR="004D0747" w:rsidRPr="004D0747">
          <w:rPr>
            <w:rFonts w:cs="Times New Roman"/>
            <w:b w:val="0"/>
            <w:bCs w:val="0"/>
            <w:i/>
            <w:color w:val="000000" w:themeColor="text1"/>
            <w:sz w:val="24"/>
            <w:szCs w:val="24"/>
            <w:rPrChange w:id="12912" w:author="Haiyang Liu" w:date="2026-05-22T20:09:00Z" w16du:dateUtc="2026-05-22T13:09:00Z">
              <w:rPr>
                <w:rFonts w:cs="Times New Roman"/>
                <w:i/>
                <w:color w:val="000000" w:themeColor="text1"/>
                <w:sz w:val="24"/>
                <w:szCs w:val="24"/>
              </w:rPr>
            </w:rPrChange>
          </w:rPr>
          <w:t>Diagonal entries are variances. This matrix is reproduced from Mplus TECH4. It gives model-derived total covariances for the main studied variables.</w:t>
        </w:r>
      </w:ins>
    </w:p>
    <w:p w14:paraId="777D4240" w14:textId="7C82B193" w:rsidR="009458CE" w:rsidRDefault="009C0C59">
      <w:pPr>
        <w:pStyle w:val="Caption"/>
        <w:spacing w:before="160" w:after="60"/>
        <w:pPrChange w:id="12913" w:author="Haiyang Liu" w:date="2026-05-22T18:07:00Z" w16du:dateUtc="2026-05-22T11:07:00Z">
          <w:pPr>
            <w:snapToGrid w:val="0"/>
          </w:pPr>
        </w:pPrChange>
      </w:pPr>
      <w:del w:id="12914" w:author="Haiyang Liu" w:date="2026-05-21T11:01:00Z" w16du:dateUtc="2026-05-21T04:01:00Z">
        <w:r w:rsidDel="00016DAD">
          <w:fldChar w:fldCharType="begin"/>
        </w:r>
        <w:r w:rsidDel="00016DAD">
          <w:delInstrText xml:space="preserve"> ADDIN </w:delInstrText>
        </w:r>
        <w:r w:rsidDel="00016DAD">
          <w:fldChar w:fldCharType="end"/>
        </w:r>
        <w:r w:rsidDel="00016DAD">
          <w:fldChar w:fldCharType="begin"/>
        </w:r>
        <w:r w:rsidDel="00016DAD">
          <w:delInstrText xml:space="preserve"> ADDIN </w:delInstrText>
        </w:r>
        <w:r w:rsidDel="00016DAD">
          <w:fldChar w:fldCharType="end"/>
        </w:r>
      </w:del>
    </w:p>
    <w:sectPr w:rsidR="009458CE" w:rsidSect="00136C13">
      <w:pgSz w:w="15840" w:h="12240" w:orient="landscape"/>
      <w:pgMar w:top="1440" w:right="1440" w:bottom="1440" w:left="1440" w:header="851" w:footer="992" w:gutter="0"/>
      <w:cols w:space="425"/>
      <w:docGrid w:linePitch="326"/>
      <w:sectPrChange w:id="12915" w:author="Haiyang Liu" w:date="2026-05-21T12:42:00Z" w16du:dateUtc="2026-05-21T05:42:00Z">
        <w:sectPr w:rsidR="009458CE" w:rsidSect="00136C13">
          <w:pgSz w:w="12240" w:h="15840" w:orient="portrait"/>
          <w:pgMar w:top="1440" w:right="1440" w:bottom="1440" w:left="1440" w:header="851" w:footer="992" w:gutter="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72" w:author="Haiyang Liu" w:date="2026-04-06T11:45:00Z" w:initials="HL">
    <w:p w14:paraId="4D225F48" w14:textId="77777777" w:rsidR="00622379" w:rsidRDefault="00622379" w:rsidP="00622379">
      <w:r>
        <w:rPr>
          <w:rStyle w:val="CommentReference"/>
        </w:rPr>
        <w:annotationRef/>
      </w:r>
      <w:r>
        <w:rPr>
          <w:sz w:val="20"/>
          <w:szCs w:val="20"/>
        </w:rPr>
        <w:t xml:space="preserve">I feel this still reads overstated. The reviewers are too explicit against overstating contributions, so we should be more cautious here. For example, Talya's recent review at JOM and Li's recent AMJ paper both point out the importance of learning during socialization. We may need to cite them (in case they are our reviewers). We probably need a new hook. </w:t>
      </w:r>
    </w:p>
    <w:p w14:paraId="3AAE2666" w14:textId="77777777" w:rsidR="00622379" w:rsidRDefault="00622379" w:rsidP="00622379"/>
    <w:p w14:paraId="4603D758" w14:textId="77777777" w:rsidR="00622379" w:rsidRDefault="00622379" w:rsidP="00622379">
      <w:r>
        <w:rPr>
          <w:color w:val="545454"/>
          <w:sz w:val="20"/>
          <w:szCs w:val="20"/>
        </w:rPr>
        <w:t>New Horizons for Newcomer Organizational Socialization: A Review, Meta-Analysis, and Future Research Directions</w:t>
      </w:r>
    </w:p>
    <w:p w14:paraId="1C691EF7" w14:textId="77777777" w:rsidR="00622379" w:rsidRDefault="00622379" w:rsidP="00622379"/>
    <w:p w14:paraId="07D5B4F6" w14:textId="77777777" w:rsidR="00622379" w:rsidRDefault="00622379" w:rsidP="00622379"/>
    <w:p w14:paraId="2C8C02EE" w14:textId="77777777" w:rsidR="00622379" w:rsidRDefault="00622379" w:rsidP="00622379">
      <w:r>
        <w:rPr>
          <w:color w:val="323232"/>
          <w:sz w:val="20"/>
          <w:szCs w:val="20"/>
          <w:highlight w:val="white"/>
        </w:rPr>
        <w:t>THE ROLES OF LEARNING AND STATUS ATTAINMENT IN SUCCESSFUL NEWCOMER SOCIALIZATION: RANDOM ASSIGNMENTS TO COMPLEX PROJECTS AND EARLY CAREER OUTCOMES</w:t>
      </w:r>
    </w:p>
    <w:p w14:paraId="12593BD5" w14:textId="77777777" w:rsidR="00622379" w:rsidRDefault="00622379" w:rsidP="00622379"/>
    <w:p w14:paraId="4F8D5EB2" w14:textId="77777777" w:rsidR="00622379" w:rsidRDefault="00622379" w:rsidP="00622379"/>
  </w:comment>
  <w:comment w:id="469" w:author="Haiyang Liu" w:date="2026-04-06T12:02:00Z" w:initials="HL">
    <w:p w14:paraId="4865C880" w14:textId="77777777" w:rsidR="008352F8" w:rsidRDefault="008352F8" w:rsidP="008352F8">
      <w:r>
        <w:rPr>
          <w:rStyle w:val="CommentReference"/>
        </w:rPr>
        <w:annotationRef/>
      </w:r>
      <w:r>
        <w:rPr>
          <w:sz w:val="20"/>
          <w:szCs w:val="20"/>
        </w:rPr>
        <w:t xml:space="preserve">Maybe we can boost this by saying some assumptions? For example, we can say that the socialization literature has extensively studied what helps newcomers learn but has never studied what happens when newcomers fail to perform correctly. That is, the errors are an inherent and unavoidable part of learning. </w:t>
      </w:r>
    </w:p>
    <w:p w14:paraId="03C9B570" w14:textId="77777777" w:rsidR="008352F8" w:rsidRDefault="008352F8" w:rsidP="008352F8"/>
    <w:p w14:paraId="6C42427B" w14:textId="77777777" w:rsidR="008352F8" w:rsidRDefault="008352F8" w:rsidP="008352F8">
      <w:r>
        <w:rPr>
          <w:sz w:val="20"/>
          <w:szCs w:val="20"/>
        </w:rPr>
        <w:t xml:space="preserve">The current literature relies heavily on individual dispositions like Proactivity, Learning Goal Orientation (VandeWalle, 1997) or relational climates like Psychological Safety (Edmondson, 1999). The field assumes that if a newcomer has the internal motivation to view errors as learning opportunities, or feels relationally safe enough to admit a mistake, learning will naturally occur. </w:t>
      </w:r>
    </w:p>
    <w:p w14:paraId="44FD5CBF" w14:textId="77777777" w:rsidR="008352F8" w:rsidRDefault="008352F8" w:rsidP="008352F8"/>
    <w:p w14:paraId="46DBF32A" w14:textId="77777777" w:rsidR="008352F8" w:rsidRDefault="008352F8" w:rsidP="008352F8">
      <w:r>
        <w:rPr>
          <w:sz w:val="20"/>
          <w:szCs w:val="20"/>
        </w:rPr>
        <w:t xml:space="preserve">This assumption fundamentally conflates motivation/permission with procedural execution. A learning orientation provides the internal desire to improve, and psychological safety provides the interpersonal permission to speak up. However, neither provides the actual cognitive or procedural routines for how to process a complex task failure in a brand-new environment. When an action error occurs, it creates a massive cognitive load. Without team-level normative routines to guide the analysis of that error, even highly motivated newcomers will be forced to expend their limited cognitive resources on superficial, defensive fixes just to survive the immediate competence mandate. </w:t>
      </w:r>
    </w:p>
    <w:p w14:paraId="7F0C5BAF" w14:textId="77777777" w:rsidR="008352F8" w:rsidRDefault="008352F8" w:rsidP="008352F8"/>
    <w:p w14:paraId="18264914" w14:textId="77777777" w:rsidR="008352F8" w:rsidRDefault="008352F8" w:rsidP="008352F8">
      <w:r>
        <w:rPr>
          <w:sz w:val="20"/>
          <w:szCs w:val="20"/>
        </w:rPr>
        <w:t xml:space="preserve">I also feel it is better for us to distinguish our study from those reviewers mentioned immediately in the intro. </w:t>
      </w:r>
    </w:p>
    <w:p w14:paraId="33C7D6AB" w14:textId="77777777" w:rsidR="008352F8" w:rsidRDefault="008352F8" w:rsidP="008352F8"/>
  </w:comment>
  <w:comment w:id="769" w:author="Haiyang Liu" w:date="2026-04-06T19:02:00Z" w:initials="HL">
    <w:p w14:paraId="5D351563" w14:textId="77777777" w:rsidR="002D69E4" w:rsidRDefault="00153BFE" w:rsidP="002D69E4">
      <w:r>
        <w:rPr>
          <w:rStyle w:val="CommentReference"/>
        </w:rPr>
        <w:annotationRef/>
      </w:r>
      <w:r w:rsidR="002D69E4">
        <w:rPr>
          <w:sz w:val="20"/>
          <w:szCs w:val="20"/>
        </w:rPr>
        <w:t xml:space="preserve">This sounds our moderator is less important (like a byproduct).  If how people engage with errors is determined by one's appraisal tendencies, why would culture matters? Socialization also means to suppress one's self-concepts to be assimilated. I feel this argument can be problematic. </w:t>
      </w:r>
    </w:p>
  </w:comment>
  <w:comment w:id="1282" w:author="Haiyang Liu" w:date="2026-05-25T00:31:00Z" w:initials="HL">
    <w:p w14:paraId="6BF949FC" w14:textId="77777777" w:rsidR="001C6440" w:rsidRDefault="001C6440" w:rsidP="001C6440">
      <w:r>
        <w:rPr>
          <w:rStyle w:val="CommentReference"/>
        </w:rPr>
        <w:annotationRef/>
      </w:r>
      <w:r>
        <w:rPr>
          <w:sz w:val="20"/>
          <w:szCs w:val="20"/>
        </w:rPr>
        <w:t xml:space="preserve">The spiraling theory, as I know, was developed for self-efficacy. Will this cause us a big trouble? Does spiraling theory's machinery require an efficacy-belief feedback loop? Maybe we do not mention it, but say we draw the self-reinforcing accumulation principle and cite Lindsley? Or maybe, we should change it to a learning theory? Learning-curve theory seems to say learning increases rapidly at first (which is our case, on boarding)? </w:t>
      </w:r>
    </w:p>
  </w:comment>
  <w:comment w:id="1283" w:author="Hong Deng" w:date="2026-05-25T09:44:00Z" w:initials="HD">
    <w:p w14:paraId="6B8D05D9" w14:textId="77777777" w:rsidR="00393A86" w:rsidRDefault="00393A86" w:rsidP="00393A86">
      <w:pPr>
        <w:pStyle w:val="CommentText"/>
      </w:pPr>
      <w:r>
        <w:rPr>
          <w:rStyle w:val="CommentReference"/>
        </w:rPr>
        <w:annotationRef/>
      </w:r>
      <w:r>
        <w:t>Learning curve has many patterns. The most classic one (decelerating curve) contradicts our shape.</w:t>
      </w:r>
    </w:p>
  </w:comment>
  <w:comment w:id="1322" w:author="Haiyang Liu" w:date="2026-05-25T00:20:00Z" w:initials="HL">
    <w:p w14:paraId="1F4940E3" w14:textId="77777777" w:rsidR="00BF7751" w:rsidRDefault="00BF7751" w:rsidP="00BF7751">
      <w:r>
        <w:rPr>
          <w:rStyle w:val="CommentReference"/>
        </w:rPr>
        <w:annotationRef/>
      </w:r>
      <w:r>
        <w:rPr>
          <w:sz w:val="20"/>
          <w:szCs w:val="20"/>
        </w:rPr>
        <w:t xml:space="preserve">How do we know gains compound multiplicatively rather than just adding up additively? Combined with the later comment, I think we may need to tone down it a bit. </w:t>
      </w:r>
    </w:p>
  </w:comment>
  <w:comment w:id="1422" w:author="Haiyang Liu" w:date="2026-05-25T00:25:00Z" w:initials="HL">
    <w:p w14:paraId="645DE993" w14:textId="77777777" w:rsidR="00BF7751" w:rsidRDefault="00BF7751" w:rsidP="00BF7751">
      <w:r>
        <w:rPr>
          <w:rStyle w:val="CommentReference"/>
        </w:rPr>
        <w:annotationRef/>
      </w:r>
      <w:r>
        <w:rPr>
          <w:sz w:val="20"/>
          <w:szCs w:val="20"/>
        </w:rPr>
        <w:t>There is another concern that I feel this is too strong. If we say everyone acts like this, then where is the inflection point? Ans how can we be sure that that point is within our four-month window.</w:t>
      </w:r>
    </w:p>
    <w:p w14:paraId="01D68FD6" w14:textId="77777777" w:rsidR="00BF7751" w:rsidRDefault="00BF7751" w:rsidP="00BF7751"/>
    <w:p w14:paraId="13EC2AA5" w14:textId="77777777" w:rsidR="00BF7751" w:rsidRDefault="00BF7751" w:rsidP="00BF7751">
      <w:r>
        <w:rPr>
          <w:sz w:val="20"/>
          <w:szCs w:val="20"/>
        </w:rPr>
        <w:t>I remember that in my earlier paper about attribution trajectory, the reviewers asked a lot about inflection point. Do we have any learning theories that can predict when it will show up?</w:t>
      </w:r>
    </w:p>
  </w:comment>
  <w:comment w:id="1453" w:author="Haiyang Liu" w:date="2026-05-24T23:59:00Z" w:initials="HL">
    <w:p w14:paraId="7A5D94D6" w14:textId="77777777" w:rsidR="00CB5D6A" w:rsidRDefault="00B60702" w:rsidP="00CB5D6A">
      <w:r>
        <w:rPr>
          <w:rStyle w:val="CommentReference"/>
        </w:rPr>
        <w:annotationRef/>
      </w:r>
      <w:r w:rsidR="00CB5D6A">
        <w:rPr>
          <w:sz w:val="20"/>
          <w:szCs w:val="20"/>
        </w:rPr>
        <w:t xml:space="preserve">I am thinking, whether this is the ideal case, that errors are declining in an accelerating speed, not for all people. I am worried that this is too strong. For example, for Figure 4, the newcomer with higher locus of control, its curve is totally flat from the beginning to the end. So, a true learning is the acceleration. We should say, for all people, it is declining, but what really matters is the acceleration. And we really care about the acceleration becuase 1) it facilitates the true learning and better for future tasks/performance; 2)it highlights potential and contributes to evaluation of performance. </w:t>
      </w:r>
    </w:p>
    <w:p w14:paraId="7323D7AA" w14:textId="77777777" w:rsidR="00CB5D6A" w:rsidRDefault="00CB5D6A" w:rsidP="00CB5D6A"/>
    <w:p w14:paraId="4115939D" w14:textId="77777777" w:rsidR="00CB5D6A" w:rsidRDefault="00CB5D6A" w:rsidP="00CB5D6A">
      <w:r>
        <w:rPr>
          <w:sz w:val="20"/>
          <w:szCs w:val="20"/>
        </w:rPr>
        <w:t xml:space="preserve">Because of this, I am thinking whether we should bring this dilemma back: </w:t>
      </w:r>
    </w:p>
    <w:p w14:paraId="73CCB570" w14:textId="77777777" w:rsidR="00CB5D6A" w:rsidRDefault="00CB5D6A" w:rsidP="00CB5D6A"/>
    <w:p w14:paraId="0F598DDD" w14:textId="77777777" w:rsidR="00CB5D6A" w:rsidRDefault="00CB5D6A" w:rsidP="00CB5D6A">
      <w:r>
        <w:rPr>
          <w:sz w:val="20"/>
          <w:szCs w:val="20"/>
        </w:rPr>
        <w:t>Organizational entry places newcomers in a competence-learning double bind. They must demonstrate enough reliability to earn trust, yet they can only acquire role-specific competence by acting under incomplete knowledge, encountering mistakes, and revising their action strategies. Existing socialization research has explained much about the motivational side of this double bind: why newcomers seek learning opportunities, ask questions, and feel safe taking interpersonal risks. Less is known about the team-based cognitive routines through which the errors that occur during this period are surfaced, diagnosed, and converted into improved action.</w:t>
      </w:r>
    </w:p>
    <w:p w14:paraId="79A41AA4" w14:textId="77777777" w:rsidR="00CB5D6A" w:rsidRDefault="00CB5D6A" w:rsidP="00CB5D6A"/>
    <w:p w14:paraId="279F1119" w14:textId="77777777" w:rsidR="00CB5D6A" w:rsidRDefault="00CB5D6A" w:rsidP="00CB5D6A"/>
    <w:p w14:paraId="1C5FA7CD" w14:textId="77777777" w:rsidR="00CB5D6A" w:rsidRDefault="00CB5D6A" w:rsidP="00CB5D6A">
      <w:r>
        <w:rPr>
          <w:sz w:val="20"/>
          <w:szCs w:val="20"/>
        </w:rPr>
        <w:t xml:space="preserve">And we can be more explicit about the evaluative consequence of acceleration: An accelerating decline in action errors can matter in two related ways. First, it reflects an actor-based learning process: the newcomer has built regulatory capacity that allows them to diagnose and correct task deviations more efficiently. Second, because overall performance is evaluated by leaders, the trajectory may also function as an evaluative signal. A newcomer whose errors decline more rapidly may be seen as coachable, adaptable, and increasingly reliable. </w:t>
      </w:r>
    </w:p>
    <w:p w14:paraId="1CB53466" w14:textId="77777777" w:rsidR="00CB5D6A" w:rsidRDefault="00CB5D6A" w:rsidP="00CB5D6A"/>
    <w:p w14:paraId="6EA7E71F" w14:textId="77777777" w:rsidR="00CB5D6A" w:rsidRDefault="00CB5D6A" w:rsidP="00CB5D6A"/>
    <w:p w14:paraId="3A5A87B3" w14:textId="77777777" w:rsidR="00CB5D6A" w:rsidRDefault="00CB5D6A" w:rsidP="00CB5D6A">
      <w:r>
        <w:rPr>
          <w:sz w:val="20"/>
          <w:szCs w:val="20"/>
        </w:rPr>
        <w:t>I am worried about we focus too much on learning theory, as our design reduces same-rater inflation, but it does not eliminate the evaluative nature of the performance outcome. We therefore interpret the performance link as evidence that accelerating error reduction is consequential for recognized role effectiveness, whether through actual regulatory improvement, leader inference, or both.</w:t>
      </w:r>
    </w:p>
    <w:p w14:paraId="3E14A609" w14:textId="77777777" w:rsidR="00CB5D6A" w:rsidRDefault="00CB5D6A" w:rsidP="00CB5D6A"/>
    <w:p w14:paraId="5D8884F1" w14:textId="77777777" w:rsidR="00CB5D6A" w:rsidRDefault="00CB5D6A" w:rsidP="00CB5D6A">
      <w:r>
        <w:rPr>
          <w:sz w:val="20"/>
          <w:szCs w:val="20"/>
        </w:rPr>
        <w:t>Then, we can also answer this dilemma in the beginning, acceleration in errors protects reputation as well.</w:t>
      </w:r>
    </w:p>
  </w:comment>
  <w:comment w:id="1464" w:author="Haiyang Liu" w:date="2026-05-25T00:07:00Z" w:initials="HL">
    <w:p w14:paraId="5C3E1535" w14:textId="77777777" w:rsidR="00CB5D6A" w:rsidRDefault="00CB5D6A" w:rsidP="00CB5D6A">
      <w:r>
        <w:rPr>
          <w:rStyle w:val="CommentReference"/>
        </w:rPr>
        <w:annotationRef/>
      </w:r>
      <w:r>
        <w:rPr>
          <w:sz w:val="20"/>
          <w:szCs w:val="20"/>
        </w:rPr>
        <w:t>Shall we delete this now?</w:t>
      </w:r>
    </w:p>
  </w:comment>
  <w:comment w:id="1648" w:author="Haiyang Liu" w:date="2026-05-25T00:29:00Z" w:initials="HL">
    <w:p w14:paraId="36A99C1F" w14:textId="77777777" w:rsidR="00BF7751" w:rsidRDefault="00BF7751" w:rsidP="00BF7751">
      <w:r>
        <w:rPr>
          <w:rStyle w:val="CommentReference"/>
        </w:rPr>
        <w:annotationRef/>
      </w:r>
      <w:r>
        <w:rPr>
          <w:sz w:val="20"/>
          <w:szCs w:val="20"/>
        </w:rPr>
        <w:t xml:space="preserve">Another concern I have this hypothesis, it contains too many  motivation-based explanations. We say how it differs from psychological safety is its cognitive processing. However, we spend a lot of time emphasizing they would discuss, reveal, surface errors. </w:t>
      </w:r>
    </w:p>
  </w:comment>
  <w:comment w:id="2118" w:author="Haiyang Liu" w:date="2026-05-18T17:22:00Z" w:initials="HL">
    <w:p w14:paraId="62797560" w14:textId="77777777" w:rsidR="006367CB" w:rsidRDefault="00937844" w:rsidP="006367CB">
      <w:r>
        <w:rPr>
          <w:rStyle w:val="CommentReference"/>
        </w:rPr>
        <w:annotationRef/>
      </w:r>
      <w:r w:rsidR="006367CB">
        <w:rPr>
          <w:sz w:val="20"/>
          <w:szCs w:val="20"/>
        </w:rPr>
        <w:t xml:space="preserve">I revised the hypothesis. I highlighted the quadratic part. We should be careful here, as the linear term results are hard to explain as they are suppressed due to multicollinearity. </w:t>
      </w:r>
    </w:p>
  </w:comment>
  <w:comment w:id="2421" w:author="Haiyang Liu" w:date="2026-05-25T00:16:00Z" w:initials="HL">
    <w:p w14:paraId="479283DA" w14:textId="77777777" w:rsidR="0099773F" w:rsidRDefault="0099773F" w:rsidP="0099773F">
      <w:r>
        <w:rPr>
          <w:rStyle w:val="CommentReference"/>
        </w:rPr>
        <w:annotationRef/>
      </w:r>
      <w:r>
        <w:rPr>
          <w:sz w:val="20"/>
          <w:szCs w:val="20"/>
        </w:rPr>
        <w:t xml:space="preserve">I am not sure whether we can incorporate sensemaking theory into it, as R3 explicitly urges it. </w:t>
      </w:r>
    </w:p>
    <w:p w14:paraId="5AD90F12" w14:textId="77777777" w:rsidR="0099773F" w:rsidRDefault="0099773F" w:rsidP="0099773F"/>
    <w:p w14:paraId="54240D50" w14:textId="77777777" w:rsidR="0099773F" w:rsidRDefault="0099773F" w:rsidP="0099773F">
      <w:r>
        <w:rPr>
          <w:sz w:val="20"/>
          <w:szCs w:val="20"/>
        </w:rPr>
        <w:t>Something like: Error management culture provides a regulatory affordance. External locus of control affects whether newcomers use that affordance (or how to sense that affordance).</w:t>
      </w:r>
    </w:p>
    <w:p w14:paraId="061FA5DC" w14:textId="77777777" w:rsidR="0099773F" w:rsidRDefault="0099773F" w:rsidP="0099773F"/>
    <w:p w14:paraId="392D7973" w14:textId="77777777" w:rsidR="0099773F" w:rsidRDefault="0099773F" w:rsidP="0099773F">
      <w:r>
        <w:rPr>
          <w:sz w:val="20"/>
          <w:szCs w:val="20"/>
        </w:rPr>
        <w:t>Currently, it feels still a bit arbitrary. Maybe we can say the external locus of control deeply influences how people interpret cultures?</w:t>
      </w:r>
    </w:p>
  </w:comment>
  <w:comment w:id="2840" w:author="Haiyang Liu" w:date="2026-05-21T01:54:00Z" w:initials="HL">
    <w:p w14:paraId="26B81C20" w14:textId="77777777" w:rsidR="005E2DCE" w:rsidRDefault="005E2DCE" w:rsidP="005E2DCE">
      <w:r>
        <w:rPr>
          <w:rStyle w:val="CommentReference"/>
        </w:rPr>
        <w:annotationRef/>
      </w:r>
      <w:r>
        <w:rPr>
          <w:sz w:val="20"/>
          <w:szCs w:val="20"/>
        </w:rPr>
        <w:t xml:space="preserve">Details of the data collection are being retrieved from Yueting. </w:t>
      </w:r>
    </w:p>
  </w:comment>
  <w:comment w:id="3121" w:author="Haiyang Liu" w:date="2026-05-21T00:26:00Z" w:initials="HL">
    <w:p w14:paraId="3A68742D" w14:textId="77777777" w:rsidR="00F23CB5" w:rsidRDefault="00F23CB5" w:rsidP="00F23CB5">
      <w:r>
        <w:rPr>
          <w:rStyle w:val="CommentReference"/>
        </w:rPr>
        <w:annotationRef/>
      </w:r>
      <w:r>
        <w:rPr>
          <w:sz w:val="20"/>
          <w:szCs w:val="20"/>
        </w:rPr>
        <w:t>Biesanz, J. C., Deeb-Sossa, N., Papadakis, A. A., Bollen, K. A., &amp; Curran, P. J. (2004). The role of coding time in estimating and interpreting growth curve models. Psychological Methods, 9(1), 30–52.</w:t>
      </w:r>
    </w:p>
    <w:p w14:paraId="543DA9E7" w14:textId="77777777" w:rsidR="00F23CB5" w:rsidRDefault="00F23CB5" w:rsidP="00F23CB5"/>
    <w:p w14:paraId="5CABEEAA" w14:textId="77777777" w:rsidR="00F23CB5" w:rsidRDefault="00F23CB5" w:rsidP="00F23CB5">
      <w:r>
        <w:rPr>
          <w:sz w:val="20"/>
          <w:szCs w:val="20"/>
        </w:rPr>
        <w:t>Bliese, P. D., &amp; Ployhart, R. E. (2002). Growth modeling using random coefficient models: Model building, testing, and illustrations. Organizational Research Methods, 5(4), 362–387.</w:t>
      </w:r>
    </w:p>
    <w:p w14:paraId="4AEFD13D" w14:textId="77777777" w:rsidR="00F23CB5" w:rsidRDefault="00F23CB5" w:rsidP="00F23CB5"/>
    <w:p w14:paraId="6D3AF70F" w14:textId="77777777" w:rsidR="00F23CB5" w:rsidRDefault="00F23CB5" w:rsidP="00F23CB5">
      <w:r>
        <w:rPr>
          <w:sz w:val="20"/>
          <w:szCs w:val="20"/>
        </w:rPr>
        <w:t>Bollen, K. A., &amp; Curran, P. J. (2006). Latent curve models: A structural equation perspective. Wiley.</w:t>
      </w:r>
    </w:p>
    <w:p w14:paraId="0A24FBDB" w14:textId="77777777" w:rsidR="00F23CB5" w:rsidRDefault="00F23CB5" w:rsidP="00F23CB5"/>
    <w:p w14:paraId="47DEA858" w14:textId="77777777" w:rsidR="00F23CB5" w:rsidRDefault="00F23CB5" w:rsidP="00F23CB5">
      <w:r>
        <w:rPr>
          <w:sz w:val="20"/>
          <w:szCs w:val="20"/>
        </w:rPr>
        <w:t>Chan, D. (1998). The conceptualization and analysis of change over time. Organizational Research Methods, 1(4), 421–483.</w:t>
      </w:r>
    </w:p>
    <w:p w14:paraId="43ED231E" w14:textId="77777777" w:rsidR="00F23CB5" w:rsidRDefault="00F23CB5" w:rsidP="00F23CB5"/>
    <w:p w14:paraId="7B6905FE" w14:textId="77777777" w:rsidR="00F23CB5" w:rsidRDefault="00F23CB5" w:rsidP="00F23CB5">
      <w:r>
        <w:rPr>
          <w:sz w:val="20"/>
          <w:szCs w:val="20"/>
        </w:rPr>
        <w:t xml:space="preserve">Cohen, J., Cohen, P., West, S. G., &amp; Aiken, L. S. (2003). Applied multiple regression/correlation analysis for the behavioral sciences (3rd ed.). Erlbaum. Grimm, K. J., Ram, N., &amp; Estabrook, R. (2017). Growth modeling: Structural equation and multilevel modeling approaches. Guilford. </w:t>
      </w:r>
    </w:p>
    <w:p w14:paraId="0717E826" w14:textId="77777777" w:rsidR="00F23CB5" w:rsidRDefault="00F23CB5" w:rsidP="00F23CB5"/>
    <w:p w14:paraId="3B31AB7C" w14:textId="77777777" w:rsidR="00F23CB5" w:rsidRDefault="00F23CB5" w:rsidP="00F23CB5">
      <w:r>
        <w:rPr>
          <w:sz w:val="20"/>
          <w:szCs w:val="20"/>
        </w:rPr>
        <w:t>Lance, C. E., Vandenberg, R. J., &amp; Self, R. M. (2000). Latent growth models of individual change: The case of newcomer adjustment. Organizational Behavior and Human Decision Processes, 83(1), 107–140.</w:t>
      </w:r>
    </w:p>
    <w:p w14:paraId="7B8C77EE" w14:textId="77777777" w:rsidR="00F23CB5" w:rsidRDefault="00F23CB5" w:rsidP="00F23CB5">
      <w:r>
        <w:rPr>
          <w:sz w:val="20"/>
          <w:szCs w:val="20"/>
        </w:rPr>
        <w:t xml:space="preserve">Muniz-Terrera, G., Robitaille, A., Kelly, A., Johansson, B., Hofer, S., &amp; Piccinin, A. (2017). Latent growth models matched to research questions to answer questions about dynamics of change in multiple processes. Journal of Clinical Epidemiology, 82, 158–166. </w:t>
      </w:r>
    </w:p>
    <w:p w14:paraId="56E1D507" w14:textId="77777777" w:rsidR="00F23CB5" w:rsidRDefault="00F23CB5" w:rsidP="00F23CB5"/>
    <w:p w14:paraId="30B65937" w14:textId="77777777" w:rsidR="00F23CB5" w:rsidRDefault="00F23CB5" w:rsidP="00F23CB5">
      <w:r>
        <w:rPr>
          <w:sz w:val="20"/>
          <w:szCs w:val="20"/>
        </w:rPr>
        <w:t>NCBIScienceDirect</w:t>
      </w:r>
    </w:p>
    <w:p w14:paraId="5E896D7E" w14:textId="77777777" w:rsidR="00F23CB5" w:rsidRDefault="00F23CB5" w:rsidP="00F23CB5">
      <w:r>
        <w:rPr>
          <w:sz w:val="20"/>
          <w:szCs w:val="20"/>
        </w:rPr>
        <w:t>Ployhart, R. E., &amp; Vandenberg, R. J. (2010). Longitudinal research: The theory, design, and analysis of change. Journal of Management, 36(1), 94–120.</w:t>
      </w:r>
    </w:p>
    <w:p w14:paraId="593A64CC" w14:textId="77777777" w:rsidR="00F23CB5" w:rsidRDefault="00F23CB5" w:rsidP="00F23CB5">
      <w:r>
        <w:rPr>
          <w:sz w:val="20"/>
          <w:szCs w:val="20"/>
        </w:rPr>
        <w:t>Preacher, K. J., Wichman, A. L., MacCallum, R. C., &amp; Briggs, N. E. (2008). Latent growth curve modeling. Sage.</w:t>
      </w:r>
    </w:p>
    <w:p w14:paraId="3039C0C6" w14:textId="77777777" w:rsidR="00F23CB5" w:rsidRDefault="00F23CB5" w:rsidP="00F23CB5"/>
    <w:p w14:paraId="32A53D87" w14:textId="77777777" w:rsidR="00F23CB5" w:rsidRDefault="00F23CB5" w:rsidP="00F23CB5"/>
    <w:p w14:paraId="08363678" w14:textId="77777777" w:rsidR="00F23CB5" w:rsidRDefault="00F23CB5" w:rsidP="00F23CB5">
      <w:r>
        <w:rPr>
          <w:sz w:val="20"/>
          <w:szCs w:val="20"/>
        </w:rPr>
        <w:t xml:space="preserve">Singer, J. D., &amp; Willett, J. B. (2003). Applied longitudinal data analysis: Modeling change and event occurrence. Oxford University Press. </w:t>
      </w:r>
    </w:p>
    <w:p w14:paraId="5612354B" w14:textId="77777777" w:rsidR="00F23CB5" w:rsidRDefault="00F23CB5" w:rsidP="00F23CB5"/>
  </w:comment>
  <w:comment w:id="3131" w:author="Haiyang Liu" w:date="2026-05-19T19:32:00Z" w:initials="HL">
    <w:p w14:paraId="5B272275" w14:textId="77777777" w:rsidR="00D47640" w:rsidRDefault="00D47640" w:rsidP="00D47640">
      <w:r>
        <w:rPr>
          <w:rStyle w:val="CommentReference"/>
        </w:rPr>
        <w:annotationRef/>
      </w:r>
      <w:r>
        <w:rPr>
          <w:sz w:val="20"/>
          <w:szCs w:val="20"/>
        </w:rPr>
        <w:t>Biesanz, J. C., Deeb-Sossa, N., Papadakis, A. A., Bollen, K. A., &amp; Curran, P. J. (2004). The role of coding time in estimating and interpreting growth curve models. Psychological Methods, 9(1), 30–52.</w:t>
      </w:r>
    </w:p>
    <w:p w14:paraId="0761BAC6" w14:textId="77777777" w:rsidR="00D47640" w:rsidRDefault="00D47640" w:rsidP="00D47640">
      <w:r>
        <w:rPr>
          <w:sz w:val="20"/>
          <w:szCs w:val="20"/>
        </w:rPr>
        <w:t>Bollen, K. A., &amp; Curran, P. J. (2006). Latent curve models: A structural equation perspective. Wiley.</w:t>
      </w:r>
    </w:p>
    <w:p w14:paraId="4B46F05B" w14:textId="77777777" w:rsidR="00D47640" w:rsidRDefault="00D47640" w:rsidP="00D47640">
      <w:r>
        <w:rPr>
          <w:sz w:val="20"/>
          <w:szCs w:val="20"/>
        </w:rPr>
        <w:t>Chan, D. (1998). The conceptualization and analysis of change over time: An integrative approach incorporating longitudinal mean and covariance structures analysis (LMACS) and multiple indicator latent growth modeling (MLGM). Organizational Research Methods, 1(4), 421–483.</w:t>
      </w:r>
    </w:p>
    <w:p w14:paraId="7B7FB643" w14:textId="77777777" w:rsidR="00D47640" w:rsidRDefault="00D47640" w:rsidP="00D47640">
      <w:r>
        <w:rPr>
          <w:sz w:val="20"/>
          <w:szCs w:val="20"/>
        </w:rPr>
        <w:t>Chen, F. F. (2007). Sensitivity of goodness of fit indexes to lack of measurement invariance. Structural Equation Modeling, 14(3), 464–504.</w:t>
      </w:r>
    </w:p>
    <w:p w14:paraId="6D80150F" w14:textId="77777777" w:rsidR="00D47640" w:rsidRDefault="00D47640" w:rsidP="00D47640">
      <w:r>
        <w:rPr>
          <w:sz w:val="20"/>
          <w:szCs w:val="20"/>
        </w:rPr>
        <w:t>Hu, L., &amp; Bentler, P. M. (1999). Cutoff criteria for fit indexes in covariance structure analysis. Structural Equation Modeling, 6(1), 1–55.</w:t>
      </w:r>
    </w:p>
    <w:p w14:paraId="65B4CFDE" w14:textId="77777777" w:rsidR="00D47640" w:rsidRDefault="00D47640" w:rsidP="00D47640">
      <w:r>
        <w:rPr>
          <w:sz w:val="20"/>
          <w:szCs w:val="20"/>
        </w:rPr>
        <w:t>Lance, C. E., Vandenberg, R. J., &amp; Self, R. M. (2000). Latent growth models of individual change: The case of newcomer adjustment. Organizational Behavior and Human Decision Processes, 83(1), 107–140.</w:t>
      </w:r>
    </w:p>
    <w:p w14:paraId="64975562" w14:textId="77777777" w:rsidR="00D47640" w:rsidRDefault="00D47640" w:rsidP="00D47640">
      <w:r>
        <w:rPr>
          <w:sz w:val="20"/>
          <w:szCs w:val="20"/>
        </w:rPr>
        <w:t>Ployhart, R. E., &amp; Vandenberg, R. J. (2010). Longitudinal research: The theory, design, and analysis of change. Journal of Management, 36(1), 94–120.</w:t>
      </w:r>
    </w:p>
    <w:p w14:paraId="1CB3735C" w14:textId="77777777" w:rsidR="00D47640" w:rsidRDefault="00D47640" w:rsidP="00D47640">
      <w:r>
        <w:rPr>
          <w:sz w:val="20"/>
          <w:szCs w:val="20"/>
        </w:rPr>
        <w:t>Preacher, K. J., Wichman, A. L., MacCallum, R. C., &amp; Briggs, N. E. (2008). Latent growth curve modeling. Sage.</w:t>
      </w:r>
    </w:p>
    <w:p w14:paraId="2B5D5356" w14:textId="77777777" w:rsidR="00D47640" w:rsidRDefault="00D47640" w:rsidP="00D47640">
      <w:r>
        <w:rPr>
          <w:sz w:val="20"/>
          <w:szCs w:val="20"/>
        </w:rPr>
        <w:t>Singer, J. D., &amp; Willett, J. B. (2003). Applied longitudinal data analysis: Modeling change and event occurrence. Oxford University Press.</w:t>
      </w:r>
    </w:p>
  </w:comment>
  <w:comment w:id="4108" w:author="Haiyang Liu" w:date="2026-05-21T09:18:00Z" w:initials="HL">
    <w:p w14:paraId="726E0798" w14:textId="77777777" w:rsidR="003B451E" w:rsidRDefault="003B451E" w:rsidP="003B451E">
      <w:r>
        <w:rPr>
          <w:rStyle w:val="CommentReference"/>
        </w:rPr>
        <w:annotationRef/>
      </w:r>
      <w:r>
        <w:rPr>
          <w:sz w:val="20"/>
          <w:szCs w:val="20"/>
        </w:rPr>
        <w:t>Do we need to provide an explanation of this low alpha?</w:t>
      </w:r>
    </w:p>
  </w:comment>
  <w:comment w:id="4563" w:author="Haiyang Liu" w:date="2026-06-09T01:51:00Z" w:initials="HL">
    <w:p w14:paraId="62052000" w14:textId="77777777" w:rsidR="00D1536B" w:rsidRDefault="00D1536B" w:rsidP="00C62D19">
      <w:r>
        <w:rPr>
          <w:rStyle w:val="CommentReference"/>
        </w:rPr>
        <w:annotationRef/>
      </w:r>
      <w:r>
        <w:rPr>
          <w:sz w:val="20"/>
          <w:szCs w:val="20"/>
          <w:highlight w:val="yellow"/>
        </w:rPr>
        <w:t xml:space="preserve">I asked RAs to code such a table, we need to choose quotes that are safe and most likely to reflect the theme. </w:t>
      </w:r>
    </w:p>
  </w:comment>
  <w:comment w:id="7782" w:author="Haiyang Liu" w:date="2026-05-21T12:14:00Z" w:initials="HL">
    <w:p w14:paraId="0ECB5431" w14:textId="77777777" w:rsidR="00F07993" w:rsidRDefault="00F07993" w:rsidP="00F07993">
      <w:r>
        <w:rPr>
          <w:rStyle w:val="CommentReference"/>
        </w:rPr>
        <w:annotationRef/>
      </w:r>
      <w:r>
        <w:rPr>
          <w:sz w:val="20"/>
          <w:szCs w:val="20"/>
        </w:rPr>
        <w:t>This repeats and we contacted the authors, they did not provided the real item. What shall we do here? Shall we change this item slight?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8D5EB2" w15:done="0"/>
  <w15:commentEx w15:paraId="33C7D6AB" w15:done="0"/>
  <w15:commentEx w15:paraId="5D351563" w15:done="0"/>
  <w15:commentEx w15:paraId="6BF949FC" w15:done="0"/>
  <w15:commentEx w15:paraId="6B8D05D9" w15:paraIdParent="6BF949FC" w15:done="0"/>
  <w15:commentEx w15:paraId="1F4940E3" w15:done="0"/>
  <w15:commentEx w15:paraId="13EC2AA5" w15:done="0"/>
  <w15:commentEx w15:paraId="5D8884F1" w15:done="0"/>
  <w15:commentEx w15:paraId="5C3E1535" w15:done="0"/>
  <w15:commentEx w15:paraId="36A99C1F" w15:done="0"/>
  <w15:commentEx w15:paraId="62797560" w15:done="0"/>
  <w15:commentEx w15:paraId="392D7973" w15:done="0"/>
  <w15:commentEx w15:paraId="26B81C20" w15:done="0"/>
  <w15:commentEx w15:paraId="5612354B" w15:done="0"/>
  <w15:commentEx w15:paraId="2B5D5356" w15:done="0"/>
  <w15:commentEx w15:paraId="726E0798" w15:done="0"/>
  <w15:commentEx w15:paraId="62052000" w15:done="0"/>
  <w15:commentEx w15:paraId="0ECB543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8D54CE4" w16cex:dateUtc="2026-04-06T04:45:00Z"/>
  <w16cex:commentExtensible w16cex:durableId="601825DA" w16cex:dateUtc="2026-04-06T05:02:00Z"/>
  <w16cex:commentExtensible w16cex:durableId="02C9D348" w16cex:dateUtc="2026-04-06T12:02:00Z"/>
  <w16cex:commentExtensible w16cex:durableId="648003CB" w16cex:dateUtc="2026-05-24T17:31:00Z"/>
  <w16cex:commentExtensible w16cex:durableId="63D26A7D" w16cex:dateUtc="2026-05-25T01:44:00Z"/>
  <w16cex:commentExtensible w16cex:durableId="648C7444" w16cex:dateUtc="2026-05-24T17:20:00Z"/>
  <w16cex:commentExtensible w16cex:durableId="76C2DC2F" w16cex:dateUtc="2026-05-24T17:25:00Z"/>
  <w16cex:commentExtensible w16cex:durableId="6B29703C" w16cex:dateUtc="2026-05-24T16:59:00Z"/>
  <w16cex:commentExtensible w16cex:durableId="4EE5E14C" w16cex:dateUtc="2026-05-24T17:07:00Z"/>
  <w16cex:commentExtensible w16cex:durableId="64A123E9" w16cex:dateUtc="2026-05-24T17:29:00Z"/>
  <w16cex:commentExtensible w16cex:durableId="3699E434" w16cex:dateUtc="2026-05-18T10:22:00Z"/>
  <w16cex:commentExtensible w16cex:durableId="0678B7B3" w16cex:dateUtc="2026-05-24T17:16:00Z"/>
  <w16cex:commentExtensible w16cex:durableId="59F843B1" w16cex:dateUtc="2026-05-20T18:54:00Z"/>
  <w16cex:commentExtensible w16cex:durableId="2FB29D48" w16cex:dateUtc="2026-05-20T17:26:00Z"/>
  <w16cex:commentExtensible w16cex:durableId="10036DB9" w16cex:dateUtc="2026-05-19T12:32:00Z"/>
  <w16cex:commentExtensible w16cex:durableId="401BA2D2" w16cex:dateUtc="2026-05-21T02:18:00Z"/>
  <w16cex:commentExtensible w16cex:durableId="34211483" w16cex:dateUtc="2026-06-08T17:51:00Z"/>
  <w16cex:commentExtensible w16cex:durableId="60BD31D2" w16cex:dateUtc="2026-05-21T05: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8D5EB2" w16cid:durableId="18D54CE4"/>
  <w16cid:commentId w16cid:paraId="33C7D6AB" w16cid:durableId="601825DA"/>
  <w16cid:commentId w16cid:paraId="5D351563" w16cid:durableId="02C9D348"/>
  <w16cid:commentId w16cid:paraId="6BF949FC" w16cid:durableId="648003CB"/>
  <w16cid:commentId w16cid:paraId="6B8D05D9" w16cid:durableId="63D26A7D"/>
  <w16cid:commentId w16cid:paraId="1F4940E3" w16cid:durableId="648C7444"/>
  <w16cid:commentId w16cid:paraId="13EC2AA5" w16cid:durableId="76C2DC2F"/>
  <w16cid:commentId w16cid:paraId="5D8884F1" w16cid:durableId="6B29703C"/>
  <w16cid:commentId w16cid:paraId="5C3E1535" w16cid:durableId="4EE5E14C"/>
  <w16cid:commentId w16cid:paraId="36A99C1F" w16cid:durableId="64A123E9"/>
  <w16cid:commentId w16cid:paraId="62797560" w16cid:durableId="3699E434"/>
  <w16cid:commentId w16cid:paraId="392D7973" w16cid:durableId="0678B7B3"/>
  <w16cid:commentId w16cid:paraId="26B81C20" w16cid:durableId="59F843B1"/>
  <w16cid:commentId w16cid:paraId="5612354B" w16cid:durableId="2FB29D48"/>
  <w16cid:commentId w16cid:paraId="2B5D5356" w16cid:durableId="10036DB9"/>
  <w16cid:commentId w16cid:paraId="726E0798" w16cid:durableId="401BA2D2"/>
  <w16cid:commentId w16cid:paraId="62052000" w16cid:durableId="34211483"/>
  <w16cid:commentId w16cid:paraId="0ECB5431" w16cid:durableId="60BD31D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8AC07" w14:textId="77777777" w:rsidR="003621D1" w:rsidRDefault="003621D1">
      <w:r>
        <w:separator/>
      </w:r>
    </w:p>
  </w:endnote>
  <w:endnote w:type="continuationSeparator" w:id="0">
    <w:p w14:paraId="66C4B1A1" w14:textId="77777777" w:rsidR="003621D1" w:rsidRDefault="00362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w:panose1 w:val="02010600030101010101"/>
    <w:charset w:val="86"/>
    <w:family w:val="auto"/>
    <w:pitch w:val="variable"/>
    <w:sig w:usb0="A00002BF" w:usb1="38CF7CFA" w:usb2="00000016" w:usb3="00000000" w:csb0="0004000F" w:csb1="00000000"/>
  </w:font>
  <w:font w:name="-webkit-standard">
    <w:altName w:val="Cambria"/>
    <w:panose1 w:val="00000000000000000000"/>
    <w:charset w:val="00"/>
    <w:family w:val="roman"/>
    <w:notTrueType/>
    <w:pitch w:val="default"/>
  </w:font>
  <w:font w:name="MingLiU">
    <w:panose1 w:val="02010609000101010101"/>
    <w:charset w:val="88"/>
    <w:family w:val="modern"/>
    <w:pitch w:val="fixed"/>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D4249" w14:textId="77777777" w:rsidR="009458CE" w:rsidRDefault="009458CE">
    <w:pPr>
      <w:pStyle w:val="Footer"/>
    </w:pPr>
  </w:p>
  <w:p w14:paraId="777D424A" w14:textId="77777777" w:rsidR="009458CE" w:rsidRDefault="009458C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9B850" w14:textId="77777777" w:rsidR="003621D1" w:rsidRDefault="003621D1">
      <w:r>
        <w:separator/>
      </w:r>
    </w:p>
  </w:footnote>
  <w:footnote w:type="continuationSeparator" w:id="0">
    <w:p w14:paraId="687BB547" w14:textId="77777777" w:rsidR="003621D1" w:rsidRDefault="003621D1">
      <w:r>
        <w:continuationSeparator/>
      </w:r>
    </w:p>
  </w:footnote>
  <w:footnote w:id="1">
    <w:p w14:paraId="4E36BC2B" w14:textId="2E668B34" w:rsidR="00D76F9F" w:rsidRDefault="00D76F9F">
      <w:pPr>
        <w:pStyle w:val="FootnoteText"/>
      </w:pPr>
      <w:ins w:id="2822" w:author="Haiyang Liu" w:date="2026-05-19T10:54:00Z" w16du:dateUtc="2026-05-19T03:54:00Z">
        <w:r>
          <w:rPr>
            <w:rStyle w:val="FootnoteReference"/>
          </w:rPr>
          <w:footnoteRef/>
        </w:r>
        <w:r>
          <w:t xml:space="preserve"> </w:t>
        </w:r>
        <w:r>
          <w:rPr>
            <w:rFonts w:eastAsia="DengXian"/>
            <w:kern w:val="2"/>
          </w:rPr>
          <w:t xml:space="preserve">Although the insights from previous studies suggesting the initial three months post-entry are most critical for newcomers’ future socialization success </w:t>
        </w:r>
        <w:r>
          <w:rPr>
            <w:rFonts w:eastAsia="DengXian"/>
            <w:kern w:val="2"/>
          </w:rPr>
          <w:fldChar w:fldCharType="begin">
            <w:fldData xml:space="preserve">PEVuZE5vdGU+PENpdGU+PEF1dGhvcj5GaXJ0aDwvQXV0aG9yPjxZZWFyPjIwMTQ8L1llYXI+PFJl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</w:fldData>
          </w:fldChar>
        </w:r>
      </w:ins>
      <w:r w:rsidR="00CB1C9C">
        <w:rPr>
          <w:rFonts w:eastAsia="DengXian"/>
          <w:kern w:val="2"/>
        </w:rPr>
        <w:instrText xml:space="preserve"> ADDIN EN.CITE </w:instrText>
      </w:r>
      <w:r w:rsidR="00CB1C9C">
        <w:rPr>
          <w:rFonts w:eastAsia="DengXian"/>
          <w:kern w:val="2"/>
        </w:rPr>
        <w:fldChar w:fldCharType="begin">
          <w:fldData xml:space="preserve">PEVuZE5vdGU+PENpdGU+PEF1dGhvcj5GaXJ0aDwvQXV0aG9yPjxZZWFyPjIwMTQ8L1llYXI+PFJl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</w:fldData>
        </w:fldChar>
      </w:r>
      <w:r w:rsidR="00CB1C9C">
        <w:rPr>
          <w:rFonts w:eastAsia="DengXian"/>
          <w:kern w:val="2"/>
        </w:rPr>
        <w:instrText xml:space="preserve"> ADDIN EN.CITE.DATA </w:instrText>
      </w:r>
      <w:r w:rsidR="00CB1C9C">
        <w:rPr>
          <w:rFonts w:eastAsia="DengXian"/>
          <w:kern w:val="2"/>
        </w:rPr>
      </w:r>
      <w:r w:rsidR="00CB1C9C">
        <w:rPr>
          <w:rFonts w:eastAsia="DengXian"/>
          <w:kern w:val="2"/>
        </w:rPr>
        <w:fldChar w:fldCharType="end"/>
      </w:r>
      <w:ins w:id="2823" w:author="Haiyang Liu" w:date="2026-05-19T10:54:00Z" w16du:dateUtc="2026-05-19T03:54:00Z">
        <w:r>
          <w:rPr>
            <w:rFonts w:eastAsia="DengXian"/>
            <w:kern w:val="2"/>
          </w:rPr>
        </w:r>
        <w:r>
          <w:rPr>
            <w:rFonts w:eastAsia="DengXian"/>
            <w:kern w:val="2"/>
          </w:rPr>
          <w:fldChar w:fldCharType="separate"/>
        </w:r>
        <w:r>
          <w:rPr>
            <w:rFonts w:eastAsia="DengXian"/>
            <w:noProof/>
            <w:kern w:val="2"/>
          </w:rPr>
          <w:t>(Chen and Klimoski 2003, Chen 2005, Firth et al. 2014)</w:t>
        </w:r>
        <w:r>
          <w:rPr>
            <w:rFonts w:eastAsia="DengXian"/>
            <w:kern w:val="2"/>
          </w:rPr>
          <w:fldChar w:fldCharType="end"/>
        </w:r>
        <w:r>
          <w:rPr>
            <w:rFonts w:eastAsia="DengXian"/>
            <w:kern w:val="2"/>
          </w:rPr>
          <w:t xml:space="preserve">, to measure the exact </w:t>
        </w:r>
      </w:ins>
      <w:ins w:id="2824" w:author="Haiyang Liu" w:date="2026-05-19T10:55:00Z" w16du:dateUtc="2026-05-19T03:55:00Z">
        <w:r>
          <w:rPr>
            <w:rFonts w:eastAsia="DengXian"/>
            <w:kern w:val="2"/>
          </w:rPr>
          <w:t xml:space="preserve">curvilinear </w:t>
        </w:r>
      </w:ins>
      <w:ins w:id="2825" w:author="Haiyang Liu" w:date="2026-05-19T10:54:00Z" w16du:dateUtc="2026-05-19T03:54:00Z">
        <w:r>
          <w:rPr>
            <w:rFonts w:eastAsia="DengXian"/>
            <w:kern w:val="2"/>
          </w:rPr>
          <w:t>pattern of error change trajectory, we e</w:t>
        </w:r>
      </w:ins>
      <w:ins w:id="2826" w:author="Haiyang Liu" w:date="2026-05-19T10:55:00Z" w16du:dateUtc="2026-05-19T03:55:00Z">
        <w:r>
          <w:rPr>
            <w:rFonts w:eastAsia="DengXian"/>
            <w:kern w:val="2"/>
          </w:rPr>
          <w:t xml:space="preserve">xtended our measure to one additional month. </w:t>
        </w:r>
      </w:ins>
    </w:p>
  </w:footnote>
  <w:footnote w:id="2">
    <w:p w14:paraId="448A73D2" w14:textId="1DF4472B" w:rsidR="00583D7E" w:rsidRDefault="00583D7E">
      <w:pPr>
        <w:pStyle w:val="FootnoteText"/>
      </w:pPr>
      <w:ins w:id="2858" w:author="Haiyang Liu" w:date="2026-05-19T14:42:00Z" w16du:dateUtc="2026-05-19T07:42:00Z">
        <w:r>
          <w:rPr>
            <w:rStyle w:val="FootnoteReference"/>
          </w:rPr>
          <w:footnoteRef/>
        </w:r>
        <w:r>
          <w:t xml:space="preserve"> As a part of the </w:t>
        </w:r>
      </w:ins>
      <w:ins w:id="2859" w:author="Haiyang Liu" w:date="2026-05-19T14:43:00Z" w16du:dateUtc="2026-05-19T07:43:00Z">
        <w:r>
          <w:t xml:space="preserve">company’s </w:t>
        </w:r>
      </w:ins>
      <w:ins w:id="2860" w:author="Haiyang Liu" w:date="2026-05-19T14:42:00Z" w16du:dateUtc="2026-05-19T07:42:00Z">
        <w:r>
          <w:t xml:space="preserve">orientation program, each newcomer was assigned a senior colleague as the mentor who was not the supervisor of the newcomer. </w:t>
        </w:r>
      </w:ins>
    </w:p>
  </w:footnote>
  <w:footnote w:id="3">
    <w:p w14:paraId="0E8C9698" w14:textId="7B427741" w:rsidR="00BF0021" w:rsidRDefault="00BF0021">
      <w:pPr>
        <w:pStyle w:val="FootnoteText"/>
      </w:pPr>
      <w:ins w:id="2873" w:author="Haiyang Liu" w:date="2026-05-19T10:52:00Z" w16du:dateUtc="2026-05-19T03:52:00Z">
        <w:r>
          <w:rPr>
            <w:rStyle w:val="FootnoteReference"/>
          </w:rPr>
          <w:footnoteRef/>
        </w:r>
        <w:r>
          <w:t xml:space="preserve"> If there were more than two newcomers assigned to one team, we randomly selected one as the participating newcomer to ease the data c</w:t>
        </w:r>
      </w:ins>
      <w:ins w:id="2874" w:author="Haiyang Liu" w:date="2026-05-19T10:53:00Z" w16du:dateUtc="2026-05-19T03:53:00Z">
        <w:r>
          <w:t xml:space="preserve">ollection process. </w:t>
        </w:r>
      </w:ins>
    </w:p>
  </w:footnote>
  <w:footnote w:id="4">
    <w:p w14:paraId="777D424B" w14:textId="08E9A267" w:rsidR="009458CE" w:rsidRDefault="009C0C59">
      <w:pPr>
        <w:pStyle w:val="FootnoteText"/>
      </w:pPr>
      <w:r>
        <w:rPr>
          <w:rStyle w:val="FootnoteReference"/>
        </w:rPr>
        <w:footnoteRef/>
      </w:r>
      <w:r>
        <w:t xml:space="preserve"> Our results held if we reran the analyses without these controls. </w:t>
      </w:r>
      <w:del w:id="3052" w:author="Haiyang Liu" w:date="2026-05-19T16:57:00Z" w16du:dateUtc="2026-05-19T09:57:00Z">
        <w:r w:rsidDel="00D34AB7">
          <w:delText>Results were provided in Appendix A.</w:delText>
        </w:r>
      </w:del>
    </w:p>
  </w:footnote>
  <w:footnote w:id="5">
    <w:p w14:paraId="3652C596" w14:textId="63456D21" w:rsidR="00D47640" w:rsidRPr="00DF1D2B" w:rsidRDefault="00D47640" w:rsidP="00D47640">
      <w:pPr>
        <w:pStyle w:val="FootnoteText"/>
        <w:rPr>
          <w:ins w:id="3132" w:author="Haiyang Liu" w:date="2026-05-21T00:21:00Z" w16du:dateUtc="2026-05-20T17:21:00Z"/>
          <w:rFonts w:eastAsia="Times New Roman"/>
        </w:rPr>
      </w:pPr>
      <w:ins w:id="3133" w:author="Haiyang Liu" w:date="2026-05-21T00:21:00Z" w16du:dateUtc="2026-05-20T17:21:00Z">
        <w:r>
          <w:rPr>
            <w:rStyle w:val="FootnoteReference"/>
          </w:rPr>
          <w:footnoteRef/>
        </w:r>
        <w:r>
          <w:t xml:space="preserve"> </w:t>
        </w:r>
        <w:r>
          <w:rPr>
            <w:rFonts w:eastAsia="Times New Roman"/>
          </w:rPr>
          <w:t>W</w:t>
        </w:r>
        <w:r w:rsidRPr="00F26491">
          <w:rPr>
            <w:rFonts w:eastAsia="Times New Roman"/>
          </w:rPr>
          <w:t xml:space="preserve">e </w:t>
        </w:r>
        <w:r>
          <w:rPr>
            <w:rFonts w:eastAsia="Times New Roman"/>
          </w:rPr>
          <w:t>would like to note</w:t>
        </w:r>
        <w:r w:rsidRPr="00F26491">
          <w:rPr>
            <w:rFonts w:eastAsia="Times New Roman"/>
          </w:rPr>
          <w:t xml:space="preserve"> that with T measurement </w:t>
        </w:r>
        <w:r>
          <w:rPr>
            <w:rFonts w:eastAsia="Times New Roman"/>
          </w:rPr>
          <w:t>points,</w:t>
        </w:r>
        <w:r w:rsidRPr="00F26491">
          <w:rPr>
            <w:rFonts w:eastAsia="Times New Roman"/>
          </w:rPr>
          <w:t xml:space="preserve"> the highest-order polynomial that is identifiable is of order T − 1 (Bollen &amp; Curran, 2006, p. 89; Preacher et al., 2008, p. 24; Singer &amp; Willett, 2003). With four waves, this upper bound is a cubic; however, </w:t>
        </w:r>
        <w:r>
          <w:rPr>
            <w:rFonts w:eastAsia="Times New Roman"/>
          </w:rPr>
          <w:t>“</w:t>
        </w:r>
        <w:r w:rsidRPr="0090628B">
          <w:rPr>
            <w:rFonts w:eastAsia="Times New Roman"/>
          </w:rPr>
          <w:t xml:space="preserve">a cubic trend requires four basis curves (intercept and linear, quadratic, and cubic </w:t>
        </w:r>
      </w:ins>
      <w:ins w:id="3134" w:author="Haiyang Liu" w:date="2026-05-21T00:49:00Z" w16du:dateUtc="2026-05-20T17:49:00Z">
        <w:r w:rsidR="001A5A65">
          <w:rPr>
            <w:rFonts w:eastAsia="Times New Roman"/>
          </w:rPr>
          <w:t>term</w:t>
        </w:r>
      </w:ins>
      <w:ins w:id="3135" w:author="Haiyang Liu" w:date="2026-05-21T00:21:00Z" w16du:dateUtc="2026-05-20T17:21:00Z">
        <w:r w:rsidRPr="0090628B">
          <w:rPr>
            <w:rFonts w:eastAsia="Times New Roman"/>
          </w:rPr>
          <w:t xml:space="preserve"> components), there must be at least five repeated measures</w:t>
        </w:r>
        <w:r>
          <w:rPr>
            <w:rFonts w:eastAsia="Times New Roman"/>
          </w:rPr>
          <w:t xml:space="preserve">” </w:t>
        </w:r>
        <w:r w:rsidRPr="0090628B">
          <w:rPr>
            <w:rFonts w:eastAsia="Times New Roman"/>
          </w:rPr>
          <w:t>for the fully random specification (Preacher, 2010, p. 14)</w:t>
        </w:r>
        <w:r w:rsidRPr="00F26491">
          <w:rPr>
            <w:rFonts w:eastAsia="Times New Roman"/>
          </w:rPr>
          <w:t xml:space="preserve">. Nevertheless, </w:t>
        </w:r>
        <w:r>
          <w:rPr>
            <w:rFonts w:eastAsia="Times New Roman"/>
          </w:rPr>
          <w:t>to test the significance of the coefficient of the cubic term (which is more central to our study), we followed recommendations to treat i</w:t>
        </w:r>
      </w:ins>
      <w:ins w:id="3136" w:author="Haiyang Liu" w:date="2026-05-21T00:50:00Z" w16du:dateUtc="2026-05-20T17:50:00Z">
        <w:r w:rsidR="001A5A65">
          <w:rPr>
            <w:rFonts w:eastAsia="Times New Roman"/>
          </w:rPr>
          <w:t>t</w:t>
        </w:r>
      </w:ins>
      <w:ins w:id="3137" w:author="Haiyang Liu" w:date="2026-05-21T00:21:00Z" w16du:dateUtc="2026-05-20T17:21:00Z">
        <w:r>
          <w:rPr>
            <w:rFonts w:eastAsia="Times New Roman"/>
          </w:rPr>
          <w:t xml:space="preserve"> </w:t>
        </w:r>
        <w:r w:rsidRPr="00336631">
          <w:rPr>
            <w:rFonts w:eastAsia="Times New Roman"/>
          </w:rPr>
          <w:t>as a fixed effect by constraining its variance</w:t>
        </w:r>
      </w:ins>
      <w:ins w:id="3138" w:author="Haiyang Liu" w:date="2026-05-21T00:50:00Z" w16du:dateUtc="2026-05-20T17:50:00Z">
        <w:r w:rsidR="001A5A65">
          <w:rPr>
            <w:rFonts w:eastAsia="Times New Roman"/>
          </w:rPr>
          <w:t xml:space="preserve"> </w:t>
        </w:r>
      </w:ins>
      <w:ins w:id="3139" w:author="Haiyang Liu" w:date="2026-05-21T00:21:00Z" w16du:dateUtc="2026-05-20T17:21:00Z">
        <w:r w:rsidRPr="00336631">
          <w:rPr>
            <w:rFonts w:eastAsia="Times New Roman"/>
          </w:rPr>
          <w:t>and its covariances with the lower-order factors to zero (Bollen &amp; Curran, 2006; Preacher, Wichman, MacCallum, &amp; Briggs, 2008; Preacher, 2010).</w:t>
        </w:r>
        <w:r>
          <w:rPr>
            <w:rFonts w:eastAsia="Times New Roman"/>
          </w:rPr>
          <w:t xml:space="preserve"> In this way, we could get the mean trend for the </w:t>
        </w:r>
        <w:r w:rsidRPr="00E25E95">
          <w:rPr>
            <w:rFonts w:eastAsia="Times New Roman"/>
          </w:rPr>
          <w:t xml:space="preserve">cubic </w:t>
        </w:r>
        <w:r>
          <w:rPr>
            <w:rFonts w:eastAsia="Times New Roman"/>
          </w:rPr>
          <w:t>term</w:t>
        </w:r>
        <w:r w:rsidRPr="00E25E95">
          <w:rPr>
            <w:rFonts w:eastAsia="Times New Roman"/>
          </w:rPr>
          <w:t xml:space="preserve"> </w:t>
        </w:r>
      </w:ins>
      <w:ins w:id="3140" w:author="Haiyang Liu" w:date="2026-05-21T00:50:00Z" w16du:dateUtc="2026-05-20T17:50:00Z">
        <w:r w:rsidR="001A5A65">
          <w:rPr>
            <w:rFonts w:eastAsia="Times New Roman"/>
          </w:rPr>
          <w:t>with a just-identified model.</w:t>
        </w:r>
      </w:ins>
    </w:p>
  </w:footnote>
  <w:footnote w:id="6">
    <w:p w14:paraId="395865AC" w14:textId="350E9914" w:rsidR="00AE7A34" w:rsidRDefault="00AE7A34" w:rsidP="00AE7A34">
      <w:pPr>
        <w:pStyle w:val="FootnoteText"/>
        <w:rPr>
          <w:ins w:id="3447" w:author="Haiyang Liu" w:date="2026-05-21T00:46:00Z" w16du:dateUtc="2026-05-20T17:46:00Z"/>
        </w:rPr>
      </w:pPr>
      <w:ins w:id="3448" w:author="Haiyang Liu" w:date="2026-05-21T00:46:00Z" w16du:dateUtc="2026-05-20T17:46:00Z">
        <w:r>
          <w:rPr>
            <w:rStyle w:val="FootnoteReference"/>
          </w:rPr>
          <w:footnoteRef/>
        </w:r>
        <w:r>
          <w:t xml:space="preserve"> Due to the reversed coding, </w:t>
        </w:r>
        <w:r w:rsidRPr="00AE7A34">
          <w:rPr>
            <w:i/>
            <w:iCs/>
            <w:rPrChange w:id="3449" w:author="Haiyang Liu" w:date="2026-05-21T00:47:00Z" w16du:dateUtc="2026-05-20T17:47:00Z">
              <w:rPr/>
            </w:rPrChange>
          </w:rPr>
          <w:t>s</w:t>
        </w:r>
        <w:r w:rsidRPr="00AE7A34">
          <w:t xml:space="preserve"> is not the average slope across onboarding. It is the local tangent, or instantaneous error-change rate, at Month 4. Thus, </w:t>
        </w:r>
        <w:r w:rsidRPr="00AE7A34">
          <w:rPr>
            <w:i/>
            <w:iCs/>
            <w:rPrChange w:id="3450" w:author="Haiyang Liu" w:date="2026-05-21T00:47:00Z" w16du:dateUtc="2026-05-20T17:47:00Z">
              <w:rPr/>
            </w:rPrChange>
          </w:rPr>
          <w:t>s</w:t>
        </w:r>
        <w:r w:rsidRPr="00AE7A34">
          <w:t xml:space="preserve"> captures whether the newcomer’s error trajectory is still moving upward or downward at the end of onboarding. By contrast, </w:t>
        </w:r>
        <w:r w:rsidRPr="00AE7A34">
          <w:rPr>
            <w:i/>
            <w:iCs/>
            <w:rPrChange w:id="3451" w:author="Haiyang Liu" w:date="2026-05-21T00:47:00Z" w16du:dateUtc="2026-05-20T17:47:00Z">
              <w:rPr/>
            </w:rPrChange>
          </w:rPr>
          <w:t xml:space="preserve">q </w:t>
        </w:r>
        <w:r w:rsidRPr="00AE7A34">
          <w:t xml:space="preserve">captures whether the error-change rate itself becomes more negative or more positive over time. Because our theory concerns whether newcomers’ reduction of action errors accelerates during onboarding, </w:t>
        </w:r>
        <w:r w:rsidRPr="00AE7A34">
          <w:rPr>
            <w:i/>
            <w:iCs/>
            <w:rPrChange w:id="3452" w:author="Haiyang Liu" w:date="2026-05-21T00:47:00Z" w16du:dateUtc="2026-05-20T17:47:00Z">
              <w:rPr/>
            </w:rPrChange>
          </w:rPr>
          <w:t>q</w:t>
        </w:r>
      </w:ins>
      <w:ins w:id="3453" w:author="Haiyang Liu" w:date="2026-05-21T00:47:00Z" w16du:dateUtc="2026-05-20T17:47:00Z">
        <w:r>
          <w:t xml:space="preserve"> </w:t>
        </w:r>
      </w:ins>
      <w:ins w:id="3454" w:author="Haiyang Liu" w:date="2026-05-21T00:46:00Z" w16du:dateUtc="2026-05-20T17:46:00Z">
        <w:r w:rsidRPr="00AE7A34">
          <w:t>is the focal change parameter.</w:t>
        </w:r>
      </w:ins>
    </w:p>
  </w:footnote>
  <w:footnote w:id="7">
    <w:p w14:paraId="777D424C" w14:textId="77777777" w:rsidR="009458CE" w:rsidDel="00326422" w:rsidRDefault="009C0C59">
      <w:pPr>
        <w:pStyle w:val="FootnoteText"/>
        <w:ind w:firstLine="480"/>
        <w:rPr>
          <w:del w:id="3501" w:author="Haiyang Liu" w:date="2026-05-19T22:43:00Z" w16du:dateUtc="2026-05-19T15:43:00Z"/>
        </w:rPr>
      </w:pPr>
      <w:del w:id="3502" w:author="Haiyang Liu" w:date="2026-05-19T22:43:00Z" w16du:dateUtc="2026-05-19T15:43:00Z">
        <w:r w:rsidDel="00326422">
          <w:rPr>
            <w:rStyle w:val="FootnoteReference"/>
          </w:rPr>
          <w:footnoteRef/>
        </w:r>
        <w:r w:rsidDel="00326422">
          <w:delText xml:space="preserve"> For data with three sets of repeated measurement, the quadratic trend represents the highest-order that is meaningful to be estimated. </w:delText>
        </w:r>
      </w:del>
    </w:p>
  </w:footnote>
  <w:footnote w:id="8">
    <w:p w14:paraId="62E6CFF1" w14:textId="19FDEF53" w:rsidR="00F23CB5" w:rsidRDefault="00F23CB5">
      <w:pPr>
        <w:pStyle w:val="FootnoteText"/>
      </w:pPr>
      <w:ins w:id="3587" w:author="Haiyang Liu" w:date="2026-05-21T00:27:00Z" w16du:dateUtc="2026-05-20T17:27:00Z">
        <w:r>
          <w:rPr>
            <w:rStyle w:val="FootnoteReference"/>
          </w:rPr>
          <w:footnoteRef/>
        </w:r>
        <w:r>
          <w:t xml:space="preserve"> </w:t>
        </w:r>
        <w:r w:rsidRPr="00F23CB5">
          <w:t xml:space="preserve">For a quadratic growth function, the instantaneous action-error change rate at any given time point </w:t>
        </w:r>
        <w:r w:rsidRPr="00E95E04">
          <w:t>t</w:t>
        </w:r>
        <w:r w:rsidRPr="00F23CB5">
          <w:t xml:space="preserve"> is </w:t>
        </w:r>
        <w:r w:rsidRPr="001645AE">
          <w:rPr>
            <w:i/>
            <w:iCs/>
            <w:rPrChange w:id="3588" w:author="Haiyang Liu" w:date="2026-05-21T00:52:00Z" w16du:dateUtc="2026-05-20T17:52:00Z">
              <w:rPr/>
            </w:rPrChange>
          </w:rPr>
          <w:t>d</w:t>
        </w:r>
        <w:r w:rsidRPr="00F23CB5">
          <w:t>(Error)/</w:t>
        </w:r>
        <w:r w:rsidRPr="001645AE">
          <w:rPr>
            <w:i/>
            <w:iCs/>
            <w:rPrChange w:id="3589" w:author="Haiyang Liu" w:date="2026-05-21T00:52:00Z" w16du:dateUtc="2026-05-20T17:52:00Z">
              <w:rPr/>
            </w:rPrChange>
          </w:rPr>
          <w:t>d</w:t>
        </w:r>
        <w:r w:rsidRPr="00F23CB5">
          <w:t xml:space="preserve">t = </w:t>
        </w:r>
        <w:r w:rsidRPr="001645AE">
          <w:rPr>
            <w:i/>
            <w:iCs/>
            <w:rPrChange w:id="3590" w:author="Haiyang Liu" w:date="2026-05-21T00:52:00Z" w16du:dateUtc="2026-05-20T17:52:00Z">
              <w:rPr/>
            </w:rPrChange>
          </w:rPr>
          <w:t>s</w:t>
        </w:r>
        <w:r w:rsidRPr="00F23CB5">
          <w:t xml:space="preserve"> + 2</w:t>
        </w:r>
        <w:r w:rsidRPr="001645AE">
          <w:rPr>
            <w:i/>
            <w:iCs/>
            <w:rPrChange w:id="3591" w:author="Haiyang Liu" w:date="2026-05-21T00:52:00Z" w16du:dateUtc="2026-05-20T17:52:00Z">
              <w:rPr/>
            </w:rPrChange>
          </w:rPr>
          <w:t>q</w:t>
        </w:r>
        <w:r w:rsidRPr="00F23CB5">
          <w:t>·</w:t>
        </w:r>
        <w:r w:rsidRPr="00E95E04">
          <w:t>t</w:t>
        </w:r>
        <w:r w:rsidRPr="00F23CB5">
          <w:t xml:space="preserve"> (Cohen, Cohen, West, &amp; Aiken, 2003; Grimm, Ram, &amp; Estabrook, 2017; Preacher, Wichman, MacCallum, &amp; Briggs, 2008). This derivative-based </w:t>
        </w:r>
      </w:ins>
      <w:ins w:id="3592" w:author="Haiyang Liu" w:date="2026-05-21T00:53:00Z" w16du:dateUtc="2026-05-20T17:53:00Z">
        <w:r w:rsidR="008E1279">
          <w:t>transformation</w:t>
        </w:r>
      </w:ins>
      <w:ins w:id="3593" w:author="Haiyang Liu" w:date="2026-05-21T00:27:00Z" w16du:dateUtc="2026-05-20T17:27:00Z">
        <w:r w:rsidRPr="00F23CB5">
          <w:t xml:space="preserve"> is </w:t>
        </w:r>
      </w:ins>
      <w:ins w:id="3594" w:author="Haiyang Liu" w:date="2026-05-21T00:52:00Z" w16du:dateUtc="2026-05-20T17:52:00Z">
        <w:r w:rsidR="008E1279">
          <w:t xml:space="preserve">easier to </w:t>
        </w:r>
      </w:ins>
      <w:ins w:id="3595" w:author="Haiyang Liu" w:date="2026-05-21T00:53:00Z" w16du:dateUtc="2026-05-20T17:53:00Z">
        <w:r w:rsidR="008E1279">
          <w:t xml:space="preserve">interpret as it illustrates </w:t>
        </w:r>
      </w:ins>
      <w:ins w:id="3596" w:author="Haiyang Liu" w:date="2026-05-21T00:27:00Z" w16du:dateUtc="2026-05-20T17:27:00Z">
        <w:r w:rsidRPr="00F23CB5">
          <w:t>how fast errors are changing at any given moment and whether that pace is speeding up or slowing down (Bliese &amp; Ployhart, 2002; Chan, 1998; Lance, Vandenberg, &amp; Self, 2000; Ployhart &amp; Vandenberg, 2010). Specifically, negative values indicate declining action errors.</w:t>
        </w:r>
      </w:ins>
    </w:p>
  </w:footnote>
  <w:footnote w:id="9">
    <w:p w14:paraId="5FD166EB" w14:textId="29A1581D" w:rsidR="00944B3D" w:rsidRDefault="00944B3D">
      <w:pPr>
        <w:pStyle w:val="FootnoteText"/>
      </w:pPr>
      <w:ins w:id="3855" w:author="Haiyang Liu" w:date="2026-05-23T18:23:00Z" w16du:dateUtc="2026-05-23T11:23:00Z">
        <w:r>
          <w:rPr>
            <w:rStyle w:val="FootnoteReference"/>
          </w:rPr>
          <w:footnoteRef/>
        </w:r>
        <w:r>
          <w:t xml:space="preserve"> </w:t>
        </w:r>
      </w:ins>
      <w:ins w:id="3856" w:author="Haiyang Liu" w:date="2026-05-23T18:24:00Z" w16du:dateUtc="2026-05-23T11:24:00Z">
        <w:r>
          <w:t xml:space="preserve">As our theorization implies that the acceleration of error change trajectory (i.e., the curvature) matters more than the </w:t>
        </w:r>
      </w:ins>
      <w:ins w:id="3857" w:author="Haiyang Liu" w:date="2026-05-23T18:25:00Z" w16du:dateUtc="2026-05-23T11:25:00Z">
        <w:r>
          <w:t xml:space="preserve">final level (i.e., the intercept), we compared the magnitude of their </w:t>
        </w:r>
      </w:ins>
      <w:ins w:id="3858" w:author="Haiyang Liu" w:date="2026-05-23T18:28:00Z" w16du:dateUtc="2026-05-23T11:28:00Z">
        <w:r>
          <w:t xml:space="preserve">standardized </w:t>
        </w:r>
      </w:ins>
      <w:ins w:id="3859" w:author="Haiyang Liu" w:date="2026-05-23T18:25:00Z" w16du:dateUtc="2026-05-23T11:25:00Z">
        <w:r>
          <w:t>coefficient</w:t>
        </w:r>
      </w:ins>
      <w:ins w:id="3860" w:author="Haiyang Liu" w:date="2026-05-23T18:26:00Z" w16du:dateUtc="2026-05-23T11:26:00Z">
        <w:r>
          <w:t>s and we found the curvature was significantly stronger than the final level in predicting overall performance (diff</w:t>
        </w:r>
      </w:ins>
      <w:ins w:id="3861" w:author="Haiyang Liu" w:date="2026-05-23T18:31:00Z" w16du:dateUtc="2026-05-23T11:31:00Z">
        <w:r>
          <w:t>[</w:t>
        </w:r>
      </w:ins>
      <w:ins w:id="3862" w:author="Haiyang Liu" w:date="2026-05-23T18:30:00Z" w16du:dateUtc="2026-05-23T11:30:00Z">
        <w:r w:rsidRPr="00944B3D">
          <w:rPr>
            <w:i/>
            <w:iCs/>
            <w:rPrChange w:id="3863" w:author="Haiyang Liu" w:date="2026-05-23T18:30:00Z" w16du:dateUtc="2026-05-23T11:30:00Z">
              <w:rPr/>
            </w:rPrChange>
          </w:rPr>
          <w:t>q</w:t>
        </w:r>
        <w:r>
          <w:rPr>
            <w:i/>
            <w:iCs/>
          </w:rPr>
          <w:t>_</w:t>
        </w:r>
        <w:r>
          <w:t>versus_</w:t>
        </w:r>
        <w:r w:rsidRPr="00944B3D">
          <w:rPr>
            <w:i/>
            <w:iCs/>
            <w:rPrChange w:id="3864" w:author="Haiyang Liu" w:date="2026-05-23T18:30:00Z" w16du:dateUtc="2026-05-23T11:30:00Z">
              <w:rPr/>
            </w:rPrChange>
          </w:rPr>
          <w:t>i</w:t>
        </w:r>
      </w:ins>
      <w:ins w:id="3865" w:author="Haiyang Liu" w:date="2026-05-23T18:31:00Z" w16du:dateUtc="2026-05-23T11:31:00Z">
        <w:r w:rsidRPr="00944B3D">
          <w:rPr>
            <w:rPrChange w:id="3866" w:author="Haiyang Liu" w:date="2026-05-23T18:31:00Z" w16du:dateUtc="2026-05-23T11:31:00Z">
              <w:rPr>
                <w:i/>
                <w:iCs/>
              </w:rPr>
            </w:rPrChange>
          </w:rPr>
          <w:t>]</w:t>
        </w:r>
        <w:r>
          <w:rPr>
            <w:i/>
            <w:iCs/>
          </w:rPr>
          <w:t xml:space="preserve"> </w:t>
        </w:r>
      </w:ins>
      <w:ins w:id="3867" w:author="Haiyang Liu" w:date="2026-05-23T18:27:00Z" w16du:dateUtc="2026-05-23T11:27:00Z">
        <w:r>
          <w:t xml:space="preserve">= </w:t>
        </w:r>
      </w:ins>
      <w:ins w:id="3868" w:author="Haiyang Liu" w:date="2026-05-23T18:29:00Z" w16du:dateUtc="2026-05-23T11:29:00Z">
        <w:r>
          <w:t>.719</w:t>
        </w:r>
      </w:ins>
      <w:ins w:id="3869" w:author="Haiyang Liu" w:date="2026-05-23T18:27:00Z" w16du:dateUtc="2026-05-23T11:27:00Z">
        <w:r>
          <w:t>, 95%</w:t>
        </w:r>
      </w:ins>
      <w:ins w:id="3870" w:author="Haiyang Liu" w:date="2026-05-23T18:28:00Z" w16du:dateUtc="2026-05-23T11:28:00Z">
        <w:r>
          <w:t xml:space="preserve"> </w:t>
        </w:r>
      </w:ins>
      <w:ins w:id="3871" w:author="Haiyang Liu" w:date="2026-05-23T18:27:00Z" w16du:dateUtc="2026-05-23T11:27:00Z">
        <w:r>
          <w:t>boot</w:t>
        </w:r>
      </w:ins>
      <w:ins w:id="3872" w:author="Haiyang Liu" w:date="2026-05-23T18:28:00Z" w16du:dateUtc="2026-05-23T11:28:00Z">
        <w:r>
          <w:t>strapp</w:t>
        </w:r>
      </w:ins>
      <w:ins w:id="3873" w:author="Haiyang Liu" w:date="2026-05-23T18:27:00Z" w16du:dateUtc="2026-05-23T11:27:00Z">
        <w:r>
          <w:t>ed CI = [</w:t>
        </w:r>
      </w:ins>
      <w:ins w:id="3874" w:author="Haiyang Liu" w:date="2026-05-23T18:30:00Z" w16du:dateUtc="2026-05-23T11:30:00Z">
        <w:r>
          <w:t>.070, 1.877</w:t>
        </w:r>
      </w:ins>
      <w:ins w:id="3875" w:author="Haiyang Liu" w:date="2026-05-23T18:27:00Z" w16du:dateUtc="2026-05-23T11:27:00Z">
        <w:r>
          <w:t>], excluding zero)</w:t>
        </w:r>
      </w:ins>
      <w:ins w:id="3876" w:author="Haiyang Liu" w:date="2026-05-23T18:30:00Z" w16du:dateUtc="2026-05-23T11:30:00Z">
        <w:r>
          <w:t>.</w:t>
        </w:r>
      </w:ins>
    </w:p>
  </w:footnote>
  <w:footnote w:id="10">
    <w:p w14:paraId="4381553D" w14:textId="373566A6" w:rsidR="00E8577B" w:rsidRDefault="00E8577B">
      <w:pPr>
        <w:pStyle w:val="FootnoteText"/>
      </w:pPr>
      <w:ins w:id="4009" w:author="Haiyang Liu" w:date="2026-05-21T12:44:00Z" w16du:dateUtc="2026-05-21T05:44:00Z">
        <w:r>
          <w:rPr>
            <w:rStyle w:val="FootnoteReference"/>
          </w:rPr>
          <w:footnoteRef/>
        </w:r>
        <w:r>
          <w:t xml:space="preserve"> </w:t>
        </w:r>
      </w:ins>
      <w:ins w:id="4010" w:author="Haiyang Liu" w:date="2026-05-21T12:45:00Z" w16du:dateUtc="2026-05-21T05:45:00Z">
        <w:r>
          <w:t>We also conducted a multilevel CFA for</w:t>
        </w:r>
        <w:r w:rsidRPr="00E8577B">
          <w:t xml:space="preserve"> th</w:t>
        </w:r>
        <w:r>
          <w:t>is</w:t>
        </w:r>
        <w:r w:rsidRPr="00E8577B">
          <w:t xml:space="preserve"> full model</w:t>
        </w:r>
        <w:r>
          <w:t>, which</w:t>
        </w:r>
        <w:r w:rsidRPr="00E8577B">
          <w:t xml:space="preserve"> specified a 1</w:t>
        </w:r>
        <w:r>
          <w:t>7</w:t>
        </w:r>
        <w:r w:rsidRPr="00E8577B">
          <w:t xml:space="preserve">-factor structure: </w:t>
        </w:r>
        <w:r>
          <w:t>fo</w:t>
        </w:r>
      </w:ins>
      <w:ins w:id="4011" w:author="Haiyang Liu" w:date="2026-05-21T12:46:00Z" w16du:dateUtc="2026-05-21T05:46:00Z">
        <w:r>
          <w:t>ur</w:t>
        </w:r>
      </w:ins>
      <w:ins w:id="4012" w:author="Haiyang Liu" w:date="2026-05-21T12:45:00Z" w16du:dateUtc="2026-05-21T05:45:00Z">
        <w:r w:rsidRPr="00E8577B">
          <w:t xml:space="preserve"> within-level factors (team error management culture, team error aversion culture, psychological safety</w:t>
        </w:r>
      </w:ins>
      <w:ins w:id="4013" w:author="Haiyang Liu" w:date="2026-05-21T12:46:00Z" w16du:dateUtc="2026-05-21T05:46:00Z">
        <w:r>
          <w:t>, and leader feedback specificity</w:t>
        </w:r>
      </w:ins>
      <w:ins w:id="4014" w:author="Haiyang Liu" w:date="2026-05-21T12:45:00Z" w16du:dateUtc="2026-05-21T05:45:00Z">
        <w:r w:rsidRPr="00E8577B">
          <w:t xml:space="preserve">) and </w:t>
        </w:r>
      </w:ins>
      <w:ins w:id="4015" w:author="Haiyang Liu" w:date="2026-05-21T12:46:00Z" w16du:dateUtc="2026-05-21T05:46:00Z">
        <w:r>
          <w:t>thirteen</w:t>
        </w:r>
      </w:ins>
      <w:ins w:id="4016" w:author="Haiyang Liu" w:date="2026-05-21T12:45:00Z" w16du:dateUtc="2026-05-21T05:45:00Z">
        <w:r w:rsidRPr="00E8577B">
          <w:t xml:space="preserve"> between-level factors (the </w:t>
        </w:r>
      </w:ins>
      <w:ins w:id="4017" w:author="Haiyang Liu" w:date="2026-05-21T12:46:00Z" w16du:dateUtc="2026-05-21T05:46:00Z">
        <w:r>
          <w:t>four</w:t>
        </w:r>
      </w:ins>
      <w:ins w:id="4018" w:author="Haiyang Liu" w:date="2026-05-21T12:45:00Z" w16du:dateUtc="2026-05-21T05:45:00Z">
        <w:r w:rsidRPr="00E8577B">
          <w:t xml:space="preserve"> team-level culture constructs, action error, learning goal orientation, performance goal orientation, external locus of control, proactivity, overall performance</w:t>
        </w:r>
      </w:ins>
      <w:ins w:id="4019" w:author="Haiyang Liu" w:date="2026-05-21T12:46:00Z" w16du:dateUtc="2026-05-21T05:46:00Z">
        <w:r>
          <w:t>, risk propensity, self-efficacy</w:t>
        </w:r>
      </w:ins>
      <w:ins w:id="4020" w:author="Haiyang Liu" w:date="2026-05-21T12:47:00Z" w16du:dateUtc="2026-05-21T05:47:00Z">
        <w:r>
          <w:t>, and leader role modeling</w:t>
        </w:r>
      </w:ins>
      <w:ins w:id="4021" w:author="Haiyang Liu" w:date="2026-05-21T12:45:00Z" w16du:dateUtc="2026-05-21T05:45:00Z">
        <w:r w:rsidRPr="00E8577B">
          <w:t>). This model fit was well (</w:t>
        </w:r>
        <w:r w:rsidRPr="00E8577B">
          <w:rPr>
            <w:i/>
            <w:iCs/>
            <w:rPrChange w:id="4022" w:author="Haiyang Liu" w:date="2026-05-21T12:48:00Z" w16du:dateUtc="2026-05-21T05:48:00Z">
              <w:rPr/>
            </w:rPrChange>
          </w:rPr>
          <w:t>χ</w:t>
        </w:r>
        <w:r w:rsidRPr="00E8577B">
          <w:t>2 [</w:t>
        </w:r>
        <w:r w:rsidRPr="00E8577B">
          <w:rPr>
            <w:i/>
            <w:iCs/>
            <w:rPrChange w:id="4023" w:author="Haiyang Liu" w:date="2026-05-21T12:48:00Z" w16du:dateUtc="2026-05-21T05:48:00Z">
              <w:rPr/>
            </w:rPrChange>
          </w:rPr>
          <w:t>df</w:t>
        </w:r>
        <w:r w:rsidRPr="00E8577B">
          <w:t xml:space="preserve"> = </w:t>
        </w:r>
      </w:ins>
      <w:ins w:id="4024" w:author="Haiyang Liu" w:date="2026-05-21T12:48:00Z" w16du:dateUtc="2026-05-21T05:48:00Z">
        <w:r w:rsidR="00D4775C">
          <w:t>4114</w:t>
        </w:r>
      </w:ins>
      <w:ins w:id="4025" w:author="Haiyang Liu" w:date="2026-05-21T12:45:00Z" w16du:dateUtc="2026-05-21T05:45:00Z">
        <w:r w:rsidRPr="00E8577B">
          <w:t xml:space="preserve">] = </w:t>
        </w:r>
      </w:ins>
      <w:ins w:id="4026" w:author="Haiyang Liu" w:date="2026-05-21T12:48:00Z" w16du:dateUtc="2026-05-21T05:48:00Z">
        <w:r w:rsidR="00D4775C">
          <w:t>6041</w:t>
        </w:r>
      </w:ins>
      <w:ins w:id="4027" w:author="Haiyang Liu" w:date="2026-05-21T12:45:00Z" w16du:dateUtc="2026-05-21T05:45:00Z">
        <w:r w:rsidRPr="00E8577B">
          <w:t>.</w:t>
        </w:r>
      </w:ins>
      <w:ins w:id="4028" w:author="Haiyang Liu" w:date="2026-05-21T12:48:00Z" w16du:dateUtc="2026-05-21T05:48:00Z">
        <w:r w:rsidR="00D4775C">
          <w:t>540</w:t>
        </w:r>
      </w:ins>
      <w:ins w:id="4029" w:author="Haiyang Liu" w:date="2026-05-21T12:45:00Z" w16du:dateUtc="2026-05-21T05:45:00Z">
        <w:r w:rsidRPr="00E8577B">
          <w:t xml:space="preserve">, </w:t>
        </w:r>
        <w:r w:rsidRPr="00D4775C">
          <w:rPr>
            <w:i/>
            <w:iCs/>
            <w:rPrChange w:id="4030" w:author="Haiyang Liu" w:date="2026-05-21T12:48:00Z" w16du:dateUtc="2026-05-21T05:48:00Z">
              <w:rPr/>
            </w:rPrChange>
          </w:rPr>
          <w:t>p</w:t>
        </w:r>
        <w:r w:rsidRPr="00E8577B">
          <w:t xml:space="preserve"> &lt; .</w:t>
        </w:r>
      </w:ins>
      <w:ins w:id="4031" w:author="Haiyang Liu" w:date="2026-05-21T12:48:00Z" w16du:dateUtc="2026-05-21T05:48:00Z">
        <w:r w:rsidR="00D4775C">
          <w:t>0</w:t>
        </w:r>
      </w:ins>
      <w:ins w:id="4032" w:author="Haiyang Liu" w:date="2026-05-21T12:45:00Z" w16du:dateUtc="2026-05-21T05:45:00Z">
        <w:r w:rsidRPr="00E8577B">
          <w:t>01, SRMR for within = .02</w:t>
        </w:r>
      </w:ins>
      <w:ins w:id="4033" w:author="Haiyang Liu" w:date="2026-05-21T12:48:00Z" w16du:dateUtc="2026-05-21T05:48:00Z">
        <w:r w:rsidR="00D4775C">
          <w:t>8</w:t>
        </w:r>
      </w:ins>
      <w:ins w:id="4034" w:author="Haiyang Liu" w:date="2026-05-21T12:45:00Z" w16du:dateUtc="2026-05-21T05:45:00Z">
        <w:r w:rsidRPr="00E8577B">
          <w:t>, SRMR for between = .0</w:t>
        </w:r>
      </w:ins>
      <w:ins w:id="4035" w:author="Haiyang Liu" w:date="2026-05-21T12:49:00Z" w16du:dateUtc="2026-05-21T05:49:00Z">
        <w:r w:rsidR="00D4775C">
          <w:t>78</w:t>
        </w:r>
      </w:ins>
      <w:ins w:id="4036" w:author="Haiyang Liu" w:date="2026-05-21T12:45:00Z" w16du:dateUtc="2026-05-21T05:45:00Z">
        <w:r w:rsidRPr="00E8577B">
          <w:t>, CFI = .9</w:t>
        </w:r>
      </w:ins>
      <w:ins w:id="4037" w:author="Haiyang Liu" w:date="2026-05-21T12:49:00Z" w16du:dateUtc="2026-05-21T05:49:00Z">
        <w:r w:rsidR="00D4775C">
          <w:t>35</w:t>
        </w:r>
      </w:ins>
      <w:ins w:id="4038" w:author="Haiyang Liu" w:date="2026-05-21T12:45:00Z" w16du:dateUtc="2026-05-21T05:45:00Z">
        <w:r w:rsidRPr="00E8577B">
          <w:t>, RMSEA = .01</w:t>
        </w:r>
      </w:ins>
      <w:ins w:id="4039" w:author="Haiyang Liu" w:date="2026-05-21T12:49:00Z" w16du:dateUtc="2026-05-21T05:49:00Z">
        <w:r w:rsidR="00D4775C">
          <w:t>9</w:t>
        </w:r>
      </w:ins>
      <w:ins w:id="4040" w:author="Haiyang Liu" w:date="2026-05-21T12:45:00Z" w16du:dateUtc="2026-05-21T05:45:00Z">
        <w:r w:rsidRPr="00E8577B">
          <w:t>), superior to all alternative models that combined pairs of factors.</w:t>
        </w:r>
      </w:ins>
    </w:p>
  </w:footnote>
  <w:footnote w:id="11">
    <w:p w14:paraId="37C1C66B" w14:textId="5AC3B67E" w:rsidR="00187FE9" w:rsidRDefault="00187FE9">
      <w:pPr>
        <w:pStyle w:val="FootnoteText"/>
      </w:pPr>
      <w:ins w:id="4066" w:author="Haiyang Liu" w:date="2026-05-21T08:59:00Z" w16du:dateUtc="2026-05-21T01:59:00Z">
        <w:r>
          <w:rPr>
            <w:rStyle w:val="FootnoteReference"/>
          </w:rPr>
          <w:footnoteRef/>
        </w:r>
        <w:r>
          <w:t xml:space="preserve"> We also calculated </w:t>
        </w:r>
      </w:ins>
      <w:ins w:id="4067" w:author="Haiyang Liu" w:date="2026-05-21T09:00:00Z" w16du:dateUtc="2026-05-21T02:00:00Z">
        <w:r>
          <w:t xml:space="preserve">aggregation indexes for leader feedback specificity: </w:t>
        </w:r>
      </w:ins>
      <w:ins w:id="4068" w:author="Haiyang Liu" w:date="2026-05-21T08:59:00Z" w16du:dateUtc="2026-05-21T01:59:00Z">
        <w:r>
          <w:rPr>
            <w:rFonts w:eastAsia="Times New Roman"/>
          </w:rPr>
          <w:t>o</w:t>
        </w:r>
        <w:r w:rsidRPr="00DF445B">
          <w:rPr>
            <w:rFonts w:eastAsia="Times New Roman"/>
          </w:rPr>
          <w:t>ne-way ANOVA F-tests indicated significant between-team variance</w:t>
        </w:r>
        <w:r>
          <w:rPr>
            <w:rFonts w:eastAsia="Times New Roman"/>
          </w:rPr>
          <w:t xml:space="preserve"> (</w:t>
        </w:r>
        <w:r w:rsidRPr="005E69E8">
          <w:rPr>
            <w:rFonts w:eastAsia="Times New Roman"/>
            <w:i/>
            <w:iCs/>
          </w:rPr>
          <w:t>F</w:t>
        </w:r>
        <w:r>
          <w:rPr>
            <w:rFonts w:eastAsia="Times New Roman"/>
          </w:rPr>
          <w:t xml:space="preserve">[293, 1072] = </w:t>
        </w:r>
      </w:ins>
      <w:ins w:id="4069" w:author="Haiyang Liu" w:date="2026-05-21T09:01:00Z" w16du:dateUtc="2026-05-21T02:01:00Z">
        <w:r>
          <w:rPr>
            <w:rFonts w:eastAsia="Times New Roman"/>
          </w:rPr>
          <w:t>3.038</w:t>
        </w:r>
      </w:ins>
      <w:ins w:id="4070" w:author="Haiyang Liu" w:date="2026-05-21T08:59:00Z" w16du:dateUtc="2026-05-21T01:59:00Z">
        <w:r>
          <w:rPr>
            <w:rFonts w:eastAsia="Times New Roman"/>
          </w:rPr>
          <w:t xml:space="preserve">, </w:t>
        </w:r>
        <w:r w:rsidRPr="005E69E8">
          <w:rPr>
            <w:rFonts w:eastAsia="Times New Roman"/>
            <w:i/>
            <w:iCs/>
          </w:rPr>
          <w:t>p</w:t>
        </w:r>
        <w:r>
          <w:rPr>
            <w:rFonts w:eastAsia="Times New Roman"/>
          </w:rPr>
          <w:t xml:space="preserve"> &lt; .001). The </w:t>
        </w:r>
        <w:r w:rsidRPr="000C0C09">
          <w:rPr>
            <w:rFonts w:eastAsia="Times New Roman"/>
            <w:i/>
            <w:iCs/>
          </w:rPr>
          <w:t>rwg</w:t>
        </w:r>
        <w:r>
          <w:rPr>
            <w:rFonts w:eastAsia="Times New Roman"/>
          </w:rPr>
          <w:t xml:space="preserve"> mean was .</w:t>
        </w:r>
      </w:ins>
      <w:ins w:id="4071" w:author="Haiyang Liu" w:date="2026-05-21T09:01:00Z" w16du:dateUtc="2026-05-21T02:01:00Z">
        <w:r>
          <w:rPr>
            <w:rFonts w:eastAsia="Times New Roman"/>
          </w:rPr>
          <w:t>890</w:t>
        </w:r>
      </w:ins>
      <w:ins w:id="4072" w:author="Haiyang Liu" w:date="2026-05-21T08:59:00Z" w16du:dateUtc="2026-05-21T01:59:00Z">
        <w:r>
          <w:rPr>
            <w:rFonts w:eastAsia="Times New Roman"/>
          </w:rPr>
          <w:t>, indicating strong within-team agreement. The ICC(1) value was .</w:t>
        </w:r>
      </w:ins>
      <w:ins w:id="4073" w:author="Haiyang Liu" w:date="2026-05-21T09:01:00Z" w16du:dateUtc="2026-05-21T02:01:00Z">
        <w:r>
          <w:rPr>
            <w:rFonts w:eastAsia="Times New Roman"/>
          </w:rPr>
          <w:t>305</w:t>
        </w:r>
      </w:ins>
      <w:ins w:id="4074" w:author="Haiyang Liu" w:date="2026-05-21T08:59:00Z" w16du:dateUtc="2026-05-21T01:59:00Z">
        <w:r>
          <w:rPr>
            <w:rFonts w:eastAsia="Times New Roman"/>
          </w:rPr>
          <w:t xml:space="preserve"> and ICC(2) was .</w:t>
        </w:r>
      </w:ins>
      <w:ins w:id="4075" w:author="Haiyang Liu" w:date="2026-05-21T09:01:00Z" w16du:dateUtc="2026-05-21T02:01:00Z">
        <w:r>
          <w:rPr>
            <w:rFonts w:eastAsia="Times New Roman"/>
          </w:rPr>
          <w:t xml:space="preserve">671. Although the ICC(2) is slightly lower than the </w:t>
        </w:r>
      </w:ins>
      <w:ins w:id="4076" w:author="Haiyang Liu" w:date="2026-05-21T09:02:00Z" w16du:dateUtc="2026-05-21T02:02:00Z">
        <w:r>
          <w:rPr>
            <w:rFonts w:eastAsia="Times New Roman"/>
          </w:rPr>
          <w:t xml:space="preserve">conventional cutoff, .70, we still proceeded to aggregate because strong </w:t>
        </w:r>
        <w:r w:rsidRPr="00125198">
          <w:rPr>
            <w:rFonts w:eastAsia="Times New Roman"/>
            <w:i/>
            <w:iCs/>
            <w:rPrChange w:id="4077" w:author="Haiyang Liu" w:date="2026-05-21T09:03:00Z" w16du:dateUtc="2026-05-21T02:03:00Z">
              <w:rPr>
                <w:rFonts w:eastAsia="Times New Roman"/>
              </w:rPr>
            </w:rPrChange>
          </w:rPr>
          <w:t>F</w:t>
        </w:r>
        <w:r>
          <w:rPr>
            <w:rFonts w:eastAsia="Times New Roman"/>
          </w:rPr>
          <w:t>-tes</w:t>
        </w:r>
      </w:ins>
      <w:ins w:id="4078" w:author="Haiyang Liu" w:date="2026-05-21T09:03:00Z" w16du:dateUtc="2026-05-21T02:03:00Z">
        <w:r>
          <w:rPr>
            <w:rFonts w:eastAsia="Times New Roman"/>
          </w:rPr>
          <w:t xml:space="preserve">t, </w:t>
        </w:r>
        <w:r w:rsidRPr="00187FE9">
          <w:rPr>
            <w:rFonts w:eastAsia="Times New Roman"/>
            <w:i/>
            <w:iCs/>
            <w:rPrChange w:id="4079" w:author="Haiyang Liu" w:date="2026-05-21T09:03:00Z" w16du:dateUtc="2026-05-21T02:03:00Z">
              <w:rPr>
                <w:rFonts w:eastAsia="Times New Roman"/>
              </w:rPr>
            </w:rPrChange>
          </w:rPr>
          <w:t>rwg</w:t>
        </w:r>
        <w:r>
          <w:rPr>
            <w:rFonts w:eastAsia="Times New Roman"/>
          </w:rPr>
          <w:t>, and ICC(1) result</w:t>
        </w:r>
        <w:r w:rsidR="00747E27">
          <w:rPr>
            <w:rFonts w:eastAsia="Times New Roman"/>
          </w:rPr>
          <w:t>s.</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D4248" w14:textId="77777777" w:rsidR="009458CE" w:rsidRDefault="009458CE">
    <w:pPr>
      <w:ind w:right="984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E6157"/>
    <w:multiLevelType w:val="hybridMultilevel"/>
    <w:tmpl w:val="6E96CC5E"/>
    <w:lvl w:ilvl="0" w:tplc="C1DEF08E">
      <w:start w:val="1"/>
      <w:numFmt w:val="bullet"/>
      <w:lvlText w:val=""/>
      <w:lvlJc w:val="left"/>
      <w:pPr>
        <w:ind w:left="72" w:hanging="72"/>
      </w:pPr>
      <w:rPr>
        <w:rFonts w:ascii="Symbol" w:hAnsi="Symbol" w:hint="default"/>
        <w:sz w:val="10"/>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FF36498"/>
    <w:multiLevelType w:val="multilevel"/>
    <w:tmpl w:val="F4A049F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231217F7"/>
    <w:multiLevelType w:val="multilevel"/>
    <w:tmpl w:val="F4A049F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397342EE"/>
    <w:multiLevelType w:val="multilevel"/>
    <w:tmpl w:val="F4A049F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39C44BEF"/>
    <w:multiLevelType w:val="multilevel"/>
    <w:tmpl w:val="39C44BEF"/>
    <w:lvl w:ilvl="0">
      <w:start w:val="1"/>
      <w:numFmt w:val="bullet"/>
      <w:lvlText w:val="•"/>
      <w:lvlJc w:val="left"/>
      <w:pPr>
        <w:tabs>
          <w:tab w:val="left" w:pos="720"/>
        </w:tabs>
        <w:ind w:left="720" w:hanging="360"/>
      </w:pPr>
      <w:rPr>
        <w:rFonts w:ascii="Times New Roman" w:hAnsi="Times New Roman" w:cs="Times New Roman" w:hint="default"/>
      </w:rPr>
    </w:lvl>
    <w:lvl w:ilvl="1">
      <w:start w:val="1"/>
      <w:numFmt w:val="bullet"/>
      <w:lvlText w:val="•"/>
      <w:lvlJc w:val="left"/>
      <w:pPr>
        <w:tabs>
          <w:tab w:val="left" w:pos="1440"/>
        </w:tabs>
        <w:ind w:left="1440" w:hanging="360"/>
      </w:pPr>
      <w:rPr>
        <w:rFonts w:ascii="Times New Roman" w:hAnsi="Times New Roman" w:cs="Times New Roman" w:hint="default"/>
      </w:rPr>
    </w:lvl>
    <w:lvl w:ilvl="2">
      <w:start w:val="1"/>
      <w:numFmt w:val="bullet"/>
      <w:lvlText w:val="•"/>
      <w:lvlJc w:val="left"/>
      <w:pPr>
        <w:tabs>
          <w:tab w:val="left" w:pos="2160"/>
        </w:tabs>
        <w:ind w:left="2160" w:hanging="360"/>
      </w:pPr>
      <w:rPr>
        <w:rFonts w:ascii="Times New Roman" w:hAnsi="Times New Roman" w:cs="Times New Roman" w:hint="default"/>
      </w:rPr>
    </w:lvl>
    <w:lvl w:ilvl="3">
      <w:start w:val="1"/>
      <w:numFmt w:val="bullet"/>
      <w:lvlText w:val="•"/>
      <w:lvlJc w:val="left"/>
      <w:pPr>
        <w:tabs>
          <w:tab w:val="left" w:pos="2880"/>
        </w:tabs>
        <w:ind w:left="2880" w:hanging="360"/>
      </w:pPr>
      <w:rPr>
        <w:rFonts w:ascii="Times New Roman" w:hAnsi="Times New Roman" w:cs="Times New Roman" w:hint="default"/>
      </w:rPr>
    </w:lvl>
    <w:lvl w:ilvl="4">
      <w:start w:val="1"/>
      <w:numFmt w:val="bullet"/>
      <w:lvlText w:val="•"/>
      <w:lvlJc w:val="left"/>
      <w:pPr>
        <w:tabs>
          <w:tab w:val="left" w:pos="3600"/>
        </w:tabs>
        <w:ind w:left="3600" w:hanging="360"/>
      </w:pPr>
      <w:rPr>
        <w:rFonts w:ascii="Times New Roman" w:hAnsi="Times New Roman" w:cs="Times New Roman" w:hint="default"/>
      </w:rPr>
    </w:lvl>
    <w:lvl w:ilvl="5">
      <w:start w:val="1"/>
      <w:numFmt w:val="bullet"/>
      <w:lvlText w:val="•"/>
      <w:lvlJc w:val="left"/>
      <w:pPr>
        <w:tabs>
          <w:tab w:val="left" w:pos="4320"/>
        </w:tabs>
        <w:ind w:left="4320" w:hanging="360"/>
      </w:pPr>
      <w:rPr>
        <w:rFonts w:ascii="Times New Roman" w:hAnsi="Times New Roman" w:cs="Times New Roman" w:hint="default"/>
      </w:rPr>
    </w:lvl>
    <w:lvl w:ilvl="6">
      <w:start w:val="1"/>
      <w:numFmt w:val="bullet"/>
      <w:lvlText w:val="•"/>
      <w:lvlJc w:val="left"/>
      <w:pPr>
        <w:tabs>
          <w:tab w:val="left" w:pos="5040"/>
        </w:tabs>
        <w:ind w:left="5040" w:hanging="360"/>
      </w:pPr>
      <w:rPr>
        <w:rFonts w:ascii="Times New Roman" w:hAnsi="Times New Roman" w:cs="Times New Roman" w:hint="default"/>
      </w:rPr>
    </w:lvl>
    <w:lvl w:ilvl="7">
      <w:start w:val="1"/>
      <w:numFmt w:val="bullet"/>
      <w:lvlText w:val="•"/>
      <w:lvlJc w:val="left"/>
      <w:pPr>
        <w:tabs>
          <w:tab w:val="left" w:pos="5760"/>
        </w:tabs>
        <w:ind w:left="5760" w:hanging="360"/>
      </w:pPr>
      <w:rPr>
        <w:rFonts w:ascii="Times New Roman" w:hAnsi="Times New Roman" w:cs="Times New Roman" w:hint="default"/>
      </w:rPr>
    </w:lvl>
    <w:lvl w:ilvl="8">
      <w:start w:val="1"/>
      <w:numFmt w:val="bullet"/>
      <w:lvlText w:val="•"/>
      <w:lvlJc w:val="left"/>
      <w:pPr>
        <w:tabs>
          <w:tab w:val="left" w:pos="6480"/>
        </w:tabs>
        <w:ind w:left="6480" w:hanging="360"/>
      </w:pPr>
      <w:rPr>
        <w:rFonts w:ascii="Times New Roman" w:hAnsi="Times New Roman" w:cs="Times New Roman" w:hint="default"/>
      </w:rPr>
    </w:lvl>
  </w:abstractNum>
  <w:abstractNum w:abstractNumId="5" w15:restartNumberingAfterBreak="0">
    <w:nsid w:val="3E8C54DB"/>
    <w:multiLevelType w:val="multilevel"/>
    <w:tmpl w:val="F4A049F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43F432D6"/>
    <w:multiLevelType w:val="hybridMultilevel"/>
    <w:tmpl w:val="B2F29A1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44900F8C"/>
    <w:multiLevelType w:val="hybridMultilevel"/>
    <w:tmpl w:val="9C50197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4E1119C7"/>
    <w:multiLevelType w:val="hybridMultilevel"/>
    <w:tmpl w:val="4D30A80A"/>
    <w:lvl w:ilvl="0" w:tplc="C1DEF08E">
      <w:start w:val="1"/>
      <w:numFmt w:val="bullet"/>
      <w:lvlText w:val=""/>
      <w:lvlJc w:val="left"/>
      <w:pPr>
        <w:ind w:left="72" w:hanging="72"/>
      </w:pPr>
      <w:rPr>
        <w:rFonts w:ascii="Symbol" w:hAnsi="Symbol" w:hint="default"/>
        <w:sz w:val="1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3FC2BCC"/>
    <w:multiLevelType w:val="multilevel"/>
    <w:tmpl w:val="D206B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7C44183"/>
    <w:multiLevelType w:val="hybridMultilevel"/>
    <w:tmpl w:val="9C50197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6D826667"/>
    <w:multiLevelType w:val="multilevel"/>
    <w:tmpl w:val="6D826667"/>
    <w:lvl w:ilvl="0">
      <w:start w:val="1"/>
      <w:numFmt w:val="bullet"/>
      <w:lvlText w:val="•"/>
      <w:lvlJc w:val="left"/>
      <w:pPr>
        <w:tabs>
          <w:tab w:val="left" w:pos="1440"/>
        </w:tabs>
        <w:ind w:left="144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628388207">
    <w:abstractNumId w:val="4"/>
  </w:num>
  <w:num w:numId="2" w16cid:durableId="510221747">
    <w:abstractNumId w:val="11"/>
  </w:num>
  <w:num w:numId="3" w16cid:durableId="310133585">
    <w:abstractNumId w:val="0"/>
  </w:num>
  <w:num w:numId="4" w16cid:durableId="5795171">
    <w:abstractNumId w:val="8"/>
  </w:num>
  <w:num w:numId="5" w16cid:durableId="1760369928">
    <w:abstractNumId w:val="6"/>
  </w:num>
  <w:num w:numId="6" w16cid:durableId="2000185078">
    <w:abstractNumId w:val="3"/>
  </w:num>
  <w:num w:numId="7" w16cid:durableId="1857498976">
    <w:abstractNumId w:val="1"/>
  </w:num>
  <w:num w:numId="8" w16cid:durableId="1694262642">
    <w:abstractNumId w:val="2"/>
  </w:num>
  <w:num w:numId="9" w16cid:durableId="1882086827">
    <w:abstractNumId w:val="10"/>
  </w:num>
  <w:num w:numId="10" w16cid:durableId="1542328924">
    <w:abstractNumId w:val="9"/>
  </w:num>
  <w:num w:numId="11" w16cid:durableId="614022795">
    <w:abstractNumId w:val="7"/>
  </w:num>
  <w:num w:numId="12" w16cid:durableId="140856991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ong Deng">
    <w15:presenceInfo w15:providerId="Windows Live" w15:userId="6e34954a2beb1291"/>
  </w15:person>
  <w15:person w15:author="Hong Deng [2]">
    <w15:presenceInfo w15:providerId="AD" w15:userId="S::z2024029@nottingham.edu.cn::a9f3e1aa-dec2-4ce7-88a5-fec194300b22"/>
  </w15:person>
  <w15:person w15:author="Haiyang Liu">
    <w15:presenceInfo w15:providerId="Windows Live" w15:userId="1535f4340d6b76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trackRevisions/>
  <w:defaultTabStop w:val="720"/>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rWwNAICS2NLE2MDSyUdpeDU4uLM/DyQAnPTWgDRY0BBLQAAAA=="/>
    <w:docVar w:name="EN.InstantFormat" w:val="&lt;ENInstantFormat&gt;&lt;Enabled&gt;1&lt;/Enabled&gt;&lt;ScanUnformatted&gt;1&lt;/ScanUnformatted&gt;&lt;ScanChanges&gt;1&lt;/ScanChanges&gt;&lt;Suspended&gt;0&lt;/Suspended&gt;&lt;/ENInstantFormat&gt;"/>
    <w:docVar w:name="EN.Layout" w:val="&lt;ENLayout&gt;&lt;Style&gt;Organization Science Copy&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tfvx5dd9wzs0re0zrmve9tj9p5fwat5spas&quot;&gt;My EndNote Library&lt;record-ids&gt;&lt;item&gt;1&lt;/item&gt;&lt;item&gt;4&lt;/item&gt;&lt;item&gt;5&lt;/item&gt;&lt;item&gt;6&lt;/item&gt;&lt;item&gt;9&lt;/item&gt;&lt;item&gt;16&lt;/item&gt;&lt;item&gt;17&lt;/item&gt;&lt;item&gt;18&lt;/item&gt;&lt;item&gt;21&lt;/item&gt;&lt;item&gt;27&lt;/item&gt;&lt;item&gt;29&lt;/item&gt;&lt;item&gt;33&lt;/item&gt;&lt;item&gt;35&lt;/item&gt;&lt;item&gt;37&lt;/item&gt;&lt;item&gt;41&lt;/item&gt;&lt;item&gt;49&lt;/item&gt;&lt;item&gt;50&lt;/item&gt;&lt;item&gt;53&lt;/item&gt;&lt;item&gt;54&lt;/item&gt;&lt;item&gt;55&lt;/item&gt;&lt;item&gt;56&lt;/item&gt;&lt;item&gt;57&lt;/item&gt;&lt;item&gt;59&lt;/item&gt;&lt;item&gt;61&lt;/item&gt;&lt;item&gt;96&lt;/item&gt;&lt;item&gt;98&lt;/item&gt;&lt;item&gt;100&lt;/item&gt;&lt;item&gt;111&lt;/item&gt;&lt;item&gt;112&lt;/item&gt;&lt;item&gt;113&lt;/item&gt;&lt;item&gt;115&lt;/item&gt;&lt;item&gt;116&lt;/item&gt;&lt;item&gt;117&lt;/item&gt;&lt;item&gt;120&lt;/item&gt;&lt;item&gt;122&lt;/item&gt;&lt;item&gt;145&lt;/item&gt;&lt;item&gt;146&lt;/item&gt;&lt;item&gt;150&lt;/item&gt;&lt;item&gt;158&lt;/item&gt;&lt;item&gt;159&lt;/item&gt;&lt;item&gt;368&lt;/item&gt;&lt;item&gt;369&lt;/item&gt;&lt;item&gt;370&lt;/item&gt;&lt;item&gt;371&lt;/item&gt;&lt;item&gt;372&lt;/item&gt;&lt;item&gt;373&lt;/item&gt;&lt;item&gt;374&lt;/item&gt;&lt;item&gt;376&lt;/item&gt;&lt;item&gt;377&lt;/item&gt;&lt;item&gt;378&lt;/item&gt;&lt;item&gt;380&lt;/item&gt;&lt;item&gt;381&lt;/item&gt;&lt;item&gt;382&lt;/item&gt;&lt;item&gt;383&lt;/item&gt;&lt;item&gt;384&lt;/item&gt;&lt;item&gt;385&lt;/item&gt;&lt;item&gt;386&lt;/item&gt;&lt;item&gt;387&lt;/item&gt;&lt;item&gt;390&lt;/item&gt;&lt;item&gt;391&lt;/item&gt;&lt;item&gt;392&lt;/item&gt;&lt;item&gt;393&lt;/item&gt;&lt;item&gt;394&lt;/item&gt;&lt;item&gt;395&lt;/item&gt;&lt;item&gt;398&lt;/item&gt;&lt;/record-ids&gt;&lt;/item&gt;&lt;/Libraries&gt;"/>
  </w:docVars>
  <w:rsids>
    <w:rsidRoot w:val="00FB7D1D"/>
    <w:rsid w:val="00000E6A"/>
    <w:rsid w:val="00000FB5"/>
    <w:rsid w:val="000012CC"/>
    <w:rsid w:val="0000171C"/>
    <w:rsid w:val="0000177C"/>
    <w:rsid w:val="00001AF3"/>
    <w:rsid w:val="00002029"/>
    <w:rsid w:val="000020B5"/>
    <w:rsid w:val="0000218C"/>
    <w:rsid w:val="0000270E"/>
    <w:rsid w:val="0000299C"/>
    <w:rsid w:val="00002F54"/>
    <w:rsid w:val="00003270"/>
    <w:rsid w:val="0000348E"/>
    <w:rsid w:val="00003509"/>
    <w:rsid w:val="000038CA"/>
    <w:rsid w:val="00003C4F"/>
    <w:rsid w:val="0000403C"/>
    <w:rsid w:val="000047A9"/>
    <w:rsid w:val="00004BB4"/>
    <w:rsid w:val="00004D6A"/>
    <w:rsid w:val="00004E78"/>
    <w:rsid w:val="000052D7"/>
    <w:rsid w:val="00005694"/>
    <w:rsid w:val="00005BA6"/>
    <w:rsid w:val="00005C70"/>
    <w:rsid w:val="00005E1C"/>
    <w:rsid w:val="00006450"/>
    <w:rsid w:val="000065F9"/>
    <w:rsid w:val="00006AF9"/>
    <w:rsid w:val="00006D79"/>
    <w:rsid w:val="00006D7E"/>
    <w:rsid w:val="000075EA"/>
    <w:rsid w:val="00007794"/>
    <w:rsid w:val="0000797A"/>
    <w:rsid w:val="00007E1C"/>
    <w:rsid w:val="00010383"/>
    <w:rsid w:val="000107F0"/>
    <w:rsid w:val="0001084B"/>
    <w:rsid w:val="000108CC"/>
    <w:rsid w:val="00010B4D"/>
    <w:rsid w:val="0001115D"/>
    <w:rsid w:val="0001135D"/>
    <w:rsid w:val="000116A4"/>
    <w:rsid w:val="0001177C"/>
    <w:rsid w:val="00011902"/>
    <w:rsid w:val="00011EF6"/>
    <w:rsid w:val="000122C1"/>
    <w:rsid w:val="000123C9"/>
    <w:rsid w:val="000123D5"/>
    <w:rsid w:val="0001278A"/>
    <w:rsid w:val="00012B42"/>
    <w:rsid w:val="000131FA"/>
    <w:rsid w:val="0001338D"/>
    <w:rsid w:val="0001368A"/>
    <w:rsid w:val="00013B40"/>
    <w:rsid w:val="0001444F"/>
    <w:rsid w:val="00014A04"/>
    <w:rsid w:val="0001517E"/>
    <w:rsid w:val="000151DD"/>
    <w:rsid w:val="000156DA"/>
    <w:rsid w:val="00015C8E"/>
    <w:rsid w:val="00015DAC"/>
    <w:rsid w:val="00015FF6"/>
    <w:rsid w:val="000162D7"/>
    <w:rsid w:val="00016302"/>
    <w:rsid w:val="00016354"/>
    <w:rsid w:val="0001649E"/>
    <w:rsid w:val="000165A9"/>
    <w:rsid w:val="0001682C"/>
    <w:rsid w:val="0001685C"/>
    <w:rsid w:val="00016A70"/>
    <w:rsid w:val="00016BCD"/>
    <w:rsid w:val="00016C2B"/>
    <w:rsid w:val="00016DAD"/>
    <w:rsid w:val="0001795A"/>
    <w:rsid w:val="0001799D"/>
    <w:rsid w:val="00017B3E"/>
    <w:rsid w:val="000203B6"/>
    <w:rsid w:val="00020419"/>
    <w:rsid w:val="00020513"/>
    <w:rsid w:val="00020586"/>
    <w:rsid w:val="00020E2C"/>
    <w:rsid w:val="00020F16"/>
    <w:rsid w:val="000213CF"/>
    <w:rsid w:val="000213E0"/>
    <w:rsid w:val="00021B4F"/>
    <w:rsid w:val="00021D73"/>
    <w:rsid w:val="00021E4A"/>
    <w:rsid w:val="00022402"/>
    <w:rsid w:val="00022ADF"/>
    <w:rsid w:val="00023022"/>
    <w:rsid w:val="00023A97"/>
    <w:rsid w:val="00023C5A"/>
    <w:rsid w:val="00023C8A"/>
    <w:rsid w:val="00023FD4"/>
    <w:rsid w:val="00024027"/>
    <w:rsid w:val="00024526"/>
    <w:rsid w:val="00024841"/>
    <w:rsid w:val="00024DD9"/>
    <w:rsid w:val="00024E54"/>
    <w:rsid w:val="00025126"/>
    <w:rsid w:val="00025208"/>
    <w:rsid w:val="00025585"/>
    <w:rsid w:val="00025866"/>
    <w:rsid w:val="00025A86"/>
    <w:rsid w:val="00026105"/>
    <w:rsid w:val="000265BE"/>
    <w:rsid w:val="00026A86"/>
    <w:rsid w:val="00026E3E"/>
    <w:rsid w:val="00027343"/>
    <w:rsid w:val="00027406"/>
    <w:rsid w:val="00027676"/>
    <w:rsid w:val="00027774"/>
    <w:rsid w:val="000277BF"/>
    <w:rsid w:val="000279F7"/>
    <w:rsid w:val="00030138"/>
    <w:rsid w:val="000308E8"/>
    <w:rsid w:val="000308EA"/>
    <w:rsid w:val="00030A8C"/>
    <w:rsid w:val="00030ED8"/>
    <w:rsid w:val="00031ACD"/>
    <w:rsid w:val="0003233E"/>
    <w:rsid w:val="000327A1"/>
    <w:rsid w:val="000329C7"/>
    <w:rsid w:val="00032CE6"/>
    <w:rsid w:val="00032EB2"/>
    <w:rsid w:val="000338F0"/>
    <w:rsid w:val="00033959"/>
    <w:rsid w:val="000339DA"/>
    <w:rsid w:val="00033D38"/>
    <w:rsid w:val="00033E9F"/>
    <w:rsid w:val="0003422C"/>
    <w:rsid w:val="000343A0"/>
    <w:rsid w:val="00034555"/>
    <w:rsid w:val="00034F8E"/>
    <w:rsid w:val="00035124"/>
    <w:rsid w:val="00035704"/>
    <w:rsid w:val="000358CE"/>
    <w:rsid w:val="00035F21"/>
    <w:rsid w:val="0003655D"/>
    <w:rsid w:val="000367E9"/>
    <w:rsid w:val="00036A69"/>
    <w:rsid w:val="00036D1B"/>
    <w:rsid w:val="00036D3B"/>
    <w:rsid w:val="00036D90"/>
    <w:rsid w:val="00036E08"/>
    <w:rsid w:val="0003742C"/>
    <w:rsid w:val="0003759E"/>
    <w:rsid w:val="00037780"/>
    <w:rsid w:val="00037B30"/>
    <w:rsid w:val="00037CBA"/>
    <w:rsid w:val="000401FE"/>
    <w:rsid w:val="0004041B"/>
    <w:rsid w:val="0004053D"/>
    <w:rsid w:val="0004124E"/>
    <w:rsid w:val="000414BB"/>
    <w:rsid w:val="00041824"/>
    <w:rsid w:val="000418C6"/>
    <w:rsid w:val="00041A2C"/>
    <w:rsid w:val="00041CAC"/>
    <w:rsid w:val="00041DF0"/>
    <w:rsid w:val="00041FCC"/>
    <w:rsid w:val="0004257C"/>
    <w:rsid w:val="000434C0"/>
    <w:rsid w:val="000435BA"/>
    <w:rsid w:val="000436D9"/>
    <w:rsid w:val="000439D9"/>
    <w:rsid w:val="00043A92"/>
    <w:rsid w:val="00043B00"/>
    <w:rsid w:val="00043B66"/>
    <w:rsid w:val="00043C28"/>
    <w:rsid w:val="00043C50"/>
    <w:rsid w:val="00043C71"/>
    <w:rsid w:val="00043E66"/>
    <w:rsid w:val="00044207"/>
    <w:rsid w:val="00044285"/>
    <w:rsid w:val="00044499"/>
    <w:rsid w:val="00044D9E"/>
    <w:rsid w:val="0004504D"/>
    <w:rsid w:val="000457E3"/>
    <w:rsid w:val="00045AA4"/>
    <w:rsid w:val="00045B59"/>
    <w:rsid w:val="00045EAA"/>
    <w:rsid w:val="000465AD"/>
    <w:rsid w:val="0004660E"/>
    <w:rsid w:val="000466A6"/>
    <w:rsid w:val="00046737"/>
    <w:rsid w:val="00046DCC"/>
    <w:rsid w:val="00047197"/>
    <w:rsid w:val="00047D30"/>
    <w:rsid w:val="00047F38"/>
    <w:rsid w:val="00050010"/>
    <w:rsid w:val="00050118"/>
    <w:rsid w:val="00050441"/>
    <w:rsid w:val="000504BD"/>
    <w:rsid w:val="0005076B"/>
    <w:rsid w:val="00050886"/>
    <w:rsid w:val="00050995"/>
    <w:rsid w:val="000509AA"/>
    <w:rsid w:val="000509FE"/>
    <w:rsid w:val="00050D61"/>
    <w:rsid w:val="00050FEC"/>
    <w:rsid w:val="0005177D"/>
    <w:rsid w:val="00051AD6"/>
    <w:rsid w:val="00051F7A"/>
    <w:rsid w:val="000523F8"/>
    <w:rsid w:val="00052694"/>
    <w:rsid w:val="000529CA"/>
    <w:rsid w:val="00052A40"/>
    <w:rsid w:val="00052C97"/>
    <w:rsid w:val="00052F13"/>
    <w:rsid w:val="00053183"/>
    <w:rsid w:val="000532E9"/>
    <w:rsid w:val="000534CA"/>
    <w:rsid w:val="00053600"/>
    <w:rsid w:val="00053ACF"/>
    <w:rsid w:val="00053F35"/>
    <w:rsid w:val="000540D1"/>
    <w:rsid w:val="000542F1"/>
    <w:rsid w:val="000546A5"/>
    <w:rsid w:val="00054AA2"/>
    <w:rsid w:val="00054CCB"/>
    <w:rsid w:val="00054F1D"/>
    <w:rsid w:val="00054FC0"/>
    <w:rsid w:val="00054FF1"/>
    <w:rsid w:val="000557E9"/>
    <w:rsid w:val="00055B57"/>
    <w:rsid w:val="00055DD7"/>
    <w:rsid w:val="00055E7B"/>
    <w:rsid w:val="00056409"/>
    <w:rsid w:val="00056446"/>
    <w:rsid w:val="000566D4"/>
    <w:rsid w:val="000568D7"/>
    <w:rsid w:val="00056F5D"/>
    <w:rsid w:val="00057564"/>
    <w:rsid w:val="000578F2"/>
    <w:rsid w:val="000579F4"/>
    <w:rsid w:val="00057D5B"/>
    <w:rsid w:val="00060079"/>
    <w:rsid w:val="000602D2"/>
    <w:rsid w:val="000604B1"/>
    <w:rsid w:val="00060B6E"/>
    <w:rsid w:val="00060CDC"/>
    <w:rsid w:val="00060FD6"/>
    <w:rsid w:val="00061131"/>
    <w:rsid w:val="000611EC"/>
    <w:rsid w:val="0006152B"/>
    <w:rsid w:val="000617AB"/>
    <w:rsid w:val="00061BA4"/>
    <w:rsid w:val="00061F3B"/>
    <w:rsid w:val="00062068"/>
    <w:rsid w:val="00062209"/>
    <w:rsid w:val="0006224C"/>
    <w:rsid w:val="000624AA"/>
    <w:rsid w:val="00062AB2"/>
    <w:rsid w:val="00062CC0"/>
    <w:rsid w:val="00062D5D"/>
    <w:rsid w:val="0006342E"/>
    <w:rsid w:val="00063523"/>
    <w:rsid w:val="00063541"/>
    <w:rsid w:val="00063631"/>
    <w:rsid w:val="0006378B"/>
    <w:rsid w:val="0006390F"/>
    <w:rsid w:val="000639BA"/>
    <w:rsid w:val="00063DC7"/>
    <w:rsid w:val="00064049"/>
    <w:rsid w:val="0006409A"/>
    <w:rsid w:val="0006430E"/>
    <w:rsid w:val="000643C0"/>
    <w:rsid w:val="000644AC"/>
    <w:rsid w:val="00064A43"/>
    <w:rsid w:val="00065773"/>
    <w:rsid w:val="00065EB2"/>
    <w:rsid w:val="0006611E"/>
    <w:rsid w:val="0006634D"/>
    <w:rsid w:val="0006680F"/>
    <w:rsid w:val="00066922"/>
    <w:rsid w:val="00066AAC"/>
    <w:rsid w:val="00066CF3"/>
    <w:rsid w:val="00066DE3"/>
    <w:rsid w:val="000670F6"/>
    <w:rsid w:val="0006757D"/>
    <w:rsid w:val="00067B0F"/>
    <w:rsid w:val="00067C18"/>
    <w:rsid w:val="00067FE4"/>
    <w:rsid w:val="00070210"/>
    <w:rsid w:val="00070ADB"/>
    <w:rsid w:val="00070D31"/>
    <w:rsid w:val="00070DF1"/>
    <w:rsid w:val="000710DE"/>
    <w:rsid w:val="00071305"/>
    <w:rsid w:val="000713F5"/>
    <w:rsid w:val="0007140A"/>
    <w:rsid w:val="00071426"/>
    <w:rsid w:val="000714FA"/>
    <w:rsid w:val="00071610"/>
    <w:rsid w:val="00071F44"/>
    <w:rsid w:val="000725AE"/>
    <w:rsid w:val="00072609"/>
    <w:rsid w:val="000731A8"/>
    <w:rsid w:val="0007333A"/>
    <w:rsid w:val="00073401"/>
    <w:rsid w:val="00073A4B"/>
    <w:rsid w:val="00073A76"/>
    <w:rsid w:val="00073B0B"/>
    <w:rsid w:val="00073FBC"/>
    <w:rsid w:val="0007428D"/>
    <w:rsid w:val="000748FF"/>
    <w:rsid w:val="00074ACB"/>
    <w:rsid w:val="00074B0B"/>
    <w:rsid w:val="00074D0A"/>
    <w:rsid w:val="00074D14"/>
    <w:rsid w:val="00074EC9"/>
    <w:rsid w:val="0007519A"/>
    <w:rsid w:val="000756F5"/>
    <w:rsid w:val="00076112"/>
    <w:rsid w:val="00076434"/>
    <w:rsid w:val="000764E7"/>
    <w:rsid w:val="000765EC"/>
    <w:rsid w:val="00076AF3"/>
    <w:rsid w:val="0007733F"/>
    <w:rsid w:val="00077527"/>
    <w:rsid w:val="000779BD"/>
    <w:rsid w:val="00077DC2"/>
    <w:rsid w:val="00077E73"/>
    <w:rsid w:val="0008064A"/>
    <w:rsid w:val="00080750"/>
    <w:rsid w:val="0008084D"/>
    <w:rsid w:val="00080968"/>
    <w:rsid w:val="00080C06"/>
    <w:rsid w:val="0008110D"/>
    <w:rsid w:val="00081243"/>
    <w:rsid w:val="00081950"/>
    <w:rsid w:val="00081A97"/>
    <w:rsid w:val="00081EE8"/>
    <w:rsid w:val="0008225C"/>
    <w:rsid w:val="000822CE"/>
    <w:rsid w:val="0008247C"/>
    <w:rsid w:val="00082524"/>
    <w:rsid w:val="00082953"/>
    <w:rsid w:val="00082976"/>
    <w:rsid w:val="00082DF6"/>
    <w:rsid w:val="000830A1"/>
    <w:rsid w:val="00083645"/>
    <w:rsid w:val="00083BB0"/>
    <w:rsid w:val="00084067"/>
    <w:rsid w:val="000841E8"/>
    <w:rsid w:val="0008438F"/>
    <w:rsid w:val="000845FA"/>
    <w:rsid w:val="00084632"/>
    <w:rsid w:val="0008470E"/>
    <w:rsid w:val="00084B20"/>
    <w:rsid w:val="00084EC3"/>
    <w:rsid w:val="000856F9"/>
    <w:rsid w:val="00085AA9"/>
    <w:rsid w:val="00085FAA"/>
    <w:rsid w:val="00085FE4"/>
    <w:rsid w:val="00086113"/>
    <w:rsid w:val="000861E1"/>
    <w:rsid w:val="00086888"/>
    <w:rsid w:val="00086BD8"/>
    <w:rsid w:val="00086C36"/>
    <w:rsid w:val="00086E95"/>
    <w:rsid w:val="000871EA"/>
    <w:rsid w:val="0008761D"/>
    <w:rsid w:val="00087B94"/>
    <w:rsid w:val="00087BFB"/>
    <w:rsid w:val="00087F7C"/>
    <w:rsid w:val="00087FFB"/>
    <w:rsid w:val="000903AE"/>
    <w:rsid w:val="00090496"/>
    <w:rsid w:val="000908CB"/>
    <w:rsid w:val="00090DBD"/>
    <w:rsid w:val="000910FE"/>
    <w:rsid w:val="0009124E"/>
    <w:rsid w:val="00091581"/>
    <w:rsid w:val="00091CC2"/>
    <w:rsid w:val="00091D83"/>
    <w:rsid w:val="00092050"/>
    <w:rsid w:val="000921DC"/>
    <w:rsid w:val="00092907"/>
    <w:rsid w:val="00093421"/>
    <w:rsid w:val="000936F3"/>
    <w:rsid w:val="00093B14"/>
    <w:rsid w:val="00093CCB"/>
    <w:rsid w:val="000940EB"/>
    <w:rsid w:val="000941FE"/>
    <w:rsid w:val="0009422E"/>
    <w:rsid w:val="000942BC"/>
    <w:rsid w:val="0009463A"/>
    <w:rsid w:val="00094AF3"/>
    <w:rsid w:val="00094BBA"/>
    <w:rsid w:val="00094F95"/>
    <w:rsid w:val="000954F6"/>
    <w:rsid w:val="00095665"/>
    <w:rsid w:val="00095670"/>
    <w:rsid w:val="000956C0"/>
    <w:rsid w:val="0009571F"/>
    <w:rsid w:val="0009596D"/>
    <w:rsid w:val="00095F7D"/>
    <w:rsid w:val="00095FB4"/>
    <w:rsid w:val="000964EF"/>
    <w:rsid w:val="000970C3"/>
    <w:rsid w:val="00097165"/>
    <w:rsid w:val="00097273"/>
    <w:rsid w:val="000A0453"/>
    <w:rsid w:val="000A08B8"/>
    <w:rsid w:val="000A0A1F"/>
    <w:rsid w:val="000A162B"/>
    <w:rsid w:val="000A17FA"/>
    <w:rsid w:val="000A1E75"/>
    <w:rsid w:val="000A2673"/>
    <w:rsid w:val="000A2EB0"/>
    <w:rsid w:val="000A313E"/>
    <w:rsid w:val="000A33DF"/>
    <w:rsid w:val="000A3508"/>
    <w:rsid w:val="000A35EE"/>
    <w:rsid w:val="000A3C79"/>
    <w:rsid w:val="000A3D2C"/>
    <w:rsid w:val="000A409A"/>
    <w:rsid w:val="000A4396"/>
    <w:rsid w:val="000A44CA"/>
    <w:rsid w:val="000A4963"/>
    <w:rsid w:val="000A4A05"/>
    <w:rsid w:val="000A4C2F"/>
    <w:rsid w:val="000A4CC3"/>
    <w:rsid w:val="000A4F26"/>
    <w:rsid w:val="000A523A"/>
    <w:rsid w:val="000A524D"/>
    <w:rsid w:val="000A55BA"/>
    <w:rsid w:val="000A5A72"/>
    <w:rsid w:val="000A5D0E"/>
    <w:rsid w:val="000A5F6A"/>
    <w:rsid w:val="000A6142"/>
    <w:rsid w:val="000A6604"/>
    <w:rsid w:val="000A6894"/>
    <w:rsid w:val="000A7C95"/>
    <w:rsid w:val="000A7DDF"/>
    <w:rsid w:val="000A7E5F"/>
    <w:rsid w:val="000B03F7"/>
    <w:rsid w:val="000B04A6"/>
    <w:rsid w:val="000B0C69"/>
    <w:rsid w:val="000B0D3B"/>
    <w:rsid w:val="000B0FD8"/>
    <w:rsid w:val="000B1233"/>
    <w:rsid w:val="000B162A"/>
    <w:rsid w:val="000B1946"/>
    <w:rsid w:val="000B1B6B"/>
    <w:rsid w:val="000B2353"/>
    <w:rsid w:val="000B23C6"/>
    <w:rsid w:val="000B23DA"/>
    <w:rsid w:val="000B25B2"/>
    <w:rsid w:val="000B26F3"/>
    <w:rsid w:val="000B2D67"/>
    <w:rsid w:val="000B34CF"/>
    <w:rsid w:val="000B3588"/>
    <w:rsid w:val="000B3CA0"/>
    <w:rsid w:val="000B3CE3"/>
    <w:rsid w:val="000B414D"/>
    <w:rsid w:val="000B439E"/>
    <w:rsid w:val="000B45AD"/>
    <w:rsid w:val="000B499E"/>
    <w:rsid w:val="000B4FB6"/>
    <w:rsid w:val="000B544F"/>
    <w:rsid w:val="000B55B8"/>
    <w:rsid w:val="000B59D3"/>
    <w:rsid w:val="000B5EB6"/>
    <w:rsid w:val="000B5F71"/>
    <w:rsid w:val="000B649A"/>
    <w:rsid w:val="000B6994"/>
    <w:rsid w:val="000B6A16"/>
    <w:rsid w:val="000B6C03"/>
    <w:rsid w:val="000B6C70"/>
    <w:rsid w:val="000B711E"/>
    <w:rsid w:val="000B71CC"/>
    <w:rsid w:val="000B76E7"/>
    <w:rsid w:val="000B7A64"/>
    <w:rsid w:val="000B7B36"/>
    <w:rsid w:val="000C08FC"/>
    <w:rsid w:val="000C0940"/>
    <w:rsid w:val="000C0C09"/>
    <w:rsid w:val="000C0CFC"/>
    <w:rsid w:val="000C0E9C"/>
    <w:rsid w:val="000C0F32"/>
    <w:rsid w:val="000C2B7F"/>
    <w:rsid w:val="000C30C6"/>
    <w:rsid w:val="000C36FD"/>
    <w:rsid w:val="000C38BB"/>
    <w:rsid w:val="000C3A49"/>
    <w:rsid w:val="000C3F29"/>
    <w:rsid w:val="000C4700"/>
    <w:rsid w:val="000C4E90"/>
    <w:rsid w:val="000C4EC9"/>
    <w:rsid w:val="000C522C"/>
    <w:rsid w:val="000C52DB"/>
    <w:rsid w:val="000C5444"/>
    <w:rsid w:val="000C5652"/>
    <w:rsid w:val="000C5755"/>
    <w:rsid w:val="000C582B"/>
    <w:rsid w:val="000C5F46"/>
    <w:rsid w:val="000C67DC"/>
    <w:rsid w:val="000C69A6"/>
    <w:rsid w:val="000C6DFA"/>
    <w:rsid w:val="000C71D7"/>
    <w:rsid w:val="000C729A"/>
    <w:rsid w:val="000C78BE"/>
    <w:rsid w:val="000C7AC5"/>
    <w:rsid w:val="000C7BDB"/>
    <w:rsid w:val="000C7F6A"/>
    <w:rsid w:val="000C7FBA"/>
    <w:rsid w:val="000D02EE"/>
    <w:rsid w:val="000D0442"/>
    <w:rsid w:val="000D056A"/>
    <w:rsid w:val="000D122F"/>
    <w:rsid w:val="000D1349"/>
    <w:rsid w:val="000D15A4"/>
    <w:rsid w:val="000D16C1"/>
    <w:rsid w:val="000D1887"/>
    <w:rsid w:val="000D1B9F"/>
    <w:rsid w:val="000D1C5E"/>
    <w:rsid w:val="000D2695"/>
    <w:rsid w:val="000D3DBA"/>
    <w:rsid w:val="000D3E8E"/>
    <w:rsid w:val="000D3E95"/>
    <w:rsid w:val="000D3F39"/>
    <w:rsid w:val="000D421F"/>
    <w:rsid w:val="000D4220"/>
    <w:rsid w:val="000D42DD"/>
    <w:rsid w:val="000D4A4F"/>
    <w:rsid w:val="000D4D45"/>
    <w:rsid w:val="000D4E89"/>
    <w:rsid w:val="000D502D"/>
    <w:rsid w:val="000D5AF5"/>
    <w:rsid w:val="000D5B60"/>
    <w:rsid w:val="000D61C5"/>
    <w:rsid w:val="000D62BD"/>
    <w:rsid w:val="000D6776"/>
    <w:rsid w:val="000D6E20"/>
    <w:rsid w:val="000D7044"/>
    <w:rsid w:val="000D7351"/>
    <w:rsid w:val="000D7548"/>
    <w:rsid w:val="000D79DF"/>
    <w:rsid w:val="000D7AB1"/>
    <w:rsid w:val="000D7DC6"/>
    <w:rsid w:val="000E079A"/>
    <w:rsid w:val="000E0918"/>
    <w:rsid w:val="000E09D6"/>
    <w:rsid w:val="000E0A98"/>
    <w:rsid w:val="000E12BB"/>
    <w:rsid w:val="000E17F6"/>
    <w:rsid w:val="000E24C5"/>
    <w:rsid w:val="000E2967"/>
    <w:rsid w:val="000E2DB0"/>
    <w:rsid w:val="000E2E90"/>
    <w:rsid w:val="000E2F36"/>
    <w:rsid w:val="000E32A1"/>
    <w:rsid w:val="000E3577"/>
    <w:rsid w:val="000E414A"/>
    <w:rsid w:val="000E4455"/>
    <w:rsid w:val="000E44CA"/>
    <w:rsid w:val="000E463F"/>
    <w:rsid w:val="000E4BEA"/>
    <w:rsid w:val="000E528A"/>
    <w:rsid w:val="000E5BE4"/>
    <w:rsid w:val="000E5D16"/>
    <w:rsid w:val="000E610E"/>
    <w:rsid w:val="000E6569"/>
    <w:rsid w:val="000E65D5"/>
    <w:rsid w:val="000E67BC"/>
    <w:rsid w:val="000E6E85"/>
    <w:rsid w:val="000E6F66"/>
    <w:rsid w:val="000E713B"/>
    <w:rsid w:val="000E71FC"/>
    <w:rsid w:val="000E7327"/>
    <w:rsid w:val="000E751F"/>
    <w:rsid w:val="000E75D4"/>
    <w:rsid w:val="000E77FE"/>
    <w:rsid w:val="000E79E2"/>
    <w:rsid w:val="000E7FA7"/>
    <w:rsid w:val="000F00A7"/>
    <w:rsid w:val="000F053A"/>
    <w:rsid w:val="000F0769"/>
    <w:rsid w:val="000F16B9"/>
    <w:rsid w:val="000F1A14"/>
    <w:rsid w:val="000F1A97"/>
    <w:rsid w:val="000F1C24"/>
    <w:rsid w:val="000F2A93"/>
    <w:rsid w:val="000F2EDC"/>
    <w:rsid w:val="000F3086"/>
    <w:rsid w:val="000F3265"/>
    <w:rsid w:val="000F3883"/>
    <w:rsid w:val="000F3E11"/>
    <w:rsid w:val="000F3F6A"/>
    <w:rsid w:val="000F4168"/>
    <w:rsid w:val="000F432C"/>
    <w:rsid w:val="000F481C"/>
    <w:rsid w:val="000F4CA9"/>
    <w:rsid w:val="000F4EC6"/>
    <w:rsid w:val="000F51E4"/>
    <w:rsid w:val="000F59EE"/>
    <w:rsid w:val="000F5A3C"/>
    <w:rsid w:val="000F5D3C"/>
    <w:rsid w:val="000F5F09"/>
    <w:rsid w:val="000F602F"/>
    <w:rsid w:val="000F61BC"/>
    <w:rsid w:val="000F6263"/>
    <w:rsid w:val="000F6BD5"/>
    <w:rsid w:val="000F6C63"/>
    <w:rsid w:val="000F6D28"/>
    <w:rsid w:val="000F7180"/>
    <w:rsid w:val="000F7198"/>
    <w:rsid w:val="000F7292"/>
    <w:rsid w:val="000F743F"/>
    <w:rsid w:val="000F75F7"/>
    <w:rsid w:val="000F7611"/>
    <w:rsid w:val="000F7ED0"/>
    <w:rsid w:val="000F7F4E"/>
    <w:rsid w:val="00100049"/>
    <w:rsid w:val="0010006A"/>
    <w:rsid w:val="00100119"/>
    <w:rsid w:val="0010013F"/>
    <w:rsid w:val="00100224"/>
    <w:rsid w:val="001004D0"/>
    <w:rsid w:val="0010058F"/>
    <w:rsid w:val="00100912"/>
    <w:rsid w:val="00100F3D"/>
    <w:rsid w:val="001010BB"/>
    <w:rsid w:val="00101335"/>
    <w:rsid w:val="001015BD"/>
    <w:rsid w:val="0010184B"/>
    <w:rsid w:val="00101AE2"/>
    <w:rsid w:val="00101BD4"/>
    <w:rsid w:val="00101D3A"/>
    <w:rsid w:val="00101F0F"/>
    <w:rsid w:val="00102479"/>
    <w:rsid w:val="001024FF"/>
    <w:rsid w:val="001027F1"/>
    <w:rsid w:val="00102997"/>
    <w:rsid w:val="00102AFF"/>
    <w:rsid w:val="0010331F"/>
    <w:rsid w:val="0010362F"/>
    <w:rsid w:val="001039D1"/>
    <w:rsid w:val="00103D79"/>
    <w:rsid w:val="0010483A"/>
    <w:rsid w:val="00104C7D"/>
    <w:rsid w:val="0010522B"/>
    <w:rsid w:val="00105355"/>
    <w:rsid w:val="00105446"/>
    <w:rsid w:val="001054EE"/>
    <w:rsid w:val="00105691"/>
    <w:rsid w:val="001058F7"/>
    <w:rsid w:val="001059CB"/>
    <w:rsid w:val="00105A93"/>
    <w:rsid w:val="00105EB4"/>
    <w:rsid w:val="001061B3"/>
    <w:rsid w:val="00106307"/>
    <w:rsid w:val="001064E5"/>
    <w:rsid w:val="00106773"/>
    <w:rsid w:val="0010679F"/>
    <w:rsid w:val="00106A35"/>
    <w:rsid w:val="00106DF0"/>
    <w:rsid w:val="00106E50"/>
    <w:rsid w:val="00106F11"/>
    <w:rsid w:val="0010752F"/>
    <w:rsid w:val="00107A29"/>
    <w:rsid w:val="0011030A"/>
    <w:rsid w:val="00110397"/>
    <w:rsid w:val="001108AD"/>
    <w:rsid w:val="0011098E"/>
    <w:rsid w:val="001109A4"/>
    <w:rsid w:val="00110B0A"/>
    <w:rsid w:val="0011159C"/>
    <w:rsid w:val="00111C3C"/>
    <w:rsid w:val="00112CBC"/>
    <w:rsid w:val="00112E7C"/>
    <w:rsid w:val="001132BC"/>
    <w:rsid w:val="00113345"/>
    <w:rsid w:val="00113C3A"/>
    <w:rsid w:val="001143F0"/>
    <w:rsid w:val="00114B95"/>
    <w:rsid w:val="00114CDE"/>
    <w:rsid w:val="00114DDC"/>
    <w:rsid w:val="00114FF4"/>
    <w:rsid w:val="00115008"/>
    <w:rsid w:val="0011584E"/>
    <w:rsid w:val="00115B9A"/>
    <w:rsid w:val="00115C70"/>
    <w:rsid w:val="0011619F"/>
    <w:rsid w:val="0011633A"/>
    <w:rsid w:val="001166EA"/>
    <w:rsid w:val="00116B67"/>
    <w:rsid w:val="00116F74"/>
    <w:rsid w:val="0011706A"/>
    <w:rsid w:val="00117623"/>
    <w:rsid w:val="00117A6D"/>
    <w:rsid w:val="00117F4F"/>
    <w:rsid w:val="00120156"/>
    <w:rsid w:val="001204C0"/>
    <w:rsid w:val="00120A1D"/>
    <w:rsid w:val="00120B24"/>
    <w:rsid w:val="00120E59"/>
    <w:rsid w:val="00120FA5"/>
    <w:rsid w:val="00120FCC"/>
    <w:rsid w:val="001210F9"/>
    <w:rsid w:val="001211F5"/>
    <w:rsid w:val="0012124D"/>
    <w:rsid w:val="0012142B"/>
    <w:rsid w:val="00121461"/>
    <w:rsid w:val="0012172E"/>
    <w:rsid w:val="0012182E"/>
    <w:rsid w:val="00122C52"/>
    <w:rsid w:val="00122D16"/>
    <w:rsid w:val="00123062"/>
    <w:rsid w:val="00123162"/>
    <w:rsid w:val="00123164"/>
    <w:rsid w:val="00123298"/>
    <w:rsid w:val="00123412"/>
    <w:rsid w:val="00123413"/>
    <w:rsid w:val="00123496"/>
    <w:rsid w:val="001238CA"/>
    <w:rsid w:val="001239FE"/>
    <w:rsid w:val="00123A2A"/>
    <w:rsid w:val="00123B72"/>
    <w:rsid w:val="00123E5A"/>
    <w:rsid w:val="001241A1"/>
    <w:rsid w:val="001241E9"/>
    <w:rsid w:val="00124360"/>
    <w:rsid w:val="001244E9"/>
    <w:rsid w:val="00124504"/>
    <w:rsid w:val="001248C7"/>
    <w:rsid w:val="00124A2A"/>
    <w:rsid w:val="00124B60"/>
    <w:rsid w:val="00125054"/>
    <w:rsid w:val="001250C8"/>
    <w:rsid w:val="00125198"/>
    <w:rsid w:val="00125B68"/>
    <w:rsid w:val="00125B94"/>
    <w:rsid w:val="00125C4D"/>
    <w:rsid w:val="00125F7C"/>
    <w:rsid w:val="001267A4"/>
    <w:rsid w:val="00126A19"/>
    <w:rsid w:val="00126DB6"/>
    <w:rsid w:val="00126FC4"/>
    <w:rsid w:val="00127152"/>
    <w:rsid w:val="001274F6"/>
    <w:rsid w:val="00127621"/>
    <w:rsid w:val="001278C5"/>
    <w:rsid w:val="00127E7E"/>
    <w:rsid w:val="00127EF8"/>
    <w:rsid w:val="00130118"/>
    <w:rsid w:val="00130348"/>
    <w:rsid w:val="001306F1"/>
    <w:rsid w:val="00130721"/>
    <w:rsid w:val="0013079B"/>
    <w:rsid w:val="00130CC7"/>
    <w:rsid w:val="00131217"/>
    <w:rsid w:val="0013142D"/>
    <w:rsid w:val="00131890"/>
    <w:rsid w:val="00131B26"/>
    <w:rsid w:val="00131C47"/>
    <w:rsid w:val="00131DAB"/>
    <w:rsid w:val="00131DDC"/>
    <w:rsid w:val="0013221B"/>
    <w:rsid w:val="00132340"/>
    <w:rsid w:val="0013269C"/>
    <w:rsid w:val="001326EA"/>
    <w:rsid w:val="00133635"/>
    <w:rsid w:val="0013366E"/>
    <w:rsid w:val="0013371B"/>
    <w:rsid w:val="001339E7"/>
    <w:rsid w:val="00133A3D"/>
    <w:rsid w:val="00133A60"/>
    <w:rsid w:val="00134424"/>
    <w:rsid w:val="0013492A"/>
    <w:rsid w:val="001349FE"/>
    <w:rsid w:val="00134BFD"/>
    <w:rsid w:val="00134CAD"/>
    <w:rsid w:val="00134D04"/>
    <w:rsid w:val="0013540F"/>
    <w:rsid w:val="0013581E"/>
    <w:rsid w:val="00135927"/>
    <w:rsid w:val="0013639E"/>
    <w:rsid w:val="0013649A"/>
    <w:rsid w:val="001364CB"/>
    <w:rsid w:val="00136BB7"/>
    <w:rsid w:val="00136C13"/>
    <w:rsid w:val="00136CF8"/>
    <w:rsid w:val="0013705D"/>
    <w:rsid w:val="00137AA8"/>
    <w:rsid w:val="00137AD0"/>
    <w:rsid w:val="001407AC"/>
    <w:rsid w:val="001408F8"/>
    <w:rsid w:val="0014101D"/>
    <w:rsid w:val="00141047"/>
    <w:rsid w:val="00141120"/>
    <w:rsid w:val="0014172F"/>
    <w:rsid w:val="001419DB"/>
    <w:rsid w:val="00141CB1"/>
    <w:rsid w:val="00142005"/>
    <w:rsid w:val="0014207F"/>
    <w:rsid w:val="00142143"/>
    <w:rsid w:val="0014252B"/>
    <w:rsid w:val="001426D1"/>
    <w:rsid w:val="00142919"/>
    <w:rsid w:val="00142B12"/>
    <w:rsid w:val="00142B98"/>
    <w:rsid w:val="0014309B"/>
    <w:rsid w:val="00143BE7"/>
    <w:rsid w:val="00143E28"/>
    <w:rsid w:val="00143E5F"/>
    <w:rsid w:val="001440C8"/>
    <w:rsid w:val="0014418B"/>
    <w:rsid w:val="001441BE"/>
    <w:rsid w:val="00144ACC"/>
    <w:rsid w:val="00144E86"/>
    <w:rsid w:val="001458AB"/>
    <w:rsid w:val="00145A17"/>
    <w:rsid w:val="00145B6A"/>
    <w:rsid w:val="00145C5A"/>
    <w:rsid w:val="00145F28"/>
    <w:rsid w:val="00145F47"/>
    <w:rsid w:val="00146031"/>
    <w:rsid w:val="0014616E"/>
    <w:rsid w:val="001461AC"/>
    <w:rsid w:val="001463A6"/>
    <w:rsid w:val="001463CE"/>
    <w:rsid w:val="001464F9"/>
    <w:rsid w:val="00146641"/>
    <w:rsid w:val="00146ED8"/>
    <w:rsid w:val="00147050"/>
    <w:rsid w:val="001474C9"/>
    <w:rsid w:val="00147D9A"/>
    <w:rsid w:val="0015002F"/>
    <w:rsid w:val="00150276"/>
    <w:rsid w:val="00150961"/>
    <w:rsid w:val="001509E4"/>
    <w:rsid w:val="00151242"/>
    <w:rsid w:val="0015130E"/>
    <w:rsid w:val="00151440"/>
    <w:rsid w:val="001518BD"/>
    <w:rsid w:val="00151BF0"/>
    <w:rsid w:val="00151C29"/>
    <w:rsid w:val="00151E1E"/>
    <w:rsid w:val="001520F5"/>
    <w:rsid w:val="001522C3"/>
    <w:rsid w:val="00152DB4"/>
    <w:rsid w:val="001533C8"/>
    <w:rsid w:val="00153BFE"/>
    <w:rsid w:val="00153CCD"/>
    <w:rsid w:val="0015436C"/>
    <w:rsid w:val="0015436E"/>
    <w:rsid w:val="00154A2F"/>
    <w:rsid w:val="00155092"/>
    <w:rsid w:val="0015512A"/>
    <w:rsid w:val="001551EC"/>
    <w:rsid w:val="001552E2"/>
    <w:rsid w:val="001557D9"/>
    <w:rsid w:val="001557DA"/>
    <w:rsid w:val="00155A05"/>
    <w:rsid w:val="00155A5E"/>
    <w:rsid w:val="00155AAF"/>
    <w:rsid w:val="00155D1F"/>
    <w:rsid w:val="00155D7A"/>
    <w:rsid w:val="00155E0D"/>
    <w:rsid w:val="00155F0E"/>
    <w:rsid w:val="00156028"/>
    <w:rsid w:val="001561AA"/>
    <w:rsid w:val="00156278"/>
    <w:rsid w:val="00156ADE"/>
    <w:rsid w:val="00156BAD"/>
    <w:rsid w:val="00157289"/>
    <w:rsid w:val="00157634"/>
    <w:rsid w:val="00157FDE"/>
    <w:rsid w:val="00160100"/>
    <w:rsid w:val="00160107"/>
    <w:rsid w:val="001603D6"/>
    <w:rsid w:val="0016069B"/>
    <w:rsid w:val="00160729"/>
    <w:rsid w:val="001607D3"/>
    <w:rsid w:val="001608B9"/>
    <w:rsid w:val="00161076"/>
    <w:rsid w:val="00161528"/>
    <w:rsid w:val="00161645"/>
    <w:rsid w:val="00161C4C"/>
    <w:rsid w:val="00161CAC"/>
    <w:rsid w:val="00161E63"/>
    <w:rsid w:val="00162457"/>
    <w:rsid w:val="00162A77"/>
    <w:rsid w:val="00162B06"/>
    <w:rsid w:val="001633FF"/>
    <w:rsid w:val="0016380F"/>
    <w:rsid w:val="00163872"/>
    <w:rsid w:val="00163A91"/>
    <w:rsid w:val="00163C9A"/>
    <w:rsid w:val="00163FED"/>
    <w:rsid w:val="001642D2"/>
    <w:rsid w:val="00164363"/>
    <w:rsid w:val="001645AE"/>
    <w:rsid w:val="0016461E"/>
    <w:rsid w:val="001647ED"/>
    <w:rsid w:val="00164A39"/>
    <w:rsid w:val="00164D3F"/>
    <w:rsid w:val="00164EC0"/>
    <w:rsid w:val="001653A6"/>
    <w:rsid w:val="0016550C"/>
    <w:rsid w:val="0016576E"/>
    <w:rsid w:val="001658FE"/>
    <w:rsid w:val="00165F47"/>
    <w:rsid w:val="001663B6"/>
    <w:rsid w:val="0016680F"/>
    <w:rsid w:val="0016692F"/>
    <w:rsid w:val="00166AE0"/>
    <w:rsid w:val="001673DA"/>
    <w:rsid w:val="00170AEF"/>
    <w:rsid w:val="00170C7E"/>
    <w:rsid w:val="00170DCF"/>
    <w:rsid w:val="001713D4"/>
    <w:rsid w:val="00171422"/>
    <w:rsid w:val="0017152B"/>
    <w:rsid w:val="0017179F"/>
    <w:rsid w:val="00171A8E"/>
    <w:rsid w:val="00171AFA"/>
    <w:rsid w:val="00171DCC"/>
    <w:rsid w:val="00171E7D"/>
    <w:rsid w:val="00172199"/>
    <w:rsid w:val="0017232E"/>
    <w:rsid w:val="00172792"/>
    <w:rsid w:val="001729F2"/>
    <w:rsid w:val="00172AE2"/>
    <w:rsid w:val="00172F59"/>
    <w:rsid w:val="001731CF"/>
    <w:rsid w:val="001732A8"/>
    <w:rsid w:val="00173495"/>
    <w:rsid w:val="00173A02"/>
    <w:rsid w:val="00173CA2"/>
    <w:rsid w:val="00173FB3"/>
    <w:rsid w:val="001741DE"/>
    <w:rsid w:val="00174315"/>
    <w:rsid w:val="00174469"/>
    <w:rsid w:val="0017448C"/>
    <w:rsid w:val="0017472F"/>
    <w:rsid w:val="001748DD"/>
    <w:rsid w:val="00174F27"/>
    <w:rsid w:val="00175014"/>
    <w:rsid w:val="001750D0"/>
    <w:rsid w:val="00175662"/>
    <w:rsid w:val="00175B28"/>
    <w:rsid w:val="00175C6F"/>
    <w:rsid w:val="00175D72"/>
    <w:rsid w:val="00175EB7"/>
    <w:rsid w:val="001760F6"/>
    <w:rsid w:val="00176170"/>
    <w:rsid w:val="001761C9"/>
    <w:rsid w:val="001763EA"/>
    <w:rsid w:val="00176600"/>
    <w:rsid w:val="001766EA"/>
    <w:rsid w:val="00176786"/>
    <w:rsid w:val="00176D53"/>
    <w:rsid w:val="001774CF"/>
    <w:rsid w:val="00177595"/>
    <w:rsid w:val="00177B90"/>
    <w:rsid w:val="00177F75"/>
    <w:rsid w:val="001802FA"/>
    <w:rsid w:val="0018062F"/>
    <w:rsid w:val="001806A3"/>
    <w:rsid w:val="0018090F"/>
    <w:rsid w:val="00180AAD"/>
    <w:rsid w:val="00180C23"/>
    <w:rsid w:val="00180F42"/>
    <w:rsid w:val="00180F8F"/>
    <w:rsid w:val="00181AFB"/>
    <w:rsid w:val="001829C9"/>
    <w:rsid w:val="00182BD6"/>
    <w:rsid w:val="00182C81"/>
    <w:rsid w:val="00182E89"/>
    <w:rsid w:val="00182F55"/>
    <w:rsid w:val="001831A1"/>
    <w:rsid w:val="0018395C"/>
    <w:rsid w:val="00183AE3"/>
    <w:rsid w:val="00184461"/>
    <w:rsid w:val="00184524"/>
    <w:rsid w:val="001845F6"/>
    <w:rsid w:val="001846AB"/>
    <w:rsid w:val="00184AA9"/>
    <w:rsid w:val="00184EC7"/>
    <w:rsid w:val="0018546B"/>
    <w:rsid w:val="001865AB"/>
    <w:rsid w:val="001866F0"/>
    <w:rsid w:val="00186D92"/>
    <w:rsid w:val="00187897"/>
    <w:rsid w:val="00187953"/>
    <w:rsid w:val="001879A8"/>
    <w:rsid w:val="00187D9F"/>
    <w:rsid w:val="00187F35"/>
    <w:rsid w:val="00187FE9"/>
    <w:rsid w:val="001900CB"/>
    <w:rsid w:val="001900DC"/>
    <w:rsid w:val="001902ED"/>
    <w:rsid w:val="0019057C"/>
    <w:rsid w:val="00190660"/>
    <w:rsid w:val="00190687"/>
    <w:rsid w:val="00190AE3"/>
    <w:rsid w:val="00190B7A"/>
    <w:rsid w:val="00190C9E"/>
    <w:rsid w:val="00191B0B"/>
    <w:rsid w:val="00191C4F"/>
    <w:rsid w:val="001927C4"/>
    <w:rsid w:val="001929C5"/>
    <w:rsid w:val="00192CB0"/>
    <w:rsid w:val="00192D28"/>
    <w:rsid w:val="00192F8B"/>
    <w:rsid w:val="00192F8F"/>
    <w:rsid w:val="001930B8"/>
    <w:rsid w:val="00193A06"/>
    <w:rsid w:val="00193FEC"/>
    <w:rsid w:val="001943AB"/>
    <w:rsid w:val="0019463A"/>
    <w:rsid w:val="001949C6"/>
    <w:rsid w:val="00194AC9"/>
    <w:rsid w:val="00194E36"/>
    <w:rsid w:val="00194FBD"/>
    <w:rsid w:val="001951A0"/>
    <w:rsid w:val="00195672"/>
    <w:rsid w:val="001956BE"/>
    <w:rsid w:val="0019573C"/>
    <w:rsid w:val="001957D1"/>
    <w:rsid w:val="001959EA"/>
    <w:rsid w:val="00195AED"/>
    <w:rsid w:val="00195B9B"/>
    <w:rsid w:val="001962A8"/>
    <w:rsid w:val="0019663F"/>
    <w:rsid w:val="001969CC"/>
    <w:rsid w:val="00196AA5"/>
    <w:rsid w:val="00196B37"/>
    <w:rsid w:val="00196C9B"/>
    <w:rsid w:val="00196CBE"/>
    <w:rsid w:val="00197099"/>
    <w:rsid w:val="0019735D"/>
    <w:rsid w:val="00197AC0"/>
    <w:rsid w:val="001A00C2"/>
    <w:rsid w:val="001A013D"/>
    <w:rsid w:val="001A0591"/>
    <w:rsid w:val="001A08D0"/>
    <w:rsid w:val="001A0AD0"/>
    <w:rsid w:val="001A0B28"/>
    <w:rsid w:val="001A0B7D"/>
    <w:rsid w:val="001A0C06"/>
    <w:rsid w:val="001A0D83"/>
    <w:rsid w:val="001A0F25"/>
    <w:rsid w:val="001A0F5D"/>
    <w:rsid w:val="001A1265"/>
    <w:rsid w:val="001A177F"/>
    <w:rsid w:val="001A17DC"/>
    <w:rsid w:val="001A180E"/>
    <w:rsid w:val="001A1C26"/>
    <w:rsid w:val="001A1E21"/>
    <w:rsid w:val="001A1EDA"/>
    <w:rsid w:val="001A200B"/>
    <w:rsid w:val="001A20D6"/>
    <w:rsid w:val="001A2201"/>
    <w:rsid w:val="001A25FD"/>
    <w:rsid w:val="001A2863"/>
    <w:rsid w:val="001A293E"/>
    <w:rsid w:val="001A31B5"/>
    <w:rsid w:val="001A3581"/>
    <w:rsid w:val="001A35EF"/>
    <w:rsid w:val="001A3988"/>
    <w:rsid w:val="001A3CC7"/>
    <w:rsid w:val="001A4089"/>
    <w:rsid w:val="001A44A7"/>
    <w:rsid w:val="001A47BC"/>
    <w:rsid w:val="001A4B71"/>
    <w:rsid w:val="001A5143"/>
    <w:rsid w:val="001A51E4"/>
    <w:rsid w:val="001A5658"/>
    <w:rsid w:val="001A58D9"/>
    <w:rsid w:val="001A5A65"/>
    <w:rsid w:val="001A5C8B"/>
    <w:rsid w:val="001A5CDD"/>
    <w:rsid w:val="001A5D4E"/>
    <w:rsid w:val="001A5E22"/>
    <w:rsid w:val="001A5EAC"/>
    <w:rsid w:val="001A60E1"/>
    <w:rsid w:val="001A65E7"/>
    <w:rsid w:val="001A791D"/>
    <w:rsid w:val="001A7B27"/>
    <w:rsid w:val="001A7BCA"/>
    <w:rsid w:val="001A7EDB"/>
    <w:rsid w:val="001A7FE8"/>
    <w:rsid w:val="001B00F0"/>
    <w:rsid w:val="001B0331"/>
    <w:rsid w:val="001B0482"/>
    <w:rsid w:val="001B04A7"/>
    <w:rsid w:val="001B056C"/>
    <w:rsid w:val="001B087E"/>
    <w:rsid w:val="001B0E0E"/>
    <w:rsid w:val="001B1027"/>
    <w:rsid w:val="001B1028"/>
    <w:rsid w:val="001B19A6"/>
    <w:rsid w:val="001B1BFD"/>
    <w:rsid w:val="001B1F81"/>
    <w:rsid w:val="001B2262"/>
    <w:rsid w:val="001B240E"/>
    <w:rsid w:val="001B2887"/>
    <w:rsid w:val="001B2DDE"/>
    <w:rsid w:val="001B3089"/>
    <w:rsid w:val="001B3541"/>
    <w:rsid w:val="001B486F"/>
    <w:rsid w:val="001B496C"/>
    <w:rsid w:val="001B4A85"/>
    <w:rsid w:val="001B4C26"/>
    <w:rsid w:val="001B535A"/>
    <w:rsid w:val="001B5C7B"/>
    <w:rsid w:val="001B61BE"/>
    <w:rsid w:val="001B6610"/>
    <w:rsid w:val="001B662F"/>
    <w:rsid w:val="001B67B2"/>
    <w:rsid w:val="001B6D69"/>
    <w:rsid w:val="001B6DA7"/>
    <w:rsid w:val="001B6E75"/>
    <w:rsid w:val="001B7258"/>
    <w:rsid w:val="001B7376"/>
    <w:rsid w:val="001B7389"/>
    <w:rsid w:val="001B7573"/>
    <w:rsid w:val="001B7605"/>
    <w:rsid w:val="001B7679"/>
    <w:rsid w:val="001B7689"/>
    <w:rsid w:val="001B76B8"/>
    <w:rsid w:val="001C003B"/>
    <w:rsid w:val="001C067D"/>
    <w:rsid w:val="001C0829"/>
    <w:rsid w:val="001C0AA4"/>
    <w:rsid w:val="001C1024"/>
    <w:rsid w:val="001C110F"/>
    <w:rsid w:val="001C1528"/>
    <w:rsid w:val="001C2190"/>
    <w:rsid w:val="001C2674"/>
    <w:rsid w:val="001C2719"/>
    <w:rsid w:val="001C27D7"/>
    <w:rsid w:val="001C2DB2"/>
    <w:rsid w:val="001C2E4E"/>
    <w:rsid w:val="001C3090"/>
    <w:rsid w:val="001C3269"/>
    <w:rsid w:val="001C3437"/>
    <w:rsid w:val="001C3518"/>
    <w:rsid w:val="001C38F4"/>
    <w:rsid w:val="001C3D16"/>
    <w:rsid w:val="001C41F2"/>
    <w:rsid w:val="001C4209"/>
    <w:rsid w:val="001C44D2"/>
    <w:rsid w:val="001C4547"/>
    <w:rsid w:val="001C4857"/>
    <w:rsid w:val="001C4C17"/>
    <w:rsid w:val="001C4C2E"/>
    <w:rsid w:val="001C4E90"/>
    <w:rsid w:val="001C4FC9"/>
    <w:rsid w:val="001C520C"/>
    <w:rsid w:val="001C575C"/>
    <w:rsid w:val="001C607A"/>
    <w:rsid w:val="001C60BF"/>
    <w:rsid w:val="001C6440"/>
    <w:rsid w:val="001C64C4"/>
    <w:rsid w:val="001C6526"/>
    <w:rsid w:val="001C6754"/>
    <w:rsid w:val="001C6CB9"/>
    <w:rsid w:val="001C6D73"/>
    <w:rsid w:val="001C6EF3"/>
    <w:rsid w:val="001C724E"/>
    <w:rsid w:val="001C794B"/>
    <w:rsid w:val="001C7A04"/>
    <w:rsid w:val="001D0276"/>
    <w:rsid w:val="001D05C4"/>
    <w:rsid w:val="001D091C"/>
    <w:rsid w:val="001D0F0B"/>
    <w:rsid w:val="001D146C"/>
    <w:rsid w:val="001D14D6"/>
    <w:rsid w:val="001D15C0"/>
    <w:rsid w:val="001D1A7C"/>
    <w:rsid w:val="001D23AB"/>
    <w:rsid w:val="001D2798"/>
    <w:rsid w:val="001D2C77"/>
    <w:rsid w:val="001D2F2C"/>
    <w:rsid w:val="001D301A"/>
    <w:rsid w:val="001D3052"/>
    <w:rsid w:val="001D353C"/>
    <w:rsid w:val="001D35E4"/>
    <w:rsid w:val="001D43C4"/>
    <w:rsid w:val="001D4812"/>
    <w:rsid w:val="001D51B5"/>
    <w:rsid w:val="001D5283"/>
    <w:rsid w:val="001D5490"/>
    <w:rsid w:val="001D566E"/>
    <w:rsid w:val="001D5C4C"/>
    <w:rsid w:val="001D5DE7"/>
    <w:rsid w:val="001D6705"/>
    <w:rsid w:val="001D6747"/>
    <w:rsid w:val="001D6BCC"/>
    <w:rsid w:val="001D6C19"/>
    <w:rsid w:val="001D6F74"/>
    <w:rsid w:val="001D70A1"/>
    <w:rsid w:val="001D724A"/>
    <w:rsid w:val="001D7355"/>
    <w:rsid w:val="001D7818"/>
    <w:rsid w:val="001D7B9F"/>
    <w:rsid w:val="001D7BD2"/>
    <w:rsid w:val="001E0739"/>
    <w:rsid w:val="001E0A12"/>
    <w:rsid w:val="001E0A94"/>
    <w:rsid w:val="001E0E0B"/>
    <w:rsid w:val="001E1535"/>
    <w:rsid w:val="001E163A"/>
    <w:rsid w:val="001E1B07"/>
    <w:rsid w:val="001E1B6A"/>
    <w:rsid w:val="001E1B88"/>
    <w:rsid w:val="001E244E"/>
    <w:rsid w:val="001E2699"/>
    <w:rsid w:val="001E2A0B"/>
    <w:rsid w:val="001E2C8B"/>
    <w:rsid w:val="001E2F83"/>
    <w:rsid w:val="001E3279"/>
    <w:rsid w:val="001E3AAE"/>
    <w:rsid w:val="001E3C52"/>
    <w:rsid w:val="001E3F85"/>
    <w:rsid w:val="001E40F5"/>
    <w:rsid w:val="001E43F4"/>
    <w:rsid w:val="001E45AB"/>
    <w:rsid w:val="001E578A"/>
    <w:rsid w:val="001E5A63"/>
    <w:rsid w:val="001E5A75"/>
    <w:rsid w:val="001E5C5D"/>
    <w:rsid w:val="001E5E9A"/>
    <w:rsid w:val="001E5F6C"/>
    <w:rsid w:val="001E64C7"/>
    <w:rsid w:val="001E64FD"/>
    <w:rsid w:val="001E65E9"/>
    <w:rsid w:val="001E6607"/>
    <w:rsid w:val="001E7256"/>
    <w:rsid w:val="001E73B6"/>
    <w:rsid w:val="001E7841"/>
    <w:rsid w:val="001E789D"/>
    <w:rsid w:val="001E7AE0"/>
    <w:rsid w:val="001E7E6A"/>
    <w:rsid w:val="001E7EFA"/>
    <w:rsid w:val="001F0241"/>
    <w:rsid w:val="001F05CC"/>
    <w:rsid w:val="001F0672"/>
    <w:rsid w:val="001F0D10"/>
    <w:rsid w:val="001F0DDC"/>
    <w:rsid w:val="001F0EDB"/>
    <w:rsid w:val="001F11DA"/>
    <w:rsid w:val="001F1242"/>
    <w:rsid w:val="001F137E"/>
    <w:rsid w:val="001F178D"/>
    <w:rsid w:val="001F1951"/>
    <w:rsid w:val="001F1A4B"/>
    <w:rsid w:val="001F1B8F"/>
    <w:rsid w:val="001F1C60"/>
    <w:rsid w:val="001F25F4"/>
    <w:rsid w:val="001F2750"/>
    <w:rsid w:val="001F27B3"/>
    <w:rsid w:val="001F2A15"/>
    <w:rsid w:val="001F2D2A"/>
    <w:rsid w:val="001F2D6A"/>
    <w:rsid w:val="001F2E15"/>
    <w:rsid w:val="001F30E4"/>
    <w:rsid w:val="001F345C"/>
    <w:rsid w:val="001F36D6"/>
    <w:rsid w:val="001F38D3"/>
    <w:rsid w:val="001F3931"/>
    <w:rsid w:val="001F3CB7"/>
    <w:rsid w:val="001F3E10"/>
    <w:rsid w:val="001F4165"/>
    <w:rsid w:val="001F4BD7"/>
    <w:rsid w:val="001F4BFD"/>
    <w:rsid w:val="001F4CD0"/>
    <w:rsid w:val="001F4D10"/>
    <w:rsid w:val="001F5128"/>
    <w:rsid w:val="001F541B"/>
    <w:rsid w:val="001F57CE"/>
    <w:rsid w:val="001F5921"/>
    <w:rsid w:val="001F5D08"/>
    <w:rsid w:val="001F5FB6"/>
    <w:rsid w:val="001F63F3"/>
    <w:rsid w:val="001F6D69"/>
    <w:rsid w:val="001F703E"/>
    <w:rsid w:val="001F73E0"/>
    <w:rsid w:val="001F74F7"/>
    <w:rsid w:val="001F7714"/>
    <w:rsid w:val="001F7820"/>
    <w:rsid w:val="001F7BCD"/>
    <w:rsid w:val="001F7D50"/>
    <w:rsid w:val="001F7F3F"/>
    <w:rsid w:val="0020000A"/>
    <w:rsid w:val="00200123"/>
    <w:rsid w:val="00200340"/>
    <w:rsid w:val="0020085C"/>
    <w:rsid w:val="002009A6"/>
    <w:rsid w:val="00200A32"/>
    <w:rsid w:val="00201BC8"/>
    <w:rsid w:val="00201E15"/>
    <w:rsid w:val="0020233B"/>
    <w:rsid w:val="00202997"/>
    <w:rsid w:val="00202CC2"/>
    <w:rsid w:val="0020308A"/>
    <w:rsid w:val="00203444"/>
    <w:rsid w:val="0020359B"/>
    <w:rsid w:val="0020388D"/>
    <w:rsid w:val="00203ADE"/>
    <w:rsid w:val="002042E4"/>
    <w:rsid w:val="002044FE"/>
    <w:rsid w:val="00204701"/>
    <w:rsid w:val="00204B75"/>
    <w:rsid w:val="00204BCD"/>
    <w:rsid w:val="002053E9"/>
    <w:rsid w:val="002055D8"/>
    <w:rsid w:val="00205916"/>
    <w:rsid w:val="00205AFF"/>
    <w:rsid w:val="00205E48"/>
    <w:rsid w:val="00206823"/>
    <w:rsid w:val="0020711A"/>
    <w:rsid w:val="002071CB"/>
    <w:rsid w:val="00207762"/>
    <w:rsid w:val="002079F9"/>
    <w:rsid w:val="00207C6D"/>
    <w:rsid w:val="00207C83"/>
    <w:rsid w:val="00207EF2"/>
    <w:rsid w:val="002100B4"/>
    <w:rsid w:val="002103C1"/>
    <w:rsid w:val="002107C9"/>
    <w:rsid w:val="00210D4D"/>
    <w:rsid w:val="002110BD"/>
    <w:rsid w:val="0021132D"/>
    <w:rsid w:val="00211553"/>
    <w:rsid w:val="002116F8"/>
    <w:rsid w:val="0021192F"/>
    <w:rsid w:val="00211960"/>
    <w:rsid w:val="00211A92"/>
    <w:rsid w:val="00211ADF"/>
    <w:rsid w:val="00211F14"/>
    <w:rsid w:val="002121FB"/>
    <w:rsid w:val="002122C2"/>
    <w:rsid w:val="0021278A"/>
    <w:rsid w:val="0021293C"/>
    <w:rsid w:val="00212A66"/>
    <w:rsid w:val="00212D07"/>
    <w:rsid w:val="00212DEE"/>
    <w:rsid w:val="00212E72"/>
    <w:rsid w:val="002130F3"/>
    <w:rsid w:val="00213432"/>
    <w:rsid w:val="00213C18"/>
    <w:rsid w:val="00213E80"/>
    <w:rsid w:val="00214260"/>
    <w:rsid w:val="00214412"/>
    <w:rsid w:val="0021449F"/>
    <w:rsid w:val="00214B61"/>
    <w:rsid w:val="002152A9"/>
    <w:rsid w:val="00215C7A"/>
    <w:rsid w:val="002162C4"/>
    <w:rsid w:val="00216B71"/>
    <w:rsid w:val="002172E5"/>
    <w:rsid w:val="00217551"/>
    <w:rsid w:val="00217D0C"/>
    <w:rsid w:val="00217EE1"/>
    <w:rsid w:val="0022007F"/>
    <w:rsid w:val="00220468"/>
    <w:rsid w:val="002206D8"/>
    <w:rsid w:val="002207EF"/>
    <w:rsid w:val="00220A52"/>
    <w:rsid w:val="00220ED8"/>
    <w:rsid w:val="002215BA"/>
    <w:rsid w:val="00221B65"/>
    <w:rsid w:val="00221E6B"/>
    <w:rsid w:val="00221F57"/>
    <w:rsid w:val="002222E3"/>
    <w:rsid w:val="00222435"/>
    <w:rsid w:val="00222716"/>
    <w:rsid w:val="00222B6B"/>
    <w:rsid w:val="00223483"/>
    <w:rsid w:val="002236AE"/>
    <w:rsid w:val="0022424B"/>
    <w:rsid w:val="002243C0"/>
    <w:rsid w:val="0022474A"/>
    <w:rsid w:val="00224A70"/>
    <w:rsid w:val="00224CD8"/>
    <w:rsid w:val="0022515A"/>
    <w:rsid w:val="0022516F"/>
    <w:rsid w:val="002252C1"/>
    <w:rsid w:val="00225313"/>
    <w:rsid w:val="00225EC6"/>
    <w:rsid w:val="00226621"/>
    <w:rsid w:val="002266D6"/>
    <w:rsid w:val="00226881"/>
    <w:rsid w:val="00226A82"/>
    <w:rsid w:val="00226AC3"/>
    <w:rsid w:val="00226AD1"/>
    <w:rsid w:val="00226AF7"/>
    <w:rsid w:val="00226B11"/>
    <w:rsid w:val="00226B8E"/>
    <w:rsid w:val="00226DA6"/>
    <w:rsid w:val="00226ECC"/>
    <w:rsid w:val="00227411"/>
    <w:rsid w:val="0022744A"/>
    <w:rsid w:val="00227FA2"/>
    <w:rsid w:val="002303F0"/>
    <w:rsid w:val="00230B19"/>
    <w:rsid w:val="00230C1B"/>
    <w:rsid w:val="00230CAB"/>
    <w:rsid w:val="0023107D"/>
    <w:rsid w:val="0023114D"/>
    <w:rsid w:val="00231157"/>
    <w:rsid w:val="002315FC"/>
    <w:rsid w:val="002316A9"/>
    <w:rsid w:val="002319C2"/>
    <w:rsid w:val="002321B7"/>
    <w:rsid w:val="00232937"/>
    <w:rsid w:val="00232CFD"/>
    <w:rsid w:val="00232F78"/>
    <w:rsid w:val="00233765"/>
    <w:rsid w:val="00233CB9"/>
    <w:rsid w:val="00233EBE"/>
    <w:rsid w:val="00233F22"/>
    <w:rsid w:val="0023419D"/>
    <w:rsid w:val="00234554"/>
    <w:rsid w:val="00234D13"/>
    <w:rsid w:val="00234FE6"/>
    <w:rsid w:val="002353AD"/>
    <w:rsid w:val="002353D4"/>
    <w:rsid w:val="0023554B"/>
    <w:rsid w:val="002358FE"/>
    <w:rsid w:val="00235EAF"/>
    <w:rsid w:val="00236576"/>
    <w:rsid w:val="00236859"/>
    <w:rsid w:val="00236ADF"/>
    <w:rsid w:val="00236C19"/>
    <w:rsid w:val="00236D48"/>
    <w:rsid w:val="0023736D"/>
    <w:rsid w:val="0023749B"/>
    <w:rsid w:val="00237671"/>
    <w:rsid w:val="002377DA"/>
    <w:rsid w:val="002378E0"/>
    <w:rsid w:val="00237E01"/>
    <w:rsid w:val="00237FCC"/>
    <w:rsid w:val="00240779"/>
    <w:rsid w:val="00240926"/>
    <w:rsid w:val="00240CC3"/>
    <w:rsid w:val="002412AA"/>
    <w:rsid w:val="00241ABA"/>
    <w:rsid w:val="00241CAA"/>
    <w:rsid w:val="00241CEF"/>
    <w:rsid w:val="00241DEB"/>
    <w:rsid w:val="00242162"/>
    <w:rsid w:val="002422A8"/>
    <w:rsid w:val="002423C2"/>
    <w:rsid w:val="00242A1E"/>
    <w:rsid w:val="00242C48"/>
    <w:rsid w:val="002437EE"/>
    <w:rsid w:val="00243CDC"/>
    <w:rsid w:val="00243DA0"/>
    <w:rsid w:val="00243E68"/>
    <w:rsid w:val="00243EF3"/>
    <w:rsid w:val="00243FA9"/>
    <w:rsid w:val="00244171"/>
    <w:rsid w:val="00244243"/>
    <w:rsid w:val="002446B9"/>
    <w:rsid w:val="002446FB"/>
    <w:rsid w:val="002449D6"/>
    <w:rsid w:val="00244E75"/>
    <w:rsid w:val="002453F0"/>
    <w:rsid w:val="00245720"/>
    <w:rsid w:val="00245888"/>
    <w:rsid w:val="0024615D"/>
    <w:rsid w:val="002461CB"/>
    <w:rsid w:val="00246251"/>
    <w:rsid w:val="0024674B"/>
    <w:rsid w:val="0024677C"/>
    <w:rsid w:val="00246803"/>
    <w:rsid w:val="002468DC"/>
    <w:rsid w:val="00246A26"/>
    <w:rsid w:val="00246F45"/>
    <w:rsid w:val="00247369"/>
    <w:rsid w:val="00247AAC"/>
    <w:rsid w:val="00247ABA"/>
    <w:rsid w:val="00247D22"/>
    <w:rsid w:val="00247F37"/>
    <w:rsid w:val="002502AA"/>
    <w:rsid w:val="0025069B"/>
    <w:rsid w:val="002508F5"/>
    <w:rsid w:val="00250A28"/>
    <w:rsid w:val="00250FFC"/>
    <w:rsid w:val="0025110B"/>
    <w:rsid w:val="002516B6"/>
    <w:rsid w:val="00251704"/>
    <w:rsid w:val="00251785"/>
    <w:rsid w:val="00251CB3"/>
    <w:rsid w:val="00251EE7"/>
    <w:rsid w:val="00252087"/>
    <w:rsid w:val="0025212D"/>
    <w:rsid w:val="0025246B"/>
    <w:rsid w:val="0025254F"/>
    <w:rsid w:val="002525BC"/>
    <w:rsid w:val="0025297C"/>
    <w:rsid w:val="00252DA3"/>
    <w:rsid w:val="002532A2"/>
    <w:rsid w:val="002539A7"/>
    <w:rsid w:val="00253D50"/>
    <w:rsid w:val="002544F3"/>
    <w:rsid w:val="00254545"/>
    <w:rsid w:val="00254AE3"/>
    <w:rsid w:val="00254B1C"/>
    <w:rsid w:val="00255177"/>
    <w:rsid w:val="00255189"/>
    <w:rsid w:val="0025563E"/>
    <w:rsid w:val="0025597C"/>
    <w:rsid w:val="00255999"/>
    <w:rsid w:val="002559F4"/>
    <w:rsid w:val="00255BA1"/>
    <w:rsid w:val="00256087"/>
    <w:rsid w:val="0025623D"/>
    <w:rsid w:val="0025689A"/>
    <w:rsid w:val="0025695D"/>
    <w:rsid w:val="00256A9F"/>
    <w:rsid w:val="00257BFB"/>
    <w:rsid w:val="00257D44"/>
    <w:rsid w:val="00257E2B"/>
    <w:rsid w:val="00260081"/>
    <w:rsid w:val="002600FD"/>
    <w:rsid w:val="00260211"/>
    <w:rsid w:val="00260717"/>
    <w:rsid w:val="00260B23"/>
    <w:rsid w:val="00261001"/>
    <w:rsid w:val="00261320"/>
    <w:rsid w:val="002616F8"/>
    <w:rsid w:val="00262779"/>
    <w:rsid w:val="0026277D"/>
    <w:rsid w:val="00262890"/>
    <w:rsid w:val="002629E5"/>
    <w:rsid w:val="002633E9"/>
    <w:rsid w:val="00263860"/>
    <w:rsid w:val="00263992"/>
    <w:rsid w:val="00263DAB"/>
    <w:rsid w:val="002641A8"/>
    <w:rsid w:val="00264487"/>
    <w:rsid w:val="002646A7"/>
    <w:rsid w:val="0026491C"/>
    <w:rsid w:val="00264B2F"/>
    <w:rsid w:val="00264E65"/>
    <w:rsid w:val="0026544D"/>
    <w:rsid w:val="00265603"/>
    <w:rsid w:val="00265C80"/>
    <w:rsid w:val="00266407"/>
    <w:rsid w:val="00266A1F"/>
    <w:rsid w:val="00266A8D"/>
    <w:rsid w:val="00266DB3"/>
    <w:rsid w:val="00267870"/>
    <w:rsid w:val="00267A8D"/>
    <w:rsid w:val="00270315"/>
    <w:rsid w:val="002707C5"/>
    <w:rsid w:val="00270933"/>
    <w:rsid w:val="00270B5E"/>
    <w:rsid w:val="00270FE0"/>
    <w:rsid w:val="002710B5"/>
    <w:rsid w:val="0027115C"/>
    <w:rsid w:val="0027116B"/>
    <w:rsid w:val="0027153B"/>
    <w:rsid w:val="002717EF"/>
    <w:rsid w:val="00271968"/>
    <w:rsid w:val="00271A7B"/>
    <w:rsid w:val="00271ACA"/>
    <w:rsid w:val="00271CDE"/>
    <w:rsid w:val="00272052"/>
    <w:rsid w:val="00272676"/>
    <w:rsid w:val="00272972"/>
    <w:rsid w:val="00272B39"/>
    <w:rsid w:val="00272B7D"/>
    <w:rsid w:val="00272CFC"/>
    <w:rsid w:val="002731AE"/>
    <w:rsid w:val="0027358D"/>
    <w:rsid w:val="00273A8C"/>
    <w:rsid w:val="00274209"/>
    <w:rsid w:val="002744EC"/>
    <w:rsid w:val="00274FCE"/>
    <w:rsid w:val="002752B4"/>
    <w:rsid w:val="0027538D"/>
    <w:rsid w:val="00275538"/>
    <w:rsid w:val="0027570D"/>
    <w:rsid w:val="00275741"/>
    <w:rsid w:val="00275988"/>
    <w:rsid w:val="00275B31"/>
    <w:rsid w:val="002768B4"/>
    <w:rsid w:val="00276E5B"/>
    <w:rsid w:val="00276E9D"/>
    <w:rsid w:val="00277200"/>
    <w:rsid w:val="0027785D"/>
    <w:rsid w:val="00277906"/>
    <w:rsid w:val="002779AE"/>
    <w:rsid w:val="00277A27"/>
    <w:rsid w:val="00280570"/>
    <w:rsid w:val="00280887"/>
    <w:rsid w:val="002808EB"/>
    <w:rsid w:val="00281119"/>
    <w:rsid w:val="0028142F"/>
    <w:rsid w:val="0028145D"/>
    <w:rsid w:val="002815D5"/>
    <w:rsid w:val="0028165E"/>
    <w:rsid w:val="00281938"/>
    <w:rsid w:val="00281A80"/>
    <w:rsid w:val="00281BBF"/>
    <w:rsid w:val="002822D1"/>
    <w:rsid w:val="0028240D"/>
    <w:rsid w:val="00282569"/>
    <w:rsid w:val="0028258D"/>
    <w:rsid w:val="00282708"/>
    <w:rsid w:val="0028296A"/>
    <w:rsid w:val="00282A7B"/>
    <w:rsid w:val="00282ADD"/>
    <w:rsid w:val="00282EFB"/>
    <w:rsid w:val="0028317D"/>
    <w:rsid w:val="00283625"/>
    <w:rsid w:val="002836C8"/>
    <w:rsid w:val="00283AB9"/>
    <w:rsid w:val="00283CFF"/>
    <w:rsid w:val="00283DA0"/>
    <w:rsid w:val="00283EE6"/>
    <w:rsid w:val="002840A0"/>
    <w:rsid w:val="00284174"/>
    <w:rsid w:val="00284191"/>
    <w:rsid w:val="0028434E"/>
    <w:rsid w:val="00284C20"/>
    <w:rsid w:val="00284CE9"/>
    <w:rsid w:val="00284DD2"/>
    <w:rsid w:val="00284EEA"/>
    <w:rsid w:val="00284F8D"/>
    <w:rsid w:val="00285460"/>
    <w:rsid w:val="002854E8"/>
    <w:rsid w:val="00285909"/>
    <w:rsid w:val="0028612F"/>
    <w:rsid w:val="00286304"/>
    <w:rsid w:val="0028642E"/>
    <w:rsid w:val="00286AA3"/>
    <w:rsid w:val="00286E26"/>
    <w:rsid w:val="002875FB"/>
    <w:rsid w:val="00287837"/>
    <w:rsid w:val="002878FC"/>
    <w:rsid w:val="00287B1D"/>
    <w:rsid w:val="00287BFD"/>
    <w:rsid w:val="00287C81"/>
    <w:rsid w:val="00287D0E"/>
    <w:rsid w:val="00290341"/>
    <w:rsid w:val="00290A94"/>
    <w:rsid w:val="00290E37"/>
    <w:rsid w:val="00291205"/>
    <w:rsid w:val="0029128B"/>
    <w:rsid w:val="00291533"/>
    <w:rsid w:val="00291ADD"/>
    <w:rsid w:val="00291B77"/>
    <w:rsid w:val="00291CAB"/>
    <w:rsid w:val="00291E21"/>
    <w:rsid w:val="00292623"/>
    <w:rsid w:val="00292643"/>
    <w:rsid w:val="002928C8"/>
    <w:rsid w:val="00292DBC"/>
    <w:rsid w:val="00293168"/>
    <w:rsid w:val="00293279"/>
    <w:rsid w:val="0029330E"/>
    <w:rsid w:val="0029408E"/>
    <w:rsid w:val="0029421C"/>
    <w:rsid w:val="00294351"/>
    <w:rsid w:val="002947BF"/>
    <w:rsid w:val="002947D7"/>
    <w:rsid w:val="00294996"/>
    <w:rsid w:val="00294AEB"/>
    <w:rsid w:val="00294CD1"/>
    <w:rsid w:val="00294FA0"/>
    <w:rsid w:val="002956B1"/>
    <w:rsid w:val="00295763"/>
    <w:rsid w:val="002959E5"/>
    <w:rsid w:val="00295EC9"/>
    <w:rsid w:val="002961C7"/>
    <w:rsid w:val="00296750"/>
    <w:rsid w:val="00296A02"/>
    <w:rsid w:val="00296E2C"/>
    <w:rsid w:val="00296F79"/>
    <w:rsid w:val="00297329"/>
    <w:rsid w:val="00297683"/>
    <w:rsid w:val="00297B64"/>
    <w:rsid w:val="002A030F"/>
    <w:rsid w:val="002A0788"/>
    <w:rsid w:val="002A078E"/>
    <w:rsid w:val="002A0B29"/>
    <w:rsid w:val="002A0CC9"/>
    <w:rsid w:val="002A1053"/>
    <w:rsid w:val="002A158C"/>
    <w:rsid w:val="002A1628"/>
    <w:rsid w:val="002A1B9F"/>
    <w:rsid w:val="002A1BD0"/>
    <w:rsid w:val="002A20D6"/>
    <w:rsid w:val="002A2188"/>
    <w:rsid w:val="002A21C6"/>
    <w:rsid w:val="002A2386"/>
    <w:rsid w:val="002A2540"/>
    <w:rsid w:val="002A2945"/>
    <w:rsid w:val="002A2F30"/>
    <w:rsid w:val="002A3151"/>
    <w:rsid w:val="002A33F0"/>
    <w:rsid w:val="002A36D1"/>
    <w:rsid w:val="002A37CC"/>
    <w:rsid w:val="002A408F"/>
    <w:rsid w:val="002A42B7"/>
    <w:rsid w:val="002A4615"/>
    <w:rsid w:val="002A4BA7"/>
    <w:rsid w:val="002A4C66"/>
    <w:rsid w:val="002A4EF6"/>
    <w:rsid w:val="002A5421"/>
    <w:rsid w:val="002A59F1"/>
    <w:rsid w:val="002A5F7C"/>
    <w:rsid w:val="002A63A0"/>
    <w:rsid w:val="002A6D40"/>
    <w:rsid w:val="002A6EAB"/>
    <w:rsid w:val="002A6F04"/>
    <w:rsid w:val="002A7463"/>
    <w:rsid w:val="002A7C45"/>
    <w:rsid w:val="002A7CC6"/>
    <w:rsid w:val="002A7CEE"/>
    <w:rsid w:val="002B06F6"/>
    <w:rsid w:val="002B07B8"/>
    <w:rsid w:val="002B0B80"/>
    <w:rsid w:val="002B0FC8"/>
    <w:rsid w:val="002B0FD5"/>
    <w:rsid w:val="002B0FE3"/>
    <w:rsid w:val="002B12B8"/>
    <w:rsid w:val="002B1404"/>
    <w:rsid w:val="002B1411"/>
    <w:rsid w:val="002B143A"/>
    <w:rsid w:val="002B1627"/>
    <w:rsid w:val="002B17D0"/>
    <w:rsid w:val="002B1A5E"/>
    <w:rsid w:val="002B1D52"/>
    <w:rsid w:val="002B2434"/>
    <w:rsid w:val="002B25E5"/>
    <w:rsid w:val="002B2A27"/>
    <w:rsid w:val="002B2A8D"/>
    <w:rsid w:val="002B2C5C"/>
    <w:rsid w:val="002B307A"/>
    <w:rsid w:val="002B454F"/>
    <w:rsid w:val="002B4658"/>
    <w:rsid w:val="002B47A3"/>
    <w:rsid w:val="002B4E23"/>
    <w:rsid w:val="002B5CB7"/>
    <w:rsid w:val="002B5D9D"/>
    <w:rsid w:val="002B5E9C"/>
    <w:rsid w:val="002B618C"/>
    <w:rsid w:val="002B63A4"/>
    <w:rsid w:val="002B64F1"/>
    <w:rsid w:val="002B676A"/>
    <w:rsid w:val="002B6CCA"/>
    <w:rsid w:val="002B724F"/>
    <w:rsid w:val="002B7621"/>
    <w:rsid w:val="002B7C3B"/>
    <w:rsid w:val="002C0145"/>
    <w:rsid w:val="002C07B5"/>
    <w:rsid w:val="002C0E4B"/>
    <w:rsid w:val="002C0EE2"/>
    <w:rsid w:val="002C0F1C"/>
    <w:rsid w:val="002C1B6F"/>
    <w:rsid w:val="002C1F3C"/>
    <w:rsid w:val="002C2281"/>
    <w:rsid w:val="002C22B3"/>
    <w:rsid w:val="002C2347"/>
    <w:rsid w:val="002C2459"/>
    <w:rsid w:val="002C262F"/>
    <w:rsid w:val="002C2FD0"/>
    <w:rsid w:val="002C3626"/>
    <w:rsid w:val="002C3628"/>
    <w:rsid w:val="002C3894"/>
    <w:rsid w:val="002C39F5"/>
    <w:rsid w:val="002C3E85"/>
    <w:rsid w:val="002C423C"/>
    <w:rsid w:val="002C45EC"/>
    <w:rsid w:val="002C46D7"/>
    <w:rsid w:val="002C4772"/>
    <w:rsid w:val="002C51AB"/>
    <w:rsid w:val="002C5202"/>
    <w:rsid w:val="002C5706"/>
    <w:rsid w:val="002C60AE"/>
    <w:rsid w:val="002C6271"/>
    <w:rsid w:val="002C638A"/>
    <w:rsid w:val="002C6472"/>
    <w:rsid w:val="002C6484"/>
    <w:rsid w:val="002C6594"/>
    <w:rsid w:val="002C6798"/>
    <w:rsid w:val="002C6BA8"/>
    <w:rsid w:val="002C6C88"/>
    <w:rsid w:val="002C6CD8"/>
    <w:rsid w:val="002C6D02"/>
    <w:rsid w:val="002C6EB1"/>
    <w:rsid w:val="002C6F5F"/>
    <w:rsid w:val="002C701A"/>
    <w:rsid w:val="002C7082"/>
    <w:rsid w:val="002C72E1"/>
    <w:rsid w:val="002C7427"/>
    <w:rsid w:val="002C758D"/>
    <w:rsid w:val="002C79F3"/>
    <w:rsid w:val="002D0034"/>
    <w:rsid w:val="002D0891"/>
    <w:rsid w:val="002D0C45"/>
    <w:rsid w:val="002D0DF6"/>
    <w:rsid w:val="002D0F85"/>
    <w:rsid w:val="002D1252"/>
    <w:rsid w:val="002D12BF"/>
    <w:rsid w:val="002D141D"/>
    <w:rsid w:val="002D157D"/>
    <w:rsid w:val="002D1D25"/>
    <w:rsid w:val="002D1DED"/>
    <w:rsid w:val="002D23E7"/>
    <w:rsid w:val="002D260B"/>
    <w:rsid w:val="002D265E"/>
    <w:rsid w:val="002D26BE"/>
    <w:rsid w:val="002D283D"/>
    <w:rsid w:val="002D2AB0"/>
    <w:rsid w:val="002D2AEE"/>
    <w:rsid w:val="002D2D42"/>
    <w:rsid w:val="002D38A8"/>
    <w:rsid w:val="002D39C3"/>
    <w:rsid w:val="002D3B1F"/>
    <w:rsid w:val="002D3D75"/>
    <w:rsid w:val="002D3E7A"/>
    <w:rsid w:val="002D4581"/>
    <w:rsid w:val="002D4959"/>
    <w:rsid w:val="002D4B25"/>
    <w:rsid w:val="002D4BE6"/>
    <w:rsid w:val="002D5309"/>
    <w:rsid w:val="002D5384"/>
    <w:rsid w:val="002D5742"/>
    <w:rsid w:val="002D58E0"/>
    <w:rsid w:val="002D5A8B"/>
    <w:rsid w:val="002D5D66"/>
    <w:rsid w:val="002D627A"/>
    <w:rsid w:val="002D69E4"/>
    <w:rsid w:val="002D6A81"/>
    <w:rsid w:val="002D6EF1"/>
    <w:rsid w:val="002D72D8"/>
    <w:rsid w:val="002D743F"/>
    <w:rsid w:val="002D7576"/>
    <w:rsid w:val="002D7A42"/>
    <w:rsid w:val="002D7B3C"/>
    <w:rsid w:val="002E0162"/>
    <w:rsid w:val="002E0275"/>
    <w:rsid w:val="002E02DB"/>
    <w:rsid w:val="002E039D"/>
    <w:rsid w:val="002E03ED"/>
    <w:rsid w:val="002E094D"/>
    <w:rsid w:val="002E0AC3"/>
    <w:rsid w:val="002E0B95"/>
    <w:rsid w:val="002E0BEC"/>
    <w:rsid w:val="002E10AA"/>
    <w:rsid w:val="002E10F5"/>
    <w:rsid w:val="002E13F4"/>
    <w:rsid w:val="002E14AA"/>
    <w:rsid w:val="002E154E"/>
    <w:rsid w:val="002E15EC"/>
    <w:rsid w:val="002E19BB"/>
    <w:rsid w:val="002E19E3"/>
    <w:rsid w:val="002E1A2D"/>
    <w:rsid w:val="002E1CC1"/>
    <w:rsid w:val="002E1CF3"/>
    <w:rsid w:val="002E1DE7"/>
    <w:rsid w:val="002E2141"/>
    <w:rsid w:val="002E21B8"/>
    <w:rsid w:val="002E23D0"/>
    <w:rsid w:val="002E2407"/>
    <w:rsid w:val="002E28BF"/>
    <w:rsid w:val="002E2981"/>
    <w:rsid w:val="002E33E9"/>
    <w:rsid w:val="002E3842"/>
    <w:rsid w:val="002E3B86"/>
    <w:rsid w:val="002E42E2"/>
    <w:rsid w:val="002E435A"/>
    <w:rsid w:val="002E4620"/>
    <w:rsid w:val="002E4644"/>
    <w:rsid w:val="002E47E0"/>
    <w:rsid w:val="002E5296"/>
    <w:rsid w:val="002E54D7"/>
    <w:rsid w:val="002E5841"/>
    <w:rsid w:val="002E5D9E"/>
    <w:rsid w:val="002E5EDE"/>
    <w:rsid w:val="002E5FC2"/>
    <w:rsid w:val="002E6038"/>
    <w:rsid w:val="002E60BD"/>
    <w:rsid w:val="002E618E"/>
    <w:rsid w:val="002E64CC"/>
    <w:rsid w:val="002E6569"/>
    <w:rsid w:val="002E65EA"/>
    <w:rsid w:val="002E6732"/>
    <w:rsid w:val="002E684D"/>
    <w:rsid w:val="002E690D"/>
    <w:rsid w:val="002E6CF1"/>
    <w:rsid w:val="002E7074"/>
    <w:rsid w:val="002E7226"/>
    <w:rsid w:val="002E7600"/>
    <w:rsid w:val="002E78C1"/>
    <w:rsid w:val="002E7AA2"/>
    <w:rsid w:val="002E7BC4"/>
    <w:rsid w:val="002F018E"/>
    <w:rsid w:val="002F0383"/>
    <w:rsid w:val="002F0410"/>
    <w:rsid w:val="002F0577"/>
    <w:rsid w:val="002F0B3C"/>
    <w:rsid w:val="002F1037"/>
    <w:rsid w:val="002F15A3"/>
    <w:rsid w:val="002F1C37"/>
    <w:rsid w:val="002F2479"/>
    <w:rsid w:val="002F2540"/>
    <w:rsid w:val="002F2710"/>
    <w:rsid w:val="002F2A96"/>
    <w:rsid w:val="002F2B97"/>
    <w:rsid w:val="002F2BF7"/>
    <w:rsid w:val="002F2EB4"/>
    <w:rsid w:val="002F3322"/>
    <w:rsid w:val="002F34AE"/>
    <w:rsid w:val="002F3625"/>
    <w:rsid w:val="002F3695"/>
    <w:rsid w:val="002F39B0"/>
    <w:rsid w:val="002F39F6"/>
    <w:rsid w:val="002F3C83"/>
    <w:rsid w:val="002F403B"/>
    <w:rsid w:val="002F41A0"/>
    <w:rsid w:val="002F4229"/>
    <w:rsid w:val="002F4BE5"/>
    <w:rsid w:val="002F4EE1"/>
    <w:rsid w:val="002F4F80"/>
    <w:rsid w:val="002F559F"/>
    <w:rsid w:val="002F5BE5"/>
    <w:rsid w:val="002F5F97"/>
    <w:rsid w:val="002F65B0"/>
    <w:rsid w:val="002F6700"/>
    <w:rsid w:val="002F7DAC"/>
    <w:rsid w:val="002F7EA5"/>
    <w:rsid w:val="002F7FAE"/>
    <w:rsid w:val="00300144"/>
    <w:rsid w:val="0030033F"/>
    <w:rsid w:val="003006CE"/>
    <w:rsid w:val="00300D68"/>
    <w:rsid w:val="00300D9C"/>
    <w:rsid w:val="00300FB9"/>
    <w:rsid w:val="0030125F"/>
    <w:rsid w:val="00301603"/>
    <w:rsid w:val="003018F4"/>
    <w:rsid w:val="00301C30"/>
    <w:rsid w:val="0030281C"/>
    <w:rsid w:val="00302D6D"/>
    <w:rsid w:val="00302DB0"/>
    <w:rsid w:val="0030316C"/>
    <w:rsid w:val="00303379"/>
    <w:rsid w:val="00303799"/>
    <w:rsid w:val="00303AEA"/>
    <w:rsid w:val="00303C59"/>
    <w:rsid w:val="00304270"/>
    <w:rsid w:val="00304AA4"/>
    <w:rsid w:val="00304C1C"/>
    <w:rsid w:val="0030504F"/>
    <w:rsid w:val="00305358"/>
    <w:rsid w:val="003054FF"/>
    <w:rsid w:val="003056CE"/>
    <w:rsid w:val="0030591B"/>
    <w:rsid w:val="00305967"/>
    <w:rsid w:val="003059B6"/>
    <w:rsid w:val="00305B64"/>
    <w:rsid w:val="00305E06"/>
    <w:rsid w:val="00305E89"/>
    <w:rsid w:val="003065D6"/>
    <w:rsid w:val="00306771"/>
    <w:rsid w:val="00306A3D"/>
    <w:rsid w:val="00306D4D"/>
    <w:rsid w:val="00306DA2"/>
    <w:rsid w:val="003072AE"/>
    <w:rsid w:val="003076B9"/>
    <w:rsid w:val="00307896"/>
    <w:rsid w:val="00307B1E"/>
    <w:rsid w:val="00307C27"/>
    <w:rsid w:val="003100C5"/>
    <w:rsid w:val="00310146"/>
    <w:rsid w:val="003101A5"/>
    <w:rsid w:val="0031037D"/>
    <w:rsid w:val="003103AC"/>
    <w:rsid w:val="00310628"/>
    <w:rsid w:val="003109B7"/>
    <w:rsid w:val="00310B0E"/>
    <w:rsid w:val="00310FA7"/>
    <w:rsid w:val="0031111B"/>
    <w:rsid w:val="003113ED"/>
    <w:rsid w:val="0031152B"/>
    <w:rsid w:val="003116AE"/>
    <w:rsid w:val="00311921"/>
    <w:rsid w:val="00311ED3"/>
    <w:rsid w:val="00311F57"/>
    <w:rsid w:val="003120A4"/>
    <w:rsid w:val="00312128"/>
    <w:rsid w:val="003122D6"/>
    <w:rsid w:val="00312932"/>
    <w:rsid w:val="0031294B"/>
    <w:rsid w:val="00312B41"/>
    <w:rsid w:val="00312BA4"/>
    <w:rsid w:val="00313171"/>
    <w:rsid w:val="003132AD"/>
    <w:rsid w:val="00313C4F"/>
    <w:rsid w:val="00314158"/>
    <w:rsid w:val="003143FE"/>
    <w:rsid w:val="00314767"/>
    <w:rsid w:val="00314811"/>
    <w:rsid w:val="003148D1"/>
    <w:rsid w:val="00314AE8"/>
    <w:rsid w:val="00314B88"/>
    <w:rsid w:val="00314C13"/>
    <w:rsid w:val="0031524F"/>
    <w:rsid w:val="00315357"/>
    <w:rsid w:val="003154F8"/>
    <w:rsid w:val="0031569D"/>
    <w:rsid w:val="00315756"/>
    <w:rsid w:val="0031594F"/>
    <w:rsid w:val="00315B99"/>
    <w:rsid w:val="00315E52"/>
    <w:rsid w:val="00316151"/>
    <w:rsid w:val="003162F7"/>
    <w:rsid w:val="003163FF"/>
    <w:rsid w:val="003165B8"/>
    <w:rsid w:val="00316B8F"/>
    <w:rsid w:val="00316DE3"/>
    <w:rsid w:val="003171ED"/>
    <w:rsid w:val="0031728A"/>
    <w:rsid w:val="00320243"/>
    <w:rsid w:val="00320387"/>
    <w:rsid w:val="00320AEA"/>
    <w:rsid w:val="00320C0A"/>
    <w:rsid w:val="00320C94"/>
    <w:rsid w:val="00320DF9"/>
    <w:rsid w:val="00320F77"/>
    <w:rsid w:val="0032103A"/>
    <w:rsid w:val="00321489"/>
    <w:rsid w:val="003222B2"/>
    <w:rsid w:val="003222F8"/>
    <w:rsid w:val="003224CB"/>
    <w:rsid w:val="003228D3"/>
    <w:rsid w:val="003229F8"/>
    <w:rsid w:val="00322F2E"/>
    <w:rsid w:val="0032315C"/>
    <w:rsid w:val="00323360"/>
    <w:rsid w:val="00323616"/>
    <w:rsid w:val="003237E1"/>
    <w:rsid w:val="00323B3F"/>
    <w:rsid w:val="00323C20"/>
    <w:rsid w:val="00323C26"/>
    <w:rsid w:val="00323D94"/>
    <w:rsid w:val="00323E57"/>
    <w:rsid w:val="00323E8C"/>
    <w:rsid w:val="003240A0"/>
    <w:rsid w:val="00324399"/>
    <w:rsid w:val="003245AF"/>
    <w:rsid w:val="0032477D"/>
    <w:rsid w:val="00324953"/>
    <w:rsid w:val="00324CC2"/>
    <w:rsid w:val="00325085"/>
    <w:rsid w:val="003252E6"/>
    <w:rsid w:val="0032566C"/>
    <w:rsid w:val="00325753"/>
    <w:rsid w:val="00326422"/>
    <w:rsid w:val="003268F3"/>
    <w:rsid w:val="00326A75"/>
    <w:rsid w:val="00326D58"/>
    <w:rsid w:val="00326E6E"/>
    <w:rsid w:val="003270FE"/>
    <w:rsid w:val="00327BD9"/>
    <w:rsid w:val="00327D2E"/>
    <w:rsid w:val="00330729"/>
    <w:rsid w:val="0033095C"/>
    <w:rsid w:val="00330A57"/>
    <w:rsid w:val="00330CEF"/>
    <w:rsid w:val="00330EC4"/>
    <w:rsid w:val="0033123C"/>
    <w:rsid w:val="00331828"/>
    <w:rsid w:val="00331B87"/>
    <w:rsid w:val="00331F79"/>
    <w:rsid w:val="003325AD"/>
    <w:rsid w:val="003328FA"/>
    <w:rsid w:val="00332BA0"/>
    <w:rsid w:val="00332F0E"/>
    <w:rsid w:val="00332F57"/>
    <w:rsid w:val="00333023"/>
    <w:rsid w:val="0033373B"/>
    <w:rsid w:val="00333D40"/>
    <w:rsid w:val="00334C96"/>
    <w:rsid w:val="00334CD3"/>
    <w:rsid w:val="00335794"/>
    <w:rsid w:val="00335E19"/>
    <w:rsid w:val="0033604E"/>
    <w:rsid w:val="003365D2"/>
    <w:rsid w:val="00336631"/>
    <w:rsid w:val="00336866"/>
    <w:rsid w:val="003369D7"/>
    <w:rsid w:val="00336BC7"/>
    <w:rsid w:val="00337314"/>
    <w:rsid w:val="00337691"/>
    <w:rsid w:val="0033775C"/>
    <w:rsid w:val="0033779B"/>
    <w:rsid w:val="003377E8"/>
    <w:rsid w:val="00337AD2"/>
    <w:rsid w:val="00337D22"/>
    <w:rsid w:val="00340591"/>
    <w:rsid w:val="00340D7D"/>
    <w:rsid w:val="00340DB9"/>
    <w:rsid w:val="003417C3"/>
    <w:rsid w:val="00341894"/>
    <w:rsid w:val="00341AC0"/>
    <w:rsid w:val="00341B00"/>
    <w:rsid w:val="0034210F"/>
    <w:rsid w:val="0034292B"/>
    <w:rsid w:val="0034295C"/>
    <w:rsid w:val="00342AD2"/>
    <w:rsid w:val="00342D5D"/>
    <w:rsid w:val="00343023"/>
    <w:rsid w:val="0034329A"/>
    <w:rsid w:val="003432C3"/>
    <w:rsid w:val="003438EE"/>
    <w:rsid w:val="00343ADE"/>
    <w:rsid w:val="00343F54"/>
    <w:rsid w:val="00344C14"/>
    <w:rsid w:val="00344C8D"/>
    <w:rsid w:val="00344CD9"/>
    <w:rsid w:val="0034524D"/>
    <w:rsid w:val="00345E8D"/>
    <w:rsid w:val="003460BD"/>
    <w:rsid w:val="00346E78"/>
    <w:rsid w:val="00347078"/>
    <w:rsid w:val="00347461"/>
    <w:rsid w:val="003479A1"/>
    <w:rsid w:val="00347B5C"/>
    <w:rsid w:val="00350354"/>
    <w:rsid w:val="003504ED"/>
    <w:rsid w:val="00350CF8"/>
    <w:rsid w:val="003512D4"/>
    <w:rsid w:val="003514E2"/>
    <w:rsid w:val="003517DA"/>
    <w:rsid w:val="00351A8D"/>
    <w:rsid w:val="00351AD5"/>
    <w:rsid w:val="00351D50"/>
    <w:rsid w:val="00351E91"/>
    <w:rsid w:val="00352163"/>
    <w:rsid w:val="00352427"/>
    <w:rsid w:val="003525A0"/>
    <w:rsid w:val="00352D5E"/>
    <w:rsid w:val="003530E5"/>
    <w:rsid w:val="0035326A"/>
    <w:rsid w:val="0035338B"/>
    <w:rsid w:val="003533A9"/>
    <w:rsid w:val="00353486"/>
    <w:rsid w:val="003536EA"/>
    <w:rsid w:val="003537A4"/>
    <w:rsid w:val="00353824"/>
    <w:rsid w:val="00353E1D"/>
    <w:rsid w:val="00353E8A"/>
    <w:rsid w:val="00353FDD"/>
    <w:rsid w:val="003540C1"/>
    <w:rsid w:val="0035464D"/>
    <w:rsid w:val="003549C9"/>
    <w:rsid w:val="003549E7"/>
    <w:rsid w:val="00355001"/>
    <w:rsid w:val="0035509E"/>
    <w:rsid w:val="00355854"/>
    <w:rsid w:val="0035598E"/>
    <w:rsid w:val="00355F17"/>
    <w:rsid w:val="00355F92"/>
    <w:rsid w:val="003561C2"/>
    <w:rsid w:val="00356C21"/>
    <w:rsid w:val="00356C2D"/>
    <w:rsid w:val="003571E5"/>
    <w:rsid w:val="003573F9"/>
    <w:rsid w:val="00357421"/>
    <w:rsid w:val="00357521"/>
    <w:rsid w:val="00357688"/>
    <w:rsid w:val="003579D5"/>
    <w:rsid w:val="00357AAB"/>
    <w:rsid w:val="00357D89"/>
    <w:rsid w:val="00357FB5"/>
    <w:rsid w:val="00357FF4"/>
    <w:rsid w:val="003603B0"/>
    <w:rsid w:val="0036052C"/>
    <w:rsid w:val="00360904"/>
    <w:rsid w:val="00360C47"/>
    <w:rsid w:val="00361761"/>
    <w:rsid w:val="00361AD5"/>
    <w:rsid w:val="00361B74"/>
    <w:rsid w:val="00361DE5"/>
    <w:rsid w:val="00361F9B"/>
    <w:rsid w:val="0036212D"/>
    <w:rsid w:val="00362196"/>
    <w:rsid w:val="003621D1"/>
    <w:rsid w:val="00362270"/>
    <w:rsid w:val="003624FC"/>
    <w:rsid w:val="0036255B"/>
    <w:rsid w:val="0036292A"/>
    <w:rsid w:val="0036295A"/>
    <w:rsid w:val="00362AE0"/>
    <w:rsid w:val="00362C58"/>
    <w:rsid w:val="00362DE9"/>
    <w:rsid w:val="00363317"/>
    <w:rsid w:val="003633BE"/>
    <w:rsid w:val="00363D2C"/>
    <w:rsid w:val="00363E02"/>
    <w:rsid w:val="00364116"/>
    <w:rsid w:val="003644DC"/>
    <w:rsid w:val="003645EF"/>
    <w:rsid w:val="003647DF"/>
    <w:rsid w:val="003649FC"/>
    <w:rsid w:val="00364D38"/>
    <w:rsid w:val="00364E7B"/>
    <w:rsid w:val="00364ED5"/>
    <w:rsid w:val="003651AE"/>
    <w:rsid w:val="003653A6"/>
    <w:rsid w:val="0036558A"/>
    <w:rsid w:val="00365F64"/>
    <w:rsid w:val="003662E8"/>
    <w:rsid w:val="00366490"/>
    <w:rsid w:val="003666A1"/>
    <w:rsid w:val="0036676D"/>
    <w:rsid w:val="00366B9D"/>
    <w:rsid w:val="00366EE5"/>
    <w:rsid w:val="00366F50"/>
    <w:rsid w:val="00367674"/>
    <w:rsid w:val="0036792C"/>
    <w:rsid w:val="00367C1A"/>
    <w:rsid w:val="003704DC"/>
    <w:rsid w:val="00371106"/>
    <w:rsid w:val="0037196C"/>
    <w:rsid w:val="00371A39"/>
    <w:rsid w:val="00372056"/>
    <w:rsid w:val="003721BE"/>
    <w:rsid w:val="00372590"/>
    <w:rsid w:val="003729C9"/>
    <w:rsid w:val="00372A12"/>
    <w:rsid w:val="00372D98"/>
    <w:rsid w:val="00372E6E"/>
    <w:rsid w:val="00372F67"/>
    <w:rsid w:val="003730BE"/>
    <w:rsid w:val="00373344"/>
    <w:rsid w:val="003733D9"/>
    <w:rsid w:val="003738C4"/>
    <w:rsid w:val="0037390D"/>
    <w:rsid w:val="00373E67"/>
    <w:rsid w:val="00373FD2"/>
    <w:rsid w:val="00374669"/>
    <w:rsid w:val="00374709"/>
    <w:rsid w:val="003749AA"/>
    <w:rsid w:val="00375208"/>
    <w:rsid w:val="00375762"/>
    <w:rsid w:val="003759C4"/>
    <w:rsid w:val="00375A7B"/>
    <w:rsid w:val="003762FF"/>
    <w:rsid w:val="003768A2"/>
    <w:rsid w:val="003769CA"/>
    <w:rsid w:val="00376BF9"/>
    <w:rsid w:val="00376CCC"/>
    <w:rsid w:val="0037754C"/>
    <w:rsid w:val="00377CE6"/>
    <w:rsid w:val="00377EE9"/>
    <w:rsid w:val="003807BB"/>
    <w:rsid w:val="0038111B"/>
    <w:rsid w:val="00381351"/>
    <w:rsid w:val="0038145C"/>
    <w:rsid w:val="00381543"/>
    <w:rsid w:val="003816DA"/>
    <w:rsid w:val="003816EC"/>
    <w:rsid w:val="00381C01"/>
    <w:rsid w:val="0038261B"/>
    <w:rsid w:val="003827EB"/>
    <w:rsid w:val="00382AF4"/>
    <w:rsid w:val="00382B41"/>
    <w:rsid w:val="00383293"/>
    <w:rsid w:val="00383468"/>
    <w:rsid w:val="00383530"/>
    <w:rsid w:val="00383701"/>
    <w:rsid w:val="003837A4"/>
    <w:rsid w:val="003839FC"/>
    <w:rsid w:val="00383AF5"/>
    <w:rsid w:val="00383CEB"/>
    <w:rsid w:val="00383E8E"/>
    <w:rsid w:val="0038433A"/>
    <w:rsid w:val="00384350"/>
    <w:rsid w:val="003845DF"/>
    <w:rsid w:val="0038478C"/>
    <w:rsid w:val="00384A8F"/>
    <w:rsid w:val="0038564E"/>
    <w:rsid w:val="00385652"/>
    <w:rsid w:val="00385A68"/>
    <w:rsid w:val="00385D18"/>
    <w:rsid w:val="00385D3B"/>
    <w:rsid w:val="00386162"/>
    <w:rsid w:val="003863D9"/>
    <w:rsid w:val="003864DC"/>
    <w:rsid w:val="003865F2"/>
    <w:rsid w:val="003866A2"/>
    <w:rsid w:val="00386C13"/>
    <w:rsid w:val="003871F3"/>
    <w:rsid w:val="0038749C"/>
    <w:rsid w:val="003874FF"/>
    <w:rsid w:val="003875A7"/>
    <w:rsid w:val="0038769B"/>
    <w:rsid w:val="0038788A"/>
    <w:rsid w:val="00387AED"/>
    <w:rsid w:val="00387EDD"/>
    <w:rsid w:val="0039013C"/>
    <w:rsid w:val="00390B82"/>
    <w:rsid w:val="00390C56"/>
    <w:rsid w:val="00390E58"/>
    <w:rsid w:val="00390F76"/>
    <w:rsid w:val="003913D4"/>
    <w:rsid w:val="00391509"/>
    <w:rsid w:val="00391685"/>
    <w:rsid w:val="003918E8"/>
    <w:rsid w:val="0039230F"/>
    <w:rsid w:val="00392322"/>
    <w:rsid w:val="003924F0"/>
    <w:rsid w:val="00392536"/>
    <w:rsid w:val="003926CC"/>
    <w:rsid w:val="0039289C"/>
    <w:rsid w:val="00392962"/>
    <w:rsid w:val="00392A1C"/>
    <w:rsid w:val="00392B31"/>
    <w:rsid w:val="00392EF7"/>
    <w:rsid w:val="003931CC"/>
    <w:rsid w:val="003931EF"/>
    <w:rsid w:val="00393569"/>
    <w:rsid w:val="00393A86"/>
    <w:rsid w:val="00393C02"/>
    <w:rsid w:val="003940DB"/>
    <w:rsid w:val="003942F1"/>
    <w:rsid w:val="00394466"/>
    <w:rsid w:val="00394755"/>
    <w:rsid w:val="00394C5A"/>
    <w:rsid w:val="00394CBB"/>
    <w:rsid w:val="0039507F"/>
    <w:rsid w:val="003951F0"/>
    <w:rsid w:val="003959BB"/>
    <w:rsid w:val="00395CF4"/>
    <w:rsid w:val="00396FD6"/>
    <w:rsid w:val="0039716D"/>
    <w:rsid w:val="0039744F"/>
    <w:rsid w:val="00397655"/>
    <w:rsid w:val="00397860"/>
    <w:rsid w:val="00397A1D"/>
    <w:rsid w:val="00397CEA"/>
    <w:rsid w:val="00397D2F"/>
    <w:rsid w:val="003A0041"/>
    <w:rsid w:val="003A0068"/>
    <w:rsid w:val="003A00A5"/>
    <w:rsid w:val="003A02B9"/>
    <w:rsid w:val="003A03D8"/>
    <w:rsid w:val="003A0610"/>
    <w:rsid w:val="003A0746"/>
    <w:rsid w:val="003A0BB8"/>
    <w:rsid w:val="003A108E"/>
    <w:rsid w:val="003A10B9"/>
    <w:rsid w:val="003A13CE"/>
    <w:rsid w:val="003A1588"/>
    <w:rsid w:val="003A175B"/>
    <w:rsid w:val="003A17B0"/>
    <w:rsid w:val="003A1DCC"/>
    <w:rsid w:val="003A1F3D"/>
    <w:rsid w:val="003A1FDE"/>
    <w:rsid w:val="003A2001"/>
    <w:rsid w:val="003A2088"/>
    <w:rsid w:val="003A2100"/>
    <w:rsid w:val="003A242E"/>
    <w:rsid w:val="003A2B61"/>
    <w:rsid w:val="003A2E95"/>
    <w:rsid w:val="003A327B"/>
    <w:rsid w:val="003A3317"/>
    <w:rsid w:val="003A34F2"/>
    <w:rsid w:val="003A386D"/>
    <w:rsid w:val="003A38C9"/>
    <w:rsid w:val="003A3E60"/>
    <w:rsid w:val="003A424C"/>
    <w:rsid w:val="003A4599"/>
    <w:rsid w:val="003A47C3"/>
    <w:rsid w:val="003A4918"/>
    <w:rsid w:val="003A6043"/>
    <w:rsid w:val="003A6190"/>
    <w:rsid w:val="003A64A5"/>
    <w:rsid w:val="003A6510"/>
    <w:rsid w:val="003A6CF2"/>
    <w:rsid w:val="003A6D8C"/>
    <w:rsid w:val="003A701B"/>
    <w:rsid w:val="003A7169"/>
    <w:rsid w:val="003A73ED"/>
    <w:rsid w:val="003A7980"/>
    <w:rsid w:val="003A7C1C"/>
    <w:rsid w:val="003A7DCE"/>
    <w:rsid w:val="003B0630"/>
    <w:rsid w:val="003B13A8"/>
    <w:rsid w:val="003B1893"/>
    <w:rsid w:val="003B194A"/>
    <w:rsid w:val="003B19D4"/>
    <w:rsid w:val="003B1AE7"/>
    <w:rsid w:val="003B1DDC"/>
    <w:rsid w:val="003B1E70"/>
    <w:rsid w:val="003B1FC1"/>
    <w:rsid w:val="003B2351"/>
    <w:rsid w:val="003B2368"/>
    <w:rsid w:val="003B2B4E"/>
    <w:rsid w:val="003B2D4B"/>
    <w:rsid w:val="003B2D70"/>
    <w:rsid w:val="003B2E27"/>
    <w:rsid w:val="003B2E97"/>
    <w:rsid w:val="003B3388"/>
    <w:rsid w:val="003B341C"/>
    <w:rsid w:val="003B38B4"/>
    <w:rsid w:val="003B3964"/>
    <w:rsid w:val="003B3C27"/>
    <w:rsid w:val="003B3DA5"/>
    <w:rsid w:val="003B3DE9"/>
    <w:rsid w:val="003B451E"/>
    <w:rsid w:val="003B4578"/>
    <w:rsid w:val="003B4DA4"/>
    <w:rsid w:val="003B4E6C"/>
    <w:rsid w:val="003B4F27"/>
    <w:rsid w:val="003B56AD"/>
    <w:rsid w:val="003B63AC"/>
    <w:rsid w:val="003B63E6"/>
    <w:rsid w:val="003B6709"/>
    <w:rsid w:val="003B694E"/>
    <w:rsid w:val="003B6D91"/>
    <w:rsid w:val="003B6E22"/>
    <w:rsid w:val="003B74F5"/>
    <w:rsid w:val="003B7721"/>
    <w:rsid w:val="003B7732"/>
    <w:rsid w:val="003B7959"/>
    <w:rsid w:val="003B7CDA"/>
    <w:rsid w:val="003B7DB4"/>
    <w:rsid w:val="003C010C"/>
    <w:rsid w:val="003C0409"/>
    <w:rsid w:val="003C0968"/>
    <w:rsid w:val="003C0CA1"/>
    <w:rsid w:val="003C0CA6"/>
    <w:rsid w:val="003C0CAE"/>
    <w:rsid w:val="003C0D7B"/>
    <w:rsid w:val="003C0F76"/>
    <w:rsid w:val="003C13A2"/>
    <w:rsid w:val="003C1439"/>
    <w:rsid w:val="003C1546"/>
    <w:rsid w:val="003C165C"/>
    <w:rsid w:val="003C16F0"/>
    <w:rsid w:val="003C1B2C"/>
    <w:rsid w:val="003C1C80"/>
    <w:rsid w:val="003C1CA5"/>
    <w:rsid w:val="003C1F1F"/>
    <w:rsid w:val="003C2272"/>
    <w:rsid w:val="003C25DA"/>
    <w:rsid w:val="003C2827"/>
    <w:rsid w:val="003C2922"/>
    <w:rsid w:val="003C2AE9"/>
    <w:rsid w:val="003C30E6"/>
    <w:rsid w:val="003C372C"/>
    <w:rsid w:val="003C45AB"/>
    <w:rsid w:val="003C4604"/>
    <w:rsid w:val="003C4634"/>
    <w:rsid w:val="003C499D"/>
    <w:rsid w:val="003C4A65"/>
    <w:rsid w:val="003C4B1E"/>
    <w:rsid w:val="003C4DFA"/>
    <w:rsid w:val="003C5403"/>
    <w:rsid w:val="003C5B58"/>
    <w:rsid w:val="003C5BF6"/>
    <w:rsid w:val="003C5C09"/>
    <w:rsid w:val="003C5F9C"/>
    <w:rsid w:val="003C6548"/>
    <w:rsid w:val="003C6DFB"/>
    <w:rsid w:val="003C7114"/>
    <w:rsid w:val="003C72FD"/>
    <w:rsid w:val="003C7445"/>
    <w:rsid w:val="003C74F6"/>
    <w:rsid w:val="003C777D"/>
    <w:rsid w:val="003C7798"/>
    <w:rsid w:val="003C7D12"/>
    <w:rsid w:val="003C7DBF"/>
    <w:rsid w:val="003D057A"/>
    <w:rsid w:val="003D0CA6"/>
    <w:rsid w:val="003D0DE4"/>
    <w:rsid w:val="003D0E12"/>
    <w:rsid w:val="003D0E54"/>
    <w:rsid w:val="003D1040"/>
    <w:rsid w:val="003D1167"/>
    <w:rsid w:val="003D1187"/>
    <w:rsid w:val="003D142D"/>
    <w:rsid w:val="003D1638"/>
    <w:rsid w:val="003D184D"/>
    <w:rsid w:val="003D189B"/>
    <w:rsid w:val="003D1B5D"/>
    <w:rsid w:val="003D200C"/>
    <w:rsid w:val="003D21B8"/>
    <w:rsid w:val="003D22A0"/>
    <w:rsid w:val="003D22D5"/>
    <w:rsid w:val="003D24D6"/>
    <w:rsid w:val="003D2A60"/>
    <w:rsid w:val="003D3108"/>
    <w:rsid w:val="003D393A"/>
    <w:rsid w:val="003D4035"/>
    <w:rsid w:val="003D416A"/>
    <w:rsid w:val="003D464C"/>
    <w:rsid w:val="003D465D"/>
    <w:rsid w:val="003D48E7"/>
    <w:rsid w:val="003D5235"/>
    <w:rsid w:val="003D55A8"/>
    <w:rsid w:val="003D5D84"/>
    <w:rsid w:val="003D5F53"/>
    <w:rsid w:val="003D6279"/>
    <w:rsid w:val="003D66E7"/>
    <w:rsid w:val="003D67A4"/>
    <w:rsid w:val="003D68FE"/>
    <w:rsid w:val="003D6AD5"/>
    <w:rsid w:val="003D6CB4"/>
    <w:rsid w:val="003D7004"/>
    <w:rsid w:val="003D7055"/>
    <w:rsid w:val="003D7571"/>
    <w:rsid w:val="003D7A02"/>
    <w:rsid w:val="003D7C7D"/>
    <w:rsid w:val="003D7E18"/>
    <w:rsid w:val="003D7E3B"/>
    <w:rsid w:val="003E00D4"/>
    <w:rsid w:val="003E0402"/>
    <w:rsid w:val="003E0467"/>
    <w:rsid w:val="003E0528"/>
    <w:rsid w:val="003E0623"/>
    <w:rsid w:val="003E07E3"/>
    <w:rsid w:val="003E09EF"/>
    <w:rsid w:val="003E0A44"/>
    <w:rsid w:val="003E0F86"/>
    <w:rsid w:val="003E1164"/>
    <w:rsid w:val="003E158C"/>
    <w:rsid w:val="003E1D68"/>
    <w:rsid w:val="003E1E56"/>
    <w:rsid w:val="003E2232"/>
    <w:rsid w:val="003E2B86"/>
    <w:rsid w:val="003E2C04"/>
    <w:rsid w:val="003E2C7D"/>
    <w:rsid w:val="003E3F61"/>
    <w:rsid w:val="003E4353"/>
    <w:rsid w:val="003E46E5"/>
    <w:rsid w:val="003E4A12"/>
    <w:rsid w:val="003E4CE6"/>
    <w:rsid w:val="003E4D11"/>
    <w:rsid w:val="003E4F34"/>
    <w:rsid w:val="003E512A"/>
    <w:rsid w:val="003E5178"/>
    <w:rsid w:val="003E538A"/>
    <w:rsid w:val="003E5541"/>
    <w:rsid w:val="003E5794"/>
    <w:rsid w:val="003E57D7"/>
    <w:rsid w:val="003E5936"/>
    <w:rsid w:val="003E625D"/>
    <w:rsid w:val="003E638A"/>
    <w:rsid w:val="003E660F"/>
    <w:rsid w:val="003E67CD"/>
    <w:rsid w:val="003E6813"/>
    <w:rsid w:val="003E70E7"/>
    <w:rsid w:val="003E71CB"/>
    <w:rsid w:val="003E71FC"/>
    <w:rsid w:val="003E7952"/>
    <w:rsid w:val="003E7A64"/>
    <w:rsid w:val="003E7A8C"/>
    <w:rsid w:val="003E7B87"/>
    <w:rsid w:val="003E7C45"/>
    <w:rsid w:val="003E7CCA"/>
    <w:rsid w:val="003E7E92"/>
    <w:rsid w:val="003E7EAF"/>
    <w:rsid w:val="003E7F5B"/>
    <w:rsid w:val="003F00E3"/>
    <w:rsid w:val="003F0628"/>
    <w:rsid w:val="003F075F"/>
    <w:rsid w:val="003F082B"/>
    <w:rsid w:val="003F0D67"/>
    <w:rsid w:val="003F128D"/>
    <w:rsid w:val="003F1412"/>
    <w:rsid w:val="003F1590"/>
    <w:rsid w:val="003F1959"/>
    <w:rsid w:val="003F1975"/>
    <w:rsid w:val="003F1ACB"/>
    <w:rsid w:val="003F1CE1"/>
    <w:rsid w:val="003F1D4C"/>
    <w:rsid w:val="003F1DDE"/>
    <w:rsid w:val="003F1FD7"/>
    <w:rsid w:val="003F20B0"/>
    <w:rsid w:val="003F2203"/>
    <w:rsid w:val="003F2298"/>
    <w:rsid w:val="003F362D"/>
    <w:rsid w:val="003F3650"/>
    <w:rsid w:val="003F3B8A"/>
    <w:rsid w:val="003F3E22"/>
    <w:rsid w:val="003F4257"/>
    <w:rsid w:val="003F43B2"/>
    <w:rsid w:val="003F4406"/>
    <w:rsid w:val="003F44D2"/>
    <w:rsid w:val="003F452D"/>
    <w:rsid w:val="003F4A5A"/>
    <w:rsid w:val="003F4AF6"/>
    <w:rsid w:val="003F565E"/>
    <w:rsid w:val="003F5B36"/>
    <w:rsid w:val="003F5C53"/>
    <w:rsid w:val="003F5EBD"/>
    <w:rsid w:val="003F5F57"/>
    <w:rsid w:val="003F6040"/>
    <w:rsid w:val="003F615F"/>
    <w:rsid w:val="003F6401"/>
    <w:rsid w:val="003F676B"/>
    <w:rsid w:val="003F6948"/>
    <w:rsid w:val="003F6B66"/>
    <w:rsid w:val="003F6DA4"/>
    <w:rsid w:val="003F723B"/>
    <w:rsid w:val="003F72F7"/>
    <w:rsid w:val="003F755D"/>
    <w:rsid w:val="003F7A94"/>
    <w:rsid w:val="003F7B06"/>
    <w:rsid w:val="003F7E2F"/>
    <w:rsid w:val="00400695"/>
    <w:rsid w:val="004006DE"/>
    <w:rsid w:val="0040070F"/>
    <w:rsid w:val="00401265"/>
    <w:rsid w:val="00401592"/>
    <w:rsid w:val="00401D0B"/>
    <w:rsid w:val="00402165"/>
    <w:rsid w:val="004023C5"/>
    <w:rsid w:val="00402592"/>
    <w:rsid w:val="00402651"/>
    <w:rsid w:val="0040326D"/>
    <w:rsid w:val="0040338F"/>
    <w:rsid w:val="00403494"/>
    <w:rsid w:val="004036D1"/>
    <w:rsid w:val="00403782"/>
    <w:rsid w:val="0040391B"/>
    <w:rsid w:val="00403E4A"/>
    <w:rsid w:val="0040414E"/>
    <w:rsid w:val="00404647"/>
    <w:rsid w:val="00404D48"/>
    <w:rsid w:val="00404DD2"/>
    <w:rsid w:val="00404DE8"/>
    <w:rsid w:val="00404E5E"/>
    <w:rsid w:val="00404F7D"/>
    <w:rsid w:val="00405218"/>
    <w:rsid w:val="004059F3"/>
    <w:rsid w:val="00405D3A"/>
    <w:rsid w:val="00406513"/>
    <w:rsid w:val="004065A2"/>
    <w:rsid w:val="0040681D"/>
    <w:rsid w:val="004068EC"/>
    <w:rsid w:val="00407054"/>
    <w:rsid w:val="004070C3"/>
    <w:rsid w:val="00407930"/>
    <w:rsid w:val="00407A60"/>
    <w:rsid w:val="00407B0E"/>
    <w:rsid w:val="00407DFA"/>
    <w:rsid w:val="00407F71"/>
    <w:rsid w:val="00410160"/>
    <w:rsid w:val="00410262"/>
    <w:rsid w:val="00410286"/>
    <w:rsid w:val="004104C8"/>
    <w:rsid w:val="004107C1"/>
    <w:rsid w:val="00410847"/>
    <w:rsid w:val="00410872"/>
    <w:rsid w:val="00410B36"/>
    <w:rsid w:val="00410E84"/>
    <w:rsid w:val="00410E97"/>
    <w:rsid w:val="004119A6"/>
    <w:rsid w:val="00411B4A"/>
    <w:rsid w:val="00411E45"/>
    <w:rsid w:val="004124C0"/>
    <w:rsid w:val="004128BF"/>
    <w:rsid w:val="004136CB"/>
    <w:rsid w:val="0041397B"/>
    <w:rsid w:val="00414101"/>
    <w:rsid w:val="0041435D"/>
    <w:rsid w:val="00414A92"/>
    <w:rsid w:val="00414FD1"/>
    <w:rsid w:val="00415083"/>
    <w:rsid w:val="004151F4"/>
    <w:rsid w:val="00415219"/>
    <w:rsid w:val="004153E2"/>
    <w:rsid w:val="0041589B"/>
    <w:rsid w:val="00415DAE"/>
    <w:rsid w:val="004167FE"/>
    <w:rsid w:val="00416929"/>
    <w:rsid w:val="0041699B"/>
    <w:rsid w:val="00416E8D"/>
    <w:rsid w:val="00416ED0"/>
    <w:rsid w:val="004171A7"/>
    <w:rsid w:val="00417249"/>
    <w:rsid w:val="004179E2"/>
    <w:rsid w:val="00417CDA"/>
    <w:rsid w:val="004207BB"/>
    <w:rsid w:val="004209CE"/>
    <w:rsid w:val="00421748"/>
    <w:rsid w:val="00421D3E"/>
    <w:rsid w:val="00422066"/>
    <w:rsid w:val="00422086"/>
    <w:rsid w:val="004221B0"/>
    <w:rsid w:val="00422624"/>
    <w:rsid w:val="00422A5D"/>
    <w:rsid w:val="00422ECB"/>
    <w:rsid w:val="00423252"/>
    <w:rsid w:val="004232A8"/>
    <w:rsid w:val="004233A3"/>
    <w:rsid w:val="004235B2"/>
    <w:rsid w:val="00424115"/>
    <w:rsid w:val="00424345"/>
    <w:rsid w:val="00424A28"/>
    <w:rsid w:val="00424F7C"/>
    <w:rsid w:val="004254C6"/>
    <w:rsid w:val="0042567B"/>
    <w:rsid w:val="00425832"/>
    <w:rsid w:val="00425C95"/>
    <w:rsid w:val="0042602A"/>
    <w:rsid w:val="00426180"/>
    <w:rsid w:val="0042628C"/>
    <w:rsid w:val="00426A6E"/>
    <w:rsid w:val="0042737C"/>
    <w:rsid w:val="004274DE"/>
    <w:rsid w:val="00427E34"/>
    <w:rsid w:val="00427F8A"/>
    <w:rsid w:val="00430162"/>
    <w:rsid w:val="00430559"/>
    <w:rsid w:val="004305A6"/>
    <w:rsid w:val="004305F5"/>
    <w:rsid w:val="0043085E"/>
    <w:rsid w:val="00430A8A"/>
    <w:rsid w:val="00430CAE"/>
    <w:rsid w:val="00430CE6"/>
    <w:rsid w:val="00430F7A"/>
    <w:rsid w:val="004313E2"/>
    <w:rsid w:val="00431C3B"/>
    <w:rsid w:val="0043224C"/>
    <w:rsid w:val="0043232D"/>
    <w:rsid w:val="00432540"/>
    <w:rsid w:val="00432BAD"/>
    <w:rsid w:val="00432D80"/>
    <w:rsid w:val="00432FE2"/>
    <w:rsid w:val="00432FF9"/>
    <w:rsid w:val="004331A9"/>
    <w:rsid w:val="00433B0A"/>
    <w:rsid w:val="00433F6B"/>
    <w:rsid w:val="004341D1"/>
    <w:rsid w:val="0043426E"/>
    <w:rsid w:val="0043430F"/>
    <w:rsid w:val="00434784"/>
    <w:rsid w:val="00434A9C"/>
    <w:rsid w:val="00434BFA"/>
    <w:rsid w:val="00435283"/>
    <w:rsid w:val="00435BA4"/>
    <w:rsid w:val="00435EA0"/>
    <w:rsid w:val="00435FB0"/>
    <w:rsid w:val="00436A38"/>
    <w:rsid w:val="00436DFB"/>
    <w:rsid w:val="00436E24"/>
    <w:rsid w:val="004374F5"/>
    <w:rsid w:val="004378C6"/>
    <w:rsid w:val="00437F25"/>
    <w:rsid w:val="0044002F"/>
    <w:rsid w:val="00440199"/>
    <w:rsid w:val="00440297"/>
    <w:rsid w:val="00440611"/>
    <w:rsid w:val="00440EB6"/>
    <w:rsid w:val="0044145D"/>
    <w:rsid w:val="004414B3"/>
    <w:rsid w:val="00441654"/>
    <w:rsid w:val="00441F12"/>
    <w:rsid w:val="004423C9"/>
    <w:rsid w:val="004424A7"/>
    <w:rsid w:val="00442638"/>
    <w:rsid w:val="00442A36"/>
    <w:rsid w:val="00442C86"/>
    <w:rsid w:val="00442F97"/>
    <w:rsid w:val="004432F9"/>
    <w:rsid w:val="004438B7"/>
    <w:rsid w:val="00443D78"/>
    <w:rsid w:val="00443ECD"/>
    <w:rsid w:val="00443ED7"/>
    <w:rsid w:val="00444461"/>
    <w:rsid w:val="004445DE"/>
    <w:rsid w:val="00444B70"/>
    <w:rsid w:val="00444BEB"/>
    <w:rsid w:val="00444FBF"/>
    <w:rsid w:val="00445343"/>
    <w:rsid w:val="00445BD5"/>
    <w:rsid w:val="00445E2B"/>
    <w:rsid w:val="00445E7A"/>
    <w:rsid w:val="00445F43"/>
    <w:rsid w:val="004463BB"/>
    <w:rsid w:val="00446542"/>
    <w:rsid w:val="00446894"/>
    <w:rsid w:val="0044690F"/>
    <w:rsid w:val="0044698A"/>
    <w:rsid w:val="00446FEB"/>
    <w:rsid w:val="004475BF"/>
    <w:rsid w:val="00447D64"/>
    <w:rsid w:val="00447EBE"/>
    <w:rsid w:val="00447EEE"/>
    <w:rsid w:val="00447FE0"/>
    <w:rsid w:val="004502AC"/>
    <w:rsid w:val="00450303"/>
    <w:rsid w:val="00450368"/>
    <w:rsid w:val="004505B3"/>
    <w:rsid w:val="004506A3"/>
    <w:rsid w:val="0045092E"/>
    <w:rsid w:val="004509AA"/>
    <w:rsid w:val="00450B08"/>
    <w:rsid w:val="00450CE7"/>
    <w:rsid w:val="00450E4B"/>
    <w:rsid w:val="00450EEC"/>
    <w:rsid w:val="00450FBB"/>
    <w:rsid w:val="00451458"/>
    <w:rsid w:val="00451729"/>
    <w:rsid w:val="00451877"/>
    <w:rsid w:val="00451A74"/>
    <w:rsid w:val="00451E63"/>
    <w:rsid w:val="004522EB"/>
    <w:rsid w:val="00452445"/>
    <w:rsid w:val="00452518"/>
    <w:rsid w:val="004526BB"/>
    <w:rsid w:val="00452888"/>
    <w:rsid w:val="0045291C"/>
    <w:rsid w:val="00452DDD"/>
    <w:rsid w:val="00452F99"/>
    <w:rsid w:val="0045334C"/>
    <w:rsid w:val="004536A2"/>
    <w:rsid w:val="00454234"/>
    <w:rsid w:val="004542A3"/>
    <w:rsid w:val="004544EF"/>
    <w:rsid w:val="0045456A"/>
    <w:rsid w:val="0045470C"/>
    <w:rsid w:val="00454A8B"/>
    <w:rsid w:val="0045532B"/>
    <w:rsid w:val="004556A4"/>
    <w:rsid w:val="00455794"/>
    <w:rsid w:val="004557C8"/>
    <w:rsid w:val="00455D7E"/>
    <w:rsid w:val="00455DB0"/>
    <w:rsid w:val="00455DD9"/>
    <w:rsid w:val="00455FFE"/>
    <w:rsid w:val="0045673C"/>
    <w:rsid w:val="0045676C"/>
    <w:rsid w:val="004568B0"/>
    <w:rsid w:val="00456DEF"/>
    <w:rsid w:val="00456FC6"/>
    <w:rsid w:val="00457056"/>
    <w:rsid w:val="0045714F"/>
    <w:rsid w:val="00457A23"/>
    <w:rsid w:val="00457A87"/>
    <w:rsid w:val="00457A91"/>
    <w:rsid w:val="00457ADC"/>
    <w:rsid w:val="0046074E"/>
    <w:rsid w:val="00460CED"/>
    <w:rsid w:val="00460FDB"/>
    <w:rsid w:val="00462069"/>
    <w:rsid w:val="00462142"/>
    <w:rsid w:val="004622F6"/>
    <w:rsid w:val="004623E5"/>
    <w:rsid w:val="0046247B"/>
    <w:rsid w:val="00462641"/>
    <w:rsid w:val="00462C1E"/>
    <w:rsid w:val="00462EDC"/>
    <w:rsid w:val="00462F6D"/>
    <w:rsid w:val="00463045"/>
    <w:rsid w:val="0046316D"/>
    <w:rsid w:val="00463299"/>
    <w:rsid w:val="00463BA1"/>
    <w:rsid w:val="00463E5E"/>
    <w:rsid w:val="00464FE3"/>
    <w:rsid w:val="004651D1"/>
    <w:rsid w:val="004651D3"/>
    <w:rsid w:val="0046527B"/>
    <w:rsid w:val="004655D7"/>
    <w:rsid w:val="00465A77"/>
    <w:rsid w:val="00465C8B"/>
    <w:rsid w:val="00465F4A"/>
    <w:rsid w:val="00465F70"/>
    <w:rsid w:val="0046613C"/>
    <w:rsid w:val="004666F7"/>
    <w:rsid w:val="00466C9B"/>
    <w:rsid w:val="00466FB8"/>
    <w:rsid w:val="0046743B"/>
    <w:rsid w:val="00467569"/>
    <w:rsid w:val="0046756D"/>
    <w:rsid w:val="00467D68"/>
    <w:rsid w:val="00470271"/>
    <w:rsid w:val="004706AD"/>
    <w:rsid w:val="0047088F"/>
    <w:rsid w:val="00470918"/>
    <w:rsid w:val="00470B16"/>
    <w:rsid w:val="00470BDE"/>
    <w:rsid w:val="00470F39"/>
    <w:rsid w:val="0047112B"/>
    <w:rsid w:val="004712D7"/>
    <w:rsid w:val="004717A6"/>
    <w:rsid w:val="00471BBA"/>
    <w:rsid w:val="00471C58"/>
    <w:rsid w:val="00471E47"/>
    <w:rsid w:val="004724E5"/>
    <w:rsid w:val="00472C07"/>
    <w:rsid w:val="00472D45"/>
    <w:rsid w:val="00472EBF"/>
    <w:rsid w:val="004733E8"/>
    <w:rsid w:val="004734F6"/>
    <w:rsid w:val="00473740"/>
    <w:rsid w:val="00473770"/>
    <w:rsid w:val="0047399F"/>
    <w:rsid w:val="00473FFB"/>
    <w:rsid w:val="004748FC"/>
    <w:rsid w:val="00474AE0"/>
    <w:rsid w:val="00475001"/>
    <w:rsid w:val="00475895"/>
    <w:rsid w:val="00475897"/>
    <w:rsid w:val="004758A2"/>
    <w:rsid w:val="004759FE"/>
    <w:rsid w:val="00475E5D"/>
    <w:rsid w:val="004761C6"/>
    <w:rsid w:val="00476266"/>
    <w:rsid w:val="004765E8"/>
    <w:rsid w:val="004768B3"/>
    <w:rsid w:val="00476CBB"/>
    <w:rsid w:val="00476E14"/>
    <w:rsid w:val="004770DC"/>
    <w:rsid w:val="00477280"/>
    <w:rsid w:val="004772B9"/>
    <w:rsid w:val="004772C0"/>
    <w:rsid w:val="004773C2"/>
    <w:rsid w:val="0047766F"/>
    <w:rsid w:val="004778EE"/>
    <w:rsid w:val="004801C2"/>
    <w:rsid w:val="004801F0"/>
    <w:rsid w:val="004802F1"/>
    <w:rsid w:val="00480337"/>
    <w:rsid w:val="0048091F"/>
    <w:rsid w:val="004816DA"/>
    <w:rsid w:val="00481880"/>
    <w:rsid w:val="0048197E"/>
    <w:rsid w:val="00481ABD"/>
    <w:rsid w:val="00481B85"/>
    <w:rsid w:val="00482281"/>
    <w:rsid w:val="0048282E"/>
    <w:rsid w:val="004829C0"/>
    <w:rsid w:val="00482B43"/>
    <w:rsid w:val="004833F1"/>
    <w:rsid w:val="004835DC"/>
    <w:rsid w:val="00483DB3"/>
    <w:rsid w:val="00483E0D"/>
    <w:rsid w:val="00483FE0"/>
    <w:rsid w:val="00484448"/>
    <w:rsid w:val="0048450B"/>
    <w:rsid w:val="004845D4"/>
    <w:rsid w:val="00484BA6"/>
    <w:rsid w:val="004854CB"/>
    <w:rsid w:val="0048598C"/>
    <w:rsid w:val="00485FDB"/>
    <w:rsid w:val="004862EF"/>
    <w:rsid w:val="00486448"/>
    <w:rsid w:val="00486576"/>
    <w:rsid w:val="00486609"/>
    <w:rsid w:val="00486738"/>
    <w:rsid w:val="00486799"/>
    <w:rsid w:val="00486B19"/>
    <w:rsid w:val="004870FD"/>
    <w:rsid w:val="00487FE8"/>
    <w:rsid w:val="00490077"/>
    <w:rsid w:val="00490D89"/>
    <w:rsid w:val="00490E6D"/>
    <w:rsid w:val="0049103F"/>
    <w:rsid w:val="00491081"/>
    <w:rsid w:val="00491174"/>
    <w:rsid w:val="00491413"/>
    <w:rsid w:val="004914F4"/>
    <w:rsid w:val="00491909"/>
    <w:rsid w:val="0049194F"/>
    <w:rsid w:val="00491EBE"/>
    <w:rsid w:val="00491F95"/>
    <w:rsid w:val="004922AC"/>
    <w:rsid w:val="0049239D"/>
    <w:rsid w:val="0049254E"/>
    <w:rsid w:val="004927F2"/>
    <w:rsid w:val="0049289C"/>
    <w:rsid w:val="00492E80"/>
    <w:rsid w:val="00492F78"/>
    <w:rsid w:val="00493194"/>
    <w:rsid w:val="00493486"/>
    <w:rsid w:val="004937FF"/>
    <w:rsid w:val="00493A39"/>
    <w:rsid w:val="00493A65"/>
    <w:rsid w:val="00493BE1"/>
    <w:rsid w:val="00494010"/>
    <w:rsid w:val="0049462B"/>
    <w:rsid w:val="00494675"/>
    <w:rsid w:val="004947A5"/>
    <w:rsid w:val="004949B5"/>
    <w:rsid w:val="004952EB"/>
    <w:rsid w:val="00495523"/>
    <w:rsid w:val="0049556C"/>
    <w:rsid w:val="004955B6"/>
    <w:rsid w:val="00495782"/>
    <w:rsid w:val="00495C40"/>
    <w:rsid w:val="00495EEC"/>
    <w:rsid w:val="00495FA8"/>
    <w:rsid w:val="00496029"/>
    <w:rsid w:val="0049602B"/>
    <w:rsid w:val="0049609F"/>
    <w:rsid w:val="0049669A"/>
    <w:rsid w:val="004969C4"/>
    <w:rsid w:val="00496A23"/>
    <w:rsid w:val="00496C8D"/>
    <w:rsid w:val="004975C8"/>
    <w:rsid w:val="004975FB"/>
    <w:rsid w:val="004976A4"/>
    <w:rsid w:val="004978DB"/>
    <w:rsid w:val="00497923"/>
    <w:rsid w:val="00497A23"/>
    <w:rsid w:val="00497A4B"/>
    <w:rsid w:val="00497B1D"/>
    <w:rsid w:val="00497BCE"/>
    <w:rsid w:val="00497D23"/>
    <w:rsid w:val="004A00DF"/>
    <w:rsid w:val="004A06FF"/>
    <w:rsid w:val="004A1274"/>
    <w:rsid w:val="004A12D5"/>
    <w:rsid w:val="004A135E"/>
    <w:rsid w:val="004A14D9"/>
    <w:rsid w:val="004A183E"/>
    <w:rsid w:val="004A1A7D"/>
    <w:rsid w:val="004A1C0E"/>
    <w:rsid w:val="004A1DA4"/>
    <w:rsid w:val="004A1F66"/>
    <w:rsid w:val="004A2280"/>
    <w:rsid w:val="004A23AF"/>
    <w:rsid w:val="004A2AD8"/>
    <w:rsid w:val="004A2CA8"/>
    <w:rsid w:val="004A32C6"/>
    <w:rsid w:val="004A354B"/>
    <w:rsid w:val="004A3674"/>
    <w:rsid w:val="004A3781"/>
    <w:rsid w:val="004A37CA"/>
    <w:rsid w:val="004A3B6B"/>
    <w:rsid w:val="004A3DB9"/>
    <w:rsid w:val="004A4018"/>
    <w:rsid w:val="004A403E"/>
    <w:rsid w:val="004A4064"/>
    <w:rsid w:val="004A42B8"/>
    <w:rsid w:val="004A4835"/>
    <w:rsid w:val="004A4BE9"/>
    <w:rsid w:val="004A4CD2"/>
    <w:rsid w:val="004A4DD9"/>
    <w:rsid w:val="004A4EDC"/>
    <w:rsid w:val="004A4F76"/>
    <w:rsid w:val="004A551B"/>
    <w:rsid w:val="004A5611"/>
    <w:rsid w:val="004A58DC"/>
    <w:rsid w:val="004A5DD9"/>
    <w:rsid w:val="004A5FF1"/>
    <w:rsid w:val="004A649A"/>
    <w:rsid w:val="004A6A94"/>
    <w:rsid w:val="004A6D0A"/>
    <w:rsid w:val="004A6DF9"/>
    <w:rsid w:val="004A726D"/>
    <w:rsid w:val="004A76E1"/>
    <w:rsid w:val="004A7909"/>
    <w:rsid w:val="004A798C"/>
    <w:rsid w:val="004A7C71"/>
    <w:rsid w:val="004B00EF"/>
    <w:rsid w:val="004B0312"/>
    <w:rsid w:val="004B06A8"/>
    <w:rsid w:val="004B0EE7"/>
    <w:rsid w:val="004B129B"/>
    <w:rsid w:val="004B137B"/>
    <w:rsid w:val="004B20E7"/>
    <w:rsid w:val="004B24B8"/>
    <w:rsid w:val="004B25E1"/>
    <w:rsid w:val="004B262F"/>
    <w:rsid w:val="004B287B"/>
    <w:rsid w:val="004B2956"/>
    <w:rsid w:val="004B3189"/>
    <w:rsid w:val="004B3360"/>
    <w:rsid w:val="004B428D"/>
    <w:rsid w:val="004B4347"/>
    <w:rsid w:val="004B48C3"/>
    <w:rsid w:val="004B4ABB"/>
    <w:rsid w:val="004B4F58"/>
    <w:rsid w:val="004B5AD2"/>
    <w:rsid w:val="004B5D70"/>
    <w:rsid w:val="004B5EB2"/>
    <w:rsid w:val="004B5FAB"/>
    <w:rsid w:val="004B669F"/>
    <w:rsid w:val="004B69FB"/>
    <w:rsid w:val="004B6DE0"/>
    <w:rsid w:val="004B6F99"/>
    <w:rsid w:val="004B78E3"/>
    <w:rsid w:val="004B7928"/>
    <w:rsid w:val="004C054C"/>
    <w:rsid w:val="004C0A30"/>
    <w:rsid w:val="004C0C25"/>
    <w:rsid w:val="004C14B0"/>
    <w:rsid w:val="004C1633"/>
    <w:rsid w:val="004C180E"/>
    <w:rsid w:val="004C1A96"/>
    <w:rsid w:val="004C1F7D"/>
    <w:rsid w:val="004C22C1"/>
    <w:rsid w:val="004C274C"/>
    <w:rsid w:val="004C28ED"/>
    <w:rsid w:val="004C2B7E"/>
    <w:rsid w:val="004C2E75"/>
    <w:rsid w:val="004C354C"/>
    <w:rsid w:val="004C3602"/>
    <w:rsid w:val="004C36C7"/>
    <w:rsid w:val="004C36DC"/>
    <w:rsid w:val="004C3E18"/>
    <w:rsid w:val="004C415D"/>
    <w:rsid w:val="004C4180"/>
    <w:rsid w:val="004C41CC"/>
    <w:rsid w:val="004C423E"/>
    <w:rsid w:val="004C4670"/>
    <w:rsid w:val="004C597A"/>
    <w:rsid w:val="004C5B3A"/>
    <w:rsid w:val="004C5D38"/>
    <w:rsid w:val="004C5E22"/>
    <w:rsid w:val="004C5FDF"/>
    <w:rsid w:val="004C6325"/>
    <w:rsid w:val="004C6BF2"/>
    <w:rsid w:val="004C70CC"/>
    <w:rsid w:val="004C722F"/>
    <w:rsid w:val="004C7854"/>
    <w:rsid w:val="004C7D68"/>
    <w:rsid w:val="004D0163"/>
    <w:rsid w:val="004D0747"/>
    <w:rsid w:val="004D07F8"/>
    <w:rsid w:val="004D0D48"/>
    <w:rsid w:val="004D0EA0"/>
    <w:rsid w:val="004D0FB5"/>
    <w:rsid w:val="004D1411"/>
    <w:rsid w:val="004D1491"/>
    <w:rsid w:val="004D1498"/>
    <w:rsid w:val="004D157B"/>
    <w:rsid w:val="004D1953"/>
    <w:rsid w:val="004D19F5"/>
    <w:rsid w:val="004D1A37"/>
    <w:rsid w:val="004D2086"/>
    <w:rsid w:val="004D20AE"/>
    <w:rsid w:val="004D22E5"/>
    <w:rsid w:val="004D2BD5"/>
    <w:rsid w:val="004D2E42"/>
    <w:rsid w:val="004D34AD"/>
    <w:rsid w:val="004D3BE0"/>
    <w:rsid w:val="004D3D4E"/>
    <w:rsid w:val="004D427A"/>
    <w:rsid w:val="004D4447"/>
    <w:rsid w:val="004D459A"/>
    <w:rsid w:val="004D4653"/>
    <w:rsid w:val="004D4678"/>
    <w:rsid w:val="004D4FAE"/>
    <w:rsid w:val="004D4FC2"/>
    <w:rsid w:val="004D5155"/>
    <w:rsid w:val="004D5612"/>
    <w:rsid w:val="004D5809"/>
    <w:rsid w:val="004D5D4B"/>
    <w:rsid w:val="004D6458"/>
    <w:rsid w:val="004D6492"/>
    <w:rsid w:val="004D64F8"/>
    <w:rsid w:val="004D65DF"/>
    <w:rsid w:val="004D6953"/>
    <w:rsid w:val="004D747F"/>
    <w:rsid w:val="004D7587"/>
    <w:rsid w:val="004D76E6"/>
    <w:rsid w:val="004D781B"/>
    <w:rsid w:val="004D7C60"/>
    <w:rsid w:val="004D7E1F"/>
    <w:rsid w:val="004E00BA"/>
    <w:rsid w:val="004E050A"/>
    <w:rsid w:val="004E0890"/>
    <w:rsid w:val="004E0A0F"/>
    <w:rsid w:val="004E0AA8"/>
    <w:rsid w:val="004E10C9"/>
    <w:rsid w:val="004E17FB"/>
    <w:rsid w:val="004E1F23"/>
    <w:rsid w:val="004E236A"/>
    <w:rsid w:val="004E236E"/>
    <w:rsid w:val="004E296B"/>
    <w:rsid w:val="004E2A06"/>
    <w:rsid w:val="004E2AF8"/>
    <w:rsid w:val="004E2E01"/>
    <w:rsid w:val="004E33CF"/>
    <w:rsid w:val="004E3C98"/>
    <w:rsid w:val="004E4082"/>
    <w:rsid w:val="004E409A"/>
    <w:rsid w:val="004E43C9"/>
    <w:rsid w:val="004E4892"/>
    <w:rsid w:val="004E49A4"/>
    <w:rsid w:val="004E4A23"/>
    <w:rsid w:val="004E4B36"/>
    <w:rsid w:val="004E4C26"/>
    <w:rsid w:val="004E57D0"/>
    <w:rsid w:val="004E599B"/>
    <w:rsid w:val="004E5D13"/>
    <w:rsid w:val="004E5DFE"/>
    <w:rsid w:val="004E6084"/>
    <w:rsid w:val="004E63B7"/>
    <w:rsid w:val="004E6452"/>
    <w:rsid w:val="004E69A1"/>
    <w:rsid w:val="004E6B11"/>
    <w:rsid w:val="004E6B2A"/>
    <w:rsid w:val="004E6C90"/>
    <w:rsid w:val="004E6F48"/>
    <w:rsid w:val="004E703C"/>
    <w:rsid w:val="004E706E"/>
    <w:rsid w:val="004E7491"/>
    <w:rsid w:val="004E7B99"/>
    <w:rsid w:val="004F0264"/>
    <w:rsid w:val="004F02E0"/>
    <w:rsid w:val="004F0313"/>
    <w:rsid w:val="004F0D4A"/>
    <w:rsid w:val="004F0F4E"/>
    <w:rsid w:val="004F1351"/>
    <w:rsid w:val="004F162D"/>
    <w:rsid w:val="004F1B9A"/>
    <w:rsid w:val="004F1D6F"/>
    <w:rsid w:val="004F1E8B"/>
    <w:rsid w:val="004F1F6C"/>
    <w:rsid w:val="004F279D"/>
    <w:rsid w:val="004F2E74"/>
    <w:rsid w:val="004F2FC8"/>
    <w:rsid w:val="004F34CE"/>
    <w:rsid w:val="004F3614"/>
    <w:rsid w:val="004F36DE"/>
    <w:rsid w:val="004F395A"/>
    <w:rsid w:val="004F3A0F"/>
    <w:rsid w:val="004F3DE3"/>
    <w:rsid w:val="004F3F77"/>
    <w:rsid w:val="004F409D"/>
    <w:rsid w:val="004F447A"/>
    <w:rsid w:val="004F474E"/>
    <w:rsid w:val="004F480A"/>
    <w:rsid w:val="004F49B7"/>
    <w:rsid w:val="004F4B25"/>
    <w:rsid w:val="004F518B"/>
    <w:rsid w:val="004F5486"/>
    <w:rsid w:val="004F5655"/>
    <w:rsid w:val="004F5CEA"/>
    <w:rsid w:val="004F61A9"/>
    <w:rsid w:val="004F653B"/>
    <w:rsid w:val="004F69FD"/>
    <w:rsid w:val="004F6C3D"/>
    <w:rsid w:val="004F6F2B"/>
    <w:rsid w:val="004F7015"/>
    <w:rsid w:val="004F7335"/>
    <w:rsid w:val="004F751E"/>
    <w:rsid w:val="004F77ED"/>
    <w:rsid w:val="004F7AE5"/>
    <w:rsid w:val="00500186"/>
    <w:rsid w:val="00500A84"/>
    <w:rsid w:val="00500CB4"/>
    <w:rsid w:val="00500D22"/>
    <w:rsid w:val="00500D93"/>
    <w:rsid w:val="00500E40"/>
    <w:rsid w:val="0050100E"/>
    <w:rsid w:val="005012F1"/>
    <w:rsid w:val="0050146B"/>
    <w:rsid w:val="00501B2A"/>
    <w:rsid w:val="0050208F"/>
    <w:rsid w:val="005021CD"/>
    <w:rsid w:val="00502407"/>
    <w:rsid w:val="00502855"/>
    <w:rsid w:val="00502CAC"/>
    <w:rsid w:val="00502E57"/>
    <w:rsid w:val="00503209"/>
    <w:rsid w:val="0050327A"/>
    <w:rsid w:val="00503350"/>
    <w:rsid w:val="005035F7"/>
    <w:rsid w:val="005041E9"/>
    <w:rsid w:val="00504D28"/>
    <w:rsid w:val="00504FA6"/>
    <w:rsid w:val="005050AC"/>
    <w:rsid w:val="005050AD"/>
    <w:rsid w:val="00505C85"/>
    <w:rsid w:val="00506424"/>
    <w:rsid w:val="005066C2"/>
    <w:rsid w:val="00506D26"/>
    <w:rsid w:val="00506F00"/>
    <w:rsid w:val="0050715F"/>
    <w:rsid w:val="00507623"/>
    <w:rsid w:val="005076CC"/>
    <w:rsid w:val="00507720"/>
    <w:rsid w:val="00507E0F"/>
    <w:rsid w:val="00507FE8"/>
    <w:rsid w:val="00510496"/>
    <w:rsid w:val="0051060A"/>
    <w:rsid w:val="005107A0"/>
    <w:rsid w:val="00510BB6"/>
    <w:rsid w:val="00511284"/>
    <w:rsid w:val="00511488"/>
    <w:rsid w:val="005118AE"/>
    <w:rsid w:val="0051192E"/>
    <w:rsid w:val="00511DD4"/>
    <w:rsid w:val="00511F08"/>
    <w:rsid w:val="00511F2B"/>
    <w:rsid w:val="00512063"/>
    <w:rsid w:val="00512093"/>
    <w:rsid w:val="005121FE"/>
    <w:rsid w:val="005125FC"/>
    <w:rsid w:val="005126A6"/>
    <w:rsid w:val="00512A8D"/>
    <w:rsid w:val="00512D63"/>
    <w:rsid w:val="00513947"/>
    <w:rsid w:val="005139F2"/>
    <w:rsid w:val="005140E2"/>
    <w:rsid w:val="00514321"/>
    <w:rsid w:val="0051483E"/>
    <w:rsid w:val="00514F92"/>
    <w:rsid w:val="0051515D"/>
    <w:rsid w:val="005153F8"/>
    <w:rsid w:val="00515493"/>
    <w:rsid w:val="00515BDF"/>
    <w:rsid w:val="00515D08"/>
    <w:rsid w:val="005163D6"/>
    <w:rsid w:val="00516838"/>
    <w:rsid w:val="005169D1"/>
    <w:rsid w:val="00516D7B"/>
    <w:rsid w:val="00517094"/>
    <w:rsid w:val="005174D9"/>
    <w:rsid w:val="00517CE1"/>
    <w:rsid w:val="00517DCE"/>
    <w:rsid w:val="00517EBB"/>
    <w:rsid w:val="00517F77"/>
    <w:rsid w:val="00520066"/>
    <w:rsid w:val="00520480"/>
    <w:rsid w:val="005205B7"/>
    <w:rsid w:val="005211FE"/>
    <w:rsid w:val="00521673"/>
    <w:rsid w:val="00521A3F"/>
    <w:rsid w:val="00521A5A"/>
    <w:rsid w:val="00521C29"/>
    <w:rsid w:val="00521E69"/>
    <w:rsid w:val="0052238C"/>
    <w:rsid w:val="00522745"/>
    <w:rsid w:val="00522CDC"/>
    <w:rsid w:val="00522CE4"/>
    <w:rsid w:val="00523165"/>
    <w:rsid w:val="005232E2"/>
    <w:rsid w:val="00523472"/>
    <w:rsid w:val="0052378D"/>
    <w:rsid w:val="005246BE"/>
    <w:rsid w:val="0052481E"/>
    <w:rsid w:val="00524A21"/>
    <w:rsid w:val="00524A91"/>
    <w:rsid w:val="005250E3"/>
    <w:rsid w:val="0052522A"/>
    <w:rsid w:val="0052525A"/>
    <w:rsid w:val="00525985"/>
    <w:rsid w:val="00525CEF"/>
    <w:rsid w:val="00525ECE"/>
    <w:rsid w:val="00526246"/>
    <w:rsid w:val="00526616"/>
    <w:rsid w:val="00526789"/>
    <w:rsid w:val="0052697C"/>
    <w:rsid w:val="00526BA3"/>
    <w:rsid w:val="00526BE0"/>
    <w:rsid w:val="00526F9C"/>
    <w:rsid w:val="00526FAD"/>
    <w:rsid w:val="0052706E"/>
    <w:rsid w:val="00527496"/>
    <w:rsid w:val="0052799B"/>
    <w:rsid w:val="00527C42"/>
    <w:rsid w:val="00527CA0"/>
    <w:rsid w:val="00527EC1"/>
    <w:rsid w:val="00530106"/>
    <w:rsid w:val="005303BD"/>
    <w:rsid w:val="00530585"/>
    <w:rsid w:val="005305F2"/>
    <w:rsid w:val="0053061C"/>
    <w:rsid w:val="005307A0"/>
    <w:rsid w:val="0053095A"/>
    <w:rsid w:val="00530C61"/>
    <w:rsid w:val="00530CAC"/>
    <w:rsid w:val="00531241"/>
    <w:rsid w:val="00531496"/>
    <w:rsid w:val="005315DF"/>
    <w:rsid w:val="005315FD"/>
    <w:rsid w:val="00531CFA"/>
    <w:rsid w:val="00531D05"/>
    <w:rsid w:val="00532102"/>
    <w:rsid w:val="00532532"/>
    <w:rsid w:val="0053278F"/>
    <w:rsid w:val="00532A54"/>
    <w:rsid w:val="00532CD4"/>
    <w:rsid w:val="00533003"/>
    <w:rsid w:val="005332E9"/>
    <w:rsid w:val="0053334A"/>
    <w:rsid w:val="00533541"/>
    <w:rsid w:val="005335F6"/>
    <w:rsid w:val="005336A0"/>
    <w:rsid w:val="00533902"/>
    <w:rsid w:val="005341F8"/>
    <w:rsid w:val="0053470A"/>
    <w:rsid w:val="00534B33"/>
    <w:rsid w:val="00534CB0"/>
    <w:rsid w:val="00534D34"/>
    <w:rsid w:val="00535227"/>
    <w:rsid w:val="005352E7"/>
    <w:rsid w:val="0053553C"/>
    <w:rsid w:val="00535769"/>
    <w:rsid w:val="005357E8"/>
    <w:rsid w:val="00535946"/>
    <w:rsid w:val="00535AD7"/>
    <w:rsid w:val="00535C0E"/>
    <w:rsid w:val="00535C60"/>
    <w:rsid w:val="0053601B"/>
    <w:rsid w:val="005360A7"/>
    <w:rsid w:val="005361DE"/>
    <w:rsid w:val="00536246"/>
    <w:rsid w:val="005363A9"/>
    <w:rsid w:val="00536960"/>
    <w:rsid w:val="00537074"/>
    <w:rsid w:val="005371B5"/>
    <w:rsid w:val="005371F7"/>
    <w:rsid w:val="0053742F"/>
    <w:rsid w:val="0053757A"/>
    <w:rsid w:val="005376C9"/>
    <w:rsid w:val="00537A4A"/>
    <w:rsid w:val="00537C2C"/>
    <w:rsid w:val="00537FEC"/>
    <w:rsid w:val="005402F9"/>
    <w:rsid w:val="005402FE"/>
    <w:rsid w:val="0054037B"/>
    <w:rsid w:val="0054043A"/>
    <w:rsid w:val="00540DB6"/>
    <w:rsid w:val="0054119C"/>
    <w:rsid w:val="00541295"/>
    <w:rsid w:val="005413D7"/>
    <w:rsid w:val="005417D9"/>
    <w:rsid w:val="0054199C"/>
    <w:rsid w:val="00542022"/>
    <w:rsid w:val="00542030"/>
    <w:rsid w:val="00542196"/>
    <w:rsid w:val="0054222E"/>
    <w:rsid w:val="0054246F"/>
    <w:rsid w:val="0054292F"/>
    <w:rsid w:val="0054296E"/>
    <w:rsid w:val="00542ECB"/>
    <w:rsid w:val="00542F79"/>
    <w:rsid w:val="00543195"/>
    <w:rsid w:val="00543600"/>
    <w:rsid w:val="0054360A"/>
    <w:rsid w:val="00543878"/>
    <w:rsid w:val="00543D41"/>
    <w:rsid w:val="00544414"/>
    <w:rsid w:val="00544499"/>
    <w:rsid w:val="00544986"/>
    <w:rsid w:val="005449AA"/>
    <w:rsid w:val="00544CEB"/>
    <w:rsid w:val="00544D66"/>
    <w:rsid w:val="005450CD"/>
    <w:rsid w:val="0054562A"/>
    <w:rsid w:val="00545663"/>
    <w:rsid w:val="00545802"/>
    <w:rsid w:val="00545916"/>
    <w:rsid w:val="00545CEF"/>
    <w:rsid w:val="00545D8D"/>
    <w:rsid w:val="00545DE7"/>
    <w:rsid w:val="0054637B"/>
    <w:rsid w:val="00546490"/>
    <w:rsid w:val="00546FA9"/>
    <w:rsid w:val="005473AA"/>
    <w:rsid w:val="005474B2"/>
    <w:rsid w:val="0054790E"/>
    <w:rsid w:val="00547AC1"/>
    <w:rsid w:val="00547E85"/>
    <w:rsid w:val="0055016F"/>
    <w:rsid w:val="005503E9"/>
    <w:rsid w:val="005504FC"/>
    <w:rsid w:val="00550A5A"/>
    <w:rsid w:val="00550CBA"/>
    <w:rsid w:val="00550E45"/>
    <w:rsid w:val="00550F13"/>
    <w:rsid w:val="00551049"/>
    <w:rsid w:val="0055150A"/>
    <w:rsid w:val="005521A4"/>
    <w:rsid w:val="0055243D"/>
    <w:rsid w:val="00552471"/>
    <w:rsid w:val="0055260F"/>
    <w:rsid w:val="00552F8D"/>
    <w:rsid w:val="00553401"/>
    <w:rsid w:val="00553550"/>
    <w:rsid w:val="005537F6"/>
    <w:rsid w:val="00553A97"/>
    <w:rsid w:val="00553E4D"/>
    <w:rsid w:val="005541D1"/>
    <w:rsid w:val="00554751"/>
    <w:rsid w:val="0055484E"/>
    <w:rsid w:val="00555564"/>
    <w:rsid w:val="0055573D"/>
    <w:rsid w:val="00555F21"/>
    <w:rsid w:val="005561DF"/>
    <w:rsid w:val="005562E9"/>
    <w:rsid w:val="005562FE"/>
    <w:rsid w:val="0055641C"/>
    <w:rsid w:val="005564E3"/>
    <w:rsid w:val="005568B2"/>
    <w:rsid w:val="00556939"/>
    <w:rsid w:val="005569ED"/>
    <w:rsid w:val="00556CCC"/>
    <w:rsid w:val="00556EF1"/>
    <w:rsid w:val="00556FF5"/>
    <w:rsid w:val="00557334"/>
    <w:rsid w:val="005573B9"/>
    <w:rsid w:val="00557632"/>
    <w:rsid w:val="00557836"/>
    <w:rsid w:val="00557B78"/>
    <w:rsid w:val="00557C48"/>
    <w:rsid w:val="00557D67"/>
    <w:rsid w:val="00557DF3"/>
    <w:rsid w:val="00557E39"/>
    <w:rsid w:val="0056010F"/>
    <w:rsid w:val="005604F4"/>
    <w:rsid w:val="0056115E"/>
    <w:rsid w:val="005611E0"/>
    <w:rsid w:val="00561286"/>
    <w:rsid w:val="0056139C"/>
    <w:rsid w:val="00561A6D"/>
    <w:rsid w:val="00562332"/>
    <w:rsid w:val="00562566"/>
    <w:rsid w:val="0056265B"/>
    <w:rsid w:val="005627B2"/>
    <w:rsid w:val="005627B9"/>
    <w:rsid w:val="00562C4E"/>
    <w:rsid w:val="00562CDD"/>
    <w:rsid w:val="005634E9"/>
    <w:rsid w:val="005637FA"/>
    <w:rsid w:val="00563AE2"/>
    <w:rsid w:val="00563AEB"/>
    <w:rsid w:val="00563C45"/>
    <w:rsid w:val="00563DC2"/>
    <w:rsid w:val="0056413C"/>
    <w:rsid w:val="00564BD2"/>
    <w:rsid w:val="005650A2"/>
    <w:rsid w:val="005653EA"/>
    <w:rsid w:val="005656DD"/>
    <w:rsid w:val="0056572C"/>
    <w:rsid w:val="005658B2"/>
    <w:rsid w:val="00565CCF"/>
    <w:rsid w:val="00565FE9"/>
    <w:rsid w:val="00566546"/>
    <w:rsid w:val="00566B04"/>
    <w:rsid w:val="00566DFA"/>
    <w:rsid w:val="005671A2"/>
    <w:rsid w:val="00567D8D"/>
    <w:rsid w:val="00567E98"/>
    <w:rsid w:val="00567FC4"/>
    <w:rsid w:val="00567FF8"/>
    <w:rsid w:val="00570151"/>
    <w:rsid w:val="00570164"/>
    <w:rsid w:val="00570840"/>
    <w:rsid w:val="00570885"/>
    <w:rsid w:val="005709B1"/>
    <w:rsid w:val="00570A99"/>
    <w:rsid w:val="00570BC2"/>
    <w:rsid w:val="00571366"/>
    <w:rsid w:val="00571989"/>
    <w:rsid w:val="005719CB"/>
    <w:rsid w:val="00571D34"/>
    <w:rsid w:val="0057202F"/>
    <w:rsid w:val="005724FC"/>
    <w:rsid w:val="00572944"/>
    <w:rsid w:val="0057297A"/>
    <w:rsid w:val="00572A12"/>
    <w:rsid w:val="00572BCD"/>
    <w:rsid w:val="00572CC3"/>
    <w:rsid w:val="0057339B"/>
    <w:rsid w:val="00573753"/>
    <w:rsid w:val="0057381A"/>
    <w:rsid w:val="00573F4D"/>
    <w:rsid w:val="005741BC"/>
    <w:rsid w:val="00574496"/>
    <w:rsid w:val="005745CB"/>
    <w:rsid w:val="00574B01"/>
    <w:rsid w:val="00574FAD"/>
    <w:rsid w:val="00575277"/>
    <w:rsid w:val="005758F4"/>
    <w:rsid w:val="00575977"/>
    <w:rsid w:val="00575ECE"/>
    <w:rsid w:val="0057640E"/>
    <w:rsid w:val="00576455"/>
    <w:rsid w:val="00576657"/>
    <w:rsid w:val="0057670C"/>
    <w:rsid w:val="00576997"/>
    <w:rsid w:val="00576CC7"/>
    <w:rsid w:val="00576D59"/>
    <w:rsid w:val="00577B2F"/>
    <w:rsid w:val="00577BD2"/>
    <w:rsid w:val="00577C14"/>
    <w:rsid w:val="0058003A"/>
    <w:rsid w:val="005801C7"/>
    <w:rsid w:val="0058025A"/>
    <w:rsid w:val="005802AE"/>
    <w:rsid w:val="005803F3"/>
    <w:rsid w:val="00580532"/>
    <w:rsid w:val="00580D67"/>
    <w:rsid w:val="00580DBC"/>
    <w:rsid w:val="00580F27"/>
    <w:rsid w:val="00581153"/>
    <w:rsid w:val="005815BD"/>
    <w:rsid w:val="005817A1"/>
    <w:rsid w:val="0058190B"/>
    <w:rsid w:val="00581918"/>
    <w:rsid w:val="00581922"/>
    <w:rsid w:val="00581AAD"/>
    <w:rsid w:val="005822CA"/>
    <w:rsid w:val="00582878"/>
    <w:rsid w:val="0058287E"/>
    <w:rsid w:val="005829A0"/>
    <w:rsid w:val="00582C12"/>
    <w:rsid w:val="005831D2"/>
    <w:rsid w:val="0058329C"/>
    <w:rsid w:val="0058391A"/>
    <w:rsid w:val="00583D7E"/>
    <w:rsid w:val="0058413D"/>
    <w:rsid w:val="005842C5"/>
    <w:rsid w:val="005842E7"/>
    <w:rsid w:val="00584674"/>
    <w:rsid w:val="00584A85"/>
    <w:rsid w:val="00584F44"/>
    <w:rsid w:val="005852EB"/>
    <w:rsid w:val="00585816"/>
    <w:rsid w:val="0058597D"/>
    <w:rsid w:val="00585D20"/>
    <w:rsid w:val="00585E18"/>
    <w:rsid w:val="00585ECC"/>
    <w:rsid w:val="00586437"/>
    <w:rsid w:val="00586499"/>
    <w:rsid w:val="00586679"/>
    <w:rsid w:val="00586739"/>
    <w:rsid w:val="00586860"/>
    <w:rsid w:val="00586D95"/>
    <w:rsid w:val="0058729D"/>
    <w:rsid w:val="0059064F"/>
    <w:rsid w:val="0059081B"/>
    <w:rsid w:val="00590A47"/>
    <w:rsid w:val="00590FB8"/>
    <w:rsid w:val="005914ED"/>
    <w:rsid w:val="00591899"/>
    <w:rsid w:val="005918C6"/>
    <w:rsid w:val="0059191F"/>
    <w:rsid w:val="00591C17"/>
    <w:rsid w:val="00591CC0"/>
    <w:rsid w:val="00591EB3"/>
    <w:rsid w:val="00591EC0"/>
    <w:rsid w:val="0059217E"/>
    <w:rsid w:val="0059257E"/>
    <w:rsid w:val="00592CA2"/>
    <w:rsid w:val="00592E98"/>
    <w:rsid w:val="005936E4"/>
    <w:rsid w:val="0059415C"/>
    <w:rsid w:val="005944E7"/>
    <w:rsid w:val="005945E3"/>
    <w:rsid w:val="00594910"/>
    <w:rsid w:val="00594A90"/>
    <w:rsid w:val="00595152"/>
    <w:rsid w:val="00595644"/>
    <w:rsid w:val="0059568A"/>
    <w:rsid w:val="0059594B"/>
    <w:rsid w:val="00595AEB"/>
    <w:rsid w:val="00595E38"/>
    <w:rsid w:val="00596064"/>
    <w:rsid w:val="00596158"/>
    <w:rsid w:val="00596262"/>
    <w:rsid w:val="00596499"/>
    <w:rsid w:val="0059670C"/>
    <w:rsid w:val="00596769"/>
    <w:rsid w:val="00596A06"/>
    <w:rsid w:val="00596A89"/>
    <w:rsid w:val="00596BD5"/>
    <w:rsid w:val="00596C00"/>
    <w:rsid w:val="0059727B"/>
    <w:rsid w:val="0059755E"/>
    <w:rsid w:val="00597960"/>
    <w:rsid w:val="00597AFF"/>
    <w:rsid w:val="00597E57"/>
    <w:rsid w:val="005A05D1"/>
    <w:rsid w:val="005A0782"/>
    <w:rsid w:val="005A0A50"/>
    <w:rsid w:val="005A0E3A"/>
    <w:rsid w:val="005A1240"/>
    <w:rsid w:val="005A12D3"/>
    <w:rsid w:val="005A13D8"/>
    <w:rsid w:val="005A1480"/>
    <w:rsid w:val="005A1534"/>
    <w:rsid w:val="005A161B"/>
    <w:rsid w:val="005A1EF5"/>
    <w:rsid w:val="005A251D"/>
    <w:rsid w:val="005A2681"/>
    <w:rsid w:val="005A2DC8"/>
    <w:rsid w:val="005A3099"/>
    <w:rsid w:val="005A3759"/>
    <w:rsid w:val="005A3E3E"/>
    <w:rsid w:val="005A3E82"/>
    <w:rsid w:val="005A3F80"/>
    <w:rsid w:val="005A4236"/>
    <w:rsid w:val="005A432F"/>
    <w:rsid w:val="005A44CB"/>
    <w:rsid w:val="005A4528"/>
    <w:rsid w:val="005A4742"/>
    <w:rsid w:val="005A48A4"/>
    <w:rsid w:val="005A4970"/>
    <w:rsid w:val="005A4AFB"/>
    <w:rsid w:val="005A537F"/>
    <w:rsid w:val="005A573C"/>
    <w:rsid w:val="005A576B"/>
    <w:rsid w:val="005A5905"/>
    <w:rsid w:val="005A5DAF"/>
    <w:rsid w:val="005A5EFE"/>
    <w:rsid w:val="005A63FF"/>
    <w:rsid w:val="005A6E40"/>
    <w:rsid w:val="005A7444"/>
    <w:rsid w:val="005A75EC"/>
    <w:rsid w:val="005A7996"/>
    <w:rsid w:val="005A7A30"/>
    <w:rsid w:val="005A7C2B"/>
    <w:rsid w:val="005A7E3B"/>
    <w:rsid w:val="005B04AF"/>
    <w:rsid w:val="005B068B"/>
    <w:rsid w:val="005B0914"/>
    <w:rsid w:val="005B0AF4"/>
    <w:rsid w:val="005B0E52"/>
    <w:rsid w:val="005B10B9"/>
    <w:rsid w:val="005B1F0D"/>
    <w:rsid w:val="005B202B"/>
    <w:rsid w:val="005B2C61"/>
    <w:rsid w:val="005B2FF0"/>
    <w:rsid w:val="005B31AD"/>
    <w:rsid w:val="005B34D3"/>
    <w:rsid w:val="005B374E"/>
    <w:rsid w:val="005B43E5"/>
    <w:rsid w:val="005B46E8"/>
    <w:rsid w:val="005B4C66"/>
    <w:rsid w:val="005B613B"/>
    <w:rsid w:val="005B6859"/>
    <w:rsid w:val="005B6A08"/>
    <w:rsid w:val="005B6D59"/>
    <w:rsid w:val="005B7649"/>
    <w:rsid w:val="005B777B"/>
    <w:rsid w:val="005B7A46"/>
    <w:rsid w:val="005B7B6B"/>
    <w:rsid w:val="005B7F5F"/>
    <w:rsid w:val="005C0866"/>
    <w:rsid w:val="005C0A15"/>
    <w:rsid w:val="005C0B53"/>
    <w:rsid w:val="005C0D3F"/>
    <w:rsid w:val="005C0F76"/>
    <w:rsid w:val="005C179E"/>
    <w:rsid w:val="005C17F7"/>
    <w:rsid w:val="005C1D64"/>
    <w:rsid w:val="005C1F49"/>
    <w:rsid w:val="005C2034"/>
    <w:rsid w:val="005C25F7"/>
    <w:rsid w:val="005C2899"/>
    <w:rsid w:val="005C2C68"/>
    <w:rsid w:val="005C3184"/>
    <w:rsid w:val="005C31C1"/>
    <w:rsid w:val="005C342B"/>
    <w:rsid w:val="005C34E8"/>
    <w:rsid w:val="005C3509"/>
    <w:rsid w:val="005C3982"/>
    <w:rsid w:val="005C3B27"/>
    <w:rsid w:val="005C3F9A"/>
    <w:rsid w:val="005C4525"/>
    <w:rsid w:val="005C4590"/>
    <w:rsid w:val="005C525F"/>
    <w:rsid w:val="005C53FE"/>
    <w:rsid w:val="005C5486"/>
    <w:rsid w:val="005C655D"/>
    <w:rsid w:val="005C65B1"/>
    <w:rsid w:val="005C7EF3"/>
    <w:rsid w:val="005C7F51"/>
    <w:rsid w:val="005D0283"/>
    <w:rsid w:val="005D04E0"/>
    <w:rsid w:val="005D065C"/>
    <w:rsid w:val="005D0FE6"/>
    <w:rsid w:val="005D1307"/>
    <w:rsid w:val="005D1A07"/>
    <w:rsid w:val="005D1B46"/>
    <w:rsid w:val="005D21E4"/>
    <w:rsid w:val="005D22AF"/>
    <w:rsid w:val="005D22CE"/>
    <w:rsid w:val="005D278C"/>
    <w:rsid w:val="005D2A6D"/>
    <w:rsid w:val="005D2B9A"/>
    <w:rsid w:val="005D3522"/>
    <w:rsid w:val="005D3793"/>
    <w:rsid w:val="005D38B2"/>
    <w:rsid w:val="005D399A"/>
    <w:rsid w:val="005D3BFD"/>
    <w:rsid w:val="005D3C50"/>
    <w:rsid w:val="005D3F0C"/>
    <w:rsid w:val="005D42CB"/>
    <w:rsid w:val="005D4491"/>
    <w:rsid w:val="005D456E"/>
    <w:rsid w:val="005D466D"/>
    <w:rsid w:val="005D48BD"/>
    <w:rsid w:val="005D4A34"/>
    <w:rsid w:val="005D57CF"/>
    <w:rsid w:val="005D594B"/>
    <w:rsid w:val="005D5B11"/>
    <w:rsid w:val="005D5DC3"/>
    <w:rsid w:val="005D611B"/>
    <w:rsid w:val="005D6509"/>
    <w:rsid w:val="005D6675"/>
    <w:rsid w:val="005D670A"/>
    <w:rsid w:val="005D6D2E"/>
    <w:rsid w:val="005D7372"/>
    <w:rsid w:val="005D7424"/>
    <w:rsid w:val="005D7AAD"/>
    <w:rsid w:val="005D7C1B"/>
    <w:rsid w:val="005D7D51"/>
    <w:rsid w:val="005D7EA2"/>
    <w:rsid w:val="005D7F74"/>
    <w:rsid w:val="005E0148"/>
    <w:rsid w:val="005E060C"/>
    <w:rsid w:val="005E0A62"/>
    <w:rsid w:val="005E0A96"/>
    <w:rsid w:val="005E1489"/>
    <w:rsid w:val="005E1879"/>
    <w:rsid w:val="005E1A9A"/>
    <w:rsid w:val="005E1B07"/>
    <w:rsid w:val="005E1E64"/>
    <w:rsid w:val="005E20D2"/>
    <w:rsid w:val="005E20FF"/>
    <w:rsid w:val="005E2688"/>
    <w:rsid w:val="005E2886"/>
    <w:rsid w:val="005E2976"/>
    <w:rsid w:val="005E2DCE"/>
    <w:rsid w:val="005E2E81"/>
    <w:rsid w:val="005E2F6D"/>
    <w:rsid w:val="005E3696"/>
    <w:rsid w:val="005E3898"/>
    <w:rsid w:val="005E3BE2"/>
    <w:rsid w:val="005E3C49"/>
    <w:rsid w:val="005E3D09"/>
    <w:rsid w:val="005E3E72"/>
    <w:rsid w:val="005E4003"/>
    <w:rsid w:val="005E4134"/>
    <w:rsid w:val="005E4158"/>
    <w:rsid w:val="005E44A3"/>
    <w:rsid w:val="005E4712"/>
    <w:rsid w:val="005E4818"/>
    <w:rsid w:val="005E4A9E"/>
    <w:rsid w:val="005E4B67"/>
    <w:rsid w:val="005E4DD6"/>
    <w:rsid w:val="005E4E1C"/>
    <w:rsid w:val="005E4FC0"/>
    <w:rsid w:val="005E4FD1"/>
    <w:rsid w:val="005E583A"/>
    <w:rsid w:val="005E59F6"/>
    <w:rsid w:val="005E5A50"/>
    <w:rsid w:val="005E5C11"/>
    <w:rsid w:val="005E6003"/>
    <w:rsid w:val="005E62F1"/>
    <w:rsid w:val="005E633A"/>
    <w:rsid w:val="005E64AF"/>
    <w:rsid w:val="005E73C2"/>
    <w:rsid w:val="005E7543"/>
    <w:rsid w:val="005E79FD"/>
    <w:rsid w:val="005F0060"/>
    <w:rsid w:val="005F0DF9"/>
    <w:rsid w:val="005F0E3C"/>
    <w:rsid w:val="005F1A1E"/>
    <w:rsid w:val="005F1E90"/>
    <w:rsid w:val="005F1ECD"/>
    <w:rsid w:val="005F2128"/>
    <w:rsid w:val="005F23A7"/>
    <w:rsid w:val="005F23FC"/>
    <w:rsid w:val="005F2403"/>
    <w:rsid w:val="005F24B1"/>
    <w:rsid w:val="005F2525"/>
    <w:rsid w:val="005F2743"/>
    <w:rsid w:val="005F285C"/>
    <w:rsid w:val="005F292B"/>
    <w:rsid w:val="005F2AB5"/>
    <w:rsid w:val="005F2B82"/>
    <w:rsid w:val="005F2CE8"/>
    <w:rsid w:val="005F2EED"/>
    <w:rsid w:val="005F3013"/>
    <w:rsid w:val="005F3093"/>
    <w:rsid w:val="005F33E6"/>
    <w:rsid w:val="005F375A"/>
    <w:rsid w:val="005F389F"/>
    <w:rsid w:val="005F3AC2"/>
    <w:rsid w:val="005F3B06"/>
    <w:rsid w:val="005F3D07"/>
    <w:rsid w:val="005F45B0"/>
    <w:rsid w:val="005F45E1"/>
    <w:rsid w:val="005F48E2"/>
    <w:rsid w:val="005F4B89"/>
    <w:rsid w:val="005F4D0C"/>
    <w:rsid w:val="005F5684"/>
    <w:rsid w:val="005F5ADD"/>
    <w:rsid w:val="005F5CE5"/>
    <w:rsid w:val="005F5D8F"/>
    <w:rsid w:val="005F632B"/>
    <w:rsid w:val="005F6421"/>
    <w:rsid w:val="005F6629"/>
    <w:rsid w:val="005F68A9"/>
    <w:rsid w:val="005F6AE6"/>
    <w:rsid w:val="005F6CA7"/>
    <w:rsid w:val="005F70B2"/>
    <w:rsid w:val="005F72C8"/>
    <w:rsid w:val="005F7301"/>
    <w:rsid w:val="005F7754"/>
    <w:rsid w:val="005F7852"/>
    <w:rsid w:val="005F7A01"/>
    <w:rsid w:val="005F7B3F"/>
    <w:rsid w:val="005F7DC6"/>
    <w:rsid w:val="005F7EC4"/>
    <w:rsid w:val="005F7FF2"/>
    <w:rsid w:val="006001FD"/>
    <w:rsid w:val="006005B1"/>
    <w:rsid w:val="006009CF"/>
    <w:rsid w:val="00600F94"/>
    <w:rsid w:val="0060132A"/>
    <w:rsid w:val="0060139A"/>
    <w:rsid w:val="006016D6"/>
    <w:rsid w:val="006019C0"/>
    <w:rsid w:val="00601B3C"/>
    <w:rsid w:val="00601C7B"/>
    <w:rsid w:val="00601C84"/>
    <w:rsid w:val="0060237F"/>
    <w:rsid w:val="006026F5"/>
    <w:rsid w:val="00602789"/>
    <w:rsid w:val="00602B77"/>
    <w:rsid w:val="0060330F"/>
    <w:rsid w:val="00603330"/>
    <w:rsid w:val="00603536"/>
    <w:rsid w:val="00603CE4"/>
    <w:rsid w:val="00603D2E"/>
    <w:rsid w:val="006048D2"/>
    <w:rsid w:val="0060493E"/>
    <w:rsid w:val="00604A2B"/>
    <w:rsid w:val="00605744"/>
    <w:rsid w:val="00605F39"/>
    <w:rsid w:val="006060ED"/>
    <w:rsid w:val="006064AE"/>
    <w:rsid w:val="0060674C"/>
    <w:rsid w:val="006067B9"/>
    <w:rsid w:val="006068D1"/>
    <w:rsid w:val="0060690D"/>
    <w:rsid w:val="006069BF"/>
    <w:rsid w:val="00606AEF"/>
    <w:rsid w:val="00606B0A"/>
    <w:rsid w:val="00606EB9"/>
    <w:rsid w:val="00606FA1"/>
    <w:rsid w:val="006070D2"/>
    <w:rsid w:val="00607214"/>
    <w:rsid w:val="0060737B"/>
    <w:rsid w:val="00607879"/>
    <w:rsid w:val="00607AC5"/>
    <w:rsid w:val="006102BF"/>
    <w:rsid w:val="006104FD"/>
    <w:rsid w:val="00610AB2"/>
    <w:rsid w:val="00610B6A"/>
    <w:rsid w:val="00610CD3"/>
    <w:rsid w:val="00610EB3"/>
    <w:rsid w:val="00610F53"/>
    <w:rsid w:val="006110F6"/>
    <w:rsid w:val="0061160F"/>
    <w:rsid w:val="00611A3E"/>
    <w:rsid w:val="00611AA5"/>
    <w:rsid w:val="00611D5B"/>
    <w:rsid w:val="00611EA2"/>
    <w:rsid w:val="006122D8"/>
    <w:rsid w:val="00612353"/>
    <w:rsid w:val="006124AA"/>
    <w:rsid w:val="00612E18"/>
    <w:rsid w:val="00612F48"/>
    <w:rsid w:val="006132A9"/>
    <w:rsid w:val="006133BC"/>
    <w:rsid w:val="0061347C"/>
    <w:rsid w:val="00613537"/>
    <w:rsid w:val="006135B3"/>
    <w:rsid w:val="006135F2"/>
    <w:rsid w:val="006139AB"/>
    <w:rsid w:val="006141FB"/>
    <w:rsid w:val="00614C48"/>
    <w:rsid w:val="0061508A"/>
    <w:rsid w:val="00615117"/>
    <w:rsid w:val="006154E5"/>
    <w:rsid w:val="006154E7"/>
    <w:rsid w:val="00615A25"/>
    <w:rsid w:val="00615F21"/>
    <w:rsid w:val="00615F23"/>
    <w:rsid w:val="006162FF"/>
    <w:rsid w:val="006163C9"/>
    <w:rsid w:val="00616484"/>
    <w:rsid w:val="00616550"/>
    <w:rsid w:val="00616D5E"/>
    <w:rsid w:val="0061762C"/>
    <w:rsid w:val="00617878"/>
    <w:rsid w:val="00617BC7"/>
    <w:rsid w:val="006203A2"/>
    <w:rsid w:val="0062066B"/>
    <w:rsid w:val="00620847"/>
    <w:rsid w:val="00620BFA"/>
    <w:rsid w:val="0062181F"/>
    <w:rsid w:val="00621D4C"/>
    <w:rsid w:val="00622379"/>
    <w:rsid w:val="00622381"/>
    <w:rsid w:val="006227EF"/>
    <w:rsid w:val="006228EB"/>
    <w:rsid w:val="00622EF3"/>
    <w:rsid w:val="00623418"/>
    <w:rsid w:val="00624468"/>
    <w:rsid w:val="0062457E"/>
    <w:rsid w:val="00624946"/>
    <w:rsid w:val="00624BB6"/>
    <w:rsid w:val="00624D64"/>
    <w:rsid w:val="00625116"/>
    <w:rsid w:val="006253CF"/>
    <w:rsid w:val="0062544F"/>
    <w:rsid w:val="00625A30"/>
    <w:rsid w:val="00625C08"/>
    <w:rsid w:val="00625FFA"/>
    <w:rsid w:val="00626005"/>
    <w:rsid w:val="006265DA"/>
    <w:rsid w:val="0062668E"/>
    <w:rsid w:val="00626C63"/>
    <w:rsid w:val="00626CCB"/>
    <w:rsid w:val="00626FE1"/>
    <w:rsid w:val="00627629"/>
    <w:rsid w:val="00627AE0"/>
    <w:rsid w:val="00627BBF"/>
    <w:rsid w:val="00627C5A"/>
    <w:rsid w:val="00627DF4"/>
    <w:rsid w:val="00627F4E"/>
    <w:rsid w:val="00627FC8"/>
    <w:rsid w:val="0063025D"/>
    <w:rsid w:val="00630F0C"/>
    <w:rsid w:val="00631173"/>
    <w:rsid w:val="006311AC"/>
    <w:rsid w:val="00631394"/>
    <w:rsid w:val="006313A5"/>
    <w:rsid w:val="00631593"/>
    <w:rsid w:val="00631980"/>
    <w:rsid w:val="00631C97"/>
    <w:rsid w:val="00631EE4"/>
    <w:rsid w:val="0063267C"/>
    <w:rsid w:val="0063269F"/>
    <w:rsid w:val="006327EF"/>
    <w:rsid w:val="00632DEF"/>
    <w:rsid w:val="00632F6B"/>
    <w:rsid w:val="0063352B"/>
    <w:rsid w:val="006335AA"/>
    <w:rsid w:val="00633893"/>
    <w:rsid w:val="006338D7"/>
    <w:rsid w:val="00633D04"/>
    <w:rsid w:val="0063424B"/>
    <w:rsid w:val="00634267"/>
    <w:rsid w:val="0063447B"/>
    <w:rsid w:val="00634636"/>
    <w:rsid w:val="006346EA"/>
    <w:rsid w:val="00634B42"/>
    <w:rsid w:val="00634E0F"/>
    <w:rsid w:val="00634ED0"/>
    <w:rsid w:val="00634F48"/>
    <w:rsid w:val="00635215"/>
    <w:rsid w:val="00635398"/>
    <w:rsid w:val="0063558A"/>
    <w:rsid w:val="006356CF"/>
    <w:rsid w:val="006356E3"/>
    <w:rsid w:val="0063575F"/>
    <w:rsid w:val="0063576B"/>
    <w:rsid w:val="00635A33"/>
    <w:rsid w:val="0063628E"/>
    <w:rsid w:val="0063677B"/>
    <w:rsid w:val="006367CB"/>
    <w:rsid w:val="00636E17"/>
    <w:rsid w:val="0063722F"/>
    <w:rsid w:val="006375B6"/>
    <w:rsid w:val="00637968"/>
    <w:rsid w:val="00637A7D"/>
    <w:rsid w:val="00637E91"/>
    <w:rsid w:val="0064017D"/>
    <w:rsid w:val="00640624"/>
    <w:rsid w:val="006408CD"/>
    <w:rsid w:val="00640B48"/>
    <w:rsid w:val="00640D6E"/>
    <w:rsid w:val="00640FA8"/>
    <w:rsid w:val="00641140"/>
    <w:rsid w:val="0064132A"/>
    <w:rsid w:val="006414E6"/>
    <w:rsid w:val="006416CF"/>
    <w:rsid w:val="00641AAA"/>
    <w:rsid w:val="00641AAE"/>
    <w:rsid w:val="00641AFC"/>
    <w:rsid w:val="00641CA2"/>
    <w:rsid w:val="00641CB7"/>
    <w:rsid w:val="00641CEC"/>
    <w:rsid w:val="00641D00"/>
    <w:rsid w:val="006420D9"/>
    <w:rsid w:val="006428F4"/>
    <w:rsid w:val="00642CB2"/>
    <w:rsid w:val="00642EBA"/>
    <w:rsid w:val="0064356B"/>
    <w:rsid w:val="006437A3"/>
    <w:rsid w:val="0064383B"/>
    <w:rsid w:val="00643C16"/>
    <w:rsid w:val="00643C5E"/>
    <w:rsid w:val="00643C7A"/>
    <w:rsid w:val="00643F1F"/>
    <w:rsid w:val="00644010"/>
    <w:rsid w:val="0064423C"/>
    <w:rsid w:val="0064445E"/>
    <w:rsid w:val="006445A9"/>
    <w:rsid w:val="006446ED"/>
    <w:rsid w:val="00644ACF"/>
    <w:rsid w:val="0064508A"/>
    <w:rsid w:val="00645496"/>
    <w:rsid w:val="006454CA"/>
    <w:rsid w:val="006455DD"/>
    <w:rsid w:val="006457FB"/>
    <w:rsid w:val="00645878"/>
    <w:rsid w:val="00645B29"/>
    <w:rsid w:val="00645BD6"/>
    <w:rsid w:val="00645CB7"/>
    <w:rsid w:val="006462A6"/>
    <w:rsid w:val="00646433"/>
    <w:rsid w:val="00646488"/>
    <w:rsid w:val="0064682D"/>
    <w:rsid w:val="00646BB3"/>
    <w:rsid w:val="00646D0E"/>
    <w:rsid w:val="00646F4F"/>
    <w:rsid w:val="0064766E"/>
    <w:rsid w:val="00647B6E"/>
    <w:rsid w:val="00647E41"/>
    <w:rsid w:val="00647E7B"/>
    <w:rsid w:val="006501D7"/>
    <w:rsid w:val="0065020D"/>
    <w:rsid w:val="00650223"/>
    <w:rsid w:val="0065023E"/>
    <w:rsid w:val="00650534"/>
    <w:rsid w:val="00650640"/>
    <w:rsid w:val="006507DD"/>
    <w:rsid w:val="00650B9A"/>
    <w:rsid w:val="00650D7D"/>
    <w:rsid w:val="00651B48"/>
    <w:rsid w:val="00651C35"/>
    <w:rsid w:val="00651C38"/>
    <w:rsid w:val="00651CC0"/>
    <w:rsid w:val="00651DF4"/>
    <w:rsid w:val="00651FF5"/>
    <w:rsid w:val="006521C4"/>
    <w:rsid w:val="00652643"/>
    <w:rsid w:val="00652745"/>
    <w:rsid w:val="00652798"/>
    <w:rsid w:val="006527D6"/>
    <w:rsid w:val="00652A26"/>
    <w:rsid w:val="00652AF6"/>
    <w:rsid w:val="00652E08"/>
    <w:rsid w:val="00652E6B"/>
    <w:rsid w:val="0065356D"/>
    <w:rsid w:val="00653E02"/>
    <w:rsid w:val="006543DA"/>
    <w:rsid w:val="00654781"/>
    <w:rsid w:val="0065487F"/>
    <w:rsid w:val="00654E3F"/>
    <w:rsid w:val="00655172"/>
    <w:rsid w:val="00655177"/>
    <w:rsid w:val="0065524B"/>
    <w:rsid w:val="0065557D"/>
    <w:rsid w:val="00655A12"/>
    <w:rsid w:val="00655D18"/>
    <w:rsid w:val="00655EF7"/>
    <w:rsid w:val="00656DC3"/>
    <w:rsid w:val="00657320"/>
    <w:rsid w:val="00657988"/>
    <w:rsid w:val="00657A2B"/>
    <w:rsid w:val="00657C6C"/>
    <w:rsid w:val="00657DF9"/>
    <w:rsid w:val="00657E7D"/>
    <w:rsid w:val="00660410"/>
    <w:rsid w:val="0066060C"/>
    <w:rsid w:val="00660630"/>
    <w:rsid w:val="00660BEB"/>
    <w:rsid w:val="00660D1F"/>
    <w:rsid w:val="006614D8"/>
    <w:rsid w:val="0066158B"/>
    <w:rsid w:val="00661AF2"/>
    <w:rsid w:val="00661BAD"/>
    <w:rsid w:val="006623C2"/>
    <w:rsid w:val="006623D8"/>
    <w:rsid w:val="0066251B"/>
    <w:rsid w:val="00662A63"/>
    <w:rsid w:val="00662C30"/>
    <w:rsid w:val="006630BA"/>
    <w:rsid w:val="006631EB"/>
    <w:rsid w:val="006635F7"/>
    <w:rsid w:val="006637E0"/>
    <w:rsid w:val="006639D1"/>
    <w:rsid w:val="00663B7A"/>
    <w:rsid w:val="00664443"/>
    <w:rsid w:val="00664C57"/>
    <w:rsid w:val="00665EB7"/>
    <w:rsid w:val="00665FD8"/>
    <w:rsid w:val="006663F3"/>
    <w:rsid w:val="00666530"/>
    <w:rsid w:val="00666903"/>
    <w:rsid w:val="00666A3A"/>
    <w:rsid w:val="00666A6B"/>
    <w:rsid w:val="00666C39"/>
    <w:rsid w:val="00666DB4"/>
    <w:rsid w:val="00667A29"/>
    <w:rsid w:val="0067017D"/>
    <w:rsid w:val="006702D6"/>
    <w:rsid w:val="00670CF4"/>
    <w:rsid w:val="00670E08"/>
    <w:rsid w:val="00670E57"/>
    <w:rsid w:val="00670F5C"/>
    <w:rsid w:val="006710B0"/>
    <w:rsid w:val="006710C5"/>
    <w:rsid w:val="006713F4"/>
    <w:rsid w:val="006715A4"/>
    <w:rsid w:val="00671890"/>
    <w:rsid w:val="006719D8"/>
    <w:rsid w:val="00672193"/>
    <w:rsid w:val="006722E8"/>
    <w:rsid w:val="0067258C"/>
    <w:rsid w:val="00672638"/>
    <w:rsid w:val="006727A8"/>
    <w:rsid w:val="006729EF"/>
    <w:rsid w:val="006729F2"/>
    <w:rsid w:val="00672A61"/>
    <w:rsid w:val="00672A6C"/>
    <w:rsid w:val="00672BE2"/>
    <w:rsid w:val="00672D9D"/>
    <w:rsid w:val="00672E43"/>
    <w:rsid w:val="00672EB1"/>
    <w:rsid w:val="00672FF3"/>
    <w:rsid w:val="00673823"/>
    <w:rsid w:val="00673B3E"/>
    <w:rsid w:val="00673CB1"/>
    <w:rsid w:val="00673E37"/>
    <w:rsid w:val="00673E5A"/>
    <w:rsid w:val="00673EB2"/>
    <w:rsid w:val="00674200"/>
    <w:rsid w:val="00674298"/>
    <w:rsid w:val="00674651"/>
    <w:rsid w:val="00675718"/>
    <w:rsid w:val="0067596E"/>
    <w:rsid w:val="00675984"/>
    <w:rsid w:val="00675AFE"/>
    <w:rsid w:val="00675B73"/>
    <w:rsid w:val="0067620C"/>
    <w:rsid w:val="006763DB"/>
    <w:rsid w:val="00676522"/>
    <w:rsid w:val="00676570"/>
    <w:rsid w:val="006766F5"/>
    <w:rsid w:val="00676813"/>
    <w:rsid w:val="006772D8"/>
    <w:rsid w:val="006772DB"/>
    <w:rsid w:val="0067735D"/>
    <w:rsid w:val="00677369"/>
    <w:rsid w:val="006773E4"/>
    <w:rsid w:val="00677A80"/>
    <w:rsid w:val="00677D74"/>
    <w:rsid w:val="0068071F"/>
    <w:rsid w:val="006807C3"/>
    <w:rsid w:val="00681164"/>
    <w:rsid w:val="00681399"/>
    <w:rsid w:val="006813C8"/>
    <w:rsid w:val="006818FE"/>
    <w:rsid w:val="00681DDB"/>
    <w:rsid w:val="00681E06"/>
    <w:rsid w:val="00681EDB"/>
    <w:rsid w:val="00681FA5"/>
    <w:rsid w:val="00682375"/>
    <w:rsid w:val="00682D08"/>
    <w:rsid w:val="0068308E"/>
    <w:rsid w:val="0068342D"/>
    <w:rsid w:val="006835EE"/>
    <w:rsid w:val="0068388B"/>
    <w:rsid w:val="00683C62"/>
    <w:rsid w:val="00683D9B"/>
    <w:rsid w:val="00683E09"/>
    <w:rsid w:val="0068453F"/>
    <w:rsid w:val="00684671"/>
    <w:rsid w:val="006848AF"/>
    <w:rsid w:val="006848D4"/>
    <w:rsid w:val="00684C64"/>
    <w:rsid w:val="00684C9B"/>
    <w:rsid w:val="0068529D"/>
    <w:rsid w:val="0068580A"/>
    <w:rsid w:val="00685D49"/>
    <w:rsid w:val="00685D80"/>
    <w:rsid w:val="006863B6"/>
    <w:rsid w:val="0068644E"/>
    <w:rsid w:val="006864E6"/>
    <w:rsid w:val="00686AD9"/>
    <w:rsid w:val="00686C2C"/>
    <w:rsid w:val="0068720C"/>
    <w:rsid w:val="0068732D"/>
    <w:rsid w:val="00687332"/>
    <w:rsid w:val="00687631"/>
    <w:rsid w:val="006879BA"/>
    <w:rsid w:val="00687F84"/>
    <w:rsid w:val="00690217"/>
    <w:rsid w:val="00690406"/>
    <w:rsid w:val="0069053D"/>
    <w:rsid w:val="00690A06"/>
    <w:rsid w:val="00690AC2"/>
    <w:rsid w:val="00690B46"/>
    <w:rsid w:val="00690C47"/>
    <w:rsid w:val="00691461"/>
    <w:rsid w:val="0069164B"/>
    <w:rsid w:val="00691B93"/>
    <w:rsid w:val="00691D83"/>
    <w:rsid w:val="00691DA1"/>
    <w:rsid w:val="00692551"/>
    <w:rsid w:val="00692731"/>
    <w:rsid w:val="00692C19"/>
    <w:rsid w:val="00692C62"/>
    <w:rsid w:val="00692E64"/>
    <w:rsid w:val="00692F13"/>
    <w:rsid w:val="00692FAC"/>
    <w:rsid w:val="00693200"/>
    <w:rsid w:val="00693415"/>
    <w:rsid w:val="00693534"/>
    <w:rsid w:val="00693645"/>
    <w:rsid w:val="00693B42"/>
    <w:rsid w:val="00694738"/>
    <w:rsid w:val="00694845"/>
    <w:rsid w:val="006948A8"/>
    <w:rsid w:val="00694D27"/>
    <w:rsid w:val="00694DBA"/>
    <w:rsid w:val="00694E9C"/>
    <w:rsid w:val="00694FC3"/>
    <w:rsid w:val="006950A0"/>
    <w:rsid w:val="00695344"/>
    <w:rsid w:val="00695664"/>
    <w:rsid w:val="0069574D"/>
    <w:rsid w:val="00695FA5"/>
    <w:rsid w:val="006963D6"/>
    <w:rsid w:val="006969C9"/>
    <w:rsid w:val="00696AF1"/>
    <w:rsid w:val="00696B54"/>
    <w:rsid w:val="00696EFE"/>
    <w:rsid w:val="00697274"/>
    <w:rsid w:val="0069734A"/>
    <w:rsid w:val="006976A0"/>
    <w:rsid w:val="006976D2"/>
    <w:rsid w:val="00697864"/>
    <w:rsid w:val="0069793F"/>
    <w:rsid w:val="00697950"/>
    <w:rsid w:val="006979D6"/>
    <w:rsid w:val="00697EDB"/>
    <w:rsid w:val="00697F15"/>
    <w:rsid w:val="006A0186"/>
    <w:rsid w:val="006A07D0"/>
    <w:rsid w:val="006A0F60"/>
    <w:rsid w:val="006A0F91"/>
    <w:rsid w:val="006A0FAC"/>
    <w:rsid w:val="006A10FC"/>
    <w:rsid w:val="006A12E7"/>
    <w:rsid w:val="006A1432"/>
    <w:rsid w:val="006A16D0"/>
    <w:rsid w:val="006A19DE"/>
    <w:rsid w:val="006A20B6"/>
    <w:rsid w:val="006A22E1"/>
    <w:rsid w:val="006A2735"/>
    <w:rsid w:val="006A27F3"/>
    <w:rsid w:val="006A2943"/>
    <w:rsid w:val="006A2F6B"/>
    <w:rsid w:val="006A3773"/>
    <w:rsid w:val="006A467D"/>
    <w:rsid w:val="006A4754"/>
    <w:rsid w:val="006A4A6A"/>
    <w:rsid w:val="006A4D35"/>
    <w:rsid w:val="006A4EEB"/>
    <w:rsid w:val="006A5343"/>
    <w:rsid w:val="006A5359"/>
    <w:rsid w:val="006A5A5D"/>
    <w:rsid w:val="006A5CB0"/>
    <w:rsid w:val="006A5E46"/>
    <w:rsid w:val="006A61B0"/>
    <w:rsid w:val="006A621A"/>
    <w:rsid w:val="006A6223"/>
    <w:rsid w:val="006A6283"/>
    <w:rsid w:val="006A6329"/>
    <w:rsid w:val="006A6345"/>
    <w:rsid w:val="006A6447"/>
    <w:rsid w:val="006A6832"/>
    <w:rsid w:val="006A6A18"/>
    <w:rsid w:val="006A748E"/>
    <w:rsid w:val="006A74E6"/>
    <w:rsid w:val="006B0637"/>
    <w:rsid w:val="006B069B"/>
    <w:rsid w:val="006B06CF"/>
    <w:rsid w:val="006B079D"/>
    <w:rsid w:val="006B0B1A"/>
    <w:rsid w:val="006B11CB"/>
    <w:rsid w:val="006B11DA"/>
    <w:rsid w:val="006B1467"/>
    <w:rsid w:val="006B15C5"/>
    <w:rsid w:val="006B17EB"/>
    <w:rsid w:val="006B17FC"/>
    <w:rsid w:val="006B1AA4"/>
    <w:rsid w:val="006B1F05"/>
    <w:rsid w:val="006B1F67"/>
    <w:rsid w:val="006B2DC8"/>
    <w:rsid w:val="006B313E"/>
    <w:rsid w:val="006B3345"/>
    <w:rsid w:val="006B3BBA"/>
    <w:rsid w:val="006B3BBD"/>
    <w:rsid w:val="006B3BE9"/>
    <w:rsid w:val="006B3E0B"/>
    <w:rsid w:val="006B4456"/>
    <w:rsid w:val="006B48FB"/>
    <w:rsid w:val="006B4BE4"/>
    <w:rsid w:val="006B4D0A"/>
    <w:rsid w:val="006B588E"/>
    <w:rsid w:val="006B6120"/>
    <w:rsid w:val="006B61D7"/>
    <w:rsid w:val="006B6320"/>
    <w:rsid w:val="006B6916"/>
    <w:rsid w:val="006B6A82"/>
    <w:rsid w:val="006B6DDC"/>
    <w:rsid w:val="006B6E4D"/>
    <w:rsid w:val="006B71AB"/>
    <w:rsid w:val="006B73F7"/>
    <w:rsid w:val="006B7417"/>
    <w:rsid w:val="006B7593"/>
    <w:rsid w:val="006B7912"/>
    <w:rsid w:val="006B7AF2"/>
    <w:rsid w:val="006B7D98"/>
    <w:rsid w:val="006C01B6"/>
    <w:rsid w:val="006C0513"/>
    <w:rsid w:val="006C0B58"/>
    <w:rsid w:val="006C1A44"/>
    <w:rsid w:val="006C1F64"/>
    <w:rsid w:val="006C2268"/>
    <w:rsid w:val="006C234A"/>
    <w:rsid w:val="006C239E"/>
    <w:rsid w:val="006C2CD0"/>
    <w:rsid w:val="006C2E65"/>
    <w:rsid w:val="006C2F25"/>
    <w:rsid w:val="006C31C7"/>
    <w:rsid w:val="006C397E"/>
    <w:rsid w:val="006C3B90"/>
    <w:rsid w:val="006C3C5F"/>
    <w:rsid w:val="006C3CF3"/>
    <w:rsid w:val="006C474B"/>
    <w:rsid w:val="006C4C00"/>
    <w:rsid w:val="006C4C33"/>
    <w:rsid w:val="006C57FC"/>
    <w:rsid w:val="006C5A1B"/>
    <w:rsid w:val="006C5CAC"/>
    <w:rsid w:val="006C61EB"/>
    <w:rsid w:val="006C625F"/>
    <w:rsid w:val="006C6347"/>
    <w:rsid w:val="006C6358"/>
    <w:rsid w:val="006C6470"/>
    <w:rsid w:val="006C69F0"/>
    <w:rsid w:val="006C6AEF"/>
    <w:rsid w:val="006C6CD0"/>
    <w:rsid w:val="006C6ED6"/>
    <w:rsid w:val="006C6F2D"/>
    <w:rsid w:val="006C77D5"/>
    <w:rsid w:val="006C782B"/>
    <w:rsid w:val="006C7CA6"/>
    <w:rsid w:val="006C7D1C"/>
    <w:rsid w:val="006D0186"/>
    <w:rsid w:val="006D03DD"/>
    <w:rsid w:val="006D03EF"/>
    <w:rsid w:val="006D0931"/>
    <w:rsid w:val="006D12B6"/>
    <w:rsid w:val="006D152B"/>
    <w:rsid w:val="006D18A7"/>
    <w:rsid w:val="006D19E9"/>
    <w:rsid w:val="006D1DFE"/>
    <w:rsid w:val="006D2003"/>
    <w:rsid w:val="006D2CFA"/>
    <w:rsid w:val="006D2F0E"/>
    <w:rsid w:val="006D3A96"/>
    <w:rsid w:val="006D4130"/>
    <w:rsid w:val="006D42DA"/>
    <w:rsid w:val="006D4375"/>
    <w:rsid w:val="006D460A"/>
    <w:rsid w:val="006D460C"/>
    <w:rsid w:val="006D4E06"/>
    <w:rsid w:val="006D4ECB"/>
    <w:rsid w:val="006D5467"/>
    <w:rsid w:val="006D57B1"/>
    <w:rsid w:val="006D58EA"/>
    <w:rsid w:val="006D5C8E"/>
    <w:rsid w:val="006D645B"/>
    <w:rsid w:val="006D6892"/>
    <w:rsid w:val="006D68F9"/>
    <w:rsid w:val="006D6A59"/>
    <w:rsid w:val="006D6BE0"/>
    <w:rsid w:val="006D7031"/>
    <w:rsid w:val="006D7824"/>
    <w:rsid w:val="006D7ECF"/>
    <w:rsid w:val="006E008D"/>
    <w:rsid w:val="006E0434"/>
    <w:rsid w:val="006E0459"/>
    <w:rsid w:val="006E0CC6"/>
    <w:rsid w:val="006E10F7"/>
    <w:rsid w:val="006E15C0"/>
    <w:rsid w:val="006E161B"/>
    <w:rsid w:val="006E182F"/>
    <w:rsid w:val="006E1CD3"/>
    <w:rsid w:val="006E2104"/>
    <w:rsid w:val="006E214A"/>
    <w:rsid w:val="006E224F"/>
    <w:rsid w:val="006E236B"/>
    <w:rsid w:val="006E2447"/>
    <w:rsid w:val="006E2BA8"/>
    <w:rsid w:val="006E2BC1"/>
    <w:rsid w:val="006E2C0F"/>
    <w:rsid w:val="006E3494"/>
    <w:rsid w:val="006E3569"/>
    <w:rsid w:val="006E4173"/>
    <w:rsid w:val="006E4A09"/>
    <w:rsid w:val="006E5070"/>
    <w:rsid w:val="006E5085"/>
    <w:rsid w:val="006E526D"/>
    <w:rsid w:val="006E5E77"/>
    <w:rsid w:val="006E65BC"/>
    <w:rsid w:val="006E66C6"/>
    <w:rsid w:val="006E673A"/>
    <w:rsid w:val="006E6B40"/>
    <w:rsid w:val="006E711B"/>
    <w:rsid w:val="006E7CC3"/>
    <w:rsid w:val="006E7D43"/>
    <w:rsid w:val="006F02D4"/>
    <w:rsid w:val="006F0517"/>
    <w:rsid w:val="006F067F"/>
    <w:rsid w:val="006F089E"/>
    <w:rsid w:val="006F0A5F"/>
    <w:rsid w:val="006F0B6A"/>
    <w:rsid w:val="006F0BD0"/>
    <w:rsid w:val="006F0D58"/>
    <w:rsid w:val="006F0D92"/>
    <w:rsid w:val="006F1026"/>
    <w:rsid w:val="006F12F1"/>
    <w:rsid w:val="006F148B"/>
    <w:rsid w:val="006F1BDB"/>
    <w:rsid w:val="006F1CFC"/>
    <w:rsid w:val="006F21B2"/>
    <w:rsid w:val="006F2266"/>
    <w:rsid w:val="006F2484"/>
    <w:rsid w:val="006F29EA"/>
    <w:rsid w:val="006F2A67"/>
    <w:rsid w:val="006F3045"/>
    <w:rsid w:val="006F32DB"/>
    <w:rsid w:val="006F3529"/>
    <w:rsid w:val="006F35B5"/>
    <w:rsid w:val="006F3B12"/>
    <w:rsid w:val="006F43E8"/>
    <w:rsid w:val="006F4809"/>
    <w:rsid w:val="006F495C"/>
    <w:rsid w:val="006F4B51"/>
    <w:rsid w:val="006F4E46"/>
    <w:rsid w:val="006F5C5E"/>
    <w:rsid w:val="006F5FA5"/>
    <w:rsid w:val="006F6031"/>
    <w:rsid w:val="006F6430"/>
    <w:rsid w:val="006F6469"/>
    <w:rsid w:val="006F68A0"/>
    <w:rsid w:val="006F6BE7"/>
    <w:rsid w:val="006F71F1"/>
    <w:rsid w:val="006F7234"/>
    <w:rsid w:val="006F77F6"/>
    <w:rsid w:val="006F7819"/>
    <w:rsid w:val="006F7B08"/>
    <w:rsid w:val="006F7F97"/>
    <w:rsid w:val="00700264"/>
    <w:rsid w:val="00700C7A"/>
    <w:rsid w:val="00700EB6"/>
    <w:rsid w:val="00701538"/>
    <w:rsid w:val="007018FF"/>
    <w:rsid w:val="00701998"/>
    <w:rsid w:val="00701B6D"/>
    <w:rsid w:val="007020AD"/>
    <w:rsid w:val="007023D5"/>
    <w:rsid w:val="007030FB"/>
    <w:rsid w:val="0070347E"/>
    <w:rsid w:val="00704022"/>
    <w:rsid w:val="007044A4"/>
    <w:rsid w:val="007045A7"/>
    <w:rsid w:val="0070476D"/>
    <w:rsid w:val="00704A89"/>
    <w:rsid w:val="0070501F"/>
    <w:rsid w:val="00705070"/>
    <w:rsid w:val="007052DB"/>
    <w:rsid w:val="007054A2"/>
    <w:rsid w:val="007057A6"/>
    <w:rsid w:val="0070595A"/>
    <w:rsid w:val="00705A4B"/>
    <w:rsid w:val="00705E85"/>
    <w:rsid w:val="00706342"/>
    <w:rsid w:val="00706620"/>
    <w:rsid w:val="007067EF"/>
    <w:rsid w:val="00706873"/>
    <w:rsid w:val="00706BF4"/>
    <w:rsid w:val="00706CE1"/>
    <w:rsid w:val="00706D79"/>
    <w:rsid w:val="0070703C"/>
    <w:rsid w:val="00707125"/>
    <w:rsid w:val="007071C9"/>
    <w:rsid w:val="00707281"/>
    <w:rsid w:val="00707B9E"/>
    <w:rsid w:val="00707D5D"/>
    <w:rsid w:val="00707E0C"/>
    <w:rsid w:val="00707F24"/>
    <w:rsid w:val="007101BB"/>
    <w:rsid w:val="00710591"/>
    <w:rsid w:val="007109F6"/>
    <w:rsid w:val="00710AF5"/>
    <w:rsid w:val="00710D68"/>
    <w:rsid w:val="00710F35"/>
    <w:rsid w:val="0071122A"/>
    <w:rsid w:val="0071138E"/>
    <w:rsid w:val="007113B7"/>
    <w:rsid w:val="00711457"/>
    <w:rsid w:val="00711716"/>
    <w:rsid w:val="00711904"/>
    <w:rsid w:val="00711AE5"/>
    <w:rsid w:val="00711FB3"/>
    <w:rsid w:val="00711FBB"/>
    <w:rsid w:val="00712258"/>
    <w:rsid w:val="0071232D"/>
    <w:rsid w:val="00712A41"/>
    <w:rsid w:val="00713531"/>
    <w:rsid w:val="007139C3"/>
    <w:rsid w:val="00713EDC"/>
    <w:rsid w:val="007140A5"/>
    <w:rsid w:val="00714774"/>
    <w:rsid w:val="00714847"/>
    <w:rsid w:val="00714C84"/>
    <w:rsid w:val="00714DD4"/>
    <w:rsid w:val="00714EB0"/>
    <w:rsid w:val="0071523D"/>
    <w:rsid w:val="0071588B"/>
    <w:rsid w:val="00715C71"/>
    <w:rsid w:val="00715E69"/>
    <w:rsid w:val="0071643F"/>
    <w:rsid w:val="00716595"/>
    <w:rsid w:val="00716651"/>
    <w:rsid w:val="00716BCE"/>
    <w:rsid w:val="00716C7C"/>
    <w:rsid w:val="00716F88"/>
    <w:rsid w:val="0071752E"/>
    <w:rsid w:val="0071771A"/>
    <w:rsid w:val="00717721"/>
    <w:rsid w:val="0071784A"/>
    <w:rsid w:val="00717B8C"/>
    <w:rsid w:val="00720316"/>
    <w:rsid w:val="00720567"/>
    <w:rsid w:val="00720642"/>
    <w:rsid w:val="007207C5"/>
    <w:rsid w:val="00720909"/>
    <w:rsid w:val="00720D7C"/>
    <w:rsid w:val="0072132C"/>
    <w:rsid w:val="007214DE"/>
    <w:rsid w:val="00721863"/>
    <w:rsid w:val="0072195E"/>
    <w:rsid w:val="00722347"/>
    <w:rsid w:val="00722865"/>
    <w:rsid w:val="007229E3"/>
    <w:rsid w:val="00722F3B"/>
    <w:rsid w:val="00722F94"/>
    <w:rsid w:val="007230CC"/>
    <w:rsid w:val="00723259"/>
    <w:rsid w:val="00723DF1"/>
    <w:rsid w:val="007242ED"/>
    <w:rsid w:val="00724471"/>
    <w:rsid w:val="007247C6"/>
    <w:rsid w:val="00724916"/>
    <w:rsid w:val="00724ECC"/>
    <w:rsid w:val="0072548A"/>
    <w:rsid w:val="007256B9"/>
    <w:rsid w:val="00725DDC"/>
    <w:rsid w:val="007260C1"/>
    <w:rsid w:val="00726214"/>
    <w:rsid w:val="007262CE"/>
    <w:rsid w:val="0072666A"/>
    <w:rsid w:val="00726992"/>
    <w:rsid w:val="00726AE9"/>
    <w:rsid w:val="00726CB5"/>
    <w:rsid w:val="00727117"/>
    <w:rsid w:val="00727A8D"/>
    <w:rsid w:val="00727B23"/>
    <w:rsid w:val="00727D2F"/>
    <w:rsid w:val="0073014E"/>
    <w:rsid w:val="00730315"/>
    <w:rsid w:val="007307D1"/>
    <w:rsid w:val="00731249"/>
    <w:rsid w:val="00731461"/>
    <w:rsid w:val="00731678"/>
    <w:rsid w:val="00731759"/>
    <w:rsid w:val="00731CED"/>
    <w:rsid w:val="00731D9C"/>
    <w:rsid w:val="00731DC4"/>
    <w:rsid w:val="00731DD7"/>
    <w:rsid w:val="00731EE6"/>
    <w:rsid w:val="00731F2B"/>
    <w:rsid w:val="0073216E"/>
    <w:rsid w:val="00732203"/>
    <w:rsid w:val="00732895"/>
    <w:rsid w:val="00732CF4"/>
    <w:rsid w:val="00732D33"/>
    <w:rsid w:val="007331AA"/>
    <w:rsid w:val="007333E2"/>
    <w:rsid w:val="00733ABC"/>
    <w:rsid w:val="007340C5"/>
    <w:rsid w:val="0073417A"/>
    <w:rsid w:val="00734310"/>
    <w:rsid w:val="007345FB"/>
    <w:rsid w:val="0073462A"/>
    <w:rsid w:val="007346DA"/>
    <w:rsid w:val="00734968"/>
    <w:rsid w:val="00734B65"/>
    <w:rsid w:val="00735058"/>
    <w:rsid w:val="00735204"/>
    <w:rsid w:val="007352F6"/>
    <w:rsid w:val="00735849"/>
    <w:rsid w:val="00735A7A"/>
    <w:rsid w:val="00735B8D"/>
    <w:rsid w:val="00735BE6"/>
    <w:rsid w:val="0073618A"/>
    <w:rsid w:val="007361DB"/>
    <w:rsid w:val="007366C3"/>
    <w:rsid w:val="00736824"/>
    <w:rsid w:val="00736898"/>
    <w:rsid w:val="007368A8"/>
    <w:rsid w:val="00736A6D"/>
    <w:rsid w:val="00736BBE"/>
    <w:rsid w:val="00736DF4"/>
    <w:rsid w:val="007372E8"/>
    <w:rsid w:val="00737749"/>
    <w:rsid w:val="00737B46"/>
    <w:rsid w:val="00737E19"/>
    <w:rsid w:val="0074017E"/>
    <w:rsid w:val="007403A3"/>
    <w:rsid w:val="007403CC"/>
    <w:rsid w:val="0074043F"/>
    <w:rsid w:val="007408CE"/>
    <w:rsid w:val="0074124E"/>
    <w:rsid w:val="00741399"/>
    <w:rsid w:val="007415D5"/>
    <w:rsid w:val="0074166D"/>
    <w:rsid w:val="00741917"/>
    <w:rsid w:val="00741993"/>
    <w:rsid w:val="00741B21"/>
    <w:rsid w:val="00741DEE"/>
    <w:rsid w:val="00742150"/>
    <w:rsid w:val="007423E7"/>
    <w:rsid w:val="0074251A"/>
    <w:rsid w:val="007429E9"/>
    <w:rsid w:val="00742C72"/>
    <w:rsid w:val="00743814"/>
    <w:rsid w:val="00743908"/>
    <w:rsid w:val="007439DD"/>
    <w:rsid w:val="00743C11"/>
    <w:rsid w:val="00743E31"/>
    <w:rsid w:val="00743EFE"/>
    <w:rsid w:val="007441D9"/>
    <w:rsid w:val="007445D8"/>
    <w:rsid w:val="007446E5"/>
    <w:rsid w:val="0074483E"/>
    <w:rsid w:val="00744C46"/>
    <w:rsid w:val="00744E7D"/>
    <w:rsid w:val="007453EA"/>
    <w:rsid w:val="0074586F"/>
    <w:rsid w:val="00745A2B"/>
    <w:rsid w:val="00745AB7"/>
    <w:rsid w:val="00745FA7"/>
    <w:rsid w:val="0074638E"/>
    <w:rsid w:val="00746414"/>
    <w:rsid w:val="007467AB"/>
    <w:rsid w:val="0074682F"/>
    <w:rsid w:val="00746FB5"/>
    <w:rsid w:val="0074713E"/>
    <w:rsid w:val="007473E3"/>
    <w:rsid w:val="00747DEA"/>
    <w:rsid w:val="00747E27"/>
    <w:rsid w:val="00750063"/>
    <w:rsid w:val="0075027C"/>
    <w:rsid w:val="00750394"/>
    <w:rsid w:val="0075059F"/>
    <w:rsid w:val="007505C5"/>
    <w:rsid w:val="007505FD"/>
    <w:rsid w:val="00750F19"/>
    <w:rsid w:val="00750FB8"/>
    <w:rsid w:val="007510E3"/>
    <w:rsid w:val="00751215"/>
    <w:rsid w:val="00751354"/>
    <w:rsid w:val="00751694"/>
    <w:rsid w:val="00751DF6"/>
    <w:rsid w:val="00751E48"/>
    <w:rsid w:val="0075249A"/>
    <w:rsid w:val="007525FD"/>
    <w:rsid w:val="00752D0A"/>
    <w:rsid w:val="00752F13"/>
    <w:rsid w:val="0075347B"/>
    <w:rsid w:val="00753834"/>
    <w:rsid w:val="00753E48"/>
    <w:rsid w:val="00754365"/>
    <w:rsid w:val="0075461C"/>
    <w:rsid w:val="0075462C"/>
    <w:rsid w:val="007547E1"/>
    <w:rsid w:val="00754AB1"/>
    <w:rsid w:val="00754B00"/>
    <w:rsid w:val="007550A6"/>
    <w:rsid w:val="007552BB"/>
    <w:rsid w:val="007553FC"/>
    <w:rsid w:val="007556C7"/>
    <w:rsid w:val="00755852"/>
    <w:rsid w:val="00755B1B"/>
    <w:rsid w:val="00755D17"/>
    <w:rsid w:val="007561A5"/>
    <w:rsid w:val="00756652"/>
    <w:rsid w:val="00756912"/>
    <w:rsid w:val="007569D9"/>
    <w:rsid w:val="00756ED3"/>
    <w:rsid w:val="0075713B"/>
    <w:rsid w:val="007575BE"/>
    <w:rsid w:val="0075773D"/>
    <w:rsid w:val="007579F9"/>
    <w:rsid w:val="00757EA4"/>
    <w:rsid w:val="00757F26"/>
    <w:rsid w:val="007601C3"/>
    <w:rsid w:val="0076083C"/>
    <w:rsid w:val="0076092A"/>
    <w:rsid w:val="007609D1"/>
    <w:rsid w:val="00760A98"/>
    <w:rsid w:val="00760B51"/>
    <w:rsid w:val="007614D8"/>
    <w:rsid w:val="00761803"/>
    <w:rsid w:val="007618E0"/>
    <w:rsid w:val="00761C3C"/>
    <w:rsid w:val="00761E44"/>
    <w:rsid w:val="00762265"/>
    <w:rsid w:val="00762500"/>
    <w:rsid w:val="00762751"/>
    <w:rsid w:val="00762BB3"/>
    <w:rsid w:val="00762BD4"/>
    <w:rsid w:val="00762CCB"/>
    <w:rsid w:val="00763067"/>
    <w:rsid w:val="00763342"/>
    <w:rsid w:val="0076338C"/>
    <w:rsid w:val="007635D2"/>
    <w:rsid w:val="0076378F"/>
    <w:rsid w:val="007638AC"/>
    <w:rsid w:val="00763B44"/>
    <w:rsid w:val="00763EC3"/>
    <w:rsid w:val="00763F3E"/>
    <w:rsid w:val="007641EF"/>
    <w:rsid w:val="007642AB"/>
    <w:rsid w:val="0076435C"/>
    <w:rsid w:val="00764459"/>
    <w:rsid w:val="00764B90"/>
    <w:rsid w:val="00765122"/>
    <w:rsid w:val="007652CC"/>
    <w:rsid w:val="007652E1"/>
    <w:rsid w:val="00765723"/>
    <w:rsid w:val="00765C03"/>
    <w:rsid w:val="00765C4A"/>
    <w:rsid w:val="00765C75"/>
    <w:rsid w:val="00765EB7"/>
    <w:rsid w:val="00765FFC"/>
    <w:rsid w:val="00766130"/>
    <w:rsid w:val="007666EC"/>
    <w:rsid w:val="00766AB6"/>
    <w:rsid w:val="00766CA4"/>
    <w:rsid w:val="00766E35"/>
    <w:rsid w:val="00766E40"/>
    <w:rsid w:val="00766FB0"/>
    <w:rsid w:val="0076726F"/>
    <w:rsid w:val="00767498"/>
    <w:rsid w:val="007677BA"/>
    <w:rsid w:val="00767C77"/>
    <w:rsid w:val="00767C90"/>
    <w:rsid w:val="00770047"/>
    <w:rsid w:val="00770193"/>
    <w:rsid w:val="00770194"/>
    <w:rsid w:val="00770294"/>
    <w:rsid w:val="007703F1"/>
    <w:rsid w:val="007705A8"/>
    <w:rsid w:val="007705C3"/>
    <w:rsid w:val="0077079C"/>
    <w:rsid w:val="007707D5"/>
    <w:rsid w:val="00770841"/>
    <w:rsid w:val="0077108B"/>
    <w:rsid w:val="007716F9"/>
    <w:rsid w:val="0077183D"/>
    <w:rsid w:val="00771FEB"/>
    <w:rsid w:val="00772178"/>
    <w:rsid w:val="007725FE"/>
    <w:rsid w:val="00772E6E"/>
    <w:rsid w:val="00772F59"/>
    <w:rsid w:val="00772FD8"/>
    <w:rsid w:val="0077311C"/>
    <w:rsid w:val="00773121"/>
    <w:rsid w:val="007733C4"/>
    <w:rsid w:val="007734D1"/>
    <w:rsid w:val="0077357E"/>
    <w:rsid w:val="00773A11"/>
    <w:rsid w:val="00773B16"/>
    <w:rsid w:val="00773E4B"/>
    <w:rsid w:val="00774035"/>
    <w:rsid w:val="00774218"/>
    <w:rsid w:val="0077483C"/>
    <w:rsid w:val="00774A83"/>
    <w:rsid w:val="00774B7A"/>
    <w:rsid w:val="00774C66"/>
    <w:rsid w:val="00774CB8"/>
    <w:rsid w:val="0077515B"/>
    <w:rsid w:val="007752EF"/>
    <w:rsid w:val="00775353"/>
    <w:rsid w:val="00775594"/>
    <w:rsid w:val="00775A2B"/>
    <w:rsid w:val="007766C4"/>
    <w:rsid w:val="00776816"/>
    <w:rsid w:val="00776933"/>
    <w:rsid w:val="007779E4"/>
    <w:rsid w:val="00777F33"/>
    <w:rsid w:val="00780406"/>
    <w:rsid w:val="00780791"/>
    <w:rsid w:val="00780E28"/>
    <w:rsid w:val="007810DB"/>
    <w:rsid w:val="00781473"/>
    <w:rsid w:val="0078172A"/>
    <w:rsid w:val="0078189B"/>
    <w:rsid w:val="00782D78"/>
    <w:rsid w:val="00782DEE"/>
    <w:rsid w:val="0078309E"/>
    <w:rsid w:val="00783233"/>
    <w:rsid w:val="00783355"/>
    <w:rsid w:val="007834EA"/>
    <w:rsid w:val="007838E6"/>
    <w:rsid w:val="0078393F"/>
    <w:rsid w:val="00783A7B"/>
    <w:rsid w:val="00784315"/>
    <w:rsid w:val="0078440C"/>
    <w:rsid w:val="0078446E"/>
    <w:rsid w:val="007847EF"/>
    <w:rsid w:val="0078493B"/>
    <w:rsid w:val="00784F8F"/>
    <w:rsid w:val="0078502A"/>
    <w:rsid w:val="007854D8"/>
    <w:rsid w:val="0078584C"/>
    <w:rsid w:val="00785F2F"/>
    <w:rsid w:val="00786564"/>
    <w:rsid w:val="00786912"/>
    <w:rsid w:val="00786A56"/>
    <w:rsid w:val="00786CD5"/>
    <w:rsid w:val="00786D73"/>
    <w:rsid w:val="00786D98"/>
    <w:rsid w:val="00786FE0"/>
    <w:rsid w:val="0078750F"/>
    <w:rsid w:val="00787737"/>
    <w:rsid w:val="007877D0"/>
    <w:rsid w:val="00787801"/>
    <w:rsid w:val="00787A2B"/>
    <w:rsid w:val="0079017E"/>
    <w:rsid w:val="007904D9"/>
    <w:rsid w:val="0079078A"/>
    <w:rsid w:val="00790953"/>
    <w:rsid w:val="00790AD4"/>
    <w:rsid w:val="007911D9"/>
    <w:rsid w:val="007916E3"/>
    <w:rsid w:val="00791FA0"/>
    <w:rsid w:val="007924A1"/>
    <w:rsid w:val="007924BC"/>
    <w:rsid w:val="00792538"/>
    <w:rsid w:val="0079280F"/>
    <w:rsid w:val="00792997"/>
    <w:rsid w:val="00792AC0"/>
    <w:rsid w:val="00792B87"/>
    <w:rsid w:val="00792D86"/>
    <w:rsid w:val="00792F73"/>
    <w:rsid w:val="00793718"/>
    <w:rsid w:val="007937E9"/>
    <w:rsid w:val="00793801"/>
    <w:rsid w:val="00793869"/>
    <w:rsid w:val="00793967"/>
    <w:rsid w:val="00793D71"/>
    <w:rsid w:val="00794221"/>
    <w:rsid w:val="00794285"/>
    <w:rsid w:val="00794D17"/>
    <w:rsid w:val="00794F4C"/>
    <w:rsid w:val="0079540A"/>
    <w:rsid w:val="0079545B"/>
    <w:rsid w:val="00795807"/>
    <w:rsid w:val="00795A6D"/>
    <w:rsid w:val="00795ECC"/>
    <w:rsid w:val="00796111"/>
    <w:rsid w:val="007961BB"/>
    <w:rsid w:val="0079626E"/>
    <w:rsid w:val="007968BB"/>
    <w:rsid w:val="007969FF"/>
    <w:rsid w:val="00796D5D"/>
    <w:rsid w:val="00796EC5"/>
    <w:rsid w:val="007971D9"/>
    <w:rsid w:val="00797818"/>
    <w:rsid w:val="0079795B"/>
    <w:rsid w:val="00797D42"/>
    <w:rsid w:val="00797FD3"/>
    <w:rsid w:val="007A0307"/>
    <w:rsid w:val="007A038B"/>
    <w:rsid w:val="007A0536"/>
    <w:rsid w:val="007A06FF"/>
    <w:rsid w:val="007A09CB"/>
    <w:rsid w:val="007A0C0E"/>
    <w:rsid w:val="007A1910"/>
    <w:rsid w:val="007A1E9A"/>
    <w:rsid w:val="007A1EC2"/>
    <w:rsid w:val="007A1ECD"/>
    <w:rsid w:val="007A232C"/>
    <w:rsid w:val="007A236F"/>
    <w:rsid w:val="007A2664"/>
    <w:rsid w:val="007A2D7E"/>
    <w:rsid w:val="007A2E14"/>
    <w:rsid w:val="007A3084"/>
    <w:rsid w:val="007A3336"/>
    <w:rsid w:val="007A3D5A"/>
    <w:rsid w:val="007A3DA5"/>
    <w:rsid w:val="007A3E6C"/>
    <w:rsid w:val="007A3F8C"/>
    <w:rsid w:val="007A4028"/>
    <w:rsid w:val="007A40DC"/>
    <w:rsid w:val="007A4443"/>
    <w:rsid w:val="007A49AE"/>
    <w:rsid w:val="007A4D56"/>
    <w:rsid w:val="007A4F7B"/>
    <w:rsid w:val="007A4FB6"/>
    <w:rsid w:val="007A53E1"/>
    <w:rsid w:val="007A5AD2"/>
    <w:rsid w:val="007A5D12"/>
    <w:rsid w:val="007A61EC"/>
    <w:rsid w:val="007A65DA"/>
    <w:rsid w:val="007A66AB"/>
    <w:rsid w:val="007A6779"/>
    <w:rsid w:val="007A6957"/>
    <w:rsid w:val="007A6D94"/>
    <w:rsid w:val="007A76B1"/>
    <w:rsid w:val="007A7971"/>
    <w:rsid w:val="007B0003"/>
    <w:rsid w:val="007B0018"/>
    <w:rsid w:val="007B0093"/>
    <w:rsid w:val="007B016C"/>
    <w:rsid w:val="007B0471"/>
    <w:rsid w:val="007B098A"/>
    <w:rsid w:val="007B09BA"/>
    <w:rsid w:val="007B0B49"/>
    <w:rsid w:val="007B0E82"/>
    <w:rsid w:val="007B10FE"/>
    <w:rsid w:val="007B1203"/>
    <w:rsid w:val="007B134A"/>
    <w:rsid w:val="007B1416"/>
    <w:rsid w:val="007B1584"/>
    <w:rsid w:val="007B15D1"/>
    <w:rsid w:val="007B16A3"/>
    <w:rsid w:val="007B1759"/>
    <w:rsid w:val="007B18AA"/>
    <w:rsid w:val="007B1AC8"/>
    <w:rsid w:val="007B1D92"/>
    <w:rsid w:val="007B1DE8"/>
    <w:rsid w:val="007B2349"/>
    <w:rsid w:val="007B2405"/>
    <w:rsid w:val="007B2415"/>
    <w:rsid w:val="007B2519"/>
    <w:rsid w:val="007B2775"/>
    <w:rsid w:val="007B2A9F"/>
    <w:rsid w:val="007B2D7B"/>
    <w:rsid w:val="007B2F8D"/>
    <w:rsid w:val="007B3695"/>
    <w:rsid w:val="007B36B9"/>
    <w:rsid w:val="007B38D0"/>
    <w:rsid w:val="007B39FA"/>
    <w:rsid w:val="007B3F87"/>
    <w:rsid w:val="007B414F"/>
    <w:rsid w:val="007B4245"/>
    <w:rsid w:val="007B4646"/>
    <w:rsid w:val="007B47A3"/>
    <w:rsid w:val="007B47E3"/>
    <w:rsid w:val="007B49F8"/>
    <w:rsid w:val="007B4A5C"/>
    <w:rsid w:val="007B4F8B"/>
    <w:rsid w:val="007B5062"/>
    <w:rsid w:val="007B50D4"/>
    <w:rsid w:val="007B51B3"/>
    <w:rsid w:val="007B52C5"/>
    <w:rsid w:val="007B5497"/>
    <w:rsid w:val="007B5A12"/>
    <w:rsid w:val="007B5EFC"/>
    <w:rsid w:val="007B60B4"/>
    <w:rsid w:val="007B60F2"/>
    <w:rsid w:val="007B6652"/>
    <w:rsid w:val="007B6A81"/>
    <w:rsid w:val="007B716F"/>
    <w:rsid w:val="007B74CE"/>
    <w:rsid w:val="007B7686"/>
    <w:rsid w:val="007B7B76"/>
    <w:rsid w:val="007B7B93"/>
    <w:rsid w:val="007B7BEA"/>
    <w:rsid w:val="007B7C27"/>
    <w:rsid w:val="007B7D80"/>
    <w:rsid w:val="007C0001"/>
    <w:rsid w:val="007C0B8A"/>
    <w:rsid w:val="007C0C62"/>
    <w:rsid w:val="007C0DFB"/>
    <w:rsid w:val="007C0F61"/>
    <w:rsid w:val="007C0F91"/>
    <w:rsid w:val="007C0FF2"/>
    <w:rsid w:val="007C13F6"/>
    <w:rsid w:val="007C1C17"/>
    <w:rsid w:val="007C212F"/>
    <w:rsid w:val="007C2498"/>
    <w:rsid w:val="007C2649"/>
    <w:rsid w:val="007C2BA0"/>
    <w:rsid w:val="007C2C92"/>
    <w:rsid w:val="007C30D4"/>
    <w:rsid w:val="007C3795"/>
    <w:rsid w:val="007C3B28"/>
    <w:rsid w:val="007C3D1F"/>
    <w:rsid w:val="007C4229"/>
    <w:rsid w:val="007C4ED2"/>
    <w:rsid w:val="007C52F8"/>
    <w:rsid w:val="007C53F2"/>
    <w:rsid w:val="007C552C"/>
    <w:rsid w:val="007C60DD"/>
    <w:rsid w:val="007C660A"/>
    <w:rsid w:val="007C677C"/>
    <w:rsid w:val="007C6A73"/>
    <w:rsid w:val="007C6D79"/>
    <w:rsid w:val="007C735E"/>
    <w:rsid w:val="007C75C6"/>
    <w:rsid w:val="007C7904"/>
    <w:rsid w:val="007C7A41"/>
    <w:rsid w:val="007C7C06"/>
    <w:rsid w:val="007C7E66"/>
    <w:rsid w:val="007D002A"/>
    <w:rsid w:val="007D00A1"/>
    <w:rsid w:val="007D015E"/>
    <w:rsid w:val="007D0197"/>
    <w:rsid w:val="007D06FB"/>
    <w:rsid w:val="007D0BD8"/>
    <w:rsid w:val="007D0F10"/>
    <w:rsid w:val="007D1602"/>
    <w:rsid w:val="007D1669"/>
    <w:rsid w:val="007D191E"/>
    <w:rsid w:val="007D1958"/>
    <w:rsid w:val="007D2B0E"/>
    <w:rsid w:val="007D32D2"/>
    <w:rsid w:val="007D3399"/>
    <w:rsid w:val="007D33D3"/>
    <w:rsid w:val="007D37A2"/>
    <w:rsid w:val="007D37B3"/>
    <w:rsid w:val="007D4074"/>
    <w:rsid w:val="007D40D5"/>
    <w:rsid w:val="007D48D1"/>
    <w:rsid w:val="007D4948"/>
    <w:rsid w:val="007D4A08"/>
    <w:rsid w:val="007D5117"/>
    <w:rsid w:val="007D5195"/>
    <w:rsid w:val="007D542B"/>
    <w:rsid w:val="007D579C"/>
    <w:rsid w:val="007D5AEE"/>
    <w:rsid w:val="007D5DBB"/>
    <w:rsid w:val="007D5EEB"/>
    <w:rsid w:val="007D6072"/>
    <w:rsid w:val="007D6274"/>
    <w:rsid w:val="007D6562"/>
    <w:rsid w:val="007D6988"/>
    <w:rsid w:val="007D6AB4"/>
    <w:rsid w:val="007D6B8B"/>
    <w:rsid w:val="007D6C93"/>
    <w:rsid w:val="007D6D37"/>
    <w:rsid w:val="007D6E5F"/>
    <w:rsid w:val="007D6FB1"/>
    <w:rsid w:val="007D713B"/>
    <w:rsid w:val="007D772F"/>
    <w:rsid w:val="007D7ABF"/>
    <w:rsid w:val="007D7B96"/>
    <w:rsid w:val="007D7EBB"/>
    <w:rsid w:val="007D7FC9"/>
    <w:rsid w:val="007E0456"/>
    <w:rsid w:val="007E04B3"/>
    <w:rsid w:val="007E06F8"/>
    <w:rsid w:val="007E07DC"/>
    <w:rsid w:val="007E0869"/>
    <w:rsid w:val="007E087B"/>
    <w:rsid w:val="007E0B83"/>
    <w:rsid w:val="007E0C40"/>
    <w:rsid w:val="007E0DD1"/>
    <w:rsid w:val="007E0E69"/>
    <w:rsid w:val="007E0F84"/>
    <w:rsid w:val="007E104A"/>
    <w:rsid w:val="007E10C4"/>
    <w:rsid w:val="007E1364"/>
    <w:rsid w:val="007E14C2"/>
    <w:rsid w:val="007E1596"/>
    <w:rsid w:val="007E16D3"/>
    <w:rsid w:val="007E1DEA"/>
    <w:rsid w:val="007E1FEB"/>
    <w:rsid w:val="007E21AF"/>
    <w:rsid w:val="007E24BF"/>
    <w:rsid w:val="007E24EF"/>
    <w:rsid w:val="007E2E51"/>
    <w:rsid w:val="007E2F7D"/>
    <w:rsid w:val="007E30E0"/>
    <w:rsid w:val="007E34CF"/>
    <w:rsid w:val="007E35F2"/>
    <w:rsid w:val="007E3803"/>
    <w:rsid w:val="007E380B"/>
    <w:rsid w:val="007E3D25"/>
    <w:rsid w:val="007E3FF5"/>
    <w:rsid w:val="007E460A"/>
    <w:rsid w:val="007E47E8"/>
    <w:rsid w:val="007E4879"/>
    <w:rsid w:val="007E4CE0"/>
    <w:rsid w:val="007E4F40"/>
    <w:rsid w:val="007E5480"/>
    <w:rsid w:val="007E5EF3"/>
    <w:rsid w:val="007E612F"/>
    <w:rsid w:val="007E649A"/>
    <w:rsid w:val="007E6B5E"/>
    <w:rsid w:val="007E6F11"/>
    <w:rsid w:val="007E6F4F"/>
    <w:rsid w:val="007E7426"/>
    <w:rsid w:val="007E778A"/>
    <w:rsid w:val="007E7829"/>
    <w:rsid w:val="007E7988"/>
    <w:rsid w:val="007E7BCC"/>
    <w:rsid w:val="007F0015"/>
    <w:rsid w:val="007F05A5"/>
    <w:rsid w:val="007F11A5"/>
    <w:rsid w:val="007F18BE"/>
    <w:rsid w:val="007F1A2B"/>
    <w:rsid w:val="007F1B97"/>
    <w:rsid w:val="007F1C78"/>
    <w:rsid w:val="007F1D12"/>
    <w:rsid w:val="007F21E7"/>
    <w:rsid w:val="007F2B20"/>
    <w:rsid w:val="007F2F05"/>
    <w:rsid w:val="007F321E"/>
    <w:rsid w:val="007F362D"/>
    <w:rsid w:val="007F36C4"/>
    <w:rsid w:val="007F382E"/>
    <w:rsid w:val="007F38FB"/>
    <w:rsid w:val="007F39F8"/>
    <w:rsid w:val="007F3A46"/>
    <w:rsid w:val="007F417F"/>
    <w:rsid w:val="007F4858"/>
    <w:rsid w:val="007F48A8"/>
    <w:rsid w:val="007F4EBD"/>
    <w:rsid w:val="007F501B"/>
    <w:rsid w:val="007F5B08"/>
    <w:rsid w:val="007F5C1E"/>
    <w:rsid w:val="007F5C51"/>
    <w:rsid w:val="007F5D20"/>
    <w:rsid w:val="007F5FCE"/>
    <w:rsid w:val="007F61FD"/>
    <w:rsid w:val="007F62AB"/>
    <w:rsid w:val="007F6A52"/>
    <w:rsid w:val="007F6B1A"/>
    <w:rsid w:val="007F71AD"/>
    <w:rsid w:val="007F71BE"/>
    <w:rsid w:val="007F7229"/>
    <w:rsid w:val="007F72BD"/>
    <w:rsid w:val="007F7562"/>
    <w:rsid w:val="007F76CD"/>
    <w:rsid w:val="007F7C96"/>
    <w:rsid w:val="007F7F59"/>
    <w:rsid w:val="0080023D"/>
    <w:rsid w:val="0080044F"/>
    <w:rsid w:val="00800518"/>
    <w:rsid w:val="00800AC1"/>
    <w:rsid w:val="00800B79"/>
    <w:rsid w:val="00800CE0"/>
    <w:rsid w:val="00800D04"/>
    <w:rsid w:val="00800D2B"/>
    <w:rsid w:val="00801026"/>
    <w:rsid w:val="008010CA"/>
    <w:rsid w:val="0080146E"/>
    <w:rsid w:val="00801791"/>
    <w:rsid w:val="00801961"/>
    <w:rsid w:val="00801C9D"/>
    <w:rsid w:val="00801DA3"/>
    <w:rsid w:val="00802213"/>
    <w:rsid w:val="00802566"/>
    <w:rsid w:val="00802B25"/>
    <w:rsid w:val="00802B4E"/>
    <w:rsid w:val="00802B69"/>
    <w:rsid w:val="00802F2D"/>
    <w:rsid w:val="0080363B"/>
    <w:rsid w:val="0080382F"/>
    <w:rsid w:val="0080389F"/>
    <w:rsid w:val="008039CC"/>
    <w:rsid w:val="00803D11"/>
    <w:rsid w:val="00803E9D"/>
    <w:rsid w:val="0080441C"/>
    <w:rsid w:val="00804685"/>
    <w:rsid w:val="00804827"/>
    <w:rsid w:val="00804976"/>
    <w:rsid w:val="00805624"/>
    <w:rsid w:val="00805741"/>
    <w:rsid w:val="008057FA"/>
    <w:rsid w:val="00805CA6"/>
    <w:rsid w:val="00805E15"/>
    <w:rsid w:val="00805E45"/>
    <w:rsid w:val="00806E24"/>
    <w:rsid w:val="008073E0"/>
    <w:rsid w:val="00807734"/>
    <w:rsid w:val="00807A25"/>
    <w:rsid w:val="00810089"/>
    <w:rsid w:val="008102C8"/>
    <w:rsid w:val="0081048A"/>
    <w:rsid w:val="008108CF"/>
    <w:rsid w:val="00810FFA"/>
    <w:rsid w:val="008114F0"/>
    <w:rsid w:val="0081165A"/>
    <w:rsid w:val="008117F6"/>
    <w:rsid w:val="00811BBF"/>
    <w:rsid w:val="00812082"/>
    <w:rsid w:val="0081210E"/>
    <w:rsid w:val="0081224E"/>
    <w:rsid w:val="008122E8"/>
    <w:rsid w:val="00812463"/>
    <w:rsid w:val="008129FE"/>
    <w:rsid w:val="00812C2B"/>
    <w:rsid w:val="00812ED7"/>
    <w:rsid w:val="008132DE"/>
    <w:rsid w:val="0081361B"/>
    <w:rsid w:val="008136A5"/>
    <w:rsid w:val="00813B15"/>
    <w:rsid w:val="00813B87"/>
    <w:rsid w:val="00813C79"/>
    <w:rsid w:val="0081400B"/>
    <w:rsid w:val="0081408B"/>
    <w:rsid w:val="00814096"/>
    <w:rsid w:val="0081416C"/>
    <w:rsid w:val="0081440B"/>
    <w:rsid w:val="00814AA7"/>
    <w:rsid w:val="00814E3E"/>
    <w:rsid w:val="00815087"/>
    <w:rsid w:val="008150A3"/>
    <w:rsid w:val="00815A2D"/>
    <w:rsid w:val="00815B88"/>
    <w:rsid w:val="00815C37"/>
    <w:rsid w:val="00816284"/>
    <w:rsid w:val="00816714"/>
    <w:rsid w:val="008169D2"/>
    <w:rsid w:val="00816BD2"/>
    <w:rsid w:val="00816BED"/>
    <w:rsid w:val="00816F36"/>
    <w:rsid w:val="00817144"/>
    <w:rsid w:val="008171BD"/>
    <w:rsid w:val="00817221"/>
    <w:rsid w:val="008172CA"/>
    <w:rsid w:val="008178A5"/>
    <w:rsid w:val="00817A60"/>
    <w:rsid w:val="00817EB9"/>
    <w:rsid w:val="00817F90"/>
    <w:rsid w:val="0082017B"/>
    <w:rsid w:val="00820774"/>
    <w:rsid w:val="00820F0F"/>
    <w:rsid w:val="00821A97"/>
    <w:rsid w:val="00821AEC"/>
    <w:rsid w:val="00821E11"/>
    <w:rsid w:val="00821F1C"/>
    <w:rsid w:val="00822A05"/>
    <w:rsid w:val="00822D1E"/>
    <w:rsid w:val="00822DAA"/>
    <w:rsid w:val="00822F70"/>
    <w:rsid w:val="00823ABC"/>
    <w:rsid w:val="00823D49"/>
    <w:rsid w:val="00823D6B"/>
    <w:rsid w:val="00823F4C"/>
    <w:rsid w:val="0082474C"/>
    <w:rsid w:val="008249B7"/>
    <w:rsid w:val="00824AFC"/>
    <w:rsid w:val="00824B1C"/>
    <w:rsid w:val="00825471"/>
    <w:rsid w:val="00825AC3"/>
    <w:rsid w:val="00825F09"/>
    <w:rsid w:val="00825F8F"/>
    <w:rsid w:val="00826125"/>
    <w:rsid w:val="008262ED"/>
    <w:rsid w:val="008262EE"/>
    <w:rsid w:val="00826497"/>
    <w:rsid w:val="008267AF"/>
    <w:rsid w:val="00826DBA"/>
    <w:rsid w:val="00826DF6"/>
    <w:rsid w:val="008270D3"/>
    <w:rsid w:val="008270F0"/>
    <w:rsid w:val="0082711B"/>
    <w:rsid w:val="008272B2"/>
    <w:rsid w:val="008277EF"/>
    <w:rsid w:val="0083015C"/>
    <w:rsid w:val="00830669"/>
    <w:rsid w:val="008306FB"/>
    <w:rsid w:val="008309AA"/>
    <w:rsid w:val="00830C2F"/>
    <w:rsid w:val="00830D24"/>
    <w:rsid w:val="00830DD4"/>
    <w:rsid w:val="00831375"/>
    <w:rsid w:val="0083175E"/>
    <w:rsid w:val="0083181E"/>
    <w:rsid w:val="00831932"/>
    <w:rsid w:val="00831958"/>
    <w:rsid w:val="00831A27"/>
    <w:rsid w:val="00831BDB"/>
    <w:rsid w:val="00831DEB"/>
    <w:rsid w:val="0083256B"/>
    <w:rsid w:val="008327D9"/>
    <w:rsid w:val="00832AB1"/>
    <w:rsid w:val="00833142"/>
    <w:rsid w:val="008332A5"/>
    <w:rsid w:val="0083383B"/>
    <w:rsid w:val="00833B3F"/>
    <w:rsid w:val="00833D43"/>
    <w:rsid w:val="008343C1"/>
    <w:rsid w:val="00834440"/>
    <w:rsid w:val="0083460A"/>
    <w:rsid w:val="008352C3"/>
    <w:rsid w:val="008352F8"/>
    <w:rsid w:val="00835587"/>
    <w:rsid w:val="00835A65"/>
    <w:rsid w:val="00835E99"/>
    <w:rsid w:val="00836013"/>
    <w:rsid w:val="00836061"/>
    <w:rsid w:val="00836242"/>
    <w:rsid w:val="00836905"/>
    <w:rsid w:val="0083693E"/>
    <w:rsid w:val="008369D8"/>
    <w:rsid w:val="00836A83"/>
    <w:rsid w:val="0083716F"/>
    <w:rsid w:val="0083720D"/>
    <w:rsid w:val="00837B8C"/>
    <w:rsid w:val="00837C59"/>
    <w:rsid w:val="008402EC"/>
    <w:rsid w:val="00840392"/>
    <w:rsid w:val="008405AA"/>
    <w:rsid w:val="00840B6D"/>
    <w:rsid w:val="00840C22"/>
    <w:rsid w:val="00840D7C"/>
    <w:rsid w:val="00840E00"/>
    <w:rsid w:val="00840E8D"/>
    <w:rsid w:val="00840FD4"/>
    <w:rsid w:val="00840FE2"/>
    <w:rsid w:val="0084128A"/>
    <w:rsid w:val="008414D7"/>
    <w:rsid w:val="008415DE"/>
    <w:rsid w:val="0084173A"/>
    <w:rsid w:val="00841B4C"/>
    <w:rsid w:val="0084214C"/>
    <w:rsid w:val="0084217D"/>
    <w:rsid w:val="00842874"/>
    <w:rsid w:val="0084287D"/>
    <w:rsid w:val="00842B3D"/>
    <w:rsid w:val="00842F54"/>
    <w:rsid w:val="0084301F"/>
    <w:rsid w:val="008438F2"/>
    <w:rsid w:val="00843CC3"/>
    <w:rsid w:val="00843EEB"/>
    <w:rsid w:val="00844401"/>
    <w:rsid w:val="00844807"/>
    <w:rsid w:val="00844DA2"/>
    <w:rsid w:val="00844DD5"/>
    <w:rsid w:val="00845287"/>
    <w:rsid w:val="008452E3"/>
    <w:rsid w:val="008453A2"/>
    <w:rsid w:val="0084599A"/>
    <w:rsid w:val="00845BF9"/>
    <w:rsid w:val="00845C8A"/>
    <w:rsid w:val="00845D9A"/>
    <w:rsid w:val="00845EA1"/>
    <w:rsid w:val="008461D7"/>
    <w:rsid w:val="008462BA"/>
    <w:rsid w:val="00846615"/>
    <w:rsid w:val="00846702"/>
    <w:rsid w:val="008467DC"/>
    <w:rsid w:val="00846B13"/>
    <w:rsid w:val="008472C1"/>
    <w:rsid w:val="0084758F"/>
    <w:rsid w:val="0084774B"/>
    <w:rsid w:val="008479B4"/>
    <w:rsid w:val="008500C8"/>
    <w:rsid w:val="00850486"/>
    <w:rsid w:val="00850493"/>
    <w:rsid w:val="008505F8"/>
    <w:rsid w:val="0085096F"/>
    <w:rsid w:val="00850BF5"/>
    <w:rsid w:val="00850C59"/>
    <w:rsid w:val="00851012"/>
    <w:rsid w:val="008511C9"/>
    <w:rsid w:val="008513BC"/>
    <w:rsid w:val="00851402"/>
    <w:rsid w:val="00851484"/>
    <w:rsid w:val="00851549"/>
    <w:rsid w:val="00851684"/>
    <w:rsid w:val="00851C60"/>
    <w:rsid w:val="00851CA6"/>
    <w:rsid w:val="00851DEE"/>
    <w:rsid w:val="008523A8"/>
    <w:rsid w:val="0085275E"/>
    <w:rsid w:val="00852920"/>
    <w:rsid w:val="00852BB7"/>
    <w:rsid w:val="00853451"/>
    <w:rsid w:val="00853488"/>
    <w:rsid w:val="008538D2"/>
    <w:rsid w:val="008538FE"/>
    <w:rsid w:val="00853B47"/>
    <w:rsid w:val="0085422F"/>
    <w:rsid w:val="008542A8"/>
    <w:rsid w:val="008542C3"/>
    <w:rsid w:val="00854327"/>
    <w:rsid w:val="008549FE"/>
    <w:rsid w:val="00854CF0"/>
    <w:rsid w:val="00854F0E"/>
    <w:rsid w:val="00855019"/>
    <w:rsid w:val="00855215"/>
    <w:rsid w:val="00855220"/>
    <w:rsid w:val="008554BA"/>
    <w:rsid w:val="00855B26"/>
    <w:rsid w:val="00855B45"/>
    <w:rsid w:val="00855BD3"/>
    <w:rsid w:val="00855EA7"/>
    <w:rsid w:val="00855EC7"/>
    <w:rsid w:val="008560FC"/>
    <w:rsid w:val="00856233"/>
    <w:rsid w:val="00856640"/>
    <w:rsid w:val="0085671D"/>
    <w:rsid w:val="008568D7"/>
    <w:rsid w:val="008568FC"/>
    <w:rsid w:val="00856A52"/>
    <w:rsid w:val="00856C78"/>
    <w:rsid w:val="00857274"/>
    <w:rsid w:val="008572AB"/>
    <w:rsid w:val="008576F1"/>
    <w:rsid w:val="00857764"/>
    <w:rsid w:val="00857949"/>
    <w:rsid w:val="0085797C"/>
    <w:rsid w:val="00857A50"/>
    <w:rsid w:val="0086010A"/>
    <w:rsid w:val="00860640"/>
    <w:rsid w:val="008609BE"/>
    <w:rsid w:val="00860B0D"/>
    <w:rsid w:val="00860E62"/>
    <w:rsid w:val="0086152A"/>
    <w:rsid w:val="0086194A"/>
    <w:rsid w:val="00862264"/>
    <w:rsid w:val="00862543"/>
    <w:rsid w:val="0086295E"/>
    <w:rsid w:val="00862F66"/>
    <w:rsid w:val="00862FE6"/>
    <w:rsid w:val="00863732"/>
    <w:rsid w:val="0086395A"/>
    <w:rsid w:val="00863973"/>
    <w:rsid w:val="00863C35"/>
    <w:rsid w:val="00863CF7"/>
    <w:rsid w:val="00864820"/>
    <w:rsid w:val="00864FAB"/>
    <w:rsid w:val="00864FCB"/>
    <w:rsid w:val="008651E5"/>
    <w:rsid w:val="008653B1"/>
    <w:rsid w:val="008654B9"/>
    <w:rsid w:val="0086630A"/>
    <w:rsid w:val="0086634D"/>
    <w:rsid w:val="00866F29"/>
    <w:rsid w:val="008670E5"/>
    <w:rsid w:val="00867186"/>
    <w:rsid w:val="00867220"/>
    <w:rsid w:val="00867360"/>
    <w:rsid w:val="0086738A"/>
    <w:rsid w:val="00867632"/>
    <w:rsid w:val="008676F9"/>
    <w:rsid w:val="008679AC"/>
    <w:rsid w:val="00867B35"/>
    <w:rsid w:val="00867B6E"/>
    <w:rsid w:val="00867E01"/>
    <w:rsid w:val="00867E7D"/>
    <w:rsid w:val="0087023D"/>
    <w:rsid w:val="008702D8"/>
    <w:rsid w:val="00870708"/>
    <w:rsid w:val="008708E7"/>
    <w:rsid w:val="00870BE4"/>
    <w:rsid w:val="00870E06"/>
    <w:rsid w:val="0087118B"/>
    <w:rsid w:val="0087121E"/>
    <w:rsid w:val="00871472"/>
    <w:rsid w:val="00871A66"/>
    <w:rsid w:val="00871A74"/>
    <w:rsid w:val="00871C2E"/>
    <w:rsid w:val="00871F23"/>
    <w:rsid w:val="00872674"/>
    <w:rsid w:val="008729AA"/>
    <w:rsid w:val="00872DC0"/>
    <w:rsid w:val="00872ECD"/>
    <w:rsid w:val="00873044"/>
    <w:rsid w:val="00873538"/>
    <w:rsid w:val="008738AD"/>
    <w:rsid w:val="008743D9"/>
    <w:rsid w:val="00874501"/>
    <w:rsid w:val="0087465B"/>
    <w:rsid w:val="00874975"/>
    <w:rsid w:val="00874A29"/>
    <w:rsid w:val="00874C8A"/>
    <w:rsid w:val="00874D07"/>
    <w:rsid w:val="008758DF"/>
    <w:rsid w:val="0087595B"/>
    <w:rsid w:val="00875D41"/>
    <w:rsid w:val="00875D56"/>
    <w:rsid w:val="008763FA"/>
    <w:rsid w:val="008765B5"/>
    <w:rsid w:val="00876A07"/>
    <w:rsid w:val="00876A55"/>
    <w:rsid w:val="00876A73"/>
    <w:rsid w:val="00876D32"/>
    <w:rsid w:val="00877017"/>
    <w:rsid w:val="00877529"/>
    <w:rsid w:val="00877852"/>
    <w:rsid w:val="00877BB0"/>
    <w:rsid w:val="00877E11"/>
    <w:rsid w:val="00877EDF"/>
    <w:rsid w:val="0088047A"/>
    <w:rsid w:val="00880968"/>
    <w:rsid w:val="00880D61"/>
    <w:rsid w:val="008812DE"/>
    <w:rsid w:val="008813B4"/>
    <w:rsid w:val="00881FE6"/>
    <w:rsid w:val="00882498"/>
    <w:rsid w:val="008827FA"/>
    <w:rsid w:val="00882937"/>
    <w:rsid w:val="00882F3A"/>
    <w:rsid w:val="0088304F"/>
    <w:rsid w:val="0088335E"/>
    <w:rsid w:val="0088358D"/>
    <w:rsid w:val="0088371C"/>
    <w:rsid w:val="00883A39"/>
    <w:rsid w:val="00883BED"/>
    <w:rsid w:val="00884655"/>
    <w:rsid w:val="008846CD"/>
    <w:rsid w:val="00884862"/>
    <w:rsid w:val="008849A9"/>
    <w:rsid w:val="00885561"/>
    <w:rsid w:val="0088575E"/>
    <w:rsid w:val="00885D89"/>
    <w:rsid w:val="008863A1"/>
    <w:rsid w:val="00886410"/>
    <w:rsid w:val="008868CF"/>
    <w:rsid w:val="008869F9"/>
    <w:rsid w:val="00886CAC"/>
    <w:rsid w:val="00886DCD"/>
    <w:rsid w:val="00886F4B"/>
    <w:rsid w:val="00886FC1"/>
    <w:rsid w:val="008870A3"/>
    <w:rsid w:val="008870C3"/>
    <w:rsid w:val="00887385"/>
    <w:rsid w:val="0088748D"/>
    <w:rsid w:val="00887668"/>
    <w:rsid w:val="00887B51"/>
    <w:rsid w:val="0089009F"/>
    <w:rsid w:val="00890173"/>
    <w:rsid w:val="0089035E"/>
    <w:rsid w:val="0089040F"/>
    <w:rsid w:val="008908C7"/>
    <w:rsid w:val="00890BF1"/>
    <w:rsid w:val="00890EAD"/>
    <w:rsid w:val="0089106F"/>
    <w:rsid w:val="00891382"/>
    <w:rsid w:val="008914ED"/>
    <w:rsid w:val="00891787"/>
    <w:rsid w:val="008917F6"/>
    <w:rsid w:val="00891C22"/>
    <w:rsid w:val="00891C25"/>
    <w:rsid w:val="00891CB2"/>
    <w:rsid w:val="00891E41"/>
    <w:rsid w:val="008926E1"/>
    <w:rsid w:val="00892B11"/>
    <w:rsid w:val="00892B66"/>
    <w:rsid w:val="00892EB0"/>
    <w:rsid w:val="00892EE9"/>
    <w:rsid w:val="008932A3"/>
    <w:rsid w:val="00893459"/>
    <w:rsid w:val="008939B7"/>
    <w:rsid w:val="00893A61"/>
    <w:rsid w:val="00893FF9"/>
    <w:rsid w:val="008940E1"/>
    <w:rsid w:val="0089472E"/>
    <w:rsid w:val="00894B39"/>
    <w:rsid w:val="00894D71"/>
    <w:rsid w:val="00895411"/>
    <w:rsid w:val="00895A83"/>
    <w:rsid w:val="00895C7B"/>
    <w:rsid w:val="00895EC5"/>
    <w:rsid w:val="00896641"/>
    <w:rsid w:val="00896761"/>
    <w:rsid w:val="00896F07"/>
    <w:rsid w:val="00896FB4"/>
    <w:rsid w:val="0089707A"/>
    <w:rsid w:val="00897247"/>
    <w:rsid w:val="0089733D"/>
    <w:rsid w:val="008974B4"/>
    <w:rsid w:val="008977A9"/>
    <w:rsid w:val="008977CE"/>
    <w:rsid w:val="008977CF"/>
    <w:rsid w:val="008979B4"/>
    <w:rsid w:val="00897A1B"/>
    <w:rsid w:val="00897B8F"/>
    <w:rsid w:val="00897C8C"/>
    <w:rsid w:val="00897DD9"/>
    <w:rsid w:val="008A010F"/>
    <w:rsid w:val="008A05E9"/>
    <w:rsid w:val="008A0D2F"/>
    <w:rsid w:val="008A0F1D"/>
    <w:rsid w:val="008A13F2"/>
    <w:rsid w:val="008A1410"/>
    <w:rsid w:val="008A1704"/>
    <w:rsid w:val="008A1880"/>
    <w:rsid w:val="008A2513"/>
    <w:rsid w:val="008A2E28"/>
    <w:rsid w:val="008A2E9C"/>
    <w:rsid w:val="008A2EDD"/>
    <w:rsid w:val="008A2FED"/>
    <w:rsid w:val="008A3147"/>
    <w:rsid w:val="008A31B3"/>
    <w:rsid w:val="008A32A4"/>
    <w:rsid w:val="008A330A"/>
    <w:rsid w:val="008A3766"/>
    <w:rsid w:val="008A3CE6"/>
    <w:rsid w:val="008A3E8F"/>
    <w:rsid w:val="008A40EF"/>
    <w:rsid w:val="008A4190"/>
    <w:rsid w:val="008A421F"/>
    <w:rsid w:val="008A42B4"/>
    <w:rsid w:val="008A448D"/>
    <w:rsid w:val="008A4512"/>
    <w:rsid w:val="008A4550"/>
    <w:rsid w:val="008A489D"/>
    <w:rsid w:val="008A4B3C"/>
    <w:rsid w:val="008A550A"/>
    <w:rsid w:val="008A5821"/>
    <w:rsid w:val="008A588C"/>
    <w:rsid w:val="008A595A"/>
    <w:rsid w:val="008A5C1F"/>
    <w:rsid w:val="008A5F80"/>
    <w:rsid w:val="008A619C"/>
    <w:rsid w:val="008A61DB"/>
    <w:rsid w:val="008A6583"/>
    <w:rsid w:val="008A7287"/>
    <w:rsid w:val="008A7294"/>
    <w:rsid w:val="008A7348"/>
    <w:rsid w:val="008A767F"/>
    <w:rsid w:val="008A7D4B"/>
    <w:rsid w:val="008A7E75"/>
    <w:rsid w:val="008A7EE5"/>
    <w:rsid w:val="008A7F69"/>
    <w:rsid w:val="008A7F8D"/>
    <w:rsid w:val="008A7FC9"/>
    <w:rsid w:val="008B007D"/>
    <w:rsid w:val="008B0144"/>
    <w:rsid w:val="008B09E4"/>
    <w:rsid w:val="008B0B03"/>
    <w:rsid w:val="008B0E65"/>
    <w:rsid w:val="008B151B"/>
    <w:rsid w:val="008B18BC"/>
    <w:rsid w:val="008B1921"/>
    <w:rsid w:val="008B1B62"/>
    <w:rsid w:val="008B1CEB"/>
    <w:rsid w:val="008B1D2F"/>
    <w:rsid w:val="008B2201"/>
    <w:rsid w:val="008B25F9"/>
    <w:rsid w:val="008B2771"/>
    <w:rsid w:val="008B2994"/>
    <w:rsid w:val="008B2B49"/>
    <w:rsid w:val="008B2CF7"/>
    <w:rsid w:val="008B2E25"/>
    <w:rsid w:val="008B32AA"/>
    <w:rsid w:val="008B32B5"/>
    <w:rsid w:val="008B336B"/>
    <w:rsid w:val="008B3409"/>
    <w:rsid w:val="008B342B"/>
    <w:rsid w:val="008B3659"/>
    <w:rsid w:val="008B3775"/>
    <w:rsid w:val="008B387A"/>
    <w:rsid w:val="008B3A3A"/>
    <w:rsid w:val="008B3F2D"/>
    <w:rsid w:val="008B4509"/>
    <w:rsid w:val="008B4536"/>
    <w:rsid w:val="008B4D94"/>
    <w:rsid w:val="008B4F07"/>
    <w:rsid w:val="008B50C1"/>
    <w:rsid w:val="008B5525"/>
    <w:rsid w:val="008B57D2"/>
    <w:rsid w:val="008B57FC"/>
    <w:rsid w:val="008B593B"/>
    <w:rsid w:val="008B59F9"/>
    <w:rsid w:val="008B613B"/>
    <w:rsid w:val="008B622A"/>
    <w:rsid w:val="008B6514"/>
    <w:rsid w:val="008B65BD"/>
    <w:rsid w:val="008B6B3E"/>
    <w:rsid w:val="008B6BC6"/>
    <w:rsid w:val="008B716A"/>
    <w:rsid w:val="008B7208"/>
    <w:rsid w:val="008B73AA"/>
    <w:rsid w:val="008B77AF"/>
    <w:rsid w:val="008B7BB8"/>
    <w:rsid w:val="008B7EC9"/>
    <w:rsid w:val="008C0360"/>
    <w:rsid w:val="008C0789"/>
    <w:rsid w:val="008C10E0"/>
    <w:rsid w:val="008C203B"/>
    <w:rsid w:val="008C226C"/>
    <w:rsid w:val="008C275B"/>
    <w:rsid w:val="008C2E6E"/>
    <w:rsid w:val="008C325C"/>
    <w:rsid w:val="008C386C"/>
    <w:rsid w:val="008C3C45"/>
    <w:rsid w:val="008C3C50"/>
    <w:rsid w:val="008C421A"/>
    <w:rsid w:val="008C4404"/>
    <w:rsid w:val="008C4531"/>
    <w:rsid w:val="008C477A"/>
    <w:rsid w:val="008C4EDE"/>
    <w:rsid w:val="008C5769"/>
    <w:rsid w:val="008C5A0D"/>
    <w:rsid w:val="008C5DD3"/>
    <w:rsid w:val="008C611C"/>
    <w:rsid w:val="008C6842"/>
    <w:rsid w:val="008C6879"/>
    <w:rsid w:val="008C6B44"/>
    <w:rsid w:val="008C7553"/>
    <w:rsid w:val="008C76DB"/>
    <w:rsid w:val="008C792D"/>
    <w:rsid w:val="008C795F"/>
    <w:rsid w:val="008C7C1C"/>
    <w:rsid w:val="008C7EB9"/>
    <w:rsid w:val="008C7EBD"/>
    <w:rsid w:val="008C7F80"/>
    <w:rsid w:val="008D0272"/>
    <w:rsid w:val="008D06D0"/>
    <w:rsid w:val="008D0795"/>
    <w:rsid w:val="008D0ADF"/>
    <w:rsid w:val="008D0C85"/>
    <w:rsid w:val="008D0E9A"/>
    <w:rsid w:val="008D212C"/>
    <w:rsid w:val="008D2159"/>
    <w:rsid w:val="008D271A"/>
    <w:rsid w:val="008D2750"/>
    <w:rsid w:val="008D2BD2"/>
    <w:rsid w:val="008D2BD5"/>
    <w:rsid w:val="008D3236"/>
    <w:rsid w:val="008D3328"/>
    <w:rsid w:val="008D3637"/>
    <w:rsid w:val="008D36CD"/>
    <w:rsid w:val="008D3A73"/>
    <w:rsid w:val="008D3F2B"/>
    <w:rsid w:val="008D4009"/>
    <w:rsid w:val="008D42E1"/>
    <w:rsid w:val="008D464A"/>
    <w:rsid w:val="008D4936"/>
    <w:rsid w:val="008D540C"/>
    <w:rsid w:val="008D54CD"/>
    <w:rsid w:val="008D5D53"/>
    <w:rsid w:val="008D6143"/>
    <w:rsid w:val="008D62EC"/>
    <w:rsid w:val="008D633C"/>
    <w:rsid w:val="008D65E6"/>
    <w:rsid w:val="008D6747"/>
    <w:rsid w:val="008D675E"/>
    <w:rsid w:val="008D68C8"/>
    <w:rsid w:val="008D6DE2"/>
    <w:rsid w:val="008D6EF8"/>
    <w:rsid w:val="008D7392"/>
    <w:rsid w:val="008D7B74"/>
    <w:rsid w:val="008D7CE0"/>
    <w:rsid w:val="008E0099"/>
    <w:rsid w:val="008E04B2"/>
    <w:rsid w:val="008E07D2"/>
    <w:rsid w:val="008E0964"/>
    <w:rsid w:val="008E0B6D"/>
    <w:rsid w:val="008E0C19"/>
    <w:rsid w:val="008E1084"/>
    <w:rsid w:val="008E1125"/>
    <w:rsid w:val="008E1212"/>
    <w:rsid w:val="008E1279"/>
    <w:rsid w:val="008E1490"/>
    <w:rsid w:val="008E16D2"/>
    <w:rsid w:val="008E1CDD"/>
    <w:rsid w:val="008E1F75"/>
    <w:rsid w:val="008E2539"/>
    <w:rsid w:val="008E26AC"/>
    <w:rsid w:val="008E2928"/>
    <w:rsid w:val="008E2CE2"/>
    <w:rsid w:val="008E38CC"/>
    <w:rsid w:val="008E3D36"/>
    <w:rsid w:val="008E4042"/>
    <w:rsid w:val="008E40C3"/>
    <w:rsid w:val="008E48B8"/>
    <w:rsid w:val="008E4BAA"/>
    <w:rsid w:val="008E50D9"/>
    <w:rsid w:val="008E580C"/>
    <w:rsid w:val="008E59D3"/>
    <w:rsid w:val="008E5C38"/>
    <w:rsid w:val="008E5CB7"/>
    <w:rsid w:val="008E5D35"/>
    <w:rsid w:val="008E5DE1"/>
    <w:rsid w:val="008E5FE1"/>
    <w:rsid w:val="008E5FEE"/>
    <w:rsid w:val="008E6012"/>
    <w:rsid w:val="008E6128"/>
    <w:rsid w:val="008E6307"/>
    <w:rsid w:val="008E669D"/>
    <w:rsid w:val="008E67BF"/>
    <w:rsid w:val="008E6A39"/>
    <w:rsid w:val="008E7039"/>
    <w:rsid w:val="008E7372"/>
    <w:rsid w:val="008E75C7"/>
    <w:rsid w:val="008E7D7B"/>
    <w:rsid w:val="008F00B1"/>
    <w:rsid w:val="008F0359"/>
    <w:rsid w:val="008F05FD"/>
    <w:rsid w:val="008F0DA2"/>
    <w:rsid w:val="008F0EAE"/>
    <w:rsid w:val="008F0F07"/>
    <w:rsid w:val="008F1775"/>
    <w:rsid w:val="008F1BAE"/>
    <w:rsid w:val="008F1DBB"/>
    <w:rsid w:val="008F2492"/>
    <w:rsid w:val="008F2514"/>
    <w:rsid w:val="008F25FF"/>
    <w:rsid w:val="008F26E3"/>
    <w:rsid w:val="008F29D4"/>
    <w:rsid w:val="008F2B01"/>
    <w:rsid w:val="008F2E6E"/>
    <w:rsid w:val="008F2F68"/>
    <w:rsid w:val="008F35F7"/>
    <w:rsid w:val="008F37D5"/>
    <w:rsid w:val="008F385F"/>
    <w:rsid w:val="008F39B5"/>
    <w:rsid w:val="008F3BD6"/>
    <w:rsid w:val="008F3DF2"/>
    <w:rsid w:val="008F3F0D"/>
    <w:rsid w:val="008F4074"/>
    <w:rsid w:val="008F41D7"/>
    <w:rsid w:val="008F4219"/>
    <w:rsid w:val="008F4289"/>
    <w:rsid w:val="008F4BC0"/>
    <w:rsid w:val="008F4C45"/>
    <w:rsid w:val="008F517E"/>
    <w:rsid w:val="008F5781"/>
    <w:rsid w:val="008F5818"/>
    <w:rsid w:val="008F5BF2"/>
    <w:rsid w:val="008F5C5B"/>
    <w:rsid w:val="008F5FFA"/>
    <w:rsid w:val="008F6278"/>
    <w:rsid w:val="008F6724"/>
    <w:rsid w:val="008F7183"/>
    <w:rsid w:val="008F73E5"/>
    <w:rsid w:val="008F7400"/>
    <w:rsid w:val="008F756F"/>
    <w:rsid w:val="008F760F"/>
    <w:rsid w:val="008F7667"/>
    <w:rsid w:val="009002DB"/>
    <w:rsid w:val="009004AD"/>
    <w:rsid w:val="009004E6"/>
    <w:rsid w:val="00900521"/>
    <w:rsid w:val="00900712"/>
    <w:rsid w:val="009007B1"/>
    <w:rsid w:val="009007D1"/>
    <w:rsid w:val="009012F1"/>
    <w:rsid w:val="0090169F"/>
    <w:rsid w:val="009020E7"/>
    <w:rsid w:val="00902137"/>
    <w:rsid w:val="00902223"/>
    <w:rsid w:val="0090242A"/>
    <w:rsid w:val="009024BF"/>
    <w:rsid w:val="009026D0"/>
    <w:rsid w:val="0090292D"/>
    <w:rsid w:val="00902ACC"/>
    <w:rsid w:val="00902B9B"/>
    <w:rsid w:val="00902F65"/>
    <w:rsid w:val="0090315B"/>
    <w:rsid w:val="0090333D"/>
    <w:rsid w:val="0090336A"/>
    <w:rsid w:val="009033BF"/>
    <w:rsid w:val="009034E7"/>
    <w:rsid w:val="009039E0"/>
    <w:rsid w:val="009045ED"/>
    <w:rsid w:val="009047EF"/>
    <w:rsid w:val="009049B9"/>
    <w:rsid w:val="00904F47"/>
    <w:rsid w:val="0090526D"/>
    <w:rsid w:val="00905941"/>
    <w:rsid w:val="00905966"/>
    <w:rsid w:val="00905B98"/>
    <w:rsid w:val="00905F92"/>
    <w:rsid w:val="00905FFB"/>
    <w:rsid w:val="0090628B"/>
    <w:rsid w:val="009067D6"/>
    <w:rsid w:val="00906997"/>
    <w:rsid w:val="0090717F"/>
    <w:rsid w:val="00907C5B"/>
    <w:rsid w:val="00907E51"/>
    <w:rsid w:val="00910139"/>
    <w:rsid w:val="0091033F"/>
    <w:rsid w:val="009109C2"/>
    <w:rsid w:val="00910C9A"/>
    <w:rsid w:val="00910DC5"/>
    <w:rsid w:val="009111FC"/>
    <w:rsid w:val="00911414"/>
    <w:rsid w:val="009114A5"/>
    <w:rsid w:val="00911763"/>
    <w:rsid w:val="009119D9"/>
    <w:rsid w:val="00911E62"/>
    <w:rsid w:val="00911E68"/>
    <w:rsid w:val="0091248A"/>
    <w:rsid w:val="0091270E"/>
    <w:rsid w:val="009128DC"/>
    <w:rsid w:val="009129E2"/>
    <w:rsid w:val="00912A70"/>
    <w:rsid w:val="00912BE0"/>
    <w:rsid w:val="00912C4B"/>
    <w:rsid w:val="00912CD6"/>
    <w:rsid w:val="00913168"/>
    <w:rsid w:val="0091321F"/>
    <w:rsid w:val="00913B7E"/>
    <w:rsid w:val="00913BBE"/>
    <w:rsid w:val="00913C07"/>
    <w:rsid w:val="00913DFC"/>
    <w:rsid w:val="009140B6"/>
    <w:rsid w:val="009145BC"/>
    <w:rsid w:val="00914A68"/>
    <w:rsid w:val="00914B47"/>
    <w:rsid w:val="00914CA1"/>
    <w:rsid w:val="0091537C"/>
    <w:rsid w:val="00915B30"/>
    <w:rsid w:val="00915E52"/>
    <w:rsid w:val="00915EFC"/>
    <w:rsid w:val="00916140"/>
    <w:rsid w:val="00916581"/>
    <w:rsid w:val="009167AB"/>
    <w:rsid w:val="00916C3B"/>
    <w:rsid w:val="00916E6D"/>
    <w:rsid w:val="00917D1D"/>
    <w:rsid w:val="00920138"/>
    <w:rsid w:val="00920240"/>
    <w:rsid w:val="00920283"/>
    <w:rsid w:val="00920739"/>
    <w:rsid w:val="00920C63"/>
    <w:rsid w:val="00920E61"/>
    <w:rsid w:val="00920E86"/>
    <w:rsid w:val="009210E9"/>
    <w:rsid w:val="0092134A"/>
    <w:rsid w:val="00921600"/>
    <w:rsid w:val="00921745"/>
    <w:rsid w:val="009219C2"/>
    <w:rsid w:val="00921A2E"/>
    <w:rsid w:val="00921D54"/>
    <w:rsid w:val="00921E31"/>
    <w:rsid w:val="009228B3"/>
    <w:rsid w:val="00922966"/>
    <w:rsid w:val="00922C53"/>
    <w:rsid w:val="00922DB9"/>
    <w:rsid w:val="0092351A"/>
    <w:rsid w:val="00923772"/>
    <w:rsid w:val="0092383E"/>
    <w:rsid w:val="00923A0B"/>
    <w:rsid w:val="0092415A"/>
    <w:rsid w:val="0092433E"/>
    <w:rsid w:val="0092476D"/>
    <w:rsid w:val="009247B7"/>
    <w:rsid w:val="00924E1F"/>
    <w:rsid w:val="00924EE6"/>
    <w:rsid w:val="00925468"/>
    <w:rsid w:val="009254E7"/>
    <w:rsid w:val="00925A66"/>
    <w:rsid w:val="00925D0A"/>
    <w:rsid w:val="00925D93"/>
    <w:rsid w:val="00926044"/>
    <w:rsid w:val="00926117"/>
    <w:rsid w:val="00926502"/>
    <w:rsid w:val="009268DA"/>
    <w:rsid w:val="00927447"/>
    <w:rsid w:val="0092752A"/>
    <w:rsid w:val="009277F4"/>
    <w:rsid w:val="00927A7A"/>
    <w:rsid w:val="00927C63"/>
    <w:rsid w:val="0093097D"/>
    <w:rsid w:val="00930CF8"/>
    <w:rsid w:val="0093121A"/>
    <w:rsid w:val="00931398"/>
    <w:rsid w:val="00931979"/>
    <w:rsid w:val="009319B1"/>
    <w:rsid w:val="00932020"/>
    <w:rsid w:val="0093204A"/>
    <w:rsid w:val="009322BD"/>
    <w:rsid w:val="009329AB"/>
    <w:rsid w:val="00932AE5"/>
    <w:rsid w:val="00932F0F"/>
    <w:rsid w:val="0093327C"/>
    <w:rsid w:val="009336ED"/>
    <w:rsid w:val="0093381E"/>
    <w:rsid w:val="00933C5F"/>
    <w:rsid w:val="00933F61"/>
    <w:rsid w:val="00934594"/>
    <w:rsid w:val="0093462B"/>
    <w:rsid w:val="0093478B"/>
    <w:rsid w:val="00934AD5"/>
    <w:rsid w:val="00934DF2"/>
    <w:rsid w:val="009353F5"/>
    <w:rsid w:val="00935A39"/>
    <w:rsid w:val="00935C02"/>
    <w:rsid w:val="00935E9C"/>
    <w:rsid w:val="009361A4"/>
    <w:rsid w:val="00936383"/>
    <w:rsid w:val="0093666F"/>
    <w:rsid w:val="00936836"/>
    <w:rsid w:val="009369FF"/>
    <w:rsid w:val="00936C58"/>
    <w:rsid w:val="00936D93"/>
    <w:rsid w:val="0093729E"/>
    <w:rsid w:val="009373B6"/>
    <w:rsid w:val="00937451"/>
    <w:rsid w:val="00937844"/>
    <w:rsid w:val="009378B1"/>
    <w:rsid w:val="00937D01"/>
    <w:rsid w:val="009401D7"/>
    <w:rsid w:val="00940546"/>
    <w:rsid w:val="00940AD6"/>
    <w:rsid w:val="00941096"/>
    <w:rsid w:val="0094115F"/>
    <w:rsid w:val="00941164"/>
    <w:rsid w:val="0094158E"/>
    <w:rsid w:val="00941829"/>
    <w:rsid w:val="00941EF4"/>
    <w:rsid w:val="00941F04"/>
    <w:rsid w:val="00941FDA"/>
    <w:rsid w:val="009423EA"/>
    <w:rsid w:val="0094243F"/>
    <w:rsid w:val="009427D0"/>
    <w:rsid w:val="00942934"/>
    <w:rsid w:val="00942C6D"/>
    <w:rsid w:val="00942C7B"/>
    <w:rsid w:val="00942CFA"/>
    <w:rsid w:val="00942F25"/>
    <w:rsid w:val="00942F6A"/>
    <w:rsid w:val="009430D6"/>
    <w:rsid w:val="009432E8"/>
    <w:rsid w:val="00943CCD"/>
    <w:rsid w:val="00943D79"/>
    <w:rsid w:val="00943F73"/>
    <w:rsid w:val="00944475"/>
    <w:rsid w:val="00944756"/>
    <w:rsid w:val="00944B3D"/>
    <w:rsid w:val="00944CA1"/>
    <w:rsid w:val="00944E1C"/>
    <w:rsid w:val="00945207"/>
    <w:rsid w:val="0094569B"/>
    <w:rsid w:val="009456C2"/>
    <w:rsid w:val="009458CE"/>
    <w:rsid w:val="00945A4A"/>
    <w:rsid w:val="00945C09"/>
    <w:rsid w:val="00945FE1"/>
    <w:rsid w:val="009461A0"/>
    <w:rsid w:val="00946215"/>
    <w:rsid w:val="009463E7"/>
    <w:rsid w:val="00946492"/>
    <w:rsid w:val="0094658B"/>
    <w:rsid w:val="009467EB"/>
    <w:rsid w:val="00946F79"/>
    <w:rsid w:val="00947467"/>
    <w:rsid w:val="0094755D"/>
    <w:rsid w:val="009475AF"/>
    <w:rsid w:val="009475FF"/>
    <w:rsid w:val="009476F9"/>
    <w:rsid w:val="00947A42"/>
    <w:rsid w:val="0095048B"/>
    <w:rsid w:val="00950F4F"/>
    <w:rsid w:val="0095133F"/>
    <w:rsid w:val="0095145A"/>
    <w:rsid w:val="009516C9"/>
    <w:rsid w:val="0095186E"/>
    <w:rsid w:val="0095199D"/>
    <w:rsid w:val="00951B6A"/>
    <w:rsid w:val="00952548"/>
    <w:rsid w:val="00952717"/>
    <w:rsid w:val="00952E73"/>
    <w:rsid w:val="009536F6"/>
    <w:rsid w:val="0095420B"/>
    <w:rsid w:val="009542D7"/>
    <w:rsid w:val="009547ED"/>
    <w:rsid w:val="00954AF2"/>
    <w:rsid w:val="00954EA2"/>
    <w:rsid w:val="00954EDF"/>
    <w:rsid w:val="00954FB6"/>
    <w:rsid w:val="0095504D"/>
    <w:rsid w:val="00955370"/>
    <w:rsid w:val="0095540F"/>
    <w:rsid w:val="00955766"/>
    <w:rsid w:val="00955A6D"/>
    <w:rsid w:val="00955BC4"/>
    <w:rsid w:val="00955E2C"/>
    <w:rsid w:val="00956215"/>
    <w:rsid w:val="00956673"/>
    <w:rsid w:val="00956805"/>
    <w:rsid w:val="0095691A"/>
    <w:rsid w:val="00956A83"/>
    <w:rsid w:val="00956DC0"/>
    <w:rsid w:val="00957BDD"/>
    <w:rsid w:val="0096042D"/>
    <w:rsid w:val="00961082"/>
    <w:rsid w:val="009612B3"/>
    <w:rsid w:val="0096140D"/>
    <w:rsid w:val="00961498"/>
    <w:rsid w:val="0096150C"/>
    <w:rsid w:val="00961873"/>
    <w:rsid w:val="00961BC9"/>
    <w:rsid w:val="00961E22"/>
    <w:rsid w:val="00961E2D"/>
    <w:rsid w:val="00962381"/>
    <w:rsid w:val="00962550"/>
    <w:rsid w:val="009625F0"/>
    <w:rsid w:val="009627EE"/>
    <w:rsid w:val="00962C06"/>
    <w:rsid w:val="00962E23"/>
    <w:rsid w:val="009633C8"/>
    <w:rsid w:val="00963639"/>
    <w:rsid w:val="00963A0A"/>
    <w:rsid w:val="00963F6C"/>
    <w:rsid w:val="009641CC"/>
    <w:rsid w:val="00964789"/>
    <w:rsid w:val="00964DB1"/>
    <w:rsid w:val="00964E65"/>
    <w:rsid w:val="0096504E"/>
    <w:rsid w:val="00965107"/>
    <w:rsid w:val="00965303"/>
    <w:rsid w:val="009656A1"/>
    <w:rsid w:val="00965A78"/>
    <w:rsid w:val="00965CE5"/>
    <w:rsid w:val="009661D7"/>
    <w:rsid w:val="0096624F"/>
    <w:rsid w:val="00966B43"/>
    <w:rsid w:val="00966CCC"/>
    <w:rsid w:val="0096717B"/>
    <w:rsid w:val="009671EE"/>
    <w:rsid w:val="0096724F"/>
    <w:rsid w:val="009675E6"/>
    <w:rsid w:val="00967673"/>
    <w:rsid w:val="00967976"/>
    <w:rsid w:val="00967AAB"/>
    <w:rsid w:val="00967BCD"/>
    <w:rsid w:val="00967DB7"/>
    <w:rsid w:val="00967DD8"/>
    <w:rsid w:val="00967DF4"/>
    <w:rsid w:val="0097034D"/>
    <w:rsid w:val="009703B6"/>
    <w:rsid w:val="00970406"/>
    <w:rsid w:val="0097052D"/>
    <w:rsid w:val="00970D0C"/>
    <w:rsid w:val="00970E7D"/>
    <w:rsid w:val="00971052"/>
    <w:rsid w:val="00971167"/>
    <w:rsid w:val="00971B22"/>
    <w:rsid w:val="0097228C"/>
    <w:rsid w:val="00972504"/>
    <w:rsid w:val="00972739"/>
    <w:rsid w:val="00972ECD"/>
    <w:rsid w:val="0097312C"/>
    <w:rsid w:val="00973609"/>
    <w:rsid w:val="00973704"/>
    <w:rsid w:val="0097384B"/>
    <w:rsid w:val="00973A81"/>
    <w:rsid w:val="00973DEF"/>
    <w:rsid w:val="00974A9B"/>
    <w:rsid w:val="00974C34"/>
    <w:rsid w:val="00974E13"/>
    <w:rsid w:val="009751EF"/>
    <w:rsid w:val="00975B29"/>
    <w:rsid w:val="00975F33"/>
    <w:rsid w:val="00975F69"/>
    <w:rsid w:val="00976080"/>
    <w:rsid w:val="009761EC"/>
    <w:rsid w:val="009763F4"/>
    <w:rsid w:val="0097641E"/>
    <w:rsid w:val="00976444"/>
    <w:rsid w:val="0097653F"/>
    <w:rsid w:val="00976633"/>
    <w:rsid w:val="00976862"/>
    <w:rsid w:val="0097711C"/>
    <w:rsid w:val="0097725D"/>
    <w:rsid w:val="0097748D"/>
    <w:rsid w:val="009776E1"/>
    <w:rsid w:val="00977859"/>
    <w:rsid w:val="0098003D"/>
    <w:rsid w:val="0098018A"/>
    <w:rsid w:val="0098019A"/>
    <w:rsid w:val="009803BE"/>
    <w:rsid w:val="009806CD"/>
    <w:rsid w:val="009809EC"/>
    <w:rsid w:val="00980A5A"/>
    <w:rsid w:val="00980A7B"/>
    <w:rsid w:val="00980D9C"/>
    <w:rsid w:val="00980E4C"/>
    <w:rsid w:val="00980FFF"/>
    <w:rsid w:val="0098119D"/>
    <w:rsid w:val="00981E52"/>
    <w:rsid w:val="00982070"/>
    <w:rsid w:val="00982845"/>
    <w:rsid w:val="00982CF1"/>
    <w:rsid w:val="00982D6F"/>
    <w:rsid w:val="00982E16"/>
    <w:rsid w:val="00982EBC"/>
    <w:rsid w:val="009830F1"/>
    <w:rsid w:val="00983327"/>
    <w:rsid w:val="00983400"/>
    <w:rsid w:val="00983415"/>
    <w:rsid w:val="009838C7"/>
    <w:rsid w:val="00983B54"/>
    <w:rsid w:val="00983DEC"/>
    <w:rsid w:val="00983FFE"/>
    <w:rsid w:val="009840AB"/>
    <w:rsid w:val="00984207"/>
    <w:rsid w:val="00984251"/>
    <w:rsid w:val="009843D5"/>
    <w:rsid w:val="009847CA"/>
    <w:rsid w:val="009847E6"/>
    <w:rsid w:val="009851F7"/>
    <w:rsid w:val="009852B7"/>
    <w:rsid w:val="00985658"/>
    <w:rsid w:val="00985E58"/>
    <w:rsid w:val="00985E69"/>
    <w:rsid w:val="00985F57"/>
    <w:rsid w:val="00986057"/>
    <w:rsid w:val="0098689B"/>
    <w:rsid w:val="00986A57"/>
    <w:rsid w:val="00986DB3"/>
    <w:rsid w:val="00986E94"/>
    <w:rsid w:val="0098728F"/>
    <w:rsid w:val="009878E8"/>
    <w:rsid w:val="00987BE6"/>
    <w:rsid w:val="00987D5A"/>
    <w:rsid w:val="009904E3"/>
    <w:rsid w:val="00990760"/>
    <w:rsid w:val="00990804"/>
    <w:rsid w:val="00990C31"/>
    <w:rsid w:val="00990C55"/>
    <w:rsid w:val="0099119E"/>
    <w:rsid w:val="00991DB9"/>
    <w:rsid w:val="00992C65"/>
    <w:rsid w:val="0099311B"/>
    <w:rsid w:val="009934DD"/>
    <w:rsid w:val="00993549"/>
    <w:rsid w:val="00993A8C"/>
    <w:rsid w:val="00993AC8"/>
    <w:rsid w:val="009942A4"/>
    <w:rsid w:val="0099430C"/>
    <w:rsid w:val="00994648"/>
    <w:rsid w:val="00994BE0"/>
    <w:rsid w:val="00994D87"/>
    <w:rsid w:val="009952AE"/>
    <w:rsid w:val="009953FE"/>
    <w:rsid w:val="009957ED"/>
    <w:rsid w:val="00995CF2"/>
    <w:rsid w:val="00995D5A"/>
    <w:rsid w:val="0099605A"/>
    <w:rsid w:val="00996AF9"/>
    <w:rsid w:val="00996B5B"/>
    <w:rsid w:val="00996B7B"/>
    <w:rsid w:val="009971CA"/>
    <w:rsid w:val="00997415"/>
    <w:rsid w:val="0099769D"/>
    <w:rsid w:val="0099773F"/>
    <w:rsid w:val="00997B70"/>
    <w:rsid w:val="009A015A"/>
    <w:rsid w:val="009A0227"/>
    <w:rsid w:val="009A04F3"/>
    <w:rsid w:val="009A0683"/>
    <w:rsid w:val="009A09C3"/>
    <w:rsid w:val="009A0A8D"/>
    <w:rsid w:val="009A0AB3"/>
    <w:rsid w:val="009A1473"/>
    <w:rsid w:val="009A2014"/>
    <w:rsid w:val="009A2144"/>
    <w:rsid w:val="009A21ED"/>
    <w:rsid w:val="009A28F2"/>
    <w:rsid w:val="009A2AB7"/>
    <w:rsid w:val="009A2CD1"/>
    <w:rsid w:val="009A2E9C"/>
    <w:rsid w:val="009A2F21"/>
    <w:rsid w:val="009A359E"/>
    <w:rsid w:val="009A37CC"/>
    <w:rsid w:val="009A3A71"/>
    <w:rsid w:val="009A3C66"/>
    <w:rsid w:val="009A3E47"/>
    <w:rsid w:val="009A41F9"/>
    <w:rsid w:val="009A434B"/>
    <w:rsid w:val="009A44FA"/>
    <w:rsid w:val="009A466E"/>
    <w:rsid w:val="009A4694"/>
    <w:rsid w:val="009A4F6B"/>
    <w:rsid w:val="009A503C"/>
    <w:rsid w:val="009A5156"/>
    <w:rsid w:val="009A51F6"/>
    <w:rsid w:val="009A5354"/>
    <w:rsid w:val="009A53B4"/>
    <w:rsid w:val="009A53DD"/>
    <w:rsid w:val="009A594C"/>
    <w:rsid w:val="009A5E62"/>
    <w:rsid w:val="009A611A"/>
    <w:rsid w:val="009A66FC"/>
    <w:rsid w:val="009A6BB5"/>
    <w:rsid w:val="009A6C87"/>
    <w:rsid w:val="009A7587"/>
    <w:rsid w:val="009A7687"/>
    <w:rsid w:val="009A7A63"/>
    <w:rsid w:val="009A7B36"/>
    <w:rsid w:val="009A7CE3"/>
    <w:rsid w:val="009A7D38"/>
    <w:rsid w:val="009A7F7D"/>
    <w:rsid w:val="009B00C6"/>
    <w:rsid w:val="009B07A2"/>
    <w:rsid w:val="009B0BF6"/>
    <w:rsid w:val="009B11C4"/>
    <w:rsid w:val="009B1C4A"/>
    <w:rsid w:val="009B22A9"/>
    <w:rsid w:val="009B25A1"/>
    <w:rsid w:val="009B26D3"/>
    <w:rsid w:val="009B27CE"/>
    <w:rsid w:val="009B2A2C"/>
    <w:rsid w:val="009B2A71"/>
    <w:rsid w:val="009B303A"/>
    <w:rsid w:val="009B33DE"/>
    <w:rsid w:val="009B417B"/>
    <w:rsid w:val="009B41A8"/>
    <w:rsid w:val="009B4C0A"/>
    <w:rsid w:val="009B4C9C"/>
    <w:rsid w:val="009B4D6D"/>
    <w:rsid w:val="009B50F0"/>
    <w:rsid w:val="009B5658"/>
    <w:rsid w:val="009B5800"/>
    <w:rsid w:val="009B587C"/>
    <w:rsid w:val="009B5BD0"/>
    <w:rsid w:val="009B5C71"/>
    <w:rsid w:val="009B5E4B"/>
    <w:rsid w:val="009B68B2"/>
    <w:rsid w:val="009B6EEF"/>
    <w:rsid w:val="009B7262"/>
    <w:rsid w:val="009B7409"/>
    <w:rsid w:val="009B75E0"/>
    <w:rsid w:val="009B78D8"/>
    <w:rsid w:val="009C0C59"/>
    <w:rsid w:val="009C0DD8"/>
    <w:rsid w:val="009C14F5"/>
    <w:rsid w:val="009C1994"/>
    <w:rsid w:val="009C1E5E"/>
    <w:rsid w:val="009C2086"/>
    <w:rsid w:val="009C2165"/>
    <w:rsid w:val="009C25A0"/>
    <w:rsid w:val="009C2712"/>
    <w:rsid w:val="009C2915"/>
    <w:rsid w:val="009C2ADD"/>
    <w:rsid w:val="009C2B8F"/>
    <w:rsid w:val="009C2F67"/>
    <w:rsid w:val="009C394B"/>
    <w:rsid w:val="009C3DAD"/>
    <w:rsid w:val="009C3E63"/>
    <w:rsid w:val="009C3FBD"/>
    <w:rsid w:val="009C42FD"/>
    <w:rsid w:val="009C4508"/>
    <w:rsid w:val="009C495A"/>
    <w:rsid w:val="009C4BAF"/>
    <w:rsid w:val="009C51FF"/>
    <w:rsid w:val="009C5237"/>
    <w:rsid w:val="009C5999"/>
    <w:rsid w:val="009C59F2"/>
    <w:rsid w:val="009C5EE7"/>
    <w:rsid w:val="009C5EEC"/>
    <w:rsid w:val="009C657E"/>
    <w:rsid w:val="009C6795"/>
    <w:rsid w:val="009C6907"/>
    <w:rsid w:val="009C6A32"/>
    <w:rsid w:val="009C739F"/>
    <w:rsid w:val="009C78A0"/>
    <w:rsid w:val="009C79EE"/>
    <w:rsid w:val="009C7DC1"/>
    <w:rsid w:val="009C7EB5"/>
    <w:rsid w:val="009D001B"/>
    <w:rsid w:val="009D03BC"/>
    <w:rsid w:val="009D080E"/>
    <w:rsid w:val="009D0942"/>
    <w:rsid w:val="009D09B7"/>
    <w:rsid w:val="009D0C10"/>
    <w:rsid w:val="009D0C9B"/>
    <w:rsid w:val="009D0D8B"/>
    <w:rsid w:val="009D10D4"/>
    <w:rsid w:val="009D1281"/>
    <w:rsid w:val="009D159C"/>
    <w:rsid w:val="009D171C"/>
    <w:rsid w:val="009D189C"/>
    <w:rsid w:val="009D1AD7"/>
    <w:rsid w:val="009D1B64"/>
    <w:rsid w:val="009D1D77"/>
    <w:rsid w:val="009D1DAD"/>
    <w:rsid w:val="009D20FE"/>
    <w:rsid w:val="009D2155"/>
    <w:rsid w:val="009D26DB"/>
    <w:rsid w:val="009D2A70"/>
    <w:rsid w:val="009D2ACE"/>
    <w:rsid w:val="009D2E1B"/>
    <w:rsid w:val="009D2E6B"/>
    <w:rsid w:val="009D308F"/>
    <w:rsid w:val="009D387A"/>
    <w:rsid w:val="009D3CB1"/>
    <w:rsid w:val="009D4456"/>
    <w:rsid w:val="009D47AF"/>
    <w:rsid w:val="009D483C"/>
    <w:rsid w:val="009D4B42"/>
    <w:rsid w:val="009D53CE"/>
    <w:rsid w:val="009D5C92"/>
    <w:rsid w:val="009D5F7D"/>
    <w:rsid w:val="009D6160"/>
    <w:rsid w:val="009D6232"/>
    <w:rsid w:val="009D666A"/>
    <w:rsid w:val="009D666D"/>
    <w:rsid w:val="009D67E0"/>
    <w:rsid w:val="009D6B0D"/>
    <w:rsid w:val="009D6BC1"/>
    <w:rsid w:val="009D6D53"/>
    <w:rsid w:val="009D7190"/>
    <w:rsid w:val="009D7763"/>
    <w:rsid w:val="009D7779"/>
    <w:rsid w:val="009D77A4"/>
    <w:rsid w:val="009D7E01"/>
    <w:rsid w:val="009E0187"/>
    <w:rsid w:val="009E03B8"/>
    <w:rsid w:val="009E0B1C"/>
    <w:rsid w:val="009E0ED3"/>
    <w:rsid w:val="009E1129"/>
    <w:rsid w:val="009E11A7"/>
    <w:rsid w:val="009E14B5"/>
    <w:rsid w:val="009E156D"/>
    <w:rsid w:val="009E166F"/>
    <w:rsid w:val="009E1C82"/>
    <w:rsid w:val="009E2097"/>
    <w:rsid w:val="009E2108"/>
    <w:rsid w:val="009E28A6"/>
    <w:rsid w:val="009E29D7"/>
    <w:rsid w:val="009E2DDC"/>
    <w:rsid w:val="009E33DC"/>
    <w:rsid w:val="009E346C"/>
    <w:rsid w:val="009E3E8D"/>
    <w:rsid w:val="009E4162"/>
    <w:rsid w:val="009E4A57"/>
    <w:rsid w:val="009E4E56"/>
    <w:rsid w:val="009E50EC"/>
    <w:rsid w:val="009E51F5"/>
    <w:rsid w:val="009E52E0"/>
    <w:rsid w:val="009E5872"/>
    <w:rsid w:val="009E5DBB"/>
    <w:rsid w:val="009E6073"/>
    <w:rsid w:val="009E6083"/>
    <w:rsid w:val="009E6118"/>
    <w:rsid w:val="009E63D6"/>
    <w:rsid w:val="009E6655"/>
    <w:rsid w:val="009E6EAE"/>
    <w:rsid w:val="009E6F64"/>
    <w:rsid w:val="009E6FE9"/>
    <w:rsid w:val="009F00F3"/>
    <w:rsid w:val="009F06AC"/>
    <w:rsid w:val="009F07CA"/>
    <w:rsid w:val="009F0A36"/>
    <w:rsid w:val="009F0AC1"/>
    <w:rsid w:val="009F0D23"/>
    <w:rsid w:val="009F0EC3"/>
    <w:rsid w:val="009F0F5A"/>
    <w:rsid w:val="009F110B"/>
    <w:rsid w:val="009F121F"/>
    <w:rsid w:val="009F15EB"/>
    <w:rsid w:val="009F1B41"/>
    <w:rsid w:val="009F1C18"/>
    <w:rsid w:val="009F2167"/>
    <w:rsid w:val="009F2573"/>
    <w:rsid w:val="009F28D5"/>
    <w:rsid w:val="009F2F17"/>
    <w:rsid w:val="009F3007"/>
    <w:rsid w:val="009F3353"/>
    <w:rsid w:val="009F371A"/>
    <w:rsid w:val="009F3A82"/>
    <w:rsid w:val="009F3B4F"/>
    <w:rsid w:val="009F3BF6"/>
    <w:rsid w:val="009F4018"/>
    <w:rsid w:val="009F4269"/>
    <w:rsid w:val="009F4349"/>
    <w:rsid w:val="009F437F"/>
    <w:rsid w:val="009F4428"/>
    <w:rsid w:val="009F44F5"/>
    <w:rsid w:val="009F4BE2"/>
    <w:rsid w:val="009F4E22"/>
    <w:rsid w:val="009F4F49"/>
    <w:rsid w:val="009F5082"/>
    <w:rsid w:val="009F5087"/>
    <w:rsid w:val="009F50CB"/>
    <w:rsid w:val="009F51C3"/>
    <w:rsid w:val="009F57D3"/>
    <w:rsid w:val="009F5827"/>
    <w:rsid w:val="009F5A62"/>
    <w:rsid w:val="009F5B20"/>
    <w:rsid w:val="009F5BA9"/>
    <w:rsid w:val="009F5D17"/>
    <w:rsid w:val="009F5E60"/>
    <w:rsid w:val="009F60AE"/>
    <w:rsid w:val="009F62CB"/>
    <w:rsid w:val="009F65B5"/>
    <w:rsid w:val="009F6620"/>
    <w:rsid w:val="009F677C"/>
    <w:rsid w:val="009F681B"/>
    <w:rsid w:val="009F68D3"/>
    <w:rsid w:val="009F6CC0"/>
    <w:rsid w:val="009F6D36"/>
    <w:rsid w:val="009F716F"/>
    <w:rsid w:val="009F7F8C"/>
    <w:rsid w:val="00A0085C"/>
    <w:rsid w:val="00A014B1"/>
    <w:rsid w:val="00A01AAB"/>
    <w:rsid w:val="00A02012"/>
    <w:rsid w:val="00A02339"/>
    <w:rsid w:val="00A02505"/>
    <w:rsid w:val="00A029E7"/>
    <w:rsid w:val="00A02AF7"/>
    <w:rsid w:val="00A02E69"/>
    <w:rsid w:val="00A02F4C"/>
    <w:rsid w:val="00A02F4E"/>
    <w:rsid w:val="00A03043"/>
    <w:rsid w:val="00A03449"/>
    <w:rsid w:val="00A03A89"/>
    <w:rsid w:val="00A03AA5"/>
    <w:rsid w:val="00A04002"/>
    <w:rsid w:val="00A04218"/>
    <w:rsid w:val="00A0482D"/>
    <w:rsid w:val="00A0484A"/>
    <w:rsid w:val="00A04D50"/>
    <w:rsid w:val="00A04F45"/>
    <w:rsid w:val="00A051B3"/>
    <w:rsid w:val="00A052CE"/>
    <w:rsid w:val="00A0563C"/>
    <w:rsid w:val="00A05BD8"/>
    <w:rsid w:val="00A06A6E"/>
    <w:rsid w:val="00A06CE4"/>
    <w:rsid w:val="00A06F80"/>
    <w:rsid w:val="00A07929"/>
    <w:rsid w:val="00A07937"/>
    <w:rsid w:val="00A10128"/>
    <w:rsid w:val="00A10839"/>
    <w:rsid w:val="00A10C29"/>
    <w:rsid w:val="00A10C88"/>
    <w:rsid w:val="00A10DF2"/>
    <w:rsid w:val="00A1167B"/>
    <w:rsid w:val="00A11828"/>
    <w:rsid w:val="00A11CAE"/>
    <w:rsid w:val="00A11F57"/>
    <w:rsid w:val="00A12194"/>
    <w:rsid w:val="00A121BB"/>
    <w:rsid w:val="00A12882"/>
    <w:rsid w:val="00A12900"/>
    <w:rsid w:val="00A12A5C"/>
    <w:rsid w:val="00A12C82"/>
    <w:rsid w:val="00A13008"/>
    <w:rsid w:val="00A130F7"/>
    <w:rsid w:val="00A1392D"/>
    <w:rsid w:val="00A13977"/>
    <w:rsid w:val="00A13C30"/>
    <w:rsid w:val="00A13CFC"/>
    <w:rsid w:val="00A14074"/>
    <w:rsid w:val="00A1409A"/>
    <w:rsid w:val="00A14276"/>
    <w:rsid w:val="00A14405"/>
    <w:rsid w:val="00A14650"/>
    <w:rsid w:val="00A14B27"/>
    <w:rsid w:val="00A14D4B"/>
    <w:rsid w:val="00A14D4D"/>
    <w:rsid w:val="00A14D89"/>
    <w:rsid w:val="00A14DBC"/>
    <w:rsid w:val="00A1517C"/>
    <w:rsid w:val="00A153B9"/>
    <w:rsid w:val="00A15412"/>
    <w:rsid w:val="00A157D9"/>
    <w:rsid w:val="00A15B8C"/>
    <w:rsid w:val="00A15C3D"/>
    <w:rsid w:val="00A15E7C"/>
    <w:rsid w:val="00A15F9F"/>
    <w:rsid w:val="00A160D6"/>
    <w:rsid w:val="00A164FE"/>
    <w:rsid w:val="00A1659E"/>
    <w:rsid w:val="00A16632"/>
    <w:rsid w:val="00A1668F"/>
    <w:rsid w:val="00A1684E"/>
    <w:rsid w:val="00A16C8B"/>
    <w:rsid w:val="00A172F3"/>
    <w:rsid w:val="00A17386"/>
    <w:rsid w:val="00A176FA"/>
    <w:rsid w:val="00A178A6"/>
    <w:rsid w:val="00A17A6A"/>
    <w:rsid w:val="00A17D0A"/>
    <w:rsid w:val="00A17D6C"/>
    <w:rsid w:val="00A17F92"/>
    <w:rsid w:val="00A20501"/>
    <w:rsid w:val="00A20518"/>
    <w:rsid w:val="00A2069C"/>
    <w:rsid w:val="00A20854"/>
    <w:rsid w:val="00A208CA"/>
    <w:rsid w:val="00A21687"/>
    <w:rsid w:val="00A21895"/>
    <w:rsid w:val="00A22024"/>
    <w:rsid w:val="00A228B1"/>
    <w:rsid w:val="00A22901"/>
    <w:rsid w:val="00A22914"/>
    <w:rsid w:val="00A22ADA"/>
    <w:rsid w:val="00A22CA4"/>
    <w:rsid w:val="00A22CCD"/>
    <w:rsid w:val="00A230AA"/>
    <w:rsid w:val="00A23566"/>
    <w:rsid w:val="00A23912"/>
    <w:rsid w:val="00A23CAB"/>
    <w:rsid w:val="00A23DDE"/>
    <w:rsid w:val="00A24199"/>
    <w:rsid w:val="00A245FA"/>
    <w:rsid w:val="00A248D3"/>
    <w:rsid w:val="00A24960"/>
    <w:rsid w:val="00A24BB0"/>
    <w:rsid w:val="00A24D9D"/>
    <w:rsid w:val="00A25014"/>
    <w:rsid w:val="00A255A0"/>
    <w:rsid w:val="00A25745"/>
    <w:rsid w:val="00A25853"/>
    <w:rsid w:val="00A25940"/>
    <w:rsid w:val="00A25B5E"/>
    <w:rsid w:val="00A25C4E"/>
    <w:rsid w:val="00A262A6"/>
    <w:rsid w:val="00A2661C"/>
    <w:rsid w:val="00A26A4A"/>
    <w:rsid w:val="00A26CFE"/>
    <w:rsid w:val="00A270C5"/>
    <w:rsid w:val="00A27199"/>
    <w:rsid w:val="00A27445"/>
    <w:rsid w:val="00A27A61"/>
    <w:rsid w:val="00A30082"/>
    <w:rsid w:val="00A31695"/>
    <w:rsid w:val="00A3219E"/>
    <w:rsid w:val="00A3245F"/>
    <w:rsid w:val="00A325A4"/>
    <w:rsid w:val="00A3297E"/>
    <w:rsid w:val="00A32BD2"/>
    <w:rsid w:val="00A32C68"/>
    <w:rsid w:val="00A32E98"/>
    <w:rsid w:val="00A32E9C"/>
    <w:rsid w:val="00A32F1C"/>
    <w:rsid w:val="00A3312F"/>
    <w:rsid w:val="00A332A2"/>
    <w:rsid w:val="00A3341A"/>
    <w:rsid w:val="00A33432"/>
    <w:rsid w:val="00A33463"/>
    <w:rsid w:val="00A33B3E"/>
    <w:rsid w:val="00A33CBD"/>
    <w:rsid w:val="00A33E6F"/>
    <w:rsid w:val="00A342BE"/>
    <w:rsid w:val="00A351EF"/>
    <w:rsid w:val="00A35846"/>
    <w:rsid w:val="00A358ED"/>
    <w:rsid w:val="00A35A65"/>
    <w:rsid w:val="00A36275"/>
    <w:rsid w:val="00A36677"/>
    <w:rsid w:val="00A36984"/>
    <w:rsid w:val="00A36DED"/>
    <w:rsid w:val="00A37045"/>
    <w:rsid w:val="00A37227"/>
    <w:rsid w:val="00A378FA"/>
    <w:rsid w:val="00A400F7"/>
    <w:rsid w:val="00A40B51"/>
    <w:rsid w:val="00A40DC8"/>
    <w:rsid w:val="00A40FC1"/>
    <w:rsid w:val="00A410B5"/>
    <w:rsid w:val="00A41151"/>
    <w:rsid w:val="00A41C4C"/>
    <w:rsid w:val="00A421D1"/>
    <w:rsid w:val="00A42506"/>
    <w:rsid w:val="00A42753"/>
    <w:rsid w:val="00A42801"/>
    <w:rsid w:val="00A42B59"/>
    <w:rsid w:val="00A42C16"/>
    <w:rsid w:val="00A42D5F"/>
    <w:rsid w:val="00A42D88"/>
    <w:rsid w:val="00A42DC9"/>
    <w:rsid w:val="00A430C5"/>
    <w:rsid w:val="00A43299"/>
    <w:rsid w:val="00A432BF"/>
    <w:rsid w:val="00A437DA"/>
    <w:rsid w:val="00A43F67"/>
    <w:rsid w:val="00A43F95"/>
    <w:rsid w:val="00A43FCA"/>
    <w:rsid w:val="00A441CA"/>
    <w:rsid w:val="00A44315"/>
    <w:rsid w:val="00A4445E"/>
    <w:rsid w:val="00A44DB7"/>
    <w:rsid w:val="00A45463"/>
    <w:rsid w:val="00A456F7"/>
    <w:rsid w:val="00A45ABE"/>
    <w:rsid w:val="00A45AF4"/>
    <w:rsid w:val="00A45E34"/>
    <w:rsid w:val="00A4616F"/>
    <w:rsid w:val="00A4694E"/>
    <w:rsid w:val="00A46B13"/>
    <w:rsid w:val="00A46BF7"/>
    <w:rsid w:val="00A46E04"/>
    <w:rsid w:val="00A46E65"/>
    <w:rsid w:val="00A46F8C"/>
    <w:rsid w:val="00A470D7"/>
    <w:rsid w:val="00A477DD"/>
    <w:rsid w:val="00A479B3"/>
    <w:rsid w:val="00A47B09"/>
    <w:rsid w:val="00A500C7"/>
    <w:rsid w:val="00A502B8"/>
    <w:rsid w:val="00A50BF2"/>
    <w:rsid w:val="00A51014"/>
    <w:rsid w:val="00A51024"/>
    <w:rsid w:val="00A51114"/>
    <w:rsid w:val="00A51645"/>
    <w:rsid w:val="00A51724"/>
    <w:rsid w:val="00A51A59"/>
    <w:rsid w:val="00A51D89"/>
    <w:rsid w:val="00A51FC8"/>
    <w:rsid w:val="00A52054"/>
    <w:rsid w:val="00A52125"/>
    <w:rsid w:val="00A52296"/>
    <w:rsid w:val="00A52601"/>
    <w:rsid w:val="00A5299A"/>
    <w:rsid w:val="00A52B54"/>
    <w:rsid w:val="00A52BFE"/>
    <w:rsid w:val="00A52DEF"/>
    <w:rsid w:val="00A52E5B"/>
    <w:rsid w:val="00A52E91"/>
    <w:rsid w:val="00A530EE"/>
    <w:rsid w:val="00A53129"/>
    <w:rsid w:val="00A53A9C"/>
    <w:rsid w:val="00A53C6D"/>
    <w:rsid w:val="00A53CD9"/>
    <w:rsid w:val="00A53EC3"/>
    <w:rsid w:val="00A5474C"/>
    <w:rsid w:val="00A54813"/>
    <w:rsid w:val="00A54943"/>
    <w:rsid w:val="00A549A0"/>
    <w:rsid w:val="00A5531B"/>
    <w:rsid w:val="00A555A3"/>
    <w:rsid w:val="00A559B4"/>
    <w:rsid w:val="00A55DE7"/>
    <w:rsid w:val="00A5600F"/>
    <w:rsid w:val="00A56294"/>
    <w:rsid w:val="00A567E9"/>
    <w:rsid w:val="00A56984"/>
    <w:rsid w:val="00A56B74"/>
    <w:rsid w:val="00A56EA6"/>
    <w:rsid w:val="00A56F11"/>
    <w:rsid w:val="00A56F97"/>
    <w:rsid w:val="00A57324"/>
    <w:rsid w:val="00A57708"/>
    <w:rsid w:val="00A577C6"/>
    <w:rsid w:val="00A57E35"/>
    <w:rsid w:val="00A602F9"/>
    <w:rsid w:val="00A6045F"/>
    <w:rsid w:val="00A60991"/>
    <w:rsid w:val="00A61BFC"/>
    <w:rsid w:val="00A6217C"/>
    <w:rsid w:val="00A62309"/>
    <w:rsid w:val="00A62537"/>
    <w:rsid w:val="00A629F8"/>
    <w:rsid w:val="00A63821"/>
    <w:rsid w:val="00A63A4B"/>
    <w:rsid w:val="00A63ED4"/>
    <w:rsid w:val="00A640A2"/>
    <w:rsid w:val="00A6463D"/>
    <w:rsid w:val="00A64704"/>
    <w:rsid w:val="00A64A59"/>
    <w:rsid w:val="00A64AF5"/>
    <w:rsid w:val="00A64D86"/>
    <w:rsid w:val="00A6588B"/>
    <w:rsid w:val="00A65A8A"/>
    <w:rsid w:val="00A65EF4"/>
    <w:rsid w:val="00A65FF0"/>
    <w:rsid w:val="00A662EE"/>
    <w:rsid w:val="00A66315"/>
    <w:rsid w:val="00A66B16"/>
    <w:rsid w:val="00A66B1C"/>
    <w:rsid w:val="00A66B66"/>
    <w:rsid w:val="00A66FD2"/>
    <w:rsid w:val="00A6710D"/>
    <w:rsid w:val="00A67152"/>
    <w:rsid w:val="00A671FA"/>
    <w:rsid w:val="00A67949"/>
    <w:rsid w:val="00A679B5"/>
    <w:rsid w:val="00A67E2F"/>
    <w:rsid w:val="00A70465"/>
    <w:rsid w:val="00A706F6"/>
    <w:rsid w:val="00A70911"/>
    <w:rsid w:val="00A70A92"/>
    <w:rsid w:val="00A7182C"/>
    <w:rsid w:val="00A71CE9"/>
    <w:rsid w:val="00A721E0"/>
    <w:rsid w:val="00A735E0"/>
    <w:rsid w:val="00A73ADC"/>
    <w:rsid w:val="00A73C9C"/>
    <w:rsid w:val="00A73E12"/>
    <w:rsid w:val="00A73F89"/>
    <w:rsid w:val="00A74232"/>
    <w:rsid w:val="00A7444D"/>
    <w:rsid w:val="00A74530"/>
    <w:rsid w:val="00A7497A"/>
    <w:rsid w:val="00A74989"/>
    <w:rsid w:val="00A749A0"/>
    <w:rsid w:val="00A750DA"/>
    <w:rsid w:val="00A75904"/>
    <w:rsid w:val="00A75DD5"/>
    <w:rsid w:val="00A760A6"/>
    <w:rsid w:val="00A7662E"/>
    <w:rsid w:val="00A76711"/>
    <w:rsid w:val="00A76781"/>
    <w:rsid w:val="00A7681A"/>
    <w:rsid w:val="00A76B1E"/>
    <w:rsid w:val="00A76E8C"/>
    <w:rsid w:val="00A7738E"/>
    <w:rsid w:val="00A7766E"/>
    <w:rsid w:val="00A80011"/>
    <w:rsid w:val="00A80B3D"/>
    <w:rsid w:val="00A80DAC"/>
    <w:rsid w:val="00A80E28"/>
    <w:rsid w:val="00A814FE"/>
    <w:rsid w:val="00A817A6"/>
    <w:rsid w:val="00A8185C"/>
    <w:rsid w:val="00A81EC3"/>
    <w:rsid w:val="00A820B0"/>
    <w:rsid w:val="00A82E2E"/>
    <w:rsid w:val="00A82F1E"/>
    <w:rsid w:val="00A83161"/>
    <w:rsid w:val="00A833E1"/>
    <w:rsid w:val="00A83BF5"/>
    <w:rsid w:val="00A83E91"/>
    <w:rsid w:val="00A83F45"/>
    <w:rsid w:val="00A843DF"/>
    <w:rsid w:val="00A8443E"/>
    <w:rsid w:val="00A84750"/>
    <w:rsid w:val="00A8477B"/>
    <w:rsid w:val="00A84B52"/>
    <w:rsid w:val="00A84D19"/>
    <w:rsid w:val="00A84F99"/>
    <w:rsid w:val="00A85101"/>
    <w:rsid w:val="00A85BC5"/>
    <w:rsid w:val="00A866C8"/>
    <w:rsid w:val="00A866EA"/>
    <w:rsid w:val="00A86778"/>
    <w:rsid w:val="00A86921"/>
    <w:rsid w:val="00A8719E"/>
    <w:rsid w:val="00A871AA"/>
    <w:rsid w:val="00A872A0"/>
    <w:rsid w:val="00A873C7"/>
    <w:rsid w:val="00A87924"/>
    <w:rsid w:val="00A8799F"/>
    <w:rsid w:val="00A87CF5"/>
    <w:rsid w:val="00A90155"/>
    <w:rsid w:val="00A90256"/>
    <w:rsid w:val="00A90391"/>
    <w:rsid w:val="00A909AE"/>
    <w:rsid w:val="00A90ACF"/>
    <w:rsid w:val="00A90BB8"/>
    <w:rsid w:val="00A91232"/>
    <w:rsid w:val="00A918CB"/>
    <w:rsid w:val="00A91E67"/>
    <w:rsid w:val="00A91EE2"/>
    <w:rsid w:val="00A9202F"/>
    <w:rsid w:val="00A923ED"/>
    <w:rsid w:val="00A92A78"/>
    <w:rsid w:val="00A92BCE"/>
    <w:rsid w:val="00A932DA"/>
    <w:rsid w:val="00A934FD"/>
    <w:rsid w:val="00A93912"/>
    <w:rsid w:val="00A94156"/>
    <w:rsid w:val="00A94414"/>
    <w:rsid w:val="00A94827"/>
    <w:rsid w:val="00A94B99"/>
    <w:rsid w:val="00A94C56"/>
    <w:rsid w:val="00A94CC9"/>
    <w:rsid w:val="00A94E46"/>
    <w:rsid w:val="00A95A91"/>
    <w:rsid w:val="00A95BB6"/>
    <w:rsid w:val="00A95E0B"/>
    <w:rsid w:val="00A9606B"/>
    <w:rsid w:val="00A96214"/>
    <w:rsid w:val="00A9706E"/>
    <w:rsid w:val="00A97148"/>
    <w:rsid w:val="00A97916"/>
    <w:rsid w:val="00A97C2D"/>
    <w:rsid w:val="00A97E6D"/>
    <w:rsid w:val="00A97F8F"/>
    <w:rsid w:val="00AA041D"/>
    <w:rsid w:val="00AA0583"/>
    <w:rsid w:val="00AA078E"/>
    <w:rsid w:val="00AA0800"/>
    <w:rsid w:val="00AA09D8"/>
    <w:rsid w:val="00AA1175"/>
    <w:rsid w:val="00AA11BD"/>
    <w:rsid w:val="00AA120B"/>
    <w:rsid w:val="00AA12D1"/>
    <w:rsid w:val="00AA14AF"/>
    <w:rsid w:val="00AA1543"/>
    <w:rsid w:val="00AA1B43"/>
    <w:rsid w:val="00AA1B7C"/>
    <w:rsid w:val="00AA1B7E"/>
    <w:rsid w:val="00AA220D"/>
    <w:rsid w:val="00AA2614"/>
    <w:rsid w:val="00AA2A9F"/>
    <w:rsid w:val="00AA2D06"/>
    <w:rsid w:val="00AA313A"/>
    <w:rsid w:val="00AA32FB"/>
    <w:rsid w:val="00AA32FC"/>
    <w:rsid w:val="00AA33C6"/>
    <w:rsid w:val="00AA34D7"/>
    <w:rsid w:val="00AA3A2B"/>
    <w:rsid w:val="00AA3D4E"/>
    <w:rsid w:val="00AA3EBD"/>
    <w:rsid w:val="00AA461B"/>
    <w:rsid w:val="00AA4852"/>
    <w:rsid w:val="00AA4B87"/>
    <w:rsid w:val="00AA5637"/>
    <w:rsid w:val="00AA58D1"/>
    <w:rsid w:val="00AA61C6"/>
    <w:rsid w:val="00AA645F"/>
    <w:rsid w:val="00AA64E3"/>
    <w:rsid w:val="00AA66A3"/>
    <w:rsid w:val="00AA67CD"/>
    <w:rsid w:val="00AA6FB4"/>
    <w:rsid w:val="00AA77FE"/>
    <w:rsid w:val="00AA7966"/>
    <w:rsid w:val="00AA7A05"/>
    <w:rsid w:val="00AA7BB7"/>
    <w:rsid w:val="00AA7C8F"/>
    <w:rsid w:val="00AA7D22"/>
    <w:rsid w:val="00AB01C8"/>
    <w:rsid w:val="00AB0378"/>
    <w:rsid w:val="00AB105C"/>
    <w:rsid w:val="00AB10E8"/>
    <w:rsid w:val="00AB131A"/>
    <w:rsid w:val="00AB17D6"/>
    <w:rsid w:val="00AB185F"/>
    <w:rsid w:val="00AB1AD9"/>
    <w:rsid w:val="00AB2718"/>
    <w:rsid w:val="00AB2758"/>
    <w:rsid w:val="00AB2DEE"/>
    <w:rsid w:val="00AB3064"/>
    <w:rsid w:val="00AB3192"/>
    <w:rsid w:val="00AB319E"/>
    <w:rsid w:val="00AB353D"/>
    <w:rsid w:val="00AB384C"/>
    <w:rsid w:val="00AB386F"/>
    <w:rsid w:val="00AB3A33"/>
    <w:rsid w:val="00AB3C6C"/>
    <w:rsid w:val="00AB3F2E"/>
    <w:rsid w:val="00AB405C"/>
    <w:rsid w:val="00AB40AA"/>
    <w:rsid w:val="00AB4767"/>
    <w:rsid w:val="00AB47A6"/>
    <w:rsid w:val="00AB49C0"/>
    <w:rsid w:val="00AB49F8"/>
    <w:rsid w:val="00AB4A04"/>
    <w:rsid w:val="00AB4A57"/>
    <w:rsid w:val="00AB4B4B"/>
    <w:rsid w:val="00AB4EEB"/>
    <w:rsid w:val="00AB4FAD"/>
    <w:rsid w:val="00AB5414"/>
    <w:rsid w:val="00AB5C48"/>
    <w:rsid w:val="00AB6445"/>
    <w:rsid w:val="00AB6580"/>
    <w:rsid w:val="00AB6AD1"/>
    <w:rsid w:val="00AB6B98"/>
    <w:rsid w:val="00AB6D4C"/>
    <w:rsid w:val="00AB70B1"/>
    <w:rsid w:val="00AB70D8"/>
    <w:rsid w:val="00AB7950"/>
    <w:rsid w:val="00AC02A5"/>
    <w:rsid w:val="00AC0579"/>
    <w:rsid w:val="00AC06F6"/>
    <w:rsid w:val="00AC0C1D"/>
    <w:rsid w:val="00AC0F16"/>
    <w:rsid w:val="00AC1417"/>
    <w:rsid w:val="00AC1697"/>
    <w:rsid w:val="00AC1A1F"/>
    <w:rsid w:val="00AC1EAD"/>
    <w:rsid w:val="00AC1EDB"/>
    <w:rsid w:val="00AC2628"/>
    <w:rsid w:val="00AC2D14"/>
    <w:rsid w:val="00AC31E4"/>
    <w:rsid w:val="00AC3D81"/>
    <w:rsid w:val="00AC3EB8"/>
    <w:rsid w:val="00AC4253"/>
    <w:rsid w:val="00AC4429"/>
    <w:rsid w:val="00AC444D"/>
    <w:rsid w:val="00AC44A3"/>
    <w:rsid w:val="00AC48E6"/>
    <w:rsid w:val="00AC4B55"/>
    <w:rsid w:val="00AC4E6F"/>
    <w:rsid w:val="00AC537A"/>
    <w:rsid w:val="00AC53C2"/>
    <w:rsid w:val="00AC5439"/>
    <w:rsid w:val="00AC593C"/>
    <w:rsid w:val="00AC5C76"/>
    <w:rsid w:val="00AC62F5"/>
    <w:rsid w:val="00AC6375"/>
    <w:rsid w:val="00AC6399"/>
    <w:rsid w:val="00AC6A23"/>
    <w:rsid w:val="00AC6CDE"/>
    <w:rsid w:val="00AC6D90"/>
    <w:rsid w:val="00AC6E86"/>
    <w:rsid w:val="00AC73BF"/>
    <w:rsid w:val="00AC759B"/>
    <w:rsid w:val="00AC75FA"/>
    <w:rsid w:val="00AC7611"/>
    <w:rsid w:val="00AC7824"/>
    <w:rsid w:val="00AC7F84"/>
    <w:rsid w:val="00AD0024"/>
    <w:rsid w:val="00AD03FE"/>
    <w:rsid w:val="00AD09E2"/>
    <w:rsid w:val="00AD09FB"/>
    <w:rsid w:val="00AD0BDF"/>
    <w:rsid w:val="00AD0F97"/>
    <w:rsid w:val="00AD1563"/>
    <w:rsid w:val="00AD18FB"/>
    <w:rsid w:val="00AD1938"/>
    <w:rsid w:val="00AD194B"/>
    <w:rsid w:val="00AD1D43"/>
    <w:rsid w:val="00AD1E35"/>
    <w:rsid w:val="00AD2008"/>
    <w:rsid w:val="00AD2158"/>
    <w:rsid w:val="00AD2731"/>
    <w:rsid w:val="00AD273C"/>
    <w:rsid w:val="00AD2779"/>
    <w:rsid w:val="00AD2AAC"/>
    <w:rsid w:val="00AD2B97"/>
    <w:rsid w:val="00AD2C60"/>
    <w:rsid w:val="00AD2CA4"/>
    <w:rsid w:val="00AD2E8B"/>
    <w:rsid w:val="00AD3073"/>
    <w:rsid w:val="00AD3636"/>
    <w:rsid w:val="00AD37D1"/>
    <w:rsid w:val="00AD3F27"/>
    <w:rsid w:val="00AD4100"/>
    <w:rsid w:val="00AD461B"/>
    <w:rsid w:val="00AD473E"/>
    <w:rsid w:val="00AD479F"/>
    <w:rsid w:val="00AD486F"/>
    <w:rsid w:val="00AD4947"/>
    <w:rsid w:val="00AD4AD1"/>
    <w:rsid w:val="00AD501D"/>
    <w:rsid w:val="00AD5170"/>
    <w:rsid w:val="00AD52C1"/>
    <w:rsid w:val="00AD54CD"/>
    <w:rsid w:val="00AD579F"/>
    <w:rsid w:val="00AD639E"/>
    <w:rsid w:val="00AD64ED"/>
    <w:rsid w:val="00AD6731"/>
    <w:rsid w:val="00AD6F95"/>
    <w:rsid w:val="00AD7065"/>
    <w:rsid w:val="00AD7526"/>
    <w:rsid w:val="00AD767F"/>
    <w:rsid w:val="00AD7703"/>
    <w:rsid w:val="00AD7CF7"/>
    <w:rsid w:val="00AE005B"/>
    <w:rsid w:val="00AE01DC"/>
    <w:rsid w:val="00AE021F"/>
    <w:rsid w:val="00AE0666"/>
    <w:rsid w:val="00AE0A32"/>
    <w:rsid w:val="00AE147C"/>
    <w:rsid w:val="00AE16C0"/>
    <w:rsid w:val="00AE1AF3"/>
    <w:rsid w:val="00AE1C4D"/>
    <w:rsid w:val="00AE1E55"/>
    <w:rsid w:val="00AE236A"/>
    <w:rsid w:val="00AE24B5"/>
    <w:rsid w:val="00AE2A4A"/>
    <w:rsid w:val="00AE2F21"/>
    <w:rsid w:val="00AE39DA"/>
    <w:rsid w:val="00AE3E6A"/>
    <w:rsid w:val="00AE46A2"/>
    <w:rsid w:val="00AE47B8"/>
    <w:rsid w:val="00AE4859"/>
    <w:rsid w:val="00AE49E9"/>
    <w:rsid w:val="00AE4A07"/>
    <w:rsid w:val="00AE4AEB"/>
    <w:rsid w:val="00AE4B79"/>
    <w:rsid w:val="00AE5112"/>
    <w:rsid w:val="00AE57F2"/>
    <w:rsid w:val="00AE5F25"/>
    <w:rsid w:val="00AE622C"/>
    <w:rsid w:val="00AE627E"/>
    <w:rsid w:val="00AE68E7"/>
    <w:rsid w:val="00AE6A65"/>
    <w:rsid w:val="00AE6CC5"/>
    <w:rsid w:val="00AE7054"/>
    <w:rsid w:val="00AE73CE"/>
    <w:rsid w:val="00AE763E"/>
    <w:rsid w:val="00AE77F0"/>
    <w:rsid w:val="00AE7A34"/>
    <w:rsid w:val="00AE7A60"/>
    <w:rsid w:val="00AE7C7C"/>
    <w:rsid w:val="00AE7D2E"/>
    <w:rsid w:val="00AE7DEA"/>
    <w:rsid w:val="00AF06F2"/>
    <w:rsid w:val="00AF0912"/>
    <w:rsid w:val="00AF09AE"/>
    <w:rsid w:val="00AF0EE1"/>
    <w:rsid w:val="00AF0FB6"/>
    <w:rsid w:val="00AF0FC2"/>
    <w:rsid w:val="00AF1265"/>
    <w:rsid w:val="00AF1303"/>
    <w:rsid w:val="00AF1667"/>
    <w:rsid w:val="00AF1F2A"/>
    <w:rsid w:val="00AF20C6"/>
    <w:rsid w:val="00AF2577"/>
    <w:rsid w:val="00AF2D0C"/>
    <w:rsid w:val="00AF30BB"/>
    <w:rsid w:val="00AF3138"/>
    <w:rsid w:val="00AF33EB"/>
    <w:rsid w:val="00AF3401"/>
    <w:rsid w:val="00AF35D5"/>
    <w:rsid w:val="00AF38D7"/>
    <w:rsid w:val="00AF3AC7"/>
    <w:rsid w:val="00AF3C81"/>
    <w:rsid w:val="00AF4040"/>
    <w:rsid w:val="00AF4053"/>
    <w:rsid w:val="00AF45EE"/>
    <w:rsid w:val="00AF4767"/>
    <w:rsid w:val="00AF49A2"/>
    <w:rsid w:val="00AF4F4E"/>
    <w:rsid w:val="00AF527D"/>
    <w:rsid w:val="00AF5349"/>
    <w:rsid w:val="00AF5635"/>
    <w:rsid w:val="00AF56DF"/>
    <w:rsid w:val="00AF580B"/>
    <w:rsid w:val="00AF589F"/>
    <w:rsid w:val="00AF5C15"/>
    <w:rsid w:val="00AF5F2D"/>
    <w:rsid w:val="00AF6145"/>
    <w:rsid w:val="00AF64D8"/>
    <w:rsid w:val="00AF666F"/>
    <w:rsid w:val="00AF66AD"/>
    <w:rsid w:val="00AF6726"/>
    <w:rsid w:val="00AF6F0D"/>
    <w:rsid w:val="00AF6FDA"/>
    <w:rsid w:val="00AF7149"/>
    <w:rsid w:val="00AF7353"/>
    <w:rsid w:val="00AF7706"/>
    <w:rsid w:val="00AF7806"/>
    <w:rsid w:val="00AF7D54"/>
    <w:rsid w:val="00AF7ED3"/>
    <w:rsid w:val="00B002C2"/>
    <w:rsid w:val="00B00995"/>
    <w:rsid w:val="00B00B87"/>
    <w:rsid w:val="00B00C0E"/>
    <w:rsid w:val="00B00F3F"/>
    <w:rsid w:val="00B011AE"/>
    <w:rsid w:val="00B0141D"/>
    <w:rsid w:val="00B0148C"/>
    <w:rsid w:val="00B016A8"/>
    <w:rsid w:val="00B0186D"/>
    <w:rsid w:val="00B0194D"/>
    <w:rsid w:val="00B01A0E"/>
    <w:rsid w:val="00B01A73"/>
    <w:rsid w:val="00B020E5"/>
    <w:rsid w:val="00B024B4"/>
    <w:rsid w:val="00B026D3"/>
    <w:rsid w:val="00B02DFB"/>
    <w:rsid w:val="00B02EC8"/>
    <w:rsid w:val="00B03648"/>
    <w:rsid w:val="00B03818"/>
    <w:rsid w:val="00B03A98"/>
    <w:rsid w:val="00B03EC0"/>
    <w:rsid w:val="00B042A1"/>
    <w:rsid w:val="00B042B2"/>
    <w:rsid w:val="00B04610"/>
    <w:rsid w:val="00B04B44"/>
    <w:rsid w:val="00B04B91"/>
    <w:rsid w:val="00B04BB2"/>
    <w:rsid w:val="00B04D59"/>
    <w:rsid w:val="00B05256"/>
    <w:rsid w:val="00B0556D"/>
    <w:rsid w:val="00B055CD"/>
    <w:rsid w:val="00B057F2"/>
    <w:rsid w:val="00B05A15"/>
    <w:rsid w:val="00B0618F"/>
    <w:rsid w:val="00B0663A"/>
    <w:rsid w:val="00B067F1"/>
    <w:rsid w:val="00B0681C"/>
    <w:rsid w:val="00B0682D"/>
    <w:rsid w:val="00B06AE2"/>
    <w:rsid w:val="00B06B19"/>
    <w:rsid w:val="00B06CB2"/>
    <w:rsid w:val="00B07158"/>
    <w:rsid w:val="00B07257"/>
    <w:rsid w:val="00B0739C"/>
    <w:rsid w:val="00B07514"/>
    <w:rsid w:val="00B075C4"/>
    <w:rsid w:val="00B07704"/>
    <w:rsid w:val="00B07CD0"/>
    <w:rsid w:val="00B07E29"/>
    <w:rsid w:val="00B101C8"/>
    <w:rsid w:val="00B101CF"/>
    <w:rsid w:val="00B10AA5"/>
    <w:rsid w:val="00B10E47"/>
    <w:rsid w:val="00B10FFE"/>
    <w:rsid w:val="00B1121D"/>
    <w:rsid w:val="00B112AF"/>
    <w:rsid w:val="00B1141A"/>
    <w:rsid w:val="00B11506"/>
    <w:rsid w:val="00B11864"/>
    <w:rsid w:val="00B11A33"/>
    <w:rsid w:val="00B11B5B"/>
    <w:rsid w:val="00B11B8C"/>
    <w:rsid w:val="00B11BC3"/>
    <w:rsid w:val="00B11BCA"/>
    <w:rsid w:val="00B11ED9"/>
    <w:rsid w:val="00B1224E"/>
    <w:rsid w:val="00B12ABF"/>
    <w:rsid w:val="00B12B58"/>
    <w:rsid w:val="00B12B7E"/>
    <w:rsid w:val="00B134F5"/>
    <w:rsid w:val="00B136DB"/>
    <w:rsid w:val="00B136FB"/>
    <w:rsid w:val="00B137DB"/>
    <w:rsid w:val="00B13B80"/>
    <w:rsid w:val="00B13DE6"/>
    <w:rsid w:val="00B146FB"/>
    <w:rsid w:val="00B1476A"/>
    <w:rsid w:val="00B14869"/>
    <w:rsid w:val="00B14914"/>
    <w:rsid w:val="00B14A57"/>
    <w:rsid w:val="00B14BA5"/>
    <w:rsid w:val="00B15090"/>
    <w:rsid w:val="00B1531F"/>
    <w:rsid w:val="00B1537A"/>
    <w:rsid w:val="00B156DD"/>
    <w:rsid w:val="00B159E4"/>
    <w:rsid w:val="00B1637B"/>
    <w:rsid w:val="00B1640B"/>
    <w:rsid w:val="00B16867"/>
    <w:rsid w:val="00B16913"/>
    <w:rsid w:val="00B170E1"/>
    <w:rsid w:val="00B170E6"/>
    <w:rsid w:val="00B17214"/>
    <w:rsid w:val="00B172C3"/>
    <w:rsid w:val="00B1770C"/>
    <w:rsid w:val="00B17716"/>
    <w:rsid w:val="00B17CAC"/>
    <w:rsid w:val="00B20023"/>
    <w:rsid w:val="00B204E1"/>
    <w:rsid w:val="00B206A6"/>
    <w:rsid w:val="00B20951"/>
    <w:rsid w:val="00B20ED5"/>
    <w:rsid w:val="00B20F19"/>
    <w:rsid w:val="00B2135C"/>
    <w:rsid w:val="00B21510"/>
    <w:rsid w:val="00B21547"/>
    <w:rsid w:val="00B21575"/>
    <w:rsid w:val="00B21DF8"/>
    <w:rsid w:val="00B21E28"/>
    <w:rsid w:val="00B22010"/>
    <w:rsid w:val="00B22417"/>
    <w:rsid w:val="00B228D5"/>
    <w:rsid w:val="00B229FF"/>
    <w:rsid w:val="00B22B25"/>
    <w:rsid w:val="00B22BD6"/>
    <w:rsid w:val="00B22DCB"/>
    <w:rsid w:val="00B23032"/>
    <w:rsid w:val="00B23116"/>
    <w:rsid w:val="00B234B4"/>
    <w:rsid w:val="00B23725"/>
    <w:rsid w:val="00B23873"/>
    <w:rsid w:val="00B238B7"/>
    <w:rsid w:val="00B23A45"/>
    <w:rsid w:val="00B23F49"/>
    <w:rsid w:val="00B2409E"/>
    <w:rsid w:val="00B244B7"/>
    <w:rsid w:val="00B245D5"/>
    <w:rsid w:val="00B24934"/>
    <w:rsid w:val="00B249A9"/>
    <w:rsid w:val="00B25365"/>
    <w:rsid w:val="00B259AD"/>
    <w:rsid w:val="00B259D1"/>
    <w:rsid w:val="00B2600B"/>
    <w:rsid w:val="00B2603B"/>
    <w:rsid w:val="00B26A6E"/>
    <w:rsid w:val="00B26C09"/>
    <w:rsid w:val="00B26C5C"/>
    <w:rsid w:val="00B26DA5"/>
    <w:rsid w:val="00B270A9"/>
    <w:rsid w:val="00B2729B"/>
    <w:rsid w:val="00B27305"/>
    <w:rsid w:val="00B27634"/>
    <w:rsid w:val="00B27CD0"/>
    <w:rsid w:val="00B30393"/>
    <w:rsid w:val="00B30A16"/>
    <w:rsid w:val="00B30FC4"/>
    <w:rsid w:val="00B314FC"/>
    <w:rsid w:val="00B3150E"/>
    <w:rsid w:val="00B316F3"/>
    <w:rsid w:val="00B32221"/>
    <w:rsid w:val="00B322EF"/>
    <w:rsid w:val="00B32FC9"/>
    <w:rsid w:val="00B33040"/>
    <w:rsid w:val="00B33096"/>
    <w:rsid w:val="00B3309C"/>
    <w:rsid w:val="00B33B50"/>
    <w:rsid w:val="00B33DCE"/>
    <w:rsid w:val="00B34290"/>
    <w:rsid w:val="00B34330"/>
    <w:rsid w:val="00B345C3"/>
    <w:rsid w:val="00B34766"/>
    <w:rsid w:val="00B34781"/>
    <w:rsid w:val="00B3483C"/>
    <w:rsid w:val="00B34E2A"/>
    <w:rsid w:val="00B34E41"/>
    <w:rsid w:val="00B3576B"/>
    <w:rsid w:val="00B35E43"/>
    <w:rsid w:val="00B362ED"/>
    <w:rsid w:val="00B36592"/>
    <w:rsid w:val="00B36782"/>
    <w:rsid w:val="00B36970"/>
    <w:rsid w:val="00B37ED5"/>
    <w:rsid w:val="00B40065"/>
    <w:rsid w:val="00B401F5"/>
    <w:rsid w:val="00B403D8"/>
    <w:rsid w:val="00B40520"/>
    <w:rsid w:val="00B40957"/>
    <w:rsid w:val="00B40ABB"/>
    <w:rsid w:val="00B40EB0"/>
    <w:rsid w:val="00B40F62"/>
    <w:rsid w:val="00B4126C"/>
    <w:rsid w:val="00B41363"/>
    <w:rsid w:val="00B41B53"/>
    <w:rsid w:val="00B41BA1"/>
    <w:rsid w:val="00B41C3F"/>
    <w:rsid w:val="00B41C8D"/>
    <w:rsid w:val="00B41C8F"/>
    <w:rsid w:val="00B42079"/>
    <w:rsid w:val="00B42346"/>
    <w:rsid w:val="00B423C9"/>
    <w:rsid w:val="00B4266F"/>
    <w:rsid w:val="00B4279E"/>
    <w:rsid w:val="00B42B2B"/>
    <w:rsid w:val="00B42E83"/>
    <w:rsid w:val="00B42F39"/>
    <w:rsid w:val="00B432AE"/>
    <w:rsid w:val="00B43312"/>
    <w:rsid w:val="00B438E0"/>
    <w:rsid w:val="00B4394B"/>
    <w:rsid w:val="00B44548"/>
    <w:rsid w:val="00B44616"/>
    <w:rsid w:val="00B44AAF"/>
    <w:rsid w:val="00B44AEB"/>
    <w:rsid w:val="00B451A2"/>
    <w:rsid w:val="00B456B0"/>
    <w:rsid w:val="00B45F2A"/>
    <w:rsid w:val="00B46DE9"/>
    <w:rsid w:val="00B46DEB"/>
    <w:rsid w:val="00B46F25"/>
    <w:rsid w:val="00B47316"/>
    <w:rsid w:val="00B474FC"/>
    <w:rsid w:val="00B477D7"/>
    <w:rsid w:val="00B50080"/>
    <w:rsid w:val="00B50A16"/>
    <w:rsid w:val="00B50BDA"/>
    <w:rsid w:val="00B50C35"/>
    <w:rsid w:val="00B50C53"/>
    <w:rsid w:val="00B5177C"/>
    <w:rsid w:val="00B5206D"/>
    <w:rsid w:val="00B520EB"/>
    <w:rsid w:val="00B52710"/>
    <w:rsid w:val="00B52C76"/>
    <w:rsid w:val="00B52D11"/>
    <w:rsid w:val="00B5316A"/>
    <w:rsid w:val="00B53389"/>
    <w:rsid w:val="00B534E3"/>
    <w:rsid w:val="00B53570"/>
    <w:rsid w:val="00B535A1"/>
    <w:rsid w:val="00B53667"/>
    <w:rsid w:val="00B5382D"/>
    <w:rsid w:val="00B538D4"/>
    <w:rsid w:val="00B53CBB"/>
    <w:rsid w:val="00B542E9"/>
    <w:rsid w:val="00B54CE3"/>
    <w:rsid w:val="00B54DF2"/>
    <w:rsid w:val="00B54F49"/>
    <w:rsid w:val="00B55159"/>
    <w:rsid w:val="00B554D4"/>
    <w:rsid w:val="00B55B64"/>
    <w:rsid w:val="00B56473"/>
    <w:rsid w:val="00B565C5"/>
    <w:rsid w:val="00B56B1E"/>
    <w:rsid w:val="00B56E14"/>
    <w:rsid w:val="00B56EBD"/>
    <w:rsid w:val="00B56F7E"/>
    <w:rsid w:val="00B57436"/>
    <w:rsid w:val="00B5778B"/>
    <w:rsid w:val="00B57AB1"/>
    <w:rsid w:val="00B57B23"/>
    <w:rsid w:val="00B57FF8"/>
    <w:rsid w:val="00B60024"/>
    <w:rsid w:val="00B60702"/>
    <w:rsid w:val="00B60774"/>
    <w:rsid w:val="00B6079C"/>
    <w:rsid w:val="00B609AE"/>
    <w:rsid w:val="00B60B58"/>
    <w:rsid w:val="00B60C96"/>
    <w:rsid w:val="00B60CDD"/>
    <w:rsid w:val="00B60F55"/>
    <w:rsid w:val="00B613E9"/>
    <w:rsid w:val="00B61479"/>
    <w:rsid w:val="00B618DB"/>
    <w:rsid w:val="00B618E1"/>
    <w:rsid w:val="00B62530"/>
    <w:rsid w:val="00B627E7"/>
    <w:rsid w:val="00B62870"/>
    <w:rsid w:val="00B62912"/>
    <w:rsid w:val="00B62ECA"/>
    <w:rsid w:val="00B62F75"/>
    <w:rsid w:val="00B63441"/>
    <w:rsid w:val="00B634D1"/>
    <w:rsid w:val="00B639BF"/>
    <w:rsid w:val="00B63CE5"/>
    <w:rsid w:val="00B63DEA"/>
    <w:rsid w:val="00B63EF3"/>
    <w:rsid w:val="00B6407B"/>
    <w:rsid w:val="00B642DF"/>
    <w:rsid w:val="00B64478"/>
    <w:rsid w:val="00B653C9"/>
    <w:rsid w:val="00B658A3"/>
    <w:rsid w:val="00B65B0E"/>
    <w:rsid w:val="00B65C2F"/>
    <w:rsid w:val="00B65F56"/>
    <w:rsid w:val="00B66255"/>
    <w:rsid w:val="00B6633B"/>
    <w:rsid w:val="00B66874"/>
    <w:rsid w:val="00B66C33"/>
    <w:rsid w:val="00B6708D"/>
    <w:rsid w:val="00B67608"/>
    <w:rsid w:val="00B67893"/>
    <w:rsid w:val="00B67A26"/>
    <w:rsid w:val="00B67BB9"/>
    <w:rsid w:val="00B67D08"/>
    <w:rsid w:val="00B67D75"/>
    <w:rsid w:val="00B67F77"/>
    <w:rsid w:val="00B7047A"/>
    <w:rsid w:val="00B70619"/>
    <w:rsid w:val="00B706EB"/>
    <w:rsid w:val="00B7073F"/>
    <w:rsid w:val="00B707F2"/>
    <w:rsid w:val="00B70977"/>
    <w:rsid w:val="00B70D22"/>
    <w:rsid w:val="00B71449"/>
    <w:rsid w:val="00B71757"/>
    <w:rsid w:val="00B71785"/>
    <w:rsid w:val="00B7181C"/>
    <w:rsid w:val="00B719E0"/>
    <w:rsid w:val="00B71B01"/>
    <w:rsid w:val="00B7243A"/>
    <w:rsid w:val="00B724AE"/>
    <w:rsid w:val="00B724DB"/>
    <w:rsid w:val="00B7251D"/>
    <w:rsid w:val="00B727B4"/>
    <w:rsid w:val="00B727D6"/>
    <w:rsid w:val="00B72B77"/>
    <w:rsid w:val="00B72E2F"/>
    <w:rsid w:val="00B731AC"/>
    <w:rsid w:val="00B73914"/>
    <w:rsid w:val="00B739E5"/>
    <w:rsid w:val="00B73AC0"/>
    <w:rsid w:val="00B74BBA"/>
    <w:rsid w:val="00B74BDF"/>
    <w:rsid w:val="00B74FA3"/>
    <w:rsid w:val="00B752EE"/>
    <w:rsid w:val="00B75C03"/>
    <w:rsid w:val="00B761EE"/>
    <w:rsid w:val="00B7621F"/>
    <w:rsid w:val="00B76473"/>
    <w:rsid w:val="00B767D5"/>
    <w:rsid w:val="00B76D3A"/>
    <w:rsid w:val="00B773E5"/>
    <w:rsid w:val="00B77414"/>
    <w:rsid w:val="00B7784C"/>
    <w:rsid w:val="00B7795B"/>
    <w:rsid w:val="00B800E0"/>
    <w:rsid w:val="00B80749"/>
    <w:rsid w:val="00B80975"/>
    <w:rsid w:val="00B80A2D"/>
    <w:rsid w:val="00B80BDE"/>
    <w:rsid w:val="00B812C8"/>
    <w:rsid w:val="00B8159D"/>
    <w:rsid w:val="00B8162F"/>
    <w:rsid w:val="00B8175C"/>
    <w:rsid w:val="00B818AF"/>
    <w:rsid w:val="00B818F0"/>
    <w:rsid w:val="00B82060"/>
    <w:rsid w:val="00B82483"/>
    <w:rsid w:val="00B824CA"/>
    <w:rsid w:val="00B824E0"/>
    <w:rsid w:val="00B828C1"/>
    <w:rsid w:val="00B828C3"/>
    <w:rsid w:val="00B82D49"/>
    <w:rsid w:val="00B82F66"/>
    <w:rsid w:val="00B83284"/>
    <w:rsid w:val="00B83564"/>
    <w:rsid w:val="00B83ACB"/>
    <w:rsid w:val="00B83AE5"/>
    <w:rsid w:val="00B83B9B"/>
    <w:rsid w:val="00B83BD6"/>
    <w:rsid w:val="00B83E38"/>
    <w:rsid w:val="00B83F43"/>
    <w:rsid w:val="00B84139"/>
    <w:rsid w:val="00B84512"/>
    <w:rsid w:val="00B84676"/>
    <w:rsid w:val="00B8484B"/>
    <w:rsid w:val="00B8599A"/>
    <w:rsid w:val="00B85EDF"/>
    <w:rsid w:val="00B86054"/>
    <w:rsid w:val="00B860AE"/>
    <w:rsid w:val="00B867C2"/>
    <w:rsid w:val="00B86861"/>
    <w:rsid w:val="00B8694E"/>
    <w:rsid w:val="00B870EB"/>
    <w:rsid w:val="00B877E3"/>
    <w:rsid w:val="00B878B9"/>
    <w:rsid w:val="00B878BA"/>
    <w:rsid w:val="00B87AF9"/>
    <w:rsid w:val="00B901EE"/>
    <w:rsid w:val="00B902F8"/>
    <w:rsid w:val="00B905F6"/>
    <w:rsid w:val="00B906B6"/>
    <w:rsid w:val="00B9079B"/>
    <w:rsid w:val="00B90838"/>
    <w:rsid w:val="00B908F4"/>
    <w:rsid w:val="00B91050"/>
    <w:rsid w:val="00B91A3A"/>
    <w:rsid w:val="00B91C1D"/>
    <w:rsid w:val="00B92925"/>
    <w:rsid w:val="00B92A57"/>
    <w:rsid w:val="00B92BA9"/>
    <w:rsid w:val="00B92C50"/>
    <w:rsid w:val="00B931DA"/>
    <w:rsid w:val="00B933ED"/>
    <w:rsid w:val="00B938AF"/>
    <w:rsid w:val="00B93908"/>
    <w:rsid w:val="00B93FDC"/>
    <w:rsid w:val="00B942A5"/>
    <w:rsid w:val="00B942F1"/>
    <w:rsid w:val="00B94989"/>
    <w:rsid w:val="00B94E0A"/>
    <w:rsid w:val="00B95097"/>
    <w:rsid w:val="00B96013"/>
    <w:rsid w:val="00B96246"/>
    <w:rsid w:val="00B966FB"/>
    <w:rsid w:val="00B96889"/>
    <w:rsid w:val="00B96AC8"/>
    <w:rsid w:val="00B96DB1"/>
    <w:rsid w:val="00B96E81"/>
    <w:rsid w:val="00B9712F"/>
    <w:rsid w:val="00B974AD"/>
    <w:rsid w:val="00B97854"/>
    <w:rsid w:val="00B97880"/>
    <w:rsid w:val="00B97CAA"/>
    <w:rsid w:val="00B97CAF"/>
    <w:rsid w:val="00BA00EB"/>
    <w:rsid w:val="00BA082E"/>
    <w:rsid w:val="00BA09D8"/>
    <w:rsid w:val="00BA0D38"/>
    <w:rsid w:val="00BA116B"/>
    <w:rsid w:val="00BA11C6"/>
    <w:rsid w:val="00BA15F1"/>
    <w:rsid w:val="00BA1765"/>
    <w:rsid w:val="00BA19A8"/>
    <w:rsid w:val="00BA1C12"/>
    <w:rsid w:val="00BA20C1"/>
    <w:rsid w:val="00BA252A"/>
    <w:rsid w:val="00BA28B0"/>
    <w:rsid w:val="00BA292E"/>
    <w:rsid w:val="00BA2BCF"/>
    <w:rsid w:val="00BA2E9A"/>
    <w:rsid w:val="00BA2EE9"/>
    <w:rsid w:val="00BA32A5"/>
    <w:rsid w:val="00BA33E8"/>
    <w:rsid w:val="00BA346E"/>
    <w:rsid w:val="00BA36B6"/>
    <w:rsid w:val="00BA3D76"/>
    <w:rsid w:val="00BA3F63"/>
    <w:rsid w:val="00BA489F"/>
    <w:rsid w:val="00BA4D56"/>
    <w:rsid w:val="00BA4DED"/>
    <w:rsid w:val="00BA4E3D"/>
    <w:rsid w:val="00BA5400"/>
    <w:rsid w:val="00BA55A8"/>
    <w:rsid w:val="00BA5A33"/>
    <w:rsid w:val="00BA5A4D"/>
    <w:rsid w:val="00BA5AE8"/>
    <w:rsid w:val="00BA5CD6"/>
    <w:rsid w:val="00BA61BF"/>
    <w:rsid w:val="00BA6786"/>
    <w:rsid w:val="00BA6B23"/>
    <w:rsid w:val="00BA6DFC"/>
    <w:rsid w:val="00BA6E55"/>
    <w:rsid w:val="00BA6EF9"/>
    <w:rsid w:val="00BA79C0"/>
    <w:rsid w:val="00BA7ACD"/>
    <w:rsid w:val="00BA7B5B"/>
    <w:rsid w:val="00BA7C49"/>
    <w:rsid w:val="00BA7FA4"/>
    <w:rsid w:val="00BB00FA"/>
    <w:rsid w:val="00BB0203"/>
    <w:rsid w:val="00BB0296"/>
    <w:rsid w:val="00BB0871"/>
    <w:rsid w:val="00BB0A07"/>
    <w:rsid w:val="00BB0B98"/>
    <w:rsid w:val="00BB0C4C"/>
    <w:rsid w:val="00BB1C73"/>
    <w:rsid w:val="00BB1D42"/>
    <w:rsid w:val="00BB206C"/>
    <w:rsid w:val="00BB22EB"/>
    <w:rsid w:val="00BB2384"/>
    <w:rsid w:val="00BB29BD"/>
    <w:rsid w:val="00BB2EBC"/>
    <w:rsid w:val="00BB35EC"/>
    <w:rsid w:val="00BB39CD"/>
    <w:rsid w:val="00BB3A2D"/>
    <w:rsid w:val="00BB3B56"/>
    <w:rsid w:val="00BB3B80"/>
    <w:rsid w:val="00BB3C98"/>
    <w:rsid w:val="00BB3F52"/>
    <w:rsid w:val="00BB3F9E"/>
    <w:rsid w:val="00BB4094"/>
    <w:rsid w:val="00BB42AF"/>
    <w:rsid w:val="00BB4443"/>
    <w:rsid w:val="00BB451A"/>
    <w:rsid w:val="00BB4856"/>
    <w:rsid w:val="00BB49DC"/>
    <w:rsid w:val="00BB4A53"/>
    <w:rsid w:val="00BB4D9B"/>
    <w:rsid w:val="00BB4F26"/>
    <w:rsid w:val="00BB52BA"/>
    <w:rsid w:val="00BB5531"/>
    <w:rsid w:val="00BB55E5"/>
    <w:rsid w:val="00BB5691"/>
    <w:rsid w:val="00BB56DA"/>
    <w:rsid w:val="00BB598D"/>
    <w:rsid w:val="00BB5B32"/>
    <w:rsid w:val="00BB5BBF"/>
    <w:rsid w:val="00BB62D6"/>
    <w:rsid w:val="00BB64AD"/>
    <w:rsid w:val="00BB6562"/>
    <w:rsid w:val="00BB65D7"/>
    <w:rsid w:val="00BB6C94"/>
    <w:rsid w:val="00BB76E8"/>
    <w:rsid w:val="00BB7A75"/>
    <w:rsid w:val="00BB7B31"/>
    <w:rsid w:val="00BB7CFA"/>
    <w:rsid w:val="00BC05C1"/>
    <w:rsid w:val="00BC06C1"/>
    <w:rsid w:val="00BC08F6"/>
    <w:rsid w:val="00BC0B1B"/>
    <w:rsid w:val="00BC0BF9"/>
    <w:rsid w:val="00BC1323"/>
    <w:rsid w:val="00BC132E"/>
    <w:rsid w:val="00BC1A30"/>
    <w:rsid w:val="00BC1AB3"/>
    <w:rsid w:val="00BC2588"/>
    <w:rsid w:val="00BC266E"/>
    <w:rsid w:val="00BC312A"/>
    <w:rsid w:val="00BC313E"/>
    <w:rsid w:val="00BC3205"/>
    <w:rsid w:val="00BC33B0"/>
    <w:rsid w:val="00BC340E"/>
    <w:rsid w:val="00BC359E"/>
    <w:rsid w:val="00BC35EE"/>
    <w:rsid w:val="00BC366E"/>
    <w:rsid w:val="00BC3A79"/>
    <w:rsid w:val="00BC3E1E"/>
    <w:rsid w:val="00BC3FAD"/>
    <w:rsid w:val="00BC4143"/>
    <w:rsid w:val="00BC414B"/>
    <w:rsid w:val="00BC4538"/>
    <w:rsid w:val="00BC45EA"/>
    <w:rsid w:val="00BC4BD2"/>
    <w:rsid w:val="00BC4EE8"/>
    <w:rsid w:val="00BC5013"/>
    <w:rsid w:val="00BC518E"/>
    <w:rsid w:val="00BC560E"/>
    <w:rsid w:val="00BC584B"/>
    <w:rsid w:val="00BC5C57"/>
    <w:rsid w:val="00BC5D55"/>
    <w:rsid w:val="00BC5DFC"/>
    <w:rsid w:val="00BC6368"/>
    <w:rsid w:val="00BC6395"/>
    <w:rsid w:val="00BC646A"/>
    <w:rsid w:val="00BC68EB"/>
    <w:rsid w:val="00BC6999"/>
    <w:rsid w:val="00BC6DC6"/>
    <w:rsid w:val="00BC6EFE"/>
    <w:rsid w:val="00BC7145"/>
    <w:rsid w:val="00BC74FA"/>
    <w:rsid w:val="00BC7715"/>
    <w:rsid w:val="00BC7869"/>
    <w:rsid w:val="00BC7D67"/>
    <w:rsid w:val="00BD07A0"/>
    <w:rsid w:val="00BD0BDB"/>
    <w:rsid w:val="00BD0CFC"/>
    <w:rsid w:val="00BD0E60"/>
    <w:rsid w:val="00BD13E7"/>
    <w:rsid w:val="00BD14F6"/>
    <w:rsid w:val="00BD16BF"/>
    <w:rsid w:val="00BD1C33"/>
    <w:rsid w:val="00BD2274"/>
    <w:rsid w:val="00BD23F9"/>
    <w:rsid w:val="00BD2753"/>
    <w:rsid w:val="00BD2899"/>
    <w:rsid w:val="00BD3195"/>
    <w:rsid w:val="00BD3DE7"/>
    <w:rsid w:val="00BD3FE7"/>
    <w:rsid w:val="00BD412C"/>
    <w:rsid w:val="00BD4140"/>
    <w:rsid w:val="00BD4328"/>
    <w:rsid w:val="00BD4384"/>
    <w:rsid w:val="00BD536C"/>
    <w:rsid w:val="00BD5411"/>
    <w:rsid w:val="00BD5981"/>
    <w:rsid w:val="00BD5B6B"/>
    <w:rsid w:val="00BD5E53"/>
    <w:rsid w:val="00BD645C"/>
    <w:rsid w:val="00BD663D"/>
    <w:rsid w:val="00BD6D4B"/>
    <w:rsid w:val="00BD73F4"/>
    <w:rsid w:val="00BD767D"/>
    <w:rsid w:val="00BD78E5"/>
    <w:rsid w:val="00BD7B80"/>
    <w:rsid w:val="00BE0046"/>
    <w:rsid w:val="00BE0145"/>
    <w:rsid w:val="00BE019B"/>
    <w:rsid w:val="00BE06FE"/>
    <w:rsid w:val="00BE0769"/>
    <w:rsid w:val="00BE0845"/>
    <w:rsid w:val="00BE0C36"/>
    <w:rsid w:val="00BE0CF4"/>
    <w:rsid w:val="00BE0D0F"/>
    <w:rsid w:val="00BE0D71"/>
    <w:rsid w:val="00BE1162"/>
    <w:rsid w:val="00BE1472"/>
    <w:rsid w:val="00BE17E9"/>
    <w:rsid w:val="00BE18F8"/>
    <w:rsid w:val="00BE1B0B"/>
    <w:rsid w:val="00BE1FD1"/>
    <w:rsid w:val="00BE2165"/>
    <w:rsid w:val="00BE2383"/>
    <w:rsid w:val="00BE26D6"/>
    <w:rsid w:val="00BE2918"/>
    <w:rsid w:val="00BE29F5"/>
    <w:rsid w:val="00BE2C21"/>
    <w:rsid w:val="00BE2DCC"/>
    <w:rsid w:val="00BE302A"/>
    <w:rsid w:val="00BE303F"/>
    <w:rsid w:val="00BE31AD"/>
    <w:rsid w:val="00BE31CF"/>
    <w:rsid w:val="00BE35CA"/>
    <w:rsid w:val="00BE39FD"/>
    <w:rsid w:val="00BE3E38"/>
    <w:rsid w:val="00BE4265"/>
    <w:rsid w:val="00BE44B1"/>
    <w:rsid w:val="00BE4674"/>
    <w:rsid w:val="00BE46A5"/>
    <w:rsid w:val="00BE478C"/>
    <w:rsid w:val="00BE4AEB"/>
    <w:rsid w:val="00BE4BEE"/>
    <w:rsid w:val="00BE4D52"/>
    <w:rsid w:val="00BE4FE7"/>
    <w:rsid w:val="00BE5ADC"/>
    <w:rsid w:val="00BE5AE3"/>
    <w:rsid w:val="00BE5B9E"/>
    <w:rsid w:val="00BE5D1A"/>
    <w:rsid w:val="00BE686F"/>
    <w:rsid w:val="00BE6A6E"/>
    <w:rsid w:val="00BE6A7F"/>
    <w:rsid w:val="00BE6A83"/>
    <w:rsid w:val="00BE6CA5"/>
    <w:rsid w:val="00BE76FD"/>
    <w:rsid w:val="00BE79FC"/>
    <w:rsid w:val="00BE7CA0"/>
    <w:rsid w:val="00BF0021"/>
    <w:rsid w:val="00BF0179"/>
    <w:rsid w:val="00BF031A"/>
    <w:rsid w:val="00BF040D"/>
    <w:rsid w:val="00BF08C9"/>
    <w:rsid w:val="00BF0E1F"/>
    <w:rsid w:val="00BF0F36"/>
    <w:rsid w:val="00BF0FA1"/>
    <w:rsid w:val="00BF108B"/>
    <w:rsid w:val="00BF154D"/>
    <w:rsid w:val="00BF170A"/>
    <w:rsid w:val="00BF1E77"/>
    <w:rsid w:val="00BF2003"/>
    <w:rsid w:val="00BF2118"/>
    <w:rsid w:val="00BF23B5"/>
    <w:rsid w:val="00BF24B9"/>
    <w:rsid w:val="00BF24D2"/>
    <w:rsid w:val="00BF266F"/>
    <w:rsid w:val="00BF3100"/>
    <w:rsid w:val="00BF388A"/>
    <w:rsid w:val="00BF3E95"/>
    <w:rsid w:val="00BF40A2"/>
    <w:rsid w:val="00BF442F"/>
    <w:rsid w:val="00BF4434"/>
    <w:rsid w:val="00BF461E"/>
    <w:rsid w:val="00BF4927"/>
    <w:rsid w:val="00BF55BB"/>
    <w:rsid w:val="00BF58B1"/>
    <w:rsid w:val="00BF59CB"/>
    <w:rsid w:val="00BF5B04"/>
    <w:rsid w:val="00BF6377"/>
    <w:rsid w:val="00BF6395"/>
    <w:rsid w:val="00BF64C1"/>
    <w:rsid w:val="00BF6914"/>
    <w:rsid w:val="00BF6C24"/>
    <w:rsid w:val="00BF6EF3"/>
    <w:rsid w:val="00BF7044"/>
    <w:rsid w:val="00BF7323"/>
    <w:rsid w:val="00BF7326"/>
    <w:rsid w:val="00BF7489"/>
    <w:rsid w:val="00BF7751"/>
    <w:rsid w:val="00BF775F"/>
    <w:rsid w:val="00BF780D"/>
    <w:rsid w:val="00C0069E"/>
    <w:rsid w:val="00C007B5"/>
    <w:rsid w:val="00C00892"/>
    <w:rsid w:val="00C00E13"/>
    <w:rsid w:val="00C0121E"/>
    <w:rsid w:val="00C01649"/>
    <w:rsid w:val="00C01B2D"/>
    <w:rsid w:val="00C022D3"/>
    <w:rsid w:val="00C0283C"/>
    <w:rsid w:val="00C02897"/>
    <w:rsid w:val="00C02A07"/>
    <w:rsid w:val="00C02AF9"/>
    <w:rsid w:val="00C02C97"/>
    <w:rsid w:val="00C02CAA"/>
    <w:rsid w:val="00C032A0"/>
    <w:rsid w:val="00C032DD"/>
    <w:rsid w:val="00C0359E"/>
    <w:rsid w:val="00C035F6"/>
    <w:rsid w:val="00C03704"/>
    <w:rsid w:val="00C03D75"/>
    <w:rsid w:val="00C03F18"/>
    <w:rsid w:val="00C042CF"/>
    <w:rsid w:val="00C04315"/>
    <w:rsid w:val="00C044F3"/>
    <w:rsid w:val="00C048F1"/>
    <w:rsid w:val="00C049F4"/>
    <w:rsid w:val="00C04EAC"/>
    <w:rsid w:val="00C04F92"/>
    <w:rsid w:val="00C0517D"/>
    <w:rsid w:val="00C05662"/>
    <w:rsid w:val="00C05671"/>
    <w:rsid w:val="00C06082"/>
    <w:rsid w:val="00C06512"/>
    <w:rsid w:val="00C06528"/>
    <w:rsid w:val="00C06925"/>
    <w:rsid w:val="00C06E2A"/>
    <w:rsid w:val="00C0718E"/>
    <w:rsid w:val="00C071DF"/>
    <w:rsid w:val="00C07522"/>
    <w:rsid w:val="00C07C8C"/>
    <w:rsid w:val="00C07C93"/>
    <w:rsid w:val="00C07D43"/>
    <w:rsid w:val="00C07D55"/>
    <w:rsid w:val="00C07E9C"/>
    <w:rsid w:val="00C10243"/>
    <w:rsid w:val="00C10416"/>
    <w:rsid w:val="00C10480"/>
    <w:rsid w:val="00C10B13"/>
    <w:rsid w:val="00C10FD9"/>
    <w:rsid w:val="00C110C6"/>
    <w:rsid w:val="00C1151E"/>
    <w:rsid w:val="00C11642"/>
    <w:rsid w:val="00C1165E"/>
    <w:rsid w:val="00C11AA2"/>
    <w:rsid w:val="00C11E16"/>
    <w:rsid w:val="00C11EAB"/>
    <w:rsid w:val="00C12165"/>
    <w:rsid w:val="00C121D9"/>
    <w:rsid w:val="00C12354"/>
    <w:rsid w:val="00C1290B"/>
    <w:rsid w:val="00C1299E"/>
    <w:rsid w:val="00C12E3B"/>
    <w:rsid w:val="00C137E8"/>
    <w:rsid w:val="00C138C8"/>
    <w:rsid w:val="00C138F9"/>
    <w:rsid w:val="00C139BA"/>
    <w:rsid w:val="00C13CC3"/>
    <w:rsid w:val="00C13E7E"/>
    <w:rsid w:val="00C148BE"/>
    <w:rsid w:val="00C14E77"/>
    <w:rsid w:val="00C14E78"/>
    <w:rsid w:val="00C151AD"/>
    <w:rsid w:val="00C1552B"/>
    <w:rsid w:val="00C155ED"/>
    <w:rsid w:val="00C15C5C"/>
    <w:rsid w:val="00C15D25"/>
    <w:rsid w:val="00C15DDB"/>
    <w:rsid w:val="00C15F25"/>
    <w:rsid w:val="00C1638E"/>
    <w:rsid w:val="00C163D7"/>
    <w:rsid w:val="00C1649E"/>
    <w:rsid w:val="00C164CE"/>
    <w:rsid w:val="00C1686C"/>
    <w:rsid w:val="00C16966"/>
    <w:rsid w:val="00C16E3B"/>
    <w:rsid w:val="00C17183"/>
    <w:rsid w:val="00C171D1"/>
    <w:rsid w:val="00C17235"/>
    <w:rsid w:val="00C173E6"/>
    <w:rsid w:val="00C178F2"/>
    <w:rsid w:val="00C17AD3"/>
    <w:rsid w:val="00C2011C"/>
    <w:rsid w:val="00C20188"/>
    <w:rsid w:val="00C20277"/>
    <w:rsid w:val="00C20319"/>
    <w:rsid w:val="00C20831"/>
    <w:rsid w:val="00C20888"/>
    <w:rsid w:val="00C209E6"/>
    <w:rsid w:val="00C20BBC"/>
    <w:rsid w:val="00C20CA7"/>
    <w:rsid w:val="00C20FFE"/>
    <w:rsid w:val="00C21092"/>
    <w:rsid w:val="00C2150F"/>
    <w:rsid w:val="00C215A9"/>
    <w:rsid w:val="00C2162D"/>
    <w:rsid w:val="00C21968"/>
    <w:rsid w:val="00C224BF"/>
    <w:rsid w:val="00C2272C"/>
    <w:rsid w:val="00C22783"/>
    <w:rsid w:val="00C22AC0"/>
    <w:rsid w:val="00C23711"/>
    <w:rsid w:val="00C238AA"/>
    <w:rsid w:val="00C23DB0"/>
    <w:rsid w:val="00C24261"/>
    <w:rsid w:val="00C24630"/>
    <w:rsid w:val="00C24D3C"/>
    <w:rsid w:val="00C25224"/>
    <w:rsid w:val="00C252B4"/>
    <w:rsid w:val="00C25D56"/>
    <w:rsid w:val="00C25E7E"/>
    <w:rsid w:val="00C25ECE"/>
    <w:rsid w:val="00C25FD6"/>
    <w:rsid w:val="00C26051"/>
    <w:rsid w:val="00C263A9"/>
    <w:rsid w:val="00C26419"/>
    <w:rsid w:val="00C2667C"/>
    <w:rsid w:val="00C273E3"/>
    <w:rsid w:val="00C27614"/>
    <w:rsid w:val="00C27706"/>
    <w:rsid w:val="00C279A0"/>
    <w:rsid w:val="00C27AB5"/>
    <w:rsid w:val="00C27B78"/>
    <w:rsid w:val="00C27FC9"/>
    <w:rsid w:val="00C30397"/>
    <w:rsid w:val="00C30A23"/>
    <w:rsid w:val="00C30A5A"/>
    <w:rsid w:val="00C30EDB"/>
    <w:rsid w:val="00C31018"/>
    <w:rsid w:val="00C3121C"/>
    <w:rsid w:val="00C31548"/>
    <w:rsid w:val="00C31A3F"/>
    <w:rsid w:val="00C31BAC"/>
    <w:rsid w:val="00C31C37"/>
    <w:rsid w:val="00C31DBD"/>
    <w:rsid w:val="00C31DDA"/>
    <w:rsid w:val="00C31EC0"/>
    <w:rsid w:val="00C31ED0"/>
    <w:rsid w:val="00C32063"/>
    <w:rsid w:val="00C32185"/>
    <w:rsid w:val="00C32425"/>
    <w:rsid w:val="00C324E0"/>
    <w:rsid w:val="00C32811"/>
    <w:rsid w:val="00C328B5"/>
    <w:rsid w:val="00C32A46"/>
    <w:rsid w:val="00C33333"/>
    <w:rsid w:val="00C336D3"/>
    <w:rsid w:val="00C336F5"/>
    <w:rsid w:val="00C33F5E"/>
    <w:rsid w:val="00C3402E"/>
    <w:rsid w:val="00C3441B"/>
    <w:rsid w:val="00C34737"/>
    <w:rsid w:val="00C34E92"/>
    <w:rsid w:val="00C352A2"/>
    <w:rsid w:val="00C35438"/>
    <w:rsid w:val="00C35977"/>
    <w:rsid w:val="00C35B2C"/>
    <w:rsid w:val="00C35B7D"/>
    <w:rsid w:val="00C36217"/>
    <w:rsid w:val="00C363BA"/>
    <w:rsid w:val="00C36558"/>
    <w:rsid w:val="00C36837"/>
    <w:rsid w:val="00C36858"/>
    <w:rsid w:val="00C36995"/>
    <w:rsid w:val="00C36D6C"/>
    <w:rsid w:val="00C3701D"/>
    <w:rsid w:val="00C3703C"/>
    <w:rsid w:val="00C3706D"/>
    <w:rsid w:val="00C37681"/>
    <w:rsid w:val="00C3772E"/>
    <w:rsid w:val="00C37773"/>
    <w:rsid w:val="00C37AC6"/>
    <w:rsid w:val="00C37ECD"/>
    <w:rsid w:val="00C37F5B"/>
    <w:rsid w:val="00C400CC"/>
    <w:rsid w:val="00C4013E"/>
    <w:rsid w:val="00C40354"/>
    <w:rsid w:val="00C4059D"/>
    <w:rsid w:val="00C409D1"/>
    <w:rsid w:val="00C40DEC"/>
    <w:rsid w:val="00C40FF1"/>
    <w:rsid w:val="00C41976"/>
    <w:rsid w:val="00C41987"/>
    <w:rsid w:val="00C419D9"/>
    <w:rsid w:val="00C41A12"/>
    <w:rsid w:val="00C42610"/>
    <w:rsid w:val="00C4274C"/>
    <w:rsid w:val="00C42868"/>
    <w:rsid w:val="00C42915"/>
    <w:rsid w:val="00C42C11"/>
    <w:rsid w:val="00C42D06"/>
    <w:rsid w:val="00C42DC9"/>
    <w:rsid w:val="00C42F93"/>
    <w:rsid w:val="00C43612"/>
    <w:rsid w:val="00C437A0"/>
    <w:rsid w:val="00C43912"/>
    <w:rsid w:val="00C43F4E"/>
    <w:rsid w:val="00C44106"/>
    <w:rsid w:val="00C44725"/>
    <w:rsid w:val="00C4481A"/>
    <w:rsid w:val="00C44887"/>
    <w:rsid w:val="00C44BCB"/>
    <w:rsid w:val="00C45062"/>
    <w:rsid w:val="00C45185"/>
    <w:rsid w:val="00C451C8"/>
    <w:rsid w:val="00C4572F"/>
    <w:rsid w:val="00C4590F"/>
    <w:rsid w:val="00C4625E"/>
    <w:rsid w:val="00C462A1"/>
    <w:rsid w:val="00C46389"/>
    <w:rsid w:val="00C468A5"/>
    <w:rsid w:val="00C469CD"/>
    <w:rsid w:val="00C46A8F"/>
    <w:rsid w:val="00C46D6E"/>
    <w:rsid w:val="00C47149"/>
    <w:rsid w:val="00C4733A"/>
    <w:rsid w:val="00C478C4"/>
    <w:rsid w:val="00C47B86"/>
    <w:rsid w:val="00C47C1C"/>
    <w:rsid w:val="00C47E6C"/>
    <w:rsid w:val="00C47E9A"/>
    <w:rsid w:val="00C47EF8"/>
    <w:rsid w:val="00C47F20"/>
    <w:rsid w:val="00C47F4E"/>
    <w:rsid w:val="00C50A98"/>
    <w:rsid w:val="00C50C65"/>
    <w:rsid w:val="00C50CB2"/>
    <w:rsid w:val="00C50E30"/>
    <w:rsid w:val="00C517D7"/>
    <w:rsid w:val="00C51900"/>
    <w:rsid w:val="00C51FC8"/>
    <w:rsid w:val="00C52338"/>
    <w:rsid w:val="00C52B62"/>
    <w:rsid w:val="00C52D25"/>
    <w:rsid w:val="00C5301F"/>
    <w:rsid w:val="00C531F1"/>
    <w:rsid w:val="00C5338D"/>
    <w:rsid w:val="00C5359A"/>
    <w:rsid w:val="00C53687"/>
    <w:rsid w:val="00C536BC"/>
    <w:rsid w:val="00C53874"/>
    <w:rsid w:val="00C53896"/>
    <w:rsid w:val="00C53AC0"/>
    <w:rsid w:val="00C53B7B"/>
    <w:rsid w:val="00C541E3"/>
    <w:rsid w:val="00C55272"/>
    <w:rsid w:val="00C553D3"/>
    <w:rsid w:val="00C554F8"/>
    <w:rsid w:val="00C55D09"/>
    <w:rsid w:val="00C55D87"/>
    <w:rsid w:val="00C55FC5"/>
    <w:rsid w:val="00C563D6"/>
    <w:rsid w:val="00C56E8F"/>
    <w:rsid w:val="00C57024"/>
    <w:rsid w:val="00C57088"/>
    <w:rsid w:val="00C57458"/>
    <w:rsid w:val="00C5747F"/>
    <w:rsid w:val="00C57563"/>
    <w:rsid w:val="00C57574"/>
    <w:rsid w:val="00C576DF"/>
    <w:rsid w:val="00C57891"/>
    <w:rsid w:val="00C57C28"/>
    <w:rsid w:val="00C57EB7"/>
    <w:rsid w:val="00C57ED3"/>
    <w:rsid w:val="00C60055"/>
    <w:rsid w:val="00C603D3"/>
    <w:rsid w:val="00C60BE8"/>
    <w:rsid w:val="00C61070"/>
    <w:rsid w:val="00C612BD"/>
    <w:rsid w:val="00C6143D"/>
    <w:rsid w:val="00C614D2"/>
    <w:rsid w:val="00C61750"/>
    <w:rsid w:val="00C62064"/>
    <w:rsid w:val="00C6256F"/>
    <w:rsid w:val="00C625B0"/>
    <w:rsid w:val="00C632A5"/>
    <w:rsid w:val="00C6345E"/>
    <w:rsid w:val="00C634C1"/>
    <w:rsid w:val="00C63590"/>
    <w:rsid w:val="00C6370B"/>
    <w:rsid w:val="00C63C43"/>
    <w:rsid w:val="00C63CC9"/>
    <w:rsid w:val="00C64253"/>
    <w:rsid w:val="00C643AB"/>
    <w:rsid w:val="00C65513"/>
    <w:rsid w:val="00C6575B"/>
    <w:rsid w:val="00C65B3A"/>
    <w:rsid w:val="00C65B63"/>
    <w:rsid w:val="00C65FC8"/>
    <w:rsid w:val="00C66173"/>
    <w:rsid w:val="00C6644D"/>
    <w:rsid w:val="00C66A3C"/>
    <w:rsid w:val="00C66DD3"/>
    <w:rsid w:val="00C66EAC"/>
    <w:rsid w:val="00C66FBA"/>
    <w:rsid w:val="00C67329"/>
    <w:rsid w:val="00C67F45"/>
    <w:rsid w:val="00C70AE2"/>
    <w:rsid w:val="00C70E38"/>
    <w:rsid w:val="00C712E9"/>
    <w:rsid w:val="00C716C1"/>
    <w:rsid w:val="00C71705"/>
    <w:rsid w:val="00C7177D"/>
    <w:rsid w:val="00C7186A"/>
    <w:rsid w:val="00C7186D"/>
    <w:rsid w:val="00C71881"/>
    <w:rsid w:val="00C71AE3"/>
    <w:rsid w:val="00C71CB4"/>
    <w:rsid w:val="00C71DBC"/>
    <w:rsid w:val="00C71DF2"/>
    <w:rsid w:val="00C71F78"/>
    <w:rsid w:val="00C7213E"/>
    <w:rsid w:val="00C72231"/>
    <w:rsid w:val="00C722C2"/>
    <w:rsid w:val="00C7239E"/>
    <w:rsid w:val="00C724D7"/>
    <w:rsid w:val="00C72769"/>
    <w:rsid w:val="00C727FD"/>
    <w:rsid w:val="00C73047"/>
    <w:rsid w:val="00C73833"/>
    <w:rsid w:val="00C7395C"/>
    <w:rsid w:val="00C739AD"/>
    <w:rsid w:val="00C73E3A"/>
    <w:rsid w:val="00C73FD6"/>
    <w:rsid w:val="00C747AB"/>
    <w:rsid w:val="00C74ADF"/>
    <w:rsid w:val="00C74BAD"/>
    <w:rsid w:val="00C74BEB"/>
    <w:rsid w:val="00C74FBB"/>
    <w:rsid w:val="00C750B9"/>
    <w:rsid w:val="00C75332"/>
    <w:rsid w:val="00C756FA"/>
    <w:rsid w:val="00C75A0E"/>
    <w:rsid w:val="00C75CE3"/>
    <w:rsid w:val="00C75D0B"/>
    <w:rsid w:val="00C75DF3"/>
    <w:rsid w:val="00C7611F"/>
    <w:rsid w:val="00C761CF"/>
    <w:rsid w:val="00C76371"/>
    <w:rsid w:val="00C76780"/>
    <w:rsid w:val="00C77163"/>
    <w:rsid w:val="00C772BC"/>
    <w:rsid w:val="00C77335"/>
    <w:rsid w:val="00C775F2"/>
    <w:rsid w:val="00C77607"/>
    <w:rsid w:val="00C776D0"/>
    <w:rsid w:val="00C777FE"/>
    <w:rsid w:val="00C77D8E"/>
    <w:rsid w:val="00C801EB"/>
    <w:rsid w:val="00C809E4"/>
    <w:rsid w:val="00C80D02"/>
    <w:rsid w:val="00C80E2A"/>
    <w:rsid w:val="00C80FDA"/>
    <w:rsid w:val="00C812F6"/>
    <w:rsid w:val="00C8132E"/>
    <w:rsid w:val="00C81394"/>
    <w:rsid w:val="00C813AD"/>
    <w:rsid w:val="00C81A07"/>
    <w:rsid w:val="00C81D8B"/>
    <w:rsid w:val="00C823E1"/>
    <w:rsid w:val="00C82656"/>
    <w:rsid w:val="00C82674"/>
    <w:rsid w:val="00C82D00"/>
    <w:rsid w:val="00C82FEE"/>
    <w:rsid w:val="00C8327A"/>
    <w:rsid w:val="00C8364C"/>
    <w:rsid w:val="00C839D7"/>
    <w:rsid w:val="00C840F7"/>
    <w:rsid w:val="00C84131"/>
    <w:rsid w:val="00C84383"/>
    <w:rsid w:val="00C844BF"/>
    <w:rsid w:val="00C846AA"/>
    <w:rsid w:val="00C84735"/>
    <w:rsid w:val="00C84ACF"/>
    <w:rsid w:val="00C84EBE"/>
    <w:rsid w:val="00C850D2"/>
    <w:rsid w:val="00C850FD"/>
    <w:rsid w:val="00C85592"/>
    <w:rsid w:val="00C859AB"/>
    <w:rsid w:val="00C85A21"/>
    <w:rsid w:val="00C86161"/>
    <w:rsid w:val="00C86256"/>
    <w:rsid w:val="00C865FA"/>
    <w:rsid w:val="00C86E7F"/>
    <w:rsid w:val="00C86E86"/>
    <w:rsid w:val="00C86EDE"/>
    <w:rsid w:val="00C8719F"/>
    <w:rsid w:val="00C87595"/>
    <w:rsid w:val="00C87CB3"/>
    <w:rsid w:val="00C90571"/>
    <w:rsid w:val="00C90577"/>
    <w:rsid w:val="00C905C1"/>
    <w:rsid w:val="00C9061E"/>
    <w:rsid w:val="00C909E3"/>
    <w:rsid w:val="00C90A5F"/>
    <w:rsid w:val="00C90B9D"/>
    <w:rsid w:val="00C90DFE"/>
    <w:rsid w:val="00C913F7"/>
    <w:rsid w:val="00C91B87"/>
    <w:rsid w:val="00C91B8D"/>
    <w:rsid w:val="00C91F26"/>
    <w:rsid w:val="00C921AF"/>
    <w:rsid w:val="00C92280"/>
    <w:rsid w:val="00C927D2"/>
    <w:rsid w:val="00C92F1C"/>
    <w:rsid w:val="00C92F86"/>
    <w:rsid w:val="00C931B3"/>
    <w:rsid w:val="00C931F7"/>
    <w:rsid w:val="00C93A2D"/>
    <w:rsid w:val="00C93B6E"/>
    <w:rsid w:val="00C93F9A"/>
    <w:rsid w:val="00C94284"/>
    <w:rsid w:val="00C94D0B"/>
    <w:rsid w:val="00C94D13"/>
    <w:rsid w:val="00C9513B"/>
    <w:rsid w:val="00C95A0D"/>
    <w:rsid w:val="00C95C1D"/>
    <w:rsid w:val="00C95CB7"/>
    <w:rsid w:val="00C95E98"/>
    <w:rsid w:val="00C9669E"/>
    <w:rsid w:val="00C96B9C"/>
    <w:rsid w:val="00C971F8"/>
    <w:rsid w:val="00C97538"/>
    <w:rsid w:val="00C976BB"/>
    <w:rsid w:val="00C979C9"/>
    <w:rsid w:val="00C979F6"/>
    <w:rsid w:val="00C97D35"/>
    <w:rsid w:val="00CA0D60"/>
    <w:rsid w:val="00CA0D91"/>
    <w:rsid w:val="00CA10EB"/>
    <w:rsid w:val="00CA138B"/>
    <w:rsid w:val="00CA1466"/>
    <w:rsid w:val="00CA19AE"/>
    <w:rsid w:val="00CA215D"/>
    <w:rsid w:val="00CA222F"/>
    <w:rsid w:val="00CA298A"/>
    <w:rsid w:val="00CA2D8A"/>
    <w:rsid w:val="00CA2E3C"/>
    <w:rsid w:val="00CA2FC0"/>
    <w:rsid w:val="00CA3028"/>
    <w:rsid w:val="00CA30B4"/>
    <w:rsid w:val="00CA31AB"/>
    <w:rsid w:val="00CA31FD"/>
    <w:rsid w:val="00CA35D0"/>
    <w:rsid w:val="00CA36D5"/>
    <w:rsid w:val="00CA3D2F"/>
    <w:rsid w:val="00CA40C5"/>
    <w:rsid w:val="00CA41C7"/>
    <w:rsid w:val="00CA43F0"/>
    <w:rsid w:val="00CA4813"/>
    <w:rsid w:val="00CA481D"/>
    <w:rsid w:val="00CA48CE"/>
    <w:rsid w:val="00CA51A9"/>
    <w:rsid w:val="00CA543C"/>
    <w:rsid w:val="00CA5636"/>
    <w:rsid w:val="00CA6140"/>
    <w:rsid w:val="00CA6539"/>
    <w:rsid w:val="00CA68B1"/>
    <w:rsid w:val="00CA6CED"/>
    <w:rsid w:val="00CA70F5"/>
    <w:rsid w:val="00CA762C"/>
    <w:rsid w:val="00CA7BAF"/>
    <w:rsid w:val="00CA7E7F"/>
    <w:rsid w:val="00CB05E6"/>
    <w:rsid w:val="00CB0D8D"/>
    <w:rsid w:val="00CB0DBB"/>
    <w:rsid w:val="00CB0FFC"/>
    <w:rsid w:val="00CB10FB"/>
    <w:rsid w:val="00CB13CA"/>
    <w:rsid w:val="00CB14F9"/>
    <w:rsid w:val="00CB169C"/>
    <w:rsid w:val="00CB1801"/>
    <w:rsid w:val="00CB1879"/>
    <w:rsid w:val="00CB1912"/>
    <w:rsid w:val="00CB1C9C"/>
    <w:rsid w:val="00CB22D8"/>
    <w:rsid w:val="00CB2345"/>
    <w:rsid w:val="00CB23D7"/>
    <w:rsid w:val="00CB2821"/>
    <w:rsid w:val="00CB2C19"/>
    <w:rsid w:val="00CB2E43"/>
    <w:rsid w:val="00CB31F5"/>
    <w:rsid w:val="00CB333E"/>
    <w:rsid w:val="00CB35CE"/>
    <w:rsid w:val="00CB3A89"/>
    <w:rsid w:val="00CB3B1F"/>
    <w:rsid w:val="00CB3CD1"/>
    <w:rsid w:val="00CB42F1"/>
    <w:rsid w:val="00CB4820"/>
    <w:rsid w:val="00CB49E9"/>
    <w:rsid w:val="00CB4C70"/>
    <w:rsid w:val="00CB4ED4"/>
    <w:rsid w:val="00CB4F90"/>
    <w:rsid w:val="00CB5256"/>
    <w:rsid w:val="00CB5519"/>
    <w:rsid w:val="00CB5991"/>
    <w:rsid w:val="00CB5AC9"/>
    <w:rsid w:val="00CB5D6A"/>
    <w:rsid w:val="00CB5E48"/>
    <w:rsid w:val="00CB62CE"/>
    <w:rsid w:val="00CB64E3"/>
    <w:rsid w:val="00CB6714"/>
    <w:rsid w:val="00CB68E1"/>
    <w:rsid w:val="00CB7283"/>
    <w:rsid w:val="00CB7345"/>
    <w:rsid w:val="00CB747A"/>
    <w:rsid w:val="00CB7615"/>
    <w:rsid w:val="00CB7AB1"/>
    <w:rsid w:val="00CB7DF8"/>
    <w:rsid w:val="00CC01DB"/>
    <w:rsid w:val="00CC0264"/>
    <w:rsid w:val="00CC0848"/>
    <w:rsid w:val="00CC0BD5"/>
    <w:rsid w:val="00CC0BE0"/>
    <w:rsid w:val="00CC1234"/>
    <w:rsid w:val="00CC12F1"/>
    <w:rsid w:val="00CC155A"/>
    <w:rsid w:val="00CC1EC0"/>
    <w:rsid w:val="00CC1F00"/>
    <w:rsid w:val="00CC20C4"/>
    <w:rsid w:val="00CC2BA3"/>
    <w:rsid w:val="00CC2F55"/>
    <w:rsid w:val="00CC3041"/>
    <w:rsid w:val="00CC311C"/>
    <w:rsid w:val="00CC32E5"/>
    <w:rsid w:val="00CC355E"/>
    <w:rsid w:val="00CC38D6"/>
    <w:rsid w:val="00CC3DAC"/>
    <w:rsid w:val="00CC4A67"/>
    <w:rsid w:val="00CC4B25"/>
    <w:rsid w:val="00CC5002"/>
    <w:rsid w:val="00CC513A"/>
    <w:rsid w:val="00CC5156"/>
    <w:rsid w:val="00CC53D0"/>
    <w:rsid w:val="00CC5761"/>
    <w:rsid w:val="00CC5AA0"/>
    <w:rsid w:val="00CC6047"/>
    <w:rsid w:val="00CC6927"/>
    <w:rsid w:val="00CC6AF0"/>
    <w:rsid w:val="00CC7043"/>
    <w:rsid w:val="00CC70E2"/>
    <w:rsid w:val="00CC712A"/>
    <w:rsid w:val="00CC71A7"/>
    <w:rsid w:val="00CC7279"/>
    <w:rsid w:val="00CC7430"/>
    <w:rsid w:val="00CC7715"/>
    <w:rsid w:val="00CC7ABA"/>
    <w:rsid w:val="00CC7BB7"/>
    <w:rsid w:val="00CC7DFE"/>
    <w:rsid w:val="00CC7E28"/>
    <w:rsid w:val="00CD021D"/>
    <w:rsid w:val="00CD0BC7"/>
    <w:rsid w:val="00CD0CA5"/>
    <w:rsid w:val="00CD16DD"/>
    <w:rsid w:val="00CD17B6"/>
    <w:rsid w:val="00CD1A47"/>
    <w:rsid w:val="00CD1D8B"/>
    <w:rsid w:val="00CD22F2"/>
    <w:rsid w:val="00CD235D"/>
    <w:rsid w:val="00CD258B"/>
    <w:rsid w:val="00CD2598"/>
    <w:rsid w:val="00CD286D"/>
    <w:rsid w:val="00CD2ABB"/>
    <w:rsid w:val="00CD2AF2"/>
    <w:rsid w:val="00CD2B79"/>
    <w:rsid w:val="00CD3D06"/>
    <w:rsid w:val="00CD42A9"/>
    <w:rsid w:val="00CD4643"/>
    <w:rsid w:val="00CD4D84"/>
    <w:rsid w:val="00CD5276"/>
    <w:rsid w:val="00CD54DB"/>
    <w:rsid w:val="00CD5B49"/>
    <w:rsid w:val="00CD5B56"/>
    <w:rsid w:val="00CD5DA2"/>
    <w:rsid w:val="00CD5DD9"/>
    <w:rsid w:val="00CD6448"/>
    <w:rsid w:val="00CD652D"/>
    <w:rsid w:val="00CD675F"/>
    <w:rsid w:val="00CD67B9"/>
    <w:rsid w:val="00CD6DC9"/>
    <w:rsid w:val="00CD71A3"/>
    <w:rsid w:val="00CD7346"/>
    <w:rsid w:val="00CD743A"/>
    <w:rsid w:val="00CD7931"/>
    <w:rsid w:val="00CD7967"/>
    <w:rsid w:val="00CE0000"/>
    <w:rsid w:val="00CE0186"/>
    <w:rsid w:val="00CE01BC"/>
    <w:rsid w:val="00CE05B0"/>
    <w:rsid w:val="00CE05D9"/>
    <w:rsid w:val="00CE10B0"/>
    <w:rsid w:val="00CE10E9"/>
    <w:rsid w:val="00CE15F4"/>
    <w:rsid w:val="00CE1900"/>
    <w:rsid w:val="00CE1C96"/>
    <w:rsid w:val="00CE1F0E"/>
    <w:rsid w:val="00CE1F3C"/>
    <w:rsid w:val="00CE2758"/>
    <w:rsid w:val="00CE2B9E"/>
    <w:rsid w:val="00CE2D35"/>
    <w:rsid w:val="00CE2F1A"/>
    <w:rsid w:val="00CE3155"/>
    <w:rsid w:val="00CE342A"/>
    <w:rsid w:val="00CE346C"/>
    <w:rsid w:val="00CE3500"/>
    <w:rsid w:val="00CE378D"/>
    <w:rsid w:val="00CE37E7"/>
    <w:rsid w:val="00CE3A48"/>
    <w:rsid w:val="00CE3C49"/>
    <w:rsid w:val="00CE3DEC"/>
    <w:rsid w:val="00CE41BC"/>
    <w:rsid w:val="00CE4A93"/>
    <w:rsid w:val="00CE4D65"/>
    <w:rsid w:val="00CE5600"/>
    <w:rsid w:val="00CE588C"/>
    <w:rsid w:val="00CE5A42"/>
    <w:rsid w:val="00CE5AC2"/>
    <w:rsid w:val="00CE603A"/>
    <w:rsid w:val="00CE615B"/>
    <w:rsid w:val="00CE627F"/>
    <w:rsid w:val="00CE6BB6"/>
    <w:rsid w:val="00CE6E1C"/>
    <w:rsid w:val="00CE6E5A"/>
    <w:rsid w:val="00CE7085"/>
    <w:rsid w:val="00CE760B"/>
    <w:rsid w:val="00CE7832"/>
    <w:rsid w:val="00CE7F8E"/>
    <w:rsid w:val="00CF006C"/>
    <w:rsid w:val="00CF03D3"/>
    <w:rsid w:val="00CF0B3A"/>
    <w:rsid w:val="00CF0B71"/>
    <w:rsid w:val="00CF0F69"/>
    <w:rsid w:val="00CF0FCC"/>
    <w:rsid w:val="00CF1373"/>
    <w:rsid w:val="00CF161C"/>
    <w:rsid w:val="00CF16BC"/>
    <w:rsid w:val="00CF193F"/>
    <w:rsid w:val="00CF1B88"/>
    <w:rsid w:val="00CF2028"/>
    <w:rsid w:val="00CF20A9"/>
    <w:rsid w:val="00CF20D4"/>
    <w:rsid w:val="00CF22D2"/>
    <w:rsid w:val="00CF2761"/>
    <w:rsid w:val="00CF27F6"/>
    <w:rsid w:val="00CF2B98"/>
    <w:rsid w:val="00CF3037"/>
    <w:rsid w:val="00CF3140"/>
    <w:rsid w:val="00CF32D9"/>
    <w:rsid w:val="00CF3404"/>
    <w:rsid w:val="00CF37F1"/>
    <w:rsid w:val="00CF3961"/>
    <w:rsid w:val="00CF39C5"/>
    <w:rsid w:val="00CF3E45"/>
    <w:rsid w:val="00CF4763"/>
    <w:rsid w:val="00CF4D21"/>
    <w:rsid w:val="00CF5A29"/>
    <w:rsid w:val="00CF5B11"/>
    <w:rsid w:val="00CF5E96"/>
    <w:rsid w:val="00CF6B97"/>
    <w:rsid w:val="00CF6C6B"/>
    <w:rsid w:val="00CF74A6"/>
    <w:rsid w:val="00CF7515"/>
    <w:rsid w:val="00CF760E"/>
    <w:rsid w:val="00CF783F"/>
    <w:rsid w:val="00CF7A2F"/>
    <w:rsid w:val="00CF7AFC"/>
    <w:rsid w:val="00CF7E5E"/>
    <w:rsid w:val="00D0047D"/>
    <w:rsid w:val="00D005FB"/>
    <w:rsid w:val="00D006F8"/>
    <w:rsid w:val="00D00F61"/>
    <w:rsid w:val="00D01298"/>
    <w:rsid w:val="00D012A0"/>
    <w:rsid w:val="00D01522"/>
    <w:rsid w:val="00D0161B"/>
    <w:rsid w:val="00D01BDA"/>
    <w:rsid w:val="00D01E22"/>
    <w:rsid w:val="00D01FF4"/>
    <w:rsid w:val="00D02919"/>
    <w:rsid w:val="00D02F0B"/>
    <w:rsid w:val="00D02F4A"/>
    <w:rsid w:val="00D0330B"/>
    <w:rsid w:val="00D039E0"/>
    <w:rsid w:val="00D03AEC"/>
    <w:rsid w:val="00D0415E"/>
    <w:rsid w:val="00D04163"/>
    <w:rsid w:val="00D04274"/>
    <w:rsid w:val="00D04654"/>
    <w:rsid w:val="00D04678"/>
    <w:rsid w:val="00D04821"/>
    <w:rsid w:val="00D04D4C"/>
    <w:rsid w:val="00D0545D"/>
    <w:rsid w:val="00D054AB"/>
    <w:rsid w:val="00D05739"/>
    <w:rsid w:val="00D05878"/>
    <w:rsid w:val="00D05946"/>
    <w:rsid w:val="00D05B2C"/>
    <w:rsid w:val="00D05B88"/>
    <w:rsid w:val="00D05CC9"/>
    <w:rsid w:val="00D05E0D"/>
    <w:rsid w:val="00D06434"/>
    <w:rsid w:val="00D0661D"/>
    <w:rsid w:val="00D0682E"/>
    <w:rsid w:val="00D076B7"/>
    <w:rsid w:val="00D079FB"/>
    <w:rsid w:val="00D07A05"/>
    <w:rsid w:val="00D07C61"/>
    <w:rsid w:val="00D07DBF"/>
    <w:rsid w:val="00D07E00"/>
    <w:rsid w:val="00D10107"/>
    <w:rsid w:val="00D10279"/>
    <w:rsid w:val="00D10566"/>
    <w:rsid w:val="00D10770"/>
    <w:rsid w:val="00D1092F"/>
    <w:rsid w:val="00D10E14"/>
    <w:rsid w:val="00D10ED2"/>
    <w:rsid w:val="00D1194E"/>
    <w:rsid w:val="00D11C06"/>
    <w:rsid w:val="00D11D3B"/>
    <w:rsid w:val="00D123F9"/>
    <w:rsid w:val="00D1251B"/>
    <w:rsid w:val="00D12A2A"/>
    <w:rsid w:val="00D12FA8"/>
    <w:rsid w:val="00D131BA"/>
    <w:rsid w:val="00D135CE"/>
    <w:rsid w:val="00D136F2"/>
    <w:rsid w:val="00D13900"/>
    <w:rsid w:val="00D13B58"/>
    <w:rsid w:val="00D13BA6"/>
    <w:rsid w:val="00D14748"/>
    <w:rsid w:val="00D14ACE"/>
    <w:rsid w:val="00D14B76"/>
    <w:rsid w:val="00D1536B"/>
    <w:rsid w:val="00D153F3"/>
    <w:rsid w:val="00D1543A"/>
    <w:rsid w:val="00D15546"/>
    <w:rsid w:val="00D15648"/>
    <w:rsid w:val="00D15AA5"/>
    <w:rsid w:val="00D15AFD"/>
    <w:rsid w:val="00D15B73"/>
    <w:rsid w:val="00D15B87"/>
    <w:rsid w:val="00D15F58"/>
    <w:rsid w:val="00D165BE"/>
    <w:rsid w:val="00D168D4"/>
    <w:rsid w:val="00D16A12"/>
    <w:rsid w:val="00D16BB0"/>
    <w:rsid w:val="00D16E0E"/>
    <w:rsid w:val="00D174DF"/>
    <w:rsid w:val="00D175CA"/>
    <w:rsid w:val="00D17AF1"/>
    <w:rsid w:val="00D2071B"/>
    <w:rsid w:val="00D207CC"/>
    <w:rsid w:val="00D213E4"/>
    <w:rsid w:val="00D21661"/>
    <w:rsid w:val="00D21A4A"/>
    <w:rsid w:val="00D21B12"/>
    <w:rsid w:val="00D21FDD"/>
    <w:rsid w:val="00D2247F"/>
    <w:rsid w:val="00D22577"/>
    <w:rsid w:val="00D226E4"/>
    <w:rsid w:val="00D22EAD"/>
    <w:rsid w:val="00D22F7B"/>
    <w:rsid w:val="00D233A9"/>
    <w:rsid w:val="00D23861"/>
    <w:rsid w:val="00D23CD3"/>
    <w:rsid w:val="00D24AAB"/>
    <w:rsid w:val="00D24D41"/>
    <w:rsid w:val="00D24D43"/>
    <w:rsid w:val="00D251C4"/>
    <w:rsid w:val="00D25630"/>
    <w:rsid w:val="00D25B95"/>
    <w:rsid w:val="00D25D29"/>
    <w:rsid w:val="00D265D0"/>
    <w:rsid w:val="00D268F0"/>
    <w:rsid w:val="00D26B0E"/>
    <w:rsid w:val="00D26C1E"/>
    <w:rsid w:val="00D27A22"/>
    <w:rsid w:val="00D27C58"/>
    <w:rsid w:val="00D300C5"/>
    <w:rsid w:val="00D3052C"/>
    <w:rsid w:val="00D306D0"/>
    <w:rsid w:val="00D30ACF"/>
    <w:rsid w:val="00D30D91"/>
    <w:rsid w:val="00D31164"/>
    <w:rsid w:val="00D31324"/>
    <w:rsid w:val="00D315D3"/>
    <w:rsid w:val="00D32091"/>
    <w:rsid w:val="00D329F2"/>
    <w:rsid w:val="00D32A66"/>
    <w:rsid w:val="00D32CF6"/>
    <w:rsid w:val="00D32CF9"/>
    <w:rsid w:val="00D330B3"/>
    <w:rsid w:val="00D3323B"/>
    <w:rsid w:val="00D33491"/>
    <w:rsid w:val="00D33C02"/>
    <w:rsid w:val="00D33ED5"/>
    <w:rsid w:val="00D341AD"/>
    <w:rsid w:val="00D34345"/>
    <w:rsid w:val="00D344C6"/>
    <w:rsid w:val="00D34536"/>
    <w:rsid w:val="00D3488C"/>
    <w:rsid w:val="00D34AB7"/>
    <w:rsid w:val="00D35064"/>
    <w:rsid w:val="00D354D4"/>
    <w:rsid w:val="00D35764"/>
    <w:rsid w:val="00D35920"/>
    <w:rsid w:val="00D35A3C"/>
    <w:rsid w:val="00D35A90"/>
    <w:rsid w:val="00D35F51"/>
    <w:rsid w:val="00D35FCC"/>
    <w:rsid w:val="00D3620A"/>
    <w:rsid w:val="00D365AD"/>
    <w:rsid w:val="00D3690E"/>
    <w:rsid w:val="00D36B85"/>
    <w:rsid w:val="00D36BA4"/>
    <w:rsid w:val="00D36CC9"/>
    <w:rsid w:val="00D36D4B"/>
    <w:rsid w:val="00D3728C"/>
    <w:rsid w:val="00D3757A"/>
    <w:rsid w:val="00D3786A"/>
    <w:rsid w:val="00D37957"/>
    <w:rsid w:val="00D379EA"/>
    <w:rsid w:val="00D37D02"/>
    <w:rsid w:val="00D40219"/>
    <w:rsid w:val="00D4037C"/>
    <w:rsid w:val="00D40608"/>
    <w:rsid w:val="00D40970"/>
    <w:rsid w:val="00D40BA3"/>
    <w:rsid w:val="00D40D23"/>
    <w:rsid w:val="00D411A6"/>
    <w:rsid w:val="00D411DB"/>
    <w:rsid w:val="00D41280"/>
    <w:rsid w:val="00D41283"/>
    <w:rsid w:val="00D415E2"/>
    <w:rsid w:val="00D41943"/>
    <w:rsid w:val="00D419BD"/>
    <w:rsid w:val="00D41D34"/>
    <w:rsid w:val="00D41E39"/>
    <w:rsid w:val="00D41F8C"/>
    <w:rsid w:val="00D4278E"/>
    <w:rsid w:val="00D427A4"/>
    <w:rsid w:val="00D42E93"/>
    <w:rsid w:val="00D43172"/>
    <w:rsid w:val="00D435EE"/>
    <w:rsid w:val="00D437BC"/>
    <w:rsid w:val="00D439DF"/>
    <w:rsid w:val="00D43A8C"/>
    <w:rsid w:val="00D43E50"/>
    <w:rsid w:val="00D44110"/>
    <w:rsid w:val="00D441D0"/>
    <w:rsid w:val="00D441D9"/>
    <w:rsid w:val="00D445D6"/>
    <w:rsid w:val="00D44A69"/>
    <w:rsid w:val="00D44A9D"/>
    <w:rsid w:val="00D44C59"/>
    <w:rsid w:val="00D45032"/>
    <w:rsid w:val="00D455A7"/>
    <w:rsid w:val="00D45D70"/>
    <w:rsid w:val="00D4606F"/>
    <w:rsid w:val="00D461DF"/>
    <w:rsid w:val="00D463E0"/>
    <w:rsid w:val="00D464B3"/>
    <w:rsid w:val="00D46628"/>
    <w:rsid w:val="00D46768"/>
    <w:rsid w:val="00D46D75"/>
    <w:rsid w:val="00D46EE7"/>
    <w:rsid w:val="00D47474"/>
    <w:rsid w:val="00D47640"/>
    <w:rsid w:val="00D47746"/>
    <w:rsid w:val="00D4775C"/>
    <w:rsid w:val="00D47DF2"/>
    <w:rsid w:val="00D50275"/>
    <w:rsid w:val="00D5035E"/>
    <w:rsid w:val="00D507B4"/>
    <w:rsid w:val="00D50C89"/>
    <w:rsid w:val="00D50D49"/>
    <w:rsid w:val="00D50DB9"/>
    <w:rsid w:val="00D50EA2"/>
    <w:rsid w:val="00D5108F"/>
    <w:rsid w:val="00D511F7"/>
    <w:rsid w:val="00D512E4"/>
    <w:rsid w:val="00D513D2"/>
    <w:rsid w:val="00D51411"/>
    <w:rsid w:val="00D5142E"/>
    <w:rsid w:val="00D517D1"/>
    <w:rsid w:val="00D51805"/>
    <w:rsid w:val="00D518A6"/>
    <w:rsid w:val="00D51E53"/>
    <w:rsid w:val="00D52070"/>
    <w:rsid w:val="00D5226E"/>
    <w:rsid w:val="00D52C65"/>
    <w:rsid w:val="00D52DAB"/>
    <w:rsid w:val="00D52DD2"/>
    <w:rsid w:val="00D52EAC"/>
    <w:rsid w:val="00D52EFC"/>
    <w:rsid w:val="00D5353A"/>
    <w:rsid w:val="00D5357D"/>
    <w:rsid w:val="00D536E7"/>
    <w:rsid w:val="00D537E9"/>
    <w:rsid w:val="00D53862"/>
    <w:rsid w:val="00D53A80"/>
    <w:rsid w:val="00D53AD5"/>
    <w:rsid w:val="00D53CF2"/>
    <w:rsid w:val="00D53F75"/>
    <w:rsid w:val="00D53FC9"/>
    <w:rsid w:val="00D546D1"/>
    <w:rsid w:val="00D54B5C"/>
    <w:rsid w:val="00D54B9A"/>
    <w:rsid w:val="00D55C0E"/>
    <w:rsid w:val="00D55D56"/>
    <w:rsid w:val="00D55E59"/>
    <w:rsid w:val="00D5612C"/>
    <w:rsid w:val="00D561A2"/>
    <w:rsid w:val="00D5634F"/>
    <w:rsid w:val="00D5656F"/>
    <w:rsid w:val="00D5657E"/>
    <w:rsid w:val="00D568D8"/>
    <w:rsid w:val="00D5696F"/>
    <w:rsid w:val="00D56B5B"/>
    <w:rsid w:val="00D57060"/>
    <w:rsid w:val="00D57224"/>
    <w:rsid w:val="00D5739C"/>
    <w:rsid w:val="00D5765E"/>
    <w:rsid w:val="00D57E5C"/>
    <w:rsid w:val="00D6044A"/>
    <w:rsid w:val="00D6061C"/>
    <w:rsid w:val="00D60C26"/>
    <w:rsid w:val="00D613D6"/>
    <w:rsid w:val="00D61CF9"/>
    <w:rsid w:val="00D61D2D"/>
    <w:rsid w:val="00D61E5B"/>
    <w:rsid w:val="00D62849"/>
    <w:rsid w:val="00D62C0D"/>
    <w:rsid w:val="00D63AFA"/>
    <w:rsid w:val="00D63F97"/>
    <w:rsid w:val="00D643C6"/>
    <w:rsid w:val="00D64A55"/>
    <w:rsid w:val="00D64DC7"/>
    <w:rsid w:val="00D64EB8"/>
    <w:rsid w:val="00D6507E"/>
    <w:rsid w:val="00D652CA"/>
    <w:rsid w:val="00D6535A"/>
    <w:rsid w:val="00D65378"/>
    <w:rsid w:val="00D65D0F"/>
    <w:rsid w:val="00D65E39"/>
    <w:rsid w:val="00D66057"/>
    <w:rsid w:val="00D66146"/>
    <w:rsid w:val="00D6643F"/>
    <w:rsid w:val="00D66474"/>
    <w:rsid w:val="00D66638"/>
    <w:rsid w:val="00D66869"/>
    <w:rsid w:val="00D668AF"/>
    <w:rsid w:val="00D6694B"/>
    <w:rsid w:val="00D6698F"/>
    <w:rsid w:val="00D66DE5"/>
    <w:rsid w:val="00D66EA9"/>
    <w:rsid w:val="00D67169"/>
    <w:rsid w:val="00D6758A"/>
    <w:rsid w:val="00D677AF"/>
    <w:rsid w:val="00D70286"/>
    <w:rsid w:val="00D7082D"/>
    <w:rsid w:val="00D70C6E"/>
    <w:rsid w:val="00D70CB3"/>
    <w:rsid w:val="00D70FCB"/>
    <w:rsid w:val="00D71249"/>
    <w:rsid w:val="00D7124B"/>
    <w:rsid w:val="00D7145E"/>
    <w:rsid w:val="00D71584"/>
    <w:rsid w:val="00D715B6"/>
    <w:rsid w:val="00D7166E"/>
    <w:rsid w:val="00D71967"/>
    <w:rsid w:val="00D71A5A"/>
    <w:rsid w:val="00D71BCD"/>
    <w:rsid w:val="00D71E54"/>
    <w:rsid w:val="00D72522"/>
    <w:rsid w:val="00D72949"/>
    <w:rsid w:val="00D73026"/>
    <w:rsid w:val="00D73618"/>
    <w:rsid w:val="00D737BB"/>
    <w:rsid w:val="00D73C74"/>
    <w:rsid w:val="00D73EC0"/>
    <w:rsid w:val="00D74102"/>
    <w:rsid w:val="00D74203"/>
    <w:rsid w:val="00D74287"/>
    <w:rsid w:val="00D74345"/>
    <w:rsid w:val="00D74502"/>
    <w:rsid w:val="00D74A6F"/>
    <w:rsid w:val="00D74CAB"/>
    <w:rsid w:val="00D74E01"/>
    <w:rsid w:val="00D7532D"/>
    <w:rsid w:val="00D7544A"/>
    <w:rsid w:val="00D75AB5"/>
    <w:rsid w:val="00D75C6D"/>
    <w:rsid w:val="00D75CFB"/>
    <w:rsid w:val="00D7650D"/>
    <w:rsid w:val="00D766B7"/>
    <w:rsid w:val="00D76C1B"/>
    <w:rsid w:val="00D76F9F"/>
    <w:rsid w:val="00D77471"/>
    <w:rsid w:val="00D775E7"/>
    <w:rsid w:val="00D777A1"/>
    <w:rsid w:val="00D77BEA"/>
    <w:rsid w:val="00D77C13"/>
    <w:rsid w:val="00D77DB8"/>
    <w:rsid w:val="00D8006A"/>
    <w:rsid w:val="00D8015D"/>
    <w:rsid w:val="00D8040A"/>
    <w:rsid w:val="00D806C3"/>
    <w:rsid w:val="00D80719"/>
    <w:rsid w:val="00D8088D"/>
    <w:rsid w:val="00D813BE"/>
    <w:rsid w:val="00D8153C"/>
    <w:rsid w:val="00D818E1"/>
    <w:rsid w:val="00D81C0F"/>
    <w:rsid w:val="00D81DA9"/>
    <w:rsid w:val="00D81EBE"/>
    <w:rsid w:val="00D820B9"/>
    <w:rsid w:val="00D823C8"/>
    <w:rsid w:val="00D823F3"/>
    <w:rsid w:val="00D82551"/>
    <w:rsid w:val="00D82688"/>
    <w:rsid w:val="00D8269D"/>
    <w:rsid w:val="00D82C36"/>
    <w:rsid w:val="00D82CE7"/>
    <w:rsid w:val="00D83D32"/>
    <w:rsid w:val="00D840A4"/>
    <w:rsid w:val="00D842B3"/>
    <w:rsid w:val="00D84675"/>
    <w:rsid w:val="00D8487B"/>
    <w:rsid w:val="00D84E30"/>
    <w:rsid w:val="00D85186"/>
    <w:rsid w:val="00D85270"/>
    <w:rsid w:val="00D855B9"/>
    <w:rsid w:val="00D85762"/>
    <w:rsid w:val="00D86223"/>
    <w:rsid w:val="00D867E8"/>
    <w:rsid w:val="00D868A5"/>
    <w:rsid w:val="00D86A0C"/>
    <w:rsid w:val="00D86C26"/>
    <w:rsid w:val="00D86DDB"/>
    <w:rsid w:val="00D86F10"/>
    <w:rsid w:val="00D8746B"/>
    <w:rsid w:val="00D874E2"/>
    <w:rsid w:val="00D875B9"/>
    <w:rsid w:val="00D87790"/>
    <w:rsid w:val="00D87824"/>
    <w:rsid w:val="00D879F9"/>
    <w:rsid w:val="00D87A0D"/>
    <w:rsid w:val="00D903C3"/>
    <w:rsid w:val="00D9044D"/>
    <w:rsid w:val="00D90724"/>
    <w:rsid w:val="00D9095C"/>
    <w:rsid w:val="00D909F1"/>
    <w:rsid w:val="00D9110B"/>
    <w:rsid w:val="00D911A1"/>
    <w:rsid w:val="00D91268"/>
    <w:rsid w:val="00D9127B"/>
    <w:rsid w:val="00D9151D"/>
    <w:rsid w:val="00D91658"/>
    <w:rsid w:val="00D9182C"/>
    <w:rsid w:val="00D91A33"/>
    <w:rsid w:val="00D91B23"/>
    <w:rsid w:val="00D91BB3"/>
    <w:rsid w:val="00D91E9B"/>
    <w:rsid w:val="00D91F06"/>
    <w:rsid w:val="00D9235E"/>
    <w:rsid w:val="00D92553"/>
    <w:rsid w:val="00D92D83"/>
    <w:rsid w:val="00D92F4C"/>
    <w:rsid w:val="00D92FE8"/>
    <w:rsid w:val="00D93616"/>
    <w:rsid w:val="00D93BBD"/>
    <w:rsid w:val="00D949AF"/>
    <w:rsid w:val="00D94BA2"/>
    <w:rsid w:val="00D94F03"/>
    <w:rsid w:val="00D950AD"/>
    <w:rsid w:val="00D95825"/>
    <w:rsid w:val="00D95879"/>
    <w:rsid w:val="00D95B35"/>
    <w:rsid w:val="00D9661E"/>
    <w:rsid w:val="00D969D4"/>
    <w:rsid w:val="00D96CEA"/>
    <w:rsid w:val="00D96D07"/>
    <w:rsid w:val="00D96FA2"/>
    <w:rsid w:val="00D97387"/>
    <w:rsid w:val="00D97EBB"/>
    <w:rsid w:val="00D97EFF"/>
    <w:rsid w:val="00D97F35"/>
    <w:rsid w:val="00DA0452"/>
    <w:rsid w:val="00DA073A"/>
    <w:rsid w:val="00DA0C17"/>
    <w:rsid w:val="00DA0C27"/>
    <w:rsid w:val="00DA0E9C"/>
    <w:rsid w:val="00DA0FB1"/>
    <w:rsid w:val="00DA122A"/>
    <w:rsid w:val="00DA1292"/>
    <w:rsid w:val="00DA1BB4"/>
    <w:rsid w:val="00DA231E"/>
    <w:rsid w:val="00DA26EC"/>
    <w:rsid w:val="00DA2716"/>
    <w:rsid w:val="00DA2B54"/>
    <w:rsid w:val="00DA2C04"/>
    <w:rsid w:val="00DA32B2"/>
    <w:rsid w:val="00DA3568"/>
    <w:rsid w:val="00DA37B0"/>
    <w:rsid w:val="00DA3BE8"/>
    <w:rsid w:val="00DA3E27"/>
    <w:rsid w:val="00DA40C5"/>
    <w:rsid w:val="00DA4C50"/>
    <w:rsid w:val="00DA4E78"/>
    <w:rsid w:val="00DA4F24"/>
    <w:rsid w:val="00DA515D"/>
    <w:rsid w:val="00DA5343"/>
    <w:rsid w:val="00DA5917"/>
    <w:rsid w:val="00DA5BDC"/>
    <w:rsid w:val="00DA5DA1"/>
    <w:rsid w:val="00DA640C"/>
    <w:rsid w:val="00DA6679"/>
    <w:rsid w:val="00DA6D89"/>
    <w:rsid w:val="00DA744F"/>
    <w:rsid w:val="00DA7CF8"/>
    <w:rsid w:val="00DA7F62"/>
    <w:rsid w:val="00DB04A4"/>
    <w:rsid w:val="00DB05B8"/>
    <w:rsid w:val="00DB08B1"/>
    <w:rsid w:val="00DB0A39"/>
    <w:rsid w:val="00DB12B2"/>
    <w:rsid w:val="00DB14B7"/>
    <w:rsid w:val="00DB19E2"/>
    <w:rsid w:val="00DB1ACB"/>
    <w:rsid w:val="00DB1DB7"/>
    <w:rsid w:val="00DB1E3F"/>
    <w:rsid w:val="00DB25A6"/>
    <w:rsid w:val="00DB293F"/>
    <w:rsid w:val="00DB2B70"/>
    <w:rsid w:val="00DB2DD0"/>
    <w:rsid w:val="00DB33FB"/>
    <w:rsid w:val="00DB3EDB"/>
    <w:rsid w:val="00DB4033"/>
    <w:rsid w:val="00DB41A1"/>
    <w:rsid w:val="00DB4214"/>
    <w:rsid w:val="00DB432B"/>
    <w:rsid w:val="00DB4448"/>
    <w:rsid w:val="00DB4AA4"/>
    <w:rsid w:val="00DB538F"/>
    <w:rsid w:val="00DB54F1"/>
    <w:rsid w:val="00DB578B"/>
    <w:rsid w:val="00DB578E"/>
    <w:rsid w:val="00DB57AD"/>
    <w:rsid w:val="00DB5910"/>
    <w:rsid w:val="00DB5B9E"/>
    <w:rsid w:val="00DB5F00"/>
    <w:rsid w:val="00DB64EE"/>
    <w:rsid w:val="00DB674D"/>
    <w:rsid w:val="00DB678C"/>
    <w:rsid w:val="00DB6A7F"/>
    <w:rsid w:val="00DB6C7C"/>
    <w:rsid w:val="00DB6D2A"/>
    <w:rsid w:val="00DB6DAB"/>
    <w:rsid w:val="00DB6F40"/>
    <w:rsid w:val="00DB708A"/>
    <w:rsid w:val="00DB7373"/>
    <w:rsid w:val="00DB73FD"/>
    <w:rsid w:val="00DB76FD"/>
    <w:rsid w:val="00DB7A70"/>
    <w:rsid w:val="00DB7A92"/>
    <w:rsid w:val="00DB7F08"/>
    <w:rsid w:val="00DC0266"/>
    <w:rsid w:val="00DC04EC"/>
    <w:rsid w:val="00DC0744"/>
    <w:rsid w:val="00DC0784"/>
    <w:rsid w:val="00DC07F5"/>
    <w:rsid w:val="00DC0839"/>
    <w:rsid w:val="00DC08F2"/>
    <w:rsid w:val="00DC0CAD"/>
    <w:rsid w:val="00DC0D06"/>
    <w:rsid w:val="00DC0D4A"/>
    <w:rsid w:val="00DC0EB3"/>
    <w:rsid w:val="00DC0F99"/>
    <w:rsid w:val="00DC119A"/>
    <w:rsid w:val="00DC153C"/>
    <w:rsid w:val="00DC157A"/>
    <w:rsid w:val="00DC1748"/>
    <w:rsid w:val="00DC1CDB"/>
    <w:rsid w:val="00DC1D93"/>
    <w:rsid w:val="00DC23B8"/>
    <w:rsid w:val="00DC2692"/>
    <w:rsid w:val="00DC26F3"/>
    <w:rsid w:val="00DC28A5"/>
    <w:rsid w:val="00DC2DE8"/>
    <w:rsid w:val="00DC314C"/>
    <w:rsid w:val="00DC332F"/>
    <w:rsid w:val="00DC33D2"/>
    <w:rsid w:val="00DC36D2"/>
    <w:rsid w:val="00DC3FA3"/>
    <w:rsid w:val="00DC4115"/>
    <w:rsid w:val="00DC46E2"/>
    <w:rsid w:val="00DC46FD"/>
    <w:rsid w:val="00DC4723"/>
    <w:rsid w:val="00DC47EE"/>
    <w:rsid w:val="00DC4C02"/>
    <w:rsid w:val="00DC4CA3"/>
    <w:rsid w:val="00DC4DAC"/>
    <w:rsid w:val="00DC4F0C"/>
    <w:rsid w:val="00DC5299"/>
    <w:rsid w:val="00DC52BD"/>
    <w:rsid w:val="00DC560C"/>
    <w:rsid w:val="00DC5860"/>
    <w:rsid w:val="00DC639B"/>
    <w:rsid w:val="00DC6748"/>
    <w:rsid w:val="00DC6BBC"/>
    <w:rsid w:val="00DC6BE2"/>
    <w:rsid w:val="00DC6C3D"/>
    <w:rsid w:val="00DC6D40"/>
    <w:rsid w:val="00DC7A20"/>
    <w:rsid w:val="00DC7A85"/>
    <w:rsid w:val="00DC7ABF"/>
    <w:rsid w:val="00DC7CAC"/>
    <w:rsid w:val="00DC7FD0"/>
    <w:rsid w:val="00DD01D8"/>
    <w:rsid w:val="00DD02D6"/>
    <w:rsid w:val="00DD049E"/>
    <w:rsid w:val="00DD0968"/>
    <w:rsid w:val="00DD0EB5"/>
    <w:rsid w:val="00DD106B"/>
    <w:rsid w:val="00DD11FE"/>
    <w:rsid w:val="00DD1650"/>
    <w:rsid w:val="00DD17D9"/>
    <w:rsid w:val="00DD1DA5"/>
    <w:rsid w:val="00DD2096"/>
    <w:rsid w:val="00DD27E6"/>
    <w:rsid w:val="00DD2EFE"/>
    <w:rsid w:val="00DD3086"/>
    <w:rsid w:val="00DD30CF"/>
    <w:rsid w:val="00DD3442"/>
    <w:rsid w:val="00DD36E3"/>
    <w:rsid w:val="00DD3B49"/>
    <w:rsid w:val="00DD3B55"/>
    <w:rsid w:val="00DD3E73"/>
    <w:rsid w:val="00DD3F0E"/>
    <w:rsid w:val="00DD41D2"/>
    <w:rsid w:val="00DD4376"/>
    <w:rsid w:val="00DD4513"/>
    <w:rsid w:val="00DD49C8"/>
    <w:rsid w:val="00DD4A99"/>
    <w:rsid w:val="00DD4CE5"/>
    <w:rsid w:val="00DD4EB3"/>
    <w:rsid w:val="00DD553F"/>
    <w:rsid w:val="00DD55AB"/>
    <w:rsid w:val="00DD56DA"/>
    <w:rsid w:val="00DD58BF"/>
    <w:rsid w:val="00DD5B0E"/>
    <w:rsid w:val="00DD5B53"/>
    <w:rsid w:val="00DD5C7A"/>
    <w:rsid w:val="00DD6429"/>
    <w:rsid w:val="00DD6DAC"/>
    <w:rsid w:val="00DD7271"/>
    <w:rsid w:val="00DD7443"/>
    <w:rsid w:val="00DD7690"/>
    <w:rsid w:val="00DD7976"/>
    <w:rsid w:val="00DD7ABB"/>
    <w:rsid w:val="00DD7BEB"/>
    <w:rsid w:val="00DD7C35"/>
    <w:rsid w:val="00DD7C74"/>
    <w:rsid w:val="00DE028B"/>
    <w:rsid w:val="00DE0858"/>
    <w:rsid w:val="00DE0A86"/>
    <w:rsid w:val="00DE0A96"/>
    <w:rsid w:val="00DE15FF"/>
    <w:rsid w:val="00DE1745"/>
    <w:rsid w:val="00DE1796"/>
    <w:rsid w:val="00DE191D"/>
    <w:rsid w:val="00DE2259"/>
    <w:rsid w:val="00DE26C3"/>
    <w:rsid w:val="00DE2786"/>
    <w:rsid w:val="00DE2A55"/>
    <w:rsid w:val="00DE30CF"/>
    <w:rsid w:val="00DE3D88"/>
    <w:rsid w:val="00DE407C"/>
    <w:rsid w:val="00DE4082"/>
    <w:rsid w:val="00DE451E"/>
    <w:rsid w:val="00DE463C"/>
    <w:rsid w:val="00DE46B6"/>
    <w:rsid w:val="00DE48A6"/>
    <w:rsid w:val="00DE4FEB"/>
    <w:rsid w:val="00DE5644"/>
    <w:rsid w:val="00DE5967"/>
    <w:rsid w:val="00DE64A0"/>
    <w:rsid w:val="00DE66C7"/>
    <w:rsid w:val="00DE6BED"/>
    <w:rsid w:val="00DE7266"/>
    <w:rsid w:val="00DE74C6"/>
    <w:rsid w:val="00DE783B"/>
    <w:rsid w:val="00DE7ED0"/>
    <w:rsid w:val="00DF003F"/>
    <w:rsid w:val="00DF017B"/>
    <w:rsid w:val="00DF0344"/>
    <w:rsid w:val="00DF03F9"/>
    <w:rsid w:val="00DF0694"/>
    <w:rsid w:val="00DF06D8"/>
    <w:rsid w:val="00DF0CD1"/>
    <w:rsid w:val="00DF0F57"/>
    <w:rsid w:val="00DF17E0"/>
    <w:rsid w:val="00DF1886"/>
    <w:rsid w:val="00DF1E8A"/>
    <w:rsid w:val="00DF1FF7"/>
    <w:rsid w:val="00DF1FFB"/>
    <w:rsid w:val="00DF2B5E"/>
    <w:rsid w:val="00DF31BC"/>
    <w:rsid w:val="00DF4096"/>
    <w:rsid w:val="00DF4156"/>
    <w:rsid w:val="00DF42B6"/>
    <w:rsid w:val="00DF445B"/>
    <w:rsid w:val="00DF4785"/>
    <w:rsid w:val="00DF4B55"/>
    <w:rsid w:val="00DF5212"/>
    <w:rsid w:val="00DF57AF"/>
    <w:rsid w:val="00DF5D6E"/>
    <w:rsid w:val="00DF5DE7"/>
    <w:rsid w:val="00DF6392"/>
    <w:rsid w:val="00DF639A"/>
    <w:rsid w:val="00DF63F3"/>
    <w:rsid w:val="00DF668C"/>
    <w:rsid w:val="00DF66F8"/>
    <w:rsid w:val="00DF67A7"/>
    <w:rsid w:val="00DF694C"/>
    <w:rsid w:val="00DF6C42"/>
    <w:rsid w:val="00DF7341"/>
    <w:rsid w:val="00DF741B"/>
    <w:rsid w:val="00DF77F7"/>
    <w:rsid w:val="00DF79DA"/>
    <w:rsid w:val="00E00491"/>
    <w:rsid w:val="00E00C6A"/>
    <w:rsid w:val="00E00E44"/>
    <w:rsid w:val="00E01118"/>
    <w:rsid w:val="00E012EA"/>
    <w:rsid w:val="00E013D2"/>
    <w:rsid w:val="00E014B7"/>
    <w:rsid w:val="00E015B1"/>
    <w:rsid w:val="00E019E7"/>
    <w:rsid w:val="00E01CA6"/>
    <w:rsid w:val="00E02055"/>
    <w:rsid w:val="00E025D7"/>
    <w:rsid w:val="00E026B8"/>
    <w:rsid w:val="00E02718"/>
    <w:rsid w:val="00E0280E"/>
    <w:rsid w:val="00E02BF5"/>
    <w:rsid w:val="00E0338B"/>
    <w:rsid w:val="00E033D1"/>
    <w:rsid w:val="00E03932"/>
    <w:rsid w:val="00E03945"/>
    <w:rsid w:val="00E03A0C"/>
    <w:rsid w:val="00E03A53"/>
    <w:rsid w:val="00E03BC0"/>
    <w:rsid w:val="00E0413C"/>
    <w:rsid w:val="00E043B2"/>
    <w:rsid w:val="00E04CDE"/>
    <w:rsid w:val="00E04D1C"/>
    <w:rsid w:val="00E0534D"/>
    <w:rsid w:val="00E05B67"/>
    <w:rsid w:val="00E0631F"/>
    <w:rsid w:val="00E0654D"/>
    <w:rsid w:val="00E06764"/>
    <w:rsid w:val="00E06867"/>
    <w:rsid w:val="00E06A38"/>
    <w:rsid w:val="00E06A9B"/>
    <w:rsid w:val="00E06BA6"/>
    <w:rsid w:val="00E06CF3"/>
    <w:rsid w:val="00E06EA8"/>
    <w:rsid w:val="00E0739B"/>
    <w:rsid w:val="00E07400"/>
    <w:rsid w:val="00E1048A"/>
    <w:rsid w:val="00E10988"/>
    <w:rsid w:val="00E10BF9"/>
    <w:rsid w:val="00E11489"/>
    <w:rsid w:val="00E1219F"/>
    <w:rsid w:val="00E12804"/>
    <w:rsid w:val="00E13140"/>
    <w:rsid w:val="00E1316A"/>
    <w:rsid w:val="00E1347A"/>
    <w:rsid w:val="00E135BC"/>
    <w:rsid w:val="00E139C3"/>
    <w:rsid w:val="00E13BC5"/>
    <w:rsid w:val="00E13C27"/>
    <w:rsid w:val="00E13EE0"/>
    <w:rsid w:val="00E13FCE"/>
    <w:rsid w:val="00E14546"/>
    <w:rsid w:val="00E15188"/>
    <w:rsid w:val="00E156BD"/>
    <w:rsid w:val="00E158D8"/>
    <w:rsid w:val="00E16E74"/>
    <w:rsid w:val="00E17094"/>
    <w:rsid w:val="00E1753E"/>
    <w:rsid w:val="00E1760E"/>
    <w:rsid w:val="00E176E6"/>
    <w:rsid w:val="00E1774E"/>
    <w:rsid w:val="00E17809"/>
    <w:rsid w:val="00E17D3E"/>
    <w:rsid w:val="00E17EEF"/>
    <w:rsid w:val="00E200B8"/>
    <w:rsid w:val="00E2034A"/>
    <w:rsid w:val="00E20B54"/>
    <w:rsid w:val="00E213E1"/>
    <w:rsid w:val="00E21A9C"/>
    <w:rsid w:val="00E22493"/>
    <w:rsid w:val="00E2291B"/>
    <w:rsid w:val="00E22D4D"/>
    <w:rsid w:val="00E23484"/>
    <w:rsid w:val="00E2355A"/>
    <w:rsid w:val="00E23D3B"/>
    <w:rsid w:val="00E23F36"/>
    <w:rsid w:val="00E2426B"/>
    <w:rsid w:val="00E244EC"/>
    <w:rsid w:val="00E2453D"/>
    <w:rsid w:val="00E245B7"/>
    <w:rsid w:val="00E24D1A"/>
    <w:rsid w:val="00E250E7"/>
    <w:rsid w:val="00E25A4A"/>
    <w:rsid w:val="00E25CA3"/>
    <w:rsid w:val="00E25E95"/>
    <w:rsid w:val="00E26271"/>
    <w:rsid w:val="00E263B6"/>
    <w:rsid w:val="00E2676A"/>
    <w:rsid w:val="00E267E1"/>
    <w:rsid w:val="00E26BEE"/>
    <w:rsid w:val="00E26F1C"/>
    <w:rsid w:val="00E27033"/>
    <w:rsid w:val="00E270B9"/>
    <w:rsid w:val="00E2731D"/>
    <w:rsid w:val="00E273D8"/>
    <w:rsid w:val="00E277A0"/>
    <w:rsid w:val="00E27B42"/>
    <w:rsid w:val="00E27F2B"/>
    <w:rsid w:val="00E302DA"/>
    <w:rsid w:val="00E3045B"/>
    <w:rsid w:val="00E30C5F"/>
    <w:rsid w:val="00E30CFB"/>
    <w:rsid w:val="00E30E13"/>
    <w:rsid w:val="00E31412"/>
    <w:rsid w:val="00E31594"/>
    <w:rsid w:val="00E31AE1"/>
    <w:rsid w:val="00E31CD7"/>
    <w:rsid w:val="00E32349"/>
    <w:rsid w:val="00E32351"/>
    <w:rsid w:val="00E32611"/>
    <w:rsid w:val="00E327D9"/>
    <w:rsid w:val="00E329FC"/>
    <w:rsid w:val="00E32D1D"/>
    <w:rsid w:val="00E33042"/>
    <w:rsid w:val="00E33373"/>
    <w:rsid w:val="00E334D4"/>
    <w:rsid w:val="00E33AC4"/>
    <w:rsid w:val="00E33F53"/>
    <w:rsid w:val="00E3405E"/>
    <w:rsid w:val="00E3415B"/>
    <w:rsid w:val="00E343D0"/>
    <w:rsid w:val="00E34462"/>
    <w:rsid w:val="00E344BB"/>
    <w:rsid w:val="00E3478C"/>
    <w:rsid w:val="00E35006"/>
    <w:rsid w:val="00E354AA"/>
    <w:rsid w:val="00E35CDB"/>
    <w:rsid w:val="00E35F54"/>
    <w:rsid w:val="00E362C2"/>
    <w:rsid w:val="00E36364"/>
    <w:rsid w:val="00E364C6"/>
    <w:rsid w:val="00E36C4D"/>
    <w:rsid w:val="00E37DEE"/>
    <w:rsid w:val="00E37E01"/>
    <w:rsid w:val="00E37F49"/>
    <w:rsid w:val="00E40113"/>
    <w:rsid w:val="00E401C0"/>
    <w:rsid w:val="00E4092B"/>
    <w:rsid w:val="00E40A04"/>
    <w:rsid w:val="00E40CFC"/>
    <w:rsid w:val="00E4115A"/>
    <w:rsid w:val="00E414F1"/>
    <w:rsid w:val="00E41565"/>
    <w:rsid w:val="00E417A5"/>
    <w:rsid w:val="00E41A0E"/>
    <w:rsid w:val="00E41CE6"/>
    <w:rsid w:val="00E41D94"/>
    <w:rsid w:val="00E41E78"/>
    <w:rsid w:val="00E4200B"/>
    <w:rsid w:val="00E4214B"/>
    <w:rsid w:val="00E42213"/>
    <w:rsid w:val="00E4231F"/>
    <w:rsid w:val="00E42487"/>
    <w:rsid w:val="00E427C3"/>
    <w:rsid w:val="00E42AB2"/>
    <w:rsid w:val="00E431F5"/>
    <w:rsid w:val="00E4384D"/>
    <w:rsid w:val="00E43EAD"/>
    <w:rsid w:val="00E441D6"/>
    <w:rsid w:val="00E4433D"/>
    <w:rsid w:val="00E4463C"/>
    <w:rsid w:val="00E44943"/>
    <w:rsid w:val="00E449BB"/>
    <w:rsid w:val="00E44DD1"/>
    <w:rsid w:val="00E44E79"/>
    <w:rsid w:val="00E44F2B"/>
    <w:rsid w:val="00E44FA4"/>
    <w:rsid w:val="00E451C6"/>
    <w:rsid w:val="00E45361"/>
    <w:rsid w:val="00E4537F"/>
    <w:rsid w:val="00E455A7"/>
    <w:rsid w:val="00E4589E"/>
    <w:rsid w:val="00E459F9"/>
    <w:rsid w:val="00E4609B"/>
    <w:rsid w:val="00E4614D"/>
    <w:rsid w:val="00E470ED"/>
    <w:rsid w:val="00E47429"/>
    <w:rsid w:val="00E4749D"/>
    <w:rsid w:val="00E47695"/>
    <w:rsid w:val="00E47D57"/>
    <w:rsid w:val="00E47FC6"/>
    <w:rsid w:val="00E5004A"/>
    <w:rsid w:val="00E50085"/>
    <w:rsid w:val="00E504EE"/>
    <w:rsid w:val="00E50508"/>
    <w:rsid w:val="00E50652"/>
    <w:rsid w:val="00E50893"/>
    <w:rsid w:val="00E51254"/>
    <w:rsid w:val="00E512C1"/>
    <w:rsid w:val="00E5150A"/>
    <w:rsid w:val="00E5158E"/>
    <w:rsid w:val="00E51813"/>
    <w:rsid w:val="00E51B6A"/>
    <w:rsid w:val="00E51CC3"/>
    <w:rsid w:val="00E51D51"/>
    <w:rsid w:val="00E51FB5"/>
    <w:rsid w:val="00E521F4"/>
    <w:rsid w:val="00E52282"/>
    <w:rsid w:val="00E5235F"/>
    <w:rsid w:val="00E52360"/>
    <w:rsid w:val="00E52871"/>
    <w:rsid w:val="00E534DD"/>
    <w:rsid w:val="00E5375D"/>
    <w:rsid w:val="00E53AB2"/>
    <w:rsid w:val="00E54102"/>
    <w:rsid w:val="00E5471D"/>
    <w:rsid w:val="00E54D81"/>
    <w:rsid w:val="00E55028"/>
    <w:rsid w:val="00E552AF"/>
    <w:rsid w:val="00E5538E"/>
    <w:rsid w:val="00E556BF"/>
    <w:rsid w:val="00E55961"/>
    <w:rsid w:val="00E564C3"/>
    <w:rsid w:val="00E5672C"/>
    <w:rsid w:val="00E568A3"/>
    <w:rsid w:val="00E569E5"/>
    <w:rsid w:val="00E56CEF"/>
    <w:rsid w:val="00E56DCD"/>
    <w:rsid w:val="00E56EAD"/>
    <w:rsid w:val="00E577B9"/>
    <w:rsid w:val="00E57CE8"/>
    <w:rsid w:val="00E57D7B"/>
    <w:rsid w:val="00E60046"/>
    <w:rsid w:val="00E6004C"/>
    <w:rsid w:val="00E60113"/>
    <w:rsid w:val="00E602E9"/>
    <w:rsid w:val="00E606BC"/>
    <w:rsid w:val="00E60903"/>
    <w:rsid w:val="00E60FE9"/>
    <w:rsid w:val="00E611EE"/>
    <w:rsid w:val="00E61516"/>
    <w:rsid w:val="00E616EE"/>
    <w:rsid w:val="00E61B16"/>
    <w:rsid w:val="00E6203F"/>
    <w:rsid w:val="00E629AE"/>
    <w:rsid w:val="00E62DFD"/>
    <w:rsid w:val="00E62F2B"/>
    <w:rsid w:val="00E6312D"/>
    <w:rsid w:val="00E63437"/>
    <w:rsid w:val="00E6360B"/>
    <w:rsid w:val="00E63693"/>
    <w:rsid w:val="00E63B10"/>
    <w:rsid w:val="00E6424D"/>
    <w:rsid w:val="00E6477D"/>
    <w:rsid w:val="00E64902"/>
    <w:rsid w:val="00E64C28"/>
    <w:rsid w:val="00E64D62"/>
    <w:rsid w:val="00E650C4"/>
    <w:rsid w:val="00E658E7"/>
    <w:rsid w:val="00E65950"/>
    <w:rsid w:val="00E65A31"/>
    <w:rsid w:val="00E65ADC"/>
    <w:rsid w:val="00E65DE6"/>
    <w:rsid w:val="00E6629C"/>
    <w:rsid w:val="00E66725"/>
    <w:rsid w:val="00E6684F"/>
    <w:rsid w:val="00E66AC1"/>
    <w:rsid w:val="00E66B5F"/>
    <w:rsid w:val="00E66DF0"/>
    <w:rsid w:val="00E671B8"/>
    <w:rsid w:val="00E671BC"/>
    <w:rsid w:val="00E67295"/>
    <w:rsid w:val="00E67470"/>
    <w:rsid w:val="00E67871"/>
    <w:rsid w:val="00E67B64"/>
    <w:rsid w:val="00E67C4B"/>
    <w:rsid w:val="00E67D60"/>
    <w:rsid w:val="00E67F0B"/>
    <w:rsid w:val="00E70118"/>
    <w:rsid w:val="00E701E8"/>
    <w:rsid w:val="00E702DC"/>
    <w:rsid w:val="00E70CEA"/>
    <w:rsid w:val="00E70EB6"/>
    <w:rsid w:val="00E71217"/>
    <w:rsid w:val="00E7121D"/>
    <w:rsid w:val="00E71A75"/>
    <w:rsid w:val="00E71AAF"/>
    <w:rsid w:val="00E71F76"/>
    <w:rsid w:val="00E72517"/>
    <w:rsid w:val="00E725C0"/>
    <w:rsid w:val="00E726F2"/>
    <w:rsid w:val="00E72974"/>
    <w:rsid w:val="00E72C0C"/>
    <w:rsid w:val="00E72C29"/>
    <w:rsid w:val="00E72D1E"/>
    <w:rsid w:val="00E72D64"/>
    <w:rsid w:val="00E73138"/>
    <w:rsid w:val="00E735AD"/>
    <w:rsid w:val="00E7380E"/>
    <w:rsid w:val="00E739C2"/>
    <w:rsid w:val="00E739D6"/>
    <w:rsid w:val="00E73D0A"/>
    <w:rsid w:val="00E73F13"/>
    <w:rsid w:val="00E744D9"/>
    <w:rsid w:val="00E74D97"/>
    <w:rsid w:val="00E7582A"/>
    <w:rsid w:val="00E75DF8"/>
    <w:rsid w:val="00E7637A"/>
    <w:rsid w:val="00E766F0"/>
    <w:rsid w:val="00E768DB"/>
    <w:rsid w:val="00E769C4"/>
    <w:rsid w:val="00E76AEE"/>
    <w:rsid w:val="00E76C43"/>
    <w:rsid w:val="00E76D5E"/>
    <w:rsid w:val="00E77739"/>
    <w:rsid w:val="00E777CD"/>
    <w:rsid w:val="00E77AD5"/>
    <w:rsid w:val="00E802DE"/>
    <w:rsid w:val="00E803E0"/>
    <w:rsid w:val="00E80717"/>
    <w:rsid w:val="00E8079C"/>
    <w:rsid w:val="00E8082A"/>
    <w:rsid w:val="00E80AFC"/>
    <w:rsid w:val="00E811C2"/>
    <w:rsid w:val="00E813D4"/>
    <w:rsid w:val="00E81414"/>
    <w:rsid w:val="00E81982"/>
    <w:rsid w:val="00E81C2D"/>
    <w:rsid w:val="00E8200D"/>
    <w:rsid w:val="00E821B5"/>
    <w:rsid w:val="00E822D4"/>
    <w:rsid w:val="00E82350"/>
    <w:rsid w:val="00E82647"/>
    <w:rsid w:val="00E82767"/>
    <w:rsid w:val="00E82AFF"/>
    <w:rsid w:val="00E82BA9"/>
    <w:rsid w:val="00E83104"/>
    <w:rsid w:val="00E835FE"/>
    <w:rsid w:val="00E838DA"/>
    <w:rsid w:val="00E838DC"/>
    <w:rsid w:val="00E839BD"/>
    <w:rsid w:val="00E83BE9"/>
    <w:rsid w:val="00E83C04"/>
    <w:rsid w:val="00E83F6E"/>
    <w:rsid w:val="00E840D8"/>
    <w:rsid w:val="00E842EC"/>
    <w:rsid w:val="00E844E5"/>
    <w:rsid w:val="00E8459A"/>
    <w:rsid w:val="00E849F9"/>
    <w:rsid w:val="00E84B2C"/>
    <w:rsid w:val="00E84E8D"/>
    <w:rsid w:val="00E85423"/>
    <w:rsid w:val="00E8577B"/>
    <w:rsid w:val="00E8583A"/>
    <w:rsid w:val="00E85994"/>
    <w:rsid w:val="00E859EB"/>
    <w:rsid w:val="00E85CA3"/>
    <w:rsid w:val="00E85D62"/>
    <w:rsid w:val="00E85DF0"/>
    <w:rsid w:val="00E86977"/>
    <w:rsid w:val="00E86C94"/>
    <w:rsid w:val="00E86DA6"/>
    <w:rsid w:val="00E86F41"/>
    <w:rsid w:val="00E86F64"/>
    <w:rsid w:val="00E87008"/>
    <w:rsid w:val="00E87108"/>
    <w:rsid w:val="00E871DF"/>
    <w:rsid w:val="00E87308"/>
    <w:rsid w:val="00E8746D"/>
    <w:rsid w:val="00E8756D"/>
    <w:rsid w:val="00E875DE"/>
    <w:rsid w:val="00E87C2D"/>
    <w:rsid w:val="00E87CA2"/>
    <w:rsid w:val="00E87DA8"/>
    <w:rsid w:val="00E87ECC"/>
    <w:rsid w:val="00E87FD1"/>
    <w:rsid w:val="00E90113"/>
    <w:rsid w:val="00E90123"/>
    <w:rsid w:val="00E901BB"/>
    <w:rsid w:val="00E902EE"/>
    <w:rsid w:val="00E90540"/>
    <w:rsid w:val="00E905C3"/>
    <w:rsid w:val="00E9063B"/>
    <w:rsid w:val="00E90771"/>
    <w:rsid w:val="00E90932"/>
    <w:rsid w:val="00E9124E"/>
    <w:rsid w:val="00E9129B"/>
    <w:rsid w:val="00E91E4F"/>
    <w:rsid w:val="00E9255B"/>
    <w:rsid w:val="00E93116"/>
    <w:rsid w:val="00E9326D"/>
    <w:rsid w:val="00E935BB"/>
    <w:rsid w:val="00E936D5"/>
    <w:rsid w:val="00E93762"/>
    <w:rsid w:val="00E938E5"/>
    <w:rsid w:val="00E938EE"/>
    <w:rsid w:val="00E93A90"/>
    <w:rsid w:val="00E94307"/>
    <w:rsid w:val="00E94C9F"/>
    <w:rsid w:val="00E94CA6"/>
    <w:rsid w:val="00E94E3F"/>
    <w:rsid w:val="00E94E49"/>
    <w:rsid w:val="00E94E7F"/>
    <w:rsid w:val="00E94FBE"/>
    <w:rsid w:val="00E95203"/>
    <w:rsid w:val="00E952B5"/>
    <w:rsid w:val="00E953D8"/>
    <w:rsid w:val="00E95511"/>
    <w:rsid w:val="00E955C7"/>
    <w:rsid w:val="00E95AAB"/>
    <w:rsid w:val="00E95D31"/>
    <w:rsid w:val="00E95E04"/>
    <w:rsid w:val="00E964F8"/>
    <w:rsid w:val="00E96979"/>
    <w:rsid w:val="00E97139"/>
    <w:rsid w:val="00E97382"/>
    <w:rsid w:val="00E97742"/>
    <w:rsid w:val="00EA021A"/>
    <w:rsid w:val="00EA0730"/>
    <w:rsid w:val="00EA0811"/>
    <w:rsid w:val="00EA097F"/>
    <w:rsid w:val="00EA0D56"/>
    <w:rsid w:val="00EA0F2A"/>
    <w:rsid w:val="00EA10FD"/>
    <w:rsid w:val="00EA130A"/>
    <w:rsid w:val="00EA19AA"/>
    <w:rsid w:val="00EA1BFD"/>
    <w:rsid w:val="00EA1DED"/>
    <w:rsid w:val="00EA2933"/>
    <w:rsid w:val="00EA2E7D"/>
    <w:rsid w:val="00EA2EC9"/>
    <w:rsid w:val="00EA2EFC"/>
    <w:rsid w:val="00EA322C"/>
    <w:rsid w:val="00EA37AA"/>
    <w:rsid w:val="00EA3CD6"/>
    <w:rsid w:val="00EA3E87"/>
    <w:rsid w:val="00EA3F95"/>
    <w:rsid w:val="00EA3FFA"/>
    <w:rsid w:val="00EA4029"/>
    <w:rsid w:val="00EA40A8"/>
    <w:rsid w:val="00EA46D1"/>
    <w:rsid w:val="00EA4B3B"/>
    <w:rsid w:val="00EA4B40"/>
    <w:rsid w:val="00EA4F60"/>
    <w:rsid w:val="00EA53F5"/>
    <w:rsid w:val="00EA5B27"/>
    <w:rsid w:val="00EA6161"/>
    <w:rsid w:val="00EA6C4D"/>
    <w:rsid w:val="00EA6DC1"/>
    <w:rsid w:val="00EA6F0C"/>
    <w:rsid w:val="00EA74BB"/>
    <w:rsid w:val="00EA79FD"/>
    <w:rsid w:val="00EA7E0C"/>
    <w:rsid w:val="00EB0075"/>
    <w:rsid w:val="00EB017E"/>
    <w:rsid w:val="00EB026C"/>
    <w:rsid w:val="00EB028D"/>
    <w:rsid w:val="00EB0542"/>
    <w:rsid w:val="00EB06AE"/>
    <w:rsid w:val="00EB07C3"/>
    <w:rsid w:val="00EB138A"/>
    <w:rsid w:val="00EB2017"/>
    <w:rsid w:val="00EB22F9"/>
    <w:rsid w:val="00EB2657"/>
    <w:rsid w:val="00EB2730"/>
    <w:rsid w:val="00EB27B6"/>
    <w:rsid w:val="00EB2931"/>
    <w:rsid w:val="00EB29B7"/>
    <w:rsid w:val="00EB2ACF"/>
    <w:rsid w:val="00EB2CE8"/>
    <w:rsid w:val="00EB2DAF"/>
    <w:rsid w:val="00EB342A"/>
    <w:rsid w:val="00EB391E"/>
    <w:rsid w:val="00EB43C0"/>
    <w:rsid w:val="00EB44CD"/>
    <w:rsid w:val="00EB45B3"/>
    <w:rsid w:val="00EB45F8"/>
    <w:rsid w:val="00EB4C0F"/>
    <w:rsid w:val="00EB4D9D"/>
    <w:rsid w:val="00EB4EAB"/>
    <w:rsid w:val="00EB5061"/>
    <w:rsid w:val="00EB53B7"/>
    <w:rsid w:val="00EB5A16"/>
    <w:rsid w:val="00EB5B26"/>
    <w:rsid w:val="00EB61EA"/>
    <w:rsid w:val="00EB63C2"/>
    <w:rsid w:val="00EB64C4"/>
    <w:rsid w:val="00EB677A"/>
    <w:rsid w:val="00EB7012"/>
    <w:rsid w:val="00EB712E"/>
    <w:rsid w:val="00EB76B2"/>
    <w:rsid w:val="00EB76EC"/>
    <w:rsid w:val="00EB77DC"/>
    <w:rsid w:val="00EC02A6"/>
    <w:rsid w:val="00EC03BF"/>
    <w:rsid w:val="00EC0581"/>
    <w:rsid w:val="00EC06E7"/>
    <w:rsid w:val="00EC0F34"/>
    <w:rsid w:val="00EC12E8"/>
    <w:rsid w:val="00EC19E2"/>
    <w:rsid w:val="00EC1B2B"/>
    <w:rsid w:val="00EC212B"/>
    <w:rsid w:val="00EC21BE"/>
    <w:rsid w:val="00EC2B62"/>
    <w:rsid w:val="00EC3673"/>
    <w:rsid w:val="00EC392D"/>
    <w:rsid w:val="00EC3D9A"/>
    <w:rsid w:val="00EC3DFB"/>
    <w:rsid w:val="00EC4003"/>
    <w:rsid w:val="00EC4068"/>
    <w:rsid w:val="00EC4D94"/>
    <w:rsid w:val="00EC569F"/>
    <w:rsid w:val="00EC5925"/>
    <w:rsid w:val="00EC5959"/>
    <w:rsid w:val="00EC5D94"/>
    <w:rsid w:val="00EC6116"/>
    <w:rsid w:val="00EC66F8"/>
    <w:rsid w:val="00EC6735"/>
    <w:rsid w:val="00EC7290"/>
    <w:rsid w:val="00EC78DE"/>
    <w:rsid w:val="00EC79CF"/>
    <w:rsid w:val="00ED0198"/>
    <w:rsid w:val="00ED0617"/>
    <w:rsid w:val="00ED10ED"/>
    <w:rsid w:val="00ED114B"/>
    <w:rsid w:val="00ED1291"/>
    <w:rsid w:val="00ED1C9E"/>
    <w:rsid w:val="00ED1CB5"/>
    <w:rsid w:val="00ED1CEC"/>
    <w:rsid w:val="00ED1EF0"/>
    <w:rsid w:val="00ED22BF"/>
    <w:rsid w:val="00ED246B"/>
    <w:rsid w:val="00ED263E"/>
    <w:rsid w:val="00ED26E8"/>
    <w:rsid w:val="00ED28FF"/>
    <w:rsid w:val="00ED2B60"/>
    <w:rsid w:val="00ED2C2C"/>
    <w:rsid w:val="00ED2FAD"/>
    <w:rsid w:val="00ED2FAE"/>
    <w:rsid w:val="00ED31EE"/>
    <w:rsid w:val="00ED322A"/>
    <w:rsid w:val="00ED34AC"/>
    <w:rsid w:val="00ED3575"/>
    <w:rsid w:val="00ED3FDB"/>
    <w:rsid w:val="00ED40EA"/>
    <w:rsid w:val="00ED4166"/>
    <w:rsid w:val="00ED420E"/>
    <w:rsid w:val="00ED438D"/>
    <w:rsid w:val="00ED4685"/>
    <w:rsid w:val="00ED56CF"/>
    <w:rsid w:val="00ED5F30"/>
    <w:rsid w:val="00ED666D"/>
    <w:rsid w:val="00ED6F27"/>
    <w:rsid w:val="00ED7049"/>
    <w:rsid w:val="00ED712D"/>
    <w:rsid w:val="00ED7577"/>
    <w:rsid w:val="00ED78EB"/>
    <w:rsid w:val="00ED7C4A"/>
    <w:rsid w:val="00EE007B"/>
    <w:rsid w:val="00EE0A7E"/>
    <w:rsid w:val="00EE0B6B"/>
    <w:rsid w:val="00EE0BF4"/>
    <w:rsid w:val="00EE0CB5"/>
    <w:rsid w:val="00EE0CC9"/>
    <w:rsid w:val="00EE0D4F"/>
    <w:rsid w:val="00EE10B2"/>
    <w:rsid w:val="00EE11C3"/>
    <w:rsid w:val="00EE12F0"/>
    <w:rsid w:val="00EE142A"/>
    <w:rsid w:val="00EE156F"/>
    <w:rsid w:val="00EE1704"/>
    <w:rsid w:val="00EE1A99"/>
    <w:rsid w:val="00EE2025"/>
    <w:rsid w:val="00EE2168"/>
    <w:rsid w:val="00EE2190"/>
    <w:rsid w:val="00EE249A"/>
    <w:rsid w:val="00EE2DB5"/>
    <w:rsid w:val="00EE33E2"/>
    <w:rsid w:val="00EE38D9"/>
    <w:rsid w:val="00EE3B64"/>
    <w:rsid w:val="00EE3B6F"/>
    <w:rsid w:val="00EE43CA"/>
    <w:rsid w:val="00EE46E8"/>
    <w:rsid w:val="00EE4F5B"/>
    <w:rsid w:val="00EE53ED"/>
    <w:rsid w:val="00EE53FE"/>
    <w:rsid w:val="00EE573B"/>
    <w:rsid w:val="00EE6097"/>
    <w:rsid w:val="00EE6280"/>
    <w:rsid w:val="00EE6D33"/>
    <w:rsid w:val="00EE6F03"/>
    <w:rsid w:val="00EE6FEB"/>
    <w:rsid w:val="00EE709F"/>
    <w:rsid w:val="00EE7803"/>
    <w:rsid w:val="00EE7E68"/>
    <w:rsid w:val="00EE7E87"/>
    <w:rsid w:val="00EF015A"/>
    <w:rsid w:val="00EF01A7"/>
    <w:rsid w:val="00EF0964"/>
    <w:rsid w:val="00EF0D49"/>
    <w:rsid w:val="00EF1250"/>
    <w:rsid w:val="00EF144D"/>
    <w:rsid w:val="00EF15E9"/>
    <w:rsid w:val="00EF1747"/>
    <w:rsid w:val="00EF17F1"/>
    <w:rsid w:val="00EF19F4"/>
    <w:rsid w:val="00EF231B"/>
    <w:rsid w:val="00EF2738"/>
    <w:rsid w:val="00EF2B0E"/>
    <w:rsid w:val="00EF2D58"/>
    <w:rsid w:val="00EF30B8"/>
    <w:rsid w:val="00EF3110"/>
    <w:rsid w:val="00EF35C0"/>
    <w:rsid w:val="00EF3D2A"/>
    <w:rsid w:val="00EF4395"/>
    <w:rsid w:val="00EF461A"/>
    <w:rsid w:val="00EF4B41"/>
    <w:rsid w:val="00EF4DD8"/>
    <w:rsid w:val="00EF5001"/>
    <w:rsid w:val="00EF5321"/>
    <w:rsid w:val="00EF55EE"/>
    <w:rsid w:val="00EF588D"/>
    <w:rsid w:val="00EF594D"/>
    <w:rsid w:val="00EF598B"/>
    <w:rsid w:val="00EF5C5A"/>
    <w:rsid w:val="00EF60D3"/>
    <w:rsid w:val="00EF668B"/>
    <w:rsid w:val="00EF6B0D"/>
    <w:rsid w:val="00EF6CAA"/>
    <w:rsid w:val="00EF6F59"/>
    <w:rsid w:val="00EF7C8D"/>
    <w:rsid w:val="00EF7ED1"/>
    <w:rsid w:val="00F000F3"/>
    <w:rsid w:val="00F00167"/>
    <w:rsid w:val="00F001BB"/>
    <w:rsid w:val="00F004A9"/>
    <w:rsid w:val="00F00AE2"/>
    <w:rsid w:val="00F00B8B"/>
    <w:rsid w:val="00F0107D"/>
    <w:rsid w:val="00F0112E"/>
    <w:rsid w:val="00F01771"/>
    <w:rsid w:val="00F01814"/>
    <w:rsid w:val="00F01AD0"/>
    <w:rsid w:val="00F01D4F"/>
    <w:rsid w:val="00F01D9E"/>
    <w:rsid w:val="00F021A2"/>
    <w:rsid w:val="00F02313"/>
    <w:rsid w:val="00F026D6"/>
    <w:rsid w:val="00F029CF"/>
    <w:rsid w:val="00F02F95"/>
    <w:rsid w:val="00F030FB"/>
    <w:rsid w:val="00F03207"/>
    <w:rsid w:val="00F0331D"/>
    <w:rsid w:val="00F04405"/>
    <w:rsid w:val="00F046A9"/>
    <w:rsid w:val="00F0477E"/>
    <w:rsid w:val="00F04C6E"/>
    <w:rsid w:val="00F0540C"/>
    <w:rsid w:val="00F055C6"/>
    <w:rsid w:val="00F05AF3"/>
    <w:rsid w:val="00F06031"/>
    <w:rsid w:val="00F0631C"/>
    <w:rsid w:val="00F06351"/>
    <w:rsid w:val="00F0646D"/>
    <w:rsid w:val="00F065E0"/>
    <w:rsid w:val="00F0669A"/>
    <w:rsid w:val="00F06943"/>
    <w:rsid w:val="00F06A40"/>
    <w:rsid w:val="00F075A1"/>
    <w:rsid w:val="00F0767B"/>
    <w:rsid w:val="00F07993"/>
    <w:rsid w:val="00F07B1F"/>
    <w:rsid w:val="00F07FA8"/>
    <w:rsid w:val="00F1009A"/>
    <w:rsid w:val="00F10316"/>
    <w:rsid w:val="00F10535"/>
    <w:rsid w:val="00F10622"/>
    <w:rsid w:val="00F10BBF"/>
    <w:rsid w:val="00F10BCF"/>
    <w:rsid w:val="00F10D46"/>
    <w:rsid w:val="00F11586"/>
    <w:rsid w:val="00F11639"/>
    <w:rsid w:val="00F11722"/>
    <w:rsid w:val="00F12232"/>
    <w:rsid w:val="00F12285"/>
    <w:rsid w:val="00F1236F"/>
    <w:rsid w:val="00F1255B"/>
    <w:rsid w:val="00F131C3"/>
    <w:rsid w:val="00F131E7"/>
    <w:rsid w:val="00F13A51"/>
    <w:rsid w:val="00F13B8A"/>
    <w:rsid w:val="00F13D81"/>
    <w:rsid w:val="00F13E74"/>
    <w:rsid w:val="00F13ECD"/>
    <w:rsid w:val="00F1407D"/>
    <w:rsid w:val="00F1467A"/>
    <w:rsid w:val="00F14AE9"/>
    <w:rsid w:val="00F14D9D"/>
    <w:rsid w:val="00F15064"/>
    <w:rsid w:val="00F150FA"/>
    <w:rsid w:val="00F15AAC"/>
    <w:rsid w:val="00F15FF2"/>
    <w:rsid w:val="00F160E5"/>
    <w:rsid w:val="00F16125"/>
    <w:rsid w:val="00F161B2"/>
    <w:rsid w:val="00F163B4"/>
    <w:rsid w:val="00F165DA"/>
    <w:rsid w:val="00F1694E"/>
    <w:rsid w:val="00F16A27"/>
    <w:rsid w:val="00F16DF0"/>
    <w:rsid w:val="00F17782"/>
    <w:rsid w:val="00F17A70"/>
    <w:rsid w:val="00F20D4A"/>
    <w:rsid w:val="00F219D2"/>
    <w:rsid w:val="00F21CDD"/>
    <w:rsid w:val="00F22084"/>
    <w:rsid w:val="00F22227"/>
    <w:rsid w:val="00F2247E"/>
    <w:rsid w:val="00F225C2"/>
    <w:rsid w:val="00F226F0"/>
    <w:rsid w:val="00F22740"/>
    <w:rsid w:val="00F22795"/>
    <w:rsid w:val="00F22B9E"/>
    <w:rsid w:val="00F22C62"/>
    <w:rsid w:val="00F22CB0"/>
    <w:rsid w:val="00F23B56"/>
    <w:rsid w:val="00F23CB5"/>
    <w:rsid w:val="00F23EBB"/>
    <w:rsid w:val="00F23FF7"/>
    <w:rsid w:val="00F24335"/>
    <w:rsid w:val="00F2457E"/>
    <w:rsid w:val="00F25156"/>
    <w:rsid w:val="00F252A0"/>
    <w:rsid w:val="00F252A9"/>
    <w:rsid w:val="00F2544B"/>
    <w:rsid w:val="00F255E4"/>
    <w:rsid w:val="00F25686"/>
    <w:rsid w:val="00F2578A"/>
    <w:rsid w:val="00F25B88"/>
    <w:rsid w:val="00F260C2"/>
    <w:rsid w:val="00F26169"/>
    <w:rsid w:val="00F263B8"/>
    <w:rsid w:val="00F263DC"/>
    <w:rsid w:val="00F26491"/>
    <w:rsid w:val="00F26EB1"/>
    <w:rsid w:val="00F2744C"/>
    <w:rsid w:val="00F2795C"/>
    <w:rsid w:val="00F27A4C"/>
    <w:rsid w:val="00F27F30"/>
    <w:rsid w:val="00F3032D"/>
    <w:rsid w:val="00F30562"/>
    <w:rsid w:val="00F30872"/>
    <w:rsid w:val="00F309DF"/>
    <w:rsid w:val="00F30B45"/>
    <w:rsid w:val="00F30D33"/>
    <w:rsid w:val="00F31542"/>
    <w:rsid w:val="00F31800"/>
    <w:rsid w:val="00F31EB0"/>
    <w:rsid w:val="00F32139"/>
    <w:rsid w:val="00F323D0"/>
    <w:rsid w:val="00F337DB"/>
    <w:rsid w:val="00F3409A"/>
    <w:rsid w:val="00F3413A"/>
    <w:rsid w:val="00F34834"/>
    <w:rsid w:val="00F34ACA"/>
    <w:rsid w:val="00F35B5C"/>
    <w:rsid w:val="00F35BE7"/>
    <w:rsid w:val="00F361D4"/>
    <w:rsid w:val="00F362F0"/>
    <w:rsid w:val="00F363A6"/>
    <w:rsid w:val="00F364DB"/>
    <w:rsid w:val="00F36898"/>
    <w:rsid w:val="00F369EC"/>
    <w:rsid w:val="00F36C73"/>
    <w:rsid w:val="00F36CE4"/>
    <w:rsid w:val="00F36CEA"/>
    <w:rsid w:val="00F37A33"/>
    <w:rsid w:val="00F37AA4"/>
    <w:rsid w:val="00F37EA3"/>
    <w:rsid w:val="00F404F8"/>
    <w:rsid w:val="00F40EC9"/>
    <w:rsid w:val="00F414D2"/>
    <w:rsid w:val="00F4163A"/>
    <w:rsid w:val="00F416BC"/>
    <w:rsid w:val="00F4178D"/>
    <w:rsid w:val="00F41A1F"/>
    <w:rsid w:val="00F41FC0"/>
    <w:rsid w:val="00F427E4"/>
    <w:rsid w:val="00F43690"/>
    <w:rsid w:val="00F43978"/>
    <w:rsid w:val="00F43C8A"/>
    <w:rsid w:val="00F43CDD"/>
    <w:rsid w:val="00F44512"/>
    <w:rsid w:val="00F4493D"/>
    <w:rsid w:val="00F449CD"/>
    <w:rsid w:val="00F451A4"/>
    <w:rsid w:val="00F454ED"/>
    <w:rsid w:val="00F45DA2"/>
    <w:rsid w:val="00F46209"/>
    <w:rsid w:val="00F46400"/>
    <w:rsid w:val="00F467F8"/>
    <w:rsid w:val="00F46953"/>
    <w:rsid w:val="00F46B43"/>
    <w:rsid w:val="00F46F02"/>
    <w:rsid w:val="00F471E2"/>
    <w:rsid w:val="00F47616"/>
    <w:rsid w:val="00F47751"/>
    <w:rsid w:val="00F47ACB"/>
    <w:rsid w:val="00F47CD5"/>
    <w:rsid w:val="00F501E0"/>
    <w:rsid w:val="00F507C3"/>
    <w:rsid w:val="00F508BC"/>
    <w:rsid w:val="00F51579"/>
    <w:rsid w:val="00F518D4"/>
    <w:rsid w:val="00F51A2F"/>
    <w:rsid w:val="00F51A90"/>
    <w:rsid w:val="00F51CEA"/>
    <w:rsid w:val="00F51DF7"/>
    <w:rsid w:val="00F52006"/>
    <w:rsid w:val="00F522B0"/>
    <w:rsid w:val="00F522C5"/>
    <w:rsid w:val="00F524AA"/>
    <w:rsid w:val="00F526CF"/>
    <w:rsid w:val="00F528F9"/>
    <w:rsid w:val="00F52B3B"/>
    <w:rsid w:val="00F52BBE"/>
    <w:rsid w:val="00F52EB6"/>
    <w:rsid w:val="00F52EE1"/>
    <w:rsid w:val="00F5302A"/>
    <w:rsid w:val="00F53397"/>
    <w:rsid w:val="00F5340F"/>
    <w:rsid w:val="00F53825"/>
    <w:rsid w:val="00F53A04"/>
    <w:rsid w:val="00F53B63"/>
    <w:rsid w:val="00F53DE8"/>
    <w:rsid w:val="00F5409C"/>
    <w:rsid w:val="00F54109"/>
    <w:rsid w:val="00F55098"/>
    <w:rsid w:val="00F55349"/>
    <w:rsid w:val="00F5597F"/>
    <w:rsid w:val="00F55AAB"/>
    <w:rsid w:val="00F55C1B"/>
    <w:rsid w:val="00F55CFD"/>
    <w:rsid w:val="00F560C6"/>
    <w:rsid w:val="00F5614A"/>
    <w:rsid w:val="00F56453"/>
    <w:rsid w:val="00F56834"/>
    <w:rsid w:val="00F569FA"/>
    <w:rsid w:val="00F56E07"/>
    <w:rsid w:val="00F574FA"/>
    <w:rsid w:val="00F577F0"/>
    <w:rsid w:val="00F57C01"/>
    <w:rsid w:val="00F602DA"/>
    <w:rsid w:val="00F602F6"/>
    <w:rsid w:val="00F60798"/>
    <w:rsid w:val="00F607F8"/>
    <w:rsid w:val="00F60A09"/>
    <w:rsid w:val="00F61049"/>
    <w:rsid w:val="00F61E25"/>
    <w:rsid w:val="00F62970"/>
    <w:rsid w:val="00F629C3"/>
    <w:rsid w:val="00F629FE"/>
    <w:rsid w:val="00F62DA2"/>
    <w:rsid w:val="00F62FE1"/>
    <w:rsid w:val="00F632D1"/>
    <w:rsid w:val="00F635C4"/>
    <w:rsid w:val="00F63942"/>
    <w:rsid w:val="00F63D80"/>
    <w:rsid w:val="00F63F4D"/>
    <w:rsid w:val="00F644A6"/>
    <w:rsid w:val="00F6466C"/>
    <w:rsid w:val="00F64700"/>
    <w:rsid w:val="00F6473D"/>
    <w:rsid w:val="00F64835"/>
    <w:rsid w:val="00F649EF"/>
    <w:rsid w:val="00F64C7F"/>
    <w:rsid w:val="00F65430"/>
    <w:rsid w:val="00F65578"/>
    <w:rsid w:val="00F658E8"/>
    <w:rsid w:val="00F6593E"/>
    <w:rsid w:val="00F65AA8"/>
    <w:rsid w:val="00F65B33"/>
    <w:rsid w:val="00F65B7C"/>
    <w:rsid w:val="00F65C77"/>
    <w:rsid w:val="00F65F72"/>
    <w:rsid w:val="00F66890"/>
    <w:rsid w:val="00F66D4F"/>
    <w:rsid w:val="00F67825"/>
    <w:rsid w:val="00F679AC"/>
    <w:rsid w:val="00F67BD7"/>
    <w:rsid w:val="00F67C7E"/>
    <w:rsid w:val="00F67CD7"/>
    <w:rsid w:val="00F70746"/>
    <w:rsid w:val="00F70B33"/>
    <w:rsid w:val="00F70C14"/>
    <w:rsid w:val="00F712AB"/>
    <w:rsid w:val="00F71316"/>
    <w:rsid w:val="00F7173E"/>
    <w:rsid w:val="00F71EF3"/>
    <w:rsid w:val="00F7221E"/>
    <w:rsid w:val="00F725F1"/>
    <w:rsid w:val="00F72AD3"/>
    <w:rsid w:val="00F730BB"/>
    <w:rsid w:val="00F73848"/>
    <w:rsid w:val="00F7398F"/>
    <w:rsid w:val="00F73A57"/>
    <w:rsid w:val="00F73E07"/>
    <w:rsid w:val="00F73ED7"/>
    <w:rsid w:val="00F73EFE"/>
    <w:rsid w:val="00F73F01"/>
    <w:rsid w:val="00F740E6"/>
    <w:rsid w:val="00F7411E"/>
    <w:rsid w:val="00F7430C"/>
    <w:rsid w:val="00F74530"/>
    <w:rsid w:val="00F74959"/>
    <w:rsid w:val="00F74A9A"/>
    <w:rsid w:val="00F74AF6"/>
    <w:rsid w:val="00F74C3A"/>
    <w:rsid w:val="00F74EE3"/>
    <w:rsid w:val="00F753A5"/>
    <w:rsid w:val="00F753D7"/>
    <w:rsid w:val="00F75A9F"/>
    <w:rsid w:val="00F75D8D"/>
    <w:rsid w:val="00F76469"/>
    <w:rsid w:val="00F765A4"/>
    <w:rsid w:val="00F76673"/>
    <w:rsid w:val="00F768FE"/>
    <w:rsid w:val="00F76B6C"/>
    <w:rsid w:val="00F77081"/>
    <w:rsid w:val="00F772BA"/>
    <w:rsid w:val="00F775A3"/>
    <w:rsid w:val="00F777E3"/>
    <w:rsid w:val="00F77BBB"/>
    <w:rsid w:val="00F77D37"/>
    <w:rsid w:val="00F80593"/>
    <w:rsid w:val="00F80635"/>
    <w:rsid w:val="00F806F0"/>
    <w:rsid w:val="00F8080B"/>
    <w:rsid w:val="00F809FD"/>
    <w:rsid w:val="00F80B85"/>
    <w:rsid w:val="00F80FB9"/>
    <w:rsid w:val="00F81520"/>
    <w:rsid w:val="00F81587"/>
    <w:rsid w:val="00F81901"/>
    <w:rsid w:val="00F81B4D"/>
    <w:rsid w:val="00F81CA5"/>
    <w:rsid w:val="00F82CE2"/>
    <w:rsid w:val="00F82FE5"/>
    <w:rsid w:val="00F8307A"/>
    <w:rsid w:val="00F832DB"/>
    <w:rsid w:val="00F84560"/>
    <w:rsid w:val="00F84676"/>
    <w:rsid w:val="00F84ACD"/>
    <w:rsid w:val="00F84EF2"/>
    <w:rsid w:val="00F85323"/>
    <w:rsid w:val="00F85326"/>
    <w:rsid w:val="00F85916"/>
    <w:rsid w:val="00F85A17"/>
    <w:rsid w:val="00F85A9A"/>
    <w:rsid w:val="00F863D1"/>
    <w:rsid w:val="00F86653"/>
    <w:rsid w:val="00F86F50"/>
    <w:rsid w:val="00F87001"/>
    <w:rsid w:val="00F87678"/>
    <w:rsid w:val="00F87891"/>
    <w:rsid w:val="00F878C5"/>
    <w:rsid w:val="00F87C16"/>
    <w:rsid w:val="00F87C71"/>
    <w:rsid w:val="00F9081D"/>
    <w:rsid w:val="00F90ED0"/>
    <w:rsid w:val="00F9105E"/>
    <w:rsid w:val="00F913AE"/>
    <w:rsid w:val="00F914B7"/>
    <w:rsid w:val="00F91A48"/>
    <w:rsid w:val="00F91D52"/>
    <w:rsid w:val="00F922F1"/>
    <w:rsid w:val="00F9261C"/>
    <w:rsid w:val="00F928D4"/>
    <w:rsid w:val="00F92964"/>
    <w:rsid w:val="00F92D00"/>
    <w:rsid w:val="00F93650"/>
    <w:rsid w:val="00F9397A"/>
    <w:rsid w:val="00F93A53"/>
    <w:rsid w:val="00F93C8F"/>
    <w:rsid w:val="00F93D63"/>
    <w:rsid w:val="00F93E89"/>
    <w:rsid w:val="00F94250"/>
    <w:rsid w:val="00F942B5"/>
    <w:rsid w:val="00F945CD"/>
    <w:rsid w:val="00F94652"/>
    <w:rsid w:val="00F946A2"/>
    <w:rsid w:val="00F94A26"/>
    <w:rsid w:val="00F94D21"/>
    <w:rsid w:val="00F95338"/>
    <w:rsid w:val="00F953BD"/>
    <w:rsid w:val="00F954E0"/>
    <w:rsid w:val="00F954E6"/>
    <w:rsid w:val="00F95815"/>
    <w:rsid w:val="00F95D98"/>
    <w:rsid w:val="00F95DC6"/>
    <w:rsid w:val="00F96082"/>
    <w:rsid w:val="00F960AF"/>
    <w:rsid w:val="00F960E3"/>
    <w:rsid w:val="00F965AA"/>
    <w:rsid w:val="00F965DB"/>
    <w:rsid w:val="00F9665B"/>
    <w:rsid w:val="00F96AF2"/>
    <w:rsid w:val="00F96BF7"/>
    <w:rsid w:val="00F96CB6"/>
    <w:rsid w:val="00F96D76"/>
    <w:rsid w:val="00F97095"/>
    <w:rsid w:val="00F970D7"/>
    <w:rsid w:val="00F97B6F"/>
    <w:rsid w:val="00F97FAC"/>
    <w:rsid w:val="00FA01C4"/>
    <w:rsid w:val="00FA0391"/>
    <w:rsid w:val="00FA0423"/>
    <w:rsid w:val="00FA0801"/>
    <w:rsid w:val="00FA0AA9"/>
    <w:rsid w:val="00FA0BD5"/>
    <w:rsid w:val="00FA0D6F"/>
    <w:rsid w:val="00FA12F0"/>
    <w:rsid w:val="00FA1C5E"/>
    <w:rsid w:val="00FA1E5B"/>
    <w:rsid w:val="00FA24F2"/>
    <w:rsid w:val="00FA26BD"/>
    <w:rsid w:val="00FA2E5E"/>
    <w:rsid w:val="00FA37B7"/>
    <w:rsid w:val="00FA382A"/>
    <w:rsid w:val="00FA38A1"/>
    <w:rsid w:val="00FA3A0C"/>
    <w:rsid w:val="00FA4B0A"/>
    <w:rsid w:val="00FA4B64"/>
    <w:rsid w:val="00FA4F7F"/>
    <w:rsid w:val="00FA56A3"/>
    <w:rsid w:val="00FA5C86"/>
    <w:rsid w:val="00FA681B"/>
    <w:rsid w:val="00FA68FD"/>
    <w:rsid w:val="00FA694D"/>
    <w:rsid w:val="00FA6C5E"/>
    <w:rsid w:val="00FA6CE5"/>
    <w:rsid w:val="00FA728D"/>
    <w:rsid w:val="00FA73BA"/>
    <w:rsid w:val="00FA7505"/>
    <w:rsid w:val="00FA7F74"/>
    <w:rsid w:val="00FB0328"/>
    <w:rsid w:val="00FB044A"/>
    <w:rsid w:val="00FB0718"/>
    <w:rsid w:val="00FB0722"/>
    <w:rsid w:val="00FB0778"/>
    <w:rsid w:val="00FB07A8"/>
    <w:rsid w:val="00FB0A78"/>
    <w:rsid w:val="00FB0E21"/>
    <w:rsid w:val="00FB1080"/>
    <w:rsid w:val="00FB1466"/>
    <w:rsid w:val="00FB1CD0"/>
    <w:rsid w:val="00FB1CDA"/>
    <w:rsid w:val="00FB2245"/>
    <w:rsid w:val="00FB2387"/>
    <w:rsid w:val="00FB28DE"/>
    <w:rsid w:val="00FB28E5"/>
    <w:rsid w:val="00FB2BB6"/>
    <w:rsid w:val="00FB2C75"/>
    <w:rsid w:val="00FB2E1B"/>
    <w:rsid w:val="00FB2F49"/>
    <w:rsid w:val="00FB348C"/>
    <w:rsid w:val="00FB3511"/>
    <w:rsid w:val="00FB3AF1"/>
    <w:rsid w:val="00FB4317"/>
    <w:rsid w:val="00FB440B"/>
    <w:rsid w:val="00FB4618"/>
    <w:rsid w:val="00FB4862"/>
    <w:rsid w:val="00FB4C6D"/>
    <w:rsid w:val="00FB4F6B"/>
    <w:rsid w:val="00FB51FF"/>
    <w:rsid w:val="00FB5276"/>
    <w:rsid w:val="00FB52F1"/>
    <w:rsid w:val="00FB5392"/>
    <w:rsid w:val="00FB5B23"/>
    <w:rsid w:val="00FB5CF3"/>
    <w:rsid w:val="00FB5DDA"/>
    <w:rsid w:val="00FB62F0"/>
    <w:rsid w:val="00FB66D7"/>
    <w:rsid w:val="00FB6DED"/>
    <w:rsid w:val="00FB6F29"/>
    <w:rsid w:val="00FB7152"/>
    <w:rsid w:val="00FB72F2"/>
    <w:rsid w:val="00FB76D2"/>
    <w:rsid w:val="00FB78E8"/>
    <w:rsid w:val="00FB7BC7"/>
    <w:rsid w:val="00FB7D1D"/>
    <w:rsid w:val="00FB7D8A"/>
    <w:rsid w:val="00FC000A"/>
    <w:rsid w:val="00FC0078"/>
    <w:rsid w:val="00FC00EE"/>
    <w:rsid w:val="00FC0135"/>
    <w:rsid w:val="00FC05BA"/>
    <w:rsid w:val="00FC0791"/>
    <w:rsid w:val="00FC1835"/>
    <w:rsid w:val="00FC1BCB"/>
    <w:rsid w:val="00FC1E8F"/>
    <w:rsid w:val="00FC1FD6"/>
    <w:rsid w:val="00FC2483"/>
    <w:rsid w:val="00FC2873"/>
    <w:rsid w:val="00FC291F"/>
    <w:rsid w:val="00FC2D32"/>
    <w:rsid w:val="00FC2F89"/>
    <w:rsid w:val="00FC30B0"/>
    <w:rsid w:val="00FC3444"/>
    <w:rsid w:val="00FC35DF"/>
    <w:rsid w:val="00FC377C"/>
    <w:rsid w:val="00FC3A04"/>
    <w:rsid w:val="00FC3CA5"/>
    <w:rsid w:val="00FC3D41"/>
    <w:rsid w:val="00FC3E0B"/>
    <w:rsid w:val="00FC4229"/>
    <w:rsid w:val="00FC432B"/>
    <w:rsid w:val="00FC4345"/>
    <w:rsid w:val="00FC44A2"/>
    <w:rsid w:val="00FC460F"/>
    <w:rsid w:val="00FC4692"/>
    <w:rsid w:val="00FC4A9E"/>
    <w:rsid w:val="00FC4AC1"/>
    <w:rsid w:val="00FC4BCB"/>
    <w:rsid w:val="00FC4BEA"/>
    <w:rsid w:val="00FC4DEE"/>
    <w:rsid w:val="00FC4E21"/>
    <w:rsid w:val="00FC4EC6"/>
    <w:rsid w:val="00FC505B"/>
    <w:rsid w:val="00FC56BF"/>
    <w:rsid w:val="00FC5E2D"/>
    <w:rsid w:val="00FC60DB"/>
    <w:rsid w:val="00FC6128"/>
    <w:rsid w:val="00FC6347"/>
    <w:rsid w:val="00FC65E9"/>
    <w:rsid w:val="00FC6D0A"/>
    <w:rsid w:val="00FC6EBE"/>
    <w:rsid w:val="00FC7041"/>
    <w:rsid w:val="00FC70FA"/>
    <w:rsid w:val="00FC7A07"/>
    <w:rsid w:val="00FC7DBD"/>
    <w:rsid w:val="00FD0C60"/>
    <w:rsid w:val="00FD0FC3"/>
    <w:rsid w:val="00FD106C"/>
    <w:rsid w:val="00FD10D9"/>
    <w:rsid w:val="00FD11B1"/>
    <w:rsid w:val="00FD1436"/>
    <w:rsid w:val="00FD14FA"/>
    <w:rsid w:val="00FD180F"/>
    <w:rsid w:val="00FD20D5"/>
    <w:rsid w:val="00FD211D"/>
    <w:rsid w:val="00FD26CD"/>
    <w:rsid w:val="00FD2765"/>
    <w:rsid w:val="00FD28DE"/>
    <w:rsid w:val="00FD29ED"/>
    <w:rsid w:val="00FD3051"/>
    <w:rsid w:val="00FD3243"/>
    <w:rsid w:val="00FD34CD"/>
    <w:rsid w:val="00FD36A2"/>
    <w:rsid w:val="00FD3891"/>
    <w:rsid w:val="00FD39CB"/>
    <w:rsid w:val="00FD3C94"/>
    <w:rsid w:val="00FD442A"/>
    <w:rsid w:val="00FD46F9"/>
    <w:rsid w:val="00FD4AE9"/>
    <w:rsid w:val="00FD4CFF"/>
    <w:rsid w:val="00FD4D53"/>
    <w:rsid w:val="00FD4EBC"/>
    <w:rsid w:val="00FD4F39"/>
    <w:rsid w:val="00FD58F2"/>
    <w:rsid w:val="00FD614B"/>
    <w:rsid w:val="00FD6662"/>
    <w:rsid w:val="00FD6A40"/>
    <w:rsid w:val="00FD6CE1"/>
    <w:rsid w:val="00FD6D46"/>
    <w:rsid w:val="00FD7139"/>
    <w:rsid w:val="00FD733A"/>
    <w:rsid w:val="00FD7539"/>
    <w:rsid w:val="00FD7715"/>
    <w:rsid w:val="00FD7773"/>
    <w:rsid w:val="00FD7887"/>
    <w:rsid w:val="00FD7AE7"/>
    <w:rsid w:val="00FD7BBE"/>
    <w:rsid w:val="00FE04DC"/>
    <w:rsid w:val="00FE0506"/>
    <w:rsid w:val="00FE0738"/>
    <w:rsid w:val="00FE0FBF"/>
    <w:rsid w:val="00FE1281"/>
    <w:rsid w:val="00FE173C"/>
    <w:rsid w:val="00FE2094"/>
    <w:rsid w:val="00FE21BB"/>
    <w:rsid w:val="00FE21C8"/>
    <w:rsid w:val="00FE2265"/>
    <w:rsid w:val="00FE2484"/>
    <w:rsid w:val="00FE26E0"/>
    <w:rsid w:val="00FE2CCA"/>
    <w:rsid w:val="00FE3296"/>
    <w:rsid w:val="00FE32BC"/>
    <w:rsid w:val="00FE3585"/>
    <w:rsid w:val="00FE36D6"/>
    <w:rsid w:val="00FE3CB4"/>
    <w:rsid w:val="00FE3FC5"/>
    <w:rsid w:val="00FE4070"/>
    <w:rsid w:val="00FE49EA"/>
    <w:rsid w:val="00FE4EF4"/>
    <w:rsid w:val="00FE5024"/>
    <w:rsid w:val="00FE5266"/>
    <w:rsid w:val="00FE52BB"/>
    <w:rsid w:val="00FE591B"/>
    <w:rsid w:val="00FE5B38"/>
    <w:rsid w:val="00FE5B99"/>
    <w:rsid w:val="00FE5BCA"/>
    <w:rsid w:val="00FE5C8B"/>
    <w:rsid w:val="00FE6408"/>
    <w:rsid w:val="00FE66D9"/>
    <w:rsid w:val="00FE670E"/>
    <w:rsid w:val="00FE67AD"/>
    <w:rsid w:val="00FE6C1D"/>
    <w:rsid w:val="00FE6E3A"/>
    <w:rsid w:val="00FE6F88"/>
    <w:rsid w:val="00FE79A0"/>
    <w:rsid w:val="00FE7F8C"/>
    <w:rsid w:val="00FF0354"/>
    <w:rsid w:val="00FF089A"/>
    <w:rsid w:val="00FF099E"/>
    <w:rsid w:val="00FF0A92"/>
    <w:rsid w:val="00FF0B1B"/>
    <w:rsid w:val="00FF0D5B"/>
    <w:rsid w:val="00FF0E39"/>
    <w:rsid w:val="00FF0E80"/>
    <w:rsid w:val="00FF0F50"/>
    <w:rsid w:val="00FF1121"/>
    <w:rsid w:val="00FF11E0"/>
    <w:rsid w:val="00FF165D"/>
    <w:rsid w:val="00FF188E"/>
    <w:rsid w:val="00FF198F"/>
    <w:rsid w:val="00FF19F4"/>
    <w:rsid w:val="00FF1F3B"/>
    <w:rsid w:val="00FF1F68"/>
    <w:rsid w:val="00FF2161"/>
    <w:rsid w:val="00FF22C0"/>
    <w:rsid w:val="00FF24E9"/>
    <w:rsid w:val="00FF28D4"/>
    <w:rsid w:val="00FF2A8D"/>
    <w:rsid w:val="00FF2CD8"/>
    <w:rsid w:val="00FF31B2"/>
    <w:rsid w:val="00FF320E"/>
    <w:rsid w:val="00FF3A76"/>
    <w:rsid w:val="00FF3E1E"/>
    <w:rsid w:val="00FF3F95"/>
    <w:rsid w:val="00FF4136"/>
    <w:rsid w:val="00FF414B"/>
    <w:rsid w:val="00FF4213"/>
    <w:rsid w:val="00FF4271"/>
    <w:rsid w:val="00FF441D"/>
    <w:rsid w:val="00FF478C"/>
    <w:rsid w:val="00FF539A"/>
    <w:rsid w:val="00FF5547"/>
    <w:rsid w:val="00FF595B"/>
    <w:rsid w:val="00FF641C"/>
    <w:rsid w:val="00FF6734"/>
    <w:rsid w:val="00FF6D19"/>
    <w:rsid w:val="00FF6D94"/>
    <w:rsid w:val="00FF6E99"/>
    <w:rsid w:val="00FF6F6B"/>
    <w:rsid w:val="00FF7457"/>
    <w:rsid w:val="00FF7615"/>
    <w:rsid w:val="00FF76FE"/>
    <w:rsid w:val="00FF7A31"/>
    <w:rsid w:val="00FF7B90"/>
    <w:rsid w:val="00FF7D32"/>
    <w:rsid w:val="00FF7F01"/>
    <w:rsid w:val="00FF7FFE"/>
    <w:rsid w:val="25733F7D"/>
    <w:rsid w:val="5AF42BC7"/>
    <w:rsid w:val="7DB75C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77D3E4E"/>
  <w15:docId w15:val="{C3798C2E-3B8F-412C-8D39-AE8C55FFE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unhideWhenUsed/>
    <w:qFormat/>
    <w:rPr>
      <w:sz w:val="20"/>
      <w:szCs w:val="20"/>
    </w:rPr>
  </w:style>
  <w:style w:type="paragraph" w:styleId="BodyText">
    <w:name w:val="Body Text"/>
    <w:basedOn w:val="Normal"/>
    <w:link w:val="BodyTextChar"/>
    <w:uiPriority w:val="1"/>
    <w:qFormat/>
    <w:pPr>
      <w:widowControl w:val="0"/>
      <w:ind w:left="369"/>
    </w:pPr>
    <w:rPr>
      <w:rFonts w:eastAsia="Times New Roman" w:cstheme="minorBidi"/>
      <w:sz w:val="21"/>
      <w:szCs w:val="21"/>
      <w:lang w:eastAsia="en-US"/>
    </w:rPr>
  </w:style>
  <w:style w:type="paragraph" w:styleId="EndnoteText">
    <w:name w:val="endnote text"/>
    <w:basedOn w:val="Normal"/>
    <w:link w:val="EndnoteTextChar"/>
    <w:uiPriority w:val="99"/>
    <w:semiHidden/>
    <w:unhideWhenUsed/>
    <w:qFormat/>
    <w:rPr>
      <w:sz w:val="20"/>
      <w:szCs w:val="20"/>
    </w:rPr>
  </w:style>
  <w:style w:type="paragraph" w:styleId="BalloonText">
    <w:name w:val="Balloon Text"/>
    <w:basedOn w:val="Normal"/>
    <w:link w:val="BalloonTextChar"/>
    <w:uiPriority w:val="99"/>
    <w:semiHidden/>
    <w:unhideWhenUsed/>
    <w:rPr>
      <w:sz w:val="18"/>
      <w:szCs w:val="18"/>
    </w:rPr>
  </w:style>
  <w:style w:type="paragraph" w:styleId="Footer">
    <w:name w:val="footer"/>
    <w:basedOn w:val="Normal"/>
    <w:link w:val="FooterChar"/>
    <w:uiPriority w:val="99"/>
    <w:unhideWhenUsed/>
    <w:qFormat/>
    <w:pPr>
      <w:tabs>
        <w:tab w:val="center" w:pos="4153"/>
        <w:tab w:val="right" w:pos="8306"/>
      </w:tabs>
      <w:snapToGrid w:val="0"/>
    </w:pPr>
    <w:rPr>
      <w:sz w:val="18"/>
      <w:szCs w:val="18"/>
    </w:rPr>
  </w:style>
  <w:style w:type="paragraph" w:styleId="Header">
    <w:name w:val="header"/>
    <w:basedOn w:val="Normal"/>
    <w:link w:val="HeaderChar"/>
    <w:uiPriority w:val="99"/>
    <w:unhideWhenUsed/>
    <w:pPr>
      <w:pBdr>
        <w:bottom w:val="single" w:sz="6" w:space="1" w:color="auto"/>
      </w:pBdr>
      <w:tabs>
        <w:tab w:val="center" w:pos="4153"/>
        <w:tab w:val="right" w:pos="8306"/>
      </w:tabs>
      <w:snapToGrid w:val="0"/>
      <w:jc w:val="center"/>
    </w:pPr>
    <w:rPr>
      <w:sz w:val="18"/>
      <w:szCs w:val="18"/>
    </w:rPr>
  </w:style>
  <w:style w:type="paragraph" w:styleId="FootnoteText">
    <w:name w:val="footnote text"/>
    <w:basedOn w:val="Normal"/>
    <w:link w:val="FootnoteTextChar"/>
    <w:uiPriority w:val="99"/>
    <w:semiHidden/>
    <w:unhideWhenUsed/>
    <w:qFormat/>
    <w:pPr>
      <w:snapToGrid w:val="0"/>
    </w:pPr>
    <w:rPr>
      <w:sz w:val="18"/>
      <w:szCs w:val="18"/>
    </w:rPr>
  </w:style>
  <w:style w:type="paragraph" w:styleId="BodyTextIndent3">
    <w:name w:val="Body Text Indent 3"/>
    <w:basedOn w:val="Normal"/>
    <w:link w:val="BodyTextIndent3Char"/>
    <w:uiPriority w:val="99"/>
    <w:unhideWhenUsed/>
    <w:pPr>
      <w:spacing w:after="120"/>
      <w:ind w:left="360"/>
    </w:pPr>
    <w:rPr>
      <w:sz w:val="16"/>
      <w:szCs w:val="16"/>
    </w:rPr>
  </w:style>
  <w:style w:type="paragraph" w:styleId="NormalWeb">
    <w:name w:val="Normal (Web)"/>
    <w:basedOn w:val="Normal"/>
    <w:uiPriority w:val="99"/>
    <w:semiHidden/>
    <w:unhideWhenUsed/>
    <w:qFormat/>
    <w:pPr>
      <w:spacing w:before="100" w:beforeAutospacing="1" w:after="100" w:afterAutospacing="1"/>
    </w:pPr>
    <w:rPr>
      <w:rFonts w:ascii="SimSun" w:eastAsia="SimSun" w:hAnsi="SimSun" w:cs="SimSun"/>
    </w:rPr>
  </w:style>
  <w:style w:type="paragraph" w:styleId="CommentSubject">
    <w:name w:val="annotation subject"/>
    <w:basedOn w:val="CommentText"/>
    <w:next w:val="CommentText"/>
    <w:link w:val="CommentSubjectChar"/>
    <w:uiPriority w:val="99"/>
    <w:semiHidden/>
    <w:unhideWhenUsed/>
    <w:qFormat/>
    <w:rPr>
      <w:b/>
      <w:bCs/>
    </w:rPr>
  </w:style>
  <w:style w:type="table" w:styleId="TableGrid">
    <w:name w:val="Table Grid"/>
    <w:basedOn w:val="TableNormal"/>
    <w:uiPriority w:val="59"/>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styleId="EndnoteReference">
    <w:name w:val="endnote reference"/>
    <w:basedOn w:val="DefaultParagraphFont"/>
    <w:uiPriority w:val="99"/>
    <w:semiHidden/>
    <w:unhideWhenUsed/>
    <w:qFormat/>
    <w:rPr>
      <w:vertAlign w:val="superscript"/>
    </w:rPr>
  </w:style>
  <w:style w:type="character" w:styleId="Emphasis">
    <w:name w:val="Emphasis"/>
    <w:basedOn w:val="DefaultParagraphFont"/>
    <w:uiPriority w:val="20"/>
    <w:qFormat/>
    <w:rPr>
      <w:i/>
      <w:iCs/>
    </w:rPr>
  </w:style>
  <w:style w:type="character" w:styleId="Hyperlink">
    <w:name w:val="Hyperlink"/>
    <w:basedOn w:val="DefaultParagraphFont"/>
    <w:uiPriority w:val="99"/>
    <w:unhideWhenUsed/>
    <w:rPr>
      <w:color w:val="0563C1" w:themeColor="hyperlink"/>
      <w:u w:val="single"/>
    </w:rPr>
  </w:style>
  <w:style w:type="character" w:styleId="CommentReference">
    <w:name w:val="annotation reference"/>
    <w:basedOn w:val="DefaultParagraphFont"/>
    <w:uiPriority w:val="99"/>
    <w:semiHidden/>
    <w:unhideWhenUsed/>
    <w:qFormat/>
    <w:rPr>
      <w:sz w:val="16"/>
      <w:szCs w:val="16"/>
    </w:rPr>
  </w:style>
  <w:style w:type="character" w:styleId="FootnoteReference">
    <w:name w:val="footnote reference"/>
    <w:basedOn w:val="DefaultParagraphFont"/>
    <w:uiPriority w:val="99"/>
    <w:semiHidden/>
    <w:unhideWhenUsed/>
    <w:rPr>
      <w:vertAlign w:val="superscript"/>
    </w:rPr>
  </w:style>
  <w:style w:type="paragraph" w:styleId="ListParagraph">
    <w:name w:val="List Paragraph"/>
    <w:basedOn w:val="Normal"/>
    <w:uiPriority w:val="34"/>
    <w:qFormat/>
    <w:pPr>
      <w:ind w:firstLineChars="200" w:firstLine="420"/>
    </w:pPr>
  </w:style>
  <w:style w:type="character" w:customStyle="1" w:styleId="HeaderChar">
    <w:name w:val="Header Char"/>
    <w:basedOn w:val="DefaultParagraphFont"/>
    <w:link w:val="Header"/>
    <w:uiPriority w:val="99"/>
    <w:rPr>
      <w:sz w:val="18"/>
      <w:szCs w:val="18"/>
    </w:rPr>
  </w:style>
  <w:style w:type="character" w:customStyle="1" w:styleId="FooterChar">
    <w:name w:val="Footer Char"/>
    <w:basedOn w:val="DefaultParagraphFont"/>
    <w:link w:val="Footer"/>
    <w:uiPriority w:val="99"/>
    <w:qFormat/>
    <w:rPr>
      <w:sz w:val="18"/>
      <w:szCs w:val="18"/>
    </w:rPr>
  </w:style>
  <w:style w:type="character" w:customStyle="1" w:styleId="BalloonTextChar">
    <w:name w:val="Balloon Text Char"/>
    <w:basedOn w:val="DefaultParagraphFont"/>
    <w:link w:val="BalloonText"/>
    <w:uiPriority w:val="99"/>
    <w:semiHidden/>
    <w:qFormat/>
    <w:rPr>
      <w:sz w:val="18"/>
      <w:szCs w:val="18"/>
    </w:rPr>
  </w:style>
  <w:style w:type="character" w:customStyle="1" w:styleId="CommentTextChar">
    <w:name w:val="Comment Text Char"/>
    <w:basedOn w:val="DefaultParagraphFont"/>
    <w:link w:val="CommentText"/>
    <w:uiPriority w:val="99"/>
    <w:qFormat/>
    <w:rPr>
      <w:sz w:val="20"/>
      <w:szCs w:val="20"/>
    </w:rPr>
  </w:style>
  <w:style w:type="character" w:customStyle="1" w:styleId="CommentSubjectChar">
    <w:name w:val="Comment Subject Char"/>
    <w:basedOn w:val="CommentTextChar"/>
    <w:link w:val="CommentSubject"/>
    <w:uiPriority w:val="99"/>
    <w:semiHidden/>
    <w:rPr>
      <w:b/>
      <w:bCs/>
      <w:sz w:val="20"/>
      <w:szCs w:val="20"/>
    </w:rPr>
  </w:style>
  <w:style w:type="table" w:customStyle="1" w:styleId="1">
    <w:name w:val="网格型1"/>
    <w:basedOn w:val="TableNormal"/>
    <w:uiPriority w:val="59"/>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style>
  <w:style w:type="paragraph" w:customStyle="1" w:styleId="EndNoteBibliography">
    <w:name w:val="EndNote Bibliography"/>
    <w:basedOn w:val="Normal"/>
    <w:link w:val="EndNoteBibliography0"/>
    <w:qFormat/>
    <w:pPr>
      <w:widowControl w:val="0"/>
      <w:jc w:val="both"/>
    </w:pPr>
    <w:rPr>
      <w:kern w:val="2"/>
      <w:szCs w:val="22"/>
    </w:rPr>
  </w:style>
  <w:style w:type="character" w:customStyle="1" w:styleId="EndNoteBibliography0">
    <w:name w:val="EndNote Bibliography 字符"/>
    <w:basedOn w:val="DefaultParagraphFont"/>
    <w:link w:val="EndNoteBibliography"/>
    <w:qFormat/>
    <w:rPr>
      <w:kern w:val="2"/>
      <w:sz w:val="24"/>
      <w:szCs w:val="22"/>
    </w:rPr>
  </w:style>
  <w:style w:type="character" w:customStyle="1" w:styleId="FootnoteTextChar">
    <w:name w:val="Footnote Text Char"/>
    <w:basedOn w:val="DefaultParagraphFont"/>
    <w:link w:val="FootnoteText"/>
    <w:uiPriority w:val="99"/>
    <w:semiHidden/>
    <w:qFormat/>
    <w:rPr>
      <w:sz w:val="18"/>
      <w:szCs w:val="18"/>
    </w:rPr>
  </w:style>
  <w:style w:type="paragraph" w:customStyle="1" w:styleId="10">
    <w:name w:val="修订1"/>
    <w:hidden/>
    <w:uiPriority w:val="99"/>
    <w:semiHidden/>
    <w:qFormat/>
    <w:rPr>
      <w:sz w:val="24"/>
      <w:szCs w:val="24"/>
    </w:rPr>
  </w:style>
  <w:style w:type="character" w:customStyle="1" w:styleId="11">
    <w:name w:val="未处理的提及1"/>
    <w:basedOn w:val="DefaultParagraphFont"/>
    <w:uiPriority w:val="99"/>
    <w:semiHidden/>
    <w:unhideWhenUsed/>
    <w:rPr>
      <w:color w:val="808080"/>
      <w:shd w:val="clear" w:color="auto" w:fill="E6E6E6"/>
    </w:rPr>
  </w:style>
  <w:style w:type="character" w:customStyle="1" w:styleId="BodyTextChar">
    <w:name w:val="Body Text Char"/>
    <w:basedOn w:val="DefaultParagraphFont"/>
    <w:link w:val="BodyText"/>
    <w:uiPriority w:val="1"/>
    <w:qFormat/>
    <w:rPr>
      <w:rFonts w:eastAsia="Times New Roman" w:cstheme="minorBidi"/>
      <w:sz w:val="21"/>
      <w:szCs w:val="21"/>
      <w:lang w:eastAsia="en-US"/>
    </w:rPr>
  </w:style>
  <w:style w:type="character" w:customStyle="1" w:styleId="12">
    <w:name w:val="正文文本 字符1"/>
    <w:basedOn w:val="DefaultParagraphFont"/>
    <w:uiPriority w:val="99"/>
    <w:semiHidden/>
    <w:qFormat/>
  </w:style>
  <w:style w:type="character" w:customStyle="1" w:styleId="2">
    <w:name w:val="未处理的提及2"/>
    <w:basedOn w:val="DefaultParagraphFont"/>
    <w:uiPriority w:val="99"/>
    <w:semiHidden/>
    <w:unhideWhenUsed/>
    <w:rPr>
      <w:color w:val="605E5C"/>
      <w:shd w:val="clear" w:color="auto" w:fill="E1DFDD"/>
    </w:rPr>
  </w:style>
  <w:style w:type="character" w:customStyle="1" w:styleId="BodyTextIndent3Char">
    <w:name w:val="Body Text Indent 3 Char"/>
    <w:basedOn w:val="DefaultParagraphFont"/>
    <w:link w:val="BodyTextIndent3"/>
    <w:uiPriority w:val="99"/>
    <w:qFormat/>
    <w:rPr>
      <w:sz w:val="16"/>
      <w:szCs w:val="16"/>
    </w:rPr>
  </w:style>
  <w:style w:type="paragraph" w:customStyle="1" w:styleId="EndNoteBibliographyTitle">
    <w:name w:val="EndNote Bibliography Title"/>
    <w:basedOn w:val="Normal"/>
    <w:link w:val="EndNoteBibliographyTitleChar"/>
    <w:pPr>
      <w:jc w:val="center"/>
    </w:pPr>
  </w:style>
  <w:style w:type="character" w:customStyle="1" w:styleId="EndNoteBibliographyTitleChar">
    <w:name w:val="EndNote Bibliography Title Char"/>
    <w:basedOn w:val="DefaultParagraphFont"/>
    <w:link w:val="EndNoteBibliographyTitle"/>
    <w:qFormat/>
    <w:rPr>
      <w:sz w:val="24"/>
      <w:szCs w:val="24"/>
    </w:rPr>
  </w:style>
  <w:style w:type="character" w:customStyle="1" w:styleId="EndnoteTextChar">
    <w:name w:val="Endnote Text Char"/>
    <w:basedOn w:val="DefaultParagraphFont"/>
    <w:link w:val="EndnoteText"/>
    <w:uiPriority w:val="99"/>
    <w:semiHidden/>
    <w:qFormat/>
    <w:rPr>
      <w:sz w:val="20"/>
      <w:szCs w:val="20"/>
    </w:rPr>
  </w:style>
  <w:style w:type="paragraph" w:customStyle="1" w:styleId="13">
    <w:name w:val="书目1"/>
    <w:basedOn w:val="Normal"/>
    <w:next w:val="Normal"/>
    <w:uiPriority w:val="37"/>
    <w:semiHidden/>
    <w:unhideWhenUsed/>
  </w:style>
  <w:style w:type="character" w:customStyle="1" w:styleId="3">
    <w:name w:val="未处理的提及3"/>
    <w:basedOn w:val="DefaultParagraphFont"/>
    <w:uiPriority w:val="99"/>
    <w:semiHidden/>
    <w:unhideWhenUsed/>
    <w:qFormat/>
    <w:rPr>
      <w:color w:val="605E5C"/>
      <w:shd w:val="clear" w:color="auto" w:fill="E1DFDD"/>
    </w:rPr>
  </w:style>
  <w:style w:type="paragraph" w:styleId="Revision">
    <w:name w:val="Revision"/>
    <w:hidden/>
    <w:uiPriority w:val="99"/>
    <w:unhideWhenUsed/>
    <w:rsid w:val="004221B0"/>
    <w:rPr>
      <w:sz w:val="24"/>
      <w:szCs w:val="24"/>
    </w:rPr>
  </w:style>
  <w:style w:type="character" w:styleId="UnresolvedMention">
    <w:name w:val="Unresolved Mention"/>
    <w:basedOn w:val="DefaultParagraphFont"/>
    <w:uiPriority w:val="99"/>
    <w:semiHidden/>
    <w:unhideWhenUsed/>
    <w:rsid w:val="00A52296"/>
    <w:rPr>
      <w:color w:val="605E5C"/>
      <w:shd w:val="clear" w:color="auto" w:fill="E1DFDD"/>
    </w:rPr>
  </w:style>
  <w:style w:type="character" w:customStyle="1" w:styleId="mord">
    <w:name w:val="mord"/>
    <w:basedOn w:val="DefaultParagraphFont"/>
    <w:rsid w:val="009A015A"/>
  </w:style>
  <w:style w:type="character" w:customStyle="1" w:styleId="vlist-s">
    <w:name w:val="vlist-s"/>
    <w:basedOn w:val="DefaultParagraphFont"/>
    <w:rsid w:val="009A015A"/>
  </w:style>
  <w:style w:type="character" w:customStyle="1" w:styleId="mopen">
    <w:name w:val="mopen"/>
    <w:basedOn w:val="DefaultParagraphFont"/>
    <w:rsid w:val="009A015A"/>
  </w:style>
  <w:style w:type="character" w:customStyle="1" w:styleId="mclose">
    <w:name w:val="mclose"/>
    <w:basedOn w:val="DefaultParagraphFont"/>
    <w:rsid w:val="009A015A"/>
  </w:style>
  <w:style w:type="character" w:customStyle="1" w:styleId="mrel">
    <w:name w:val="mrel"/>
    <w:basedOn w:val="DefaultParagraphFont"/>
    <w:rsid w:val="009A015A"/>
  </w:style>
  <w:style w:type="character" w:customStyle="1" w:styleId="mbin">
    <w:name w:val="mbin"/>
    <w:basedOn w:val="DefaultParagraphFont"/>
    <w:rsid w:val="009A015A"/>
  </w:style>
  <w:style w:type="paragraph" w:styleId="Caption">
    <w:name w:val="caption"/>
    <w:basedOn w:val="Normal"/>
    <w:next w:val="Normal"/>
    <w:uiPriority w:val="35"/>
    <w:unhideWhenUsed/>
    <w:qFormat/>
    <w:rsid w:val="007D2B0E"/>
    <w:pPr>
      <w:spacing w:after="200"/>
    </w:pPr>
    <w:rPr>
      <w:rFonts w:eastAsia="Times New Roman" w:cstheme="minorBidi"/>
      <w:b/>
      <w:bCs/>
      <w:color w:val="5B9BD5" w:themeColor="accent1"/>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1.emf"/><Relationship Id="rId26" Type="http://schemas.openxmlformats.org/officeDocument/2006/relationships/chart" Target="charts/chart7.xml"/><Relationship Id="rId3" Type="http://schemas.openxmlformats.org/officeDocument/2006/relationships/customXml" Target="../customXml/item3.xml"/><Relationship Id="rId21" Type="http://schemas.openxmlformats.org/officeDocument/2006/relationships/chart" Target="charts/chart2.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5" Type="http://schemas.openxmlformats.org/officeDocument/2006/relationships/chart" Target="charts/chart6.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chart" Target="charts/chart1.xml"/><Relationship Id="rId29" Type="http://schemas.openxmlformats.org/officeDocument/2006/relationships/chart" Target="charts/chart10.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chart" Target="charts/chart5.xm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www.afhayes.com/" TargetMode="External"/><Relationship Id="rId23" Type="http://schemas.openxmlformats.org/officeDocument/2006/relationships/chart" Target="charts/chart4.xml"/><Relationship Id="rId28" Type="http://schemas.openxmlformats.org/officeDocument/2006/relationships/chart" Target="charts/chart9.xml"/><Relationship Id="rId10" Type="http://schemas.openxmlformats.org/officeDocument/2006/relationships/endnotes" Target="endnotes.xml"/><Relationship Id="rId19" Type="http://schemas.openxmlformats.org/officeDocument/2006/relationships/image" Target="media/image2.png"/><Relationship Id="rId31"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chart" Target="charts/chart3.xml"/><Relationship Id="rId27" Type="http://schemas.openxmlformats.org/officeDocument/2006/relationships/chart" Target="charts/chart8.xml"/><Relationship Id="rId30"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oleObject" Target="https://d.docs.live.net/1535f4340d6b76b1/workspace/my%20work/2research/denghong/newcomer/interaction%20for%20globe%20errorm%20on%20change.xls"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Users\liudavis\Downloads\files-4\baseline_LGM_plot_template.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https://d.docs.live.net/1535f4340d6b76b1/workspace/my%20work/2research/prof%20deng/newcomer/writing/RR1/DATA/figures%20drawing/JN_plot_template_main.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https://d.docs.live.net/1535f4340d6b76b1/workspace/my%20work/2research/prof%20deng/newcomer/writing/RR1/DATA/figures%20drawing/JN_plot_template_main.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https://d.docs.live.net/1535f4340d6b76b1/workspace/my%20work/2research/prof%20deng/newcomer/writing/RR1/DATA/figures%20drawing/files-3/JN_plot_interaction_template%203.xlsx"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https://d.docs.live.net/1535f4340d6b76b1/workspace/my%20work/2research/prof%20deng/newcomer/writing/RR1/DATA/figures%20drawing/files-3/JN_plot_interaction_template%203.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https://d.docs.live.net/1535f4340d6b76b1/workspace/my%20work/2research/prof%20deng/newcomer/writing/RR1/DATA/Mplus_Growth_Curves%20used%20reversed.xlsx"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https://d.docs.live.net/1535f4340d6b76b1/workspace/my%20work/2research/prof%20deng/newcomer/writing/RR1/DATA/Mplus_Growth_Curves%20used%20reversed.xlsx" TargetMode="External"/></Relationships>
</file>

<file path=word/charts/_rels/chart9.xml.rels><?xml version="1.0" encoding="UTF-8" standalone="yes"?>
<Relationships xmlns="http://schemas.openxmlformats.org/package/2006/relationships"><Relationship Id="rId1" Type="http://schemas.openxmlformats.org/officeDocument/2006/relationships/oleObject" Target="https://d.docs.live.net/1535f4340d6b76b1/workspace/my%20work/2research/prof%20deng/newcomer/writing/RR1/DATA/Mplus_Growth_Curves%20used%20reversed.xlsx" TargetMode="External"/></Relationships>
</file>

<file path=word/charts/_rels/chart10.xml.rels><?xml version="1.0" encoding="UTF-8" standalone="yes"?>
<Relationships xmlns="http://schemas.openxmlformats.org/package/2006/relationships"><Relationship Id="rId1" Type="http://schemas.openxmlformats.org/officeDocument/2006/relationships/oleObject" Target="https://d.docs.live.net/1535f4340d6b76b1/workspace/my%20work/2research/prof%20deng/newcomer/writing/RR1/DATA/Mplus_Growth_Curves%20used%20reversed.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7140219023836"/>
          <c:y val="8.0779812852837904E-2"/>
          <c:w val="0.62205081110501503"/>
          <c:h val="0.77158774373259098"/>
        </c:manualLayout>
      </c:layout>
      <c:lineChart>
        <c:grouping val="standard"/>
        <c:varyColors val="0"/>
        <c:ser>
          <c:idx val="0"/>
          <c:order val="0"/>
          <c:tx>
            <c:strRef>
              <c:f>'2 way interactions'!$B$37</c:f>
              <c:strCache>
                <c:ptCount val="1"/>
                <c:pt idx="0">
                  <c:v>Lower Newcomer Global Error Attribution</c:v>
                </c:pt>
              </c:strCache>
            </c:strRef>
          </c:tx>
          <c:spPr>
            <a:ln w="12700" cap="rnd" cmpd="sng" algn="ctr">
              <a:solidFill>
                <a:srgbClr val="000000"/>
              </a:solidFill>
              <a:prstDash val="solid"/>
              <a:round/>
            </a:ln>
          </c:spPr>
          <c:marker>
            <c:symbol val="diamond"/>
            <c:size val="5"/>
            <c:spPr>
              <a:solidFill>
                <a:srgbClr val="000000"/>
              </a:solidFill>
              <a:ln w="6350" cap="flat" cmpd="sng" algn="ctr">
                <a:solidFill>
                  <a:srgbClr val="000000"/>
                </a:solidFill>
                <a:prstDash val="solid"/>
                <a:round/>
              </a:ln>
            </c:spPr>
          </c:marker>
          <c:cat>
            <c:strRef>
              <c:f>'2 way interactions'!$C$36:$D$36</c:f>
              <c:strCache>
                <c:ptCount val="2"/>
                <c:pt idx="0">
                  <c:v>Lower Error Management Approach</c:v>
                </c:pt>
                <c:pt idx="1">
                  <c:v>Higher Error Management Approach</c:v>
                </c:pt>
              </c:strCache>
            </c:strRef>
          </c:cat>
          <c:val>
            <c:numRef>
              <c:f>'2 way interactions'!$C$37:$D$37</c:f>
              <c:numCache>
                <c:formatCode>General</c:formatCode>
                <c:ptCount val="2"/>
                <c:pt idx="0">
                  <c:v>-0.12032760000000001</c:v>
                </c:pt>
                <c:pt idx="1">
                  <c:v>-0.13543240000000001</c:v>
                </c:pt>
              </c:numCache>
            </c:numRef>
          </c:val>
          <c:smooth val="0"/>
          <c:extLst>
            <c:ext xmlns:c16="http://schemas.microsoft.com/office/drawing/2014/chart" uri="{C3380CC4-5D6E-409C-BE32-E72D297353CC}">
              <c16:uniqueId val="{00000000-4FDB-45D8-B988-34BD390E4BCC}"/>
            </c:ext>
          </c:extLst>
        </c:ser>
        <c:ser>
          <c:idx val="1"/>
          <c:order val="1"/>
          <c:tx>
            <c:strRef>
              <c:f>'2 way interactions'!$B$38</c:f>
              <c:strCache>
                <c:ptCount val="1"/>
                <c:pt idx="0">
                  <c:v>Higher Newcomer Global Error Attribution</c:v>
                </c:pt>
              </c:strCache>
            </c:strRef>
          </c:tx>
          <c:spPr>
            <a:ln w="12700" cap="rnd" cmpd="sng" algn="ctr">
              <a:solidFill>
                <a:srgbClr val="000000"/>
              </a:solidFill>
              <a:prstDash val="sysDash"/>
              <a:round/>
            </a:ln>
          </c:spPr>
          <c:marker>
            <c:symbol val="square"/>
            <c:size val="5"/>
            <c:spPr>
              <a:solidFill>
                <a:srgbClr val="000000"/>
              </a:solidFill>
              <a:ln w="6350" cap="flat" cmpd="sng" algn="ctr">
                <a:solidFill>
                  <a:srgbClr val="000000"/>
                </a:solidFill>
                <a:prstDash val="solid"/>
                <a:round/>
              </a:ln>
            </c:spPr>
          </c:marker>
          <c:cat>
            <c:strRef>
              <c:f>'2 way interactions'!$C$36:$D$36</c:f>
              <c:strCache>
                <c:ptCount val="2"/>
                <c:pt idx="0">
                  <c:v>Lower Error Management Approach</c:v>
                </c:pt>
                <c:pt idx="1">
                  <c:v>Higher Error Management Approach</c:v>
                </c:pt>
              </c:strCache>
            </c:strRef>
          </c:cat>
          <c:val>
            <c:numRef>
              <c:f>'2 way interactions'!$C$38:$D$38</c:f>
              <c:numCache>
                <c:formatCode>General</c:formatCode>
                <c:ptCount val="2"/>
                <c:pt idx="0">
                  <c:v>-0.1513524</c:v>
                </c:pt>
                <c:pt idx="1">
                  <c:v>-0.14888760000000001</c:v>
                </c:pt>
              </c:numCache>
            </c:numRef>
          </c:val>
          <c:smooth val="0"/>
          <c:extLst>
            <c:ext xmlns:c16="http://schemas.microsoft.com/office/drawing/2014/chart" uri="{C3380CC4-5D6E-409C-BE32-E72D297353CC}">
              <c16:uniqueId val="{00000001-4FDB-45D8-B988-34BD390E4BCC}"/>
            </c:ext>
          </c:extLst>
        </c:ser>
        <c:dLbls>
          <c:showLegendKey val="0"/>
          <c:showVal val="0"/>
          <c:showCatName val="0"/>
          <c:showSerName val="0"/>
          <c:showPercent val="0"/>
          <c:showBubbleSize val="0"/>
        </c:dLbls>
        <c:marker val="1"/>
        <c:smooth val="0"/>
        <c:axId val="1326318607"/>
        <c:axId val="1"/>
      </c:lineChart>
      <c:catAx>
        <c:axId val="1326318607"/>
        <c:scaling>
          <c:orientation val="minMax"/>
        </c:scaling>
        <c:delete val="0"/>
        <c:axPos val="b"/>
        <c:numFmt formatCode="General" sourceLinked="1"/>
        <c:majorTickMark val="out"/>
        <c:minorTickMark val="out"/>
        <c:tickLblPos val="low"/>
        <c:spPr>
          <a:ln w="3175" cap="flat" cmpd="sng" algn="ctr">
            <a:solidFill>
              <a:srgbClr val="000000"/>
            </a:solidFill>
            <a:prstDash val="solid"/>
            <a:round/>
          </a:ln>
        </c:spPr>
        <c:txPr>
          <a:bodyPr rot="0" spcFirstLastPara="0" vertOverflow="ellipsis" vert="horz" wrap="square" anchor="ctr" anchorCtr="1"/>
          <a:lstStyle/>
          <a:p>
            <a:pPr>
              <a:defRPr lang="zh-CN" sz="1200" b="1" i="0" u="none" strike="noStrike" kern="1200" baseline="0">
                <a:solidFill>
                  <a:srgbClr val="000000"/>
                </a:solidFill>
                <a:latin typeface="Times New Roman" panose="02020603050405020304" charset="0"/>
                <a:ea typeface="Arial" panose="020B0604020202020204" pitchFamily="2"/>
                <a:cs typeface="Times New Roman" panose="02020603050405020304" charset="0"/>
              </a:defRPr>
            </a:pPr>
            <a:endParaRPr lang="zh-CN"/>
          </a:p>
        </c:txPr>
        <c:crossAx val="1"/>
        <c:crosses val="autoZero"/>
        <c:auto val="1"/>
        <c:lblAlgn val="ctr"/>
        <c:lblOffset val="100"/>
        <c:tickLblSkip val="1"/>
        <c:noMultiLvlLbl val="0"/>
      </c:catAx>
      <c:valAx>
        <c:axId val="1"/>
        <c:scaling>
          <c:orientation val="minMax"/>
          <c:max val="-0.04"/>
          <c:min val="-0.2"/>
        </c:scaling>
        <c:delete val="0"/>
        <c:axPos val="l"/>
        <c:title>
          <c:tx>
            <c:rich>
              <a:bodyPr rot="-5400000" spcFirstLastPara="0" vertOverflow="ellipsis" vert="horz" wrap="square" anchor="ctr" anchorCtr="1"/>
              <a:lstStyle/>
              <a:p>
                <a:pPr>
                  <a:defRPr lang="zh-CN" sz="1200" b="1" i="0" u="none" strike="noStrike" kern="1200" baseline="0">
                    <a:solidFill>
                      <a:srgbClr val="000000"/>
                    </a:solidFill>
                    <a:latin typeface="Times New Roman" panose="02020603050405020304" charset="0"/>
                    <a:ea typeface="Arial" panose="020B0604020202020204" pitchFamily="2"/>
                    <a:cs typeface="Times New Roman" panose="02020603050405020304" charset="0"/>
                  </a:defRPr>
                </a:pPr>
                <a:r>
                  <a:rPr lang="en-US" b="1"/>
                  <a:t>Change Trajectory of Error Making</a:t>
                </a:r>
              </a:p>
            </c:rich>
          </c:tx>
          <c:layout>
            <c:manualLayout>
              <c:xMode val="edge"/>
              <c:yMode val="edge"/>
              <c:x val="9.0681027450849796E-3"/>
              <c:y val="0.114326633385245"/>
            </c:manualLayout>
          </c:layout>
          <c:overlay val="0"/>
          <c:spPr>
            <a:noFill/>
            <a:ln w="25400">
              <a:noFill/>
            </a:ln>
          </c:spPr>
        </c:title>
        <c:numFmt formatCode="General" sourceLinked="1"/>
        <c:majorTickMark val="out"/>
        <c:minorTickMark val="none"/>
        <c:tickLblPos val="nextTo"/>
        <c:spPr>
          <a:ln w="3175" cap="flat" cmpd="sng" algn="ctr">
            <a:solidFill>
              <a:srgbClr val="000000"/>
            </a:solidFill>
            <a:prstDash val="solid"/>
            <a:round/>
          </a:ln>
        </c:spPr>
        <c:txPr>
          <a:bodyPr rot="0" spcFirstLastPara="0" vertOverflow="ellipsis" vert="horz" wrap="square" anchor="ctr" anchorCtr="1"/>
          <a:lstStyle/>
          <a:p>
            <a:pPr>
              <a:defRPr lang="zh-CN" sz="1200" b="0" i="0" u="none" strike="noStrike" kern="1200" baseline="0">
                <a:solidFill>
                  <a:srgbClr val="000000"/>
                </a:solidFill>
                <a:latin typeface="Times New Roman" panose="02020603050405020304" charset="0"/>
                <a:ea typeface="Arial" panose="020B0604020202020204" pitchFamily="2"/>
                <a:cs typeface="Times New Roman" panose="02020603050405020304" charset="0"/>
              </a:defRPr>
            </a:pPr>
            <a:endParaRPr lang="zh-CN"/>
          </a:p>
        </c:txPr>
        <c:crossAx val="1326318607"/>
        <c:crosses val="autoZero"/>
        <c:crossBetween val="between"/>
      </c:valAx>
      <c:spPr>
        <a:solidFill>
          <a:srgbClr val="FFFFFF"/>
        </a:solidFill>
        <a:ln w="25400">
          <a:noFill/>
        </a:ln>
      </c:spPr>
    </c:plotArea>
    <c:legend>
      <c:legendPos val="r"/>
      <c:layout>
        <c:manualLayout>
          <c:xMode val="edge"/>
          <c:yMode val="edge"/>
          <c:x val="0.68707090967233198"/>
          <c:y val="0.14855569348512501"/>
          <c:w val="0.30247890021614598"/>
          <c:h val="0.36595426931701502"/>
        </c:manualLayout>
      </c:layout>
      <c:overlay val="0"/>
      <c:spPr>
        <a:solidFill>
          <a:srgbClr val="FFFFFF"/>
        </a:solidFill>
        <a:ln w="3175">
          <a:solidFill>
            <a:srgbClr val="000000"/>
          </a:solidFill>
          <a:prstDash val="solid"/>
        </a:ln>
      </c:spPr>
      <c:txPr>
        <a:bodyPr rot="0" spcFirstLastPara="0" vertOverflow="ellipsis" vert="horz" wrap="square" anchor="ctr" anchorCtr="1"/>
        <a:lstStyle/>
        <a:p>
          <a:pPr>
            <a:defRPr lang="zh-CN" sz="1200" b="0" i="0" u="none" strike="noStrike" kern="1200" baseline="0">
              <a:solidFill>
                <a:srgbClr val="000000"/>
              </a:solidFill>
              <a:latin typeface="Times New Roman" panose="02020603050405020304" charset="0"/>
              <a:ea typeface="Arial" panose="020B0604020202020204" pitchFamily="2"/>
              <a:cs typeface="Times New Roman" panose="02020603050405020304" charset="0"/>
            </a:defRPr>
          </a:pPr>
          <a:endParaRPr lang="zh-CN"/>
        </a:p>
      </c:txPr>
    </c:legend>
    <c:plotVisOnly val="1"/>
    <c:dispBlanksAs val="gap"/>
    <c:showDLblsOverMax val="0"/>
    <c:extLst>
      <c:ext uri="{0b15fc19-7d7d-44ad-8c2d-2c3a37ce22c3}">
        <chartProps xmlns="https://web.wps.cn/et/2018/main" chartId="{d41f84be-de54-4cbd-875c-695b32bd5834}"/>
      </c:ext>
    </c:extLst>
  </c:chart>
  <c:spPr>
    <a:noFill/>
    <a:ln w="3175" cap="flat" cmpd="sng" algn="ctr">
      <a:noFill/>
      <a:prstDash val="solid"/>
      <a:round/>
    </a:ln>
  </c:spPr>
  <c:txPr>
    <a:bodyPr/>
    <a:lstStyle/>
    <a:p>
      <a:pPr>
        <a:defRPr lang="zh-CN" sz="1200" b="0" i="0" u="none" strike="noStrike" baseline="0">
          <a:solidFill>
            <a:srgbClr val="000000"/>
          </a:solidFill>
          <a:latin typeface="Times New Roman" panose="02020603050405020304" charset="0"/>
          <a:ea typeface="Arial" panose="020B0604020202020204" pitchFamily="2"/>
          <a:cs typeface="Times New Roman" panose="02020603050405020304" charset="0"/>
        </a:defRPr>
      </a:pPr>
      <a:endParaRPr lang="zh-CN"/>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705808080808081"/>
          <c:y val="3.2337962962962964E-2"/>
          <c:w val="0.86530303030303024"/>
          <c:h val="0.93532407407407403"/>
        </c:manualLayout>
      </c:layout>
      <c:areaChart>
        <c:grouping val="stacked"/>
        <c:varyColors val="1"/>
        <c:ser>
          <c:idx val="0"/>
          <c:order val="0"/>
          <c:tx>
            <c:v>(invisible base)</c:v>
          </c:tx>
          <c:spPr>
            <a:noFill/>
            <a:ln>
              <a:noFill/>
              <a:prstDash val="solid"/>
            </a:ln>
          </c:spPr>
          <c:cat>
            <c:numRef>
              <c:f>Rate_unconditional!$A$4:$A$34</c:f>
              <c:numCache>
                <c:formatCode>0.0</c:formatCode>
                <c:ptCount val="31"/>
                <c:pt idx="0">
                  <c:v>-3</c:v>
                </c:pt>
                <c:pt idx="1">
                  <c:v>-2.9</c:v>
                </c:pt>
                <c:pt idx="2">
                  <c:v>-2.8</c:v>
                </c:pt>
                <c:pt idx="3">
                  <c:v>-2.7</c:v>
                </c:pt>
                <c:pt idx="4">
                  <c:v>-2.6</c:v>
                </c:pt>
                <c:pt idx="5">
                  <c:v>-2.5</c:v>
                </c:pt>
                <c:pt idx="6">
                  <c:v>-2.4</c:v>
                </c:pt>
                <c:pt idx="7">
                  <c:v>-2.2999999999999998</c:v>
                </c:pt>
                <c:pt idx="8">
                  <c:v>-2.2000000000000002</c:v>
                </c:pt>
                <c:pt idx="9">
                  <c:v>-2.1</c:v>
                </c:pt>
                <c:pt idx="10">
                  <c:v>-2</c:v>
                </c:pt>
                <c:pt idx="11">
                  <c:v>-1.9</c:v>
                </c:pt>
                <c:pt idx="12">
                  <c:v>-1.8</c:v>
                </c:pt>
                <c:pt idx="13">
                  <c:v>-1.7</c:v>
                </c:pt>
                <c:pt idx="14">
                  <c:v>-1.6</c:v>
                </c:pt>
                <c:pt idx="15">
                  <c:v>-1.5</c:v>
                </c:pt>
                <c:pt idx="16">
                  <c:v>-1.4</c:v>
                </c:pt>
                <c:pt idx="17">
                  <c:v>-1.3</c:v>
                </c:pt>
                <c:pt idx="18">
                  <c:v>-1.2</c:v>
                </c:pt>
                <c:pt idx="19">
                  <c:v>-1.1000000000000001</c:v>
                </c:pt>
                <c:pt idx="20">
                  <c:v>-1</c:v>
                </c:pt>
                <c:pt idx="21">
                  <c:v>-0.9</c:v>
                </c:pt>
                <c:pt idx="22">
                  <c:v>-0.8</c:v>
                </c:pt>
                <c:pt idx="23">
                  <c:v>-0.7</c:v>
                </c:pt>
                <c:pt idx="24">
                  <c:v>-0.6</c:v>
                </c:pt>
                <c:pt idx="25">
                  <c:v>-0.5</c:v>
                </c:pt>
                <c:pt idx="26">
                  <c:v>-0.4</c:v>
                </c:pt>
                <c:pt idx="27">
                  <c:v>-0.3</c:v>
                </c:pt>
                <c:pt idx="28">
                  <c:v>-0.2</c:v>
                </c:pt>
                <c:pt idx="29">
                  <c:v>-0.1</c:v>
                </c:pt>
                <c:pt idx="30">
                  <c:v>0</c:v>
                </c:pt>
              </c:numCache>
            </c:numRef>
          </c:cat>
          <c:val>
            <c:numRef>
              <c:f>Rate_unconditional!$G$4:$G$34</c:f>
              <c:numCache>
                <c:formatCode>0.0000</c:formatCode>
                <c:ptCount val="31"/>
                <c:pt idx="0">
                  <c:v>-4.1479999999999989E-2</c:v>
                </c:pt>
                <c:pt idx="1">
                  <c:v>-5.2599999999999994E-2</c:v>
                </c:pt>
                <c:pt idx="2">
                  <c:v>-6.3719999999999999E-2</c:v>
                </c:pt>
                <c:pt idx="3">
                  <c:v>-7.1879999999999999E-2</c:v>
                </c:pt>
                <c:pt idx="4">
                  <c:v>-8.3000000000000004E-2</c:v>
                </c:pt>
                <c:pt idx="5">
                  <c:v>-9.4119999999999995E-2</c:v>
                </c:pt>
                <c:pt idx="6">
                  <c:v>-0.10424</c:v>
                </c:pt>
                <c:pt idx="7">
                  <c:v>-0.11536</c:v>
                </c:pt>
                <c:pt idx="8">
                  <c:v>-0.12547999999999998</c:v>
                </c:pt>
                <c:pt idx="9">
                  <c:v>-0.1366</c:v>
                </c:pt>
                <c:pt idx="10">
                  <c:v>-0.14772000000000002</c:v>
                </c:pt>
                <c:pt idx="11">
                  <c:v>-0.15784000000000001</c:v>
                </c:pt>
                <c:pt idx="12">
                  <c:v>-0.17091999999999999</c:v>
                </c:pt>
                <c:pt idx="13">
                  <c:v>-0.183</c:v>
                </c:pt>
                <c:pt idx="14">
                  <c:v>-0.19607999999999998</c:v>
                </c:pt>
                <c:pt idx="15">
                  <c:v>-0.20916000000000001</c:v>
                </c:pt>
                <c:pt idx="16">
                  <c:v>-0.22320000000000001</c:v>
                </c:pt>
                <c:pt idx="17">
                  <c:v>-0.23824000000000001</c:v>
                </c:pt>
                <c:pt idx="18">
                  <c:v>-0.25524000000000002</c:v>
                </c:pt>
                <c:pt idx="19">
                  <c:v>-0.2732</c:v>
                </c:pt>
                <c:pt idx="20">
                  <c:v>-0.29215999999999998</c:v>
                </c:pt>
                <c:pt idx="21">
                  <c:v>-0.31012000000000001</c:v>
                </c:pt>
                <c:pt idx="22">
                  <c:v>-0.33104</c:v>
                </c:pt>
                <c:pt idx="23">
                  <c:v>-0.35392000000000001</c:v>
                </c:pt>
                <c:pt idx="24">
                  <c:v>-0.37384000000000001</c:v>
                </c:pt>
                <c:pt idx="25">
                  <c:v>-0.39672000000000002</c:v>
                </c:pt>
                <c:pt idx="26">
                  <c:v>-0.41959999999999997</c:v>
                </c:pt>
                <c:pt idx="27">
                  <c:v>-0.44147999999999998</c:v>
                </c:pt>
                <c:pt idx="28">
                  <c:v>-0.46435999999999999</c:v>
                </c:pt>
                <c:pt idx="29">
                  <c:v>-0.48624000000000001</c:v>
                </c:pt>
                <c:pt idx="30">
                  <c:v>-0.50912000000000002</c:v>
                </c:pt>
              </c:numCache>
            </c:numRef>
          </c:val>
          <c:extLst>
            <c:ext xmlns:c16="http://schemas.microsoft.com/office/drawing/2014/chart" uri="{C3380CC4-5D6E-409C-BE32-E72D297353CC}">
              <c16:uniqueId val="{00000000-E31F-164D-86E3-AAC61564F04A}"/>
            </c:ext>
          </c:extLst>
        </c:ser>
        <c:ser>
          <c:idx val="1"/>
          <c:order val="1"/>
          <c:tx>
            <c:v>95% CI</c:v>
          </c:tx>
          <c:spPr>
            <a:solidFill>
              <a:srgbClr val="C9C9C9"/>
            </a:solidFill>
            <a:ln w="0">
              <a:solidFill>
                <a:srgbClr val="BFBFBF"/>
              </a:solidFill>
              <a:prstDash val="solid"/>
            </a:ln>
          </c:spPr>
          <c:cat>
            <c:numRef>
              <c:f>Rate_unconditional!$A$4:$A$34</c:f>
              <c:numCache>
                <c:formatCode>0.0</c:formatCode>
                <c:ptCount val="31"/>
                <c:pt idx="0">
                  <c:v>-3</c:v>
                </c:pt>
                <c:pt idx="1">
                  <c:v>-2.9</c:v>
                </c:pt>
                <c:pt idx="2">
                  <c:v>-2.8</c:v>
                </c:pt>
                <c:pt idx="3">
                  <c:v>-2.7</c:v>
                </c:pt>
                <c:pt idx="4">
                  <c:v>-2.6</c:v>
                </c:pt>
                <c:pt idx="5">
                  <c:v>-2.5</c:v>
                </c:pt>
                <c:pt idx="6">
                  <c:v>-2.4</c:v>
                </c:pt>
                <c:pt idx="7">
                  <c:v>-2.2999999999999998</c:v>
                </c:pt>
                <c:pt idx="8">
                  <c:v>-2.2000000000000002</c:v>
                </c:pt>
                <c:pt idx="9">
                  <c:v>-2.1</c:v>
                </c:pt>
                <c:pt idx="10">
                  <c:v>-2</c:v>
                </c:pt>
                <c:pt idx="11">
                  <c:v>-1.9</c:v>
                </c:pt>
                <c:pt idx="12">
                  <c:v>-1.8</c:v>
                </c:pt>
                <c:pt idx="13">
                  <c:v>-1.7</c:v>
                </c:pt>
                <c:pt idx="14">
                  <c:v>-1.6</c:v>
                </c:pt>
                <c:pt idx="15">
                  <c:v>-1.5</c:v>
                </c:pt>
                <c:pt idx="16">
                  <c:v>-1.4</c:v>
                </c:pt>
                <c:pt idx="17">
                  <c:v>-1.3</c:v>
                </c:pt>
                <c:pt idx="18">
                  <c:v>-1.2</c:v>
                </c:pt>
                <c:pt idx="19">
                  <c:v>-1.1000000000000001</c:v>
                </c:pt>
                <c:pt idx="20">
                  <c:v>-1</c:v>
                </c:pt>
                <c:pt idx="21">
                  <c:v>-0.9</c:v>
                </c:pt>
                <c:pt idx="22">
                  <c:v>-0.8</c:v>
                </c:pt>
                <c:pt idx="23">
                  <c:v>-0.7</c:v>
                </c:pt>
                <c:pt idx="24">
                  <c:v>-0.6</c:v>
                </c:pt>
                <c:pt idx="25">
                  <c:v>-0.5</c:v>
                </c:pt>
                <c:pt idx="26">
                  <c:v>-0.4</c:v>
                </c:pt>
                <c:pt idx="27">
                  <c:v>-0.3</c:v>
                </c:pt>
                <c:pt idx="28">
                  <c:v>-0.2</c:v>
                </c:pt>
                <c:pt idx="29">
                  <c:v>-0.1</c:v>
                </c:pt>
                <c:pt idx="30">
                  <c:v>0</c:v>
                </c:pt>
              </c:numCache>
            </c:numRef>
          </c:cat>
          <c:val>
            <c:numRef>
              <c:f>Rate_unconditional!$H$4:$H$34</c:f>
              <c:numCache>
                <c:formatCode>0.0000</c:formatCode>
                <c:ptCount val="31"/>
                <c:pt idx="0">
                  <c:v>0.24695999999999999</c:v>
                </c:pt>
                <c:pt idx="1">
                  <c:v>0.23519999999999999</c:v>
                </c:pt>
                <c:pt idx="2">
                  <c:v>0.22344</c:v>
                </c:pt>
                <c:pt idx="3">
                  <c:v>0.20776</c:v>
                </c:pt>
                <c:pt idx="4">
                  <c:v>0.19600000000000001</c:v>
                </c:pt>
                <c:pt idx="5">
                  <c:v>0.18423999999999999</c:v>
                </c:pt>
                <c:pt idx="6">
                  <c:v>0.17247999999999999</c:v>
                </c:pt>
                <c:pt idx="7">
                  <c:v>0.16072</c:v>
                </c:pt>
                <c:pt idx="8">
                  <c:v>0.14895999999999998</c:v>
                </c:pt>
                <c:pt idx="9">
                  <c:v>0.13720000000000002</c:v>
                </c:pt>
                <c:pt idx="10">
                  <c:v>0.12544</c:v>
                </c:pt>
                <c:pt idx="11">
                  <c:v>0.11368</c:v>
                </c:pt>
                <c:pt idx="12">
                  <c:v>0.10584</c:v>
                </c:pt>
                <c:pt idx="13">
                  <c:v>9.8000000000000004E-2</c:v>
                </c:pt>
                <c:pt idx="14">
                  <c:v>9.015999999999999E-2</c:v>
                </c:pt>
                <c:pt idx="15">
                  <c:v>8.2320000000000004E-2</c:v>
                </c:pt>
                <c:pt idx="16">
                  <c:v>7.8399999999999997E-2</c:v>
                </c:pt>
                <c:pt idx="17">
                  <c:v>7.4479999999999991E-2</c:v>
                </c:pt>
                <c:pt idx="18">
                  <c:v>7.4479999999999991E-2</c:v>
                </c:pt>
                <c:pt idx="19">
                  <c:v>7.8399999999999997E-2</c:v>
                </c:pt>
                <c:pt idx="20">
                  <c:v>8.2320000000000004E-2</c:v>
                </c:pt>
                <c:pt idx="21">
                  <c:v>8.6239999999999997E-2</c:v>
                </c:pt>
                <c:pt idx="22">
                  <c:v>9.4079999999999997E-2</c:v>
                </c:pt>
                <c:pt idx="23">
                  <c:v>0.10584</c:v>
                </c:pt>
                <c:pt idx="24">
                  <c:v>0.11368</c:v>
                </c:pt>
                <c:pt idx="25">
                  <c:v>0.12544</c:v>
                </c:pt>
                <c:pt idx="26">
                  <c:v>0.13720000000000002</c:v>
                </c:pt>
                <c:pt idx="27">
                  <c:v>0.14895999999999998</c:v>
                </c:pt>
                <c:pt idx="28">
                  <c:v>0.16072</c:v>
                </c:pt>
                <c:pt idx="29">
                  <c:v>0.17247999999999999</c:v>
                </c:pt>
                <c:pt idx="30">
                  <c:v>0.18423999999999999</c:v>
                </c:pt>
              </c:numCache>
            </c:numRef>
          </c:val>
          <c:extLst>
            <c:ext xmlns:c16="http://schemas.microsoft.com/office/drawing/2014/chart" uri="{C3380CC4-5D6E-409C-BE32-E72D297353CC}">
              <c16:uniqueId val="{00000001-E31F-164D-86E3-AAC61564F04A}"/>
            </c:ext>
          </c:extLst>
        </c:ser>
        <c:dLbls>
          <c:showLegendKey val="0"/>
          <c:showVal val="0"/>
          <c:showCatName val="0"/>
          <c:showSerName val="0"/>
          <c:showPercent val="0"/>
          <c:showBubbleSize val="0"/>
        </c:dLbls>
        <c:axId val="10"/>
        <c:axId val="100"/>
      </c:areaChart>
      <c:lineChart>
        <c:grouping val="standard"/>
        <c:varyColors val="1"/>
        <c:ser>
          <c:idx val="2"/>
          <c:order val="2"/>
          <c:tx>
            <c:v>Rate = ms + 2*mq*t</c:v>
          </c:tx>
          <c:spPr>
            <a:ln w="22000">
              <a:solidFill>
                <a:srgbClr val="000000"/>
              </a:solidFill>
              <a:prstDash val="solid"/>
            </a:ln>
          </c:spPr>
          <c:marker>
            <c:symbol val="circle"/>
            <c:size val="6"/>
            <c:spPr>
              <a:solidFill>
                <a:srgbClr val="FFFFFF"/>
              </a:solidFill>
              <a:ln>
                <a:solidFill>
                  <a:srgbClr val="000000"/>
                </a:solidFill>
                <a:prstDash val="solid"/>
              </a:ln>
            </c:spPr>
          </c:marker>
          <c:cat>
            <c:numRef>
              <c:f>Rate_unconditional!$A$4:$A$34</c:f>
              <c:numCache>
                <c:formatCode>0.0</c:formatCode>
                <c:ptCount val="31"/>
                <c:pt idx="0">
                  <c:v>-3</c:v>
                </c:pt>
                <c:pt idx="1">
                  <c:v>-2.9</c:v>
                </c:pt>
                <c:pt idx="2">
                  <c:v>-2.8</c:v>
                </c:pt>
                <c:pt idx="3">
                  <c:v>-2.7</c:v>
                </c:pt>
                <c:pt idx="4">
                  <c:v>-2.6</c:v>
                </c:pt>
                <c:pt idx="5">
                  <c:v>-2.5</c:v>
                </c:pt>
                <c:pt idx="6">
                  <c:v>-2.4</c:v>
                </c:pt>
                <c:pt idx="7">
                  <c:v>-2.2999999999999998</c:v>
                </c:pt>
                <c:pt idx="8">
                  <c:v>-2.2000000000000002</c:v>
                </c:pt>
                <c:pt idx="9">
                  <c:v>-2.1</c:v>
                </c:pt>
                <c:pt idx="10">
                  <c:v>-2</c:v>
                </c:pt>
                <c:pt idx="11">
                  <c:v>-1.9</c:v>
                </c:pt>
                <c:pt idx="12">
                  <c:v>-1.8</c:v>
                </c:pt>
                <c:pt idx="13">
                  <c:v>-1.7</c:v>
                </c:pt>
                <c:pt idx="14">
                  <c:v>-1.6</c:v>
                </c:pt>
                <c:pt idx="15">
                  <c:v>-1.5</c:v>
                </c:pt>
                <c:pt idx="16">
                  <c:v>-1.4</c:v>
                </c:pt>
                <c:pt idx="17">
                  <c:v>-1.3</c:v>
                </c:pt>
                <c:pt idx="18">
                  <c:v>-1.2</c:v>
                </c:pt>
                <c:pt idx="19">
                  <c:v>-1.1000000000000001</c:v>
                </c:pt>
                <c:pt idx="20">
                  <c:v>-1</c:v>
                </c:pt>
                <c:pt idx="21">
                  <c:v>-0.9</c:v>
                </c:pt>
                <c:pt idx="22">
                  <c:v>-0.8</c:v>
                </c:pt>
                <c:pt idx="23">
                  <c:v>-0.7</c:v>
                </c:pt>
                <c:pt idx="24">
                  <c:v>-0.6</c:v>
                </c:pt>
                <c:pt idx="25">
                  <c:v>-0.5</c:v>
                </c:pt>
                <c:pt idx="26">
                  <c:v>-0.4</c:v>
                </c:pt>
                <c:pt idx="27">
                  <c:v>-0.3</c:v>
                </c:pt>
                <c:pt idx="28">
                  <c:v>-0.2</c:v>
                </c:pt>
                <c:pt idx="29">
                  <c:v>-0.1</c:v>
                </c:pt>
                <c:pt idx="30">
                  <c:v>0</c:v>
                </c:pt>
              </c:numCache>
            </c:numRef>
          </c:cat>
          <c:val>
            <c:numRef>
              <c:f>Rate_unconditional!$B$4:$B$34</c:f>
              <c:numCache>
                <c:formatCode>0.0000</c:formatCode>
                <c:ptCount val="31"/>
                <c:pt idx="0">
                  <c:v>8.2000000000000003E-2</c:v>
                </c:pt>
                <c:pt idx="1">
                  <c:v>6.5000000000000002E-2</c:v>
                </c:pt>
                <c:pt idx="2">
                  <c:v>4.8000000000000001E-2</c:v>
                </c:pt>
                <c:pt idx="3">
                  <c:v>3.2000000000000001E-2</c:v>
                </c:pt>
                <c:pt idx="4">
                  <c:v>1.4999999999999999E-2</c:v>
                </c:pt>
                <c:pt idx="5">
                  <c:v>-2E-3</c:v>
                </c:pt>
                <c:pt idx="6">
                  <c:v>-1.7999999999999999E-2</c:v>
                </c:pt>
                <c:pt idx="7">
                  <c:v>-3.5000000000000003E-2</c:v>
                </c:pt>
                <c:pt idx="8">
                  <c:v>-5.0999999999999997E-2</c:v>
                </c:pt>
                <c:pt idx="9">
                  <c:v>-6.8000000000000005E-2</c:v>
                </c:pt>
                <c:pt idx="10">
                  <c:v>-8.5000000000000006E-2</c:v>
                </c:pt>
                <c:pt idx="11">
                  <c:v>-0.10100000000000001</c:v>
                </c:pt>
                <c:pt idx="12">
                  <c:v>-0.11799999999999999</c:v>
                </c:pt>
                <c:pt idx="13">
                  <c:v>-0.13400000000000001</c:v>
                </c:pt>
                <c:pt idx="14">
                  <c:v>-0.151</c:v>
                </c:pt>
                <c:pt idx="15">
                  <c:v>-0.16800000000000001</c:v>
                </c:pt>
                <c:pt idx="16">
                  <c:v>-0.184</c:v>
                </c:pt>
                <c:pt idx="17">
                  <c:v>-0.20100000000000001</c:v>
                </c:pt>
                <c:pt idx="18">
                  <c:v>-0.218</c:v>
                </c:pt>
                <c:pt idx="19">
                  <c:v>-0.23400000000000001</c:v>
                </c:pt>
                <c:pt idx="20">
                  <c:v>-0.251</c:v>
                </c:pt>
                <c:pt idx="21">
                  <c:v>-0.26700000000000002</c:v>
                </c:pt>
                <c:pt idx="22">
                  <c:v>-0.28399999999999997</c:v>
                </c:pt>
                <c:pt idx="23">
                  <c:v>-0.30099999999999999</c:v>
                </c:pt>
                <c:pt idx="24">
                  <c:v>-0.317</c:v>
                </c:pt>
                <c:pt idx="25">
                  <c:v>-0.33400000000000002</c:v>
                </c:pt>
                <c:pt idx="26">
                  <c:v>-0.35099999999999998</c:v>
                </c:pt>
                <c:pt idx="27">
                  <c:v>-0.36699999999999999</c:v>
                </c:pt>
                <c:pt idx="28">
                  <c:v>-0.38400000000000001</c:v>
                </c:pt>
                <c:pt idx="29">
                  <c:v>-0.4</c:v>
                </c:pt>
                <c:pt idx="30">
                  <c:v>-0.41699999999999998</c:v>
                </c:pt>
              </c:numCache>
            </c:numRef>
          </c:val>
          <c:smooth val="0"/>
          <c:extLst>
            <c:ext xmlns:c16="http://schemas.microsoft.com/office/drawing/2014/chart" uri="{C3380CC4-5D6E-409C-BE32-E72D297353CC}">
              <c16:uniqueId val="{00000002-E31F-164D-86E3-AAC61564F04A}"/>
            </c:ext>
          </c:extLst>
        </c:ser>
        <c:dLbls>
          <c:showLegendKey val="0"/>
          <c:showVal val="0"/>
          <c:showCatName val="0"/>
          <c:showSerName val="0"/>
          <c:showPercent val="0"/>
          <c:showBubbleSize val="0"/>
        </c:dLbls>
        <c:marker val="1"/>
        <c:smooth val="0"/>
        <c:axId val="10"/>
        <c:axId val="100"/>
      </c:lineChart>
      <c:catAx>
        <c:axId val="10"/>
        <c:scaling>
          <c:orientation val="minMax"/>
        </c:scaling>
        <c:delete val="0"/>
        <c:axPos val="b"/>
        <c:title>
          <c:tx>
            <c:rich>
              <a:bodyPr/>
              <a:lstStyle/>
              <a:p>
                <a:pPr>
                  <a:defRPr sz="1000"/>
                </a:pPr>
                <a:r>
                  <a:rPr lang="en-US" sz="1000"/>
                  <a:t>Time t (months relative to Month 4)</a:t>
                </a:r>
              </a:p>
            </c:rich>
          </c:tx>
          <c:overlay val="1"/>
        </c:title>
        <c:numFmt formatCode="0.0" sourceLinked="1"/>
        <c:majorTickMark val="out"/>
        <c:minorTickMark val="none"/>
        <c:tickLblPos val="nextTo"/>
        <c:crossAx val="100"/>
        <c:crosses val="autoZero"/>
        <c:auto val="1"/>
        <c:lblAlgn val="ctr"/>
        <c:lblOffset val="100"/>
        <c:tickLblSkip val="3"/>
        <c:noMultiLvlLbl val="1"/>
      </c:catAx>
      <c:valAx>
        <c:axId val="100"/>
        <c:scaling>
          <c:orientation val="minMax"/>
          <c:max val="1.3"/>
          <c:min val="-0.8"/>
        </c:scaling>
        <c:delete val="0"/>
        <c:axPos val="l"/>
        <c:title>
          <c:tx>
            <c:rich>
              <a:bodyPr/>
              <a:lstStyle/>
              <a:p>
                <a:pPr>
                  <a:defRPr sz="1000"/>
                </a:pPr>
                <a:r>
                  <a:rPr lang="en-US" sz="1000"/>
                  <a:t>Instantaneous error change rate (</a:t>
                </a:r>
                <a:r>
                  <a:rPr lang="en-US" sz="1000" i="1"/>
                  <a:t>d</a:t>
                </a:r>
                <a:r>
                  <a:rPr lang="en-US" sz="1000"/>
                  <a:t>Error/</a:t>
                </a:r>
                <a:r>
                  <a:rPr lang="en-US" sz="1000" i="1"/>
                  <a:t>d</a:t>
                </a:r>
                <a:r>
                  <a:rPr lang="en-US" sz="1000"/>
                  <a:t>t)</a:t>
                </a:r>
              </a:p>
            </c:rich>
          </c:tx>
          <c:overlay val="1"/>
        </c:title>
        <c:numFmt formatCode="0.0" sourceLinked="0"/>
        <c:majorTickMark val="out"/>
        <c:minorTickMark val="none"/>
        <c:tickLblPos val="nextTo"/>
        <c:crossAx val="10"/>
        <c:crosses val="autoZero"/>
        <c:crossBetween val="between"/>
        <c:majorUnit val="0.30000000000000004"/>
      </c:valAx>
      <c:spPr>
        <a:ln>
          <a:noFill/>
        </a:ln>
      </c:spPr>
    </c:plotArea>
    <c:plotVisOnly val="1"/>
    <c:dispBlanksAs val="gap"/>
    <c:showDLblsOverMax val="1"/>
  </c:chart>
  <c:spPr>
    <a:ln>
      <a:noFill/>
    </a:ln>
  </c:spPr>
  <c:txPr>
    <a:bodyPr/>
    <a:lstStyle/>
    <a:p>
      <a:pPr>
        <a:defRPr>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sz="1000">
                <a:latin typeface="Times New Roman" panose="02020603050405020304" pitchFamily="18" charset="0"/>
                <a:cs typeface="Times New Roman" panose="02020603050405020304" pitchFamily="18" charset="0"/>
              </a:rPr>
              <a:t>3a. Error</a:t>
            </a:r>
            <a:r>
              <a:rPr lang="en-US" sz="1000" baseline="0">
                <a:latin typeface="Times New Roman" panose="02020603050405020304" pitchFamily="18" charset="0"/>
                <a:cs typeface="Times New Roman" panose="02020603050405020304" pitchFamily="18" charset="0"/>
              </a:rPr>
              <a:t> management culture (EMC)</a:t>
            </a:r>
            <a:endParaRPr lang="en-US" sz="1000">
              <a:latin typeface="Times New Roman" panose="02020603050405020304" pitchFamily="18" charset="0"/>
              <a:cs typeface="Times New Roman" panose="02020603050405020304" pitchFamily="18" charset="0"/>
            </a:endParaRPr>
          </a:p>
        </c:rich>
      </c:tx>
      <c:overlay val="1"/>
    </c:title>
    <c:autoTitleDeleted val="0"/>
    <c:plotArea>
      <c:layout/>
      <c:areaChart>
        <c:grouping val="stacked"/>
        <c:varyColors val="1"/>
        <c:ser>
          <c:idx val="0"/>
          <c:order val="0"/>
          <c:tx>
            <c:strRef>
              <c:f>X1_EMC!$I$3</c:f>
              <c:strCache>
                <c:ptCount val="1"/>
                <c:pt idx="0">
                  <c:v>LL_band</c:v>
                </c:pt>
              </c:strCache>
            </c:strRef>
          </c:tx>
          <c:spPr>
            <a:noFill/>
            <a:ln w="0">
              <a:noFill/>
              <a:prstDash val="solid"/>
            </a:ln>
          </c:spPr>
          <c:dLbls>
            <c:spPr>
              <a:noFill/>
              <a:ln>
                <a:noFill/>
              </a:ln>
              <a:effectLst/>
            </c:spPr>
            <c:txPr>
              <a:bodyPr/>
              <a:lstStyle/>
              <a:p>
                <a:pPr>
                  <a:defRPr sz="1000" b="0" strike="noStrike" spc="-1">
                    <a:latin typeface="Arial"/>
                  </a:defRPr>
                </a:pPr>
                <a:endParaRPr lang="en-US"/>
              </a:p>
            </c:txP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X1_EMC!$A$4:$A$34</c:f>
              <c:numCache>
                <c:formatCode>0.0</c:formatCode>
                <c:ptCount val="31"/>
                <c:pt idx="0">
                  <c:v>-3</c:v>
                </c:pt>
                <c:pt idx="1">
                  <c:v>-2.9</c:v>
                </c:pt>
                <c:pt idx="2">
                  <c:v>-2.8</c:v>
                </c:pt>
                <c:pt idx="3">
                  <c:v>-2.7</c:v>
                </c:pt>
                <c:pt idx="4">
                  <c:v>-2.6</c:v>
                </c:pt>
                <c:pt idx="5">
                  <c:v>-2.5</c:v>
                </c:pt>
                <c:pt idx="6">
                  <c:v>-2.4</c:v>
                </c:pt>
                <c:pt idx="7">
                  <c:v>-2.2999999999999998</c:v>
                </c:pt>
                <c:pt idx="8">
                  <c:v>-2.2000000000000002</c:v>
                </c:pt>
                <c:pt idx="9">
                  <c:v>-2.1</c:v>
                </c:pt>
                <c:pt idx="10">
                  <c:v>-2</c:v>
                </c:pt>
                <c:pt idx="11">
                  <c:v>-1.9</c:v>
                </c:pt>
                <c:pt idx="12">
                  <c:v>-1.8</c:v>
                </c:pt>
                <c:pt idx="13">
                  <c:v>-1.7</c:v>
                </c:pt>
                <c:pt idx="14">
                  <c:v>-1.6</c:v>
                </c:pt>
                <c:pt idx="15">
                  <c:v>-1.5</c:v>
                </c:pt>
                <c:pt idx="16">
                  <c:v>-1.4</c:v>
                </c:pt>
                <c:pt idx="17">
                  <c:v>-1.3</c:v>
                </c:pt>
                <c:pt idx="18">
                  <c:v>-1.2</c:v>
                </c:pt>
                <c:pt idx="19">
                  <c:v>-1.1000000000000001</c:v>
                </c:pt>
                <c:pt idx="20">
                  <c:v>-1</c:v>
                </c:pt>
                <c:pt idx="21">
                  <c:v>-0.9</c:v>
                </c:pt>
                <c:pt idx="22">
                  <c:v>-0.8</c:v>
                </c:pt>
                <c:pt idx="23">
                  <c:v>-0.7</c:v>
                </c:pt>
                <c:pt idx="24">
                  <c:v>-0.6</c:v>
                </c:pt>
                <c:pt idx="25">
                  <c:v>-0.5</c:v>
                </c:pt>
                <c:pt idx="26">
                  <c:v>-0.4</c:v>
                </c:pt>
                <c:pt idx="27">
                  <c:v>-0.3</c:v>
                </c:pt>
                <c:pt idx="28">
                  <c:v>-0.2</c:v>
                </c:pt>
                <c:pt idx="29">
                  <c:v>-0.1</c:v>
                </c:pt>
                <c:pt idx="30">
                  <c:v>0</c:v>
                </c:pt>
              </c:numCache>
            </c:numRef>
          </c:cat>
          <c:val>
            <c:numRef>
              <c:f>X1_EMC!$I$4:$I$34</c:f>
              <c:numCache>
                <c:formatCode>0.000</c:formatCode>
                <c:ptCount val="31"/>
                <c:pt idx="0">
                  <c:v>0.10620000000000002</c:v>
                </c:pt>
                <c:pt idx="1">
                  <c:v>9.7999999999999976E-2</c:v>
                </c:pt>
                <c:pt idx="2">
                  <c:v>8.9800000000000019E-2</c:v>
                </c:pt>
                <c:pt idx="3">
                  <c:v>8.1600000000000006E-2</c:v>
                </c:pt>
                <c:pt idx="4">
                  <c:v>7.5359999999999983E-2</c:v>
                </c:pt>
                <c:pt idx="5">
                  <c:v>6.7159999999999997E-2</c:v>
                </c:pt>
                <c:pt idx="6">
                  <c:v>5.8959999999999985E-2</c:v>
                </c:pt>
                <c:pt idx="7">
                  <c:v>5.176E-2</c:v>
                </c:pt>
                <c:pt idx="8">
                  <c:v>4.3560000000000015E-2</c:v>
                </c:pt>
                <c:pt idx="9">
                  <c:v>3.3399999999999999E-2</c:v>
                </c:pt>
                <c:pt idx="10">
                  <c:v>2.5200000000000014E-2</c:v>
                </c:pt>
                <c:pt idx="11">
                  <c:v>1.5040000000000012E-2</c:v>
                </c:pt>
                <c:pt idx="12">
                  <c:v>6.8400000000000127E-3</c:v>
                </c:pt>
                <c:pt idx="13">
                  <c:v>-5.279999999999993E-3</c:v>
                </c:pt>
                <c:pt idx="14">
                  <c:v>-1.5439999999999995E-2</c:v>
                </c:pt>
                <c:pt idx="15">
                  <c:v>-2.7560000000000001E-2</c:v>
                </c:pt>
                <c:pt idx="16">
                  <c:v>-4.1640000000000003E-2</c:v>
                </c:pt>
                <c:pt idx="17">
                  <c:v>-5.7680000000000002E-2</c:v>
                </c:pt>
                <c:pt idx="18">
                  <c:v>-7.3719999999999994E-2</c:v>
                </c:pt>
                <c:pt idx="19">
                  <c:v>-9.3679999999999999E-2</c:v>
                </c:pt>
                <c:pt idx="20">
                  <c:v>-0.11364</c:v>
                </c:pt>
                <c:pt idx="21">
                  <c:v>-0.13556000000000001</c:v>
                </c:pt>
                <c:pt idx="22">
                  <c:v>-0.15944</c:v>
                </c:pt>
                <c:pt idx="23">
                  <c:v>-0.18528</c:v>
                </c:pt>
                <c:pt idx="24">
                  <c:v>-0.21111999999999997</c:v>
                </c:pt>
                <c:pt idx="25">
                  <c:v>-0.23696</c:v>
                </c:pt>
                <c:pt idx="26">
                  <c:v>-0.26279999999999998</c:v>
                </c:pt>
                <c:pt idx="27">
                  <c:v>-0.28959999999999997</c:v>
                </c:pt>
                <c:pt idx="28">
                  <c:v>-0.31740000000000002</c:v>
                </c:pt>
                <c:pt idx="29">
                  <c:v>-0.34520000000000001</c:v>
                </c:pt>
                <c:pt idx="30">
                  <c:v>-0.373</c:v>
                </c:pt>
              </c:numCache>
            </c:numRef>
          </c:val>
          <c:extLst>
            <c:ext xmlns:c16="http://schemas.microsoft.com/office/drawing/2014/chart" uri="{C3380CC4-5D6E-409C-BE32-E72D297353CC}">
              <c16:uniqueId val="{00000000-E4E8-9445-8AF7-8A1B167ABB5C}"/>
            </c:ext>
          </c:extLst>
        </c:ser>
        <c:ser>
          <c:idx val="1"/>
          <c:order val="1"/>
          <c:tx>
            <c:strRef>
              <c:f>X1_EMC!$J$3</c:f>
              <c:strCache>
                <c:ptCount val="1"/>
                <c:pt idx="0">
                  <c:v>Width</c:v>
                </c:pt>
              </c:strCache>
            </c:strRef>
          </c:tx>
          <c:spPr>
            <a:solidFill>
              <a:srgbClr val="C9C9C9"/>
            </a:solidFill>
            <a:ln w="0">
              <a:solidFill>
                <a:srgbClr val="B7B7B7"/>
              </a:solidFill>
              <a:prstDash val="solid"/>
            </a:ln>
          </c:spPr>
          <c:dLbls>
            <c:spPr>
              <a:noFill/>
              <a:ln>
                <a:noFill/>
              </a:ln>
              <a:effectLst/>
            </c:spPr>
            <c:txPr>
              <a:bodyPr/>
              <a:lstStyle/>
              <a:p>
                <a:pPr>
                  <a:defRPr sz="1000" b="0" strike="noStrike" spc="-1">
                    <a:latin typeface="Arial"/>
                  </a:defRPr>
                </a:pPr>
                <a:endParaRPr lang="en-US"/>
              </a:p>
            </c:txP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X1_EMC!$A$4:$A$34</c:f>
              <c:numCache>
                <c:formatCode>0.0</c:formatCode>
                <c:ptCount val="31"/>
                <c:pt idx="0">
                  <c:v>-3</c:v>
                </c:pt>
                <c:pt idx="1">
                  <c:v>-2.9</c:v>
                </c:pt>
                <c:pt idx="2">
                  <c:v>-2.8</c:v>
                </c:pt>
                <c:pt idx="3">
                  <c:v>-2.7</c:v>
                </c:pt>
                <c:pt idx="4">
                  <c:v>-2.6</c:v>
                </c:pt>
                <c:pt idx="5">
                  <c:v>-2.5</c:v>
                </c:pt>
                <c:pt idx="6">
                  <c:v>-2.4</c:v>
                </c:pt>
                <c:pt idx="7">
                  <c:v>-2.2999999999999998</c:v>
                </c:pt>
                <c:pt idx="8">
                  <c:v>-2.2000000000000002</c:v>
                </c:pt>
                <c:pt idx="9">
                  <c:v>-2.1</c:v>
                </c:pt>
                <c:pt idx="10">
                  <c:v>-2</c:v>
                </c:pt>
                <c:pt idx="11">
                  <c:v>-1.9</c:v>
                </c:pt>
                <c:pt idx="12">
                  <c:v>-1.8</c:v>
                </c:pt>
                <c:pt idx="13">
                  <c:v>-1.7</c:v>
                </c:pt>
                <c:pt idx="14">
                  <c:v>-1.6</c:v>
                </c:pt>
                <c:pt idx="15">
                  <c:v>-1.5</c:v>
                </c:pt>
                <c:pt idx="16">
                  <c:v>-1.4</c:v>
                </c:pt>
                <c:pt idx="17">
                  <c:v>-1.3</c:v>
                </c:pt>
                <c:pt idx="18">
                  <c:v>-1.2</c:v>
                </c:pt>
                <c:pt idx="19">
                  <c:v>-1.1000000000000001</c:v>
                </c:pt>
                <c:pt idx="20">
                  <c:v>-1</c:v>
                </c:pt>
                <c:pt idx="21">
                  <c:v>-0.9</c:v>
                </c:pt>
                <c:pt idx="22">
                  <c:v>-0.8</c:v>
                </c:pt>
                <c:pt idx="23">
                  <c:v>-0.7</c:v>
                </c:pt>
                <c:pt idx="24">
                  <c:v>-0.6</c:v>
                </c:pt>
                <c:pt idx="25">
                  <c:v>-0.5</c:v>
                </c:pt>
                <c:pt idx="26">
                  <c:v>-0.4</c:v>
                </c:pt>
                <c:pt idx="27">
                  <c:v>-0.3</c:v>
                </c:pt>
                <c:pt idx="28">
                  <c:v>-0.2</c:v>
                </c:pt>
                <c:pt idx="29">
                  <c:v>-0.1</c:v>
                </c:pt>
                <c:pt idx="30">
                  <c:v>0</c:v>
                </c:pt>
              </c:numCache>
            </c:numRef>
          </c:cat>
          <c:val>
            <c:numRef>
              <c:f>X1_EMC!$J$4:$J$34</c:f>
              <c:numCache>
                <c:formatCode>0.000</c:formatCode>
                <c:ptCount val="31"/>
                <c:pt idx="0">
                  <c:v>0.41159999999999997</c:v>
                </c:pt>
                <c:pt idx="1">
                  <c:v>0.39200000000000002</c:v>
                </c:pt>
                <c:pt idx="2">
                  <c:v>0.37240000000000001</c:v>
                </c:pt>
                <c:pt idx="3">
                  <c:v>0.3528</c:v>
                </c:pt>
                <c:pt idx="4">
                  <c:v>0.32928000000000002</c:v>
                </c:pt>
                <c:pt idx="5">
                  <c:v>0.30968000000000001</c:v>
                </c:pt>
                <c:pt idx="6">
                  <c:v>0.29008</c:v>
                </c:pt>
                <c:pt idx="7">
                  <c:v>0.27048</c:v>
                </c:pt>
                <c:pt idx="8">
                  <c:v>0.25087999999999999</c:v>
                </c:pt>
                <c:pt idx="9">
                  <c:v>0.23519999999999999</c:v>
                </c:pt>
                <c:pt idx="10">
                  <c:v>0.21559999999999999</c:v>
                </c:pt>
                <c:pt idx="11">
                  <c:v>0.19991999999999999</c:v>
                </c:pt>
                <c:pt idx="12">
                  <c:v>0.18031999999999998</c:v>
                </c:pt>
                <c:pt idx="13">
                  <c:v>0.16855999999999999</c:v>
                </c:pt>
                <c:pt idx="14">
                  <c:v>0.15287999999999999</c:v>
                </c:pt>
                <c:pt idx="15">
                  <c:v>0.14112</c:v>
                </c:pt>
                <c:pt idx="16">
                  <c:v>0.13328000000000001</c:v>
                </c:pt>
                <c:pt idx="17">
                  <c:v>0.12936</c:v>
                </c:pt>
                <c:pt idx="18">
                  <c:v>0.12544</c:v>
                </c:pt>
                <c:pt idx="19">
                  <c:v>0.12936</c:v>
                </c:pt>
                <c:pt idx="20">
                  <c:v>0.13328000000000001</c:v>
                </c:pt>
                <c:pt idx="21">
                  <c:v>0.14112</c:v>
                </c:pt>
                <c:pt idx="22">
                  <c:v>0.15287999999999999</c:v>
                </c:pt>
                <c:pt idx="23">
                  <c:v>0.16855999999999999</c:v>
                </c:pt>
                <c:pt idx="24">
                  <c:v>0.18423999999999999</c:v>
                </c:pt>
                <c:pt idx="25">
                  <c:v>0.19991999999999999</c:v>
                </c:pt>
                <c:pt idx="26">
                  <c:v>0.21559999999999999</c:v>
                </c:pt>
                <c:pt idx="27">
                  <c:v>0.23519999999999999</c:v>
                </c:pt>
                <c:pt idx="28">
                  <c:v>0.25480000000000003</c:v>
                </c:pt>
                <c:pt idx="29">
                  <c:v>0.27440000000000003</c:v>
                </c:pt>
                <c:pt idx="30">
                  <c:v>0.29399999999999998</c:v>
                </c:pt>
              </c:numCache>
            </c:numRef>
          </c:val>
          <c:extLst>
            <c:ext xmlns:c16="http://schemas.microsoft.com/office/drawing/2014/chart" uri="{C3380CC4-5D6E-409C-BE32-E72D297353CC}">
              <c16:uniqueId val="{00000001-E4E8-9445-8AF7-8A1B167ABB5C}"/>
            </c:ext>
          </c:extLst>
        </c:ser>
        <c:dLbls>
          <c:showLegendKey val="0"/>
          <c:showVal val="0"/>
          <c:showCatName val="0"/>
          <c:showSerName val="0"/>
          <c:showPercent val="0"/>
          <c:showBubbleSize val="0"/>
        </c:dLbls>
        <c:axId val="10"/>
        <c:axId val="100"/>
      </c:areaChart>
      <c:lineChart>
        <c:grouping val="stacked"/>
        <c:varyColors val="0"/>
        <c:ser>
          <c:idx val="2"/>
          <c:order val="2"/>
          <c:tx>
            <c:strRef>
              <c:f>X1_EMC!$B$3</c:f>
              <c:strCache>
                <c:ptCount val="1"/>
                <c:pt idx="0">
                  <c:v>Estimate</c:v>
                </c:pt>
              </c:strCache>
            </c:strRef>
          </c:tx>
          <c:spPr>
            <a:ln w="21960">
              <a:solidFill>
                <a:srgbClr val="000000"/>
              </a:solidFill>
              <a:prstDash val="solid"/>
              <a:round/>
            </a:ln>
          </c:spPr>
          <c:marker>
            <c:symbol val="circle"/>
            <c:size val="6"/>
            <c:spPr>
              <a:solidFill>
                <a:srgbClr val="FFFFFF"/>
              </a:solidFill>
              <a:ln>
                <a:solidFill>
                  <a:srgbClr val="000000"/>
                </a:solidFill>
                <a:prstDash val="solid"/>
              </a:ln>
            </c:spPr>
          </c:marker>
          <c:dLbls>
            <c:spPr>
              <a:noFill/>
              <a:ln>
                <a:noFill/>
              </a:ln>
              <a:effectLst/>
            </c:spPr>
            <c:txPr>
              <a:bodyPr/>
              <a:lstStyle/>
              <a:p>
                <a:pPr>
                  <a:defRPr sz="1000" b="0" strike="noStrike" spc="-1">
                    <a:latin typeface="Arial"/>
                  </a:defRPr>
                </a:pPr>
                <a:endParaRPr lang="en-US"/>
              </a:p>
            </c:txP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X1_EMC!$A$4:$A$34</c:f>
              <c:numCache>
                <c:formatCode>0.0</c:formatCode>
                <c:ptCount val="31"/>
                <c:pt idx="0">
                  <c:v>-3</c:v>
                </c:pt>
                <c:pt idx="1">
                  <c:v>-2.9</c:v>
                </c:pt>
                <c:pt idx="2">
                  <c:v>-2.8</c:v>
                </c:pt>
                <c:pt idx="3">
                  <c:v>-2.7</c:v>
                </c:pt>
                <c:pt idx="4">
                  <c:v>-2.6</c:v>
                </c:pt>
                <c:pt idx="5">
                  <c:v>-2.5</c:v>
                </c:pt>
                <c:pt idx="6">
                  <c:v>-2.4</c:v>
                </c:pt>
                <c:pt idx="7">
                  <c:v>-2.2999999999999998</c:v>
                </c:pt>
                <c:pt idx="8">
                  <c:v>-2.2000000000000002</c:v>
                </c:pt>
                <c:pt idx="9">
                  <c:v>-2.1</c:v>
                </c:pt>
                <c:pt idx="10">
                  <c:v>-2</c:v>
                </c:pt>
                <c:pt idx="11">
                  <c:v>-1.9</c:v>
                </c:pt>
                <c:pt idx="12">
                  <c:v>-1.8</c:v>
                </c:pt>
                <c:pt idx="13">
                  <c:v>-1.7</c:v>
                </c:pt>
                <c:pt idx="14">
                  <c:v>-1.6</c:v>
                </c:pt>
                <c:pt idx="15">
                  <c:v>-1.5</c:v>
                </c:pt>
                <c:pt idx="16">
                  <c:v>-1.4</c:v>
                </c:pt>
                <c:pt idx="17">
                  <c:v>-1.3</c:v>
                </c:pt>
                <c:pt idx="18">
                  <c:v>-1.2</c:v>
                </c:pt>
                <c:pt idx="19">
                  <c:v>-1.1000000000000001</c:v>
                </c:pt>
                <c:pt idx="20">
                  <c:v>-1</c:v>
                </c:pt>
                <c:pt idx="21">
                  <c:v>-0.9</c:v>
                </c:pt>
                <c:pt idx="22">
                  <c:v>-0.8</c:v>
                </c:pt>
                <c:pt idx="23">
                  <c:v>-0.7</c:v>
                </c:pt>
                <c:pt idx="24">
                  <c:v>-0.6</c:v>
                </c:pt>
                <c:pt idx="25">
                  <c:v>-0.5</c:v>
                </c:pt>
                <c:pt idx="26">
                  <c:v>-0.4</c:v>
                </c:pt>
                <c:pt idx="27">
                  <c:v>-0.3</c:v>
                </c:pt>
                <c:pt idx="28">
                  <c:v>-0.2</c:v>
                </c:pt>
                <c:pt idx="29">
                  <c:v>-0.1</c:v>
                </c:pt>
                <c:pt idx="30">
                  <c:v>0</c:v>
                </c:pt>
              </c:numCache>
            </c:numRef>
          </c:cat>
          <c:val>
            <c:numRef>
              <c:f>X1_EMC!$B$4:$B$34</c:f>
              <c:numCache>
                <c:formatCode>0.000</c:formatCode>
                <c:ptCount val="31"/>
                <c:pt idx="0">
                  <c:v>0.312</c:v>
                </c:pt>
                <c:pt idx="1">
                  <c:v>0.29399999999999998</c:v>
                </c:pt>
                <c:pt idx="2">
                  <c:v>0.27600000000000002</c:v>
                </c:pt>
                <c:pt idx="3">
                  <c:v>0.25800000000000001</c:v>
                </c:pt>
                <c:pt idx="4">
                  <c:v>0.24</c:v>
                </c:pt>
                <c:pt idx="5">
                  <c:v>0.222</c:v>
                </c:pt>
                <c:pt idx="6">
                  <c:v>0.20399999999999999</c:v>
                </c:pt>
                <c:pt idx="7">
                  <c:v>0.187</c:v>
                </c:pt>
                <c:pt idx="8">
                  <c:v>0.16900000000000001</c:v>
                </c:pt>
                <c:pt idx="9">
                  <c:v>0.151</c:v>
                </c:pt>
                <c:pt idx="10">
                  <c:v>0.13300000000000001</c:v>
                </c:pt>
                <c:pt idx="11">
                  <c:v>0.115</c:v>
                </c:pt>
                <c:pt idx="12">
                  <c:v>9.7000000000000003E-2</c:v>
                </c:pt>
                <c:pt idx="13">
                  <c:v>7.9000000000000001E-2</c:v>
                </c:pt>
                <c:pt idx="14">
                  <c:v>6.0999999999999999E-2</c:v>
                </c:pt>
                <c:pt idx="15">
                  <c:v>4.2999999999999997E-2</c:v>
                </c:pt>
                <c:pt idx="16">
                  <c:v>2.5000000000000001E-2</c:v>
                </c:pt>
                <c:pt idx="17">
                  <c:v>7.0000000000000001E-3</c:v>
                </c:pt>
                <c:pt idx="18">
                  <c:v>-1.0999999999999999E-2</c:v>
                </c:pt>
                <c:pt idx="19">
                  <c:v>-2.9000000000000001E-2</c:v>
                </c:pt>
                <c:pt idx="20">
                  <c:v>-4.7E-2</c:v>
                </c:pt>
                <c:pt idx="21">
                  <c:v>-6.5000000000000002E-2</c:v>
                </c:pt>
                <c:pt idx="22">
                  <c:v>-8.3000000000000004E-2</c:v>
                </c:pt>
                <c:pt idx="23">
                  <c:v>-0.10100000000000001</c:v>
                </c:pt>
                <c:pt idx="24">
                  <c:v>-0.11899999999999999</c:v>
                </c:pt>
                <c:pt idx="25">
                  <c:v>-0.13700000000000001</c:v>
                </c:pt>
                <c:pt idx="26">
                  <c:v>-0.155</c:v>
                </c:pt>
                <c:pt idx="27">
                  <c:v>-0.17199999999999999</c:v>
                </c:pt>
                <c:pt idx="28">
                  <c:v>-0.19</c:v>
                </c:pt>
                <c:pt idx="29">
                  <c:v>-0.20799999999999999</c:v>
                </c:pt>
                <c:pt idx="30">
                  <c:v>-0.22600000000000001</c:v>
                </c:pt>
              </c:numCache>
            </c:numRef>
          </c:val>
          <c:smooth val="0"/>
          <c:extLst>
            <c:ext xmlns:c16="http://schemas.microsoft.com/office/drawing/2014/chart" uri="{C3380CC4-5D6E-409C-BE32-E72D297353CC}">
              <c16:uniqueId val="{00000002-E4E8-9445-8AF7-8A1B167ABB5C}"/>
            </c:ext>
          </c:extLst>
        </c:ser>
        <c:dLbls>
          <c:showLegendKey val="0"/>
          <c:showVal val="0"/>
          <c:showCatName val="0"/>
          <c:showSerName val="0"/>
          <c:showPercent val="0"/>
          <c:showBubbleSize val="0"/>
        </c:dLbls>
        <c:hiLowLines>
          <c:spPr>
            <a:ln w="0">
              <a:noFill/>
              <a:prstDash val="solid"/>
            </a:ln>
          </c:spPr>
        </c:hiLowLines>
        <c:marker val="1"/>
        <c:smooth val="0"/>
        <c:axId val="90380877"/>
        <c:axId val="8110893"/>
      </c:lineChart>
      <c:catAx>
        <c:axId val="10"/>
        <c:scaling>
          <c:orientation val="minMax"/>
        </c:scaling>
        <c:delete val="1"/>
        <c:axPos val="b"/>
        <c:numFmt formatCode="General" sourceLinked="0"/>
        <c:majorTickMark val="none"/>
        <c:minorTickMark val="none"/>
        <c:tickLblPos val="nextTo"/>
        <c:crossAx val="100"/>
        <c:crosses val="autoZero"/>
        <c:auto val="1"/>
        <c:lblAlgn val="ctr"/>
        <c:lblOffset val="100"/>
        <c:noMultiLvlLbl val="1"/>
      </c:catAx>
      <c:valAx>
        <c:axId val="100"/>
        <c:scaling>
          <c:orientation val="minMax"/>
        </c:scaling>
        <c:delete val="1"/>
        <c:axPos val="l"/>
        <c:numFmt formatCode="0.000" sourceLinked="1"/>
        <c:majorTickMark val="none"/>
        <c:minorTickMark val="none"/>
        <c:tickLblPos val="nextTo"/>
        <c:crossAx val="10"/>
        <c:crosses val="autoZero"/>
        <c:crossBetween val="between"/>
      </c:valAx>
      <c:catAx>
        <c:axId val="90380877"/>
        <c:scaling>
          <c:orientation val="minMax"/>
        </c:scaling>
        <c:delete val="0"/>
        <c:axPos val="b"/>
        <c:title>
          <c:tx>
            <c:rich>
              <a:bodyPr rot="0"/>
              <a:lstStyle/>
              <a:p>
                <a:pPr>
                  <a:defRPr sz="1000" b="1" strike="noStrike" spc="-1">
                    <a:solidFill>
                      <a:srgbClr val="000000"/>
                    </a:solidFill>
                    <a:latin typeface="Calibri"/>
                  </a:defRPr>
                </a:pPr>
                <a:r>
                  <a:rPr lang="en-US" sz="1000" b="1" i="0" u="none" strike="noStrike" kern="1200" baseline="0">
                    <a:solidFill>
                      <a:sysClr val="windowText" lastClr="000000"/>
                    </a:solidFill>
                    <a:latin typeface="Times New Roman" panose="02020603050405020304" pitchFamily="18" charset="0"/>
                    <a:cs typeface="Times New Roman" panose="02020603050405020304" pitchFamily="18" charset="0"/>
                  </a:rPr>
                  <a:t>Time t (months relative to Month 4)</a:t>
                </a:r>
              </a:p>
            </c:rich>
          </c:tx>
          <c:overlay val="0"/>
          <c:spPr>
            <a:noFill/>
            <a:ln w="0">
              <a:noFill/>
              <a:prstDash val="solid"/>
            </a:ln>
          </c:spPr>
        </c:title>
        <c:numFmt formatCode="0.0" sourceLinked="1"/>
        <c:majorTickMark val="none"/>
        <c:minorTickMark val="none"/>
        <c:tickLblPos val="nextTo"/>
        <c:spPr>
          <a:ln w="9360">
            <a:solidFill>
              <a:srgbClr val="878787"/>
            </a:solidFill>
            <a:prstDash val="solid"/>
            <a:round/>
          </a:ln>
        </c:spPr>
        <c:txPr>
          <a:bodyPr/>
          <a:lstStyle/>
          <a:p>
            <a:pPr>
              <a:defRPr sz="1000" b="0" strike="noStrike" spc="-1">
                <a:solidFill>
                  <a:srgbClr val="000000"/>
                </a:solidFill>
                <a:latin typeface="Calibri"/>
              </a:defRPr>
            </a:pPr>
            <a:endParaRPr lang="en-US"/>
          </a:p>
        </c:txPr>
        <c:crossAx val="8110893"/>
        <c:crosses val="autoZero"/>
        <c:auto val="1"/>
        <c:lblAlgn val="ctr"/>
        <c:lblOffset val="100"/>
        <c:tickLblSkip val="3"/>
        <c:noMultiLvlLbl val="0"/>
      </c:catAx>
      <c:valAx>
        <c:axId val="8110893"/>
        <c:scaling>
          <c:orientation val="minMax"/>
          <c:max val="1.3"/>
          <c:min val="-0.8"/>
        </c:scaling>
        <c:delete val="0"/>
        <c:axPos val="l"/>
        <c:title>
          <c:tx>
            <c:rich>
              <a:bodyPr rot="-5400000"/>
              <a:lstStyle/>
              <a:p>
                <a:pPr>
                  <a:defRPr sz="1000" b="1" strike="noStrike" spc="-1">
                    <a:solidFill>
                      <a:srgbClr val="000000"/>
                    </a:solidFill>
                    <a:latin typeface="Calibri"/>
                  </a:defRPr>
                </a:pPr>
                <a:r>
                  <a:rPr lang="en-US" sz="1000" b="1" i="0" u="none" strike="noStrike" kern="1200" baseline="0">
                    <a:solidFill>
                      <a:sysClr val="windowText" lastClr="000000"/>
                    </a:solidFill>
                    <a:latin typeface="Times New Roman" panose="02020603050405020304" pitchFamily="18" charset="0"/>
                    <a:cs typeface="Times New Roman" panose="02020603050405020304" pitchFamily="18" charset="0"/>
                  </a:rPr>
                  <a:t>Effect of EMC on the error change rate (</a:t>
                </a:r>
                <a:r>
                  <a:rPr lang="en-US" sz="1000" b="1" i="1" u="none" strike="noStrike" kern="1200" baseline="0">
                    <a:solidFill>
                      <a:sysClr val="windowText" lastClr="000000"/>
                    </a:solidFill>
                    <a:latin typeface="Times New Roman" panose="02020603050405020304" pitchFamily="18" charset="0"/>
                    <a:cs typeface="Times New Roman" panose="02020603050405020304" pitchFamily="18" charset="0"/>
                  </a:rPr>
                  <a:t>d</a:t>
                </a:r>
                <a:r>
                  <a:rPr lang="en-US" sz="1000" b="1" i="0" u="none" strike="noStrike" kern="1200" baseline="0">
                    <a:solidFill>
                      <a:sysClr val="windowText" lastClr="000000"/>
                    </a:solidFill>
                    <a:latin typeface="Times New Roman" panose="02020603050405020304" pitchFamily="18" charset="0"/>
                    <a:cs typeface="Times New Roman" panose="02020603050405020304" pitchFamily="18" charset="0"/>
                  </a:rPr>
                  <a:t>Error/</a:t>
                </a:r>
                <a:r>
                  <a:rPr lang="en-US" sz="1000" b="1" i="1" u="none" strike="noStrike" kern="1200" baseline="0">
                    <a:solidFill>
                      <a:sysClr val="windowText" lastClr="000000"/>
                    </a:solidFill>
                    <a:latin typeface="Times New Roman" panose="02020603050405020304" pitchFamily="18" charset="0"/>
                    <a:cs typeface="Times New Roman" panose="02020603050405020304" pitchFamily="18" charset="0"/>
                  </a:rPr>
                  <a:t>d</a:t>
                </a:r>
                <a:r>
                  <a:rPr lang="en-US" sz="1000" b="1" i="0" u="none" strike="noStrike" kern="1200" baseline="0">
                    <a:solidFill>
                      <a:sysClr val="windowText" lastClr="000000"/>
                    </a:solidFill>
                    <a:latin typeface="Times New Roman" panose="02020603050405020304" pitchFamily="18" charset="0"/>
                    <a:cs typeface="Times New Roman" panose="02020603050405020304" pitchFamily="18" charset="0"/>
                  </a:rPr>
                  <a:t>t)</a:t>
                </a:r>
              </a:p>
            </c:rich>
          </c:tx>
          <c:overlay val="0"/>
          <c:spPr>
            <a:noFill/>
            <a:ln w="0">
              <a:noFill/>
              <a:prstDash val="solid"/>
            </a:ln>
          </c:spPr>
        </c:title>
        <c:numFmt formatCode="0.0" sourceLinked="0"/>
        <c:majorTickMark val="none"/>
        <c:minorTickMark val="none"/>
        <c:tickLblPos val="nextTo"/>
        <c:spPr>
          <a:ln w="9360">
            <a:solidFill>
              <a:srgbClr val="878787"/>
            </a:solidFill>
            <a:prstDash val="solid"/>
            <a:round/>
          </a:ln>
        </c:spPr>
        <c:txPr>
          <a:bodyPr/>
          <a:lstStyle/>
          <a:p>
            <a:pPr>
              <a:defRPr sz="1000" b="0" strike="noStrike" spc="-1">
                <a:solidFill>
                  <a:srgbClr val="000000"/>
                </a:solidFill>
                <a:latin typeface="Calibri"/>
              </a:defRPr>
            </a:pPr>
            <a:endParaRPr lang="en-US"/>
          </a:p>
        </c:txPr>
        <c:crossAx val="90380877"/>
        <c:crosses val="autoZero"/>
        <c:crossBetween val="midCat"/>
        <c:majorUnit val="0.30000000000000004"/>
      </c:valAx>
    </c:plotArea>
    <c:plotVisOnly val="1"/>
    <c:dispBlanksAs val="gap"/>
    <c:showDLblsOverMax val="1"/>
  </c:chart>
  <c:spPr>
    <a:solidFill>
      <a:srgbClr val="FFFFFF"/>
    </a:solidFill>
    <a:ln w="9360">
      <a:noFill/>
      <a:prstDash val="solid"/>
      <a:round/>
    </a:ln>
  </c:sp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sz="1000" b="1" i="0" u="none" strike="noStrike" kern="1200" baseline="0">
                <a:solidFill>
                  <a:sysClr val="windowText" lastClr="000000"/>
                </a:solidFill>
                <a:latin typeface="Times New Roman" panose="02020603050405020304" pitchFamily="18" charset="0"/>
                <a:cs typeface="Times New Roman" panose="02020603050405020304" pitchFamily="18" charset="0"/>
              </a:rPr>
              <a:t>3b. Error aversion culture (EAC)</a:t>
            </a:r>
          </a:p>
        </c:rich>
      </c:tx>
      <c:overlay val="1"/>
    </c:title>
    <c:autoTitleDeleted val="0"/>
    <c:plotArea>
      <c:layout>
        <c:manualLayout>
          <c:layoutTarget val="inner"/>
          <c:xMode val="edge"/>
          <c:yMode val="edge"/>
          <c:x val="0.12863399238418979"/>
          <c:y val="4.302468391799795E-2"/>
          <c:w val="0.83036530653343599"/>
          <c:h val="0.85982360129804547"/>
        </c:manualLayout>
      </c:layout>
      <c:areaChart>
        <c:grouping val="stacked"/>
        <c:varyColors val="1"/>
        <c:ser>
          <c:idx val="0"/>
          <c:order val="0"/>
          <c:tx>
            <c:strRef>
              <c:f>X2_EAC!$I$3</c:f>
              <c:strCache>
                <c:ptCount val="1"/>
                <c:pt idx="0">
                  <c:v>LL_band</c:v>
                </c:pt>
              </c:strCache>
            </c:strRef>
          </c:tx>
          <c:spPr>
            <a:noFill/>
            <a:ln w="0">
              <a:noFill/>
              <a:prstDash val="solid"/>
            </a:ln>
          </c:spPr>
          <c:dLbls>
            <c:spPr>
              <a:noFill/>
              <a:ln>
                <a:noFill/>
              </a:ln>
              <a:effectLst/>
            </c:spPr>
            <c:txPr>
              <a:bodyPr/>
              <a:lstStyle/>
              <a:p>
                <a:pPr>
                  <a:defRPr sz="1000" b="0" strike="noStrike" spc="-1">
                    <a:latin typeface="Arial"/>
                  </a:defRPr>
                </a:pPr>
                <a:endParaRPr lang="en-US"/>
              </a:p>
            </c:txP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X2_EAC!$A$4:$A$34</c:f>
              <c:numCache>
                <c:formatCode>0.0</c:formatCode>
                <c:ptCount val="31"/>
                <c:pt idx="0">
                  <c:v>-3</c:v>
                </c:pt>
                <c:pt idx="1">
                  <c:v>-2.9</c:v>
                </c:pt>
                <c:pt idx="2">
                  <c:v>-2.8</c:v>
                </c:pt>
                <c:pt idx="3">
                  <c:v>-2.7</c:v>
                </c:pt>
                <c:pt idx="4">
                  <c:v>-2.6</c:v>
                </c:pt>
                <c:pt idx="5">
                  <c:v>-2.5</c:v>
                </c:pt>
                <c:pt idx="6">
                  <c:v>-2.4</c:v>
                </c:pt>
                <c:pt idx="7">
                  <c:v>-2.2999999999999998</c:v>
                </c:pt>
                <c:pt idx="8">
                  <c:v>-2.2000000000000002</c:v>
                </c:pt>
                <c:pt idx="9">
                  <c:v>-2.1</c:v>
                </c:pt>
                <c:pt idx="10">
                  <c:v>-2</c:v>
                </c:pt>
                <c:pt idx="11">
                  <c:v>-1.9</c:v>
                </c:pt>
                <c:pt idx="12">
                  <c:v>-1.8</c:v>
                </c:pt>
                <c:pt idx="13">
                  <c:v>-1.7</c:v>
                </c:pt>
                <c:pt idx="14">
                  <c:v>-1.6</c:v>
                </c:pt>
                <c:pt idx="15">
                  <c:v>-1.5</c:v>
                </c:pt>
                <c:pt idx="16">
                  <c:v>-1.4</c:v>
                </c:pt>
                <c:pt idx="17">
                  <c:v>-1.3</c:v>
                </c:pt>
                <c:pt idx="18">
                  <c:v>-1.2</c:v>
                </c:pt>
                <c:pt idx="19">
                  <c:v>-1.1000000000000001</c:v>
                </c:pt>
                <c:pt idx="20">
                  <c:v>-1</c:v>
                </c:pt>
                <c:pt idx="21">
                  <c:v>-0.9</c:v>
                </c:pt>
                <c:pt idx="22">
                  <c:v>-0.8</c:v>
                </c:pt>
                <c:pt idx="23">
                  <c:v>-0.7</c:v>
                </c:pt>
                <c:pt idx="24">
                  <c:v>-0.6</c:v>
                </c:pt>
                <c:pt idx="25">
                  <c:v>-0.5</c:v>
                </c:pt>
                <c:pt idx="26">
                  <c:v>-0.4</c:v>
                </c:pt>
                <c:pt idx="27">
                  <c:v>-0.3</c:v>
                </c:pt>
                <c:pt idx="28">
                  <c:v>-0.2</c:v>
                </c:pt>
                <c:pt idx="29">
                  <c:v>-0.1</c:v>
                </c:pt>
                <c:pt idx="30">
                  <c:v>0</c:v>
                </c:pt>
              </c:numCache>
            </c:numRef>
          </c:cat>
          <c:val>
            <c:numRef>
              <c:f>X2_EAC!$I$4:$I$34</c:f>
              <c:numCache>
                <c:formatCode>0.000</c:formatCode>
                <c:ptCount val="31"/>
                <c:pt idx="0">
                  <c:v>-0.40292</c:v>
                </c:pt>
                <c:pt idx="1">
                  <c:v>-0.37512000000000001</c:v>
                </c:pt>
                <c:pt idx="2">
                  <c:v>-0.34831999999999996</c:v>
                </c:pt>
                <c:pt idx="3">
                  <c:v>-0.32151999999999997</c:v>
                </c:pt>
                <c:pt idx="4">
                  <c:v>-0.29371999999999998</c:v>
                </c:pt>
                <c:pt idx="5">
                  <c:v>-0.26691999999999999</c:v>
                </c:pt>
                <c:pt idx="6">
                  <c:v>-0.23912</c:v>
                </c:pt>
                <c:pt idx="7">
                  <c:v>-0.21232000000000001</c:v>
                </c:pt>
                <c:pt idx="8">
                  <c:v>-0.18552000000000002</c:v>
                </c:pt>
                <c:pt idx="9">
                  <c:v>-0.15967999999999999</c:v>
                </c:pt>
                <c:pt idx="10">
                  <c:v>-0.13288</c:v>
                </c:pt>
                <c:pt idx="11">
                  <c:v>-0.10704</c:v>
                </c:pt>
                <c:pt idx="12">
                  <c:v>-8.2199999999999995E-2</c:v>
                </c:pt>
                <c:pt idx="13">
                  <c:v>-5.7360000000000001E-2</c:v>
                </c:pt>
                <c:pt idx="14">
                  <c:v>-3.3479999999999989E-2</c:v>
                </c:pt>
                <c:pt idx="15">
                  <c:v>-1.0600000000000005E-2</c:v>
                </c:pt>
                <c:pt idx="16">
                  <c:v>1.1319999999999997E-2</c:v>
                </c:pt>
                <c:pt idx="17">
                  <c:v>3.0280000000000001E-2</c:v>
                </c:pt>
                <c:pt idx="18">
                  <c:v>4.9239999999999999E-2</c:v>
                </c:pt>
                <c:pt idx="19">
                  <c:v>6.5280000000000005E-2</c:v>
                </c:pt>
                <c:pt idx="20">
                  <c:v>8.0319999999999989E-2</c:v>
                </c:pt>
                <c:pt idx="21">
                  <c:v>9.4399999999999998E-2</c:v>
                </c:pt>
                <c:pt idx="22">
                  <c:v>0.10552</c:v>
                </c:pt>
                <c:pt idx="23">
                  <c:v>0.11664000000000001</c:v>
                </c:pt>
                <c:pt idx="24">
                  <c:v>0.1268</c:v>
                </c:pt>
                <c:pt idx="25">
                  <c:v>0.13596000000000003</c:v>
                </c:pt>
                <c:pt idx="26">
                  <c:v>0.14416000000000001</c:v>
                </c:pt>
                <c:pt idx="27">
                  <c:v>0.15332000000000001</c:v>
                </c:pt>
                <c:pt idx="28">
                  <c:v>0.16052</c:v>
                </c:pt>
                <c:pt idx="29">
                  <c:v>0.17068</c:v>
                </c:pt>
                <c:pt idx="30">
                  <c:v>0.17788000000000001</c:v>
                </c:pt>
              </c:numCache>
            </c:numRef>
          </c:val>
          <c:extLst>
            <c:ext xmlns:c16="http://schemas.microsoft.com/office/drawing/2014/chart" uri="{C3380CC4-5D6E-409C-BE32-E72D297353CC}">
              <c16:uniqueId val="{00000000-BD55-7249-946F-51AF3E20F71F}"/>
            </c:ext>
          </c:extLst>
        </c:ser>
        <c:ser>
          <c:idx val="1"/>
          <c:order val="1"/>
          <c:tx>
            <c:strRef>
              <c:f>X2_EAC!$J$3</c:f>
              <c:strCache>
                <c:ptCount val="1"/>
                <c:pt idx="0">
                  <c:v>Width</c:v>
                </c:pt>
              </c:strCache>
            </c:strRef>
          </c:tx>
          <c:spPr>
            <a:solidFill>
              <a:srgbClr val="C9C9C9"/>
            </a:solidFill>
            <a:ln w="0">
              <a:solidFill>
                <a:srgbClr val="B7B7B7"/>
              </a:solidFill>
              <a:prstDash val="solid"/>
            </a:ln>
          </c:spPr>
          <c:dLbls>
            <c:spPr>
              <a:noFill/>
              <a:ln>
                <a:noFill/>
              </a:ln>
              <a:effectLst/>
            </c:spPr>
            <c:txPr>
              <a:bodyPr/>
              <a:lstStyle/>
              <a:p>
                <a:pPr>
                  <a:defRPr sz="1000" b="0" strike="noStrike" spc="-1">
                    <a:latin typeface="Arial"/>
                  </a:defRPr>
                </a:pPr>
                <a:endParaRPr lang="en-US"/>
              </a:p>
            </c:txP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X2_EAC!$A$4:$A$34</c:f>
              <c:numCache>
                <c:formatCode>0.0</c:formatCode>
                <c:ptCount val="31"/>
                <c:pt idx="0">
                  <c:v>-3</c:v>
                </c:pt>
                <c:pt idx="1">
                  <c:v>-2.9</c:v>
                </c:pt>
                <c:pt idx="2">
                  <c:v>-2.8</c:v>
                </c:pt>
                <c:pt idx="3">
                  <c:v>-2.7</c:v>
                </c:pt>
                <c:pt idx="4">
                  <c:v>-2.6</c:v>
                </c:pt>
                <c:pt idx="5">
                  <c:v>-2.5</c:v>
                </c:pt>
                <c:pt idx="6">
                  <c:v>-2.4</c:v>
                </c:pt>
                <c:pt idx="7">
                  <c:v>-2.2999999999999998</c:v>
                </c:pt>
                <c:pt idx="8">
                  <c:v>-2.2000000000000002</c:v>
                </c:pt>
                <c:pt idx="9">
                  <c:v>-2.1</c:v>
                </c:pt>
                <c:pt idx="10">
                  <c:v>-2</c:v>
                </c:pt>
                <c:pt idx="11">
                  <c:v>-1.9</c:v>
                </c:pt>
                <c:pt idx="12">
                  <c:v>-1.8</c:v>
                </c:pt>
                <c:pt idx="13">
                  <c:v>-1.7</c:v>
                </c:pt>
                <c:pt idx="14">
                  <c:v>-1.6</c:v>
                </c:pt>
                <c:pt idx="15">
                  <c:v>-1.5</c:v>
                </c:pt>
                <c:pt idx="16">
                  <c:v>-1.4</c:v>
                </c:pt>
                <c:pt idx="17">
                  <c:v>-1.3</c:v>
                </c:pt>
                <c:pt idx="18">
                  <c:v>-1.2</c:v>
                </c:pt>
                <c:pt idx="19">
                  <c:v>-1.1000000000000001</c:v>
                </c:pt>
                <c:pt idx="20">
                  <c:v>-1</c:v>
                </c:pt>
                <c:pt idx="21">
                  <c:v>-0.9</c:v>
                </c:pt>
                <c:pt idx="22">
                  <c:v>-0.8</c:v>
                </c:pt>
                <c:pt idx="23">
                  <c:v>-0.7</c:v>
                </c:pt>
                <c:pt idx="24">
                  <c:v>-0.6</c:v>
                </c:pt>
                <c:pt idx="25">
                  <c:v>-0.5</c:v>
                </c:pt>
                <c:pt idx="26">
                  <c:v>-0.4</c:v>
                </c:pt>
                <c:pt idx="27">
                  <c:v>-0.3</c:v>
                </c:pt>
                <c:pt idx="28">
                  <c:v>-0.2</c:v>
                </c:pt>
                <c:pt idx="29">
                  <c:v>-0.1</c:v>
                </c:pt>
                <c:pt idx="30">
                  <c:v>0</c:v>
                </c:pt>
              </c:numCache>
            </c:numRef>
          </c:cat>
          <c:val>
            <c:numRef>
              <c:f>X2_EAC!$J$4:$J$34</c:f>
              <c:numCache>
                <c:formatCode>0.000</c:formatCode>
                <c:ptCount val="31"/>
                <c:pt idx="0">
                  <c:v>0.39983999999999997</c:v>
                </c:pt>
                <c:pt idx="1">
                  <c:v>0.38024000000000002</c:v>
                </c:pt>
                <c:pt idx="2">
                  <c:v>0.36063999999999996</c:v>
                </c:pt>
                <c:pt idx="3">
                  <c:v>0.34103999999999995</c:v>
                </c:pt>
                <c:pt idx="4">
                  <c:v>0.32144</c:v>
                </c:pt>
                <c:pt idx="5">
                  <c:v>0.30184</c:v>
                </c:pt>
                <c:pt idx="6">
                  <c:v>0.28223999999999999</c:v>
                </c:pt>
                <c:pt idx="7">
                  <c:v>0.26263999999999998</c:v>
                </c:pt>
                <c:pt idx="8">
                  <c:v>0.24304000000000001</c:v>
                </c:pt>
                <c:pt idx="9">
                  <c:v>0.22736000000000001</c:v>
                </c:pt>
                <c:pt idx="10">
                  <c:v>0.20776</c:v>
                </c:pt>
                <c:pt idx="11">
                  <c:v>0.19208</c:v>
                </c:pt>
                <c:pt idx="12">
                  <c:v>0.1764</c:v>
                </c:pt>
                <c:pt idx="13">
                  <c:v>0.16072</c:v>
                </c:pt>
                <c:pt idx="14">
                  <c:v>0.14895999999999998</c:v>
                </c:pt>
                <c:pt idx="15">
                  <c:v>0.13720000000000002</c:v>
                </c:pt>
                <c:pt idx="16">
                  <c:v>0.12936</c:v>
                </c:pt>
                <c:pt idx="17">
                  <c:v>0.12544</c:v>
                </c:pt>
                <c:pt idx="18">
                  <c:v>0.12152</c:v>
                </c:pt>
                <c:pt idx="19">
                  <c:v>0.12544</c:v>
                </c:pt>
                <c:pt idx="20">
                  <c:v>0.12936</c:v>
                </c:pt>
                <c:pt idx="21">
                  <c:v>0.13720000000000002</c:v>
                </c:pt>
                <c:pt idx="22">
                  <c:v>0.14895999999999998</c:v>
                </c:pt>
                <c:pt idx="23">
                  <c:v>0.16072</c:v>
                </c:pt>
                <c:pt idx="24">
                  <c:v>0.1764</c:v>
                </c:pt>
                <c:pt idx="25">
                  <c:v>0.19208</c:v>
                </c:pt>
                <c:pt idx="26">
                  <c:v>0.21168000000000001</c:v>
                </c:pt>
                <c:pt idx="27">
                  <c:v>0.22736000000000001</c:v>
                </c:pt>
                <c:pt idx="28">
                  <c:v>0.24695999999999999</c:v>
                </c:pt>
                <c:pt idx="29">
                  <c:v>0.26263999999999998</c:v>
                </c:pt>
                <c:pt idx="30">
                  <c:v>0.28223999999999999</c:v>
                </c:pt>
              </c:numCache>
            </c:numRef>
          </c:val>
          <c:extLst>
            <c:ext xmlns:c16="http://schemas.microsoft.com/office/drawing/2014/chart" uri="{C3380CC4-5D6E-409C-BE32-E72D297353CC}">
              <c16:uniqueId val="{00000001-BD55-7249-946F-51AF3E20F71F}"/>
            </c:ext>
          </c:extLst>
        </c:ser>
        <c:dLbls>
          <c:showLegendKey val="0"/>
          <c:showVal val="0"/>
          <c:showCatName val="0"/>
          <c:showSerName val="0"/>
          <c:showPercent val="0"/>
          <c:showBubbleSize val="0"/>
        </c:dLbls>
        <c:axId val="10"/>
        <c:axId val="100"/>
      </c:areaChart>
      <c:lineChart>
        <c:grouping val="stacked"/>
        <c:varyColors val="0"/>
        <c:ser>
          <c:idx val="2"/>
          <c:order val="2"/>
          <c:tx>
            <c:strRef>
              <c:f>X2_EAC!$B$3</c:f>
              <c:strCache>
                <c:ptCount val="1"/>
                <c:pt idx="0">
                  <c:v>Estimate</c:v>
                </c:pt>
              </c:strCache>
            </c:strRef>
          </c:tx>
          <c:spPr>
            <a:ln w="21960">
              <a:solidFill>
                <a:srgbClr val="000000"/>
              </a:solidFill>
              <a:prstDash val="solid"/>
              <a:round/>
            </a:ln>
          </c:spPr>
          <c:marker>
            <c:symbol val="square"/>
            <c:size val="6"/>
            <c:spPr>
              <a:solidFill>
                <a:srgbClr val="FFFFFF"/>
              </a:solidFill>
              <a:ln>
                <a:solidFill>
                  <a:srgbClr val="000000"/>
                </a:solidFill>
                <a:prstDash val="solid"/>
              </a:ln>
            </c:spPr>
          </c:marker>
          <c:dLbls>
            <c:spPr>
              <a:noFill/>
              <a:ln>
                <a:noFill/>
              </a:ln>
              <a:effectLst/>
            </c:spPr>
            <c:txPr>
              <a:bodyPr/>
              <a:lstStyle/>
              <a:p>
                <a:pPr>
                  <a:defRPr sz="1000" b="0" strike="noStrike" spc="-1">
                    <a:latin typeface="Arial"/>
                  </a:defRPr>
                </a:pPr>
                <a:endParaRPr lang="en-US"/>
              </a:p>
            </c:txP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X2_EAC!$A$4:$A$34</c:f>
              <c:numCache>
                <c:formatCode>0.0</c:formatCode>
                <c:ptCount val="31"/>
                <c:pt idx="0">
                  <c:v>-3</c:v>
                </c:pt>
                <c:pt idx="1">
                  <c:v>-2.9</c:v>
                </c:pt>
                <c:pt idx="2">
                  <c:v>-2.8</c:v>
                </c:pt>
                <c:pt idx="3">
                  <c:v>-2.7</c:v>
                </c:pt>
                <c:pt idx="4">
                  <c:v>-2.6</c:v>
                </c:pt>
                <c:pt idx="5">
                  <c:v>-2.5</c:v>
                </c:pt>
                <c:pt idx="6">
                  <c:v>-2.4</c:v>
                </c:pt>
                <c:pt idx="7">
                  <c:v>-2.2999999999999998</c:v>
                </c:pt>
                <c:pt idx="8">
                  <c:v>-2.2000000000000002</c:v>
                </c:pt>
                <c:pt idx="9">
                  <c:v>-2.1</c:v>
                </c:pt>
                <c:pt idx="10">
                  <c:v>-2</c:v>
                </c:pt>
                <c:pt idx="11">
                  <c:v>-1.9</c:v>
                </c:pt>
                <c:pt idx="12">
                  <c:v>-1.8</c:v>
                </c:pt>
                <c:pt idx="13">
                  <c:v>-1.7</c:v>
                </c:pt>
                <c:pt idx="14">
                  <c:v>-1.6</c:v>
                </c:pt>
                <c:pt idx="15">
                  <c:v>-1.5</c:v>
                </c:pt>
                <c:pt idx="16">
                  <c:v>-1.4</c:v>
                </c:pt>
                <c:pt idx="17">
                  <c:v>-1.3</c:v>
                </c:pt>
                <c:pt idx="18">
                  <c:v>-1.2</c:v>
                </c:pt>
                <c:pt idx="19">
                  <c:v>-1.1000000000000001</c:v>
                </c:pt>
                <c:pt idx="20">
                  <c:v>-1</c:v>
                </c:pt>
                <c:pt idx="21">
                  <c:v>-0.9</c:v>
                </c:pt>
                <c:pt idx="22">
                  <c:v>-0.8</c:v>
                </c:pt>
                <c:pt idx="23">
                  <c:v>-0.7</c:v>
                </c:pt>
                <c:pt idx="24">
                  <c:v>-0.6</c:v>
                </c:pt>
                <c:pt idx="25">
                  <c:v>-0.5</c:v>
                </c:pt>
                <c:pt idx="26">
                  <c:v>-0.4</c:v>
                </c:pt>
                <c:pt idx="27">
                  <c:v>-0.3</c:v>
                </c:pt>
                <c:pt idx="28">
                  <c:v>-0.2</c:v>
                </c:pt>
                <c:pt idx="29">
                  <c:v>-0.1</c:v>
                </c:pt>
                <c:pt idx="30">
                  <c:v>0</c:v>
                </c:pt>
              </c:numCache>
            </c:numRef>
          </c:cat>
          <c:val>
            <c:numRef>
              <c:f>X2_EAC!$B$4:$B$34</c:f>
              <c:numCache>
                <c:formatCode>0.000</c:formatCode>
                <c:ptCount val="31"/>
                <c:pt idx="0">
                  <c:v>-0.20300000000000001</c:v>
                </c:pt>
                <c:pt idx="1">
                  <c:v>-0.185</c:v>
                </c:pt>
                <c:pt idx="2">
                  <c:v>-0.16800000000000001</c:v>
                </c:pt>
                <c:pt idx="3">
                  <c:v>-0.151</c:v>
                </c:pt>
                <c:pt idx="4">
                  <c:v>-0.13300000000000001</c:v>
                </c:pt>
                <c:pt idx="5">
                  <c:v>-0.11600000000000001</c:v>
                </c:pt>
                <c:pt idx="6">
                  <c:v>-9.8000000000000004E-2</c:v>
                </c:pt>
                <c:pt idx="7">
                  <c:v>-8.1000000000000003E-2</c:v>
                </c:pt>
                <c:pt idx="8">
                  <c:v>-6.4000000000000001E-2</c:v>
                </c:pt>
                <c:pt idx="9">
                  <c:v>-4.5999999999999999E-2</c:v>
                </c:pt>
                <c:pt idx="10">
                  <c:v>-2.9000000000000001E-2</c:v>
                </c:pt>
                <c:pt idx="11">
                  <c:v>-1.0999999999999999E-2</c:v>
                </c:pt>
                <c:pt idx="12">
                  <c:v>6.0000000000000001E-3</c:v>
                </c:pt>
                <c:pt idx="13">
                  <c:v>2.3E-2</c:v>
                </c:pt>
                <c:pt idx="14">
                  <c:v>4.1000000000000002E-2</c:v>
                </c:pt>
                <c:pt idx="15">
                  <c:v>5.8000000000000003E-2</c:v>
                </c:pt>
                <c:pt idx="16">
                  <c:v>7.5999999999999998E-2</c:v>
                </c:pt>
                <c:pt idx="17">
                  <c:v>9.2999999999999999E-2</c:v>
                </c:pt>
                <c:pt idx="18">
                  <c:v>0.11</c:v>
                </c:pt>
                <c:pt idx="19">
                  <c:v>0.128</c:v>
                </c:pt>
                <c:pt idx="20">
                  <c:v>0.14499999999999999</c:v>
                </c:pt>
                <c:pt idx="21">
                  <c:v>0.16300000000000001</c:v>
                </c:pt>
                <c:pt idx="22">
                  <c:v>0.18</c:v>
                </c:pt>
                <c:pt idx="23">
                  <c:v>0.19700000000000001</c:v>
                </c:pt>
                <c:pt idx="24">
                  <c:v>0.215</c:v>
                </c:pt>
                <c:pt idx="25">
                  <c:v>0.23200000000000001</c:v>
                </c:pt>
                <c:pt idx="26">
                  <c:v>0.25</c:v>
                </c:pt>
                <c:pt idx="27">
                  <c:v>0.26700000000000002</c:v>
                </c:pt>
                <c:pt idx="28">
                  <c:v>0.28399999999999997</c:v>
                </c:pt>
                <c:pt idx="29">
                  <c:v>0.30199999999999999</c:v>
                </c:pt>
                <c:pt idx="30">
                  <c:v>0.31900000000000001</c:v>
                </c:pt>
              </c:numCache>
            </c:numRef>
          </c:val>
          <c:smooth val="0"/>
          <c:extLst>
            <c:ext xmlns:c16="http://schemas.microsoft.com/office/drawing/2014/chart" uri="{C3380CC4-5D6E-409C-BE32-E72D297353CC}">
              <c16:uniqueId val="{00000002-BD55-7249-946F-51AF3E20F71F}"/>
            </c:ext>
          </c:extLst>
        </c:ser>
        <c:dLbls>
          <c:showLegendKey val="0"/>
          <c:showVal val="0"/>
          <c:showCatName val="0"/>
          <c:showSerName val="0"/>
          <c:showPercent val="0"/>
          <c:showBubbleSize val="0"/>
        </c:dLbls>
        <c:hiLowLines>
          <c:spPr>
            <a:ln w="0">
              <a:noFill/>
              <a:prstDash val="solid"/>
            </a:ln>
          </c:spPr>
        </c:hiLowLines>
        <c:marker val="1"/>
        <c:smooth val="0"/>
        <c:axId val="72518304"/>
        <c:axId val="20557056"/>
      </c:lineChart>
      <c:catAx>
        <c:axId val="10"/>
        <c:scaling>
          <c:orientation val="minMax"/>
        </c:scaling>
        <c:delete val="1"/>
        <c:axPos val="b"/>
        <c:numFmt formatCode="General" sourceLinked="0"/>
        <c:majorTickMark val="none"/>
        <c:minorTickMark val="none"/>
        <c:tickLblPos val="nextTo"/>
        <c:crossAx val="100"/>
        <c:crosses val="autoZero"/>
        <c:auto val="1"/>
        <c:lblAlgn val="ctr"/>
        <c:lblOffset val="100"/>
        <c:noMultiLvlLbl val="1"/>
      </c:catAx>
      <c:valAx>
        <c:axId val="100"/>
        <c:scaling>
          <c:orientation val="minMax"/>
        </c:scaling>
        <c:delete val="1"/>
        <c:axPos val="l"/>
        <c:numFmt formatCode="0.000" sourceLinked="1"/>
        <c:majorTickMark val="none"/>
        <c:minorTickMark val="none"/>
        <c:tickLblPos val="nextTo"/>
        <c:crossAx val="10"/>
        <c:crosses val="autoZero"/>
        <c:crossBetween val="between"/>
      </c:valAx>
      <c:catAx>
        <c:axId val="72518304"/>
        <c:scaling>
          <c:orientation val="minMax"/>
        </c:scaling>
        <c:delete val="0"/>
        <c:axPos val="b"/>
        <c:title>
          <c:tx>
            <c:rich>
              <a:bodyPr rot="0"/>
              <a:lstStyle/>
              <a:p>
                <a:pPr>
                  <a:defRPr sz="1000" b="1" strike="noStrike" spc="-1">
                    <a:solidFill>
                      <a:srgbClr val="000000"/>
                    </a:solidFill>
                    <a:latin typeface="Times New Roman" panose="02020603050405020304" pitchFamily="18" charset="0"/>
                    <a:cs typeface="Times New Roman" panose="02020603050405020304" pitchFamily="18" charset="0"/>
                  </a:defRPr>
                </a:pPr>
                <a:r>
                  <a:rPr lang="en-US" sz="1000" b="1" strike="noStrike" spc="-1">
                    <a:solidFill>
                      <a:srgbClr val="000000"/>
                    </a:solidFill>
                    <a:latin typeface="Times New Roman" panose="02020603050405020304" pitchFamily="18" charset="0"/>
                    <a:cs typeface="Times New Roman" panose="02020603050405020304" pitchFamily="18" charset="0"/>
                  </a:rPr>
                  <a:t>Time t (months relative to Month</a:t>
                </a:r>
                <a:r>
                  <a:rPr lang="en-US" sz="1000" b="1" strike="noStrike" spc="-1" baseline="0">
                    <a:solidFill>
                      <a:srgbClr val="000000"/>
                    </a:solidFill>
                    <a:latin typeface="Times New Roman" panose="02020603050405020304" pitchFamily="18" charset="0"/>
                    <a:cs typeface="Times New Roman" panose="02020603050405020304" pitchFamily="18" charset="0"/>
                  </a:rPr>
                  <a:t> </a:t>
                </a:r>
                <a:r>
                  <a:rPr lang="en-US" sz="1000" b="1" strike="noStrike" spc="-1">
                    <a:solidFill>
                      <a:srgbClr val="000000"/>
                    </a:solidFill>
                    <a:latin typeface="Times New Roman" panose="02020603050405020304" pitchFamily="18" charset="0"/>
                    <a:cs typeface="Times New Roman" panose="02020603050405020304" pitchFamily="18" charset="0"/>
                  </a:rPr>
                  <a:t>4)</a:t>
                </a:r>
              </a:p>
            </c:rich>
          </c:tx>
          <c:overlay val="0"/>
          <c:spPr>
            <a:noFill/>
            <a:ln w="0">
              <a:noFill/>
              <a:prstDash val="solid"/>
            </a:ln>
          </c:spPr>
        </c:title>
        <c:numFmt formatCode="0.0" sourceLinked="1"/>
        <c:majorTickMark val="none"/>
        <c:minorTickMark val="none"/>
        <c:tickLblPos val="nextTo"/>
        <c:spPr>
          <a:ln w="9360">
            <a:solidFill>
              <a:srgbClr val="878787"/>
            </a:solidFill>
            <a:prstDash val="solid"/>
            <a:round/>
          </a:ln>
        </c:spPr>
        <c:txPr>
          <a:bodyPr/>
          <a:lstStyle/>
          <a:p>
            <a:pPr>
              <a:defRPr sz="1000" b="0" strike="noStrike" spc="-1">
                <a:solidFill>
                  <a:srgbClr val="000000"/>
                </a:solidFill>
                <a:latin typeface="Calibri"/>
              </a:defRPr>
            </a:pPr>
            <a:endParaRPr lang="en-US"/>
          </a:p>
        </c:txPr>
        <c:crossAx val="20557056"/>
        <c:crosses val="autoZero"/>
        <c:auto val="1"/>
        <c:lblAlgn val="ctr"/>
        <c:lblOffset val="100"/>
        <c:tickLblSkip val="3"/>
        <c:noMultiLvlLbl val="0"/>
      </c:catAx>
      <c:valAx>
        <c:axId val="20557056"/>
        <c:scaling>
          <c:orientation val="minMax"/>
          <c:max val="1.3"/>
          <c:min val="-0.8"/>
        </c:scaling>
        <c:delete val="0"/>
        <c:axPos val="l"/>
        <c:title>
          <c:tx>
            <c:rich>
              <a:bodyPr rot="-5400000"/>
              <a:lstStyle/>
              <a:p>
                <a:pPr>
                  <a:defRPr sz="1000" b="1" strike="noStrike" spc="-1">
                    <a:solidFill>
                      <a:srgbClr val="000000"/>
                    </a:solidFill>
                    <a:latin typeface="Calibri"/>
                  </a:defRPr>
                </a:pPr>
                <a:r>
                  <a:rPr lang="en-US" sz="1000" b="1" i="0" u="none" strike="noStrike" kern="1200" spc="-1" baseline="0">
                    <a:solidFill>
                      <a:sysClr val="windowText" lastClr="000000"/>
                    </a:solidFill>
                    <a:latin typeface="Times New Roman" panose="02020603050405020304" pitchFamily="18" charset="0"/>
                    <a:cs typeface="Times New Roman" panose="02020603050405020304" pitchFamily="18" charset="0"/>
                  </a:rPr>
                  <a:t>Effect of EAC on the error change rate (</a:t>
                </a:r>
                <a:r>
                  <a:rPr lang="en-US" sz="1000" b="1" i="1" u="none" strike="noStrike" kern="1200" spc="-1" baseline="0">
                    <a:solidFill>
                      <a:sysClr val="windowText" lastClr="000000"/>
                    </a:solidFill>
                    <a:latin typeface="Times New Roman" panose="02020603050405020304" pitchFamily="18" charset="0"/>
                    <a:cs typeface="Times New Roman" panose="02020603050405020304" pitchFamily="18" charset="0"/>
                  </a:rPr>
                  <a:t>d</a:t>
                </a:r>
                <a:r>
                  <a:rPr lang="en-US" sz="1000" b="1" i="0" u="none" strike="noStrike" kern="1200" spc="-1" baseline="0">
                    <a:solidFill>
                      <a:sysClr val="windowText" lastClr="000000"/>
                    </a:solidFill>
                    <a:latin typeface="Times New Roman" panose="02020603050405020304" pitchFamily="18" charset="0"/>
                    <a:cs typeface="Times New Roman" panose="02020603050405020304" pitchFamily="18" charset="0"/>
                  </a:rPr>
                  <a:t>Error/</a:t>
                </a:r>
                <a:r>
                  <a:rPr lang="en-US" sz="1000" b="1" i="1" u="none" strike="noStrike" kern="1200" spc="-1" baseline="0">
                    <a:solidFill>
                      <a:sysClr val="windowText" lastClr="000000"/>
                    </a:solidFill>
                    <a:latin typeface="Times New Roman" panose="02020603050405020304" pitchFamily="18" charset="0"/>
                    <a:cs typeface="Times New Roman" panose="02020603050405020304" pitchFamily="18" charset="0"/>
                  </a:rPr>
                  <a:t>d</a:t>
                </a:r>
                <a:r>
                  <a:rPr lang="en-US" sz="1000" b="1" i="0" u="none" strike="noStrike" kern="1200" spc="-1" baseline="0">
                    <a:solidFill>
                      <a:sysClr val="windowText" lastClr="000000"/>
                    </a:solidFill>
                    <a:latin typeface="Times New Roman" panose="02020603050405020304" pitchFamily="18" charset="0"/>
                    <a:cs typeface="Times New Roman" panose="02020603050405020304" pitchFamily="18" charset="0"/>
                  </a:rPr>
                  <a:t>t)</a:t>
                </a:r>
              </a:p>
            </c:rich>
          </c:tx>
          <c:overlay val="0"/>
          <c:spPr>
            <a:noFill/>
            <a:ln w="0">
              <a:noFill/>
              <a:prstDash val="solid"/>
            </a:ln>
          </c:spPr>
        </c:title>
        <c:numFmt formatCode="0.0" sourceLinked="0"/>
        <c:majorTickMark val="none"/>
        <c:minorTickMark val="none"/>
        <c:tickLblPos val="nextTo"/>
        <c:spPr>
          <a:ln w="9360">
            <a:solidFill>
              <a:srgbClr val="878787"/>
            </a:solidFill>
            <a:prstDash val="solid"/>
            <a:round/>
          </a:ln>
        </c:spPr>
        <c:txPr>
          <a:bodyPr/>
          <a:lstStyle/>
          <a:p>
            <a:pPr>
              <a:defRPr sz="1000" b="0" strike="noStrike" spc="-1">
                <a:solidFill>
                  <a:srgbClr val="000000"/>
                </a:solidFill>
                <a:latin typeface="Calibri"/>
              </a:defRPr>
            </a:pPr>
            <a:endParaRPr lang="en-US"/>
          </a:p>
        </c:txPr>
        <c:crossAx val="72518304"/>
        <c:crosses val="autoZero"/>
        <c:crossBetween val="midCat"/>
        <c:majorUnit val="0.30000000000000004"/>
      </c:valAx>
    </c:plotArea>
    <c:plotVisOnly val="1"/>
    <c:dispBlanksAs val="gap"/>
    <c:showDLblsOverMax val="1"/>
  </c:chart>
  <c:spPr>
    <a:solidFill>
      <a:srgbClr val="FFFFFF"/>
    </a:solidFill>
    <a:ln w="9360">
      <a:noFill/>
      <a:prstDash val="solid"/>
      <a:round/>
    </a:ln>
  </c:sp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000"/>
            </a:pPr>
            <a:r>
              <a:rPr lang="en-US" sz="1000"/>
              <a:t>Lower External Locus of Control (M - 1SD)</a:t>
            </a:r>
          </a:p>
        </c:rich>
      </c:tx>
      <c:layout>
        <c:manualLayout>
          <c:xMode val="edge"/>
          <c:yMode val="edge"/>
          <c:x val="0.35672711188259792"/>
          <c:y val="5.0505050505050504E-2"/>
        </c:manualLayout>
      </c:layout>
      <c:overlay val="1"/>
    </c:title>
    <c:autoTitleDeleted val="0"/>
    <c:plotArea>
      <c:layout>
        <c:manualLayout>
          <c:layoutTarget val="inner"/>
          <c:xMode val="edge"/>
          <c:yMode val="edge"/>
          <c:x val="0.12151118892871746"/>
          <c:y val="4.3117283950617286E-2"/>
          <c:w val="0.86644692669230294"/>
          <c:h val="0.8628086419753086"/>
        </c:manualLayout>
      </c:layout>
      <c:areaChart>
        <c:grouping val="stacked"/>
        <c:varyColors val="1"/>
        <c:ser>
          <c:idx val="0"/>
          <c:order val="0"/>
          <c:tx>
            <c:strRef>
              <c:f>X1_EMC_byLOC!$L$3</c:f>
              <c:strCache>
                <c:ptCount val="1"/>
                <c:pt idx="0">
                  <c:v>LL_band_Low</c:v>
                </c:pt>
              </c:strCache>
            </c:strRef>
          </c:tx>
          <c:spPr>
            <a:noFill/>
            <a:ln>
              <a:noFill/>
              <a:prstDash val="solid"/>
            </a:ln>
          </c:spPr>
          <c:cat>
            <c:numRef>
              <c:f>X1_EMC_byLOC!$A$4:$A$34</c:f>
              <c:numCache>
                <c:formatCode>0.0</c:formatCode>
                <c:ptCount val="31"/>
                <c:pt idx="0">
                  <c:v>-3</c:v>
                </c:pt>
                <c:pt idx="1">
                  <c:v>-2.9</c:v>
                </c:pt>
                <c:pt idx="2">
                  <c:v>-2.8</c:v>
                </c:pt>
                <c:pt idx="3">
                  <c:v>-2.7</c:v>
                </c:pt>
                <c:pt idx="4">
                  <c:v>-2.6</c:v>
                </c:pt>
                <c:pt idx="5">
                  <c:v>-2.5</c:v>
                </c:pt>
                <c:pt idx="6">
                  <c:v>-2.4</c:v>
                </c:pt>
                <c:pt idx="7">
                  <c:v>-2.2999999999999998</c:v>
                </c:pt>
                <c:pt idx="8">
                  <c:v>-2.2000000000000002</c:v>
                </c:pt>
                <c:pt idx="9">
                  <c:v>-2.1</c:v>
                </c:pt>
                <c:pt idx="10">
                  <c:v>-2</c:v>
                </c:pt>
                <c:pt idx="11">
                  <c:v>-1.9</c:v>
                </c:pt>
                <c:pt idx="12">
                  <c:v>-1.8</c:v>
                </c:pt>
                <c:pt idx="13">
                  <c:v>-1.7</c:v>
                </c:pt>
                <c:pt idx="14">
                  <c:v>-1.6</c:v>
                </c:pt>
                <c:pt idx="15">
                  <c:v>-1.5</c:v>
                </c:pt>
                <c:pt idx="16">
                  <c:v>-1.4</c:v>
                </c:pt>
                <c:pt idx="17">
                  <c:v>-1.3</c:v>
                </c:pt>
                <c:pt idx="18">
                  <c:v>-1.2</c:v>
                </c:pt>
                <c:pt idx="19">
                  <c:v>-1.1000000000000001</c:v>
                </c:pt>
                <c:pt idx="20">
                  <c:v>-1</c:v>
                </c:pt>
                <c:pt idx="21">
                  <c:v>-0.9</c:v>
                </c:pt>
                <c:pt idx="22">
                  <c:v>-0.8</c:v>
                </c:pt>
                <c:pt idx="23">
                  <c:v>-0.7</c:v>
                </c:pt>
                <c:pt idx="24">
                  <c:v>-0.6</c:v>
                </c:pt>
                <c:pt idx="25">
                  <c:v>-0.5</c:v>
                </c:pt>
                <c:pt idx="26">
                  <c:v>-0.4</c:v>
                </c:pt>
                <c:pt idx="27">
                  <c:v>-0.3</c:v>
                </c:pt>
                <c:pt idx="28">
                  <c:v>-0.2</c:v>
                </c:pt>
                <c:pt idx="29">
                  <c:v>-0.1</c:v>
                </c:pt>
                <c:pt idx="30">
                  <c:v>0</c:v>
                </c:pt>
              </c:numCache>
            </c:numRef>
          </c:cat>
          <c:val>
            <c:numRef>
              <c:f>X1_EMC_byLOC!$L$4:$L$34</c:f>
              <c:numCache>
                <c:formatCode>0.000</c:formatCode>
                <c:ptCount val="31"/>
                <c:pt idx="0">
                  <c:v>0.29816000000000004</c:v>
                </c:pt>
                <c:pt idx="1">
                  <c:v>0.27979999999999999</c:v>
                </c:pt>
                <c:pt idx="2">
                  <c:v>0.26143999999999995</c:v>
                </c:pt>
                <c:pt idx="3">
                  <c:v>0.24308000000000007</c:v>
                </c:pt>
                <c:pt idx="4">
                  <c:v>0.22572000000000003</c:v>
                </c:pt>
                <c:pt idx="5">
                  <c:v>0.20539999999999997</c:v>
                </c:pt>
                <c:pt idx="6">
                  <c:v>0.18704000000000001</c:v>
                </c:pt>
                <c:pt idx="7">
                  <c:v>0.16672000000000003</c:v>
                </c:pt>
                <c:pt idx="8">
                  <c:v>0.1464</c:v>
                </c:pt>
                <c:pt idx="9">
                  <c:v>0.12608000000000003</c:v>
                </c:pt>
                <c:pt idx="10">
                  <c:v>0.10575999999999999</c:v>
                </c:pt>
                <c:pt idx="11">
                  <c:v>8.5440000000000016E-2</c:v>
                </c:pt>
                <c:pt idx="12">
                  <c:v>6.4159999999999995E-2</c:v>
                </c:pt>
                <c:pt idx="13">
                  <c:v>3.9920000000000011E-2</c:v>
                </c:pt>
                <c:pt idx="14">
                  <c:v>1.5679999999999999E-2</c:v>
                </c:pt>
                <c:pt idx="15">
                  <c:v>-1.0520000000000002E-2</c:v>
                </c:pt>
                <c:pt idx="16">
                  <c:v>-4.0639999999999996E-2</c:v>
                </c:pt>
                <c:pt idx="17">
                  <c:v>-7.075999999999999E-2</c:v>
                </c:pt>
                <c:pt idx="18">
                  <c:v>-0.10479999999999999</c:v>
                </c:pt>
                <c:pt idx="19">
                  <c:v>-0.14276</c:v>
                </c:pt>
                <c:pt idx="20">
                  <c:v>-0.18464</c:v>
                </c:pt>
                <c:pt idx="21">
                  <c:v>-0.22552</c:v>
                </c:pt>
                <c:pt idx="22">
                  <c:v>-0.27132000000000001</c:v>
                </c:pt>
                <c:pt idx="23">
                  <c:v>-0.31907999999999997</c:v>
                </c:pt>
                <c:pt idx="24">
                  <c:v>-0.36684</c:v>
                </c:pt>
                <c:pt idx="25">
                  <c:v>-0.41655999999999999</c:v>
                </c:pt>
                <c:pt idx="26">
                  <c:v>-0.46823999999999999</c:v>
                </c:pt>
                <c:pt idx="27">
                  <c:v>-0.51991999999999994</c:v>
                </c:pt>
                <c:pt idx="28">
                  <c:v>-0.5716</c:v>
                </c:pt>
                <c:pt idx="29">
                  <c:v>-0.62227999999999994</c:v>
                </c:pt>
                <c:pt idx="30">
                  <c:v>-0.67396</c:v>
                </c:pt>
              </c:numCache>
            </c:numRef>
          </c:val>
          <c:extLst>
            <c:ext xmlns:c16="http://schemas.microsoft.com/office/drawing/2014/chart" uri="{C3380CC4-5D6E-409C-BE32-E72D297353CC}">
              <c16:uniqueId val="{00000000-1D6C-F84E-B256-23BCFC8A053E}"/>
            </c:ext>
          </c:extLst>
        </c:ser>
        <c:ser>
          <c:idx val="1"/>
          <c:order val="1"/>
          <c:tx>
            <c:strRef>
              <c:f>X1_EMC_byLOC!$M$3</c:f>
              <c:strCache>
                <c:ptCount val="1"/>
                <c:pt idx="0">
                  <c:v>Width_Low</c:v>
                </c:pt>
              </c:strCache>
            </c:strRef>
          </c:tx>
          <c:spPr>
            <a:solidFill>
              <a:srgbClr val="C9C9C9"/>
            </a:solidFill>
            <a:ln w="0">
              <a:solidFill>
                <a:srgbClr val="9A9A9A"/>
              </a:solidFill>
              <a:prstDash val="solid"/>
            </a:ln>
          </c:spPr>
          <c:cat>
            <c:numRef>
              <c:f>X1_EMC_byLOC!$A$4:$A$34</c:f>
              <c:numCache>
                <c:formatCode>0.0</c:formatCode>
                <c:ptCount val="31"/>
                <c:pt idx="0">
                  <c:v>-3</c:v>
                </c:pt>
                <c:pt idx="1">
                  <c:v>-2.9</c:v>
                </c:pt>
                <c:pt idx="2">
                  <c:v>-2.8</c:v>
                </c:pt>
                <c:pt idx="3">
                  <c:v>-2.7</c:v>
                </c:pt>
                <c:pt idx="4">
                  <c:v>-2.6</c:v>
                </c:pt>
                <c:pt idx="5">
                  <c:v>-2.5</c:v>
                </c:pt>
                <c:pt idx="6">
                  <c:v>-2.4</c:v>
                </c:pt>
                <c:pt idx="7">
                  <c:v>-2.2999999999999998</c:v>
                </c:pt>
                <c:pt idx="8">
                  <c:v>-2.2000000000000002</c:v>
                </c:pt>
                <c:pt idx="9">
                  <c:v>-2.1</c:v>
                </c:pt>
                <c:pt idx="10">
                  <c:v>-2</c:v>
                </c:pt>
                <c:pt idx="11">
                  <c:v>-1.9</c:v>
                </c:pt>
                <c:pt idx="12">
                  <c:v>-1.8</c:v>
                </c:pt>
                <c:pt idx="13">
                  <c:v>-1.7</c:v>
                </c:pt>
                <c:pt idx="14">
                  <c:v>-1.6</c:v>
                </c:pt>
                <c:pt idx="15">
                  <c:v>-1.5</c:v>
                </c:pt>
                <c:pt idx="16">
                  <c:v>-1.4</c:v>
                </c:pt>
                <c:pt idx="17">
                  <c:v>-1.3</c:v>
                </c:pt>
                <c:pt idx="18">
                  <c:v>-1.2</c:v>
                </c:pt>
                <c:pt idx="19">
                  <c:v>-1.1000000000000001</c:v>
                </c:pt>
                <c:pt idx="20">
                  <c:v>-1</c:v>
                </c:pt>
                <c:pt idx="21">
                  <c:v>-0.9</c:v>
                </c:pt>
                <c:pt idx="22">
                  <c:v>-0.8</c:v>
                </c:pt>
                <c:pt idx="23">
                  <c:v>-0.7</c:v>
                </c:pt>
                <c:pt idx="24">
                  <c:v>-0.6</c:v>
                </c:pt>
                <c:pt idx="25">
                  <c:v>-0.5</c:v>
                </c:pt>
                <c:pt idx="26">
                  <c:v>-0.4</c:v>
                </c:pt>
                <c:pt idx="27">
                  <c:v>-0.3</c:v>
                </c:pt>
                <c:pt idx="28">
                  <c:v>-0.2</c:v>
                </c:pt>
                <c:pt idx="29">
                  <c:v>-0.1</c:v>
                </c:pt>
                <c:pt idx="30">
                  <c:v>0</c:v>
                </c:pt>
              </c:numCache>
            </c:numRef>
          </c:cat>
          <c:val>
            <c:numRef>
              <c:f>X1_EMC_byLOC!$M$4:$M$34</c:f>
              <c:numCache>
                <c:formatCode>0.000</c:formatCode>
                <c:ptCount val="31"/>
                <c:pt idx="0">
                  <c:v>0.70167999999999997</c:v>
                </c:pt>
                <c:pt idx="1">
                  <c:v>0.66639999999999999</c:v>
                </c:pt>
                <c:pt idx="2">
                  <c:v>0.63112000000000001</c:v>
                </c:pt>
                <c:pt idx="3">
                  <c:v>0.59583999999999993</c:v>
                </c:pt>
                <c:pt idx="4">
                  <c:v>0.56055999999999995</c:v>
                </c:pt>
                <c:pt idx="5">
                  <c:v>0.5292</c:v>
                </c:pt>
                <c:pt idx="6">
                  <c:v>0.49391999999999997</c:v>
                </c:pt>
                <c:pt idx="7">
                  <c:v>0.46255999999999997</c:v>
                </c:pt>
                <c:pt idx="8">
                  <c:v>0.43119999999999997</c:v>
                </c:pt>
                <c:pt idx="9">
                  <c:v>0.39983999999999997</c:v>
                </c:pt>
                <c:pt idx="10">
                  <c:v>0.36847999999999997</c:v>
                </c:pt>
                <c:pt idx="11">
                  <c:v>0.33711999999999998</c:v>
                </c:pt>
                <c:pt idx="12">
                  <c:v>0.30968000000000001</c:v>
                </c:pt>
                <c:pt idx="13">
                  <c:v>0.28615999999999997</c:v>
                </c:pt>
                <c:pt idx="14">
                  <c:v>0.26263999999999998</c:v>
                </c:pt>
                <c:pt idx="15">
                  <c:v>0.24304000000000001</c:v>
                </c:pt>
                <c:pt idx="16">
                  <c:v>0.23127999999999999</c:v>
                </c:pt>
                <c:pt idx="17">
                  <c:v>0.21951999999999999</c:v>
                </c:pt>
                <c:pt idx="18">
                  <c:v>0.21559999999999999</c:v>
                </c:pt>
                <c:pt idx="19">
                  <c:v>0.21951999999999999</c:v>
                </c:pt>
                <c:pt idx="20">
                  <c:v>0.23127999999999999</c:v>
                </c:pt>
                <c:pt idx="21">
                  <c:v>0.24304000000000001</c:v>
                </c:pt>
                <c:pt idx="22">
                  <c:v>0.26263999999999998</c:v>
                </c:pt>
                <c:pt idx="23">
                  <c:v>0.28615999999999997</c:v>
                </c:pt>
                <c:pt idx="24">
                  <c:v>0.30968000000000001</c:v>
                </c:pt>
                <c:pt idx="25">
                  <c:v>0.33711999999999998</c:v>
                </c:pt>
                <c:pt idx="26">
                  <c:v>0.36847999999999997</c:v>
                </c:pt>
                <c:pt idx="27">
                  <c:v>0.39983999999999997</c:v>
                </c:pt>
                <c:pt idx="28">
                  <c:v>0.43119999999999997</c:v>
                </c:pt>
                <c:pt idx="29">
                  <c:v>0.46255999999999997</c:v>
                </c:pt>
                <c:pt idx="30">
                  <c:v>0.49391999999999997</c:v>
                </c:pt>
              </c:numCache>
            </c:numRef>
          </c:val>
          <c:extLst>
            <c:ext xmlns:c16="http://schemas.microsoft.com/office/drawing/2014/chart" uri="{C3380CC4-5D6E-409C-BE32-E72D297353CC}">
              <c16:uniqueId val="{00000001-1D6C-F84E-B256-23BCFC8A053E}"/>
            </c:ext>
          </c:extLst>
        </c:ser>
        <c:dLbls>
          <c:showLegendKey val="0"/>
          <c:showVal val="0"/>
          <c:showCatName val="0"/>
          <c:showSerName val="0"/>
          <c:showPercent val="0"/>
          <c:showBubbleSize val="0"/>
        </c:dLbls>
        <c:axId val="10"/>
        <c:axId val="100"/>
      </c:areaChart>
      <c:lineChart>
        <c:grouping val="standard"/>
        <c:varyColors val="1"/>
        <c:ser>
          <c:idx val="2"/>
          <c:order val="2"/>
          <c:tx>
            <c:strRef>
              <c:f>X1_EMC_byLOC!$B$3</c:f>
              <c:strCache>
                <c:ptCount val="1"/>
                <c:pt idx="0">
                  <c:v>Est_Low</c:v>
                </c:pt>
              </c:strCache>
            </c:strRef>
          </c:tx>
          <c:spPr>
            <a:ln w="22000">
              <a:solidFill>
                <a:srgbClr val="000000"/>
              </a:solidFill>
              <a:prstDash val="solid"/>
            </a:ln>
          </c:spPr>
          <c:marker>
            <c:symbol val="circle"/>
            <c:size val="6"/>
            <c:spPr>
              <a:solidFill>
                <a:srgbClr val="FFFFFF"/>
              </a:solidFill>
              <a:ln>
                <a:solidFill>
                  <a:srgbClr val="000000"/>
                </a:solidFill>
                <a:prstDash val="solid"/>
              </a:ln>
            </c:spPr>
          </c:marker>
          <c:cat>
            <c:numRef>
              <c:f>X1_EMC_byLOC!$A$4:$A$34</c:f>
              <c:numCache>
                <c:formatCode>0.0</c:formatCode>
                <c:ptCount val="31"/>
                <c:pt idx="0">
                  <c:v>-3</c:v>
                </c:pt>
                <c:pt idx="1">
                  <c:v>-2.9</c:v>
                </c:pt>
                <c:pt idx="2">
                  <c:v>-2.8</c:v>
                </c:pt>
                <c:pt idx="3">
                  <c:v>-2.7</c:v>
                </c:pt>
                <c:pt idx="4">
                  <c:v>-2.6</c:v>
                </c:pt>
                <c:pt idx="5">
                  <c:v>-2.5</c:v>
                </c:pt>
                <c:pt idx="6">
                  <c:v>-2.4</c:v>
                </c:pt>
                <c:pt idx="7">
                  <c:v>-2.2999999999999998</c:v>
                </c:pt>
                <c:pt idx="8">
                  <c:v>-2.2000000000000002</c:v>
                </c:pt>
                <c:pt idx="9">
                  <c:v>-2.1</c:v>
                </c:pt>
                <c:pt idx="10">
                  <c:v>-2</c:v>
                </c:pt>
                <c:pt idx="11">
                  <c:v>-1.9</c:v>
                </c:pt>
                <c:pt idx="12">
                  <c:v>-1.8</c:v>
                </c:pt>
                <c:pt idx="13">
                  <c:v>-1.7</c:v>
                </c:pt>
                <c:pt idx="14">
                  <c:v>-1.6</c:v>
                </c:pt>
                <c:pt idx="15">
                  <c:v>-1.5</c:v>
                </c:pt>
                <c:pt idx="16">
                  <c:v>-1.4</c:v>
                </c:pt>
                <c:pt idx="17">
                  <c:v>-1.3</c:v>
                </c:pt>
                <c:pt idx="18">
                  <c:v>-1.2</c:v>
                </c:pt>
                <c:pt idx="19">
                  <c:v>-1.1000000000000001</c:v>
                </c:pt>
                <c:pt idx="20">
                  <c:v>-1</c:v>
                </c:pt>
                <c:pt idx="21">
                  <c:v>-0.9</c:v>
                </c:pt>
                <c:pt idx="22">
                  <c:v>-0.8</c:v>
                </c:pt>
                <c:pt idx="23">
                  <c:v>-0.7</c:v>
                </c:pt>
                <c:pt idx="24">
                  <c:v>-0.6</c:v>
                </c:pt>
                <c:pt idx="25">
                  <c:v>-0.5</c:v>
                </c:pt>
                <c:pt idx="26">
                  <c:v>-0.4</c:v>
                </c:pt>
                <c:pt idx="27">
                  <c:v>-0.3</c:v>
                </c:pt>
                <c:pt idx="28">
                  <c:v>-0.2</c:v>
                </c:pt>
                <c:pt idx="29">
                  <c:v>-0.1</c:v>
                </c:pt>
                <c:pt idx="30">
                  <c:v>0</c:v>
                </c:pt>
              </c:numCache>
            </c:numRef>
          </c:cat>
          <c:val>
            <c:numRef>
              <c:f>X1_EMC_byLOC!$B$4:$B$34</c:f>
              <c:numCache>
                <c:formatCode>0.000</c:formatCode>
                <c:ptCount val="31"/>
                <c:pt idx="0">
                  <c:v>0.64900000000000002</c:v>
                </c:pt>
                <c:pt idx="1">
                  <c:v>0.61299999999999999</c:v>
                </c:pt>
                <c:pt idx="2">
                  <c:v>0.57699999999999996</c:v>
                </c:pt>
                <c:pt idx="3">
                  <c:v>0.54100000000000004</c:v>
                </c:pt>
                <c:pt idx="4">
                  <c:v>0.50600000000000001</c:v>
                </c:pt>
                <c:pt idx="5">
                  <c:v>0.47</c:v>
                </c:pt>
                <c:pt idx="6">
                  <c:v>0.434</c:v>
                </c:pt>
                <c:pt idx="7">
                  <c:v>0.39800000000000002</c:v>
                </c:pt>
                <c:pt idx="8">
                  <c:v>0.36199999999999999</c:v>
                </c:pt>
                <c:pt idx="9">
                  <c:v>0.32600000000000001</c:v>
                </c:pt>
                <c:pt idx="10">
                  <c:v>0.28999999999999998</c:v>
                </c:pt>
                <c:pt idx="11">
                  <c:v>0.254</c:v>
                </c:pt>
                <c:pt idx="12">
                  <c:v>0.219</c:v>
                </c:pt>
                <c:pt idx="13">
                  <c:v>0.183</c:v>
                </c:pt>
                <c:pt idx="14">
                  <c:v>0.14699999999999999</c:v>
                </c:pt>
                <c:pt idx="15">
                  <c:v>0.111</c:v>
                </c:pt>
                <c:pt idx="16">
                  <c:v>7.4999999999999997E-2</c:v>
                </c:pt>
                <c:pt idx="17">
                  <c:v>3.9E-2</c:v>
                </c:pt>
                <c:pt idx="18">
                  <c:v>3.0000000000000001E-3</c:v>
                </c:pt>
                <c:pt idx="19">
                  <c:v>-3.3000000000000002E-2</c:v>
                </c:pt>
                <c:pt idx="20">
                  <c:v>-6.9000000000000006E-2</c:v>
                </c:pt>
                <c:pt idx="21">
                  <c:v>-0.104</c:v>
                </c:pt>
                <c:pt idx="22">
                  <c:v>-0.14000000000000001</c:v>
                </c:pt>
                <c:pt idx="23">
                  <c:v>-0.17599999999999999</c:v>
                </c:pt>
                <c:pt idx="24">
                  <c:v>-0.21199999999999999</c:v>
                </c:pt>
                <c:pt idx="25">
                  <c:v>-0.248</c:v>
                </c:pt>
                <c:pt idx="26">
                  <c:v>-0.28399999999999997</c:v>
                </c:pt>
                <c:pt idx="27">
                  <c:v>-0.32</c:v>
                </c:pt>
                <c:pt idx="28">
                  <c:v>-0.35599999999999998</c:v>
                </c:pt>
                <c:pt idx="29">
                  <c:v>-0.39100000000000001</c:v>
                </c:pt>
                <c:pt idx="30">
                  <c:v>-0.42699999999999999</c:v>
                </c:pt>
              </c:numCache>
            </c:numRef>
          </c:val>
          <c:smooth val="0"/>
          <c:extLst>
            <c:ext xmlns:c16="http://schemas.microsoft.com/office/drawing/2014/chart" uri="{C3380CC4-5D6E-409C-BE32-E72D297353CC}">
              <c16:uniqueId val="{00000002-1D6C-F84E-B256-23BCFC8A053E}"/>
            </c:ext>
          </c:extLst>
        </c:ser>
        <c:dLbls>
          <c:showLegendKey val="0"/>
          <c:showVal val="0"/>
          <c:showCatName val="0"/>
          <c:showSerName val="0"/>
          <c:showPercent val="0"/>
          <c:showBubbleSize val="0"/>
        </c:dLbls>
        <c:marker val="1"/>
        <c:smooth val="0"/>
        <c:axId val="10"/>
        <c:axId val="100"/>
      </c:lineChart>
      <c:catAx>
        <c:axId val="10"/>
        <c:scaling>
          <c:orientation val="minMax"/>
        </c:scaling>
        <c:delete val="0"/>
        <c:axPos val="b"/>
        <c:title>
          <c:tx>
            <c:rich>
              <a:bodyPr/>
              <a:lstStyle/>
              <a:p>
                <a:pPr>
                  <a:defRPr/>
                </a:pPr>
                <a:r>
                  <a:rPr lang="en-US"/>
                  <a:t>Time t (months relative to Month 4)</a:t>
                </a:r>
              </a:p>
            </c:rich>
          </c:tx>
          <c:layout>
            <c:manualLayout>
              <c:xMode val="edge"/>
              <c:yMode val="edge"/>
              <c:x val="0.38308687839633304"/>
              <c:y val="0.90512208701185082"/>
            </c:manualLayout>
          </c:layout>
          <c:overlay val="1"/>
        </c:title>
        <c:numFmt formatCode="0.0" sourceLinked="1"/>
        <c:majorTickMark val="out"/>
        <c:minorTickMark val="none"/>
        <c:tickLblPos val="nextTo"/>
        <c:crossAx val="100"/>
        <c:crosses val="autoZero"/>
        <c:auto val="1"/>
        <c:lblAlgn val="ctr"/>
        <c:lblOffset val="100"/>
        <c:tickLblSkip val="3"/>
        <c:noMultiLvlLbl val="1"/>
      </c:catAx>
      <c:valAx>
        <c:axId val="100"/>
        <c:scaling>
          <c:orientation val="minMax"/>
          <c:max val="1.3"/>
          <c:min val="-0.8"/>
        </c:scaling>
        <c:delete val="0"/>
        <c:axPos val="l"/>
        <c:title>
          <c:tx>
            <c:rich>
              <a:bodyPr/>
              <a:lstStyle/>
              <a:p>
                <a:pPr>
                  <a:defRPr/>
                </a:pPr>
                <a:r>
                  <a:rPr lang="en-US"/>
                  <a:t>Effect of EMC on the error reduction rate (dError/dt)</a:t>
                </a:r>
              </a:p>
            </c:rich>
          </c:tx>
          <c:layout>
            <c:manualLayout>
              <c:xMode val="edge"/>
              <c:yMode val="edge"/>
              <c:x val="1.0895959595959596E-2"/>
              <c:y val="0.10886728395061726"/>
            </c:manualLayout>
          </c:layout>
          <c:overlay val="1"/>
        </c:title>
        <c:numFmt formatCode="0.0" sourceLinked="0"/>
        <c:majorTickMark val="out"/>
        <c:minorTickMark val="none"/>
        <c:tickLblPos val="nextTo"/>
        <c:crossAx val="10"/>
        <c:crosses val="autoZero"/>
        <c:crossBetween val="between"/>
        <c:majorUnit val="0.30000000000000004"/>
      </c:valAx>
    </c:plotArea>
    <c:plotVisOnly val="1"/>
    <c:dispBlanksAs val="gap"/>
    <c:showDLblsOverMax val="1"/>
  </c:chart>
  <c:spPr>
    <a:ln>
      <a:noFill/>
    </a:ln>
  </c:spPr>
  <c:txPr>
    <a:bodyPr/>
    <a:lstStyle/>
    <a:p>
      <a:pPr>
        <a:defRPr>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000"/>
            </a:pPr>
            <a:r>
              <a:rPr lang="en-US" sz="1000"/>
              <a:t>Higher External Locus of Control (M + 1SD)</a:t>
            </a:r>
          </a:p>
        </c:rich>
      </c:tx>
      <c:layout>
        <c:manualLayout>
          <c:xMode val="edge"/>
          <c:yMode val="edge"/>
          <c:x val="0.3667939310833519"/>
          <c:y val="3.787878787878788E-2"/>
        </c:manualLayout>
      </c:layout>
      <c:overlay val="1"/>
    </c:title>
    <c:autoTitleDeleted val="0"/>
    <c:plotArea>
      <c:layout>
        <c:manualLayout>
          <c:layoutTarget val="inner"/>
          <c:xMode val="edge"/>
          <c:yMode val="edge"/>
          <c:x val="0.11866157608999926"/>
          <c:y val="4.732594978657971E-2"/>
          <c:w val="0.86369949494949494"/>
          <c:h val="0.87064814814814817"/>
        </c:manualLayout>
      </c:layout>
      <c:areaChart>
        <c:grouping val="stacked"/>
        <c:varyColors val="1"/>
        <c:ser>
          <c:idx val="0"/>
          <c:order val="0"/>
          <c:tx>
            <c:strRef>
              <c:f>X1_EMC_byLOC!$N$3</c:f>
              <c:strCache>
                <c:ptCount val="1"/>
                <c:pt idx="0">
                  <c:v>LL_band_High</c:v>
                </c:pt>
              </c:strCache>
            </c:strRef>
          </c:tx>
          <c:spPr>
            <a:noFill/>
            <a:ln>
              <a:noFill/>
              <a:prstDash val="solid"/>
            </a:ln>
          </c:spPr>
          <c:cat>
            <c:numRef>
              <c:f>X1_EMC_byLOC!$A$4:$A$34</c:f>
              <c:numCache>
                <c:formatCode>0.0</c:formatCode>
                <c:ptCount val="31"/>
                <c:pt idx="0">
                  <c:v>-3</c:v>
                </c:pt>
                <c:pt idx="1">
                  <c:v>-2.9</c:v>
                </c:pt>
                <c:pt idx="2">
                  <c:v>-2.8</c:v>
                </c:pt>
                <c:pt idx="3">
                  <c:v>-2.7</c:v>
                </c:pt>
                <c:pt idx="4">
                  <c:v>-2.6</c:v>
                </c:pt>
                <c:pt idx="5">
                  <c:v>-2.5</c:v>
                </c:pt>
                <c:pt idx="6">
                  <c:v>-2.4</c:v>
                </c:pt>
                <c:pt idx="7">
                  <c:v>-2.2999999999999998</c:v>
                </c:pt>
                <c:pt idx="8">
                  <c:v>-2.2000000000000002</c:v>
                </c:pt>
                <c:pt idx="9">
                  <c:v>-2.1</c:v>
                </c:pt>
                <c:pt idx="10">
                  <c:v>-2</c:v>
                </c:pt>
                <c:pt idx="11">
                  <c:v>-1.9</c:v>
                </c:pt>
                <c:pt idx="12">
                  <c:v>-1.8</c:v>
                </c:pt>
                <c:pt idx="13">
                  <c:v>-1.7</c:v>
                </c:pt>
                <c:pt idx="14">
                  <c:v>-1.6</c:v>
                </c:pt>
                <c:pt idx="15">
                  <c:v>-1.5</c:v>
                </c:pt>
                <c:pt idx="16">
                  <c:v>-1.4</c:v>
                </c:pt>
                <c:pt idx="17">
                  <c:v>-1.3</c:v>
                </c:pt>
                <c:pt idx="18">
                  <c:v>-1.2</c:v>
                </c:pt>
                <c:pt idx="19">
                  <c:v>-1.1000000000000001</c:v>
                </c:pt>
                <c:pt idx="20">
                  <c:v>-1</c:v>
                </c:pt>
                <c:pt idx="21">
                  <c:v>-0.9</c:v>
                </c:pt>
                <c:pt idx="22">
                  <c:v>-0.8</c:v>
                </c:pt>
                <c:pt idx="23">
                  <c:v>-0.7</c:v>
                </c:pt>
                <c:pt idx="24">
                  <c:v>-0.6</c:v>
                </c:pt>
                <c:pt idx="25">
                  <c:v>-0.5</c:v>
                </c:pt>
                <c:pt idx="26">
                  <c:v>-0.4</c:v>
                </c:pt>
                <c:pt idx="27">
                  <c:v>-0.3</c:v>
                </c:pt>
                <c:pt idx="28">
                  <c:v>-0.2</c:v>
                </c:pt>
                <c:pt idx="29">
                  <c:v>-0.1</c:v>
                </c:pt>
                <c:pt idx="30">
                  <c:v>0</c:v>
                </c:pt>
              </c:numCache>
            </c:numRef>
          </c:cat>
          <c:val>
            <c:numRef>
              <c:f>X1_EMC_byLOC!$N$4:$N$34</c:f>
              <c:numCache>
                <c:formatCode>0.000</c:formatCode>
                <c:ptCount val="31"/>
                <c:pt idx="0">
                  <c:v>-0.24987999999999999</c:v>
                </c:pt>
                <c:pt idx="1">
                  <c:v>-0.23619999999999997</c:v>
                </c:pt>
                <c:pt idx="2">
                  <c:v>-0.22448000000000001</c:v>
                </c:pt>
                <c:pt idx="3">
                  <c:v>-0.20980000000000004</c:v>
                </c:pt>
                <c:pt idx="4">
                  <c:v>-0.19807999999999998</c:v>
                </c:pt>
                <c:pt idx="5">
                  <c:v>-0.18440000000000001</c:v>
                </c:pt>
                <c:pt idx="6">
                  <c:v>-0.17268</c:v>
                </c:pt>
                <c:pt idx="7">
                  <c:v>-0.15995999999999999</c:v>
                </c:pt>
                <c:pt idx="8">
                  <c:v>-0.14823999999999998</c:v>
                </c:pt>
                <c:pt idx="9">
                  <c:v>-0.13651999999999997</c:v>
                </c:pt>
                <c:pt idx="10">
                  <c:v>-0.12379999999999999</c:v>
                </c:pt>
                <c:pt idx="11">
                  <c:v>-0.11404</c:v>
                </c:pt>
                <c:pt idx="12">
                  <c:v>-0.10428000000000001</c:v>
                </c:pt>
                <c:pt idx="13">
                  <c:v>-9.4520000000000007E-2</c:v>
                </c:pt>
                <c:pt idx="14">
                  <c:v>-8.5720000000000005E-2</c:v>
                </c:pt>
                <c:pt idx="15">
                  <c:v>-7.9880000000000007E-2</c:v>
                </c:pt>
                <c:pt idx="16">
                  <c:v>-7.6000000000000012E-2</c:v>
                </c:pt>
                <c:pt idx="17">
                  <c:v>-7.3079999999999992E-2</c:v>
                </c:pt>
                <c:pt idx="18">
                  <c:v>-7.3119999999999991E-2</c:v>
                </c:pt>
                <c:pt idx="19">
                  <c:v>-7.7079999999999996E-2</c:v>
                </c:pt>
                <c:pt idx="20">
                  <c:v>-8.3000000000000004E-2</c:v>
                </c:pt>
                <c:pt idx="21">
                  <c:v>-8.9880000000000002E-2</c:v>
                </c:pt>
                <c:pt idx="22">
                  <c:v>-9.9720000000000003E-2</c:v>
                </c:pt>
                <c:pt idx="23">
                  <c:v>-0.11152000000000001</c:v>
                </c:pt>
                <c:pt idx="24">
                  <c:v>-0.12428000000000002</c:v>
                </c:pt>
                <c:pt idx="25">
                  <c:v>-0.13804</c:v>
                </c:pt>
                <c:pt idx="26">
                  <c:v>-0.15179999999999999</c:v>
                </c:pt>
                <c:pt idx="27">
                  <c:v>-0.16751999999999997</c:v>
                </c:pt>
                <c:pt idx="28">
                  <c:v>-0.18028</c:v>
                </c:pt>
                <c:pt idx="29">
                  <c:v>-0.19600000000000001</c:v>
                </c:pt>
                <c:pt idx="30">
                  <c:v>-0.21368000000000001</c:v>
                </c:pt>
              </c:numCache>
            </c:numRef>
          </c:val>
          <c:extLst>
            <c:ext xmlns:c16="http://schemas.microsoft.com/office/drawing/2014/chart" uri="{C3380CC4-5D6E-409C-BE32-E72D297353CC}">
              <c16:uniqueId val="{00000000-36DB-0145-B2C6-870F28232227}"/>
            </c:ext>
          </c:extLst>
        </c:ser>
        <c:ser>
          <c:idx val="1"/>
          <c:order val="1"/>
          <c:tx>
            <c:strRef>
              <c:f>X1_EMC_byLOC!$O$3</c:f>
              <c:strCache>
                <c:ptCount val="1"/>
                <c:pt idx="0">
                  <c:v>Width_High</c:v>
                </c:pt>
              </c:strCache>
            </c:strRef>
          </c:tx>
          <c:spPr>
            <a:solidFill>
              <a:srgbClr val="C9C9C9"/>
            </a:solidFill>
            <a:ln w="0">
              <a:solidFill>
                <a:srgbClr val="C9C9C9"/>
              </a:solidFill>
              <a:prstDash val="solid"/>
            </a:ln>
          </c:spPr>
          <c:cat>
            <c:numRef>
              <c:f>X1_EMC_byLOC!$A$4:$A$34</c:f>
              <c:numCache>
                <c:formatCode>0.0</c:formatCode>
                <c:ptCount val="31"/>
                <c:pt idx="0">
                  <c:v>-3</c:v>
                </c:pt>
                <c:pt idx="1">
                  <c:v>-2.9</c:v>
                </c:pt>
                <c:pt idx="2">
                  <c:v>-2.8</c:v>
                </c:pt>
                <c:pt idx="3">
                  <c:v>-2.7</c:v>
                </c:pt>
                <c:pt idx="4">
                  <c:v>-2.6</c:v>
                </c:pt>
                <c:pt idx="5">
                  <c:v>-2.5</c:v>
                </c:pt>
                <c:pt idx="6">
                  <c:v>-2.4</c:v>
                </c:pt>
                <c:pt idx="7">
                  <c:v>-2.2999999999999998</c:v>
                </c:pt>
                <c:pt idx="8">
                  <c:v>-2.2000000000000002</c:v>
                </c:pt>
                <c:pt idx="9">
                  <c:v>-2.1</c:v>
                </c:pt>
                <c:pt idx="10">
                  <c:v>-2</c:v>
                </c:pt>
                <c:pt idx="11">
                  <c:v>-1.9</c:v>
                </c:pt>
                <c:pt idx="12">
                  <c:v>-1.8</c:v>
                </c:pt>
                <c:pt idx="13">
                  <c:v>-1.7</c:v>
                </c:pt>
                <c:pt idx="14">
                  <c:v>-1.6</c:v>
                </c:pt>
                <c:pt idx="15">
                  <c:v>-1.5</c:v>
                </c:pt>
                <c:pt idx="16">
                  <c:v>-1.4</c:v>
                </c:pt>
                <c:pt idx="17">
                  <c:v>-1.3</c:v>
                </c:pt>
                <c:pt idx="18">
                  <c:v>-1.2</c:v>
                </c:pt>
                <c:pt idx="19">
                  <c:v>-1.1000000000000001</c:v>
                </c:pt>
                <c:pt idx="20">
                  <c:v>-1</c:v>
                </c:pt>
                <c:pt idx="21">
                  <c:v>-0.9</c:v>
                </c:pt>
                <c:pt idx="22">
                  <c:v>-0.8</c:v>
                </c:pt>
                <c:pt idx="23">
                  <c:v>-0.7</c:v>
                </c:pt>
                <c:pt idx="24">
                  <c:v>-0.6</c:v>
                </c:pt>
                <c:pt idx="25">
                  <c:v>-0.5</c:v>
                </c:pt>
                <c:pt idx="26">
                  <c:v>-0.4</c:v>
                </c:pt>
                <c:pt idx="27">
                  <c:v>-0.3</c:v>
                </c:pt>
                <c:pt idx="28">
                  <c:v>-0.2</c:v>
                </c:pt>
                <c:pt idx="29">
                  <c:v>-0.1</c:v>
                </c:pt>
                <c:pt idx="30">
                  <c:v>0</c:v>
                </c:pt>
              </c:numCache>
            </c:numRef>
          </c:cat>
          <c:val>
            <c:numRef>
              <c:f>X1_EMC_byLOC!$O$4:$O$34</c:f>
              <c:numCache>
                <c:formatCode>0.000</c:formatCode>
                <c:ptCount val="31"/>
                <c:pt idx="0">
                  <c:v>0.59975999999999996</c:v>
                </c:pt>
                <c:pt idx="1">
                  <c:v>0.56839999999999991</c:v>
                </c:pt>
                <c:pt idx="2">
                  <c:v>0.54096</c:v>
                </c:pt>
                <c:pt idx="3">
                  <c:v>0.50960000000000005</c:v>
                </c:pt>
                <c:pt idx="4">
                  <c:v>0.48215999999999998</c:v>
                </c:pt>
                <c:pt idx="5">
                  <c:v>0.45080000000000003</c:v>
                </c:pt>
                <c:pt idx="6">
                  <c:v>0.42336000000000001</c:v>
                </c:pt>
                <c:pt idx="7">
                  <c:v>0.39591999999999999</c:v>
                </c:pt>
                <c:pt idx="8">
                  <c:v>0.36847999999999997</c:v>
                </c:pt>
                <c:pt idx="9">
                  <c:v>0.34103999999999995</c:v>
                </c:pt>
                <c:pt idx="10">
                  <c:v>0.31359999999999999</c:v>
                </c:pt>
                <c:pt idx="11">
                  <c:v>0.29008</c:v>
                </c:pt>
                <c:pt idx="12">
                  <c:v>0.26656000000000002</c:v>
                </c:pt>
                <c:pt idx="13">
                  <c:v>0.24304000000000001</c:v>
                </c:pt>
                <c:pt idx="14">
                  <c:v>0.22344</c:v>
                </c:pt>
                <c:pt idx="15">
                  <c:v>0.20776</c:v>
                </c:pt>
                <c:pt idx="16">
                  <c:v>0.19600000000000001</c:v>
                </c:pt>
                <c:pt idx="17">
                  <c:v>0.18815999999999999</c:v>
                </c:pt>
                <c:pt idx="18">
                  <c:v>0.18423999999999999</c:v>
                </c:pt>
                <c:pt idx="19">
                  <c:v>0.18815999999999999</c:v>
                </c:pt>
                <c:pt idx="20">
                  <c:v>0.19600000000000001</c:v>
                </c:pt>
                <c:pt idx="21">
                  <c:v>0.20776</c:v>
                </c:pt>
                <c:pt idx="22">
                  <c:v>0.22344</c:v>
                </c:pt>
                <c:pt idx="23">
                  <c:v>0.24304000000000001</c:v>
                </c:pt>
                <c:pt idx="24">
                  <c:v>0.26656000000000002</c:v>
                </c:pt>
                <c:pt idx="25">
                  <c:v>0.29008</c:v>
                </c:pt>
                <c:pt idx="26">
                  <c:v>0.31359999999999999</c:v>
                </c:pt>
                <c:pt idx="27">
                  <c:v>0.34103999999999995</c:v>
                </c:pt>
                <c:pt idx="28">
                  <c:v>0.36456</c:v>
                </c:pt>
                <c:pt idx="29">
                  <c:v>0.39200000000000002</c:v>
                </c:pt>
                <c:pt idx="30">
                  <c:v>0.42336000000000001</c:v>
                </c:pt>
              </c:numCache>
            </c:numRef>
          </c:val>
          <c:extLst>
            <c:ext xmlns:c16="http://schemas.microsoft.com/office/drawing/2014/chart" uri="{C3380CC4-5D6E-409C-BE32-E72D297353CC}">
              <c16:uniqueId val="{00000001-36DB-0145-B2C6-870F28232227}"/>
            </c:ext>
          </c:extLst>
        </c:ser>
        <c:dLbls>
          <c:showLegendKey val="0"/>
          <c:showVal val="0"/>
          <c:showCatName val="0"/>
          <c:showSerName val="0"/>
          <c:showPercent val="0"/>
          <c:showBubbleSize val="0"/>
        </c:dLbls>
        <c:axId val="10"/>
        <c:axId val="100"/>
      </c:areaChart>
      <c:lineChart>
        <c:grouping val="standard"/>
        <c:varyColors val="1"/>
        <c:ser>
          <c:idx val="2"/>
          <c:order val="2"/>
          <c:tx>
            <c:strRef>
              <c:f>X1_EMC_byLOC!$G$3</c:f>
              <c:strCache>
                <c:ptCount val="1"/>
                <c:pt idx="0">
                  <c:v>Est_High</c:v>
                </c:pt>
              </c:strCache>
            </c:strRef>
          </c:tx>
          <c:spPr>
            <a:ln w="22000">
              <a:solidFill>
                <a:srgbClr val="000000"/>
              </a:solidFill>
              <a:prstDash val="solid"/>
            </a:ln>
          </c:spPr>
          <c:marker>
            <c:symbol val="square"/>
            <c:size val="6"/>
            <c:spPr>
              <a:solidFill>
                <a:srgbClr val="FFFFFF"/>
              </a:solidFill>
              <a:ln>
                <a:solidFill>
                  <a:srgbClr val="000000"/>
                </a:solidFill>
                <a:prstDash val="solid"/>
              </a:ln>
            </c:spPr>
          </c:marker>
          <c:cat>
            <c:numRef>
              <c:f>X1_EMC_byLOC!$A$4:$A$34</c:f>
              <c:numCache>
                <c:formatCode>0.0</c:formatCode>
                <c:ptCount val="31"/>
                <c:pt idx="0">
                  <c:v>-3</c:v>
                </c:pt>
                <c:pt idx="1">
                  <c:v>-2.9</c:v>
                </c:pt>
                <c:pt idx="2">
                  <c:v>-2.8</c:v>
                </c:pt>
                <c:pt idx="3">
                  <c:v>-2.7</c:v>
                </c:pt>
                <c:pt idx="4">
                  <c:v>-2.6</c:v>
                </c:pt>
                <c:pt idx="5">
                  <c:v>-2.5</c:v>
                </c:pt>
                <c:pt idx="6">
                  <c:v>-2.4</c:v>
                </c:pt>
                <c:pt idx="7">
                  <c:v>-2.2999999999999998</c:v>
                </c:pt>
                <c:pt idx="8">
                  <c:v>-2.2000000000000002</c:v>
                </c:pt>
                <c:pt idx="9">
                  <c:v>-2.1</c:v>
                </c:pt>
                <c:pt idx="10">
                  <c:v>-2</c:v>
                </c:pt>
                <c:pt idx="11">
                  <c:v>-1.9</c:v>
                </c:pt>
                <c:pt idx="12">
                  <c:v>-1.8</c:v>
                </c:pt>
                <c:pt idx="13">
                  <c:v>-1.7</c:v>
                </c:pt>
                <c:pt idx="14">
                  <c:v>-1.6</c:v>
                </c:pt>
                <c:pt idx="15">
                  <c:v>-1.5</c:v>
                </c:pt>
                <c:pt idx="16">
                  <c:v>-1.4</c:v>
                </c:pt>
                <c:pt idx="17">
                  <c:v>-1.3</c:v>
                </c:pt>
                <c:pt idx="18">
                  <c:v>-1.2</c:v>
                </c:pt>
                <c:pt idx="19">
                  <c:v>-1.1000000000000001</c:v>
                </c:pt>
                <c:pt idx="20">
                  <c:v>-1</c:v>
                </c:pt>
                <c:pt idx="21">
                  <c:v>-0.9</c:v>
                </c:pt>
                <c:pt idx="22">
                  <c:v>-0.8</c:v>
                </c:pt>
                <c:pt idx="23">
                  <c:v>-0.7</c:v>
                </c:pt>
                <c:pt idx="24">
                  <c:v>-0.6</c:v>
                </c:pt>
                <c:pt idx="25">
                  <c:v>-0.5</c:v>
                </c:pt>
                <c:pt idx="26">
                  <c:v>-0.4</c:v>
                </c:pt>
                <c:pt idx="27">
                  <c:v>-0.3</c:v>
                </c:pt>
                <c:pt idx="28">
                  <c:v>-0.2</c:v>
                </c:pt>
                <c:pt idx="29">
                  <c:v>-0.1</c:v>
                </c:pt>
                <c:pt idx="30">
                  <c:v>0</c:v>
                </c:pt>
              </c:numCache>
            </c:numRef>
          </c:cat>
          <c:val>
            <c:numRef>
              <c:f>X1_EMC_byLOC!$G$4:$G$34</c:f>
              <c:numCache>
                <c:formatCode>0.000</c:formatCode>
                <c:ptCount val="31"/>
                <c:pt idx="0">
                  <c:v>0.05</c:v>
                </c:pt>
                <c:pt idx="1">
                  <c:v>4.8000000000000001E-2</c:v>
                </c:pt>
                <c:pt idx="2">
                  <c:v>4.5999999999999999E-2</c:v>
                </c:pt>
                <c:pt idx="3">
                  <c:v>4.4999999999999998E-2</c:v>
                </c:pt>
                <c:pt idx="4">
                  <c:v>4.2999999999999997E-2</c:v>
                </c:pt>
                <c:pt idx="5">
                  <c:v>4.1000000000000002E-2</c:v>
                </c:pt>
                <c:pt idx="6">
                  <c:v>3.9E-2</c:v>
                </c:pt>
                <c:pt idx="7">
                  <c:v>3.7999999999999999E-2</c:v>
                </c:pt>
                <c:pt idx="8">
                  <c:v>3.5999999999999997E-2</c:v>
                </c:pt>
                <c:pt idx="9">
                  <c:v>3.4000000000000002E-2</c:v>
                </c:pt>
                <c:pt idx="10">
                  <c:v>3.3000000000000002E-2</c:v>
                </c:pt>
                <c:pt idx="11">
                  <c:v>3.1E-2</c:v>
                </c:pt>
                <c:pt idx="12">
                  <c:v>2.9000000000000001E-2</c:v>
                </c:pt>
                <c:pt idx="13">
                  <c:v>2.7E-2</c:v>
                </c:pt>
                <c:pt idx="14">
                  <c:v>2.5999999999999999E-2</c:v>
                </c:pt>
                <c:pt idx="15">
                  <c:v>2.4E-2</c:v>
                </c:pt>
                <c:pt idx="16">
                  <c:v>2.1999999999999999E-2</c:v>
                </c:pt>
                <c:pt idx="17">
                  <c:v>2.1000000000000001E-2</c:v>
                </c:pt>
                <c:pt idx="18">
                  <c:v>1.9E-2</c:v>
                </c:pt>
                <c:pt idx="19">
                  <c:v>1.7000000000000001E-2</c:v>
                </c:pt>
                <c:pt idx="20">
                  <c:v>1.4999999999999999E-2</c:v>
                </c:pt>
                <c:pt idx="21">
                  <c:v>1.4E-2</c:v>
                </c:pt>
                <c:pt idx="22">
                  <c:v>1.2E-2</c:v>
                </c:pt>
                <c:pt idx="23">
                  <c:v>0.01</c:v>
                </c:pt>
                <c:pt idx="24">
                  <c:v>8.9999999999999993E-3</c:v>
                </c:pt>
                <c:pt idx="25">
                  <c:v>7.0000000000000001E-3</c:v>
                </c:pt>
                <c:pt idx="26">
                  <c:v>5.0000000000000001E-3</c:v>
                </c:pt>
                <c:pt idx="27">
                  <c:v>3.0000000000000001E-3</c:v>
                </c:pt>
                <c:pt idx="28">
                  <c:v>2E-3</c:v>
                </c:pt>
                <c:pt idx="29">
                  <c:v>0</c:v>
                </c:pt>
                <c:pt idx="30">
                  <c:v>-2E-3</c:v>
                </c:pt>
              </c:numCache>
            </c:numRef>
          </c:val>
          <c:smooth val="0"/>
          <c:extLst>
            <c:ext xmlns:c16="http://schemas.microsoft.com/office/drawing/2014/chart" uri="{C3380CC4-5D6E-409C-BE32-E72D297353CC}">
              <c16:uniqueId val="{00000002-36DB-0145-B2C6-870F28232227}"/>
            </c:ext>
          </c:extLst>
        </c:ser>
        <c:dLbls>
          <c:showLegendKey val="0"/>
          <c:showVal val="0"/>
          <c:showCatName val="0"/>
          <c:showSerName val="0"/>
          <c:showPercent val="0"/>
          <c:showBubbleSize val="0"/>
        </c:dLbls>
        <c:marker val="1"/>
        <c:smooth val="0"/>
        <c:axId val="10"/>
        <c:axId val="100"/>
      </c:lineChart>
      <c:catAx>
        <c:axId val="10"/>
        <c:scaling>
          <c:orientation val="minMax"/>
        </c:scaling>
        <c:delete val="0"/>
        <c:axPos val="b"/>
        <c:title>
          <c:tx>
            <c:rich>
              <a:bodyPr/>
              <a:lstStyle/>
              <a:p>
                <a:pPr>
                  <a:defRPr/>
                </a:pPr>
                <a:r>
                  <a:rPr lang="en-US" sz="1000" b="1" i="0" u="none" strike="noStrike" kern="1200" baseline="0">
                    <a:solidFill>
                      <a:sysClr val="windowText" lastClr="000000"/>
                    </a:solidFill>
                    <a:latin typeface="Times New Roman" panose="02020603050405020304" pitchFamily="18" charset="0"/>
                    <a:cs typeface="Times New Roman" panose="02020603050405020304" pitchFamily="18" charset="0"/>
                  </a:rPr>
                  <a:t>Time t (months relative to Month 4)</a:t>
                </a:r>
              </a:p>
            </c:rich>
          </c:tx>
          <c:overlay val="1"/>
        </c:title>
        <c:numFmt formatCode="0.0" sourceLinked="1"/>
        <c:majorTickMark val="out"/>
        <c:minorTickMark val="none"/>
        <c:tickLblPos val="nextTo"/>
        <c:crossAx val="100"/>
        <c:crosses val="autoZero"/>
        <c:auto val="1"/>
        <c:lblAlgn val="ctr"/>
        <c:lblOffset val="100"/>
        <c:tickLblSkip val="3"/>
        <c:noMultiLvlLbl val="1"/>
      </c:catAx>
      <c:valAx>
        <c:axId val="100"/>
        <c:scaling>
          <c:orientation val="minMax"/>
          <c:max val="1.3"/>
          <c:min val="-0.8"/>
        </c:scaling>
        <c:delete val="0"/>
        <c:axPos val="l"/>
        <c:title>
          <c:tx>
            <c:rich>
              <a:bodyPr/>
              <a:lstStyle/>
              <a:p>
                <a:pPr>
                  <a:defRPr/>
                </a:pPr>
                <a:r>
                  <a:rPr lang="en-US"/>
                  <a:t>Effect of EMC on the error reduction rate (dError/dt)</a:t>
                </a:r>
              </a:p>
            </c:rich>
          </c:tx>
          <c:layout>
            <c:manualLayout>
              <c:xMode val="edge"/>
              <c:yMode val="edge"/>
              <c:x val="1.4574747474747473E-2"/>
              <c:y val="0.1334932098765432"/>
            </c:manualLayout>
          </c:layout>
          <c:overlay val="1"/>
        </c:title>
        <c:numFmt formatCode="0.0" sourceLinked="0"/>
        <c:majorTickMark val="out"/>
        <c:minorTickMark val="none"/>
        <c:tickLblPos val="nextTo"/>
        <c:crossAx val="10"/>
        <c:crosses val="autoZero"/>
        <c:crossBetween val="between"/>
        <c:majorUnit val="0.30000000000000004"/>
      </c:valAx>
      <c:spPr>
        <a:ln>
          <a:noFill/>
        </a:ln>
      </c:spPr>
    </c:plotArea>
    <c:plotVisOnly val="1"/>
    <c:dispBlanksAs val="gap"/>
    <c:showDLblsOverMax val="1"/>
  </c:chart>
  <c:spPr>
    <a:ln>
      <a:noFill/>
    </a:ln>
  </c:spPr>
  <c:txPr>
    <a:bodyPr/>
    <a:lstStyle/>
    <a:p>
      <a:pPr>
        <a:defRPr>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'Baseline Model'!$C$10</c:f>
              <c:strCache>
                <c:ptCount val="1"/>
                <c:pt idx="0">
                  <c:v>Predicted</c:v>
                </c:pt>
              </c:strCache>
            </c:strRef>
          </c:tx>
          <c:spPr>
            <a:ln w="18000">
              <a:solidFill>
                <a:srgbClr val="000000"/>
              </a:solidFill>
              <a:round/>
            </a:ln>
          </c:spPr>
          <c:marker>
            <c:symbol val="circle"/>
            <c:size val="7"/>
            <c:spPr>
              <a:solidFill>
                <a:srgbClr val="000000"/>
              </a:solidFill>
            </c:spPr>
          </c:marker>
          <c:dLbls>
            <c:spPr>
              <a:noFill/>
              <a:ln>
                <a:noFill/>
              </a:ln>
              <a:effectLst/>
            </c:spPr>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ext>
            </c:extLst>
          </c:dLbls>
          <c:cat>
            <c:strRef>
              <c:f>'Baseline Model'!$A$11:$A$14</c:f>
              <c:strCache>
                <c:ptCount val="4"/>
                <c:pt idx="0">
                  <c:v>T1</c:v>
                </c:pt>
                <c:pt idx="1">
                  <c:v>T2</c:v>
                </c:pt>
                <c:pt idx="2">
                  <c:v>T3</c:v>
                </c:pt>
                <c:pt idx="3">
                  <c:v>T4</c:v>
                </c:pt>
              </c:strCache>
            </c:strRef>
          </c:cat>
          <c:val>
            <c:numRef>
              <c:f>'Baseline Model'!$C$11:$C$14</c:f>
              <c:numCache>
                <c:formatCode>0.000</c:formatCode>
                <c:ptCount val="4"/>
                <c:pt idx="0">
                  <c:v>2.2599999999999998</c:v>
                </c:pt>
                <c:pt idx="1">
                  <c:v>2.258</c:v>
                </c:pt>
                <c:pt idx="2">
                  <c:v>2.09</c:v>
                </c:pt>
                <c:pt idx="3">
                  <c:v>1.756</c:v>
                </c:pt>
              </c:numCache>
            </c:numRef>
          </c:val>
          <c:smooth val="0"/>
          <c:extLst>
            <c:ext xmlns:c16="http://schemas.microsoft.com/office/drawing/2014/chart" uri="{C3380CC4-5D6E-409C-BE32-E72D297353CC}">
              <c16:uniqueId val="{00000000-9B90-6040-A61A-45986D069080}"/>
            </c:ext>
          </c:extLst>
        </c:ser>
        <c:dLbls>
          <c:showLegendKey val="0"/>
          <c:showVal val="0"/>
          <c:showCatName val="0"/>
          <c:showSerName val="0"/>
          <c:showPercent val="0"/>
          <c:showBubbleSize val="0"/>
        </c:dLbls>
        <c:hiLowLines>
          <c:spPr>
            <a:ln w="0">
              <a:noFill/>
            </a:ln>
          </c:spPr>
        </c:hiLowLines>
        <c:marker val="1"/>
        <c:smooth val="0"/>
        <c:axId val="46926060"/>
        <c:axId val="64389955"/>
      </c:lineChart>
      <c:catAx>
        <c:axId val="46926060"/>
        <c:scaling>
          <c:orientation val="minMax"/>
        </c:scaling>
        <c:delete val="0"/>
        <c:axPos val="b"/>
        <c:title>
          <c:tx>
            <c:rich>
              <a:bodyPr rot="0"/>
              <a:lstStyle/>
              <a:p>
                <a:pPr>
                  <a:defRPr/>
                </a:pPr>
                <a:r>
                  <a:rPr lang="en-US"/>
                  <a:t>Months after entry</a:t>
                </a:r>
              </a:p>
            </c:rich>
          </c:tx>
          <c:layout>
            <c:manualLayout>
              <c:xMode val="edge"/>
              <c:yMode val="edge"/>
              <c:x val="0.43190032049861904"/>
              <c:y val="0.90869711505812478"/>
            </c:manualLayout>
          </c:layout>
          <c:overlay val="0"/>
          <c:spPr>
            <a:noFill/>
            <a:ln w="0">
              <a:noFill/>
            </a:ln>
          </c:spPr>
        </c:title>
        <c:numFmt formatCode="General" sourceLinked="1"/>
        <c:majorTickMark val="none"/>
        <c:minorTickMark val="none"/>
        <c:tickLblPos val="nextTo"/>
        <c:spPr>
          <a:ln w="9360">
            <a:solidFill>
              <a:srgbClr val="878787"/>
            </a:solidFill>
            <a:round/>
          </a:ln>
        </c:spPr>
        <c:crossAx val="64389955"/>
        <c:crosses val="autoZero"/>
        <c:auto val="1"/>
        <c:lblAlgn val="ctr"/>
        <c:lblOffset val="100"/>
        <c:noMultiLvlLbl val="0"/>
      </c:catAx>
      <c:valAx>
        <c:axId val="64389955"/>
        <c:scaling>
          <c:orientation val="minMax"/>
          <c:max val="3"/>
          <c:min val="1"/>
        </c:scaling>
        <c:delete val="0"/>
        <c:axPos val="l"/>
        <c:title>
          <c:tx>
            <c:rich>
              <a:bodyPr rot="-5400000"/>
              <a:lstStyle/>
              <a:p>
                <a:pPr>
                  <a:defRPr/>
                </a:pPr>
                <a:r>
                  <a:rPr lang="en-US"/>
                  <a:t>Newcomer Action Error</a:t>
                </a:r>
              </a:p>
            </c:rich>
          </c:tx>
          <c:layout>
            <c:manualLayout>
              <c:xMode val="edge"/>
              <c:yMode val="edge"/>
              <c:x val="9.3786462256487506E-3"/>
              <c:y val="0.22823915445829401"/>
            </c:manualLayout>
          </c:layout>
          <c:overlay val="0"/>
          <c:spPr>
            <a:noFill/>
            <a:ln w="0">
              <a:noFill/>
            </a:ln>
          </c:spPr>
        </c:title>
        <c:numFmt formatCode="0.00" sourceLinked="0"/>
        <c:majorTickMark val="none"/>
        <c:minorTickMark val="none"/>
        <c:tickLblPos val="nextTo"/>
        <c:spPr>
          <a:ln w="9360">
            <a:solidFill>
              <a:srgbClr val="878787"/>
            </a:solidFill>
            <a:round/>
          </a:ln>
        </c:spPr>
        <c:crossAx val="46926060"/>
        <c:crosses val="autoZero"/>
        <c:crossBetween val="between"/>
        <c:minorUnit val="0.30000000000000004"/>
      </c:valAx>
      <c:spPr>
        <a:noFill/>
        <a:ln w="0">
          <a:noFill/>
        </a:ln>
      </c:spPr>
    </c:plotArea>
    <c:plotVisOnly val="1"/>
    <c:dispBlanksAs val="gap"/>
    <c:showDLblsOverMax val="1"/>
  </c:chart>
  <c:spPr>
    <a:solidFill>
      <a:srgbClr val="FFFFFF"/>
    </a:solidFill>
    <a:ln w="9360">
      <a:noFill/>
      <a:round/>
    </a:ln>
  </c:spPr>
  <c:txPr>
    <a:bodyPr/>
    <a:lstStyle/>
    <a:p>
      <a:pPr>
        <a:defRPr sz="1000">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sz="1000"/>
              <a:t>C2a. Team error management culture</a:t>
            </a:r>
          </a:p>
        </c:rich>
      </c:tx>
      <c:overlay val="1"/>
    </c:title>
    <c:autoTitleDeleted val="0"/>
    <c:plotArea>
      <c:layout>
        <c:manualLayout>
          <c:layoutTarget val="inner"/>
          <c:xMode val="edge"/>
          <c:yMode val="edge"/>
          <c:x val="0.13887655334552376"/>
          <c:y val="4.3524777903308456E-2"/>
          <c:w val="0.8350570959435758"/>
          <c:h val="0.67895004908043632"/>
        </c:manualLayout>
      </c:layout>
      <c:lineChart>
        <c:grouping val="standard"/>
        <c:varyColors val="0"/>
        <c:ser>
          <c:idx val="0"/>
          <c:order val="0"/>
          <c:tx>
            <c:strRef>
              <c:f>'Main Effect Model'!$C$21</c:f>
              <c:strCache>
                <c:ptCount val="1"/>
                <c:pt idx="0">
                  <c:v>Higher team error management culture (M + 1SD)</c:v>
                </c:pt>
              </c:strCache>
            </c:strRef>
          </c:tx>
          <c:spPr>
            <a:ln w="18000">
              <a:solidFill>
                <a:srgbClr val="000000"/>
              </a:solidFill>
              <a:round/>
            </a:ln>
          </c:spPr>
          <c:marker>
            <c:symbol val="circle"/>
            <c:size val="7"/>
            <c:spPr>
              <a:solidFill>
                <a:srgbClr val="000000"/>
              </a:solidFill>
            </c:spPr>
          </c:marker>
          <c:dLbls>
            <c:spPr>
              <a:noFill/>
              <a:ln>
                <a:noFill/>
              </a:ln>
              <a:effectLst/>
            </c:spPr>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ext>
            </c:extLst>
          </c:dLbls>
          <c:cat>
            <c:strRef>
              <c:f>'Main Effect Model'!$A$22:$A$25</c:f>
              <c:strCache>
                <c:ptCount val="4"/>
                <c:pt idx="0">
                  <c:v>Month 1</c:v>
                </c:pt>
                <c:pt idx="1">
                  <c:v>Month 2</c:v>
                </c:pt>
                <c:pt idx="2">
                  <c:v>Month 3</c:v>
                </c:pt>
                <c:pt idx="3">
                  <c:v>Month 4</c:v>
                </c:pt>
              </c:strCache>
            </c:strRef>
          </c:cat>
          <c:val>
            <c:numRef>
              <c:f>'Main Effect Model'!$C$22:$C$25</c:f>
              <c:numCache>
                <c:formatCode>0.000</c:formatCode>
                <c:ptCount val="4"/>
                <c:pt idx="0">
                  <c:v>2.1121006866343004</c:v>
                </c:pt>
                <c:pt idx="1">
                  <c:v>2.2584161068827644</c:v>
                </c:pt>
                <c:pt idx="2">
                  <c:v>2.1211744930029983</c:v>
                </c:pt>
                <c:pt idx="3">
                  <c:v>1.7003758449950024</c:v>
                </c:pt>
              </c:numCache>
            </c:numRef>
          </c:val>
          <c:smooth val="0"/>
          <c:extLst>
            <c:ext xmlns:c16="http://schemas.microsoft.com/office/drawing/2014/chart" uri="{C3380CC4-5D6E-409C-BE32-E72D297353CC}">
              <c16:uniqueId val="{00000000-08F5-684B-BE46-E308657ED888}"/>
            </c:ext>
          </c:extLst>
        </c:ser>
        <c:ser>
          <c:idx val="1"/>
          <c:order val="1"/>
          <c:tx>
            <c:strRef>
              <c:f>'Main Effect Model'!$D$21</c:f>
              <c:strCache>
                <c:ptCount val="1"/>
                <c:pt idx="0">
                  <c:v>Lower team error management culture (M − 1SD)</c:v>
                </c:pt>
              </c:strCache>
            </c:strRef>
          </c:tx>
          <c:spPr>
            <a:ln w="18000">
              <a:solidFill>
                <a:srgbClr val="000000"/>
              </a:solidFill>
              <a:prstDash val="dash"/>
              <a:round/>
            </a:ln>
          </c:spPr>
          <c:marker>
            <c:symbol val="square"/>
            <c:size val="7"/>
            <c:spPr>
              <a:solidFill>
                <a:srgbClr val="000000"/>
              </a:solidFill>
            </c:spPr>
          </c:marker>
          <c:dLbls>
            <c:spPr>
              <a:noFill/>
              <a:ln>
                <a:noFill/>
              </a:ln>
              <a:effectLst/>
            </c:spPr>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ext>
            </c:extLst>
          </c:dLbls>
          <c:cat>
            <c:strRef>
              <c:f>'Main Effect Model'!$A$22:$A$25</c:f>
              <c:strCache>
                <c:ptCount val="4"/>
                <c:pt idx="0">
                  <c:v>Month 1</c:v>
                </c:pt>
                <c:pt idx="1">
                  <c:v>Month 2</c:v>
                </c:pt>
                <c:pt idx="2">
                  <c:v>Month 3</c:v>
                </c:pt>
                <c:pt idx="3">
                  <c:v>Month 4</c:v>
                </c:pt>
              </c:strCache>
            </c:strRef>
          </c:cat>
          <c:val>
            <c:numRef>
              <c:f>'Main Effect Model'!$D$22:$D$25</c:f>
              <c:numCache>
                <c:formatCode>0.000</c:formatCode>
                <c:ptCount val="4"/>
                <c:pt idx="0">
                  <c:v>2.3858993133656994</c:v>
                </c:pt>
                <c:pt idx="1">
                  <c:v>2.2495838931172356</c:v>
                </c:pt>
                <c:pt idx="2">
                  <c:v>2.0568255069970016</c:v>
                </c:pt>
                <c:pt idx="3">
                  <c:v>1.8076241550049976</c:v>
                </c:pt>
              </c:numCache>
            </c:numRef>
          </c:val>
          <c:smooth val="0"/>
          <c:extLst>
            <c:ext xmlns:c16="http://schemas.microsoft.com/office/drawing/2014/chart" uri="{C3380CC4-5D6E-409C-BE32-E72D297353CC}">
              <c16:uniqueId val="{00000001-08F5-684B-BE46-E308657ED888}"/>
            </c:ext>
          </c:extLst>
        </c:ser>
        <c:dLbls>
          <c:showLegendKey val="0"/>
          <c:showVal val="0"/>
          <c:showCatName val="0"/>
          <c:showSerName val="0"/>
          <c:showPercent val="0"/>
          <c:showBubbleSize val="0"/>
        </c:dLbls>
        <c:hiLowLines>
          <c:spPr>
            <a:ln w="0">
              <a:noFill/>
            </a:ln>
          </c:spPr>
        </c:hiLowLines>
        <c:marker val="1"/>
        <c:smooth val="0"/>
        <c:axId val="21538500"/>
        <c:axId val="75050681"/>
      </c:lineChart>
      <c:catAx>
        <c:axId val="21538500"/>
        <c:scaling>
          <c:orientation val="minMax"/>
        </c:scaling>
        <c:delete val="0"/>
        <c:axPos val="b"/>
        <c:title>
          <c:tx>
            <c:rich>
              <a:bodyPr rot="0"/>
              <a:lstStyle/>
              <a:p>
                <a:pPr>
                  <a:defRPr/>
                </a:pPr>
                <a:r>
                  <a:rPr lang="en-US"/>
                  <a:t>Months after entry</a:t>
                </a:r>
              </a:p>
            </c:rich>
          </c:tx>
          <c:overlay val="0"/>
          <c:spPr>
            <a:noFill/>
            <a:ln w="0">
              <a:noFill/>
            </a:ln>
          </c:spPr>
        </c:title>
        <c:numFmt formatCode="General" sourceLinked="1"/>
        <c:majorTickMark val="none"/>
        <c:minorTickMark val="none"/>
        <c:tickLblPos val="nextTo"/>
        <c:spPr>
          <a:ln w="9360">
            <a:solidFill>
              <a:srgbClr val="878787"/>
            </a:solidFill>
            <a:round/>
          </a:ln>
        </c:spPr>
        <c:crossAx val="75050681"/>
        <c:crosses val="autoZero"/>
        <c:auto val="1"/>
        <c:lblAlgn val="ctr"/>
        <c:lblOffset val="100"/>
        <c:noMultiLvlLbl val="0"/>
      </c:catAx>
      <c:valAx>
        <c:axId val="75050681"/>
        <c:scaling>
          <c:orientation val="minMax"/>
          <c:max val="3"/>
          <c:min val="1"/>
        </c:scaling>
        <c:delete val="0"/>
        <c:axPos val="l"/>
        <c:title>
          <c:tx>
            <c:rich>
              <a:bodyPr rot="-5400000"/>
              <a:lstStyle/>
              <a:p>
                <a:pPr>
                  <a:defRPr/>
                </a:pPr>
                <a:r>
                  <a:rPr lang="en-US"/>
                  <a:t>Newcomer Action Error</a:t>
                </a:r>
              </a:p>
            </c:rich>
          </c:tx>
          <c:layout>
            <c:manualLayout>
              <c:xMode val="edge"/>
              <c:yMode val="edge"/>
              <c:x val="1.2557944531460124E-2"/>
              <c:y val="0.22969397267547029"/>
            </c:manualLayout>
          </c:layout>
          <c:overlay val="0"/>
          <c:spPr>
            <a:noFill/>
            <a:ln w="0">
              <a:noFill/>
            </a:ln>
          </c:spPr>
        </c:title>
        <c:numFmt formatCode="0.00" sourceLinked="0"/>
        <c:majorTickMark val="none"/>
        <c:minorTickMark val="none"/>
        <c:tickLblPos val="nextTo"/>
        <c:spPr>
          <a:ln w="9360">
            <a:solidFill>
              <a:srgbClr val="878787"/>
            </a:solidFill>
            <a:round/>
          </a:ln>
        </c:spPr>
        <c:crossAx val="21538500"/>
        <c:crosses val="autoZero"/>
        <c:crossBetween val="between"/>
        <c:majorUnit val="0.30000000000000004"/>
      </c:valAx>
      <c:spPr>
        <a:noFill/>
        <a:ln w="0">
          <a:noFill/>
        </a:ln>
      </c:spPr>
    </c:plotArea>
    <c:legend>
      <c:legendPos val="b"/>
      <c:layout>
        <c:manualLayout>
          <c:xMode val="edge"/>
          <c:yMode val="edge"/>
          <c:x val="0.05"/>
          <c:y val="0.87030633600651941"/>
          <c:w val="0.9"/>
          <c:h val="0.12969366399348062"/>
        </c:manualLayout>
      </c:layout>
      <c:overlay val="0"/>
      <c:spPr>
        <a:noFill/>
        <a:ln w="0">
          <a:noFill/>
        </a:ln>
      </c:spPr>
    </c:legend>
    <c:plotVisOnly val="1"/>
    <c:dispBlanksAs val="gap"/>
    <c:showDLblsOverMax val="1"/>
  </c:chart>
  <c:spPr>
    <a:solidFill>
      <a:srgbClr val="FFFFFF"/>
    </a:solidFill>
    <a:ln w="9360">
      <a:noFill/>
      <a:round/>
    </a:ln>
  </c:spPr>
  <c:txPr>
    <a:bodyPr/>
    <a:lstStyle/>
    <a:p>
      <a:pPr>
        <a:defRPr>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sz="1000" b="1" i="0" u="none" strike="noStrike" kern="1200" baseline="0">
                <a:solidFill>
                  <a:sysClr val="windowText" lastClr="000000"/>
                </a:solidFill>
                <a:latin typeface="Times New Roman" panose="02020603050405020304" pitchFamily="18" charset="0"/>
                <a:cs typeface="Times New Roman" panose="02020603050405020304" pitchFamily="18" charset="0"/>
              </a:rPr>
              <a:t>C2b. Team error aversion culture</a:t>
            </a:r>
          </a:p>
        </c:rich>
      </c:tx>
      <c:layout>
        <c:manualLayout>
          <c:xMode val="edge"/>
          <c:yMode val="edge"/>
          <c:x val="0.31521190653105291"/>
          <c:y val="3.8797284190106693E-3"/>
        </c:manualLayout>
      </c:layout>
      <c:overlay val="1"/>
    </c:title>
    <c:autoTitleDeleted val="0"/>
    <c:plotArea>
      <c:layout/>
      <c:lineChart>
        <c:grouping val="standard"/>
        <c:varyColors val="0"/>
        <c:ser>
          <c:idx val="0"/>
          <c:order val="0"/>
          <c:tx>
            <c:strRef>
              <c:f>'Main Effect Model'!$C$29</c:f>
              <c:strCache>
                <c:ptCount val="1"/>
                <c:pt idx="0">
                  <c:v>Higher team error aversion culture (M + 1SD)</c:v>
                </c:pt>
              </c:strCache>
            </c:strRef>
          </c:tx>
          <c:spPr>
            <a:ln w="18000">
              <a:solidFill>
                <a:srgbClr val="000000"/>
              </a:solidFill>
              <a:round/>
            </a:ln>
          </c:spPr>
          <c:marker>
            <c:symbol val="circle"/>
            <c:size val="7"/>
            <c:spPr>
              <a:solidFill>
                <a:srgbClr val="000000"/>
              </a:solidFill>
            </c:spPr>
          </c:marker>
          <c:dLbls>
            <c:spPr>
              <a:noFill/>
              <a:ln>
                <a:noFill/>
              </a:ln>
              <a:effectLst/>
            </c:spPr>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ext>
            </c:extLst>
          </c:dLbls>
          <c:cat>
            <c:strRef>
              <c:f>'Main Effect Model'!$A$30:$A$33</c:f>
              <c:strCache>
                <c:ptCount val="4"/>
                <c:pt idx="0">
                  <c:v>Month 1</c:v>
                </c:pt>
                <c:pt idx="1">
                  <c:v>Month 2</c:v>
                </c:pt>
                <c:pt idx="2">
                  <c:v>Month 3</c:v>
                </c:pt>
                <c:pt idx="3">
                  <c:v>Month 4</c:v>
                </c:pt>
              </c:strCache>
            </c:strRef>
          </c:cat>
          <c:val>
            <c:numRef>
              <c:f>'Main Effect Model'!$C$30:$C$33</c:f>
              <c:numCache>
                <c:formatCode>0.000</c:formatCode>
                <c:ptCount val="4"/>
                <c:pt idx="0">
                  <c:v>2.0599648921496327</c:v>
                </c:pt>
                <c:pt idx="1">
                  <c:v>1.9843469785075643</c:v>
                </c:pt>
                <c:pt idx="2">
                  <c:v>1.8596559353285982</c:v>
                </c:pt>
                <c:pt idx="3">
                  <c:v>1.6858917626127352</c:v>
                </c:pt>
              </c:numCache>
            </c:numRef>
          </c:val>
          <c:smooth val="0"/>
          <c:extLst>
            <c:ext xmlns:c16="http://schemas.microsoft.com/office/drawing/2014/chart" uri="{C3380CC4-5D6E-409C-BE32-E72D297353CC}">
              <c16:uniqueId val="{00000000-E1D7-9540-BE93-A9532ED02403}"/>
            </c:ext>
          </c:extLst>
        </c:ser>
        <c:ser>
          <c:idx val="1"/>
          <c:order val="1"/>
          <c:tx>
            <c:strRef>
              <c:f>'Main Effect Model'!$D$29</c:f>
              <c:strCache>
                <c:ptCount val="1"/>
                <c:pt idx="0">
                  <c:v>Lower team error aversion culture (M − 1SD)</c:v>
                </c:pt>
              </c:strCache>
            </c:strRef>
          </c:tx>
          <c:spPr>
            <a:ln w="18000">
              <a:solidFill>
                <a:srgbClr val="000000"/>
              </a:solidFill>
              <a:prstDash val="dash"/>
              <a:round/>
            </a:ln>
          </c:spPr>
          <c:marker>
            <c:symbol val="square"/>
            <c:size val="7"/>
            <c:spPr>
              <a:solidFill>
                <a:srgbClr val="000000"/>
              </a:solidFill>
            </c:spPr>
          </c:marker>
          <c:dLbls>
            <c:spPr>
              <a:noFill/>
              <a:ln>
                <a:noFill/>
              </a:ln>
              <a:effectLst/>
            </c:spPr>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ext>
            </c:extLst>
          </c:dLbls>
          <c:cat>
            <c:strRef>
              <c:f>'Main Effect Model'!$A$30:$A$33</c:f>
              <c:strCache>
                <c:ptCount val="4"/>
                <c:pt idx="0">
                  <c:v>Month 1</c:v>
                </c:pt>
                <c:pt idx="1">
                  <c:v>Month 2</c:v>
                </c:pt>
                <c:pt idx="2">
                  <c:v>Month 3</c:v>
                </c:pt>
                <c:pt idx="3">
                  <c:v>Month 4</c:v>
                </c:pt>
              </c:strCache>
            </c:strRef>
          </c:cat>
          <c:val>
            <c:numRef>
              <c:f>'Main Effect Model'!$D$30:$D$33</c:f>
              <c:numCache>
                <c:formatCode>0.000</c:formatCode>
                <c:ptCount val="4"/>
                <c:pt idx="0">
                  <c:v>2.438035107850367</c:v>
                </c:pt>
                <c:pt idx="1">
                  <c:v>2.5236530214924358</c:v>
                </c:pt>
                <c:pt idx="2">
                  <c:v>2.3183440646714017</c:v>
                </c:pt>
                <c:pt idx="3">
                  <c:v>1.8221082373872648</c:v>
                </c:pt>
              </c:numCache>
            </c:numRef>
          </c:val>
          <c:smooth val="0"/>
          <c:extLst>
            <c:ext xmlns:c16="http://schemas.microsoft.com/office/drawing/2014/chart" uri="{C3380CC4-5D6E-409C-BE32-E72D297353CC}">
              <c16:uniqueId val="{00000001-E1D7-9540-BE93-A9532ED02403}"/>
            </c:ext>
          </c:extLst>
        </c:ser>
        <c:dLbls>
          <c:showLegendKey val="0"/>
          <c:showVal val="0"/>
          <c:showCatName val="0"/>
          <c:showSerName val="0"/>
          <c:showPercent val="0"/>
          <c:showBubbleSize val="0"/>
        </c:dLbls>
        <c:hiLowLines>
          <c:spPr>
            <a:ln w="0">
              <a:noFill/>
            </a:ln>
          </c:spPr>
        </c:hiLowLines>
        <c:marker val="1"/>
        <c:smooth val="0"/>
        <c:axId val="7487248"/>
        <c:axId val="73232257"/>
      </c:lineChart>
      <c:catAx>
        <c:axId val="7487248"/>
        <c:scaling>
          <c:orientation val="minMax"/>
        </c:scaling>
        <c:delete val="0"/>
        <c:axPos val="b"/>
        <c:title>
          <c:tx>
            <c:rich>
              <a:bodyPr rot="0"/>
              <a:lstStyle/>
              <a:p>
                <a:pPr>
                  <a:defRPr/>
                </a:pPr>
                <a:r>
                  <a:rPr lang="en-US"/>
                  <a:t>Months after entry</a:t>
                </a:r>
              </a:p>
            </c:rich>
          </c:tx>
          <c:overlay val="0"/>
          <c:spPr>
            <a:noFill/>
            <a:ln w="0">
              <a:noFill/>
            </a:ln>
          </c:spPr>
        </c:title>
        <c:numFmt formatCode="General" sourceLinked="1"/>
        <c:majorTickMark val="none"/>
        <c:minorTickMark val="none"/>
        <c:tickLblPos val="nextTo"/>
        <c:spPr>
          <a:ln w="9360">
            <a:solidFill>
              <a:srgbClr val="878787"/>
            </a:solidFill>
            <a:round/>
          </a:ln>
        </c:spPr>
        <c:crossAx val="73232257"/>
        <c:crosses val="autoZero"/>
        <c:auto val="1"/>
        <c:lblAlgn val="ctr"/>
        <c:lblOffset val="100"/>
        <c:noMultiLvlLbl val="0"/>
      </c:catAx>
      <c:valAx>
        <c:axId val="73232257"/>
        <c:scaling>
          <c:orientation val="minMax"/>
          <c:min val="1"/>
        </c:scaling>
        <c:delete val="0"/>
        <c:axPos val="l"/>
        <c:title>
          <c:tx>
            <c:rich>
              <a:bodyPr rot="-5400000"/>
              <a:lstStyle/>
              <a:p>
                <a:pPr>
                  <a:defRPr/>
                </a:pPr>
                <a:r>
                  <a:rPr lang="en-US"/>
                  <a:t>Newcomer Action Error</a:t>
                </a:r>
              </a:p>
            </c:rich>
          </c:tx>
          <c:layout>
            <c:manualLayout>
              <c:xMode val="edge"/>
              <c:yMode val="edge"/>
              <c:x val="1.5069533437752148E-2"/>
              <c:y val="0.23361423394390632"/>
            </c:manualLayout>
          </c:layout>
          <c:overlay val="0"/>
          <c:spPr>
            <a:noFill/>
            <a:ln w="0">
              <a:noFill/>
            </a:ln>
          </c:spPr>
        </c:title>
        <c:numFmt formatCode="0.00" sourceLinked="0"/>
        <c:majorTickMark val="none"/>
        <c:minorTickMark val="none"/>
        <c:tickLblPos val="nextTo"/>
        <c:spPr>
          <a:ln w="9360">
            <a:solidFill>
              <a:srgbClr val="878787"/>
            </a:solidFill>
            <a:round/>
          </a:ln>
        </c:spPr>
        <c:crossAx val="7487248"/>
        <c:crosses val="autoZero"/>
        <c:crossBetween val="between"/>
        <c:majorUnit val="0.30000000000000004"/>
      </c:valAx>
      <c:spPr>
        <a:noFill/>
        <a:ln w="0">
          <a:noFill/>
        </a:ln>
      </c:spPr>
    </c:plotArea>
    <c:legend>
      <c:legendPos val="b"/>
      <c:overlay val="0"/>
      <c:spPr>
        <a:noFill/>
        <a:ln w="0">
          <a:noFill/>
        </a:ln>
      </c:spPr>
    </c:legend>
    <c:plotVisOnly val="1"/>
    <c:dispBlanksAs val="gap"/>
    <c:showDLblsOverMax val="1"/>
  </c:chart>
  <c:spPr>
    <a:solidFill>
      <a:srgbClr val="FFFFFF"/>
    </a:solidFill>
    <a:ln w="9360">
      <a:noFill/>
      <a:round/>
    </a:ln>
  </c:spPr>
  <c:txPr>
    <a:bodyPr/>
    <a:lstStyle/>
    <a:p>
      <a:pPr>
        <a:defRPr>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'Full Model'!$C$19</c:f>
              <c:strCache>
                <c:ptCount val="1"/>
                <c:pt idx="0">
                  <c:v>Higher team error management culture (M + 1SD), higher newcomer locus of control (M + 1SD)</c:v>
                </c:pt>
              </c:strCache>
            </c:strRef>
          </c:tx>
          <c:spPr>
            <a:ln w="18000">
              <a:solidFill>
                <a:srgbClr val="000000"/>
              </a:solidFill>
              <a:round/>
            </a:ln>
          </c:spPr>
          <c:marker>
            <c:symbol val="circle"/>
            <c:size val="7"/>
            <c:spPr>
              <a:solidFill>
                <a:srgbClr val="000000"/>
              </a:solidFill>
            </c:spPr>
          </c:marker>
          <c:dLbls>
            <c:spPr>
              <a:noFill/>
              <a:ln>
                <a:noFill/>
              </a:ln>
              <a:effectLst/>
            </c:spPr>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ext>
            </c:extLst>
          </c:dLbls>
          <c:cat>
            <c:strRef>
              <c:f>'Full Model'!$A$20:$A$23</c:f>
              <c:strCache>
                <c:ptCount val="4"/>
                <c:pt idx="0">
                  <c:v>Month 1</c:v>
                </c:pt>
                <c:pt idx="1">
                  <c:v>Month 2</c:v>
                </c:pt>
                <c:pt idx="2">
                  <c:v>Month 3</c:v>
                </c:pt>
                <c:pt idx="3">
                  <c:v>Month 4</c:v>
                </c:pt>
              </c:strCache>
            </c:strRef>
          </c:cat>
          <c:val>
            <c:numRef>
              <c:f>'Full Model'!$C$20:$C$23</c:f>
              <c:numCache>
                <c:formatCode>0.000</c:formatCode>
                <c:ptCount val="4"/>
                <c:pt idx="0">
                  <c:v>2.2168026221350359</c:v>
                </c:pt>
                <c:pt idx="1">
                  <c:v>2.1100016545626405</c:v>
                </c:pt>
                <c:pt idx="2">
                  <c:v>1.9584397117633783</c:v>
                </c:pt>
                <c:pt idx="3">
                  <c:v>1.7621167937372486</c:v>
                </c:pt>
              </c:numCache>
            </c:numRef>
          </c:val>
          <c:smooth val="0"/>
          <c:extLst>
            <c:ext xmlns:c16="http://schemas.microsoft.com/office/drawing/2014/chart" uri="{C3380CC4-5D6E-409C-BE32-E72D297353CC}">
              <c16:uniqueId val="{00000000-5752-A241-8E53-1406B12E4355}"/>
            </c:ext>
          </c:extLst>
        </c:ser>
        <c:ser>
          <c:idx val="1"/>
          <c:order val="1"/>
          <c:tx>
            <c:strRef>
              <c:f>'Full Model'!$D$19</c:f>
              <c:strCache>
                <c:ptCount val="1"/>
                <c:pt idx="0">
                  <c:v>Higher team error management culture (M + 1SD), lower newcomer locus of control (M − 1SD)</c:v>
                </c:pt>
              </c:strCache>
            </c:strRef>
          </c:tx>
          <c:spPr>
            <a:ln w="18000">
              <a:solidFill>
                <a:srgbClr val="000000"/>
              </a:solidFill>
              <a:prstDash val="dash"/>
              <a:round/>
            </a:ln>
          </c:spPr>
          <c:marker>
            <c:symbol val="circle"/>
            <c:size val="7"/>
            <c:spPr>
              <a:solidFill>
                <a:srgbClr val="000000"/>
              </a:solidFill>
            </c:spPr>
          </c:marker>
          <c:dLbls>
            <c:spPr>
              <a:noFill/>
              <a:ln>
                <a:noFill/>
              </a:ln>
              <a:effectLst/>
            </c:spPr>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ext>
            </c:extLst>
          </c:dLbls>
          <c:cat>
            <c:strRef>
              <c:f>'Full Model'!$A$20:$A$23</c:f>
              <c:strCache>
                <c:ptCount val="4"/>
                <c:pt idx="0">
                  <c:v>Month 1</c:v>
                </c:pt>
                <c:pt idx="1">
                  <c:v>Month 2</c:v>
                </c:pt>
                <c:pt idx="2">
                  <c:v>Month 3</c:v>
                </c:pt>
                <c:pt idx="3">
                  <c:v>Month 4</c:v>
                </c:pt>
              </c:strCache>
            </c:strRef>
          </c:cat>
          <c:val>
            <c:numRef>
              <c:f>'Full Model'!$D$20:$D$23</c:f>
              <c:numCache>
                <c:formatCode>0.000</c:formatCode>
                <c:ptCount val="4"/>
                <c:pt idx="0">
                  <c:v>2.0936940617147446</c:v>
                </c:pt>
                <c:pt idx="1">
                  <c:v>2.3382399593171255</c:v>
                </c:pt>
                <c:pt idx="2">
                  <c:v>2.2063388053007369</c:v>
                </c:pt>
                <c:pt idx="3">
                  <c:v>1.6979905996655793</c:v>
                </c:pt>
              </c:numCache>
            </c:numRef>
          </c:val>
          <c:smooth val="0"/>
          <c:extLst>
            <c:ext xmlns:c16="http://schemas.microsoft.com/office/drawing/2014/chart" uri="{C3380CC4-5D6E-409C-BE32-E72D297353CC}">
              <c16:uniqueId val="{00000001-5752-A241-8E53-1406B12E4355}"/>
            </c:ext>
          </c:extLst>
        </c:ser>
        <c:ser>
          <c:idx val="2"/>
          <c:order val="2"/>
          <c:tx>
            <c:strRef>
              <c:f>'Full Model'!$E$19</c:f>
              <c:strCache>
                <c:ptCount val="1"/>
                <c:pt idx="0">
                  <c:v>Lower team error management culture (M − 1SD), higher newcomer locus of control (M + 1SD)</c:v>
                </c:pt>
              </c:strCache>
            </c:strRef>
          </c:tx>
          <c:spPr>
            <a:ln w="18000">
              <a:solidFill>
                <a:srgbClr val="000000"/>
              </a:solidFill>
              <a:round/>
            </a:ln>
          </c:spPr>
          <c:marker>
            <c:symbol val="square"/>
            <c:size val="7"/>
            <c:spPr>
              <a:solidFill>
                <a:srgbClr val="000000"/>
              </a:solidFill>
            </c:spPr>
          </c:marker>
          <c:dLbls>
            <c:spPr>
              <a:noFill/>
              <a:ln>
                <a:noFill/>
              </a:ln>
              <a:effectLst/>
            </c:spPr>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ext>
            </c:extLst>
          </c:dLbls>
          <c:cat>
            <c:strRef>
              <c:f>'Full Model'!$A$20:$A$23</c:f>
              <c:strCache>
                <c:ptCount val="4"/>
                <c:pt idx="0">
                  <c:v>Month 1</c:v>
                </c:pt>
                <c:pt idx="1">
                  <c:v>Month 2</c:v>
                </c:pt>
                <c:pt idx="2">
                  <c:v>Month 3</c:v>
                </c:pt>
                <c:pt idx="3">
                  <c:v>Month 4</c:v>
                </c:pt>
              </c:strCache>
            </c:strRef>
          </c:cat>
          <c:val>
            <c:numRef>
              <c:f>'Full Model'!$E$20:$E$23</c:f>
              <c:numCache>
                <c:formatCode>0.000</c:formatCode>
                <c:ptCount val="4"/>
                <c:pt idx="0">
                  <c:v>2.3775035425377431</c:v>
                </c:pt>
                <c:pt idx="1">
                  <c:v>2.217578939698083</c:v>
                </c:pt>
                <c:pt idx="2">
                  <c:v>2.0352043526670149</c:v>
                </c:pt>
                <c:pt idx="3">
                  <c:v>1.8303797814445408</c:v>
                </c:pt>
              </c:numCache>
            </c:numRef>
          </c:val>
          <c:smooth val="0"/>
          <c:extLst>
            <c:ext xmlns:c16="http://schemas.microsoft.com/office/drawing/2014/chart" uri="{C3380CC4-5D6E-409C-BE32-E72D297353CC}">
              <c16:uniqueId val="{00000002-5752-A241-8E53-1406B12E4355}"/>
            </c:ext>
          </c:extLst>
        </c:ser>
        <c:ser>
          <c:idx val="3"/>
          <c:order val="3"/>
          <c:tx>
            <c:strRef>
              <c:f>'Full Model'!$F$19</c:f>
              <c:strCache>
                <c:ptCount val="1"/>
                <c:pt idx="0">
                  <c:v>Lower team error management culture (M − 1SD), lower newcomer locus of control (M − 1SD)</c:v>
                </c:pt>
              </c:strCache>
            </c:strRef>
          </c:tx>
          <c:spPr>
            <a:ln w="18000">
              <a:solidFill>
                <a:srgbClr val="000000"/>
              </a:solidFill>
              <a:prstDash val="dash"/>
              <a:round/>
            </a:ln>
          </c:spPr>
          <c:marker>
            <c:symbol val="square"/>
            <c:size val="7"/>
            <c:spPr>
              <a:solidFill>
                <a:srgbClr val="000000"/>
              </a:solidFill>
            </c:spPr>
          </c:marker>
          <c:dLbls>
            <c:spPr>
              <a:noFill/>
              <a:ln>
                <a:noFill/>
              </a:ln>
              <a:effectLst/>
            </c:spPr>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ext>
            </c:extLst>
          </c:dLbls>
          <c:cat>
            <c:strRef>
              <c:f>'Full Model'!$A$20:$A$23</c:f>
              <c:strCache>
                <c:ptCount val="4"/>
                <c:pt idx="0">
                  <c:v>Month 1</c:v>
                </c:pt>
                <c:pt idx="1">
                  <c:v>Month 2</c:v>
                </c:pt>
                <c:pt idx="2">
                  <c:v>Month 3</c:v>
                </c:pt>
                <c:pt idx="3">
                  <c:v>Month 4</c:v>
                </c:pt>
              </c:strCache>
            </c:strRef>
          </c:cat>
          <c:val>
            <c:numRef>
              <c:f>'Full Model'!$F$20:$F$23</c:f>
              <c:numCache>
                <c:formatCode>0.000</c:formatCode>
                <c:ptCount val="4"/>
                <c:pt idx="0">
                  <c:v>2.6319997736124763</c:v>
                </c:pt>
                <c:pt idx="1">
                  <c:v>2.2861794464221514</c:v>
                </c:pt>
                <c:pt idx="2">
                  <c:v>2.0160171302688701</c:v>
                </c:pt>
                <c:pt idx="3">
                  <c:v>1.8215128251526314</c:v>
                </c:pt>
              </c:numCache>
            </c:numRef>
          </c:val>
          <c:smooth val="0"/>
          <c:extLst>
            <c:ext xmlns:c16="http://schemas.microsoft.com/office/drawing/2014/chart" uri="{C3380CC4-5D6E-409C-BE32-E72D297353CC}">
              <c16:uniqueId val="{00000003-5752-A241-8E53-1406B12E4355}"/>
            </c:ext>
          </c:extLst>
        </c:ser>
        <c:dLbls>
          <c:showLegendKey val="0"/>
          <c:showVal val="0"/>
          <c:showCatName val="0"/>
          <c:showSerName val="0"/>
          <c:showPercent val="0"/>
          <c:showBubbleSize val="0"/>
        </c:dLbls>
        <c:hiLowLines>
          <c:spPr>
            <a:ln w="0">
              <a:noFill/>
            </a:ln>
          </c:spPr>
        </c:hiLowLines>
        <c:marker val="1"/>
        <c:smooth val="0"/>
        <c:axId val="73401575"/>
        <c:axId val="15765751"/>
      </c:lineChart>
      <c:catAx>
        <c:axId val="73401575"/>
        <c:scaling>
          <c:orientation val="minMax"/>
        </c:scaling>
        <c:delete val="0"/>
        <c:axPos val="b"/>
        <c:title>
          <c:tx>
            <c:rich>
              <a:bodyPr rot="0"/>
              <a:lstStyle/>
              <a:p>
                <a:pPr>
                  <a:defRPr/>
                </a:pPr>
                <a:r>
                  <a:rPr lang="en-US"/>
                  <a:t>Months after entry</a:t>
                </a:r>
              </a:p>
            </c:rich>
          </c:tx>
          <c:overlay val="0"/>
          <c:spPr>
            <a:noFill/>
            <a:ln w="0">
              <a:noFill/>
            </a:ln>
          </c:spPr>
        </c:title>
        <c:numFmt formatCode="General" sourceLinked="1"/>
        <c:majorTickMark val="none"/>
        <c:minorTickMark val="none"/>
        <c:tickLblPos val="nextTo"/>
        <c:spPr>
          <a:ln w="9360">
            <a:solidFill>
              <a:srgbClr val="878787"/>
            </a:solidFill>
            <a:round/>
          </a:ln>
        </c:spPr>
        <c:crossAx val="15765751"/>
        <c:crosses val="autoZero"/>
        <c:auto val="1"/>
        <c:lblAlgn val="ctr"/>
        <c:lblOffset val="100"/>
        <c:noMultiLvlLbl val="0"/>
      </c:catAx>
      <c:valAx>
        <c:axId val="15765751"/>
        <c:scaling>
          <c:orientation val="minMax"/>
          <c:max val="2.8299999999999996"/>
          <c:min val="1.53"/>
        </c:scaling>
        <c:delete val="0"/>
        <c:axPos val="l"/>
        <c:title>
          <c:tx>
            <c:rich>
              <a:bodyPr rot="-5400000"/>
              <a:lstStyle/>
              <a:p>
                <a:pPr>
                  <a:defRPr/>
                </a:pPr>
                <a:r>
                  <a:rPr lang="en-US"/>
                  <a:t>Newcomer Action Error</a:t>
                </a:r>
              </a:p>
            </c:rich>
          </c:tx>
          <c:layout>
            <c:manualLayout>
              <c:xMode val="edge"/>
              <c:yMode val="edge"/>
              <c:x val="8.9759017018034033E-3"/>
              <c:y val="9.6437758702114088E-2"/>
            </c:manualLayout>
          </c:layout>
          <c:overlay val="0"/>
          <c:spPr>
            <a:noFill/>
            <a:ln w="0">
              <a:noFill/>
            </a:ln>
          </c:spPr>
        </c:title>
        <c:numFmt formatCode="0.00" sourceLinked="0"/>
        <c:majorTickMark val="none"/>
        <c:minorTickMark val="none"/>
        <c:tickLblPos val="nextTo"/>
        <c:spPr>
          <a:ln w="9360">
            <a:solidFill>
              <a:srgbClr val="878787"/>
            </a:solidFill>
            <a:round/>
          </a:ln>
        </c:spPr>
        <c:crossAx val="73401575"/>
        <c:crosses val="autoZero"/>
        <c:crossBetween val="between"/>
        <c:majorUnit val="0.30000000000000004"/>
      </c:valAx>
      <c:spPr>
        <a:noFill/>
        <a:ln w="0">
          <a:noFill/>
        </a:ln>
      </c:spPr>
    </c:plotArea>
    <c:legend>
      <c:legendPos val="b"/>
      <c:overlay val="0"/>
      <c:spPr>
        <a:noFill/>
        <a:ln w="0">
          <a:noFill/>
        </a:ln>
      </c:spPr>
    </c:legend>
    <c:plotVisOnly val="1"/>
    <c:dispBlanksAs val="gap"/>
    <c:showDLblsOverMax val="1"/>
  </c:chart>
  <c:spPr>
    <a:solidFill>
      <a:srgbClr val="FFFFFF"/>
    </a:solidFill>
    <a:ln w="9360">
      <a:noFill/>
      <a:round/>
    </a:ln>
  </c:spPr>
  <c:txPr>
    <a:bodyPr/>
    <a:lstStyle/>
    <a:p>
      <a:pPr>
        <a:defRPr>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文档" ma:contentTypeID="0x010100099AB42DC3027849A3E2C55FA9757EFE" ma:contentTypeVersion="10" ma:contentTypeDescription="新建文档。" ma:contentTypeScope="" ma:versionID="9f572d0d190b524c6ce084dc01df725f">
  <xsd:schema xmlns:xsd="http://www.w3.org/2001/XMLSchema" xmlns:xs="http://www.w3.org/2001/XMLSchema" xmlns:p="http://schemas.microsoft.com/office/2006/metadata/properties" xmlns:ns3="1af1550f-e59c-4abb-b13c-e7567ed13c80" targetNamespace="http://schemas.microsoft.com/office/2006/metadata/properties" ma:root="true" ma:fieldsID="33d11ba7d969c8f6fa3aee2d83548e1c" ns3:_="">
    <xsd:import namespace="1af1550f-e59c-4abb-b13c-e7567ed13c80"/>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f1550f-e59c-4abb-b13c-e7567ed13c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9E8D647-402D-4164-B373-9EEDF0BC3942}">
  <ds:schemaRefs>
    <ds:schemaRef ds:uri="http://schemas.openxmlformats.org/officeDocument/2006/bibliography"/>
  </ds:schemaRefs>
</ds:datastoreItem>
</file>

<file path=customXml/itemProps2.xml><?xml version="1.0" encoding="utf-8"?>
<ds:datastoreItem xmlns:ds="http://schemas.openxmlformats.org/officeDocument/2006/customXml" ds:itemID="{DD24A177-F7D2-4FDD-BA30-86BE4DBB06F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6F6CF34-1EA7-4B47-8F20-AFB4CEBE97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f1550f-e59c-4abb-b13c-e7567ed13c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14C00C0-2A46-4401-8C5A-C36159F23A0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75</Pages>
  <Words>57396</Words>
  <Characters>327159</Characters>
  <Application>Microsoft Office Word</Application>
  <DocSecurity>0</DocSecurity>
  <Lines>2726</Lines>
  <Paragraphs>767</Paragraphs>
  <ScaleCrop>false</ScaleCrop>
  <Company/>
  <LinksUpToDate>false</LinksUpToDate>
  <CharactersWithSpaces>383788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Ryan Fehr</dc:creator>
  <cp:lastModifiedBy>Hong Deng</cp:lastModifiedBy>
  <cp:revision>75</cp:revision>
  <cp:lastPrinted>2026-05-23T11:31:00Z</cp:lastPrinted>
  <dcterms:created xsi:type="dcterms:W3CDTF">2026-06-11T07:17:00Z</dcterms:created>
  <dcterms:modified xsi:type="dcterms:W3CDTF">2026-06-11T09:20:00Z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6e74c8917d1788269b16e6ff9d93fbee32ce59e1bb8f56bb52e0cb2722c9f595</vt:lpwstr>
  </property>
  <property fmtid="{D5CDD505-2E9C-101B-9397-08002B2CF9AE}" pid="3" name="ContentTypeId">
    <vt:lpwstr>0x010100099AB42DC3027849A3E2C55FA9757EFE</vt:lpwstr>
  </property>
  <property fmtid="{D5CDD505-2E9C-101B-9397-08002B2CF9AE}" pid="4" name="KSOProductBuildVer">
    <vt:lpwstr>2052-12.1.0.25225</vt:lpwstr>
  </property>
  <property fmtid="{D5CDD505-2E9C-101B-9397-08002B2CF9AE}" pid="5" name="ICV">
    <vt:lpwstr>69D545F8272A4BC5A762FAB3E20A92F0_13</vt:lpwstr>
  </property>
  <property fmtid="{D5CDD505-2E9C-101B-9397-08002B2CF9AE}" pid="6" name="KSOTemplateDocerSaveRecord">
    <vt:lpwstr>eyJoZGlkIjoiZjgzZTc4MWQ2ZDUxNTkwMGFjMmUwZTkwM2NjNDYwYzYiLCJ1c2VySWQiOiIxODE0NjQxNDIxIn0=</vt:lpwstr>
  </property>
</Properties>
</file>